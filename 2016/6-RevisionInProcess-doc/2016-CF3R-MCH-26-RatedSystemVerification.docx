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040"/>
        <w:gridCol w:w="5537"/>
      </w:tblGrid>
      <w:tr w:rsidR="00E4148A" w:rsidRPr="00AD0CC5" w14:paraId="3F896982" w14:textId="77777777" w:rsidTr="00E4148A">
        <w:trPr>
          <w:cantSplit/>
          <w:trHeight w:val="144"/>
        </w:trPr>
        <w:tc>
          <w:tcPr>
            <w:tcW w:w="5000" w:type="pct"/>
            <w:gridSpan w:val="3"/>
            <w:vAlign w:val="center"/>
          </w:tcPr>
          <w:p w14:paraId="3F896980" w14:textId="77777777" w:rsidR="00E4148A" w:rsidRPr="00903938" w:rsidRDefault="00E4148A" w:rsidP="00E4148A">
            <w:pPr>
              <w:rPr>
                <w:rFonts w:asciiTheme="minorHAnsi" w:hAnsiTheme="minorHAnsi"/>
                <w:b/>
                <w:szCs w:val="18"/>
              </w:rPr>
            </w:pPr>
            <w:r w:rsidRPr="00903938">
              <w:rPr>
                <w:rFonts w:asciiTheme="minorHAnsi" w:hAnsiTheme="minorHAnsi"/>
                <w:b/>
                <w:szCs w:val="18"/>
              </w:rPr>
              <w:t>A. System Information</w:t>
            </w:r>
          </w:p>
          <w:p w14:paraId="3F896981" w14:textId="77777777" w:rsidR="00E4148A" w:rsidRPr="00AD0CC5" w:rsidRDefault="00E4148A" w:rsidP="00880CC5">
            <w:pPr>
              <w:rPr>
                <w:rFonts w:asciiTheme="minorHAnsi" w:hAnsiTheme="minorHAnsi"/>
                <w:i/>
                <w:sz w:val="18"/>
                <w:szCs w:val="18"/>
              </w:rPr>
            </w:pPr>
            <w:r w:rsidRPr="00AD0CC5">
              <w:rPr>
                <w:rFonts w:asciiTheme="minorHAnsi" w:hAnsiTheme="minorHAnsi"/>
                <w:i/>
                <w:sz w:val="18"/>
                <w:szCs w:val="18"/>
              </w:rPr>
              <w:t>Procedures for verification of High SEER and EER Equipment are described in Reference Appendix RA3.4. Each HVAC system requiring verification must use a separate form.</w:t>
            </w:r>
          </w:p>
        </w:tc>
      </w:tr>
      <w:tr w:rsidR="00E4148A" w:rsidRPr="00AD0CC5" w14:paraId="3F896986" w14:textId="77777777" w:rsidTr="00E4148A">
        <w:trPr>
          <w:cantSplit/>
          <w:trHeight w:val="144"/>
        </w:trPr>
        <w:tc>
          <w:tcPr>
            <w:tcW w:w="215" w:type="pct"/>
            <w:vAlign w:val="center"/>
          </w:tcPr>
          <w:p w14:paraId="3F896983" w14:textId="77777777" w:rsidR="00E4148A" w:rsidRPr="00AD0CC5" w:rsidRDefault="00E4148A" w:rsidP="00E4148A">
            <w:pPr>
              <w:jc w:val="center"/>
              <w:rPr>
                <w:rFonts w:asciiTheme="minorHAnsi" w:hAnsiTheme="minorHAnsi"/>
                <w:sz w:val="18"/>
                <w:szCs w:val="18"/>
              </w:rPr>
            </w:pPr>
            <w:r w:rsidRPr="00AD0CC5">
              <w:rPr>
                <w:rFonts w:asciiTheme="minorHAnsi" w:hAnsiTheme="minorHAnsi"/>
                <w:sz w:val="18"/>
                <w:szCs w:val="18"/>
              </w:rPr>
              <w:t>01</w:t>
            </w:r>
          </w:p>
        </w:tc>
        <w:tc>
          <w:tcPr>
            <w:tcW w:w="2280" w:type="pct"/>
            <w:vAlign w:val="center"/>
          </w:tcPr>
          <w:p w14:paraId="3F896984" w14:textId="3DBE28D8" w:rsidR="00E4148A" w:rsidRPr="00AD0CC5" w:rsidRDefault="00E4148A" w:rsidP="00E4148A">
            <w:pPr>
              <w:ind w:hanging="18"/>
              <w:rPr>
                <w:rFonts w:asciiTheme="minorHAnsi" w:hAnsiTheme="minorHAnsi"/>
                <w:sz w:val="18"/>
                <w:szCs w:val="18"/>
              </w:rPr>
            </w:pPr>
            <w:r w:rsidRPr="00AD0CC5">
              <w:rPr>
                <w:rFonts w:asciiTheme="minorHAnsi" w:hAnsiTheme="minorHAnsi"/>
                <w:sz w:val="18"/>
                <w:szCs w:val="18"/>
              </w:rPr>
              <w:t>System Name or Identification/Tag</w:t>
            </w:r>
          </w:p>
        </w:tc>
        <w:tc>
          <w:tcPr>
            <w:tcW w:w="2505" w:type="pct"/>
            <w:vAlign w:val="center"/>
          </w:tcPr>
          <w:p w14:paraId="3F896985" w14:textId="77777777" w:rsidR="00E4148A" w:rsidRPr="00AD0CC5" w:rsidRDefault="00E4148A" w:rsidP="00E4148A">
            <w:pPr>
              <w:rPr>
                <w:rFonts w:asciiTheme="minorHAnsi" w:hAnsiTheme="minorHAnsi"/>
                <w:sz w:val="18"/>
                <w:szCs w:val="18"/>
              </w:rPr>
            </w:pPr>
          </w:p>
        </w:tc>
      </w:tr>
      <w:tr w:rsidR="00E4148A" w:rsidRPr="00AD0CC5" w14:paraId="3F89698A" w14:textId="77777777" w:rsidTr="00E4148A">
        <w:trPr>
          <w:cantSplit/>
          <w:trHeight w:val="144"/>
        </w:trPr>
        <w:tc>
          <w:tcPr>
            <w:tcW w:w="215" w:type="pct"/>
            <w:vAlign w:val="center"/>
          </w:tcPr>
          <w:p w14:paraId="3F896987" w14:textId="77777777" w:rsidR="00E4148A" w:rsidRPr="00AD0CC5" w:rsidRDefault="00E4148A" w:rsidP="00E4148A">
            <w:pPr>
              <w:jc w:val="center"/>
              <w:rPr>
                <w:rFonts w:asciiTheme="minorHAnsi" w:hAnsiTheme="minorHAnsi"/>
                <w:sz w:val="18"/>
                <w:szCs w:val="18"/>
              </w:rPr>
            </w:pPr>
            <w:r w:rsidRPr="00AD0CC5">
              <w:rPr>
                <w:rFonts w:asciiTheme="minorHAnsi" w:hAnsiTheme="minorHAnsi"/>
                <w:sz w:val="18"/>
                <w:szCs w:val="18"/>
              </w:rPr>
              <w:t>02</w:t>
            </w:r>
          </w:p>
        </w:tc>
        <w:tc>
          <w:tcPr>
            <w:tcW w:w="2280" w:type="pct"/>
            <w:vAlign w:val="center"/>
          </w:tcPr>
          <w:p w14:paraId="3F896988" w14:textId="4331BCB6" w:rsidR="00E4148A" w:rsidRPr="00AD0CC5" w:rsidRDefault="00E4148A" w:rsidP="00E4148A">
            <w:pPr>
              <w:ind w:hanging="18"/>
              <w:rPr>
                <w:rFonts w:asciiTheme="minorHAnsi" w:hAnsiTheme="minorHAnsi"/>
                <w:sz w:val="18"/>
                <w:szCs w:val="18"/>
              </w:rPr>
            </w:pPr>
            <w:r w:rsidRPr="00AD0CC5">
              <w:rPr>
                <w:rFonts w:asciiTheme="minorHAnsi" w:hAnsiTheme="minorHAnsi"/>
                <w:sz w:val="18"/>
                <w:szCs w:val="18"/>
              </w:rPr>
              <w:t>System Location or Area Served</w:t>
            </w:r>
          </w:p>
        </w:tc>
        <w:tc>
          <w:tcPr>
            <w:tcW w:w="2505" w:type="pct"/>
            <w:vAlign w:val="center"/>
          </w:tcPr>
          <w:p w14:paraId="3F896989" w14:textId="77777777" w:rsidR="00E4148A" w:rsidRPr="00AD0CC5" w:rsidRDefault="00E4148A" w:rsidP="00E4148A">
            <w:pPr>
              <w:tabs>
                <w:tab w:val="center" w:pos="4320"/>
                <w:tab w:val="right" w:pos="8640"/>
              </w:tabs>
              <w:rPr>
                <w:rFonts w:asciiTheme="minorHAnsi" w:hAnsiTheme="minorHAnsi"/>
                <w:sz w:val="18"/>
                <w:szCs w:val="18"/>
              </w:rPr>
            </w:pPr>
          </w:p>
        </w:tc>
      </w:tr>
      <w:tr w:rsidR="00E4148A" w:rsidRPr="00AD0CC5" w14:paraId="3F89698E" w14:textId="77777777" w:rsidTr="00E4148A">
        <w:trPr>
          <w:cantSplit/>
          <w:trHeight w:val="144"/>
        </w:trPr>
        <w:tc>
          <w:tcPr>
            <w:tcW w:w="215" w:type="pct"/>
            <w:vAlign w:val="center"/>
          </w:tcPr>
          <w:p w14:paraId="3F89698B" w14:textId="77777777" w:rsidR="00E4148A" w:rsidRPr="00AD0CC5" w:rsidRDefault="00E4148A" w:rsidP="00E4148A">
            <w:pPr>
              <w:jc w:val="center"/>
              <w:rPr>
                <w:rFonts w:asciiTheme="minorHAnsi" w:hAnsiTheme="minorHAnsi"/>
                <w:sz w:val="18"/>
                <w:szCs w:val="18"/>
              </w:rPr>
            </w:pPr>
            <w:r w:rsidRPr="00AD0CC5">
              <w:rPr>
                <w:rFonts w:asciiTheme="minorHAnsi" w:hAnsiTheme="minorHAnsi"/>
                <w:sz w:val="18"/>
                <w:szCs w:val="18"/>
              </w:rPr>
              <w:t>03</w:t>
            </w:r>
          </w:p>
        </w:tc>
        <w:tc>
          <w:tcPr>
            <w:tcW w:w="2280" w:type="pct"/>
            <w:vAlign w:val="center"/>
          </w:tcPr>
          <w:p w14:paraId="3F89698C" w14:textId="66216E94" w:rsidR="00E4148A" w:rsidRPr="00AD0CC5" w:rsidRDefault="00E4148A" w:rsidP="00903938">
            <w:pPr>
              <w:ind w:hanging="18"/>
              <w:rPr>
                <w:rFonts w:asciiTheme="minorHAnsi" w:hAnsiTheme="minorHAnsi"/>
                <w:sz w:val="18"/>
                <w:szCs w:val="18"/>
              </w:rPr>
            </w:pPr>
            <w:r w:rsidRPr="00AD0CC5">
              <w:rPr>
                <w:rFonts w:asciiTheme="minorHAnsi" w:hAnsiTheme="minorHAnsi"/>
                <w:sz w:val="18"/>
                <w:szCs w:val="18"/>
              </w:rPr>
              <w:t>Status: SEER</w:t>
            </w:r>
            <w:r w:rsidR="007B0D90">
              <w:rPr>
                <w:rFonts w:asciiTheme="minorHAnsi" w:hAnsiTheme="minorHAnsi"/>
                <w:sz w:val="18"/>
                <w:szCs w:val="18"/>
              </w:rPr>
              <w:t xml:space="preserve"> and EER</w:t>
            </w:r>
            <w:r w:rsidRPr="00AD0CC5">
              <w:rPr>
                <w:rFonts w:asciiTheme="minorHAnsi" w:hAnsiTheme="minorHAnsi"/>
                <w:sz w:val="18"/>
                <w:szCs w:val="18"/>
              </w:rPr>
              <w:t xml:space="preserve"> </w:t>
            </w:r>
            <w:r w:rsidR="00EA3AFA">
              <w:rPr>
                <w:rFonts w:asciiTheme="minorHAnsi" w:hAnsiTheme="minorHAnsi"/>
                <w:sz w:val="18"/>
                <w:szCs w:val="18"/>
              </w:rPr>
              <w:t>P</w:t>
            </w:r>
            <w:r w:rsidRPr="00AD0CC5">
              <w:rPr>
                <w:rFonts w:asciiTheme="minorHAnsi" w:hAnsiTheme="minorHAnsi"/>
                <w:sz w:val="18"/>
                <w:szCs w:val="18"/>
              </w:rPr>
              <w:t xml:space="preserve">erformance </w:t>
            </w:r>
            <w:r w:rsidR="00EA3AFA">
              <w:rPr>
                <w:rFonts w:asciiTheme="minorHAnsi" w:hAnsiTheme="minorHAnsi"/>
                <w:sz w:val="18"/>
                <w:szCs w:val="18"/>
              </w:rPr>
              <w:t>C</w:t>
            </w:r>
            <w:r w:rsidRPr="00AD0CC5">
              <w:rPr>
                <w:rFonts w:asciiTheme="minorHAnsi" w:hAnsiTheme="minorHAnsi"/>
                <w:sz w:val="18"/>
                <w:szCs w:val="18"/>
              </w:rPr>
              <w:t xml:space="preserve">ompliance </w:t>
            </w:r>
            <w:r w:rsidR="00EA3AFA">
              <w:rPr>
                <w:rFonts w:asciiTheme="minorHAnsi" w:hAnsiTheme="minorHAnsi"/>
                <w:sz w:val="18"/>
                <w:szCs w:val="18"/>
              </w:rPr>
              <w:t>C</w:t>
            </w:r>
            <w:r w:rsidRPr="00AD0CC5">
              <w:rPr>
                <w:rFonts w:asciiTheme="minorHAnsi" w:hAnsiTheme="minorHAnsi"/>
                <w:sz w:val="18"/>
                <w:szCs w:val="18"/>
              </w:rPr>
              <w:t xml:space="preserve">redit </w:t>
            </w:r>
            <w:r w:rsidR="00EA3AFA">
              <w:rPr>
                <w:rFonts w:asciiTheme="minorHAnsi" w:hAnsiTheme="minorHAnsi"/>
                <w:sz w:val="18"/>
                <w:szCs w:val="18"/>
              </w:rPr>
              <w:t>C</w:t>
            </w:r>
            <w:r w:rsidRPr="00AD0CC5">
              <w:rPr>
                <w:rFonts w:asciiTheme="minorHAnsi" w:hAnsiTheme="minorHAnsi"/>
                <w:sz w:val="18"/>
                <w:szCs w:val="18"/>
              </w:rPr>
              <w:t>heck</w:t>
            </w:r>
          </w:p>
        </w:tc>
        <w:tc>
          <w:tcPr>
            <w:tcW w:w="2505" w:type="pct"/>
            <w:vAlign w:val="center"/>
          </w:tcPr>
          <w:p w14:paraId="3F89698D" w14:textId="77777777" w:rsidR="00E4148A" w:rsidRPr="00AD0CC5" w:rsidRDefault="00E4148A" w:rsidP="00E4148A">
            <w:pPr>
              <w:rPr>
                <w:rFonts w:asciiTheme="minorHAnsi" w:hAnsiTheme="minorHAnsi"/>
                <w:sz w:val="18"/>
                <w:szCs w:val="18"/>
              </w:rPr>
            </w:pPr>
          </w:p>
        </w:tc>
      </w:tr>
      <w:tr w:rsidR="00331707" w:rsidRPr="00AD0CC5" w14:paraId="3F896992" w14:textId="77777777" w:rsidTr="00E4148A">
        <w:trPr>
          <w:cantSplit/>
          <w:trHeight w:val="144"/>
        </w:trPr>
        <w:tc>
          <w:tcPr>
            <w:tcW w:w="215" w:type="pct"/>
            <w:vAlign w:val="center"/>
          </w:tcPr>
          <w:p w14:paraId="3F89698F" w14:textId="77777777" w:rsidR="00331707" w:rsidRPr="00AD0CC5" w:rsidRDefault="00331707" w:rsidP="00E4148A">
            <w:pPr>
              <w:jc w:val="center"/>
              <w:rPr>
                <w:rFonts w:asciiTheme="minorHAnsi" w:hAnsiTheme="minorHAnsi"/>
                <w:sz w:val="18"/>
                <w:szCs w:val="18"/>
              </w:rPr>
            </w:pPr>
            <w:r>
              <w:rPr>
                <w:rFonts w:asciiTheme="minorHAnsi" w:hAnsiTheme="minorHAnsi"/>
                <w:sz w:val="18"/>
                <w:szCs w:val="18"/>
              </w:rPr>
              <w:t>04</w:t>
            </w:r>
          </w:p>
        </w:tc>
        <w:tc>
          <w:tcPr>
            <w:tcW w:w="2280" w:type="pct"/>
            <w:vAlign w:val="center"/>
          </w:tcPr>
          <w:p w14:paraId="3F896990" w14:textId="2B9C0327" w:rsidR="00331707" w:rsidRPr="00AD0CC5" w:rsidRDefault="00331707" w:rsidP="00903938">
            <w:pPr>
              <w:ind w:hanging="18"/>
              <w:rPr>
                <w:rFonts w:asciiTheme="minorHAnsi" w:hAnsiTheme="minorHAnsi"/>
                <w:sz w:val="18"/>
                <w:szCs w:val="18"/>
              </w:rPr>
            </w:pPr>
            <w:r>
              <w:rPr>
                <w:rFonts w:asciiTheme="minorHAnsi" w:hAnsiTheme="minorHAnsi"/>
                <w:sz w:val="18"/>
                <w:szCs w:val="18"/>
              </w:rPr>
              <w:t xml:space="preserve">Directory </w:t>
            </w:r>
            <w:r w:rsidR="00EA3AFA">
              <w:rPr>
                <w:rFonts w:asciiTheme="minorHAnsi" w:hAnsiTheme="minorHAnsi"/>
                <w:sz w:val="18"/>
                <w:szCs w:val="18"/>
              </w:rPr>
              <w:t>U</w:t>
            </w:r>
            <w:r>
              <w:rPr>
                <w:rFonts w:asciiTheme="minorHAnsi" w:hAnsiTheme="minorHAnsi"/>
                <w:sz w:val="18"/>
                <w:szCs w:val="18"/>
              </w:rPr>
              <w:t xml:space="preserve">sed to </w:t>
            </w:r>
            <w:r w:rsidR="00EA3AFA">
              <w:rPr>
                <w:rFonts w:asciiTheme="minorHAnsi" w:hAnsiTheme="minorHAnsi"/>
                <w:sz w:val="18"/>
                <w:szCs w:val="18"/>
              </w:rPr>
              <w:t>C</w:t>
            </w:r>
            <w:r>
              <w:rPr>
                <w:rFonts w:asciiTheme="minorHAnsi" w:hAnsiTheme="minorHAnsi"/>
                <w:sz w:val="18"/>
                <w:szCs w:val="18"/>
              </w:rPr>
              <w:t xml:space="preserve">ertify </w:t>
            </w:r>
            <w:r w:rsidR="00EA3AFA">
              <w:rPr>
                <w:rFonts w:asciiTheme="minorHAnsi" w:hAnsiTheme="minorHAnsi"/>
                <w:sz w:val="18"/>
                <w:szCs w:val="18"/>
              </w:rPr>
              <w:t>P</w:t>
            </w:r>
            <w:r>
              <w:rPr>
                <w:rFonts w:asciiTheme="minorHAnsi" w:hAnsiTheme="minorHAnsi"/>
                <w:sz w:val="18"/>
                <w:szCs w:val="18"/>
              </w:rPr>
              <w:t xml:space="preserve">roduct </w:t>
            </w:r>
            <w:r w:rsidR="00EA3AFA">
              <w:rPr>
                <w:rFonts w:asciiTheme="minorHAnsi" w:hAnsiTheme="minorHAnsi"/>
                <w:sz w:val="18"/>
                <w:szCs w:val="18"/>
              </w:rPr>
              <w:t>P</w:t>
            </w:r>
            <w:r>
              <w:rPr>
                <w:rFonts w:asciiTheme="minorHAnsi" w:hAnsiTheme="minorHAnsi"/>
                <w:sz w:val="18"/>
                <w:szCs w:val="18"/>
              </w:rPr>
              <w:t>erformance</w:t>
            </w:r>
          </w:p>
        </w:tc>
        <w:tc>
          <w:tcPr>
            <w:tcW w:w="2505" w:type="pct"/>
            <w:vAlign w:val="center"/>
          </w:tcPr>
          <w:p w14:paraId="3F896991" w14:textId="77777777" w:rsidR="00331707" w:rsidRPr="00AD0CC5" w:rsidRDefault="00331707" w:rsidP="00E4148A">
            <w:pPr>
              <w:rPr>
                <w:rFonts w:asciiTheme="minorHAnsi" w:hAnsiTheme="minorHAnsi"/>
                <w:sz w:val="18"/>
                <w:szCs w:val="18"/>
              </w:rPr>
            </w:pPr>
          </w:p>
        </w:tc>
      </w:tr>
      <w:tr w:rsidR="00E4148A" w:rsidRPr="00AD0CC5" w14:paraId="3F896996" w14:textId="77777777" w:rsidTr="00E4148A">
        <w:trPr>
          <w:cantSplit/>
          <w:trHeight w:val="144"/>
        </w:trPr>
        <w:tc>
          <w:tcPr>
            <w:tcW w:w="215" w:type="pct"/>
            <w:vAlign w:val="center"/>
          </w:tcPr>
          <w:p w14:paraId="3F896993" w14:textId="77777777" w:rsidR="00E4148A" w:rsidRPr="00AD0CC5" w:rsidRDefault="00331707" w:rsidP="00331707">
            <w:pPr>
              <w:jc w:val="center"/>
              <w:rPr>
                <w:rFonts w:asciiTheme="minorHAnsi" w:hAnsiTheme="minorHAnsi"/>
                <w:sz w:val="18"/>
                <w:szCs w:val="18"/>
              </w:rPr>
            </w:pPr>
            <w:r>
              <w:rPr>
                <w:rFonts w:asciiTheme="minorHAnsi" w:hAnsiTheme="minorHAnsi"/>
                <w:sz w:val="18"/>
                <w:szCs w:val="18"/>
              </w:rPr>
              <w:t>05</w:t>
            </w:r>
          </w:p>
        </w:tc>
        <w:tc>
          <w:tcPr>
            <w:tcW w:w="2280" w:type="pct"/>
            <w:vAlign w:val="center"/>
          </w:tcPr>
          <w:p w14:paraId="3F896994" w14:textId="1B31AB6A" w:rsidR="00E4148A" w:rsidRPr="00AD0CC5" w:rsidRDefault="00E4148A" w:rsidP="00903938">
            <w:pPr>
              <w:ind w:hanging="18"/>
              <w:rPr>
                <w:rFonts w:asciiTheme="minorHAnsi" w:hAnsiTheme="minorHAnsi"/>
                <w:sz w:val="18"/>
                <w:szCs w:val="18"/>
              </w:rPr>
            </w:pPr>
            <w:r w:rsidRPr="00AD0CC5">
              <w:rPr>
                <w:rFonts w:asciiTheme="minorHAnsi" w:hAnsiTheme="minorHAnsi"/>
                <w:sz w:val="18"/>
                <w:szCs w:val="18"/>
              </w:rPr>
              <w:t xml:space="preserve">AHRI </w:t>
            </w:r>
            <w:r w:rsidR="00EA3AFA">
              <w:rPr>
                <w:rFonts w:asciiTheme="minorHAnsi" w:hAnsiTheme="minorHAnsi"/>
                <w:sz w:val="18"/>
                <w:szCs w:val="18"/>
              </w:rPr>
              <w:t>C</w:t>
            </w:r>
            <w:r w:rsidRPr="00AD0CC5">
              <w:rPr>
                <w:rFonts w:asciiTheme="minorHAnsi" w:hAnsiTheme="minorHAnsi"/>
                <w:sz w:val="18"/>
                <w:szCs w:val="18"/>
              </w:rPr>
              <w:t xml:space="preserve">ertification </w:t>
            </w:r>
            <w:r w:rsidR="00EA3AFA">
              <w:rPr>
                <w:rFonts w:asciiTheme="minorHAnsi" w:hAnsiTheme="minorHAnsi"/>
                <w:sz w:val="18"/>
                <w:szCs w:val="18"/>
              </w:rPr>
              <w:t>N</w:t>
            </w:r>
            <w:r w:rsidRPr="00AD0CC5">
              <w:rPr>
                <w:rFonts w:asciiTheme="minorHAnsi" w:hAnsiTheme="minorHAnsi"/>
                <w:sz w:val="18"/>
                <w:szCs w:val="18"/>
              </w:rPr>
              <w:t xml:space="preserve">umber for the </w:t>
            </w:r>
            <w:r w:rsidR="00EA3AFA">
              <w:rPr>
                <w:rFonts w:asciiTheme="minorHAnsi" w:hAnsiTheme="minorHAnsi"/>
                <w:sz w:val="18"/>
                <w:szCs w:val="18"/>
              </w:rPr>
              <w:t>I</w:t>
            </w:r>
            <w:r w:rsidRPr="00AD0CC5">
              <w:rPr>
                <w:rFonts w:asciiTheme="minorHAnsi" w:hAnsiTheme="minorHAnsi"/>
                <w:sz w:val="18"/>
                <w:szCs w:val="18"/>
              </w:rPr>
              <w:t xml:space="preserve">nstalled </w:t>
            </w:r>
            <w:r w:rsidR="00EA3AFA">
              <w:rPr>
                <w:rFonts w:asciiTheme="minorHAnsi" w:hAnsiTheme="minorHAnsi"/>
                <w:sz w:val="18"/>
                <w:szCs w:val="18"/>
              </w:rPr>
              <w:t>S</w:t>
            </w:r>
            <w:r w:rsidRPr="00AD0CC5">
              <w:rPr>
                <w:rFonts w:asciiTheme="minorHAnsi" w:hAnsiTheme="minorHAnsi"/>
                <w:sz w:val="18"/>
                <w:szCs w:val="18"/>
              </w:rPr>
              <w:t xml:space="preserve">pace </w:t>
            </w:r>
            <w:r w:rsidR="00EA3AFA">
              <w:rPr>
                <w:rFonts w:asciiTheme="minorHAnsi" w:hAnsiTheme="minorHAnsi"/>
                <w:sz w:val="18"/>
                <w:szCs w:val="18"/>
              </w:rPr>
              <w:t>C</w:t>
            </w:r>
            <w:r w:rsidRPr="00AD0CC5">
              <w:rPr>
                <w:rFonts w:asciiTheme="minorHAnsi" w:hAnsiTheme="minorHAnsi"/>
                <w:sz w:val="18"/>
                <w:szCs w:val="18"/>
              </w:rPr>
              <w:t xml:space="preserve">onditioning </w:t>
            </w:r>
            <w:r w:rsidR="00EA3AFA">
              <w:rPr>
                <w:rFonts w:asciiTheme="minorHAnsi" w:hAnsiTheme="minorHAnsi"/>
                <w:sz w:val="18"/>
                <w:szCs w:val="18"/>
              </w:rPr>
              <w:t>S</w:t>
            </w:r>
            <w:r w:rsidRPr="00AD0CC5">
              <w:rPr>
                <w:rFonts w:asciiTheme="minorHAnsi" w:hAnsiTheme="minorHAnsi"/>
                <w:sz w:val="18"/>
                <w:szCs w:val="18"/>
              </w:rPr>
              <w:t xml:space="preserve">ystem from </w:t>
            </w:r>
            <w:hyperlink r:id="rId10" w:history="1">
              <w:r w:rsidRPr="00AD0CC5">
                <w:rPr>
                  <w:rFonts w:asciiTheme="minorHAnsi" w:hAnsiTheme="minorHAnsi"/>
                  <w:color w:val="0000FF"/>
                  <w:sz w:val="18"/>
                  <w:u w:val="single"/>
                </w:rPr>
                <w:t>http://www.ahridirectory.org</w:t>
              </w:r>
            </w:hyperlink>
          </w:p>
        </w:tc>
        <w:tc>
          <w:tcPr>
            <w:tcW w:w="2505" w:type="pct"/>
            <w:vAlign w:val="center"/>
          </w:tcPr>
          <w:p w14:paraId="3F896995" w14:textId="77777777" w:rsidR="00E4148A" w:rsidRPr="00AD0CC5" w:rsidRDefault="00E4148A" w:rsidP="00E4148A">
            <w:pPr>
              <w:rPr>
                <w:rFonts w:asciiTheme="minorHAnsi" w:hAnsiTheme="minorHAnsi"/>
                <w:sz w:val="18"/>
                <w:szCs w:val="18"/>
              </w:rPr>
            </w:pPr>
          </w:p>
        </w:tc>
      </w:tr>
      <w:tr w:rsidR="00E4148A" w:rsidRPr="00AD0CC5" w14:paraId="3F89699A" w14:textId="77777777" w:rsidTr="00E4148A">
        <w:trPr>
          <w:cantSplit/>
          <w:trHeight w:val="144"/>
        </w:trPr>
        <w:tc>
          <w:tcPr>
            <w:tcW w:w="215" w:type="pct"/>
            <w:vAlign w:val="center"/>
          </w:tcPr>
          <w:p w14:paraId="3F896997" w14:textId="77777777" w:rsidR="00E4148A" w:rsidRPr="00AD0CC5" w:rsidRDefault="00331707" w:rsidP="00331707">
            <w:pPr>
              <w:jc w:val="center"/>
              <w:rPr>
                <w:rFonts w:asciiTheme="minorHAnsi" w:hAnsiTheme="minorHAnsi"/>
                <w:sz w:val="18"/>
                <w:szCs w:val="18"/>
              </w:rPr>
            </w:pPr>
            <w:r>
              <w:rPr>
                <w:rFonts w:asciiTheme="minorHAnsi" w:hAnsiTheme="minorHAnsi"/>
                <w:sz w:val="18"/>
                <w:szCs w:val="18"/>
              </w:rPr>
              <w:t>06</w:t>
            </w:r>
          </w:p>
        </w:tc>
        <w:tc>
          <w:tcPr>
            <w:tcW w:w="2280" w:type="pct"/>
            <w:vAlign w:val="center"/>
          </w:tcPr>
          <w:p w14:paraId="3F896998" w14:textId="287629F2" w:rsidR="00E4148A" w:rsidRPr="00AD0CC5" w:rsidRDefault="00D50E24" w:rsidP="00E4148A">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505" w:type="pct"/>
            <w:vAlign w:val="center"/>
          </w:tcPr>
          <w:p w14:paraId="3F896999" w14:textId="77777777" w:rsidR="00E4148A" w:rsidRPr="00AD0CC5" w:rsidRDefault="00E4148A" w:rsidP="00E4148A">
            <w:pPr>
              <w:rPr>
                <w:rFonts w:asciiTheme="minorHAnsi" w:hAnsiTheme="minorHAnsi"/>
                <w:sz w:val="18"/>
                <w:szCs w:val="18"/>
              </w:rPr>
            </w:pPr>
          </w:p>
        </w:tc>
      </w:tr>
      <w:tr w:rsidR="00E4148A" w:rsidRPr="00AD0CC5" w14:paraId="3F89699E" w14:textId="77777777" w:rsidTr="00E4148A">
        <w:trPr>
          <w:cantSplit/>
          <w:trHeight w:val="144"/>
        </w:trPr>
        <w:tc>
          <w:tcPr>
            <w:tcW w:w="215" w:type="pct"/>
            <w:vAlign w:val="center"/>
          </w:tcPr>
          <w:p w14:paraId="3F89699B" w14:textId="77777777" w:rsidR="00E4148A" w:rsidRPr="00AD0CC5" w:rsidRDefault="00331707" w:rsidP="00331707">
            <w:pPr>
              <w:jc w:val="center"/>
              <w:rPr>
                <w:rFonts w:asciiTheme="minorHAnsi" w:hAnsiTheme="minorHAnsi"/>
                <w:sz w:val="18"/>
                <w:szCs w:val="18"/>
              </w:rPr>
            </w:pPr>
            <w:r>
              <w:rPr>
                <w:rFonts w:asciiTheme="minorHAnsi" w:hAnsiTheme="minorHAnsi"/>
                <w:sz w:val="18"/>
                <w:szCs w:val="18"/>
              </w:rPr>
              <w:t>07</w:t>
            </w:r>
          </w:p>
        </w:tc>
        <w:tc>
          <w:tcPr>
            <w:tcW w:w="2280" w:type="pct"/>
            <w:vAlign w:val="center"/>
          </w:tcPr>
          <w:p w14:paraId="3F89699C" w14:textId="78A81C17" w:rsidR="00E4148A" w:rsidRPr="00AD0CC5" w:rsidRDefault="004874A1" w:rsidP="00E4148A">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
          <w:p w14:paraId="3F89699D" w14:textId="77777777" w:rsidR="00E4148A" w:rsidRPr="00AD0CC5" w:rsidRDefault="00E4148A" w:rsidP="00E4148A">
            <w:pPr>
              <w:rPr>
                <w:rFonts w:asciiTheme="minorHAnsi" w:hAnsiTheme="minorHAnsi"/>
                <w:sz w:val="18"/>
                <w:szCs w:val="18"/>
              </w:rPr>
            </w:pPr>
          </w:p>
        </w:tc>
      </w:tr>
      <w:tr w:rsidR="00E4148A" w:rsidRPr="00AD0CC5" w14:paraId="3F8969A2" w14:textId="77777777" w:rsidTr="00E4148A">
        <w:trPr>
          <w:cantSplit/>
          <w:trHeight w:val="144"/>
        </w:trPr>
        <w:tc>
          <w:tcPr>
            <w:tcW w:w="215" w:type="pct"/>
            <w:vAlign w:val="center"/>
          </w:tcPr>
          <w:p w14:paraId="3F89699F" w14:textId="77777777" w:rsidR="00E4148A" w:rsidRPr="00AD0CC5" w:rsidRDefault="00331707" w:rsidP="00331707">
            <w:pPr>
              <w:jc w:val="center"/>
              <w:rPr>
                <w:rFonts w:asciiTheme="minorHAnsi" w:hAnsiTheme="minorHAnsi"/>
                <w:sz w:val="18"/>
                <w:szCs w:val="18"/>
              </w:rPr>
            </w:pPr>
            <w:r>
              <w:rPr>
                <w:rFonts w:asciiTheme="minorHAnsi" w:hAnsiTheme="minorHAnsi"/>
                <w:sz w:val="18"/>
                <w:szCs w:val="18"/>
              </w:rPr>
              <w:t>08</w:t>
            </w:r>
          </w:p>
        </w:tc>
        <w:tc>
          <w:tcPr>
            <w:tcW w:w="2280" w:type="pct"/>
            <w:vAlign w:val="center"/>
          </w:tcPr>
          <w:p w14:paraId="3F8969A0" w14:textId="644A9C75" w:rsidR="00E4148A" w:rsidRPr="00AD0CC5" w:rsidRDefault="004874A1" w:rsidP="00E4148A">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
          <w:p w14:paraId="3F8969A1" w14:textId="77777777" w:rsidR="00E4148A" w:rsidRPr="00AD0CC5" w:rsidRDefault="00E4148A" w:rsidP="00E4148A">
            <w:pPr>
              <w:rPr>
                <w:rFonts w:asciiTheme="minorHAnsi" w:hAnsiTheme="minorHAnsi"/>
                <w:sz w:val="18"/>
                <w:szCs w:val="18"/>
              </w:rPr>
            </w:pPr>
          </w:p>
        </w:tc>
      </w:tr>
    </w:tbl>
    <w:p w14:paraId="3F8969A3" w14:textId="77777777" w:rsidR="00DF2962" w:rsidRPr="00903938" w:rsidRDefault="00DF296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78"/>
        <w:gridCol w:w="449"/>
        <w:gridCol w:w="3510"/>
        <w:gridCol w:w="452"/>
        <w:gridCol w:w="3527"/>
      </w:tblGrid>
      <w:tr w:rsidR="00E4148A" w:rsidRPr="00AD0CC5" w14:paraId="3F8969A6" w14:textId="77777777" w:rsidTr="00E4148A">
        <w:trPr>
          <w:trHeight w:val="144"/>
        </w:trPr>
        <w:tc>
          <w:tcPr>
            <w:tcW w:w="5000" w:type="pct"/>
            <w:gridSpan w:val="5"/>
          </w:tcPr>
          <w:p w14:paraId="3F8969A4" w14:textId="77777777" w:rsidR="00E4148A" w:rsidRPr="00AD0CC5" w:rsidRDefault="00E4148A" w:rsidP="00E4148A">
            <w:pPr>
              <w:rPr>
                <w:rFonts w:ascii="Calibri" w:hAnsi="Calibri"/>
                <w:b/>
                <w:sz w:val="18"/>
                <w:szCs w:val="18"/>
              </w:rPr>
            </w:pPr>
            <w:r w:rsidRPr="00AD0CC5">
              <w:rPr>
                <w:rFonts w:ascii="Calibri" w:hAnsi="Calibri"/>
                <w:b/>
                <w:bCs/>
                <w:sz w:val="18"/>
                <w:szCs w:val="18"/>
              </w:rPr>
              <w:br w:type="page"/>
            </w:r>
            <w:r w:rsidRPr="00AD0CC5">
              <w:rPr>
                <w:rFonts w:ascii="Calibri" w:hAnsi="Calibri"/>
                <w:b/>
                <w:bCs/>
                <w:sz w:val="18"/>
                <w:szCs w:val="18"/>
              </w:rPr>
              <w:br w:type="page"/>
            </w:r>
            <w:r w:rsidRPr="00903938">
              <w:rPr>
                <w:rFonts w:ascii="Calibri" w:hAnsi="Calibri"/>
                <w:b/>
                <w:szCs w:val="18"/>
              </w:rPr>
              <w:t>B. Rated Space Conditioning System Equipment Verification</w:t>
            </w:r>
          </w:p>
          <w:p w14:paraId="3F8969A5" w14:textId="77777777" w:rsidR="00E4148A" w:rsidRPr="00AD0CC5" w:rsidRDefault="00E4148A" w:rsidP="0070374B">
            <w:pPr>
              <w:rPr>
                <w:rFonts w:ascii="Calibri" w:hAnsi="Calibri"/>
                <w:i/>
                <w:sz w:val="18"/>
                <w:szCs w:val="18"/>
              </w:rPr>
            </w:pPr>
            <w:r w:rsidRPr="00AD0CC5">
              <w:rPr>
                <w:rFonts w:ascii="Calibri" w:hAnsi="Calibri"/>
                <w:i/>
                <w:sz w:val="18"/>
                <w:szCs w:val="18"/>
              </w:rPr>
              <w:t xml:space="preserve">The data on nameplate of the installed component shall conform to the data for the component as shown </w:t>
            </w:r>
            <w:r w:rsidR="0070374B">
              <w:rPr>
                <w:rFonts w:ascii="Calibri" w:hAnsi="Calibri"/>
                <w:i/>
                <w:sz w:val="18"/>
                <w:szCs w:val="18"/>
              </w:rPr>
              <w:t>in the Directory used to certify product performance</w:t>
            </w:r>
            <w:r w:rsidR="00880CC5">
              <w:rPr>
                <w:rFonts w:ascii="Calibri" w:hAnsi="Calibri"/>
                <w:i/>
                <w:sz w:val="18"/>
                <w:szCs w:val="18"/>
              </w:rPr>
              <w:t xml:space="preserve"> i</w:t>
            </w:r>
            <w:r w:rsidRPr="00AD0CC5">
              <w:rPr>
                <w:rFonts w:ascii="Calibri" w:hAnsi="Calibri"/>
                <w:i/>
                <w:sz w:val="18"/>
                <w:szCs w:val="18"/>
              </w:rPr>
              <w:t>n order to demonstrate compliance.</w:t>
            </w:r>
          </w:p>
        </w:tc>
      </w:tr>
      <w:tr w:rsidR="005714E2" w:rsidRPr="00AD0CC5" w14:paraId="3F8969AA" w14:textId="77777777" w:rsidTr="005714E2">
        <w:trPr>
          <w:trHeight w:val="144"/>
        </w:trPr>
        <w:tc>
          <w:tcPr>
            <w:tcW w:w="1397" w:type="pct"/>
          </w:tcPr>
          <w:p w14:paraId="3F8969A7" w14:textId="77777777" w:rsidR="005714E2" w:rsidRPr="00AD0CC5" w:rsidRDefault="005714E2" w:rsidP="00E4148A">
            <w:pPr>
              <w:ind w:hanging="18"/>
              <w:rPr>
                <w:rFonts w:ascii="Calibri" w:hAnsi="Calibri"/>
                <w:sz w:val="18"/>
                <w:szCs w:val="18"/>
              </w:rPr>
            </w:pPr>
          </w:p>
        </w:tc>
        <w:tc>
          <w:tcPr>
            <w:tcW w:w="204" w:type="pct"/>
          </w:tcPr>
          <w:p w14:paraId="6BE35FC3" w14:textId="2249FE24" w:rsidR="005714E2" w:rsidRPr="00AD0CC5" w:rsidRDefault="005714E2" w:rsidP="00903938">
            <w:pPr>
              <w:ind w:hanging="18"/>
              <w:rPr>
                <w:rFonts w:ascii="Calibri" w:hAnsi="Calibri"/>
                <w:sz w:val="18"/>
                <w:szCs w:val="18"/>
              </w:rPr>
            </w:pPr>
          </w:p>
        </w:tc>
        <w:tc>
          <w:tcPr>
            <w:tcW w:w="1593" w:type="pct"/>
          </w:tcPr>
          <w:p w14:paraId="3F8969A8" w14:textId="0BA78239" w:rsidR="005714E2" w:rsidRPr="00AD0CC5" w:rsidRDefault="005714E2" w:rsidP="00903938">
            <w:pPr>
              <w:ind w:hanging="18"/>
              <w:rPr>
                <w:rFonts w:ascii="Calibri" w:hAnsi="Calibri"/>
                <w:sz w:val="18"/>
                <w:szCs w:val="18"/>
              </w:rPr>
            </w:pPr>
            <w:r w:rsidRPr="00AD0CC5">
              <w:rPr>
                <w:rFonts w:ascii="Calibri" w:hAnsi="Calibri"/>
                <w:sz w:val="18"/>
                <w:szCs w:val="18"/>
              </w:rPr>
              <w:t xml:space="preserve">Data from Nameplate of Installed </w:t>
            </w:r>
            <w:r>
              <w:rPr>
                <w:rFonts w:ascii="Calibri" w:hAnsi="Calibri"/>
                <w:sz w:val="18"/>
                <w:szCs w:val="18"/>
              </w:rPr>
              <w:t>S</w:t>
            </w:r>
            <w:r w:rsidRPr="00AD0CC5">
              <w:rPr>
                <w:rFonts w:ascii="Calibri" w:hAnsi="Calibri"/>
                <w:sz w:val="18"/>
                <w:szCs w:val="18"/>
              </w:rPr>
              <w:t xml:space="preserve">ystem </w:t>
            </w:r>
            <w:r>
              <w:rPr>
                <w:rFonts w:ascii="Calibri" w:hAnsi="Calibri"/>
                <w:sz w:val="18"/>
                <w:szCs w:val="18"/>
              </w:rPr>
              <w:t>C</w:t>
            </w:r>
            <w:r w:rsidRPr="00AD0CC5">
              <w:rPr>
                <w:rFonts w:ascii="Calibri" w:hAnsi="Calibri"/>
                <w:sz w:val="18"/>
                <w:szCs w:val="18"/>
              </w:rPr>
              <w:t>omponent</w:t>
            </w:r>
          </w:p>
        </w:tc>
        <w:tc>
          <w:tcPr>
            <w:tcW w:w="205" w:type="pct"/>
          </w:tcPr>
          <w:p w14:paraId="6E59EDA2" w14:textId="321925BC" w:rsidR="005714E2" w:rsidRPr="00AD0CC5" w:rsidRDefault="005714E2" w:rsidP="00903938">
            <w:pPr>
              <w:rPr>
                <w:rFonts w:ascii="Calibri" w:hAnsi="Calibri"/>
                <w:sz w:val="18"/>
                <w:szCs w:val="18"/>
              </w:rPr>
            </w:pPr>
          </w:p>
        </w:tc>
        <w:tc>
          <w:tcPr>
            <w:tcW w:w="1601" w:type="pct"/>
          </w:tcPr>
          <w:p w14:paraId="3F8969A9" w14:textId="09C9677B" w:rsidR="005714E2" w:rsidRPr="00AD0CC5" w:rsidRDefault="005714E2" w:rsidP="00903938">
            <w:pPr>
              <w:rPr>
                <w:rFonts w:ascii="Calibri" w:hAnsi="Calibri"/>
                <w:sz w:val="18"/>
                <w:szCs w:val="18"/>
              </w:rPr>
            </w:pPr>
            <w:r w:rsidRPr="00AD0CC5">
              <w:rPr>
                <w:rFonts w:ascii="Calibri" w:hAnsi="Calibri"/>
                <w:sz w:val="18"/>
                <w:szCs w:val="18"/>
              </w:rPr>
              <w:t xml:space="preserve">Data </w:t>
            </w:r>
            <w:r>
              <w:rPr>
                <w:rFonts w:ascii="Calibri" w:hAnsi="Calibri"/>
                <w:sz w:val="18"/>
                <w:szCs w:val="18"/>
              </w:rPr>
              <w:t>f</w:t>
            </w:r>
            <w:r w:rsidRPr="00AD0CC5">
              <w:rPr>
                <w:rFonts w:ascii="Calibri" w:hAnsi="Calibri"/>
                <w:sz w:val="18"/>
                <w:szCs w:val="18"/>
              </w:rPr>
              <w:t xml:space="preserve">rom </w:t>
            </w:r>
            <w:r>
              <w:rPr>
                <w:rFonts w:ascii="Calibri" w:hAnsi="Calibri"/>
                <w:sz w:val="18"/>
                <w:szCs w:val="18"/>
              </w:rPr>
              <w:t xml:space="preserve">the Directory Used to Certify </w:t>
            </w:r>
            <w:r w:rsidRPr="00AD0CC5">
              <w:rPr>
                <w:rFonts w:ascii="Calibri" w:hAnsi="Calibri"/>
                <w:sz w:val="18"/>
                <w:szCs w:val="18"/>
              </w:rPr>
              <w:t xml:space="preserve">the </w:t>
            </w:r>
            <w:r>
              <w:rPr>
                <w:rFonts w:ascii="Calibri" w:hAnsi="Calibri"/>
                <w:sz w:val="18"/>
                <w:szCs w:val="18"/>
              </w:rPr>
              <w:t>R</w:t>
            </w:r>
            <w:r w:rsidRPr="00AD0CC5">
              <w:rPr>
                <w:rFonts w:ascii="Calibri" w:hAnsi="Calibri"/>
                <w:sz w:val="18"/>
                <w:szCs w:val="18"/>
              </w:rPr>
              <w:t xml:space="preserve">ated </w:t>
            </w:r>
            <w:r>
              <w:rPr>
                <w:rFonts w:ascii="Calibri" w:hAnsi="Calibri"/>
                <w:sz w:val="18"/>
                <w:szCs w:val="18"/>
              </w:rPr>
              <w:t>S</w:t>
            </w:r>
            <w:r w:rsidRPr="00AD0CC5">
              <w:rPr>
                <w:rFonts w:ascii="Calibri" w:hAnsi="Calibri"/>
                <w:sz w:val="18"/>
                <w:szCs w:val="18"/>
              </w:rPr>
              <w:t xml:space="preserve">ystem </w:t>
            </w:r>
            <w:r>
              <w:rPr>
                <w:rFonts w:ascii="Calibri" w:hAnsi="Calibri"/>
                <w:sz w:val="18"/>
                <w:szCs w:val="18"/>
              </w:rPr>
              <w:t>C</w:t>
            </w:r>
            <w:r w:rsidRPr="00AD0CC5">
              <w:rPr>
                <w:rFonts w:ascii="Calibri" w:hAnsi="Calibri"/>
                <w:sz w:val="18"/>
                <w:szCs w:val="18"/>
              </w:rPr>
              <w:t>omponent</w:t>
            </w:r>
          </w:p>
        </w:tc>
      </w:tr>
      <w:tr w:rsidR="00E4148A" w:rsidRPr="00AD0CC5" w14:paraId="3F8969B0" w14:textId="77777777" w:rsidTr="00E4148A">
        <w:trPr>
          <w:trHeight w:val="144"/>
        </w:trPr>
        <w:tc>
          <w:tcPr>
            <w:tcW w:w="1397" w:type="pct"/>
          </w:tcPr>
          <w:p w14:paraId="3F8969AB" w14:textId="77777777" w:rsidR="00E4148A" w:rsidRPr="00AD0CC5" w:rsidRDefault="00E4148A" w:rsidP="00E4148A">
            <w:pPr>
              <w:ind w:hanging="18"/>
              <w:rPr>
                <w:rFonts w:ascii="Calibri" w:hAnsi="Calibri"/>
                <w:sz w:val="18"/>
                <w:szCs w:val="18"/>
              </w:rPr>
            </w:pPr>
            <w:r w:rsidRPr="00AD0CC5">
              <w:rPr>
                <w:rFonts w:ascii="Calibri" w:hAnsi="Calibri"/>
                <w:sz w:val="18"/>
                <w:szCs w:val="18"/>
              </w:rPr>
              <w:t xml:space="preserve">Outdoor Condenser or Package Unit - Installed Manufacturer Name </w:t>
            </w:r>
          </w:p>
        </w:tc>
        <w:tc>
          <w:tcPr>
            <w:tcW w:w="204" w:type="pct"/>
            <w:vAlign w:val="center"/>
          </w:tcPr>
          <w:p w14:paraId="3F8969AC" w14:textId="77777777" w:rsidR="00E4148A" w:rsidRPr="00AD0CC5" w:rsidRDefault="00E4148A" w:rsidP="00E4148A">
            <w:pPr>
              <w:ind w:hanging="18"/>
              <w:jc w:val="center"/>
              <w:rPr>
                <w:rFonts w:ascii="Calibri" w:hAnsi="Calibri"/>
                <w:sz w:val="18"/>
                <w:szCs w:val="18"/>
              </w:rPr>
            </w:pPr>
            <w:r w:rsidRPr="00AD0CC5">
              <w:rPr>
                <w:rFonts w:ascii="Calibri" w:hAnsi="Calibri"/>
                <w:sz w:val="18"/>
                <w:szCs w:val="18"/>
              </w:rPr>
              <w:t>01</w:t>
            </w:r>
          </w:p>
        </w:tc>
        <w:tc>
          <w:tcPr>
            <w:tcW w:w="1593" w:type="pct"/>
          </w:tcPr>
          <w:p w14:paraId="3F8969AD" w14:textId="77777777" w:rsidR="00E4148A" w:rsidRPr="00AD0CC5" w:rsidRDefault="00E4148A" w:rsidP="00E4148A">
            <w:pPr>
              <w:ind w:hanging="18"/>
              <w:rPr>
                <w:rFonts w:ascii="Calibri" w:hAnsi="Calibri"/>
                <w:sz w:val="18"/>
                <w:szCs w:val="18"/>
              </w:rPr>
            </w:pPr>
          </w:p>
        </w:tc>
        <w:tc>
          <w:tcPr>
            <w:tcW w:w="205" w:type="pct"/>
            <w:vAlign w:val="center"/>
          </w:tcPr>
          <w:p w14:paraId="3F8969AE" w14:textId="77777777" w:rsidR="00E4148A" w:rsidRPr="00AD0CC5" w:rsidRDefault="00E4148A" w:rsidP="00E4148A">
            <w:pPr>
              <w:jc w:val="center"/>
              <w:rPr>
                <w:rFonts w:ascii="Calibri" w:hAnsi="Calibri"/>
                <w:sz w:val="18"/>
                <w:szCs w:val="18"/>
              </w:rPr>
            </w:pPr>
            <w:r w:rsidRPr="00AD0CC5">
              <w:rPr>
                <w:rFonts w:ascii="Calibri" w:hAnsi="Calibri"/>
                <w:sz w:val="18"/>
                <w:szCs w:val="18"/>
              </w:rPr>
              <w:t>02</w:t>
            </w:r>
          </w:p>
        </w:tc>
        <w:tc>
          <w:tcPr>
            <w:tcW w:w="1601" w:type="pct"/>
          </w:tcPr>
          <w:p w14:paraId="3F8969AF" w14:textId="77777777" w:rsidR="00E4148A" w:rsidRPr="00AD0CC5" w:rsidRDefault="00E4148A" w:rsidP="00E4148A">
            <w:pPr>
              <w:rPr>
                <w:rFonts w:ascii="Calibri" w:hAnsi="Calibri"/>
                <w:sz w:val="18"/>
                <w:szCs w:val="18"/>
              </w:rPr>
            </w:pPr>
          </w:p>
        </w:tc>
      </w:tr>
      <w:tr w:rsidR="00E4148A" w:rsidRPr="00AD0CC5" w14:paraId="3F8969B6" w14:textId="77777777" w:rsidTr="00E4148A">
        <w:trPr>
          <w:trHeight w:val="144"/>
        </w:trPr>
        <w:tc>
          <w:tcPr>
            <w:tcW w:w="1397" w:type="pct"/>
          </w:tcPr>
          <w:p w14:paraId="3F8969B1" w14:textId="77777777" w:rsidR="00E4148A" w:rsidRPr="00AD0CC5" w:rsidRDefault="00E4148A" w:rsidP="00E4148A">
            <w:pPr>
              <w:ind w:hanging="18"/>
              <w:rPr>
                <w:rFonts w:ascii="Calibri" w:hAnsi="Calibri"/>
                <w:sz w:val="18"/>
                <w:szCs w:val="18"/>
              </w:rPr>
            </w:pPr>
            <w:r w:rsidRPr="00AD0CC5">
              <w:rPr>
                <w:rFonts w:ascii="Calibri" w:hAnsi="Calibri"/>
                <w:sz w:val="18"/>
                <w:szCs w:val="18"/>
              </w:rPr>
              <w:t xml:space="preserve">Outdoor Condenser or Package Unit - Installed Model Number </w:t>
            </w:r>
          </w:p>
        </w:tc>
        <w:tc>
          <w:tcPr>
            <w:tcW w:w="204" w:type="pct"/>
            <w:vAlign w:val="center"/>
          </w:tcPr>
          <w:p w14:paraId="3F8969B2" w14:textId="77777777" w:rsidR="00E4148A" w:rsidRPr="00AD0CC5" w:rsidRDefault="00E4148A" w:rsidP="00E4148A">
            <w:pPr>
              <w:ind w:hanging="18"/>
              <w:jc w:val="center"/>
              <w:rPr>
                <w:rFonts w:ascii="Calibri" w:hAnsi="Calibri"/>
                <w:sz w:val="18"/>
                <w:szCs w:val="18"/>
              </w:rPr>
            </w:pPr>
            <w:r w:rsidRPr="00AD0CC5">
              <w:rPr>
                <w:rFonts w:ascii="Calibri" w:hAnsi="Calibri"/>
                <w:sz w:val="18"/>
                <w:szCs w:val="18"/>
              </w:rPr>
              <w:t>03</w:t>
            </w:r>
          </w:p>
        </w:tc>
        <w:tc>
          <w:tcPr>
            <w:tcW w:w="1593" w:type="pct"/>
          </w:tcPr>
          <w:p w14:paraId="3F8969B3" w14:textId="77777777" w:rsidR="00E4148A" w:rsidRPr="00AD0CC5" w:rsidRDefault="00E4148A" w:rsidP="00E4148A">
            <w:pPr>
              <w:ind w:hanging="18"/>
              <w:rPr>
                <w:rFonts w:ascii="Calibri" w:hAnsi="Calibri"/>
                <w:sz w:val="18"/>
                <w:szCs w:val="18"/>
              </w:rPr>
            </w:pPr>
          </w:p>
        </w:tc>
        <w:tc>
          <w:tcPr>
            <w:tcW w:w="205" w:type="pct"/>
            <w:vAlign w:val="center"/>
          </w:tcPr>
          <w:p w14:paraId="3F8969B4" w14:textId="77777777" w:rsidR="00E4148A" w:rsidRPr="00AD0CC5" w:rsidRDefault="00E4148A" w:rsidP="00E4148A">
            <w:pPr>
              <w:jc w:val="center"/>
              <w:rPr>
                <w:rFonts w:ascii="Calibri" w:hAnsi="Calibri"/>
                <w:sz w:val="18"/>
                <w:szCs w:val="18"/>
              </w:rPr>
            </w:pPr>
            <w:r w:rsidRPr="00AD0CC5">
              <w:rPr>
                <w:rFonts w:ascii="Calibri" w:hAnsi="Calibri"/>
                <w:sz w:val="18"/>
                <w:szCs w:val="18"/>
              </w:rPr>
              <w:t>04</w:t>
            </w:r>
          </w:p>
        </w:tc>
        <w:tc>
          <w:tcPr>
            <w:tcW w:w="1601" w:type="pct"/>
          </w:tcPr>
          <w:p w14:paraId="3F8969B5" w14:textId="77777777" w:rsidR="00E4148A" w:rsidRPr="00AD0CC5" w:rsidRDefault="00E4148A" w:rsidP="00E4148A">
            <w:pPr>
              <w:rPr>
                <w:rFonts w:ascii="Calibri" w:hAnsi="Calibri"/>
                <w:sz w:val="18"/>
                <w:szCs w:val="18"/>
              </w:rPr>
            </w:pPr>
          </w:p>
        </w:tc>
      </w:tr>
      <w:tr w:rsidR="00E4148A" w:rsidRPr="00AD0CC5" w14:paraId="3F8969BC" w14:textId="77777777" w:rsidTr="00E4148A">
        <w:trPr>
          <w:trHeight w:val="144"/>
        </w:trPr>
        <w:tc>
          <w:tcPr>
            <w:tcW w:w="1397" w:type="pct"/>
          </w:tcPr>
          <w:p w14:paraId="3F8969B7" w14:textId="77777777" w:rsidR="00E4148A" w:rsidRPr="00AD0CC5" w:rsidRDefault="00E4148A" w:rsidP="00E4148A">
            <w:pPr>
              <w:ind w:hanging="18"/>
              <w:rPr>
                <w:rFonts w:ascii="Calibri" w:hAnsi="Calibri"/>
                <w:sz w:val="18"/>
                <w:szCs w:val="18"/>
              </w:rPr>
            </w:pPr>
            <w:r w:rsidRPr="00AD0CC5">
              <w:rPr>
                <w:rFonts w:ascii="Calibri" w:hAnsi="Calibri"/>
                <w:sz w:val="18"/>
                <w:szCs w:val="18"/>
              </w:rPr>
              <w:t>Inside Coil - Installed Manufacturer Name</w:t>
            </w:r>
          </w:p>
        </w:tc>
        <w:tc>
          <w:tcPr>
            <w:tcW w:w="204" w:type="pct"/>
            <w:vAlign w:val="center"/>
          </w:tcPr>
          <w:p w14:paraId="3F8969B8" w14:textId="77777777" w:rsidR="00E4148A" w:rsidRPr="00AD0CC5" w:rsidRDefault="00E4148A" w:rsidP="00E4148A">
            <w:pPr>
              <w:ind w:hanging="18"/>
              <w:jc w:val="center"/>
              <w:rPr>
                <w:rFonts w:ascii="Calibri" w:hAnsi="Calibri"/>
                <w:sz w:val="18"/>
                <w:szCs w:val="18"/>
              </w:rPr>
            </w:pPr>
            <w:r w:rsidRPr="00AD0CC5">
              <w:rPr>
                <w:rFonts w:ascii="Calibri" w:hAnsi="Calibri"/>
                <w:sz w:val="18"/>
                <w:szCs w:val="18"/>
              </w:rPr>
              <w:t>05</w:t>
            </w:r>
          </w:p>
        </w:tc>
        <w:tc>
          <w:tcPr>
            <w:tcW w:w="1593" w:type="pct"/>
          </w:tcPr>
          <w:p w14:paraId="3F8969B9" w14:textId="77777777" w:rsidR="00E4148A" w:rsidRPr="00AD0CC5" w:rsidRDefault="00E4148A" w:rsidP="00E4148A">
            <w:pPr>
              <w:ind w:hanging="18"/>
              <w:rPr>
                <w:rFonts w:ascii="Calibri" w:hAnsi="Calibri"/>
                <w:sz w:val="18"/>
                <w:szCs w:val="18"/>
              </w:rPr>
            </w:pPr>
          </w:p>
        </w:tc>
        <w:tc>
          <w:tcPr>
            <w:tcW w:w="205" w:type="pct"/>
            <w:vAlign w:val="center"/>
          </w:tcPr>
          <w:p w14:paraId="3F8969BA" w14:textId="77777777" w:rsidR="00E4148A" w:rsidRPr="00AD0CC5" w:rsidRDefault="00E4148A" w:rsidP="00E4148A">
            <w:pPr>
              <w:jc w:val="center"/>
              <w:rPr>
                <w:rFonts w:ascii="Calibri" w:hAnsi="Calibri"/>
                <w:sz w:val="18"/>
                <w:szCs w:val="18"/>
              </w:rPr>
            </w:pPr>
            <w:r w:rsidRPr="00AD0CC5">
              <w:rPr>
                <w:rFonts w:ascii="Calibri" w:hAnsi="Calibri"/>
                <w:sz w:val="18"/>
                <w:szCs w:val="18"/>
              </w:rPr>
              <w:t>06</w:t>
            </w:r>
          </w:p>
        </w:tc>
        <w:tc>
          <w:tcPr>
            <w:tcW w:w="1601" w:type="pct"/>
          </w:tcPr>
          <w:p w14:paraId="3F8969BB" w14:textId="77777777" w:rsidR="00E4148A" w:rsidRPr="00AD0CC5" w:rsidRDefault="00E4148A" w:rsidP="00E4148A">
            <w:pPr>
              <w:rPr>
                <w:rFonts w:ascii="Calibri" w:hAnsi="Calibri"/>
                <w:sz w:val="18"/>
                <w:szCs w:val="18"/>
              </w:rPr>
            </w:pPr>
          </w:p>
        </w:tc>
      </w:tr>
      <w:tr w:rsidR="00E4148A" w:rsidRPr="00AD0CC5" w14:paraId="3F8969C2" w14:textId="77777777" w:rsidTr="00E4148A">
        <w:trPr>
          <w:trHeight w:val="144"/>
        </w:trPr>
        <w:tc>
          <w:tcPr>
            <w:tcW w:w="1397" w:type="pct"/>
          </w:tcPr>
          <w:p w14:paraId="3F8969BD" w14:textId="77777777" w:rsidR="00E4148A" w:rsidRPr="00AD0CC5" w:rsidRDefault="00E4148A" w:rsidP="00E4148A">
            <w:pPr>
              <w:ind w:hanging="18"/>
              <w:rPr>
                <w:rFonts w:ascii="Calibri" w:hAnsi="Calibri"/>
                <w:sz w:val="18"/>
                <w:szCs w:val="18"/>
              </w:rPr>
            </w:pPr>
            <w:r w:rsidRPr="00AD0CC5">
              <w:rPr>
                <w:rFonts w:ascii="Calibri" w:hAnsi="Calibri"/>
                <w:sz w:val="18"/>
                <w:szCs w:val="18"/>
              </w:rPr>
              <w:t>Inside Coil - Installed Model Number</w:t>
            </w:r>
            <w:r w:rsidRPr="00AD0CC5" w:rsidDel="000D7842">
              <w:rPr>
                <w:rFonts w:ascii="Calibri" w:hAnsi="Calibri"/>
                <w:sz w:val="18"/>
                <w:szCs w:val="18"/>
              </w:rPr>
              <w:t xml:space="preserve"> </w:t>
            </w:r>
          </w:p>
        </w:tc>
        <w:tc>
          <w:tcPr>
            <w:tcW w:w="204" w:type="pct"/>
            <w:vAlign w:val="center"/>
          </w:tcPr>
          <w:p w14:paraId="3F8969BE" w14:textId="77777777" w:rsidR="00E4148A" w:rsidRPr="00AD0CC5" w:rsidRDefault="00E4148A" w:rsidP="00E4148A">
            <w:pPr>
              <w:ind w:hanging="18"/>
              <w:jc w:val="center"/>
              <w:rPr>
                <w:rFonts w:ascii="Calibri" w:hAnsi="Calibri"/>
                <w:sz w:val="18"/>
                <w:szCs w:val="18"/>
              </w:rPr>
            </w:pPr>
            <w:r w:rsidRPr="00AD0CC5">
              <w:rPr>
                <w:rFonts w:ascii="Calibri" w:hAnsi="Calibri"/>
                <w:sz w:val="18"/>
                <w:szCs w:val="18"/>
              </w:rPr>
              <w:t>07</w:t>
            </w:r>
          </w:p>
        </w:tc>
        <w:tc>
          <w:tcPr>
            <w:tcW w:w="1593" w:type="pct"/>
          </w:tcPr>
          <w:p w14:paraId="3F8969BF" w14:textId="77777777" w:rsidR="00E4148A" w:rsidRPr="00AD0CC5" w:rsidRDefault="00E4148A" w:rsidP="00E4148A">
            <w:pPr>
              <w:ind w:hanging="18"/>
              <w:rPr>
                <w:rFonts w:ascii="Calibri" w:hAnsi="Calibri"/>
                <w:sz w:val="18"/>
                <w:szCs w:val="18"/>
              </w:rPr>
            </w:pPr>
          </w:p>
        </w:tc>
        <w:tc>
          <w:tcPr>
            <w:tcW w:w="205" w:type="pct"/>
            <w:vAlign w:val="center"/>
          </w:tcPr>
          <w:p w14:paraId="3F8969C0" w14:textId="77777777" w:rsidR="00E4148A" w:rsidRPr="00AD0CC5" w:rsidRDefault="00E4148A" w:rsidP="00E4148A">
            <w:pPr>
              <w:jc w:val="center"/>
              <w:rPr>
                <w:rFonts w:ascii="Calibri" w:hAnsi="Calibri"/>
                <w:sz w:val="18"/>
                <w:szCs w:val="18"/>
              </w:rPr>
            </w:pPr>
            <w:r w:rsidRPr="00AD0CC5">
              <w:rPr>
                <w:rFonts w:ascii="Calibri" w:hAnsi="Calibri"/>
                <w:sz w:val="18"/>
                <w:szCs w:val="18"/>
              </w:rPr>
              <w:t>08</w:t>
            </w:r>
          </w:p>
        </w:tc>
        <w:tc>
          <w:tcPr>
            <w:tcW w:w="1601" w:type="pct"/>
          </w:tcPr>
          <w:p w14:paraId="3F8969C1" w14:textId="77777777" w:rsidR="00E4148A" w:rsidRPr="00AD0CC5" w:rsidRDefault="00E4148A" w:rsidP="00E4148A">
            <w:pPr>
              <w:rPr>
                <w:rFonts w:ascii="Calibri" w:hAnsi="Calibri"/>
                <w:sz w:val="18"/>
                <w:szCs w:val="18"/>
              </w:rPr>
            </w:pPr>
          </w:p>
        </w:tc>
      </w:tr>
      <w:tr w:rsidR="00E4148A" w:rsidRPr="00AD0CC5" w14:paraId="3F8969C8" w14:textId="77777777" w:rsidTr="00E4148A">
        <w:trPr>
          <w:trHeight w:val="144"/>
        </w:trPr>
        <w:tc>
          <w:tcPr>
            <w:tcW w:w="1397" w:type="pct"/>
          </w:tcPr>
          <w:p w14:paraId="3F8969C3" w14:textId="77777777" w:rsidR="00E4148A" w:rsidRPr="00AD0CC5" w:rsidRDefault="00E4148A" w:rsidP="00E4148A">
            <w:pPr>
              <w:ind w:hanging="18"/>
              <w:rPr>
                <w:rFonts w:ascii="Calibri" w:hAnsi="Calibri"/>
                <w:sz w:val="18"/>
                <w:szCs w:val="18"/>
              </w:rPr>
            </w:pPr>
            <w:r w:rsidRPr="00AD0CC5">
              <w:rPr>
                <w:rFonts w:ascii="Calibri" w:hAnsi="Calibri"/>
                <w:sz w:val="18"/>
                <w:szCs w:val="18"/>
              </w:rPr>
              <w:t>Air Handler/Furnace - Installed Manufacturer Name</w:t>
            </w:r>
          </w:p>
        </w:tc>
        <w:tc>
          <w:tcPr>
            <w:tcW w:w="204" w:type="pct"/>
            <w:vAlign w:val="center"/>
          </w:tcPr>
          <w:p w14:paraId="3F8969C4" w14:textId="77777777" w:rsidR="00E4148A" w:rsidRPr="00AD0CC5" w:rsidRDefault="00E4148A" w:rsidP="00E4148A">
            <w:pPr>
              <w:ind w:hanging="18"/>
              <w:jc w:val="center"/>
              <w:rPr>
                <w:rFonts w:ascii="Calibri" w:hAnsi="Calibri"/>
                <w:sz w:val="18"/>
                <w:szCs w:val="18"/>
              </w:rPr>
            </w:pPr>
            <w:r w:rsidRPr="00AD0CC5">
              <w:rPr>
                <w:rFonts w:ascii="Calibri" w:hAnsi="Calibri"/>
                <w:sz w:val="18"/>
                <w:szCs w:val="18"/>
              </w:rPr>
              <w:t>09</w:t>
            </w:r>
          </w:p>
        </w:tc>
        <w:tc>
          <w:tcPr>
            <w:tcW w:w="1593" w:type="pct"/>
          </w:tcPr>
          <w:p w14:paraId="3F8969C5" w14:textId="77777777" w:rsidR="00E4148A" w:rsidRPr="00AD0CC5" w:rsidRDefault="00E4148A" w:rsidP="00E4148A">
            <w:pPr>
              <w:ind w:hanging="18"/>
              <w:rPr>
                <w:rFonts w:ascii="Calibri" w:hAnsi="Calibri"/>
                <w:sz w:val="18"/>
                <w:szCs w:val="18"/>
              </w:rPr>
            </w:pPr>
          </w:p>
        </w:tc>
        <w:tc>
          <w:tcPr>
            <w:tcW w:w="205" w:type="pct"/>
            <w:vAlign w:val="center"/>
          </w:tcPr>
          <w:p w14:paraId="3F8969C6" w14:textId="77777777" w:rsidR="00E4148A" w:rsidRPr="00AD0CC5" w:rsidRDefault="00E4148A" w:rsidP="00E4148A">
            <w:pPr>
              <w:jc w:val="center"/>
              <w:rPr>
                <w:rFonts w:ascii="Calibri" w:hAnsi="Calibri"/>
                <w:sz w:val="18"/>
                <w:szCs w:val="18"/>
              </w:rPr>
            </w:pPr>
            <w:r w:rsidRPr="00AD0CC5">
              <w:rPr>
                <w:rFonts w:ascii="Calibri" w:hAnsi="Calibri"/>
                <w:sz w:val="18"/>
                <w:szCs w:val="18"/>
              </w:rPr>
              <w:t>10</w:t>
            </w:r>
          </w:p>
        </w:tc>
        <w:tc>
          <w:tcPr>
            <w:tcW w:w="1601" w:type="pct"/>
          </w:tcPr>
          <w:p w14:paraId="3F8969C7" w14:textId="77777777" w:rsidR="00E4148A" w:rsidRPr="00AD0CC5" w:rsidRDefault="00E4148A" w:rsidP="00E4148A">
            <w:pPr>
              <w:rPr>
                <w:rFonts w:ascii="Calibri" w:hAnsi="Calibri"/>
                <w:sz w:val="18"/>
                <w:szCs w:val="18"/>
              </w:rPr>
            </w:pPr>
          </w:p>
        </w:tc>
      </w:tr>
      <w:tr w:rsidR="00E4148A" w:rsidRPr="00AD0CC5" w14:paraId="3F8969CE" w14:textId="77777777" w:rsidTr="00E4148A">
        <w:trPr>
          <w:trHeight w:val="144"/>
        </w:trPr>
        <w:tc>
          <w:tcPr>
            <w:tcW w:w="1397" w:type="pct"/>
          </w:tcPr>
          <w:p w14:paraId="3F8969C9" w14:textId="77777777" w:rsidR="00E4148A" w:rsidRPr="00AD0CC5" w:rsidRDefault="00E4148A" w:rsidP="00E4148A">
            <w:pPr>
              <w:ind w:hanging="18"/>
              <w:rPr>
                <w:rFonts w:ascii="Calibri" w:hAnsi="Calibri"/>
                <w:sz w:val="18"/>
                <w:szCs w:val="18"/>
              </w:rPr>
            </w:pPr>
            <w:r w:rsidRPr="00AD0CC5">
              <w:rPr>
                <w:rFonts w:ascii="Calibri" w:hAnsi="Calibri"/>
                <w:sz w:val="18"/>
                <w:szCs w:val="18"/>
              </w:rPr>
              <w:t>Air Handler/Furnace - Installed Model Number</w:t>
            </w:r>
            <w:r w:rsidRPr="00AD0CC5" w:rsidDel="000D7842">
              <w:rPr>
                <w:rFonts w:ascii="Calibri" w:hAnsi="Calibri"/>
                <w:sz w:val="18"/>
                <w:szCs w:val="18"/>
              </w:rPr>
              <w:t xml:space="preserve"> </w:t>
            </w:r>
          </w:p>
        </w:tc>
        <w:tc>
          <w:tcPr>
            <w:tcW w:w="204" w:type="pct"/>
            <w:vAlign w:val="center"/>
          </w:tcPr>
          <w:p w14:paraId="3F8969CA" w14:textId="77777777" w:rsidR="00E4148A" w:rsidRPr="00AD0CC5" w:rsidRDefault="00E4148A" w:rsidP="00E4148A">
            <w:pPr>
              <w:ind w:hanging="18"/>
              <w:jc w:val="center"/>
              <w:rPr>
                <w:rFonts w:ascii="Calibri" w:hAnsi="Calibri"/>
                <w:sz w:val="18"/>
                <w:szCs w:val="18"/>
              </w:rPr>
            </w:pPr>
            <w:r w:rsidRPr="00AD0CC5">
              <w:rPr>
                <w:rFonts w:ascii="Calibri" w:hAnsi="Calibri"/>
                <w:sz w:val="18"/>
                <w:szCs w:val="18"/>
              </w:rPr>
              <w:t>11</w:t>
            </w:r>
          </w:p>
        </w:tc>
        <w:tc>
          <w:tcPr>
            <w:tcW w:w="1593" w:type="pct"/>
          </w:tcPr>
          <w:p w14:paraId="3F8969CB" w14:textId="77777777" w:rsidR="00E4148A" w:rsidRPr="00AD0CC5" w:rsidRDefault="00E4148A" w:rsidP="00E4148A">
            <w:pPr>
              <w:ind w:hanging="18"/>
              <w:rPr>
                <w:rFonts w:ascii="Calibri" w:hAnsi="Calibri"/>
                <w:sz w:val="18"/>
                <w:szCs w:val="18"/>
              </w:rPr>
            </w:pPr>
          </w:p>
        </w:tc>
        <w:tc>
          <w:tcPr>
            <w:tcW w:w="205" w:type="pct"/>
            <w:vAlign w:val="center"/>
          </w:tcPr>
          <w:p w14:paraId="3F8969CC" w14:textId="77777777" w:rsidR="00E4148A" w:rsidRPr="00AD0CC5" w:rsidRDefault="00E4148A" w:rsidP="00E4148A">
            <w:pPr>
              <w:jc w:val="center"/>
              <w:rPr>
                <w:rFonts w:ascii="Calibri" w:hAnsi="Calibri"/>
                <w:sz w:val="18"/>
                <w:szCs w:val="18"/>
              </w:rPr>
            </w:pPr>
            <w:r w:rsidRPr="00AD0CC5">
              <w:rPr>
                <w:rFonts w:ascii="Calibri" w:hAnsi="Calibri"/>
                <w:sz w:val="18"/>
                <w:szCs w:val="18"/>
              </w:rPr>
              <w:t>12</w:t>
            </w:r>
          </w:p>
        </w:tc>
        <w:tc>
          <w:tcPr>
            <w:tcW w:w="1601" w:type="pct"/>
          </w:tcPr>
          <w:p w14:paraId="3F8969CD" w14:textId="77777777" w:rsidR="00E4148A" w:rsidRPr="00AD0CC5" w:rsidRDefault="00E4148A" w:rsidP="00E4148A">
            <w:pPr>
              <w:rPr>
                <w:rFonts w:ascii="Calibri" w:hAnsi="Calibri"/>
                <w:sz w:val="18"/>
                <w:szCs w:val="18"/>
              </w:rPr>
            </w:pPr>
          </w:p>
        </w:tc>
      </w:tr>
    </w:tbl>
    <w:p w14:paraId="3F8969CF" w14:textId="77777777" w:rsidR="000345FE" w:rsidRPr="00903938" w:rsidRDefault="000345FE" w:rsidP="00EF5651">
      <w:pPr>
        <w:rPr>
          <w:rFonts w:asciiTheme="minorHAnsi" w:hAnsiTheme="minorHAnsi"/>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5018"/>
        <w:gridCol w:w="5580"/>
      </w:tblGrid>
      <w:tr w:rsidR="00E4148A" w:rsidRPr="00903938" w14:paraId="3F8969D1" w14:textId="77777777" w:rsidTr="00E4148A">
        <w:trPr>
          <w:trHeight w:val="144"/>
        </w:trPr>
        <w:tc>
          <w:tcPr>
            <w:tcW w:w="11088" w:type="dxa"/>
            <w:gridSpan w:val="3"/>
            <w:tcBorders>
              <w:top w:val="single" w:sz="4" w:space="0" w:color="auto"/>
              <w:bottom w:val="single" w:sz="4" w:space="0" w:color="auto"/>
            </w:tcBorders>
            <w:vAlign w:val="center"/>
          </w:tcPr>
          <w:p w14:paraId="3F8969D0" w14:textId="77777777" w:rsidR="00E4148A" w:rsidRPr="00903938" w:rsidDel="004E3E8B" w:rsidRDefault="00E4148A" w:rsidP="00E4148A">
            <w:pPr>
              <w:rPr>
                <w:rFonts w:ascii="Calibri" w:hAnsi="Calibri"/>
                <w:b/>
                <w:szCs w:val="18"/>
              </w:rPr>
            </w:pPr>
            <w:r w:rsidRPr="00903938">
              <w:rPr>
                <w:rFonts w:ascii="Calibri" w:hAnsi="Calibri"/>
                <w:b/>
                <w:szCs w:val="18"/>
              </w:rPr>
              <w:t>C. Verified Cooling System SEER</w:t>
            </w:r>
          </w:p>
        </w:tc>
      </w:tr>
      <w:tr w:rsidR="00E4148A" w:rsidRPr="00AD0CC5" w14:paraId="3F8969D5" w14:textId="77777777" w:rsidTr="00E4148A">
        <w:trPr>
          <w:trHeight w:val="144"/>
        </w:trPr>
        <w:tc>
          <w:tcPr>
            <w:tcW w:w="490" w:type="dxa"/>
            <w:tcBorders>
              <w:top w:val="single" w:sz="4" w:space="0" w:color="auto"/>
              <w:left w:val="single" w:sz="4" w:space="0" w:color="auto"/>
              <w:bottom w:val="single" w:sz="4" w:space="0" w:color="auto"/>
              <w:right w:val="single" w:sz="4" w:space="0" w:color="auto"/>
            </w:tcBorders>
          </w:tcPr>
          <w:p w14:paraId="3F8969D2" w14:textId="77777777" w:rsidR="00E4148A" w:rsidRPr="00AD0CC5" w:rsidRDefault="00E4148A" w:rsidP="00E4148A">
            <w:pPr>
              <w:jc w:val="center"/>
              <w:rPr>
                <w:rFonts w:ascii="Calibri" w:hAnsi="Calibri"/>
                <w:sz w:val="18"/>
                <w:szCs w:val="18"/>
              </w:rPr>
            </w:pPr>
            <w:r w:rsidRPr="00AD0CC5">
              <w:rPr>
                <w:rFonts w:ascii="Calibri" w:hAnsi="Calibri"/>
                <w:sz w:val="18"/>
                <w:szCs w:val="18"/>
              </w:rPr>
              <w:t>01</w:t>
            </w:r>
          </w:p>
        </w:tc>
        <w:tc>
          <w:tcPr>
            <w:tcW w:w="5018" w:type="dxa"/>
            <w:tcBorders>
              <w:top w:val="single" w:sz="4" w:space="0" w:color="auto"/>
              <w:left w:val="single" w:sz="4" w:space="0" w:color="auto"/>
              <w:bottom w:val="single" w:sz="4" w:space="0" w:color="auto"/>
              <w:right w:val="single" w:sz="4" w:space="0" w:color="auto"/>
            </w:tcBorders>
          </w:tcPr>
          <w:p w14:paraId="3F8969D3" w14:textId="5833FEA2" w:rsidR="00E4148A" w:rsidRPr="00AD0CC5" w:rsidDel="004E3E8B" w:rsidRDefault="00E4148A" w:rsidP="00880CC5">
            <w:pPr>
              <w:ind w:hanging="18"/>
              <w:rPr>
                <w:rFonts w:ascii="Calibri" w:hAnsi="Calibri"/>
                <w:sz w:val="18"/>
                <w:szCs w:val="18"/>
              </w:rPr>
            </w:pPr>
            <w:r w:rsidRPr="00AD0CC5">
              <w:rPr>
                <w:rFonts w:ascii="Calibri" w:hAnsi="Calibri"/>
                <w:sz w:val="18"/>
                <w:szCs w:val="18"/>
              </w:rPr>
              <w:t xml:space="preserve">Required </w:t>
            </w:r>
            <w:r w:rsidR="00880CC5">
              <w:rPr>
                <w:rFonts w:ascii="Calibri" w:hAnsi="Calibri"/>
                <w:sz w:val="18"/>
                <w:szCs w:val="18"/>
              </w:rPr>
              <w:t>M</w:t>
            </w:r>
            <w:r w:rsidR="00880CC5" w:rsidRPr="00AD0CC5">
              <w:rPr>
                <w:rFonts w:ascii="Calibri" w:hAnsi="Calibri"/>
                <w:sz w:val="18"/>
                <w:szCs w:val="18"/>
              </w:rPr>
              <w:t xml:space="preserve">inimum </w:t>
            </w:r>
            <w:r w:rsidRPr="00AD0CC5">
              <w:rPr>
                <w:rFonts w:ascii="Calibri" w:hAnsi="Calibri"/>
                <w:sz w:val="18"/>
                <w:szCs w:val="18"/>
              </w:rPr>
              <w:t>SEER</w:t>
            </w:r>
          </w:p>
        </w:tc>
        <w:tc>
          <w:tcPr>
            <w:tcW w:w="5580" w:type="dxa"/>
            <w:tcBorders>
              <w:top w:val="single" w:sz="4" w:space="0" w:color="auto"/>
              <w:left w:val="single" w:sz="4" w:space="0" w:color="auto"/>
              <w:bottom w:val="single" w:sz="4" w:space="0" w:color="auto"/>
              <w:right w:val="single" w:sz="4" w:space="0" w:color="auto"/>
            </w:tcBorders>
          </w:tcPr>
          <w:p w14:paraId="3F8969D4" w14:textId="77777777" w:rsidR="00E4148A" w:rsidRPr="00AD0CC5" w:rsidRDefault="00E4148A" w:rsidP="00E4148A">
            <w:pPr>
              <w:rPr>
                <w:rFonts w:ascii="Calibri" w:hAnsi="Calibri"/>
                <w:sz w:val="18"/>
                <w:szCs w:val="18"/>
              </w:rPr>
            </w:pPr>
          </w:p>
        </w:tc>
      </w:tr>
      <w:tr w:rsidR="00E4148A" w:rsidRPr="00AD0CC5" w14:paraId="3F8969D9" w14:textId="77777777" w:rsidTr="00E4148A">
        <w:trPr>
          <w:trHeight w:val="144"/>
        </w:trPr>
        <w:tc>
          <w:tcPr>
            <w:tcW w:w="490" w:type="dxa"/>
            <w:tcBorders>
              <w:top w:val="single" w:sz="4" w:space="0" w:color="auto"/>
            </w:tcBorders>
            <w:vAlign w:val="center"/>
          </w:tcPr>
          <w:p w14:paraId="3F8969D6" w14:textId="77777777" w:rsidR="00E4148A" w:rsidRPr="00AD0CC5" w:rsidRDefault="00E4148A" w:rsidP="00E4148A">
            <w:pPr>
              <w:jc w:val="center"/>
              <w:rPr>
                <w:rFonts w:ascii="Calibri" w:hAnsi="Calibri"/>
                <w:sz w:val="18"/>
                <w:szCs w:val="18"/>
              </w:rPr>
            </w:pPr>
            <w:r w:rsidRPr="00AD0CC5">
              <w:rPr>
                <w:rFonts w:ascii="Calibri" w:hAnsi="Calibri"/>
                <w:sz w:val="18"/>
                <w:szCs w:val="18"/>
              </w:rPr>
              <w:t>02</w:t>
            </w:r>
          </w:p>
        </w:tc>
        <w:tc>
          <w:tcPr>
            <w:tcW w:w="5018" w:type="dxa"/>
            <w:tcBorders>
              <w:top w:val="single" w:sz="4" w:space="0" w:color="auto"/>
            </w:tcBorders>
            <w:vAlign w:val="center"/>
          </w:tcPr>
          <w:p w14:paraId="3F8969D7" w14:textId="5DBC5EE6" w:rsidR="00E4148A" w:rsidRPr="00AD0CC5" w:rsidRDefault="00E4148A" w:rsidP="003A085F">
            <w:pPr>
              <w:ind w:hanging="18"/>
              <w:rPr>
                <w:rFonts w:ascii="Calibri" w:hAnsi="Calibri"/>
                <w:sz w:val="18"/>
                <w:szCs w:val="18"/>
              </w:rPr>
            </w:pPr>
            <w:r w:rsidRPr="00AD0CC5">
              <w:rPr>
                <w:rFonts w:ascii="Calibri" w:hAnsi="Calibri"/>
                <w:sz w:val="18"/>
                <w:szCs w:val="18"/>
              </w:rPr>
              <w:t>Installed SEER</w:t>
            </w:r>
          </w:p>
        </w:tc>
        <w:tc>
          <w:tcPr>
            <w:tcW w:w="5580" w:type="dxa"/>
            <w:tcBorders>
              <w:top w:val="single" w:sz="4" w:space="0" w:color="auto"/>
            </w:tcBorders>
            <w:vAlign w:val="center"/>
          </w:tcPr>
          <w:p w14:paraId="3F8969D8" w14:textId="77777777" w:rsidR="00E4148A" w:rsidRPr="00AD0CC5" w:rsidRDefault="00E4148A" w:rsidP="00E4148A">
            <w:pPr>
              <w:ind w:hanging="18"/>
              <w:rPr>
                <w:rFonts w:ascii="Calibri" w:hAnsi="Calibri"/>
                <w:sz w:val="18"/>
                <w:szCs w:val="18"/>
              </w:rPr>
            </w:pPr>
          </w:p>
        </w:tc>
      </w:tr>
      <w:tr w:rsidR="00E4148A" w:rsidRPr="00AD0CC5" w14:paraId="3F8969DD" w14:textId="77777777" w:rsidTr="00E4148A">
        <w:trPr>
          <w:trHeight w:val="144"/>
        </w:trPr>
        <w:tc>
          <w:tcPr>
            <w:tcW w:w="490" w:type="dxa"/>
            <w:vAlign w:val="center"/>
          </w:tcPr>
          <w:p w14:paraId="3F8969DA" w14:textId="77777777" w:rsidR="00E4148A" w:rsidRPr="00AD0CC5" w:rsidRDefault="00E4148A" w:rsidP="00E4148A">
            <w:pPr>
              <w:jc w:val="center"/>
              <w:rPr>
                <w:rFonts w:ascii="Calibri" w:hAnsi="Calibri"/>
                <w:sz w:val="18"/>
                <w:szCs w:val="18"/>
              </w:rPr>
            </w:pPr>
            <w:r w:rsidRPr="00AD0CC5">
              <w:rPr>
                <w:rFonts w:ascii="Calibri" w:hAnsi="Calibri"/>
                <w:sz w:val="18"/>
                <w:szCs w:val="18"/>
              </w:rPr>
              <w:t>03</w:t>
            </w:r>
          </w:p>
        </w:tc>
        <w:tc>
          <w:tcPr>
            <w:tcW w:w="5018" w:type="dxa"/>
            <w:vAlign w:val="center"/>
          </w:tcPr>
          <w:p w14:paraId="3F8969DB" w14:textId="77777777" w:rsidR="00E4148A" w:rsidRPr="00AD0CC5" w:rsidRDefault="00E4148A" w:rsidP="00E4148A">
            <w:pPr>
              <w:rPr>
                <w:rFonts w:ascii="Calibri" w:hAnsi="Calibri"/>
                <w:sz w:val="18"/>
                <w:szCs w:val="18"/>
              </w:rPr>
            </w:pPr>
            <w:r w:rsidRPr="00AD0CC5">
              <w:rPr>
                <w:rFonts w:ascii="Calibri" w:hAnsi="Calibri"/>
                <w:sz w:val="18"/>
                <w:szCs w:val="18"/>
              </w:rPr>
              <w:t>Compliance Statement:</w:t>
            </w:r>
          </w:p>
        </w:tc>
        <w:tc>
          <w:tcPr>
            <w:tcW w:w="5580" w:type="dxa"/>
            <w:vAlign w:val="center"/>
          </w:tcPr>
          <w:p w14:paraId="3F8969DC" w14:textId="77777777" w:rsidR="00E4148A" w:rsidRPr="00AD0CC5" w:rsidRDefault="00E4148A" w:rsidP="00E4148A">
            <w:pPr>
              <w:rPr>
                <w:rFonts w:ascii="Calibri" w:hAnsi="Calibri"/>
                <w:sz w:val="18"/>
                <w:szCs w:val="18"/>
              </w:rPr>
            </w:pPr>
          </w:p>
        </w:tc>
      </w:tr>
      <w:tr w:rsidR="00E4148A" w:rsidRPr="00AD0CC5" w14:paraId="3F8969DF" w14:textId="77777777" w:rsidTr="00E4148A">
        <w:trPr>
          <w:trHeight w:val="144"/>
        </w:trPr>
        <w:tc>
          <w:tcPr>
            <w:tcW w:w="11088" w:type="dxa"/>
            <w:gridSpan w:val="3"/>
            <w:vAlign w:val="center"/>
          </w:tcPr>
          <w:p w14:paraId="3F8969DE" w14:textId="77777777" w:rsidR="00E4148A" w:rsidRPr="00903938" w:rsidRDefault="00E4148A" w:rsidP="006C4625">
            <w:pPr>
              <w:rPr>
                <w:rFonts w:ascii="Calibri" w:hAnsi="Calibri"/>
                <w:b/>
                <w:sz w:val="18"/>
                <w:szCs w:val="18"/>
              </w:rPr>
            </w:pPr>
            <w:r w:rsidRPr="00903938">
              <w:rPr>
                <w:rFonts w:ascii="Calibri" w:hAnsi="Calibri"/>
                <w:b/>
                <w:sz w:val="18"/>
                <w:szCs w:val="18"/>
              </w:rPr>
              <w:t>Signature by responsible party below certifies that the installed cooling equipment</w:t>
            </w:r>
            <w:r w:rsidR="003A085F" w:rsidRPr="00903938">
              <w:rPr>
                <w:rFonts w:ascii="Calibri" w:hAnsi="Calibri"/>
                <w:b/>
                <w:sz w:val="18"/>
                <w:szCs w:val="18"/>
              </w:rPr>
              <w:t xml:space="preserve"> meets or exceeds the required value listed on the CF</w:t>
            </w:r>
            <w:r w:rsidR="006C4625" w:rsidRPr="00903938">
              <w:rPr>
                <w:rFonts w:ascii="Calibri" w:hAnsi="Calibri"/>
                <w:b/>
                <w:sz w:val="18"/>
                <w:szCs w:val="18"/>
              </w:rPr>
              <w:t>2</w:t>
            </w:r>
            <w:r w:rsidR="003A085F" w:rsidRPr="00903938">
              <w:rPr>
                <w:rFonts w:ascii="Calibri" w:hAnsi="Calibri"/>
                <w:b/>
                <w:sz w:val="18"/>
                <w:szCs w:val="18"/>
              </w:rPr>
              <w:t>R</w:t>
            </w:r>
            <w:r w:rsidRPr="00903938">
              <w:rPr>
                <w:rFonts w:ascii="Calibri" w:hAnsi="Calibri"/>
                <w:b/>
                <w:sz w:val="18"/>
                <w:szCs w:val="18"/>
              </w:rPr>
              <w:t>.</w:t>
            </w:r>
          </w:p>
        </w:tc>
      </w:tr>
    </w:tbl>
    <w:p w14:paraId="3F8969E0" w14:textId="77777777" w:rsidR="00231A21" w:rsidRPr="00903938" w:rsidRDefault="00231A21" w:rsidP="00EF5651">
      <w:pPr>
        <w:rPr>
          <w:rFonts w:asciiTheme="minorHAnsi" w:hAnsiTheme="minorHAnsi"/>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580"/>
      </w:tblGrid>
      <w:tr w:rsidR="0001140B" w:rsidRPr="00903938" w:rsidDel="004E3E8B" w14:paraId="3F8969E2" w14:textId="77777777" w:rsidTr="0001140B">
        <w:trPr>
          <w:trHeight w:val="144"/>
        </w:trPr>
        <w:tc>
          <w:tcPr>
            <w:tcW w:w="11088" w:type="dxa"/>
            <w:gridSpan w:val="3"/>
            <w:tcBorders>
              <w:top w:val="single" w:sz="4" w:space="0" w:color="auto"/>
            </w:tcBorders>
            <w:vAlign w:val="center"/>
          </w:tcPr>
          <w:p w14:paraId="3F8969E1" w14:textId="77777777" w:rsidR="0001140B" w:rsidRPr="00903938" w:rsidDel="004E3E8B" w:rsidRDefault="0001140B" w:rsidP="0001140B">
            <w:pPr>
              <w:rPr>
                <w:rFonts w:ascii="Calibri" w:hAnsi="Calibri"/>
                <w:b/>
                <w:szCs w:val="18"/>
              </w:rPr>
            </w:pPr>
            <w:r w:rsidRPr="00903938">
              <w:rPr>
                <w:rFonts w:ascii="Calibri" w:hAnsi="Calibri"/>
                <w:b/>
                <w:szCs w:val="18"/>
              </w:rPr>
              <w:t>D. Verified Cooling System EER</w:t>
            </w:r>
          </w:p>
        </w:tc>
      </w:tr>
      <w:tr w:rsidR="0001140B" w:rsidRPr="00E4148A" w14:paraId="3F8969E6" w14:textId="77777777" w:rsidTr="0001140B">
        <w:trPr>
          <w:trHeight w:val="144"/>
        </w:trPr>
        <w:tc>
          <w:tcPr>
            <w:tcW w:w="468" w:type="dxa"/>
            <w:tcBorders>
              <w:top w:val="single" w:sz="4" w:space="0" w:color="auto"/>
              <w:left w:val="single" w:sz="4" w:space="0" w:color="auto"/>
              <w:bottom w:val="single" w:sz="4" w:space="0" w:color="auto"/>
              <w:right w:val="single" w:sz="4" w:space="0" w:color="auto"/>
            </w:tcBorders>
          </w:tcPr>
          <w:p w14:paraId="3F8969E3" w14:textId="77777777" w:rsidR="0001140B" w:rsidRPr="00E4148A" w:rsidRDefault="0001140B" w:rsidP="0001140B">
            <w:pPr>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3F8969E4" w14:textId="77777777" w:rsidR="0001140B" w:rsidRPr="00E4148A" w:rsidDel="004E3E8B" w:rsidRDefault="0001140B" w:rsidP="00880CC5">
            <w:pPr>
              <w:ind w:hanging="18"/>
              <w:rPr>
                <w:rFonts w:ascii="Calibri" w:hAnsi="Calibri"/>
                <w:sz w:val="18"/>
                <w:szCs w:val="18"/>
              </w:rPr>
            </w:pPr>
            <w:r w:rsidRPr="00E4148A">
              <w:rPr>
                <w:rFonts w:ascii="Calibri" w:hAnsi="Calibri"/>
                <w:sz w:val="18"/>
                <w:szCs w:val="18"/>
              </w:rPr>
              <w:t xml:space="preserve">Required </w:t>
            </w:r>
            <w:r w:rsidR="00880CC5">
              <w:rPr>
                <w:rFonts w:ascii="Calibri" w:hAnsi="Calibri"/>
                <w:sz w:val="18"/>
                <w:szCs w:val="18"/>
              </w:rPr>
              <w:t>M</w:t>
            </w:r>
            <w:r w:rsidR="00880CC5" w:rsidRPr="00E4148A">
              <w:rPr>
                <w:rFonts w:ascii="Calibri" w:hAnsi="Calibri"/>
                <w:sz w:val="18"/>
                <w:szCs w:val="18"/>
              </w:rPr>
              <w:t xml:space="preserve">inimum </w:t>
            </w:r>
            <w:r w:rsidRPr="00E4148A">
              <w:rPr>
                <w:rFonts w:ascii="Calibri" w:hAnsi="Calibri"/>
                <w:sz w:val="18"/>
                <w:szCs w:val="18"/>
              </w:rPr>
              <w:t xml:space="preserve">EER </w:t>
            </w:r>
          </w:p>
        </w:tc>
        <w:tc>
          <w:tcPr>
            <w:tcW w:w="5580" w:type="dxa"/>
            <w:tcBorders>
              <w:top w:val="single" w:sz="4" w:space="0" w:color="auto"/>
              <w:left w:val="single" w:sz="4" w:space="0" w:color="auto"/>
              <w:bottom w:val="single" w:sz="4" w:space="0" w:color="auto"/>
              <w:right w:val="single" w:sz="4" w:space="0" w:color="auto"/>
            </w:tcBorders>
          </w:tcPr>
          <w:p w14:paraId="3F8969E5" w14:textId="77777777" w:rsidR="0001140B" w:rsidRPr="00E4148A" w:rsidRDefault="0001140B" w:rsidP="0001140B">
            <w:pPr>
              <w:rPr>
                <w:rFonts w:ascii="Calibri" w:hAnsi="Calibri"/>
                <w:sz w:val="18"/>
                <w:szCs w:val="18"/>
              </w:rPr>
            </w:pPr>
          </w:p>
        </w:tc>
      </w:tr>
      <w:tr w:rsidR="0001140B" w:rsidRPr="00E4148A" w14:paraId="3F8969EA" w14:textId="77777777" w:rsidTr="0001140B">
        <w:trPr>
          <w:trHeight w:val="144"/>
        </w:trPr>
        <w:tc>
          <w:tcPr>
            <w:tcW w:w="468" w:type="dxa"/>
            <w:tcBorders>
              <w:top w:val="single" w:sz="4" w:space="0" w:color="auto"/>
            </w:tcBorders>
            <w:vAlign w:val="center"/>
          </w:tcPr>
          <w:p w14:paraId="3F8969E7" w14:textId="77777777" w:rsidR="0001140B" w:rsidRPr="00E4148A" w:rsidRDefault="0001140B" w:rsidP="0001140B">
            <w:pPr>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3F8969E8" w14:textId="1E91736D" w:rsidR="0001140B" w:rsidRPr="00E4148A" w:rsidRDefault="0001140B" w:rsidP="003A085F">
            <w:pPr>
              <w:ind w:hanging="18"/>
              <w:rPr>
                <w:rFonts w:ascii="Calibri" w:hAnsi="Calibri"/>
                <w:sz w:val="18"/>
                <w:szCs w:val="18"/>
              </w:rPr>
            </w:pPr>
            <w:r w:rsidRPr="00E4148A">
              <w:rPr>
                <w:rFonts w:ascii="Calibri" w:hAnsi="Calibri"/>
                <w:sz w:val="18"/>
                <w:szCs w:val="18"/>
              </w:rPr>
              <w:t>Installed EER</w:t>
            </w:r>
          </w:p>
        </w:tc>
        <w:tc>
          <w:tcPr>
            <w:tcW w:w="5580" w:type="dxa"/>
            <w:tcBorders>
              <w:top w:val="single" w:sz="4" w:space="0" w:color="auto"/>
            </w:tcBorders>
            <w:vAlign w:val="center"/>
          </w:tcPr>
          <w:p w14:paraId="3F8969E9" w14:textId="77777777" w:rsidR="0001140B" w:rsidRPr="00E4148A" w:rsidRDefault="0001140B" w:rsidP="0001140B">
            <w:pPr>
              <w:ind w:hanging="18"/>
              <w:rPr>
                <w:rFonts w:ascii="Calibri" w:hAnsi="Calibri"/>
                <w:sz w:val="18"/>
                <w:szCs w:val="18"/>
              </w:rPr>
            </w:pPr>
          </w:p>
        </w:tc>
      </w:tr>
      <w:tr w:rsidR="0001140B" w:rsidRPr="00E4148A" w14:paraId="3F8969EE" w14:textId="77777777" w:rsidTr="00903938">
        <w:trPr>
          <w:trHeight w:val="144"/>
        </w:trPr>
        <w:tc>
          <w:tcPr>
            <w:tcW w:w="468" w:type="dxa"/>
            <w:tcBorders>
              <w:bottom w:val="single" w:sz="4" w:space="0" w:color="000000"/>
            </w:tcBorders>
            <w:vAlign w:val="center"/>
          </w:tcPr>
          <w:p w14:paraId="3F8969EB" w14:textId="77777777" w:rsidR="0001140B" w:rsidRPr="00E4148A" w:rsidRDefault="0001140B" w:rsidP="0001140B">
            <w:pPr>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3F8969EC" w14:textId="77777777" w:rsidR="0001140B" w:rsidRPr="00E4148A" w:rsidRDefault="0001140B" w:rsidP="0001140B">
            <w:pPr>
              <w:rPr>
                <w:rFonts w:ascii="Calibri" w:hAnsi="Calibri"/>
                <w:sz w:val="18"/>
                <w:szCs w:val="18"/>
              </w:rPr>
            </w:pPr>
            <w:r w:rsidRPr="00E4148A">
              <w:rPr>
                <w:rFonts w:ascii="Calibri" w:hAnsi="Calibri"/>
                <w:sz w:val="18"/>
                <w:szCs w:val="18"/>
              </w:rPr>
              <w:t>Compliance Statement:</w:t>
            </w:r>
          </w:p>
        </w:tc>
        <w:tc>
          <w:tcPr>
            <w:tcW w:w="5580" w:type="dxa"/>
            <w:tcBorders>
              <w:bottom w:val="single" w:sz="4" w:space="0" w:color="000000"/>
            </w:tcBorders>
            <w:vAlign w:val="center"/>
          </w:tcPr>
          <w:p w14:paraId="3F8969ED" w14:textId="77777777" w:rsidR="0001140B" w:rsidRPr="00E4148A" w:rsidRDefault="0001140B" w:rsidP="0001140B">
            <w:pPr>
              <w:rPr>
                <w:rFonts w:ascii="Calibri" w:hAnsi="Calibri"/>
                <w:sz w:val="18"/>
                <w:szCs w:val="18"/>
              </w:rPr>
            </w:pPr>
          </w:p>
        </w:tc>
      </w:tr>
      <w:tr w:rsidR="0001140B" w:rsidRPr="00E4148A" w14:paraId="3F8969F0" w14:textId="77777777" w:rsidTr="00903938">
        <w:trPr>
          <w:trHeight w:val="144"/>
        </w:trPr>
        <w:tc>
          <w:tcPr>
            <w:tcW w:w="11088" w:type="dxa"/>
            <w:gridSpan w:val="3"/>
            <w:tcBorders>
              <w:bottom w:val="single" w:sz="4" w:space="0" w:color="000000"/>
            </w:tcBorders>
            <w:vAlign w:val="center"/>
          </w:tcPr>
          <w:p w14:paraId="3F8969EF" w14:textId="77777777" w:rsidR="0001140B" w:rsidRPr="00903938" w:rsidRDefault="0001140B" w:rsidP="006C4625">
            <w:pPr>
              <w:rPr>
                <w:rFonts w:ascii="Calibri" w:hAnsi="Calibri"/>
                <w:b/>
                <w:sz w:val="18"/>
                <w:szCs w:val="18"/>
              </w:rPr>
            </w:pPr>
            <w:r w:rsidRPr="00903938">
              <w:rPr>
                <w:rFonts w:ascii="Calibri" w:hAnsi="Calibri"/>
                <w:b/>
                <w:sz w:val="18"/>
                <w:szCs w:val="18"/>
              </w:rPr>
              <w:t>Signature by responsible party below certifies that the installed cooling equipment</w:t>
            </w:r>
            <w:r w:rsidR="003A085F" w:rsidRPr="00903938">
              <w:rPr>
                <w:rFonts w:ascii="Calibri" w:hAnsi="Calibri"/>
                <w:b/>
                <w:sz w:val="18"/>
                <w:szCs w:val="18"/>
              </w:rPr>
              <w:t xml:space="preserve"> meets or exceeds the required value listed on the CF</w:t>
            </w:r>
            <w:r w:rsidR="006C4625" w:rsidRPr="00903938">
              <w:rPr>
                <w:rFonts w:ascii="Calibri" w:hAnsi="Calibri"/>
                <w:b/>
                <w:sz w:val="18"/>
                <w:szCs w:val="18"/>
              </w:rPr>
              <w:t>2</w:t>
            </w:r>
            <w:r w:rsidR="003A085F" w:rsidRPr="00903938">
              <w:rPr>
                <w:rFonts w:ascii="Calibri" w:hAnsi="Calibri"/>
                <w:b/>
                <w:sz w:val="18"/>
                <w:szCs w:val="18"/>
              </w:rPr>
              <w:t>R</w:t>
            </w:r>
            <w:r w:rsidRPr="00903938">
              <w:rPr>
                <w:rFonts w:ascii="Calibri" w:hAnsi="Calibri"/>
                <w:b/>
                <w:sz w:val="18"/>
                <w:szCs w:val="18"/>
              </w:rPr>
              <w:t>.</w:t>
            </w:r>
          </w:p>
        </w:tc>
      </w:tr>
    </w:tbl>
    <w:p w14:paraId="3F8969F1" w14:textId="77777777" w:rsidR="00231A21" w:rsidRPr="00903938" w:rsidRDefault="00231A21" w:rsidP="00EF5651">
      <w:pPr>
        <w:rPr>
          <w:rFonts w:asciiTheme="minorHAnsi" w:hAnsiTheme="minorHAnsi"/>
          <w:szCs w:val="18"/>
        </w:rPr>
      </w:pPr>
    </w:p>
    <w:p w14:paraId="13506C09" w14:textId="77777777" w:rsidR="005714E2" w:rsidRDefault="005714E2">
      <w:r>
        <w:br w:type="page"/>
      </w: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920"/>
      </w:tblGrid>
      <w:tr w:rsidR="0001140B" w:rsidRPr="00903938" w:rsidDel="004E3E8B" w14:paraId="3F8969F3" w14:textId="77777777" w:rsidTr="0001140B">
        <w:trPr>
          <w:trHeight w:val="144"/>
        </w:trPr>
        <w:tc>
          <w:tcPr>
            <w:tcW w:w="11088" w:type="dxa"/>
            <w:gridSpan w:val="3"/>
            <w:tcBorders>
              <w:top w:val="single" w:sz="4" w:space="0" w:color="000000"/>
              <w:left w:val="single" w:sz="4" w:space="0" w:color="000000"/>
              <w:bottom w:val="single" w:sz="4" w:space="0" w:color="000000"/>
              <w:right w:val="single" w:sz="4" w:space="0" w:color="000000"/>
            </w:tcBorders>
            <w:vAlign w:val="center"/>
          </w:tcPr>
          <w:p w14:paraId="3F8969F2" w14:textId="6B0AAB09" w:rsidR="0001140B" w:rsidRPr="00903938" w:rsidDel="004E3E8B" w:rsidRDefault="0001140B" w:rsidP="0001140B">
            <w:pPr>
              <w:rPr>
                <w:rFonts w:ascii="Calibri" w:hAnsi="Calibri"/>
                <w:szCs w:val="18"/>
              </w:rPr>
            </w:pPr>
            <w:r w:rsidRPr="00903938">
              <w:rPr>
                <w:rFonts w:ascii="Calibri" w:hAnsi="Calibri"/>
                <w:b/>
                <w:szCs w:val="18"/>
              </w:rPr>
              <w:lastRenderedPageBreak/>
              <w:t>E. Verified Cooling System Air Handler/Furnace</w:t>
            </w:r>
          </w:p>
        </w:tc>
      </w:tr>
      <w:tr w:rsidR="0001140B" w:rsidRPr="006D0BCD" w14:paraId="3F8969F6" w14:textId="77777777" w:rsidTr="0001140B">
        <w:trPr>
          <w:trHeight w:val="144"/>
        </w:trPr>
        <w:tc>
          <w:tcPr>
            <w:tcW w:w="468" w:type="dxa"/>
            <w:vAlign w:val="center"/>
          </w:tcPr>
          <w:p w14:paraId="3F8969F4" w14:textId="77777777" w:rsidR="0001140B" w:rsidRPr="006D0BCD" w:rsidRDefault="0001140B" w:rsidP="0001140B">
            <w:pPr>
              <w:jc w:val="center"/>
              <w:rPr>
                <w:rFonts w:ascii="Calibri" w:hAnsi="Calibri"/>
                <w:sz w:val="18"/>
                <w:szCs w:val="18"/>
              </w:rPr>
            </w:pPr>
            <w:r>
              <w:rPr>
                <w:rFonts w:ascii="Calibri" w:hAnsi="Calibri"/>
                <w:sz w:val="18"/>
                <w:szCs w:val="18"/>
              </w:rPr>
              <w:t>01</w:t>
            </w:r>
          </w:p>
        </w:tc>
        <w:tc>
          <w:tcPr>
            <w:tcW w:w="10620" w:type="dxa"/>
            <w:gridSpan w:val="2"/>
            <w:vAlign w:val="center"/>
          </w:tcPr>
          <w:p w14:paraId="3F8969F5" w14:textId="4DD56CFC" w:rsidR="0001140B" w:rsidRPr="006D0BCD" w:rsidRDefault="0001140B" w:rsidP="00F4118E">
            <w:pPr>
              <w:rPr>
                <w:rFonts w:ascii="Calibri" w:hAnsi="Calibri"/>
                <w:sz w:val="18"/>
                <w:szCs w:val="18"/>
              </w:rPr>
            </w:pPr>
            <w:r>
              <w:rPr>
                <w:rFonts w:ascii="Calibri" w:hAnsi="Calibri"/>
                <w:sz w:val="18"/>
                <w:szCs w:val="18"/>
              </w:rPr>
              <w:t xml:space="preserve">If a specific air handler or furnace is required by the </w:t>
            </w:r>
            <w:r w:rsidR="00F4118E">
              <w:rPr>
                <w:rFonts w:ascii="Calibri" w:hAnsi="Calibri"/>
                <w:sz w:val="18"/>
                <w:szCs w:val="18"/>
              </w:rPr>
              <w:t>directory used to certify product performan</w:t>
            </w:r>
            <w:r w:rsidR="00AA5DE9">
              <w:rPr>
                <w:rFonts w:ascii="Calibri" w:hAnsi="Calibri"/>
                <w:sz w:val="18"/>
                <w:szCs w:val="18"/>
              </w:rPr>
              <w:t>c</w:t>
            </w:r>
            <w:r w:rsidR="00F4118E">
              <w:rPr>
                <w:rFonts w:ascii="Calibri" w:hAnsi="Calibri"/>
                <w:sz w:val="18"/>
                <w:szCs w:val="18"/>
              </w:rPr>
              <w:t>e</w:t>
            </w:r>
            <w:r>
              <w:rPr>
                <w:rFonts w:ascii="Calibri" w:hAnsi="Calibri"/>
                <w:sz w:val="18"/>
                <w:szCs w:val="18"/>
              </w:rPr>
              <w:t>, the responsible party certifies by signing below that the installed air handler/furnace matches the equipment on the AHRI Certificate.</w:t>
            </w:r>
          </w:p>
        </w:tc>
      </w:tr>
      <w:tr w:rsidR="0001140B" w:rsidRPr="006D0BCD" w14:paraId="3F8969FA" w14:textId="77777777" w:rsidTr="004A3614">
        <w:trPr>
          <w:trHeight w:val="144"/>
        </w:trPr>
        <w:tc>
          <w:tcPr>
            <w:tcW w:w="468" w:type="dxa"/>
            <w:vAlign w:val="center"/>
          </w:tcPr>
          <w:p w14:paraId="3F8969F7"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9F8"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920" w:type="dxa"/>
            <w:vAlign w:val="center"/>
          </w:tcPr>
          <w:p w14:paraId="58670F58"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4C477CB" w14:textId="77777777" w:rsidR="005714E2" w:rsidRDefault="005714E2" w:rsidP="005714E2">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9F9" w14:textId="00344B8A" w:rsidR="0001140B" w:rsidRPr="005714E2" w:rsidRDefault="005714E2" w:rsidP="005714E2">
            <w:pPr>
              <w:pStyle w:val="ListParagraph"/>
              <w:numPr>
                <w:ilvl w:val="0"/>
                <w:numId w:val="29"/>
              </w:numPr>
              <w:rPr>
                <w:rFonts w:ascii="Calibri" w:hAnsi="Calibri"/>
                <w:sz w:val="18"/>
                <w:szCs w:val="18"/>
              </w:rPr>
            </w:pPr>
            <w:r w:rsidRPr="005714E2">
              <w:rPr>
                <w:rFonts w:ascii="Calibri" w:hAnsi="Calibri"/>
                <w:sz w:val="18"/>
                <w:szCs w:val="18"/>
                <w:u w:val="single"/>
              </w:rPr>
              <w:t>All N/A</w:t>
            </w:r>
            <w:r w:rsidRPr="005714E2">
              <w:rPr>
                <w:rFonts w:ascii="Calibri" w:hAnsi="Calibri"/>
                <w:sz w:val="18"/>
                <w:szCs w:val="18"/>
              </w:rPr>
              <w:t xml:space="preserve"> - This entire table is not applicable</w:t>
            </w:r>
          </w:p>
        </w:tc>
      </w:tr>
      <w:tr w:rsidR="004A3614" w:rsidRPr="006D0BCD" w14:paraId="3F8969FE" w14:textId="77777777" w:rsidTr="00003D96">
        <w:trPr>
          <w:trHeight w:val="144"/>
        </w:trPr>
        <w:tc>
          <w:tcPr>
            <w:tcW w:w="468" w:type="dxa"/>
            <w:vAlign w:val="center"/>
          </w:tcPr>
          <w:p w14:paraId="3F8969FB" w14:textId="77777777" w:rsidR="004A3614" w:rsidRDefault="004A3614" w:rsidP="0001140B">
            <w:pPr>
              <w:jc w:val="center"/>
              <w:rPr>
                <w:rFonts w:ascii="Calibri" w:hAnsi="Calibri"/>
                <w:sz w:val="18"/>
                <w:szCs w:val="18"/>
              </w:rPr>
            </w:pPr>
            <w:r>
              <w:rPr>
                <w:rFonts w:ascii="Calibri" w:hAnsi="Calibri"/>
                <w:sz w:val="18"/>
                <w:szCs w:val="18"/>
              </w:rPr>
              <w:t>03</w:t>
            </w:r>
          </w:p>
        </w:tc>
        <w:tc>
          <w:tcPr>
            <w:tcW w:w="10620" w:type="dxa"/>
            <w:gridSpan w:val="2"/>
            <w:vAlign w:val="center"/>
          </w:tcPr>
          <w:p w14:paraId="3F8969FD" w14:textId="17750479"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00" w14:textId="77777777" w:rsidTr="0001140B">
        <w:trPr>
          <w:trHeight w:val="144"/>
        </w:trPr>
        <w:tc>
          <w:tcPr>
            <w:tcW w:w="11088" w:type="dxa"/>
            <w:gridSpan w:val="3"/>
            <w:vAlign w:val="center"/>
          </w:tcPr>
          <w:p w14:paraId="3F8969FF"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02" w14:textId="77777777" w:rsidR="00231A21" w:rsidRDefault="00231A21" w:rsidP="00EF5651">
      <w:pPr>
        <w:rPr>
          <w:rFonts w:asciiTheme="minorHAnsi" w:hAnsiTheme="minorHAnsi"/>
          <w:sz w:val="18"/>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920"/>
      </w:tblGrid>
      <w:tr w:rsidR="0001140B" w:rsidRPr="00E4148A" w:rsidDel="004E3E8B" w14:paraId="3F896A06" w14:textId="77777777" w:rsidTr="0001140B">
        <w:trPr>
          <w:trHeight w:val="144"/>
        </w:trPr>
        <w:tc>
          <w:tcPr>
            <w:tcW w:w="11088" w:type="dxa"/>
            <w:gridSpan w:val="3"/>
            <w:tcBorders>
              <w:top w:val="single" w:sz="4" w:space="0" w:color="000000"/>
              <w:left w:val="single" w:sz="4" w:space="0" w:color="000000"/>
              <w:bottom w:val="single" w:sz="4" w:space="0" w:color="000000"/>
              <w:right w:val="single" w:sz="4" w:space="0" w:color="000000"/>
            </w:tcBorders>
            <w:vAlign w:val="center"/>
          </w:tcPr>
          <w:p w14:paraId="3F896A05" w14:textId="77777777" w:rsidR="0001140B" w:rsidRPr="00903938" w:rsidDel="004E3E8B" w:rsidRDefault="0001140B" w:rsidP="0001140B">
            <w:pPr>
              <w:rPr>
                <w:rFonts w:ascii="Calibri" w:hAnsi="Calibri"/>
                <w:szCs w:val="18"/>
              </w:rPr>
            </w:pPr>
            <w:r w:rsidRPr="00903938">
              <w:rPr>
                <w:rFonts w:ascii="Calibri" w:hAnsi="Calibri"/>
                <w:b/>
                <w:szCs w:val="18"/>
              </w:rPr>
              <w:t>F. Verified Cooling System Time Delay Relay</w:t>
            </w:r>
          </w:p>
        </w:tc>
      </w:tr>
      <w:tr w:rsidR="0001140B" w:rsidRPr="006D0BCD" w14:paraId="3F896A09" w14:textId="77777777" w:rsidTr="0001140B">
        <w:trPr>
          <w:trHeight w:val="144"/>
        </w:trPr>
        <w:tc>
          <w:tcPr>
            <w:tcW w:w="468" w:type="dxa"/>
            <w:vAlign w:val="center"/>
          </w:tcPr>
          <w:p w14:paraId="3F896A07" w14:textId="77777777" w:rsidR="0001140B" w:rsidRPr="006D0BCD" w:rsidRDefault="0001140B" w:rsidP="0001140B">
            <w:pPr>
              <w:jc w:val="center"/>
              <w:rPr>
                <w:rFonts w:ascii="Calibri" w:hAnsi="Calibri"/>
                <w:sz w:val="18"/>
                <w:szCs w:val="18"/>
              </w:rPr>
            </w:pPr>
            <w:r w:rsidRPr="00E01779">
              <w:rPr>
                <w:rFonts w:ascii="Calibri" w:hAnsi="Calibri"/>
                <w:sz w:val="18"/>
                <w:szCs w:val="18"/>
              </w:rPr>
              <w:t>01</w:t>
            </w:r>
          </w:p>
        </w:tc>
        <w:tc>
          <w:tcPr>
            <w:tcW w:w="10620" w:type="dxa"/>
            <w:gridSpan w:val="2"/>
            <w:vAlign w:val="center"/>
          </w:tcPr>
          <w:p w14:paraId="3F896A08" w14:textId="20D5BC0B" w:rsidR="0001140B" w:rsidRPr="006D0BCD" w:rsidRDefault="0001140B" w:rsidP="00F4118E">
            <w:pPr>
              <w:rPr>
                <w:rFonts w:ascii="Calibri" w:hAnsi="Calibri"/>
                <w:sz w:val="18"/>
                <w:szCs w:val="18"/>
              </w:rPr>
            </w:pPr>
            <w:r>
              <w:rPr>
                <w:rFonts w:ascii="Calibri" w:hAnsi="Calibri"/>
                <w:sz w:val="18"/>
                <w:szCs w:val="18"/>
              </w:rPr>
              <w:t xml:space="preserve">If a Time Delay Relay is required by the </w:t>
            </w:r>
            <w:r w:rsidR="00F4118E">
              <w:rPr>
                <w:rFonts w:ascii="Calibri" w:hAnsi="Calibri"/>
                <w:sz w:val="18"/>
                <w:szCs w:val="18"/>
              </w:rPr>
              <w:t>directory used to certify product performance</w:t>
            </w:r>
            <w:r>
              <w:rPr>
                <w:rFonts w:ascii="Calibri" w:hAnsi="Calibri"/>
                <w:sz w:val="18"/>
                <w:szCs w:val="18"/>
              </w:rPr>
              <w:t>, the responsible party certifies by signing below that the Time Delay Relay is installed and has been tested to operate correctly according to the protocols of RA3.4.3.</w:t>
            </w:r>
          </w:p>
        </w:tc>
      </w:tr>
      <w:tr w:rsidR="0001140B" w:rsidRPr="006D0BCD" w14:paraId="3F896A0D" w14:textId="77777777" w:rsidTr="004A3614">
        <w:trPr>
          <w:trHeight w:val="144"/>
        </w:trPr>
        <w:tc>
          <w:tcPr>
            <w:tcW w:w="468" w:type="dxa"/>
            <w:vAlign w:val="center"/>
          </w:tcPr>
          <w:p w14:paraId="3F896A0A"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A0B"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920" w:type="dxa"/>
            <w:vAlign w:val="center"/>
          </w:tcPr>
          <w:p w14:paraId="06E3CDEE"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6C5FC553"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A0C" w14:textId="31220541" w:rsidR="0001140B" w:rsidRPr="0062201F" w:rsidRDefault="0062201F" w:rsidP="0062201F">
            <w:pPr>
              <w:pStyle w:val="ListParagraph"/>
              <w:numPr>
                <w:ilvl w:val="0"/>
                <w:numId w:val="29"/>
              </w:numPr>
              <w:rPr>
                <w:rFonts w:ascii="Calibri" w:hAnsi="Calibri"/>
                <w:sz w:val="18"/>
                <w:szCs w:val="18"/>
              </w:rPr>
            </w:pPr>
            <w:r w:rsidRPr="0062201F">
              <w:rPr>
                <w:rFonts w:ascii="Calibri" w:hAnsi="Calibri"/>
                <w:sz w:val="18"/>
                <w:szCs w:val="18"/>
                <w:u w:val="single"/>
              </w:rPr>
              <w:t>All N/A</w:t>
            </w:r>
            <w:r w:rsidRPr="0062201F">
              <w:rPr>
                <w:rFonts w:ascii="Calibri" w:hAnsi="Calibri"/>
                <w:sz w:val="18"/>
                <w:szCs w:val="18"/>
              </w:rPr>
              <w:t xml:space="preserve"> - This entire table is not applicable</w:t>
            </w:r>
          </w:p>
        </w:tc>
      </w:tr>
      <w:tr w:rsidR="004A3614" w:rsidRPr="006D0BCD" w14:paraId="3F896A11" w14:textId="77777777" w:rsidTr="00003D96">
        <w:trPr>
          <w:trHeight w:val="144"/>
        </w:trPr>
        <w:tc>
          <w:tcPr>
            <w:tcW w:w="468" w:type="dxa"/>
            <w:vAlign w:val="center"/>
          </w:tcPr>
          <w:p w14:paraId="3F896A0E" w14:textId="77777777" w:rsidR="004A3614" w:rsidRDefault="004A3614" w:rsidP="0001140B">
            <w:pPr>
              <w:jc w:val="center"/>
              <w:rPr>
                <w:rFonts w:ascii="Calibri" w:hAnsi="Calibri"/>
                <w:sz w:val="18"/>
                <w:szCs w:val="18"/>
              </w:rPr>
            </w:pPr>
            <w:r>
              <w:rPr>
                <w:rFonts w:ascii="Calibri" w:hAnsi="Calibri"/>
                <w:sz w:val="18"/>
                <w:szCs w:val="18"/>
              </w:rPr>
              <w:t>03</w:t>
            </w:r>
          </w:p>
        </w:tc>
        <w:tc>
          <w:tcPr>
            <w:tcW w:w="10620" w:type="dxa"/>
            <w:gridSpan w:val="2"/>
            <w:vAlign w:val="center"/>
          </w:tcPr>
          <w:p w14:paraId="3F896A10" w14:textId="24DFCE7D"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13" w14:textId="77777777" w:rsidTr="0001140B">
        <w:trPr>
          <w:trHeight w:val="144"/>
        </w:trPr>
        <w:tc>
          <w:tcPr>
            <w:tcW w:w="11088" w:type="dxa"/>
            <w:gridSpan w:val="3"/>
            <w:vAlign w:val="center"/>
          </w:tcPr>
          <w:p w14:paraId="3F896A12"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14" w14:textId="77777777" w:rsidR="00231A21" w:rsidRPr="00903938" w:rsidRDefault="00231A21" w:rsidP="00EF5651">
      <w:pPr>
        <w:rPr>
          <w:rFonts w:asciiTheme="minorHAnsi" w:hAnsiTheme="minorHAnsi"/>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920"/>
      </w:tblGrid>
      <w:tr w:rsidR="0001140B" w:rsidRPr="00903938" w:rsidDel="004E3E8B" w14:paraId="3F896A16" w14:textId="77777777" w:rsidTr="0001140B">
        <w:trPr>
          <w:trHeight w:val="144"/>
        </w:trPr>
        <w:tc>
          <w:tcPr>
            <w:tcW w:w="11088" w:type="dxa"/>
            <w:gridSpan w:val="3"/>
            <w:tcBorders>
              <w:top w:val="single" w:sz="4" w:space="0" w:color="000000"/>
              <w:left w:val="single" w:sz="4" w:space="0" w:color="000000"/>
              <w:bottom w:val="single" w:sz="4" w:space="0" w:color="000000"/>
              <w:right w:val="single" w:sz="4" w:space="0" w:color="000000"/>
            </w:tcBorders>
            <w:vAlign w:val="center"/>
          </w:tcPr>
          <w:p w14:paraId="3F896A15" w14:textId="77777777" w:rsidR="0001140B" w:rsidRPr="00903938" w:rsidDel="004E3E8B" w:rsidRDefault="0001140B" w:rsidP="0001140B">
            <w:pPr>
              <w:rPr>
                <w:rFonts w:ascii="Calibri" w:hAnsi="Calibri"/>
                <w:szCs w:val="18"/>
              </w:rPr>
            </w:pPr>
            <w:r w:rsidRPr="00903938">
              <w:rPr>
                <w:rFonts w:ascii="Calibri" w:hAnsi="Calibri"/>
                <w:b/>
                <w:szCs w:val="18"/>
              </w:rPr>
              <w:t>G. Verified Cooling System TXV</w:t>
            </w:r>
          </w:p>
        </w:tc>
      </w:tr>
      <w:tr w:rsidR="0001140B" w:rsidRPr="006D0BCD" w14:paraId="3F896A19" w14:textId="77777777" w:rsidTr="0001140B">
        <w:trPr>
          <w:trHeight w:val="144"/>
        </w:trPr>
        <w:tc>
          <w:tcPr>
            <w:tcW w:w="468" w:type="dxa"/>
            <w:vAlign w:val="center"/>
          </w:tcPr>
          <w:p w14:paraId="3F896A17" w14:textId="77777777" w:rsidR="0001140B" w:rsidRPr="006D0BCD" w:rsidRDefault="0001140B" w:rsidP="0001140B">
            <w:pPr>
              <w:jc w:val="center"/>
              <w:rPr>
                <w:rFonts w:ascii="Calibri" w:hAnsi="Calibri"/>
                <w:sz w:val="18"/>
                <w:szCs w:val="18"/>
              </w:rPr>
            </w:pPr>
            <w:r w:rsidRPr="00237478">
              <w:rPr>
                <w:rFonts w:ascii="Calibri" w:hAnsi="Calibri"/>
                <w:sz w:val="18"/>
                <w:szCs w:val="18"/>
              </w:rPr>
              <w:t>01</w:t>
            </w:r>
          </w:p>
        </w:tc>
        <w:tc>
          <w:tcPr>
            <w:tcW w:w="10620" w:type="dxa"/>
            <w:gridSpan w:val="2"/>
            <w:vAlign w:val="center"/>
          </w:tcPr>
          <w:p w14:paraId="3F896A18" w14:textId="429BB38F" w:rsidR="0001140B" w:rsidRPr="006D0BCD" w:rsidRDefault="0001140B" w:rsidP="00F4118E">
            <w:pPr>
              <w:rPr>
                <w:rFonts w:ascii="Calibri" w:hAnsi="Calibri"/>
                <w:sz w:val="18"/>
                <w:szCs w:val="18"/>
              </w:rPr>
            </w:pPr>
            <w:r w:rsidRPr="00237478">
              <w:rPr>
                <w:rFonts w:ascii="Calibri" w:hAnsi="Calibri"/>
                <w:sz w:val="18"/>
                <w:szCs w:val="18"/>
              </w:rPr>
              <w:t xml:space="preserve">If a TXV is required by the </w:t>
            </w:r>
            <w:r w:rsidR="00F4118E">
              <w:rPr>
                <w:rFonts w:ascii="Calibri" w:hAnsi="Calibri"/>
                <w:sz w:val="18"/>
                <w:szCs w:val="18"/>
              </w:rPr>
              <w:t>directory used to certify product performance</w:t>
            </w:r>
            <w:r w:rsidRPr="00237478">
              <w:rPr>
                <w:rFonts w:ascii="Calibri" w:hAnsi="Calibri"/>
                <w:sz w:val="18"/>
                <w:szCs w:val="18"/>
              </w:rPr>
              <w:t>, the responsible party certifies by signing below that the TXV is properly installed and has been visually verified, including proper placement of sensing bulb.</w:t>
            </w:r>
          </w:p>
        </w:tc>
      </w:tr>
      <w:tr w:rsidR="0001140B" w:rsidRPr="006D0BCD" w14:paraId="3F896A1D" w14:textId="77777777" w:rsidTr="004A3614">
        <w:trPr>
          <w:trHeight w:val="144"/>
        </w:trPr>
        <w:tc>
          <w:tcPr>
            <w:tcW w:w="468" w:type="dxa"/>
            <w:vAlign w:val="center"/>
          </w:tcPr>
          <w:p w14:paraId="3F896A1A" w14:textId="77777777" w:rsidR="0001140B" w:rsidRPr="006D0BCD" w:rsidRDefault="0001140B" w:rsidP="0001140B">
            <w:pPr>
              <w:jc w:val="center"/>
              <w:rPr>
                <w:rFonts w:ascii="Calibri" w:hAnsi="Calibri"/>
                <w:sz w:val="18"/>
                <w:szCs w:val="18"/>
              </w:rPr>
            </w:pPr>
            <w:r>
              <w:rPr>
                <w:rFonts w:ascii="Calibri" w:hAnsi="Calibri"/>
                <w:sz w:val="18"/>
                <w:szCs w:val="18"/>
              </w:rPr>
              <w:t>02</w:t>
            </w:r>
          </w:p>
        </w:tc>
        <w:tc>
          <w:tcPr>
            <w:tcW w:w="2700" w:type="dxa"/>
            <w:vAlign w:val="center"/>
          </w:tcPr>
          <w:p w14:paraId="3F896A1B" w14:textId="77777777" w:rsidR="0001140B" w:rsidRPr="006D0BCD" w:rsidRDefault="0001140B" w:rsidP="0001140B">
            <w:pPr>
              <w:rPr>
                <w:rFonts w:ascii="Calibri" w:hAnsi="Calibri"/>
                <w:sz w:val="18"/>
                <w:szCs w:val="18"/>
              </w:rPr>
            </w:pPr>
            <w:r>
              <w:rPr>
                <w:rFonts w:ascii="Calibri" w:hAnsi="Calibri"/>
                <w:sz w:val="18"/>
                <w:szCs w:val="18"/>
              </w:rPr>
              <w:t>Verification Status:</w:t>
            </w:r>
          </w:p>
        </w:tc>
        <w:tc>
          <w:tcPr>
            <w:tcW w:w="7920" w:type="dxa"/>
            <w:vAlign w:val="center"/>
          </w:tcPr>
          <w:p w14:paraId="52FE302E"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C8B3E22" w14:textId="77777777" w:rsidR="0062201F" w:rsidRDefault="0062201F" w:rsidP="0062201F">
            <w:pPr>
              <w:pStyle w:val="ListParagraph"/>
              <w:keepNext/>
              <w:numPr>
                <w:ilvl w:val="0"/>
                <w:numId w:val="29"/>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A1C" w14:textId="04DB8E00" w:rsidR="0001140B" w:rsidRPr="0062201F" w:rsidRDefault="0062201F" w:rsidP="0062201F">
            <w:pPr>
              <w:pStyle w:val="ListParagraph"/>
              <w:numPr>
                <w:ilvl w:val="0"/>
                <w:numId w:val="29"/>
              </w:numPr>
              <w:rPr>
                <w:rFonts w:ascii="Calibri" w:hAnsi="Calibri"/>
                <w:sz w:val="18"/>
                <w:szCs w:val="18"/>
              </w:rPr>
            </w:pPr>
            <w:r w:rsidRPr="0062201F">
              <w:rPr>
                <w:rFonts w:ascii="Calibri" w:hAnsi="Calibri"/>
                <w:sz w:val="18"/>
                <w:szCs w:val="18"/>
                <w:u w:val="single"/>
              </w:rPr>
              <w:t>All N/A</w:t>
            </w:r>
            <w:r w:rsidRPr="0062201F">
              <w:rPr>
                <w:rFonts w:ascii="Calibri" w:hAnsi="Calibri"/>
                <w:sz w:val="18"/>
                <w:szCs w:val="18"/>
              </w:rPr>
              <w:t xml:space="preserve"> - This entire table is not applicable</w:t>
            </w:r>
          </w:p>
        </w:tc>
      </w:tr>
      <w:tr w:rsidR="004A3614" w:rsidRPr="006D0BCD" w14:paraId="3F896A21" w14:textId="77777777" w:rsidTr="00003D96">
        <w:trPr>
          <w:trHeight w:val="144"/>
        </w:trPr>
        <w:tc>
          <w:tcPr>
            <w:tcW w:w="468" w:type="dxa"/>
            <w:vAlign w:val="center"/>
          </w:tcPr>
          <w:p w14:paraId="3F896A1E" w14:textId="77777777" w:rsidR="004A3614" w:rsidRDefault="004A3614" w:rsidP="0001140B">
            <w:pPr>
              <w:jc w:val="center"/>
              <w:rPr>
                <w:rFonts w:ascii="Calibri" w:hAnsi="Calibri"/>
                <w:sz w:val="18"/>
                <w:szCs w:val="18"/>
              </w:rPr>
            </w:pPr>
            <w:r>
              <w:rPr>
                <w:rFonts w:ascii="Calibri" w:hAnsi="Calibri"/>
                <w:sz w:val="18"/>
                <w:szCs w:val="18"/>
              </w:rPr>
              <w:t>03</w:t>
            </w:r>
          </w:p>
        </w:tc>
        <w:tc>
          <w:tcPr>
            <w:tcW w:w="10620" w:type="dxa"/>
            <w:gridSpan w:val="2"/>
            <w:vAlign w:val="center"/>
          </w:tcPr>
          <w:p w14:paraId="3F896A20" w14:textId="77298982" w:rsidR="004A3614" w:rsidRPr="006D0BCD" w:rsidRDefault="004A3614" w:rsidP="0001140B">
            <w:pPr>
              <w:rPr>
                <w:rFonts w:ascii="Calibri" w:hAnsi="Calibri"/>
                <w:sz w:val="18"/>
                <w:szCs w:val="18"/>
              </w:rPr>
            </w:pPr>
            <w:r>
              <w:rPr>
                <w:rFonts w:ascii="Calibri" w:hAnsi="Calibri"/>
                <w:sz w:val="18"/>
                <w:szCs w:val="18"/>
              </w:rPr>
              <w:t>Correction Notes:</w:t>
            </w:r>
          </w:p>
        </w:tc>
      </w:tr>
      <w:tr w:rsidR="0001140B" w:rsidRPr="006D0BCD" w14:paraId="3F896A23" w14:textId="77777777" w:rsidTr="0001140B">
        <w:trPr>
          <w:trHeight w:val="144"/>
        </w:trPr>
        <w:tc>
          <w:tcPr>
            <w:tcW w:w="11088" w:type="dxa"/>
            <w:gridSpan w:val="3"/>
            <w:vAlign w:val="center"/>
          </w:tcPr>
          <w:p w14:paraId="3F896A22" w14:textId="77777777" w:rsidR="0001140B" w:rsidRPr="006D0BCD" w:rsidRDefault="0001140B" w:rsidP="0001140B">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24" w14:textId="77777777" w:rsidR="00231A21" w:rsidRPr="00903938" w:rsidRDefault="00231A21" w:rsidP="00EF565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1140B" w:rsidRPr="0084687D" w14:paraId="3F896A27" w14:textId="77777777" w:rsidTr="0001140B">
        <w:trPr>
          <w:cantSplit/>
          <w:trHeight w:val="432"/>
        </w:trPr>
        <w:tc>
          <w:tcPr>
            <w:tcW w:w="5000" w:type="pct"/>
            <w:gridSpan w:val="2"/>
            <w:vAlign w:val="center"/>
          </w:tcPr>
          <w:p w14:paraId="3F896A25" w14:textId="77777777" w:rsidR="0001140B" w:rsidRPr="00903938" w:rsidRDefault="0001140B" w:rsidP="00880CC5">
            <w:pPr>
              <w:keepNext/>
              <w:rPr>
                <w:rFonts w:ascii="Calibri" w:hAnsi="Calibri"/>
                <w:b/>
                <w:szCs w:val="18"/>
              </w:rPr>
            </w:pPr>
            <w:r w:rsidRPr="00903938">
              <w:rPr>
                <w:rFonts w:ascii="Calibri" w:hAnsi="Calibri"/>
                <w:b/>
                <w:szCs w:val="18"/>
              </w:rPr>
              <w:t>H. Determination of HERS Verification Compliance</w:t>
            </w:r>
          </w:p>
          <w:p w14:paraId="3F896A26" w14:textId="77777777" w:rsidR="0001140B" w:rsidRPr="0084687D" w:rsidRDefault="0001140B" w:rsidP="0001140B">
            <w:pPr>
              <w:keepNext/>
              <w:spacing w:after="60"/>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01140B" w:rsidRPr="0084687D" w14:paraId="3F896A2A" w14:textId="77777777" w:rsidTr="0001140B">
        <w:trPr>
          <w:cantSplit/>
          <w:trHeight w:val="144"/>
        </w:trPr>
        <w:tc>
          <w:tcPr>
            <w:tcW w:w="253" w:type="pct"/>
            <w:vAlign w:val="center"/>
          </w:tcPr>
          <w:p w14:paraId="3F896A28" w14:textId="77777777" w:rsidR="0001140B" w:rsidRPr="0084687D" w:rsidDel="00C76C40" w:rsidRDefault="0001140B" w:rsidP="0001140B">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A29" w14:textId="77777777" w:rsidR="0001140B" w:rsidRPr="0084687D" w:rsidRDefault="0001140B" w:rsidP="0001140B">
            <w:pPr>
              <w:keepNext/>
              <w:rPr>
                <w:rFonts w:ascii="Calibri" w:hAnsi="Calibri"/>
                <w:sz w:val="18"/>
                <w:szCs w:val="18"/>
              </w:rPr>
            </w:pPr>
          </w:p>
        </w:tc>
      </w:tr>
    </w:tbl>
    <w:p w14:paraId="3F896A2B" w14:textId="77777777" w:rsidR="00231A21" w:rsidRDefault="00231A21" w:rsidP="00EF5651">
      <w:pPr>
        <w:rPr>
          <w:rFonts w:asciiTheme="minorHAnsi" w:hAnsiTheme="minorHAnsi"/>
          <w:sz w:val="18"/>
          <w:szCs w:val="18"/>
        </w:rPr>
      </w:pPr>
    </w:p>
    <w:p w14:paraId="3F896A2C" w14:textId="77777777" w:rsidR="0001140B" w:rsidRDefault="0001140B">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8D3F64" w14:paraId="3F896A2E" w14:textId="77777777" w:rsidTr="008D3F6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F896A2D"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caps/>
                <w:sz w:val="18"/>
                <w:szCs w:val="18"/>
              </w:rPr>
              <w:lastRenderedPageBreak/>
              <w:t>Documentation Author's Declaration Statement</w:t>
            </w:r>
          </w:p>
        </w:tc>
      </w:tr>
      <w:tr w:rsidR="008D3F64" w14:paraId="3F896A30" w14:textId="77777777" w:rsidTr="00903938">
        <w:trPr>
          <w:trHeight w:val="2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F896A2F" w14:textId="77777777" w:rsidR="008D3F64" w:rsidRDefault="008D3F64" w:rsidP="00903938">
            <w:pPr>
              <w:numPr>
                <w:ilvl w:val="0"/>
                <w:numId w:val="8"/>
              </w:numPr>
              <w:ind w:left="271" w:hanging="288"/>
              <w:rPr>
                <w:rFonts w:asciiTheme="minorHAnsi" w:hAnsiTheme="minorHAnsi"/>
                <w:sz w:val="18"/>
                <w:szCs w:val="18"/>
              </w:rPr>
            </w:pPr>
            <w:r>
              <w:rPr>
                <w:rFonts w:asciiTheme="minorHAnsi" w:hAnsiTheme="minorHAnsi"/>
                <w:sz w:val="18"/>
                <w:szCs w:val="18"/>
              </w:rPr>
              <w:t>I certify that this Certificate of Verification documentation is accurate and complete.</w:t>
            </w:r>
          </w:p>
        </w:tc>
      </w:tr>
      <w:tr w:rsidR="008D3F64" w14:paraId="3F896A33" w14:textId="77777777" w:rsidTr="008D3F6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F896A31" w14:textId="77777777" w:rsidR="008D3F64" w:rsidRDefault="008D3F64">
            <w:pPr>
              <w:rPr>
                <w:rFonts w:asciiTheme="minorHAnsi" w:hAnsiTheme="minorHAnsi"/>
                <w:sz w:val="14"/>
                <w:szCs w:val="14"/>
              </w:rPr>
            </w:pPr>
            <w:r>
              <w:rPr>
                <w:rFonts w:asciiTheme="minorHAnsi" w:hAnsiTheme="minorHAns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F896A32" w14:textId="77777777" w:rsidR="008D3F64" w:rsidRDefault="008D3F64">
            <w:pPr>
              <w:rPr>
                <w:rFonts w:asciiTheme="minorHAnsi" w:hAnsiTheme="minorHAnsi"/>
                <w:sz w:val="14"/>
                <w:szCs w:val="14"/>
              </w:rPr>
            </w:pPr>
            <w:r>
              <w:rPr>
                <w:rFonts w:asciiTheme="minorHAnsi" w:hAnsiTheme="minorHAnsi"/>
                <w:sz w:val="14"/>
                <w:szCs w:val="14"/>
              </w:rPr>
              <w:t>Documentation Author Signature:</w:t>
            </w:r>
          </w:p>
        </w:tc>
      </w:tr>
      <w:tr w:rsidR="008D3F64" w14:paraId="3F896A36" w14:textId="77777777" w:rsidTr="008D3F6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F896A34" w14:textId="77777777" w:rsidR="008D3F64" w:rsidRDefault="008D3F64">
            <w:pPr>
              <w:rPr>
                <w:rFonts w:asciiTheme="minorHAnsi" w:hAnsiTheme="minorHAnsi"/>
                <w:sz w:val="14"/>
                <w:szCs w:val="14"/>
              </w:rPr>
            </w:pPr>
            <w:r>
              <w:rPr>
                <w:rFonts w:asciiTheme="minorHAnsi" w:hAnsiTheme="minorHAns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F896A35" w14:textId="77777777" w:rsidR="008D3F64" w:rsidRDefault="008D3F64">
            <w:pPr>
              <w:rPr>
                <w:rFonts w:asciiTheme="minorHAnsi" w:hAnsiTheme="minorHAnsi"/>
                <w:sz w:val="14"/>
                <w:szCs w:val="14"/>
              </w:rPr>
            </w:pPr>
            <w:r>
              <w:rPr>
                <w:rFonts w:asciiTheme="minorHAnsi" w:hAnsiTheme="minorHAnsi"/>
                <w:sz w:val="14"/>
                <w:szCs w:val="14"/>
              </w:rPr>
              <w:t>Date Signed:</w:t>
            </w:r>
          </w:p>
        </w:tc>
      </w:tr>
      <w:tr w:rsidR="008D3F64" w14:paraId="3F896A39" w14:textId="77777777" w:rsidTr="008D3F6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F896A37" w14:textId="77777777" w:rsidR="008D3F64" w:rsidRDefault="008D3F64">
            <w:pPr>
              <w:rPr>
                <w:rFonts w:asciiTheme="minorHAnsi" w:hAnsiTheme="minorHAnsi"/>
                <w:sz w:val="14"/>
                <w:szCs w:val="14"/>
              </w:rPr>
            </w:pPr>
            <w:r>
              <w:rPr>
                <w:rFonts w:asciiTheme="minorHAnsi" w:hAnsiTheme="minorHAns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F896A38" w14:textId="77777777" w:rsidR="008D3F64" w:rsidRDefault="008D3F64">
            <w:pPr>
              <w:rPr>
                <w:rFonts w:asciiTheme="minorHAnsi" w:hAnsiTheme="minorHAnsi"/>
                <w:sz w:val="14"/>
                <w:szCs w:val="14"/>
              </w:rPr>
            </w:pPr>
            <w:r>
              <w:rPr>
                <w:rFonts w:asciiTheme="minorHAnsi" w:hAnsiTheme="minorHAnsi"/>
                <w:sz w:val="14"/>
                <w:szCs w:val="14"/>
              </w:rPr>
              <w:t>CEA/HERS Certification Information (if applicable):</w:t>
            </w:r>
          </w:p>
        </w:tc>
      </w:tr>
      <w:tr w:rsidR="008D3F64" w14:paraId="3F896A3C" w14:textId="77777777" w:rsidTr="008D3F6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F896A3A" w14:textId="77777777" w:rsidR="008D3F64" w:rsidRDefault="008D3F64">
            <w:pPr>
              <w:rPr>
                <w:rFonts w:asciiTheme="minorHAnsi" w:hAnsiTheme="minorHAnsi"/>
                <w:sz w:val="14"/>
                <w:szCs w:val="14"/>
              </w:rPr>
            </w:pPr>
            <w:r>
              <w:rPr>
                <w:rFonts w:asciiTheme="minorHAnsi" w:hAnsiTheme="minorHAns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F896A3B" w14:textId="77777777" w:rsidR="008D3F64" w:rsidRDefault="008D3F64">
            <w:pPr>
              <w:rPr>
                <w:rFonts w:asciiTheme="minorHAnsi" w:hAnsiTheme="minorHAnsi"/>
                <w:sz w:val="14"/>
                <w:szCs w:val="14"/>
              </w:rPr>
            </w:pPr>
            <w:r>
              <w:rPr>
                <w:rFonts w:asciiTheme="minorHAnsi" w:hAnsiTheme="minorHAnsi"/>
                <w:sz w:val="14"/>
                <w:szCs w:val="14"/>
              </w:rPr>
              <w:t>Phone:</w:t>
            </w:r>
          </w:p>
        </w:tc>
      </w:tr>
      <w:tr w:rsidR="008D3F64" w14:paraId="3F896A3E" w14:textId="77777777" w:rsidTr="008D3F6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3D"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Declaration statement </w:t>
            </w:r>
          </w:p>
        </w:tc>
      </w:tr>
      <w:tr w:rsidR="008D3F64" w14:paraId="3F896A45" w14:textId="77777777" w:rsidTr="008D3F6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3F" w14:textId="77777777" w:rsidR="008D3F64" w:rsidRDefault="008D3F64" w:rsidP="00903938">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3F896A40"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3F896A41"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3F896A42"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F896A43"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F896A44" w14:textId="77777777" w:rsidR="008D3F64" w:rsidRDefault="008D3F64" w:rsidP="00903938">
            <w:pPr>
              <w:pStyle w:val="p2"/>
              <w:keepNext/>
              <w:numPr>
                <w:ilvl w:val="0"/>
                <w:numId w:val="9"/>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D3F64" w14:paraId="3F896A47" w14:textId="77777777" w:rsidTr="008D3F6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46"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Pr>
                <w:rFonts w:asciiTheme="minorHAnsi" w:hAnsiTheme="minorHAnsi" w:cs="Arial"/>
                <w:b/>
                <w:caps/>
                <w:sz w:val="18"/>
                <w:szCs w:val="18"/>
              </w:rPr>
              <w:t>BUILDER OR INSTALLER INFORMATION AS SHOWN ON THE CERTIFICATE OF INSTALLATION</w:t>
            </w:r>
          </w:p>
        </w:tc>
      </w:tr>
      <w:tr w:rsidR="008D3F64" w14:paraId="3F896A49" w14:textId="77777777" w:rsidTr="008D3F6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F896A48"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Pr>
                <w:rFonts w:asciiTheme="minorHAnsi" w:hAnsiTheme="minorHAnsi"/>
                <w:sz w:val="14"/>
                <w:szCs w:val="14"/>
              </w:rPr>
              <w:t>Company Name (Installing Subcontractor, General Contractor, or Builder/Owner):</w:t>
            </w:r>
          </w:p>
        </w:tc>
      </w:tr>
      <w:tr w:rsidR="008D3F64" w14:paraId="3F896A4C" w14:textId="77777777" w:rsidTr="008D3F6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4A" w14:textId="77777777" w:rsidR="008D3F64" w:rsidRDefault="008D3F6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Pr>
                <w:rFonts w:asciiTheme="minorHAnsi" w:hAnsiTheme="minorHAns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896A4B" w14:textId="77777777" w:rsidR="008D3F64" w:rsidRDefault="008D3F6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CSLB License:</w:t>
            </w:r>
          </w:p>
        </w:tc>
      </w:tr>
      <w:tr w:rsidR="008D3F64" w14:paraId="3F896A4E" w14:textId="77777777" w:rsidTr="008D3F6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896A4D" w14:textId="77777777" w:rsidR="008D3F64" w:rsidRDefault="008D3F64" w:rsidP="0090393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8D3F64" w14:paraId="3F896A51" w14:textId="77777777" w:rsidTr="008D3F6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4F" w14:textId="77777777"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 (if applicable):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0" w14:textId="32E1A155" w:rsidR="008D3F64" w:rsidRDefault="008D3F6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Dwelling Test Status in Sample Group (if applicable)</w:t>
            </w:r>
            <w:r w:rsidR="00EA3AFA">
              <w:rPr>
                <w:rFonts w:asciiTheme="minorHAnsi" w:hAnsiTheme="minorHAnsi"/>
                <w:sz w:val="14"/>
                <w:szCs w:val="14"/>
              </w:rPr>
              <w:t>:</w:t>
            </w:r>
          </w:p>
        </w:tc>
      </w:tr>
      <w:tr w:rsidR="008D3F64" w14:paraId="3F896A53" w14:textId="77777777" w:rsidTr="008D3F6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896A52" w14:textId="77777777" w:rsidR="008D3F64" w:rsidRDefault="008D3F64" w:rsidP="0090393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8D3F64" w14:paraId="3F896A55" w14:textId="77777777" w:rsidTr="008D3F6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4" w14:textId="77777777" w:rsidR="008D3F64" w:rsidRDefault="008D3F6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HERS Rater Company Name:</w:t>
            </w:r>
          </w:p>
        </w:tc>
      </w:tr>
      <w:tr w:rsidR="008D3F64" w14:paraId="3F896A58" w14:textId="77777777" w:rsidTr="008D3F6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6"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7"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Signature:</w:t>
            </w:r>
          </w:p>
        </w:tc>
      </w:tr>
      <w:tr w:rsidR="008D3F64" w14:paraId="3F896A5B" w14:textId="77777777" w:rsidTr="008D3F6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9" w14:textId="14F6F992"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 Certification Number w/ this HERS Provider</w:t>
            </w:r>
            <w:r w:rsidR="00EA3AFA">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896A5A" w14:textId="77777777" w:rsidR="008D3F64" w:rsidRDefault="008D3F6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bl>
    <w:p w14:paraId="3F896A5C" w14:textId="77777777" w:rsidR="00850428" w:rsidRPr="00850428" w:rsidRDefault="00850428"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Cs/>
          <w:caps/>
          <w:sz w:val="18"/>
          <w:szCs w:val="18"/>
        </w:rPr>
      </w:pPr>
    </w:p>
    <w:p w14:paraId="3F896A5D" w14:textId="77777777" w:rsidR="00370F0D" w:rsidRPr="00850428" w:rsidRDefault="00370F0D" w:rsidP="00F75D5C">
      <w:pPr>
        <w:rPr>
          <w:rFonts w:asciiTheme="minorHAnsi" w:hAnsiTheme="minorHAnsi"/>
          <w:sz w:val="18"/>
          <w:szCs w:val="18"/>
        </w:rPr>
        <w:sectPr w:rsidR="00370F0D" w:rsidRPr="00850428" w:rsidSect="00003D96">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3F896A5E" w14:textId="77777777" w:rsidR="00325ACD" w:rsidRPr="00903938" w:rsidRDefault="00880CC5" w:rsidP="00880CC5">
      <w:pPr>
        <w:jc w:val="center"/>
        <w:rPr>
          <w:rFonts w:asciiTheme="minorHAnsi" w:hAnsiTheme="minorHAnsi"/>
          <w:b/>
          <w:szCs w:val="18"/>
        </w:rPr>
      </w:pPr>
      <w:r w:rsidRPr="00903938">
        <w:rPr>
          <w:rFonts w:asciiTheme="minorHAnsi" w:hAnsiTheme="minorHAnsi"/>
          <w:b/>
          <w:szCs w:val="18"/>
        </w:rPr>
        <w:lastRenderedPageBreak/>
        <w:t>CF3R-MCH-26-H User Instructions</w:t>
      </w:r>
    </w:p>
    <w:p w14:paraId="3F896A5F" w14:textId="77777777" w:rsidR="00CD0342" w:rsidRPr="00880CC5" w:rsidRDefault="00CD0342" w:rsidP="00CD0342">
      <w:pPr>
        <w:rPr>
          <w:rFonts w:ascii="Calibri" w:hAnsi="Calibri"/>
          <w:b/>
          <w:sz w:val="18"/>
          <w:szCs w:val="18"/>
        </w:rPr>
      </w:pPr>
    </w:p>
    <w:p w14:paraId="3F896A60" w14:textId="77777777" w:rsidR="00236354" w:rsidRPr="00880CC5" w:rsidRDefault="00236354" w:rsidP="00236354">
      <w:pPr>
        <w:rPr>
          <w:rFonts w:ascii="Calibri" w:hAnsi="Calibri"/>
          <w:szCs w:val="18"/>
        </w:rPr>
      </w:pPr>
      <w:r w:rsidRPr="00880CC5">
        <w:rPr>
          <w:rFonts w:ascii="Calibri" w:hAnsi="Calibri"/>
          <w:b/>
          <w:szCs w:val="18"/>
        </w:rPr>
        <w:t>Section A. System Information</w:t>
      </w:r>
    </w:p>
    <w:p w14:paraId="3F896A61" w14:textId="77777777" w:rsidR="00236354" w:rsidRPr="00880CC5" w:rsidRDefault="00236354" w:rsidP="00236354">
      <w:pPr>
        <w:pStyle w:val="ListParagraph"/>
        <w:numPr>
          <w:ilvl w:val="0"/>
          <w:numId w:val="22"/>
        </w:numPr>
        <w:rPr>
          <w:rFonts w:ascii="Calibri" w:hAnsi="Calibri"/>
        </w:rPr>
      </w:pPr>
      <w:r w:rsidRPr="00880CC5">
        <w:rPr>
          <w:rFonts w:ascii="Calibri" w:hAnsi="Calibri"/>
        </w:rPr>
        <w:t>System Identification or Name: This field is filled out automatically. It is referenced from the CF2R-MCH-01, which must be completed prior to this document.</w:t>
      </w:r>
    </w:p>
    <w:p w14:paraId="3F896A62" w14:textId="77777777" w:rsidR="00236354" w:rsidRPr="00880CC5" w:rsidRDefault="00236354" w:rsidP="00236354">
      <w:pPr>
        <w:pStyle w:val="ListParagraph"/>
        <w:numPr>
          <w:ilvl w:val="0"/>
          <w:numId w:val="22"/>
        </w:numPr>
        <w:rPr>
          <w:rFonts w:ascii="Calibri" w:hAnsi="Calibri"/>
        </w:rPr>
      </w:pPr>
      <w:r w:rsidRPr="00880CC5">
        <w:rPr>
          <w:rFonts w:asciiTheme="minorHAnsi" w:hAnsiTheme="minorHAnsi"/>
          <w:szCs w:val="18"/>
        </w:rPr>
        <w:t>System Location or Area Served:</w:t>
      </w:r>
      <w:r w:rsidRPr="00880CC5">
        <w:rPr>
          <w:rFonts w:ascii="Calibri" w:hAnsi="Calibri"/>
        </w:rPr>
        <w:t xml:space="preserve"> This field is filled out automatically. It is referenced from the CF2R-MCH-01, which must be completed prior to this document.</w:t>
      </w:r>
    </w:p>
    <w:p w14:paraId="3F896A63" w14:textId="77777777" w:rsidR="00236354" w:rsidRPr="00880CC5" w:rsidRDefault="00236354" w:rsidP="00236354">
      <w:pPr>
        <w:pStyle w:val="ListParagraph"/>
        <w:numPr>
          <w:ilvl w:val="0"/>
          <w:numId w:val="22"/>
        </w:numPr>
        <w:rPr>
          <w:rFonts w:ascii="Calibri" w:hAnsi="Calibri"/>
          <w:szCs w:val="18"/>
        </w:rPr>
      </w:pPr>
      <w:r w:rsidRPr="00880CC5">
        <w:rPr>
          <w:rFonts w:asciiTheme="minorHAnsi" w:hAnsiTheme="minorHAnsi"/>
          <w:szCs w:val="18"/>
        </w:rPr>
        <w:t xml:space="preserve">Status: SEER and EER performance compliance credit check: </w:t>
      </w:r>
      <w:r w:rsidRPr="00880CC5">
        <w:rPr>
          <w:rFonts w:ascii="Calibri" w:hAnsi="Calibri"/>
        </w:rPr>
        <w:t xml:space="preserve">This field is filled out automatically. It is referenced from the CF2R-MCH-01, which must be completed prior to this document. </w:t>
      </w:r>
    </w:p>
    <w:p w14:paraId="3F896A64" w14:textId="53F3D4AC" w:rsidR="00846479" w:rsidRPr="00880CC5" w:rsidRDefault="00846479" w:rsidP="00846479">
      <w:pPr>
        <w:pStyle w:val="ListParagraph"/>
        <w:numPr>
          <w:ilvl w:val="0"/>
          <w:numId w:val="22"/>
        </w:numPr>
        <w:rPr>
          <w:rFonts w:ascii="Calibri" w:hAnsi="Calibri"/>
          <w:szCs w:val="18"/>
        </w:rPr>
      </w:pPr>
      <w:r w:rsidRPr="00880CC5">
        <w:rPr>
          <w:rFonts w:asciiTheme="minorHAnsi" w:hAnsiTheme="minorHAnsi"/>
          <w:szCs w:val="18"/>
        </w:rPr>
        <w:t xml:space="preserve">Directory </w:t>
      </w:r>
      <w:r w:rsidR="00386EA9">
        <w:rPr>
          <w:rFonts w:asciiTheme="minorHAnsi" w:hAnsiTheme="minorHAnsi"/>
          <w:szCs w:val="18"/>
        </w:rPr>
        <w:t>U</w:t>
      </w:r>
      <w:r w:rsidRPr="00880CC5">
        <w:rPr>
          <w:rFonts w:asciiTheme="minorHAnsi" w:hAnsiTheme="minorHAnsi"/>
          <w:szCs w:val="18"/>
        </w:rPr>
        <w:t xml:space="preserve">sed to </w:t>
      </w:r>
      <w:r w:rsidR="00386EA9">
        <w:rPr>
          <w:rFonts w:asciiTheme="minorHAnsi" w:hAnsiTheme="minorHAnsi"/>
          <w:szCs w:val="18"/>
        </w:rPr>
        <w:t>C</w:t>
      </w:r>
      <w:r w:rsidRPr="00880CC5">
        <w:rPr>
          <w:rFonts w:asciiTheme="minorHAnsi" w:hAnsiTheme="minorHAnsi"/>
          <w:szCs w:val="18"/>
        </w:rPr>
        <w:t xml:space="preserve">ertify </w:t>
      </w:r>
      <w:r w:rsidR="00386EA9">
        <w:rPr>
          <w:rFonts w:asciiTheme="minorHAnsi" w:hAnsiTheme="minorHAnsi"/>
          <w:szCs w:val="18"/>
        </w:rPr>
        <w:t>P</w:t>
      </w:r>
      <w:r w:rsidRPr="00880CC5">
        <w:rPr>
          <w:rFonts w:asciiTheme="minorHAnsi" w:hAnsiTheme="minorHAnsi"/>
          <w:szCs w:val="18"/>
        </w:rPr>
        <w:t xml:space="preserve">roduct </w:t>
      </w:r>
      <w:r w:rsidR="00386EA9">
        <w:rPr>
          <w:rFonts w:asciiTheme="minorHAnsi" w:hAnsiTheme="minorHAnsi"/>
          <w:szCs w:val="18"/>
        </w:rPr>
        <w:t>P</w:t>
      </w:r>
      <w:r w:rsidRPr="00880CC5">
        <w:rPr>
          <w:rFonts w:asciiTheme="minorHAnsi" w:hAnsiTheme="minorHAnsi"/>
          <w:szCs w:val="18"/>
        </w:rPr>
        <w:t>erformance: User to select from dropdown list the certification data base used to document equipment efficiency.</w:t>
      </w:r>
    </w:p>
    <w:p w14:paraId="3F896A65" w14:textId="6F0D7517" w:rsidR="00236354" w:rsidRPr="00880CC5" w:rsidRDefault="00F92723" w:rsidP="00236354">
      <w:pPr>
        <w:pStyle w:val="ListParagraph"/>
        <w:numPr>
          <w:ilvl w:val="0"/>
          <w:numId w:val="22"/>
        </w:numPr>
        <w:rPr>
          <w:rFonts w:ascii="Calibri" w:hAnsi="Calibri"/>
          <w:szCs w:val="18"/>
        </w:rPr>
      </w:pPr>
      <w:r w:rsidRPr="00880CC5">
        <w:rPr>
          <w:rFonts w:asciiTheme="minorHAnsi" w:hAnsiTheme="minorHAnsi"/>
          <w:szCs w:val="18"/>
        </w:rPr>
        <w:t xml:space="preserve">AHRI </w:t>
      </w:r>
      <w:r w:rsidR="00386EA9">
        <w:rPr>
          <w:rFonts w:asciiTheme="minorHAnsi" w:hAnsiTheme="minorHAnsi"/>
          <w:szCs w:val="18"/>
        </w:rPr>
        <w:t>C</w:t>
      </w:r>
      <w:r w:rsidRPr="00880CC5">
        <w:rPr>
          <w:rFonts w:asciiTheme="minorHAnsi" w:hAnsiTheme="minorHAnsi"/>
          <w:szCs w:val="18"/>
        </w:rPr>
        <w:t xml:space="preserve">ertification </w:t>
      </w:r>
      <w:r w:rsidR="00386EA9">
        <w:rPr>
          <w:rFonts w:asciiTheme="minorHAnsi" w:hAnsiTheme="minorHAnsi"/>
          <w:szCs w:val="18"/>
        </w:rPr>
        <w:t>N</w:t>
      </w:r>
      <w:r w:rsidRPr="00880CC5">
        <w:rPr>
          <w:rFonts w:asciiTheme="minorHAnsi" w:hAnsiTheme="minorHAnsi"/>
          <w:szCs w:val="18"/>
        </w:rPr>
        <w:t xml:space="preserve">umber for the </w:t>
      </w:r>
      <w:r w:rsidR="00386EA9">
        <w:rPr>
          <w:rFonts w:asciiTheme="minorHAnsi" w:hAnsiTheme="minorHAnsi"/>
          <w:szCs w:val="18"/>
        </w:rPr>
        <w:t>I</w:t>
      </w:r>
      <w:r w:rsidRPr="00880CC5">
        <w:rPr>
          <w:rFonts w:asciiTheme="minorHAnsi" w:hAnsiTheme="minorHAnsi"/>
          <w:szCs w:val="18"/>
        </w:rPr>
        <w:t xml:space="preserve">nstalled </w:t>
      </w:r>
      <w:r w:rsidR="00386EA9">
        <w:rPr>
          <w:rFonts w:asciiTheme="minorHAnsi" w:hAnsiTheme="minorHAnsi"/>
          <w:szCs w:val="18"/>
        </w:rPr>
        <w:t>S</w:t>
      </w:r>
      <w:r w:rsidRPr="00880CC5">
        <w:rPr>
          <w:rFonts w:asciiTheme="minorHAnsi" w:hAnsiTheme="minorHAnsi"/>
          <w:szCs w:val="18"/>
        </w:rPr>
        <w:t xml:space="preserve">pace </w:t>
      </w:r>
      <w:r w:rsidR="00386EA9">
        <w:rPr>
          <w:rFonts w:asciiTheme="minorHAnsi" w:hAnsiTheme="minorHAnsi"/>
          <w:szCs w:val="18"/>
        </w:rPr>
        <w:t>C</w:t>
      </w:r>
      <w:r w:rsidRPr="00880CC5">
        <w:rPr>
          <w:rFonts w:asciiTheme="minorHAnsi" w:hAnsiTheme="minorHAnsi"/>
          <w:szCs w:val="18"/>
        </w:rPr>
        <w:t xml:space="preserve">onditioning </w:t>
      </w:r>
      <w:r w:rsidR="00386EA9">
        <w:rPr>
          <w:rFonts w:asciiTheme="minorHAnsi" w:hAnsiTheme="minorHAnsi"/>
          <w:szCs w:val="18"/>
        </w:rPr>
        <w:t>S</w:t>
      </w:r>
      <w:r w:rsidRPr="00880CC5">
        <w:rPr>
          <w:rFonts w:asciiTheme="minorHAnsi" w:hAnsiTheme="minorHAnsi"/>
          <w:szCs w:val="18"/>
        </w:rPr>
        <w:t xml:space="preserve">ystem: </w:t>
      </w:r>
      <w:r w:rsidR="00ED161E" w:rsidRPr="00880CC5">
        <w:rPr>
          <w:rFonts w:asciiTheme="minorHAnsi" w:hAnsiTheme="minorHAnsi"/>
          <w:szCs w:val="18"/>
        </w:rPr>
        <w:t>If not using AHRI, select “N/A.” Otherwise, e</w:t>
      </w:r>
      <w:r w:rsidR="00236354" w:rsidRPr="00880CC5">
        <w:rPr>
          <w:rFonts w:asciiTheme="minorHAnsi" w:hAnsiTheme="minorHAnsi"/>
          <w:szCs w:val="18"/>
        </w:rPr>
        <w:t xml:space="preserve">nter the complete AHRI certification number for the equipment installed. This number represents a specific piece of equipment (e.g., package units) or combination of equipment (e.g., split systems) that must match the installed equipment.  </w:t>
      </w:r>
    </w:p>
    <w:p w14:paraId="5C0545B1" w14:textId="77777777" w:rsidR="00F4118E" w:rsidRPr="001C2D6E" w:rsidRDefault="00F4118E" w:rsidP="00F4118E">
      <w:pPr>
        <w:pStyle w:val="Header"/>
        <w:numPr>
          <w:ilvl w:val="0"/>
          <w:numId w:val="22"/>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handler/furnace make and model?</w:t>
      </w:r>
      <w:r w:rsidRPr="001C2D6E">
        <w:rPr>
          <w:rFonts w:asciiTheme="minorHAnsi" w:hAnsiTheme="minorHAnsi"/>
          <w:szCs w:val="18"/>
        </w:rPr>
        <w:t xml:space="preserve">: If not using AHRI, </w:t>
      </w:r>
      <w:r>
        <w:rPr>
          <w:rFonts w:asciiTheme="minorHAnsi" w:hAnsiTheme="minorHAnsi"/>
          <w:szCs w:val="18"/>
        </w:rPr>
        <w:t xml:space="preserve">user has the option to </w:t>
      </w:r>
      <w:r w:rsidRPr="001C2D6E">
        <w:rPr>
          <w:rFonts w:asciiTheme="minorHAnsi" w:hAnsiTheme="minorHAnsi"/>
          <w:szCs w:val="18"/>
        </w:rPr>
        <w:t>select “N/A.” Note that when using AHRI, 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514F7423" w14:textId="77777777" w:rsidR="00F4118E" w:rsidRPr="00CF3F12" w:rsidRDefault="00F4118E" w:rsidP="00F4118E">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time delay relay (+TDR)</w:t>
      </w:r>
      <w:r w:rsidRPr="00CF3F12">
        <w:rPr>
          <w:rFonts w:asciiTheme="minorHAnsi" w:hAnsiTheme="minorHAnsi"/>
          <w:szCs w:val="18"/>
        </w:rPr>
        <w:t xml:space="preserve">?: If not using AHRI, </w:t>
      </w:r>
      <w:r>
        <w:rPr>
          <w:rFonts w:asciiTheme="minorHAnsi" w:hAnsiTheme="minorHAnsi"/>
          <w:szCs w:val="18"/>
        </w:rPr>
        <w:t xml:space="preserve">user has the option to </w:t>
      </w:r>
      <w:r w:rsidRPr="00CF3F12">
        <w:rPr>
          <w:rFonts w:asciiTheme="minorHAnsi" w:hAnsiTheme="minorHAnsi"/>
          <w:szCs w:val="18"/>
        </w:rPr>
        <w:t>select “N/A.” 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0273E93" w14:textId="77777777" w:rsidR="00F4118E" w:rsidRPr="00CF3F12" w:rsidRDefault="00F4118E" w:rsidP="00F4118E">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Does the directory used to certify product performance require a TXV (+TXV)</w:t>
      </w:r>
      <w:r w:rsidRPr="00CF3F12">
        <w:rPr>
          <w:rFonts w:asciiTheme="minorHAnsi" w:hAnsiTheme="minorHAnsi"/>
          <w:szCs w:val="18"/>
        </w:rPr>
        <w:t>?: If not using AHRI,</w:t>
      </w:r>
      <w:r>
        <w:rPr>
          <w:rFonts w:asciiTheme="minorHAnsi" w:hAnsiTheme="minorHAnsi"/>
          <w:szCs w:val="18"/>
        </w:rPr>
        <w:t xml:space="preserve"> user has the option to</w:t>
      </w:r>
      <w:r w:rsidRPr="00CF3F12">
        <w:rPr>
          <w:rFonts w:asciiTheme="minorHAnsi" w:hAnsiTheme="minorHAnsi"/>
          <w:szCs w:val="18"/>
        </w:rPr>
        <w:t xml:space="preserve"> select “N/A.” 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3F896A69" w14:textId="77777777" w:rsidR="00236354" w:rsidRPr="00EB1DDB" w:rsidRDefault="00236354" w:rsidP="00236354">
      <w:pPr>
        <w:pStyle w:val="Header"/>
        <w:tabs>
          <w:tab w:val="clear" w:pos="4320"/>
          <w:tab w:val="clear" w:pos="8640"/>
        </w:tabs>
        <w:rPr>
          <w:rFonts w:asciiTheme="minorHAnsi" w:hAnsiTheme="minorHAnsi"/>
        </w:rPr>
      </w:pPr>
    </w:p>
    <w:p w14:paraId="3F896A6A" w14:textId="77777777" w:rsidR="00236354" w:rsidRPr="00880CC5" w:rsidRDefault="00236354" w:rsidP="00236354">
      <w:pPr>
        <w:pStyle w:val="Header"/>
        <w:tabs>
          <w:tab w:val="clear" w:pos="4320"/>
          <w:tab w:val="clear" w:pos="8640"/>
        </w:tabs>
        <w:rPr>
          <w:rFonts w:ascii="Calibri" w:hAnsi="Calibri"/>
          <w:b/>
        </w:rPr>
      </w:pPr>
      <w:r w:rsidRPr="00880CC5">
        <w:rPr>
          <w:rFonts w:ascii="Calibri" w:hAnsi="Calibri"/>
          <w:b/>
        </w:rPr>
        <w:t>Section B. Rated Space Conditioning System Equipment Verification</w:t>
      </w:r>
    </w:p>
    <w:p w14:paraId="3F896A6B" w14:textId="77777777" w:rsidR="00236354" w:rsidRPr="00880CC5" w:rsidRDefault="00236354" w:rsidP="00236354">
      <w:pPr>
        <w:pStyle w:val="Header"/>
        <w:numPr>
          <w:ilvl w:val="0"/>
          <w:numId w:val="23"/>
        </w:numPr>
        <w:tabs>
          <w:tab w:val="clear" w:pos="4320"/>
          <w:tab w:val="clear" w:pos="8640"/>
        </w:tabs>
        <w:rPr>
          <w:rFonts w:asciiTheme="minorHAnsi" w:hAnsiTheme="minorHAnsi"/>
        </w:rPr>
      </w:pPr>
      <w:r w:rsidRPr="00880CC5">
        <w:rPr>
          <w:rFonts w:ascii="Calibri" w:hAnsi="Calibri"/>
        </w:rPr>
        <w:t xml:space="preserve">Outdoor Condenser or Package Unit - Installed Manufacturer Name, Data from Nameplate of Installed system component: This field is filled out automatically. It is referenced from the CF2R-MCH-01, which </w:t>
      </w:r>
      <w:r w:rsidR="00F92723" w:rsidRPr="00880CC5">
        <w:rPr>
          <w:rFonts w:ascii="Calibri" w:hAnsi="Calibri"/>
        </w:rPr>
        <w:t xml:space="preserve">must be completed prior to this document. </w:t>
      </w:r>
    </w:p>
    <w:p w14:paraId="3F896A6C" w14:textId="77777777" w:rsidR="00236354" w:rsidRPr="00880CC5" w:rsidRDefault="00F9626F" w:rsidP="00236354">
      <w:pPr>
        <w:pStyle w:val="Header"/>
        <w:numPr>
          <w:ilvl w:val="0"/>
          <w:numId w:val="23"/>
        </w:numPr>
        <w:tabs>
          <w:tab w:val="clear" w:pos="4320"/>
          <w:tab w:val="clear" w:pos="8640"/>
        </w:tabs>
        <w:rPr>
          <w:rFonts w:ascii="Calibri" w:hAnsi="Calibri"/>
        </w:rPr>
      </w:pPr>
      <w:r w:rsidRPr="00880CC5">
        <w:rPr>
          <w:rFonts w:ascii="Calibri" w:hAnsi="Calibri"/>
        </w:rPr>
        <w:t xml:space="preserve">Outdoor Condenser or Package Unit - Installed Manufacturer Name, Data </w:t>
      </w:r>
      <w:r w:rsidR="00E65AE9" w:rsidRPr="00880CC5">
        <w:rPr>
          <w:rFonts w:ascii="Calibri" w:hAnsi="Calibri"/>
        </w:rPr>
        <w:t>f</w:t>
      </w:r>
      <w:r w:rsidR="00236354" w:rsidRPr="00880CC5">
        <w:rPr>
          <w:rFonts w:ascii="Calibri" w:hAnsi="Calibri"/>
        </w:rPr>
        <w:t>rom</w:t>
      </w:r>
      <w:r w:rsidR="00E65AE9" w:rsidRPr="00880CC5">
        <w:rPr>
          <w:rFonts w:ascii="Calibri" w:hAnsi="Calibri"/>
          <w:szCs w:val="18"/>
        </w:rPr>
        <w:t xml:space="preserve"> the Directory used to certify product performance</w:t>
      </w:r>
      <w:r w:rsidR="00236354" w:rsidRPr="00880CC5">
        <w:rPr>
          <w:rFonts w:ascii="Calibri" w:hAnsi="Calibri"/>
        </w:rPr>
        <w:t xml:space="preserve"> for the rated system component: Enter the Manufacturer’s name for the condenser as it appears</w:t>
      </w:r>
      <w:r w:rsidR="008044C3" w:rsidRPr="00880CC5">
        <w:rPr>
          <w:rFonts w:ascii="Calibri" w:hAnsi="Calibri"/>
          <w:szCs w:val="18"/>
        </w:rPr>
        <w:t xml:space="preserve"> in the Directory</w:t>
      </w:r>
      <w:r w:rsidR="00236354" w:rsidRPr="00880CC5">
        <w:rPr>
          <w:rFonts w:ascii="Calibri" w:hAnsi="Calibri"/>
        </w:rPr>
        <w:t>. For Package units, this will be the only Manufacturer’s name.</w:t>
      </w:r>
    </w:p>
    <w:p w14:paraId="3F896A6D" w14:textId="77777777" w:rsidR="00236354" w:rsidRPr="00880CC5" w:rsidRDefault="00236354" w:rsidP="00236354">
      <w:pPr>
        <w:pStyle w:val="Header"/>
        <w:numPr>
          <w:ilvl w:val="0"/>
          <w:numId w:val="23"/>
        </w:numPr>
        <w:tabs>
          <w:tab w:val="clear" w:pos="4320"/>
          <w:tab w:val="clear" w:pos="8640"/>
        </w:tabs>
        <w:rPr>
          <w:rFonts w:ascii="Calibri" w:hAnsi="Calibri"/>
        </w:rPr>
      </w:pPr>
      <w:r w:rsidRPr="00880CC5">
        <w:rPr>
          <w:rFonts w:ascii="Calibri" w:hAnsi="Calibri"/>
        </w:rPr>
        <w:t>Outdoor Condenser or Package Unit - Installed Model Number, Data from Nameplate of Installed system component: This field is filled out automatically. It is referenced from the CF2R-MCH-01, which must be completed prior to this document.</w:t>
      </w:r>
    </w:p>
    <w:p w14:paraId="3F896A6E" w14:textId="77777777" w:rsidR="00236354" w:rsidRPr="00880CC5" w:rsidRDefault="00236354" w:rsidP="00236354">
      <w:pPr>
        <w:pStyle w:val="Header"/>
        <w:numPr>
          <w:ilvl w:val="0"/>
          <w:numId w:val="23"/>
        </w:numPr>
        <w:tabs>
          <w:tab w:val="clear" w:pos="4320"/>
          <w:tab w:val="clear" w:pos="8640"/>
        </w:tabs>
        <w:rPr>
          <w:rFonts w:ascii="Calibri" w:hAnsi="Calibri"/>
        </w:rPr>
      </w:pPr>
      <w:r w:rsidRPr="00880CC5">
        <w:rPr>
          <w:rFonts w:ascii="Calibri" w:hAnsi="Calibri"/>
        </w:rPr>
        <w:t xml:space="preserve">Outdoor Condenser or Package Unit - Installed Model Number, Data </w:t>
      </w:r>
      <w:r w:rsidR="00FC54BD" w:rsidRPr="00880CC5">
        <w:rPr>
          <w:rFonts w:ascii="Calibri" w:hAnsi="Calibri"/>
        </w:rPr>
        <w:t>f</w:t>
      </w:r>
      <w:r w:rsidRPr="00880CC5">
        <w:rPr>
          <w:rFonts w:ascii="Calibri" w:hAnsi="Calibri"/>
        </w:rPr>
        <w:t>rom</w:t>
      </w:r>
      <w:r w:rsidR="00FC54BD" w:rsidRPr="00880CC5">
        <w:rPr>
          <w:rFonts w:ascii="Calibri" w:hAnsi="Calibri"/>
          <w:szCs w:val="18"/>
        </w:rPr>
        <w:t xml:space="preserve"> </w:t>
      </w:r>
      <w:r w:rsidR="00F92723" w:rsidRPr="00880CC5">
        <w:rPr>
          <w:rFonts w:ascii="Calibri" w:hAnsi="Calibri"/>
          <w:szCs w:val="18"/>
        </w:rPr>
        <w:t>the Directory used to certify product performance</w:t>
      </w:r>
      <w:r w:rsidRPr="00880CC5">
        <w:rPr>
          <w:rFonts w:ascii="Calibri" w:hAnsi="Calibri"/>
        </w:rPr>
        <w:t xml:space="preserve"> for the rated system component: Enter the Manufacturer’s model number for the condenser as it appears</w:t>
      </w:r>
      <w:r w:rsidR="00FC54BD" w:rsidRPr="00880CC5">
        <w:rPr>
          <w:rFonts w:ascii="Calibri" w:hAnsi="Calibri"/>
          <w:szCs w:val="18"/>
        </w:rPr>
        <w:t xml:space="preserve"> in the Directory</w:t>
      </w:r>
      <w:r w:rsidRPr="00880CC5">
        <w:rPr>
          <w:rFonts w:ascii="Calibri" w:hAnsi="Calibri"/>
        </w:rPr>
        <w:t>. For Package units, this will be the only model number required.</w:t>
      </w:r>
    </w:p>
    <w:p w14:paraId="3F896A6F" w14:textId="77777777" w:rsidR="00236354" w:rsidRPr="00880CC5" w:rsidRDefault="00236354" w:rsidP="00236354">
      <w:pPr>
        <w:pStyle w:val="Header"/>
        <w:numPr>
          <w:ilvl w:val="0"/>
          <w:numId w:val="23"/>
        </w:numPr>
        <w:tabs>
          <w:tab w:val="clear" w:pos="4320"/>
          <w:tab w:val="clear" w:pos="8640"/>
        </w:tabs>
        <w:rPr>
          <w:rFonts w:ascii="Calibri" w:hAnsi="Calibri"/>
        </w:rPr>
      </w:pPr>
      <w:r w:rsidRPr="00880CC5">
        <w:rPr>
          <w:rFonts w:ascii="Calibri" w:hAnsi="Calibri"/>
        </w:rPr>
        <w:t>Inside Coil - Installed Manufacturer Name, Data from Nameplate of Installed system component: This field is filled out automatically. It is referenced from the CF2R-MCH-01, which must be completed prior to this document.</w:t>
      </w:r>
    </w:p>
    <w:p w14:paraId="3F896A70" w14:textId="61D118A6" w:rsidR="00236354" w:rsidRPr="00880CC5" w:rsidRDefault="00236354" w:rsidP="00236354">
      <w:pPr>
        <w:pStyle w:val="Header"/>
        <w:numPr>
          <w:ilvl w:val="0"/>
          <w:numId w:val="23"/>
        </w:numPr>
        <w:tabs>
          <w:tab w:val="clear" w:pos="4320"/>
          <w:tab w:val="clear" w:pos="8640"/>
        </w:tabs>
        <w:rPr>
          <w:rFonts w:ascii="Calibri" w:hAnsi="Calibri"/>
        </w:rPr>
      </w:pPr>
      <w:r w:rsidRPr="00880CC5">
        <w:rPr>
          <w:rFonts w:ascii="Calibri" w:hAnsi="Calibri"/>
        </w:rPr>
        <w:t xml:space="preserve">Inside Coil - Installed Manufacturer Name, Data </w:t>
      </w:r>
      <w:r w:rsidR="008E0A68" w:rsidRPr="00880CC5">
        <w:rPr>
          <w:rFonts w:ascii="Calibri" w:hAnsi="Calibri"/>
        </w:rPr>
        <w:t>f</w:t>
      </w:r>
      <w:r w:rsidRPr="00880CC5">
        <w:rPr>
          <w:rFonts w:ascii="Calibri" w:hAnsi="Calibri"/>
        </w:rPr>
        <w:t>rom</w:t>
      </w:r>
      <w:r w:rsidR="008E0A68" w:rsidRPr="00880CC5">
        <w:rPr>
          <w:rFonts w:ascii="Calibri" w:hAnsi="Calibri"/>
          <w:szCs w:val="18"/>
        </w:rPr>
        <w:t xml:space="preserve"> </w:t>
      </w:r>
      <w:r w:rsidR="00F92723" w:rsidRPr="00880CC5">
        <w:rPr>
          <w:rFonts w:ascii="Calibri" w:hAnsi="Calibri"/>
          <w:szCs w:val="18"/>
        </w:rPr>
        <w:t>the Directory</w:t>
      </w:r>
      <w:r w:rsidR="008E0A68" w:rsidRPr="00880CC5" w:rsidDel="008E0A68">
        <w:rPr>
          <w:rFonts w:ascii="Calibri" w:hAnsi="Calibri"/>
        </w:rPr>
        <w:t xml:space="preserve"> </w:t>
      </w:r>
      <w:r w:rsidR="008E0A68" w:rsidRPr="00880CC5">
        <w:rPr>
          <w:rFonts w:ascii="Calibri" w:hAnsi="Calibri"/>
        </w:rPr>
        <w:t>used to certify product performance</w:t>
      </w:r>
      <w:r w:rsidR="00EA3AFA">
        <w:rPr>
          <w:rFonts w:ascii="Calibri" w:hAnsi="Calibri"/>
        </w:rPr>
        <w:t xml:space="preserve"> </w:t>
      </w:r>
      <w:r w:rsidRPr="00880CC5">
        <w:rPr>
          <w:rFonts w:ascii="Calibri" w:hAnsi="Calibri"/>
        </w:rPr>
        <w:t xml:space="preserve">for the rated system component: Enter the Manufacturer’s name for the inside coil (aka, indoor coil, evaporator coil) as it appears </w:t>
      </w:r>
      <w:r w:rsidR="000F4267" w:rsidRPr="00880CC5">
        <w:rPr>
          <w:rFonts w:ascii="Calibri" w:hAnsi="Calibri"/>
        </w:rPr>
        <w:t>i</w:t>
      </w:r>
      <w:r w:rsidRPr="00880CC5">
        <w:rPr>
          <w:rFonts w:ascii="Calibri" w:hAnsi="Calibri"/>
        </w:rPr>
        <w:t>n the</w:t>
      </w:r>
      <w:r w:rsidR="00E840FA" w:rsidRPr="00880CC5">
        <w:rPr>
          <w:rFonts w:ascii="Calibri" w:hAnsi="Calibri"/>
        </w:rPr>
        <w:t xml:space="preserve"> Directory</w:t>
      </w:r>
      <w:r w:rsidRPr="00880CC5">
        <w:rPr>
          <w:rFonts w:ascii="Calibri" w:hAnsi="Calibri"/>
        </w:rPr>
        <w:t>. For package units and fan coil units, there is no separate inside coil, so enter “N/A”.</w:t>
      </w:r>
    </w:p>
    <w:p w14:paraId="3F896A71" w14:textId="77777777" w:rsidR="00E840FA" w:rsidRPr="00880CC5" w:rsidRDefault="00236354" w:rsidP="00E840FA">
      <w:pPr>
        <w:pStyle w:val="Header"/>
        <w:numPr>
          <w:ilvl w:val="0"/>
          <w:numId w:val="23"/>
        </w:numPr>
        <w:tabs>
          <w:tab w:val="clear" w:pos="4320"/>
          <w:tab w:val="clear" w:pos="8640"/>
        </w:tabs>
        <w:rPr>
          <w:rFonts w:asciiTheme="minorHAnsi" w:hAnsiTheme="minorHAnsi"/>
        </w:rPr>
      </w:pPr>
      <w:r w:rsidRPr="00880CC5">
        <w:rPr>
          <w:rFonts w:ascii="Calibri" w:hAnsi="Calibri"/>
        </w:rPr>
        <w:t>Inside Coil - Installed Model Number, Data from Nameplate of Installed system component:</w:t>
      </w:r>
      <w:r w:rsidRPr="00880CC5" w:rsidDel="000D7842">
        <w:rPr>
          <w:rFonts w:ascii="Calibri" w:hAnsi="Calibri"/>
        </w:rPr>
        <w:t xml:space="preserve"> </w:t>
      </w:r>
      <w:r w:rsidR="00E840FA" w:rsidRPr="00880CC5">
        <w:rPr>
          <w:rFonts w:ascii="Calibri" w:hAnsi="Calibri"/>
        </w:rPr>
        <w:t xml:space="preserve">This field is filled out automatically. It is referenced from the CF2R-MCH-01, which must be completed prior to this document. </w:t>
      </w:r>
    </w:p>
    <w:p w14:paraId="3F896A72" w14:textId="77777777" w:rsidR="00236354" w:rsidRPr="00880CC5" w:rsidRDefault="00236354" w:rsidP="00236354">
      <w:pPr>
        <w:pStyle w:val="Header"/>
        <w:numPr>
          <w:ilvl w:val="0"/>
          <w:numId w:val="23"/>
        </w:numPr>
        <w:tabs>
          <w:tab w:val="clear" w:pos="4320"/>
          <w:tab w:val="clear" w:pos="8640"/>
        </w:tabs>
        <w:rPr>
          <w:rFonts w:ascii="Calibri" w:hAnsi="Calibri"/>
        </w:rPr>
      </w:pPr>
      <w:r w:rsidRPr="00880CC5">
        <w:rPr>
          <w:rFonts w:ascii="Calibri" w:hAnsi="Calibri"/>
        </w:rPr>
        <w:t xml:space="preserve">Inside Coil - Installed Model Number, Data </w:t>
      </w:r>
      <w:r w:rsidR="00AD3DD3" w:rsidRPr="00880CC5">
        <w:rPr>
          <w:rFonts w:ascii="Calibri" w:hAnsi="Calibri"/>
        </w:rPr>
        <w:t>f</w:t>
      </w:r>
      <w:r w:rsidRPr="00880CC5">
        <w:rPr>
          <w:rFonts w:ascii="Calibri" w:hAnsi="Calibri"/>
        </w:rPr>
        <w:t>rom</w:t>
      </w:r>
      <w:r w:rsidR="00E70AFC" w:rsidRPr="00880CC5">
        <w:rPr>
          <w:rFonts w:ascii="Calibri" w:hAnsi="Calibri"/>
          <w:szCs w:val="18"/>
        </w:rPr>
        <w:t xml:space="preserve"> the Directory used to certify product performance</w:t>
      </w:r>
      <w:r w:rsidRPr="00880CC5">
        <w:rPr>
          <w:rFonts w:ascii="Calibri" w:hAnsi="Calibri"/>
        </w:rPr>
        <w:t xml:space="preserve"> for the rated system component:</w:t>
      </w:r>
      <w:r w:rsidR="00F92723" w:rsidRPr="00880CC5">
        <w:rPr>
          <w:rFonts w:ascii="Calibri" w:hAnsi="Calibri"/>
        </w:rPr>
        <w:t xml:space="preserve"> </w:t>
      </w:r>
      <w:r w:rsidRPr="00880CC5">
        <w:rPr>
          <w:rFonts w:ascii="Calibri" w:hAnsi="Calibri"/>
        </w:rPr>
        <w:t xml:space="preserve">Enter the Manufacturer’s model number for the inside coil (aka, indoor coil, evaporator coil) as it appears </w:t>
      </w:r>
      <w:r w:rsidR="0009344D" w:rsidRPr="00880CC5">
        <w:rPr>
          <w:rFonts w:ascii="Calibri" w:hAnsi="Calibri"/>
        </w:rPr>
        <w:t>i</w:t>
      </w:r>
      <w:r w:rsidRPr="00880CC5">
        <w:rPr>
          <w:rFonts w:ascii="Calibri" w:hAnsi="Calibri"/>
        </w:rPr>
        <w:t>n the</w:t>
      </w:r>
      <w:r w:rsidR="0009344D" w:rsidRPr="00880CC5">
        <w:rPr>
          <w:rFonts w:ascii="Calibri" w:hAnsi="Calibri"/>
        </w:rPr>
        <w:t xml:space="preserve"> Directory</w:t>
      </w:r>
      <w:r w:rsidRPr="00880CC5">
        <w:rPr>
          <w:rFonts w:ascii="Calibri" w:hAnsi="Calibri"/>
        </w:rPr>
        <w:t xml:space="preserve">. For package units and fan coil units, there is no separate inside coil, so enter “N/A”. </w:t>
      </w:r>
      <w:r w:rsidRPr="00880CC5" w:rsidDel="000D7842">
        <w:rPr>
          <w:rFonts w:ascii="Calibri" w:hAnsi="Calibri"/>
        </w:rPr>
        <w:t xml:space="preserve"> </w:t>
      </w:r>
    </w:p>
    <w:p w14:paraId="3F896A73" w14:textId="77777777" w:rsidR="00236354" w:rsidRPr="00880CC5" w:rsidRDefault="00236354" w:rsidP="00236354">
      <w:pPr>
        <w:pStyle w:val="Header"/>
        <w:numPr>
          <w:ilvl w:val="0"/>
          <w:numId w:val="23"/>
        </w:numPr>
        <w:tabs>
          <w:tab w:val="clear" w:pos="4320"/>
          <w:tab w:val="clear" w:pos="8640"/>
        </w:tabs>
        <w:rPr>
          <w:rFonts w:ascii="Calibri" w:hAnsi="Calibri"/>
        </w:rPr>
      </w:pPr>
      <w:r w:rsidRPr="00880CC5">
        <w:rPr>
          <w:rFonts w:ascii="Calibri" w:hAnsi="Calibri"/>
        </w:rPr>
        <w:t>Air Handler/Furnace - Installed Manufacturer Name, Data from Nameplate of Installed system component: This field is filled out automatically. It is referenced from the CF2R-MCH-01, which must be completed prior to this document</w:t>
      </w:r>
      <w:r w:rsidR="00880CC5" w:rsidRPr="00880CC5">
        <w:rPr>
          <w:rFonts w:ascii="Calibri" w:hAnsi="Calibri"/>
        </w:rPr>
        <w:t>.</w:t>
      </w:r>
    </w:p>
    <w:p w14:paraId="2AACF379" w14:textId="77777777" w:rsidR="00F4118E" w:rsidRPr="00CF3F12" w:rsidRDefault="00F4118E" w:rsidP="00F4118E">
      <w:pPr>
        <w:pStyle w:val="Header"/>
        <w:numPr>
          <w:ilvl w:val="0"/>
          <w:numId w:val="23"/>
        </w:numPr>
        <w:tabs>
          <w:tab w:val="clear" w:pos="4320"/>
          <w:tab w:val="clear" w:pos="8640"/>
        </w:tabs>
        <w:rPr>
          <w:rFonts w:ascii="Calibri" w:hAnsi="Calibri"/>
          <w:szCs w:val="18"/>
        </w:rPr>
      </w:pPr>
      <w:r w:rsidRPr="00CF3F12">
        <w:rPr>
          <w:rFonts w:ascii="Calibri" w:hAnsi="Calibri"/>
          <w:szCs w:val="18"/>
        </w:rPr>
        <w:t xml:space="preserve">Air Handler/Furnace - Installed Manufacturer Name, Data from </w:t>
      </w:r>
      <w:r>
        <w:rPr>
          <w:rFonts w:ascii="Calibri" w:hAnsi="Calibri"/>
          <w:szCs w:val="18"/>
        </w:rPr>
        <w:t>the directory used to certify product performance</w:t>
      </w:r>
      <w:r w:rsidRPr="00CF3F12">
        <w:rPr>
          <w:rFonts w:ascii="Calibri" w:hAnsi="Calibri"/>
          <w:szCs w:val="18"/>
        </w:rPr>
        <w:t xml:space="preserve"> for the rated system component: If not using AHRI, </w:t>
      </w:r>
      <w:r>
        <w:rPr>
          <w:rFonts w:ascii="Calibri" w:hAnsi="Calibri"/>
          <w:szCs w:val="18"/>
        </w:rPr>
        <w:t xml:space="preserve">user has the option to </w:t>
      </w:r>
      <w:r w:rsidRPr="00CF3F12">
        <w:rPr>
          <w:rFonts w:ascii="Calibri" w:hAnsi="Calibri"/>
          <w:szCs w:val="18"/>
        </w:rPr>
        <w:t xml:space="preserve">select “N/A.” Enter the Manufacturer’s name for the air handler/furnace as it appears </w:t>
      </w:r>
      <w:r>
        <w:rPr>
          <w:rFonts w:ascii="Calibri" w:hAnsi="Calibri"/>
          <w:szCs w:val="18"/>
        </w:rPr>
        <w:t>in</w:t>
      </w:r>
      <w:r w:rsidRPr="00CF3F12">
        <w:rPr>
          <w:rFonts w:ascii="Calibri" w:hAnsi="Calibri"/>
          <w:szCs w:val="18"/>
        </w:rPr>
        <w:t xml:space="preserve"> the </w:t>
      </w:r>
      <w:r>
        <w:rPr>
          <w:rFonts w:ascii="Calibri" w:hAnsi="Calibri"/>
          <w:szCs w:val="18"/>
        </w:rPr>
        <w:t>directory</w:t>
      </w:r>
      <w:r w:rsidRPr="00CF3F12">
        <w:rPr>
          <w:rFonts w:ascii="Calibri" w:hAnsi="Calibri"/>
          <w:szCs w:val="18"/>
        </w:rPr>
        <w:t xml:space="preserve">. For package units there is no separate air handler, so enter “N/A”. Also enter “N/A” if a specific furnace or air handler is not called out </w:t>
      </w:r>
      <w:r>
        <w:rPr>
          <w:rFonts w:ascii="Calibri" w:hAnsi="Calibri"/>
          <w:szCs w:val="18"/>
        </w:rPr>
        <w:t>in</w:t>
      </w:r>
      <w:r w:rsidRPr="00CF3F12">
        <w:rPr>
          <w:rFonts w:ascii="Calibri" w:hAnsi="Calibri"/>
          <w:szCs w:val="18"/>
        </w:rPr>
        <w:t xml:space="preserve"> the </w:t>
      </w:r>
      <w:r>
        <w:rPr>
          <w:rFonts w:ascii="Calibri" w:hAnsi="Calibri"/>
          <w:szCs w:val="18"/>
        </w:rPr>
        <w:t>directory</w:t>
      </w:r>
      <w:r w:rsidRPr="00CF3F12">
        <w:rPr>
          <w:rFonts w:ascii="Calibri" w:hAnsi="Calibri"/>
          <w:szCs w:val="18"/>
        </w:rPr>
        <w:t>, as indicated in Section A, above.</w:t>
      </w:r>
    </w:p>
    <w:p w14:paraId="48053DED" w14:textId="77777777" w:rsidR="00F4118E" w:rsidRPr="00CF3F12" w:rsidRDefault="00F4118E" w:rsidP="00F4118E">
      <w:pPr>
        <w:pStyle w:val="Header"/>
        <w:numPr>
          <w:ilvl w:val="0"/>
          <w:numId w:val="23"/>
        </w:numPr>
        <w:tabs>
          <w:tab w:val="clear" w:pos="4320"/>
          <w:tab w:val="clear" w:pos="8640"/>
        </w:tabs>
        <w:rPr>
          <w:rFonts w:ascii="Calibri" w:hAnsi="Calibri"/>
          <w:szCs w:val="18"/>
        </w:rPr>
      </w:pPr>
      <w:r w:rsidRPr="00CF3F12">
        <w:rPr>
          <w:rFonts w:ascii="Calibri" w:hAnsi="Calibri"/>
          <w:szCs w:val="18"/>
        </w:rPr>
        <w:lastRenderedPageBreak/>
        <w:t xml:space="preserve">Air Handler/Furnace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0C258631" w14:textId="77777777" w:rsidR="00F4118E" w:rsidRPr="00CF3F12" w:rsidRDefault="00F4118E" w:rsidP="00F4118E">
      <w:pPr>
        <w:pStyle w:val="Header"/>
        <w:numPr>
          <w:ilvl w:val="0"/>
          <w:numId w:val="23"/>
        </w:numPr>
        <w:tabs>
          <w:tab w:val="clear" w:pos="4320"/>
          <w:tab w:val="clear" w:pos="8640"/>
        </w:tabs>
        <w:rPr>
          <w:rFonts w:ascii="Calibri" w:hAnsi="Calibri"/>
        </w:rPr>
      </w:pPr>
      <w:r w:rsidRPr="00CF3F12">
        <w:rPr>
          <w:rFonts w:ascii="Calibri" w:hAnsi="Calibri"/>
          <w:szCs w:val="18"/>
        </w:rPr>
        <w:t xml:space="preserve">Air Handler/Furnace - Installed Model Number, Data from </w:t>
      </w:r>
      <w:r>
        <w:rPr>
          <w:rFonts w:ascii="Calibri" w:hAnsi="Calibri"/>
          <w:szCs w:val="18"/>
        </w:rPr>
        <w:t>the directory used to certify product performance</w:t>
      </w:r>
      <w:r w:rsidRPr="00CF3F12">
        <w:rPr>
          <w:rFonts w:ascii="Calibri" w:hAnsi="Calibri"/>
          <w:szCs w:val="18"/>
        </w:rPr>
        <w:t xml:space="preserve"> for the rated system component: If not using AHRI, </w:t>
      </w:r>
      <w:r>
        <w:rPr>
          <w:rFonts w:ascii="Calibri" w:hAnsi="Calibri"/>
          <w:szCs w:val="18"/>
        </w:rPr>
        <w:t xml:space="preserve">user has the option to </w:t>
      </w:r>
      <w:r w:rsidRPr="00CF3F12">
        <w:rPr>
          <w:rFonts w:ascii="Calibri" w:hAnsi="Calibri"/>
          <w:szCs w:val="18"/>
        </w:rPr>
        <w:t>select “N/A”</w:t>
      </w:r>
      <w:r>
        <w:rPr>
          <w:rFonts w:ascii="Calibri" w:hAnsi="Calibri"/>
          <w:szCs w:val="18"/>
        </w:rPr>
        <w:t xml:space="preserve">. </w:t>
      </w:r>
      <w:r w:rsidRPr="00CF3F12">
        <w:rPr>
          <w:rFonts w:ascii="Calibri" w:hAnsi="Calibri"/>
          <w:szCs w:val="18"/>
        </w:rPr>
        <w:t xml:space="preserve">Enter the Manufacturer’s model number for the air handler/furnace as it appears </w:t>
      </w:r>
      <w:r>
        <w:rPr>
          <w:rFonts w:ascii="Calibri" w:hAnsi="Calibri"/>
          <w:szCs w:val="18"/>
        </w:rPr>
        <w:t>in</w:t>
      </w:r>
      <w:r w:rsidRPr="00CF3F12">
        <w:rPr>
          <w:rFonts w:ascii="Calibri" w:hAnsi="Calibri"/>
          <w:szCs w:val="18"/>
        </w:rPr>
        <w:t xml:space="preserve"> the </w:t>
      </w:r>
      <w:r>
        <w:rPr>
          <w:rFonts w:ascii="Calibri" w:hAnsi="Calibri"/>
          <w:szCs w:val="18"/>
        </w:rPr>
        <w:t>directory</w:t>
      </w:r>
      <w:r w:rsidRPr="00CF3F12">
        <w:rPr>
          <w:rFonts w:ascii="Calibri" w:hAnsi="Calibri"/>
          <w:szCs w:val="18"/>
        </w:rPr>
        <w:t xml:space="preserve">. For package units there is no separate air handler, so enter “N/A”. Also enter “N/A” if a specific furnace or air handler is not called </w:t>
      </w:r>
      <w:r w:rsidRPr="00CF3F12">
        <w:rPr>
          <w:rFonts w:ascii="Calibri" w:hAnsi="Calibri"/>
        </w:rPr>
        <w:t xml:space="preserve">out </w:t>
      </w:r>
      <w:r>
        <w:rPr>
          <w:rFonts w:ascii="Calibri" w:hAnsi="Calibri"/>
        </w:rPr>
        <w:t>in</w:t>
      </w:r>
      <w:r w:rsidRPr="00CF3F12">
        <w:rPr>
          <w:rFonts w:ascii="Calibri" w:hAnsi="Calibri"/>
        </w:rPr>
        <w:t xml:space="preserve"> the </w:t>
      </w:r>
      <w:r>
        <w:rPr>
          <w:rFonts w:ascii="Calibri" w:hAnsi="Calibri"/>
        </w:rPr>
        <w:t>directory</w:t>
      </w:r>
      <w:r w:rsidRPr="00CF3F12">
        <w:rPr>
          <w:rFonts w:ascii="Calibri" w:hAnsi="Calibri"/>
        </w:rPr>
        <w:t>, as indicated in Section A, above.</w:t>
      </w:r>
    </w:p>
    <w:p w14:paraId="3F896A77" w14:textId="77777777" w:rsidR="00236354" w:rsidRPr="001036B8" w:rsidRDefault="00236354" w:rsidP="00236354">
      <w:pPr>
        <w:pStyle w:val="Header"/>
        <w:rPr>
          <w:rFonts w:asciiTheme="minorHAnsi" w:hAnsiTheme="minorHAnsi"/>
        </w:rPr>
      </w:pPr>
    </w:p>
    <w:p w14:paraId="3F896A78" w14:textId="77777777" w:rsidR="00236354" w:rsidRPr="001036B8" w:rsidRDefault="00F92723" w:rsidP="00236354">
      <w:pPr>
        <w:rPr>
          <w:rFonts w:ascii="Calibri" w:hAnsi="Calibri"/>
          <w:b/>
        </w:rPr>
      </w:pPr>
      <w:r w:rsidRPr="001036B8">
        <w:rPr>
          <w:rFonts w:ascii="Calibri" w:hAnsi="Calibri"/>
          <w:b/>
        </w:rPr>
        <w:t>Section C. Verified Cooling System SEER</w:t>
      </w:r>
    </w:p>
    <w:p w14:paraId="3F896A79" w14:textId="77777777" w:rsidR="00236354" w:rsidRPr="001036B8" w:rsidRDefault="00F92723" w:rsidP="00236354">
      <w:pPr>
        <w:pStyle w:val="ListParagraph"/>
        <w:numPr>
          <w:ilvl w:val="0"/>
          <w:numId w:val="24"/>
        </w:numPr>
        <w:rPr>
          <w:rFonts w:ascii="Calibri" w:hAnsi="Calibri"/>
        </w:rPr>
      </w:pPr>
      <w:r w:rsidRPr="001036B8">
        <w:rPr>
          <w:rFonts w:ascii="Calibri" w:hAnsi="Calibri"/>
        </w:rPr>
        <w:t xml:space="preserve">Required Minimum SEER: </w:t>
      </w:r>
      <w:r w:rsidR="00236354" w:rsidRPr="001036B8">
        <w:rPr>
          <w:rFonts w:ascii="Calibri" w:hAnsi="Calibri"/>
        </w:rPr>
        <w:t>This field is filled out automatically. It is referenced from the CF2R-MCH-01, which must be completed prior to this document</w:t>
      </w:r>
      <w:r w:rsidR="00880CC5" w:rsidRPr="001036B8">
        <w:rPr>
          <w:rFonts w:ascii="Calibri" w:hAnsi="Calibri"/>
        </w:rPr>
        <w:t>.</w:t>
      </w:r>
    </w:p>
    <w:p w14:paraId="3F896A7A" w14:textId="77777777" w:rsidR="00236354" w:rsidRPr="001036B8" w:rsidRDefault="00F92723" w:rsidP="00236354">
      <w:pPr>
        <w:pStyle w:val="ListParagraph"/>
        <w:numPr>
          <w:ilvl w:val="0"/>
          <w:numId w:val="24"/>
        </w:numPr>
        <w:rPr>
          <w:rFonts w:ascii="Calibri" w:hAnsi="Calibri"/>
        </w:rPr>
      </w:pPr>
      <w:r w:rsidRPr="001036B8">
        <w:rPr>
          <w:rFonts w:ascii="Calibri" w:hAnsi="Calibri"/>
        </w:rPr>
        <w:t xml:space="preserve">Installed SEER: Enter the exact SEER value shown </w:t>
      </w:r>
      <w:r w:rsidR="00DF2C1A" w:rsidRPr="001036B8">
        <w:rPr>
          <w:rFonts w:ascii="Calibri" w:hAnsi="Calibri"/>
        </w:rPr>
        <w:t xml:space="preserve">in the Directory used to certify </w:t>
      </w:r>
      <w:r w:rsidRPr="001036B8">
        <w:rPr>
          <w:rFonts w:ascii="Calibri" w:hAnsi="Calibri"/>
        </w:rPr>
        <w:t>the equipment shown in Section B, above.</w:t>
      </w:r>
    </w:p>
    <w:p w14:paraId="3F896A7B" w14:textId="77777777" w:rsidR="00236354" w:rsidRPr="001036B8" w:rsidRDefault="00F92723" w:rsidP="00236354">
      <w:pPr>
        <w:pStyle w:val="ListParagraph"/>
        <w:numPr>
          <w:ilvl w:val="0"/>
          <w:numId w:val="24"/>
        </w:numPr>
        <w:rPr>
          <w:rFonts w:ascii="Calibri" w:hAnsi="Calibri"/>
        </w:rPr>
      </w:pPr>
      <w:r w:rsidRPr="001036B8">
        <w:rPr>
          <w:rFonts w:ascii="Calibri" w:hAnsi="Calibri"/>
        </w:rPr>
        <w:t>Compliance Statement: This field is filled out automatically. Compliance requires that the installed SEER meet the required minimum SEER.</w:t>
      </w:r>
    </w:p>
    <w:p w14:paraId="3F896A7C" w14:textId="77777777" w:rsidR="00236354" w:rsidRPr="001036B8" w:rsidRDefault="00236354" w:rsidP="00236354">
      <w:pPr>
        <w:rPr>
          <w:rFonts w:ascii="Calibri" w:hAnsi="Calibri"/>
        </w:rPr>
      </w:pPr>
    </w:p>
    <w:p w14:paraId="3F896A7D" w14:textId="77777777" w:rsidR="00236354" w:rsidRPr="001036B8" w:rsidRDefault="00F92723" w:rsidP="00236354">
      <w:pPr>
        <w:rPr>
          <w:rFonts w:ascii="Calibri" w:hAnsi="Calibri"/>
          <w:b/>
        </w:rPr>
      </w:pPr>
      <w:r w:rsidRPr="001036B8">
        <w:rPr>
          <w:rFonts w:ascii="Calibri" w:hAnsi="Calibri"/>
          <w:b/>
        </w:rPr>
        <w:t>Section D. Verified Cooling System EER</w:t>
      </w:r>
    </w:p>
    <w:p w14:paraId="3F896A7E" w14:textId="77777777" w:rsidR="00236354" w:rsidRPr="001036B8" w:rsidRDefault="00F92723" w:rsidP="00236354">
      <w:pPr>
        <w:pStyle w:val="ListParagraph"/>
        <w:numPr>
          <w:ilvl w:val="0"/>
          <w:numId w:val="25"/>
        </w:numPr>
        <w:rPr>
          <w:rFonts w:ascii="Calibri" w:hAnsi="Calibri"/>
        </w:rPr>
      </w:pPr>
      <w:r w:rsidRPr="001036B8">
        <w:rPr>
          <w:rFonts w:ascii="Calibri" w:hAnsi="Calibri"/>
        </w:rPr>
        <w:t>Required Minimum EER:</w:t>
      </w:r>
      <w:r w:rsidR="00236354" w:rsidRPr="001036B8">
        <w:rPr>
          <w:rFonts w:ascii="Calibri" w:hAnsi="Calibri"/>
        </w:rPr>
        <w:t xml:space="preserve"> This field is filled out automatically. It is referenced from the CF2R-MCH-01, which must be completed prior to this document</w:t>
      </w:r>
      <w:r w:rsidR="00880CC5" w:rsidRPr="001036B8">
        <w:rPr>
          <w:rFonts w:ascii="Calibri" w:hAnsi="Calibri"/>
        </w:rPr>
        <w:t>.</w:t>
      </w:r>
    </w:p>
    <w:p w14:paraId="3F896A7F" w14:textId="6139147B" w:rsidR="00236354" w:rsidRPr="001036B8" w:rsidRDefault="00F92723" w:rsidP="00236354">
      <w:pPr>
        <w:pStyle w:val="ListParagraph"/>
        <w:numPr>
          <w:ilvl w:val="0"/>
          <w:numId w:val="25"/>
        </w:numPr>
        <w:rPr>
          <w:rFonts w:ascii="Calibri" w:hAnsi="Calibri"/>
        </w:rPr>
      </w:pPr>
      <w:r w:rsidRPr="001036B8">
        <w:rPr>
          <w:rFonts w:ascii="Calibri" w:hAnsi="Calibri"/>
        </w:rPr>
        <w:t>Installed EER</w:t>
      </w:r>
      <w:r w:rsidR="00386EA9">
        <w:rPr>
          <w:rFonts w:ascii="Calibri" w:hAnsi="Calibri"/>
        </w:rPr>
        <w:t xml:space="preserve">: </w:t>
      </w:r>
      <w:r w:rsidRPr="001036B8">
        <w:rPr>
          <w:rFonts w:ascii="Calibri" w:hAnsi="Calibri"/>
        </w:rPr>
        <w:t xml:space="preserve">Enter the exact EER value shown </w:t>
      </w:r>
      <w:r w:rsidR="001003B2" w:rsidRPr="001036B8">
        <w:rPr>
          <w:rFonts w:ascii="Calibri" w:hAnsi="Calibri"/>
        </w:rPr>
        <w:t xml:space="preserve">in the Directory used to certify </w:t>
      </w:r>
      <w:r w:rsidRPr="001036B8">
        <w:rPr>
          <w:rFonts w:ascii="Calibri" w:hAnsi="Calibri"/>
        </w:rPr>
        <w:t>for the equipment shown in Section B, above.</w:t>
      </w:r>
    </w:p>
    <w:p w14:paraId="3F896A80" w14:textId="77777777" w:rsidR="00236354" w:rsidRPr="001036B8" w:rsidRDefault="00F92723" w:rsidP="00236354">
      <w:pPr>
        <w:pStyle w:val="ListParagraph"/>
        <w:numPr>
          <w:ilvl w:val="0"/>
          <w:numId w:val="25"/>
        </w:numPr>
        <w:rPr>
          <w:rFonts w:ascii="Calibri" w:hAnsi="Calibri"/>
        </w:rPr>
      </w:pPr>
      <w:r w:rsidRPr="001036B8">
        <w:rPr>
          <w:rFonts w:ascii="Calibri" w:hAnsi="Calibri"/>
        </w:rPr>
        <w:t>Compliance Statement: This field is filled out automatically. Compliance requires that the installed EER meet the required minimum EER</w:t>
      </w:r>
    </w:p>
    <w:p w14:paraId="3F896A81" w14:textId="77777777" w:rsidR="00236354" w:rsidRPr="001036B8" w:rsidRDefault="00236354" w:rsidP="00236354">
      <w:pPr>
        <w:pStyle w:val="ListParagraph"/>
        <w:ind w:left="360"/>
        <w:rPr>
          <w:rFonts w:ascii="Calibri" w:hAnsi="Calibri"/>
        </w:rPr>
      </w:pPr>
    </w:p>
    <w:p w14:paraId="3F896A82" w14:textId="77777777" w:rsidR="00236354" w:rsidRPr="001036B8" w:rsidDel="004E3E8B" w:rsidRDefault="00F92723" w:rsidP="00236354">
      <w:pPr>
        <w:rPr>
          <w:rFonts w:ascii="Calibri" w:hAnsi="Calibri"/>
          <w:b/>
        </w:rPr>
      </w:pPr>
      <w:r w:rsidRPr="001036B8">
        <w:rPr>
          <w:rFonts w:ascii="Calibri" w:hAnsi="Calibri"/>
          <w:b/>
        </w:rPr>
        <w:t>Section E. Verified Cooling System Air Handler/Furnace</w:t>
      </w:r>
    </w:p>
    <w:p w14:paraId="3F896A83" w14:textId="77777777" w:rsidR="00236354" w:rsidRPr="001036B8" w:rsidRDefault="00F92723" w:rsidP="00236354">
      <w:pPr>
        <w:pStyle w:val="ListParagraph"/>
        <w:numPr>
          <w:ilvl w:val="0"/>
          <w:numId w:val="26"/>
        </w:numPr>
        <w:rPr>
          <w:rFonts w:asciiTheme="minorHAnsi" w:hAnsiTheme="minorHAnsi"/>
        </w:rPr>
      </w:pPr>
      <w:r w:rsidRPr="001036B8">
        <w:rPr>
          <w:rFonts w:asciiTheme="minorHAnsi" w:hAnsiTheme="minorHAnsi"/>
        </w:rPr>
        <w:t>This statement must be true for the system to comply.</w:t>
      </w:r>
    </w:p>
    <w:p w14:paraId="3F896A84" w14:textId="77777777" w:rsidR="00236354" w:rsidRPr="001036B8" w:rsidRDefault="00F92723" w:rsidP="00236354">
      <w:pPr>
        <w:pStyle w:val="ListParagraph"/>
        <w:numPr>
          <w:ilvl w:val="0"/>
          <w:numId w:val="26"/>
        </w:numPr>
        <w:rPr>
          <w:rFonts w:asciiTheme="minorHAnsi" w:hAnsiTheme="minorHAnsi"/>
        </w:rPr>
      </w:pPr>
      <w:r w:rsidRPr="001036B8">
        <w:rPr>
          <w:rFonts w:asciiTheme="minorHAnsi" w:hAnsiTheme="minorHAnsi"/>
        </w:rPr>
        <w:t>Verification Status: Select the appropriate choice from the following list:</w:t>
      </w:r>
    </w:p>
    <w:p w14:paraId="3F896A85" w14:textId="77777777" w:rsidR="00236354" w:rsidRPr="001036B8" w:rsidRDefault="00F92723" w:rsidP="00236354">
      <w:pPr>
        <w:pStyle w:val="ListParagraph"/>
        <w:numPr>
          <w:ilvl w:val="1"/>
          <w:numId w:val="26"/>
        </w:numPr>
        <w:rPr>
          <w:rFonts w:asciiTheme="minorHAnsi" w:hAnsiTheme="minorHAnsi"/>
        </w:rPr>
      </w:pPr>
      <w:r w:rsidRPr="001036B8">
        <w:rPr>
          <w:rFonts w:asciiTheme="minorHAnsi" w:hAnsiTheme="minorHAnsi"/>
        </w:rPr>
        <w:t>Select “Pass” if the installed air handler/furnace matches the air handler/furnace on the AHRI certificate.</w:t>
      </w:r>
    </w:p>
    <w:p w14:paraId="3F896A86" w14:textId="77777777" w:rsidR="00236354" w:rsidRPr="001036B8" w:rsidRDefault="00F92723" w:rsidP="00236354">
      <w:pPr>
        <w:pStyle w:val="ListParagraph"/>
        <w:numPr>
          <w:ilvl w:val="1"/>
          <w:numId w:val="26"/>
        </w:numPr>
        <w:rPr>
          <w:rFonts w:asciiTheme="minorHAnsi" w:hAnsiTheme="minorHAnsi"/>
        </w:rPr>
      </w:pPr>
      <w:r w:rsidRPr="001036B8">
        <w:rPr>
          <w:rFonts w:asciiTheme="minorHAnsi" w:hAnsiTheme="minorHAnsi"/>
        </w:rPr>
        <w:t>Select “Fail” if the installed air handler/furnace does not match the air handler/furnace on the AHRI certificate. You will be required to enter an explanation in the notes section below.</w:t>
      </w:r>
    </w:p>
    <w:p w14:paraId="3F896A87" w14:textId="7F9A8429" w:rsidR="00236354" w:rsidRPr="001036B8" w:rsidRDefault="00F92723" w:rsidP="00236354">
      <w:pPr>
        <w:pStyle w:val="ListParagraph"/>
        <w:numPr>
          <w:ilvl w:val="1"/>
          <w:numId w:val="26"/>
        </w:numPr>
        <w:rPr>
          <w:rFonts w:asciiTheme="minorHAnsi" w:hAnsiTheme="minorHAnsi"/>
        </w:rPr>
      </w:pPr>
      <w:r w:rsidRPr="001036B8">
        <w:rPr>
          <w:rFonts w:asciiTheme="minorHAnsi" w:hAnsiTheme="minorHAnsi"/>
        </w:rPr>
        <w:t>Select “N/A”</w:t>
      </w:r>
      <w:r w:rsidR="00386EA9">
        <w:rPr>
          <w:rFonts w:asciiTheme="minorHAnsi" w:hAnsiTheme="minorHAnsi"/>
        </w:rPr>
        <w:t xml:space="preserve"> </w:t>
      </w:r>
      <w:r w:rsidRPr="001036B8">
        <w:rPr>
          <w:rFonts w:asciiTheme="minorHAnsi" w:hAnsiTheme="minorHAnsi"/>
        </w:rPr>
        <w:t>if this section does not apply.</w:t>
      </w:r>
    </w:p>
    <w:p w14:paraId="3F896A88" w14:textId="77777777" w:rsidR="00236354" w:rsidRPr="001036B8" w:rsidRDefault="00F92723" w:rsidP="00236354">
      <w:pPr>
        <w:pStyle w:val="ListParagraph"/>
        <w:numPr>
          <w:ilvl w:val="0"/>
          <w:numId w:val="26"/>
        </w:numPr>
        <w:rPr>
          <w:rFonts w:asciiTheme="minorHAnsi" w:hAnsiTheme="minorHAnsi"/>
        </w:rPr>
      </w:pPr>
      <w:r w:rsidRPr="001036B8">
        <w:rPr>
          <w:rFonts w:asciiTheme="minorHAnsi" w:hAnsiTheme="minorHAnsi"/>
        </w:rPr>
        <w:t>Correction Notes: If “Fail” is selected in the previous row, indicate specifically why in this section.</w:t>
      </w:r>
    </w:p>
    <w:p w14:paraId="3F896A89" w14:textId="77777777" w:rsidR="00236354" w:rsidRPr="001036B8" w:rsidRDefault="00236354" w:rsidP="00236354">
      <w:pPr>
        <w:rPr>
          <w:rFonts w:asciiTheme="minorHAnsi" w:hAnsiTheme="minorHAnsi"/>
        </w:rPr>
      </w:pPr>
    </w:p>
    <w:p w14:paraId="3F896A8A" w14:textId="77777777" w:rsidR="00236354" w:rsidRPr="001036B8" w:rsidDel="004E3E8B" w:rsidRDefault="00F92723" w:rsidP="00236354">
      <w:pPr>
        <w:rPr>
          <w:rFonts w:ascii="Calibri" w:hAnsi="Calibri"/>
          <w:b/>
        </w:rPr>
      </w:pPr>
      <w:r w:rsidRPr="001036B8">
        <w:rPr>
          <w:rFonts w:ascii="Calibri" w:hAnsi="Calibri"/>
          <w:b/>
        </w:rPr>
        <w:t>Section F. Verified Cooling System Time Delay Relay</w:t>
      </w:r>
    </w:p>
    <w:p w14:paraId="3F896A8B"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This statement must be true for the system to comply.</w:t>
      </w:r>
    </w:p>
    <w:p w14:paraId="3F896A8C"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Verification Status: Select the appropriate choice from the following list:</w:t>
      </w:r>
    </w:p>
    <w:p w14:paraId="3F896A8D"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“Pass” if the installed has a time delay relay that meets the verification requirements of RA3.4.3.</w:t>
      </w:r>
    </w:p>
    <w:p w14:paraId="3F896A8E" w14:textId="77777777"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“Fail” if the installed system does not meet the verification requirements of RA3.4.3.</w:t>
      </w:r>
    </w:p>
    <w:p w14:paraId="3F896A8F" w14:textId="65D38B79" w:rsidR="00236354" w:rsidRPr="001036B8" w:rsidRDefault="00F92723" w:rsidP="00236354">
      <w:pPr>
        <w:pStyle w:val="ListParagraph"/>
        <w:numPr>
          <w:ilvl w:val="1"/>
          <w:numId w:val="27"/>
        </w:numPr>
        <w:rPr>
          <w:rFonts w:asciiTheme="minorHAnsi" w:hAnsiTheme="minorHAnsi"/>
        </w:rPr>
      </w:pPr>
      <w:r w:rsidRPr="001036B8">
        <w:rPr>
          <w:rFonts w:asciiTheme="minorHAnsi" w:hAnsiTheme="minorHAnsi"/>
        </w:rPr>
        <w:t>Select “N/A”</w:t>
      </w:r>
      <w:r w:rsidR="00386EA9">
        <w:rPr>
          <w:rFonts w:asciiTheme="minorHAnsi" w:hAnsiTheme="minorHAnsi"/>
        </w:rPr>
        <w:t xml:space="preserve"> </w:t>
      </w:r>
      <w:r w:rsidRPr="001036B8">
        <w:rPr>
          <w:rFonts w:asciiTheme="minorHAnsi" w:hAnsiTheme="minorHAnsi"/>
        </w:rPr>
        <w:t>if this section does not apply.</w:t>
      </w:r>
    </w:p>
    <w:p w14:paraId="3F896A90" w14:textId="77777777" w:rsidR="00236354" w:rsidRPr="001036B8" w:rsidRDefault="00F92723" w:rsidP="00236354">
      <w:pPr>
        <w:pStyle w:val="ListParagraph"/>
        <w:numPr>
          <w:ilvl w:val="0"/>
          <w:numId w:val="27"/>
        </w:numPr>
        <w:rPr>
          <w:rFonts w:asciiTheme="minorHAnsi" w:hAnsiTheme="minorHAnsi"/>
        </w:rPr>
      </w:pPr>
      <w:r w:rsidRPr="001036B8">
        <w:rPr>
          <w:rFonts w:asciiTheme="minorHAnsi" w:hAnsiTheme="minorHAnsi"/>
        </w:rPr>
        <w:t>Correction Notes: If “Fail” is selected in the previous row, indicate specifically why in this section.</w:t>
      </w:r>
    </w:p>
    <w:p w14:paraId="3F896A91" w14:textId="77777777" w:rsidR="00236354" w:rsidRPr="001036B8" w:rsidRDefault="00236354" w:rsidP="00236354">
      <w:pPr>
        <w:rPr>
          <w:rFonts w:asciiTheme="minorHAnsi" w:hAnsiTheme="minorHAnsi"/>
        </w:rPr>
      </w:pPr>
    </w:p>
    <w:p w14:paraId="3F896A92" w14:textId="77777777" w:rsidR="00236354" w:rsidRPr="001036B8" w:rsidRDefault="00F92723" w:rsidP="00236354">
      <w:pPr>
        <w:rPr>
          <w:rFonts w:asciiTheme="minorHAnsi" w:hAnsiTheme="minorHAnsi"/>
        </w:rPr>
      </w:pPr>
      <w:r w:rsidRPr="001036B8">
        <w:rPr>
          <w:rFonts w:ascii="Calibri" w:hAnsi="Calibri"/>
          <w:b/>
        </w:rPr>
        <w:t>Section G. Verified Cooling System TXV</w:t>
      </w:r>
    </w:p>
    <w:p w14:paraId="3F896A93" w14:textId="77777777" w:rsidR="00236354" w:rsidRPr="001036B8" w:rsidRDefault="00F92723" w:rsidP="00236354">
      <w:pPr>
        <w:pStyle w:val="ListParagraph"/>
        <w:numPr>
          <w:ilvl w:val="0"/>
          <w:numId w:val="28"/>
        </w:numPr>
        <w:rPr>
          <w:rFonts w:asciiTheme="minorHAnsi" w:hAnsiTheme="minorHAnsi"/>
        </w:rPr>
      </w:pPr>
      <w:r w:rsidRPr="001036B8">
        <w:rPr>
          <w:rFonts w:asciiTheme="minorHAnsi" w:hAnsiTheme="minorHAnsi"/>
        </w:rPr>
        <w:t>This statement must be true for the system to comply.</w:t>
      </w:r>
    </w:p>
    <w:p w14:paraId="3F896A94" w14:textId="77777777" w:rsidR="00236354" w:rsidRPr="001036B8" w:rsidRDefault="00F92723" w:rsidP="00236354">
      <w:pPr>
        <w:pStyle w:val="ListParagraph"/>
        <w:numPr>
          <w:ilvl w:val="0"/>
          <w:numId w:val="28"/>
        </w:numPr>
        <w:rPr>
          <w:rFonts w:asciiTheme="minorHAnsi" w:hAnsiTheme="minorHAnsi"/>
        </w:rPr>
      </w:pPr>
      <w:r w:rsidRPr="001036B8">
        <w:rPr>
          <w:rFonts w:asciiTheme="minorHAnsi" w:hAnsiTheme="minorHAnsi"/>
        </w:rPr>
        <w:t>Verification Status: Select the appropriate choice from the following list:</w:t>
      </w:r>
    </w:p>
    <w:p w14:paraId="3F896A95" w14:textId="77777777" w:rsidR="00236354" w:rsidRPr="001036B8" w:rsidRDefault="00F92723" w:rsidP="00236354">
      <w:pPr>
        <w:pStyle w:val="ListParagraph"/>
        <w:numPr>
          <w:ilvl w:val="1"/>
          <w:numId w:val="28"/>
        </w:numPr>
        <w:rPr>
          <w:rFonts w:asciiTheme="minorHAnsi" w:hAnsiTheme="minorHAnsi"/>
        </w:rPr>
      </w:pPr>
      <w:r w:rsidRPr="001036B8">
        <w:rPr>
          <w:rFonts w:asciiTheme="minorHAnsi" w:hAnsiTheme="minorHAnsi"/>
        </w:rPr>
        <w:t>Select “Pass” if the installed has a TXV installed.</w:t>
      </w:r>
    </w:p>
    <w:p w14:paraId="3F896A96" w14:textId="77777777" w:rsidR="00236354" w:rsidRPr="001036B8" w:rsidRDefault="00F92723" w:rsidP="00236354">
      <w:pPr>
        <w:pStyle w:val="ListParagraph"/>
        <w:numPr>
          <w:ilvl w:val="1"/>
          <w:numId w:val="28"/>
        </w:numPr>
        <w:rPr>
          <w:rFonts w:asciiTheme="minorHAnsi" w:hAnsiTheme="minorHAnsi"/>
        </w:rPr>
      </w:pPr>
      <w:r w:rsidRPr="001036B8">
        <w:rPr>
          <w:rFonts w:asciiTheme="minorHAnsi" w:hAnsiTheme="minorHAnsi"/>
        </w:rPr>
        <w:t>Select “Fail” if the installed system does not have a TXV installed.</w:t>
      </w:r>
    </w:p>
    <w:p w14:paraId="3F896A97" w14:textId="65CD059D" w:rsidR="00236354" w:rsidRPr="001036B8" w:rsidRDefault="00F92723" w:rsidP="00236354">
      <w:pPr>
        <w:pStyle w:val="ListParagraph"/>
        <w:numPr>
          <w:ilvl w:val="1"/>
          <w:numId w:val="28"/>
        </w:numPr>
        <w:rPr>
          <w:rFonts w:asciiTheme="minorHAnsi" w:hAnsiTheme="minorHAnsi"/>
        </w:rPr>
      </w:pPr>
      <w:r w:rsidRPr="001036B8">
        <w:rPr>
          <w:rFonts w:asciiTheme="minorHAnsi" w:hAnsiTheme="minorHAnsi"/>
        </w:rPr>
        <w:t>Select “N/A”</w:t>
      </w:r>
      <w:r w:rsidR="00386EA9">
        <w:rPr>
          <w:rFonts w:asciiTheme="minorHAnsi" w:hAnsiTheme="minorHAnsi"/>
        </w:rPr>
        <w:t xml:space="preserve"> </w:t>
      </w:r>
      <w:r w:rsidRPr="001036B8">
        <w:rPr>
          <w:rFonts w:asciiTheme="minorHAnsi" w:hAnsiTheme="minorHAnsi"/>
        </w:rPr>
        <w:t>if this section does not apply.</w:t>
      </w:r>
    </w:p>
    <w:p w14:paraId="3F896A98" w14:textId="77777777" w:rsidR="00236354" w:rsidRPr="001036B8" w:rsidRDefault="00F92723" w:rsidP="00236354">
      <w:pPr>
        <w:pStyle w:val="ListParagraph"/>
        <w:numPr>
          <w:ilvl w:val="0"/>
          <w:numId w:val="28"/>
        </w:numPr>
        <w:rPr>
          <w:rFonts w:asciiTheme="minorHAnsi" w:hAnsiTheme="minorHAnsi"/>
        </w:rPr>
      </w:pPr>
      <w:r w:rsidRPr="001036B8">
        <w:rPr>
          <w:rFonts w:asciiTheme="minorHAnsi" w:hAnsiTheme="minorHAnsi"/>
        </w:rPr>
        <w:t>Correction Notes: If “Fail” is selected in the previous row, indicate specifically why in this section.</w:t>
      </w:r>
    </w:p>
    <w:p w14:paraId="3F896A99" w14:textId="77777777" w:rsidR="00B64C8C" w:rsidRDefault="00B64C8C" w:rsidP="00B64C8C">
      <w:pPr>
        <w:rPr>
          <w:rFonts w:ascii="Calibri" w:hAnsi="Calibri"/>
          <w:sz w:val="18"/>
          <w:szCs w:val="18"/>
        </w:rPr>
      </w:pPr>
    </w:p>
    <w:p w14:paraId="3F896A9A" w14:textId="77777777" w:rsidR="00AD0CC5" w:rsidRDefault="00AD0CC5" w:rsidP="00B64C8C">
      <w:pPr>
        <w:rPr>
          <w:rFonts w:ascii="Calibri" w:hAnsi="Calibri"/>
          <w:sz w:val="18"/>
          <w:szCs w:val="18"/>
        </w:rPr>
        <w:sectPr w:rsidR="00AD0CC5" w:rsidSect="00880CC5">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040"/>
        <w:gridCol w:w="5537"/>
      </w:tblGrid>
      <w:tr w:rsidR="00AD0CC5" w:rsidRPr="00AD0CC5" w14:paraId="3F896A9D" w14:textId="77777777" w:rsidTr="00AD0CC5">
        <w:trPr>
          <w:cantSplit/>
          <w:trHeight w:val="144"/>
        </w:trPr>
        <w:tc>
          <w:tcPr>
            <w:tcW w:w="5000" w:type="pct"/>
            <w:gridSpan w:val="3"/>
            <w:vAlign w:val="center"/>
          </w:tcPr>
          <w:p w14:paraId="3F896A9B" w14:textId="77777777" w:rsidR="00AD0CC5" w:rsidRPr="00903938" w:rsidRDefault="00AD0CC5" w:rsidP="00AD0CC5">
            <w:pPr>
              <w:rPr>
                <w:rFonts w:asciiTheme="minorHAnsi" w:hAnsiTheme="minorHAnsi"/>
                <w:b/>
                <w:szCs w:val="18"/>
              </w:rPr>
            </w:pPr>
            <w:r w:rsidRPr="00903938">
              <w:rPr>
                <w:rFonts w:asciiTheme="minorHAnsi" w:hAnsiTheme="minorHAnsi"/>
                <w:b/>
                <w:szCs w:val="18"/>
              </w:rPr>
              <w:lastRenderedPageBreak/>
              <w:t>A. System Information</w:t>
            </w:r>
          </w:p>
          <w:p w14:paraId="3F896A9C" w14:textId="77777777" w:rsidR="00AD0CC5" w:rsidRPr="00AD0CC5" w:rsidRDefault="00AD0CC5" w:rsidP="00AD0CC5">
            <w:pPr>
              <w:rPr>
                <w:rFonts w:asciiTheme="minorHAnsi" w:hAnsiTheme="minorHAnsi"/>
                <w:i/>
                <w:sz w:val="18"/>
                <w:szCs w:val="18"/>
              </w:rPr>
            </w:pPr>
            <w:r w:rsidRPr="00AD0CC5">
              <w:rPr>
                <w:rFonts w:asciiTheme="minorHAnsi" w:hAnsiTheme="minorHAnsi"/>
                <w:i/>
                <w:sz w:val="18"/>
                <w:szCs w:val="18"/>
              </w:rPr>
              <w:t>Procedures for verification of High SEER and EER Equipment are described in Reference Appendix RA3.4.  Each HVAC system requiring verification must use a separate form.</w:t>
            </w:r>
          </w:p>
        </w:tc>
      </w:tr>
      <w:tr w:rsidR="00AD0CC5" w:rsidRPr="00AD0CC5" w14:paraId="3F896AA1" w14:textId="77777777" w:rsidTr="00AD0CC5">
        <w:trPr>
          <w:cantSplit/>
          <w:trHeight w:val="144"/>
        </w:trPr>
        <w:tc>
          <w:tcPr>
            <w:tcW w:w="215" w:type="pct"/>
            <w:vAlign w:val="center"/>
          </w:tcPr>
          <w:p w14:paraId="3F896A9E" w14:textId="77777777" w:rsidR="00AD0CC5" w:rsidRPr="00AD0CC5" w:rsidRDefault="00AD0CC5" w:rsidP="00AD0CC5">
            <w:pPr>
              <w:jc w:val="center"/>
              <w:rPr>
                <w:rFonts w:asciiTheme="minorHAnsi" w:hAnsiTheme="minorHAnsi"/>
                <w:sz w:val="18"/>
                <w:szCs w:val="18"/>
              </w:rPr>
            </w:pPr>
            <w:r w:rsidRPr="00AD0CC5">
              <w:rPr>
                <w:rFonts w:asciiTheme="minorHAnsi" w:hAnsiTheme="minorHAnsi"/>
                <w:sz w:val="18"/>
                <w:szCs w:val="18"/>
              </w:rPr>
              <w:t>01</w:t>
            </w:r>
          </w:p>
        </w:tc>
        <w:tc>
          <w:tcPr>
            <w:tcW w:w="2280" w:type="pct"/>
            <w:vAlign w:val="center"/>
          </w:tcPr>
          <w:p w14:paraId="3F896A9F" w14:textId="0F8D2529" w:rsidR="00AD0CC5" w:rsidRPr="00AD0CC5" w:rsidRDefault="00AD0CC5" w:rsidP="00AD0CC5">
            <w:pPr>
              <w:ind w:hanging="18"/>
              <w:rPr>
                <w:rFonts w:asciiTheme="minorHAnsi" w:hAnsiTheme="minorHAnsi"/>
                <w:sz w:val="18"/>
                <w:szCs w:val="18"/>
              </w:rPr>
            </w:pPr>
            <w:r w:rsidRPr="00AD0CC5">
              <w:rPr>
                <w:rFonts w:asciiTheme="minorHAnsi" w:hAnsiTheme="minorHAnsi"/>
                <w:sz w:val="18"/>
                <w:szCs w:val="18"/>
              </w:rPr>
              <w:t>System Name or Identification/Tag</w:t>
            </w:r>
          </w:p>
        </w:tc>
        <w:tc>
          <w:tcPr>
            <w:tcW w:w="2505" w:type="pct"/>
            <w:vAlign w:val="center"/>
          </w:tcPr>
          <w:p w14:paraId="3F896AA0" w14:textId="77777777" w:rsidR="00AD0CC5" w:rsidRPr="00AD0CC5" w:rsidRDefault="00AD0CC5" w:rsidP="00AD0CC5">
            <w:pPr>
              <w:rPr>
                <w:rFonts w:asciiTheme="minorHAnsi" w:hAnsiTheme="minorHAnsi"/>
                <w:sz w:val="18"/>
                <w:szCs w:val="18"/>
              </w:rPr>
            </w:pPr>
            <w:r w:rsidRPr="00AD0CC5">
              <w:rPr>
                <w:rFonts w:asciiTheme="minorHAnsi" w:hAnsiTheme="minorHAnsi"/>
                <w:sz w:val="18"/>
                <w:szCs w:val="18"/>
              </w:rPr>
              <w:t>&lt;&lt;auto filled text: referenced from CF2R-MCH-01&gt;&gt;</w:t>
            </w:r>
          </w:p>
        </w:tc>
      </w:tr>
      <w:tr w:rsidR="00AD0CC5" w:rsidRPr="00AD0CC5" w14:paraId="3F896AA5" w14:textId="77777777" w:rsidTr="00AD0CC5">
        <w:trPr>
          <w:cantSplit/>
          <w:trHeight w:val="144"/>
        </w:trPr>
        <w:tc>
          <w:tcPr>
            <w:tcW w:w="215" w:type="pct"/>
            <w:vAlign w:val="center"/>
          </w:tcPr>
          <w:p w14:paraId="3F896AA2" w14:textId="77777777" w:rsidR="00AD0CC5" w:rsidRPr="00AD0CC5" w:rsidRDefault="00AD0CC5" w:rsidP="00AD0CC5">
            <w:pPr>
              <w:jc w:val="center"/>
              <w:rPr>
                <w:rFonts w:asciiTheme="minorHAnsi" w:hAnsiTheme="minorHAnsi"/>
                <w:sz w:val="18"/>
                <w:szCs w:val="18"/>
              </w:rPr>
            </w:pPr>
            <w:r w:rsidRPr="00AD0CC5">
              <w:rPr>
                <w:rFonts w:asciiTheme="minorHAnsi" w:hAnsiTheme="minorHAnsi"/>
                <w:sz w:val="18"/>
                <w:szCs w:val="18"/>
              </w:rPr>
              <w:t>02</w:t>
            </w:r>
          </w:p>
        </w:tc>
        <w:tc>
          <w:tcPr>
            <w:tcW w:w="2280" w:type="pct"/>
            <w:vAlign w:val="center"/>
          </w:tcPr>
          <w:p w14:paraId="3F896AA3" w14:textId="34D73CC9" w:rsidR="00AD0CC5" w:rsidRPr="00AD0CC5" w:rsidRDefault="00AD0CC5" w:rsidP="00AD0CC5">
            <w:pPr>
              <w:ind w:hanging="18"/>
              <w:rPr>
                <w:rFonts w:asciiTheme="minorHAnsi" w:hAnsiTheme="minorHAnsi"/>
                <w:sz w:val="18"/>
                <w:szCs w:val="18"/>
              </w:rPr>
            </w:pPr>
            <w:r w:rsidRPr="00AD0CC5">
              <w:rPr>
                <w:rFonts w:asciiTheme="minorHAnsi" w:hAnsiTheme="minorHAnsi"/>
                <w:sz w:val="18"/>
                <w:szCs w:val="18"/>
              </w:rPr>
              <w:t>System Location or Area Served</w:t>
            </w:r>
          </w:p>
        </w:tc>
        <w:tc>
          <w:tcPr>
            <w:tcW w:w="2505" w:type="pct"/>
            <w:vAlign w:val="center"/>
          </w:tcPr>
          <w:p w14:paraId="3F896AA4" w14:textId="77777777" w:rsidR="00AD0CC5" w:rsidRPr="00AD0CC5" w:rsidRDefault="00AD0CC5" w:rsidP="00AD0CC5">
            <w:pPr>
              <w:tabs>
                <w:tab w:val="center" w:pos="4320"/>
                <w:tab w:val="right" w:pos="8640"/>
              </w:tabs>
              <w:rPr>
                <w:rFonts w:asciiTheme="minorHAnsi" w:hAnsiTheme="minorHAnsi"/>
                <w:sz w:val="18"/>
                <w:szCs w:val="18"/>
              </w:rPr>
            </w:pPr>
            <w:r w:rsidRPr="00AD0CC5">
              <w:rPr>
                <w:rFonts w:asciiTheme="minorHAnsi" w:hAnsiTheme="minorHAnsi"/>
                <w:sz w:val="18"/>
                <w:szCs w:val="18"/>
              </w:rPr>
              <w:t>&lt;&lt; auto filled text: referenced from CF2R-MCH-01&gt;&gt;</w:t>
            </w:r>
          </w:p>
        </w:tc>
      </w:tr>
      <w:tr w:rsidR="00AD0CC5" w:rsidRPr="00AD0CC5" w14:paraId="3F896AAD" w14:textId="77777777" w:rsidTr="00AD0CC5">
        <w:trPr>
          <w:cantSplit/>
          <w:trHeight w:val="144"/>
        </w:trPr>
        <w:tc>
          <w:tcPr>
            <w:tcW w:w="215" w:type="pct"/>
            <w:vAlign w:val="center"/>
          </w:tcPr>
          <w:p w14:paraId="3F896AA6" w14:textId="77777777" w:rsidR="00AD0CC5" w:rsidRPr="00AD0CC5" w:rsidRDefault="00AD0CC5" w:rsidP="00AD0CC5">
            <w:pPr>
              <w:jc w:val="center"/>
              <w:rPr>
                <w:rFonts w:asciiTheme="minorHAnsi" w:hAnsiTheme="minorHAnsi"/>
                <w:sz w:val="18"/>
                <w:szCs w:val="18"/>
              </w:rPr>
            </w:pPr>
            <w:r w:rsidRPr="00AD0CC5">
              <w:rPr>
                <w:rFonts w:asciiTheme="minorHAnsi" w:hAnsiTheme="minorHAnsi"/>
                <w:sz w:val="18"/>
                <w:szCs w:val="18"/>
              </w:rPr>
              <w:t>03</w:t>
            </w:r>
          </w:p>
        </w:tc>
        <w:tc>
          <w:tcPr>
            <w:tcW w:w="2280" w:type="pct"/>
            <w:vAlign w:val="center"/>
          </w:tcPr>
          <w:p w14:paraId="3F896AA7" w14:textId="4043A8E9" w:rsidR="00AD0CC5" w:rsidRPr="00AD0CC5" w:rsidRDefault="00AD0CC5" w:rsidP="00903938">
            <w:pPr>
              <w:ind w:hanging="18"/>
              <w:rPr>
                <w:rFonts w:asciiTheme="minorHAnsi" w:hAnsiTheme="minorHAnsi"/>
                <w:sz w:val="18"/>
                <w:szCs w:val="18"/>
              </w:rPr>
            </w:pPr>
            <w:r w:rsidRPr="00AD0CC5">
              <w:rPr>
                <w:rFonts w:asciiTheme="minorHAnsi" w:hAnsiTheme="minorHAnsi"/>
                <w:sz w:val="18"/>
                <w:szCs w:val="18"/>
              </w:rPr>
              <w:t>Status:  SEER</w:t>
            </w:r>
            <w:r w:rsidR="007B0D90">
              <w:rPr>
                <w:rFonts w:asciiTheme="minorHAnsi" w:hAnsiTheme="minorHAnsi"/>
                <w:sz w:val="18"/>
                <w:szCs w:val="18"/>
              </w:rPr>
              <w:t xml:space="preserve"> and EER</w:t>
            </w:r>
            <w:r w:rsidRPr="00AD0CC5">
              <w:rPr>
                <w:rFonts w:asciiTheme="minorHAnsi" w:hAnsiTheme="minorHAnsi"/>
                <w:sz w:val="18"/>
                <w:szCs w:val="18"/>
              </w:rPr>
              <w:t xml:space="preserve"> </w:t>
            </w:r>
            <w:r w:rsidR="00EA3AFA">
              <w:rPr>
                <w:rFonts w:asciiTheme="minorHAnsi" w:hAnsiTheme="minorHAnsi"/>
                <w:sz w:val="18"/>
                <w:szCs w:val="18"/>
              </w:rPr>
              <w:t>P</w:t>
            </w:r>
            <w:r w:rsidRPr="00AD0CC5">
              <w:rPr>
                <w:rFonts w:asciiTheme="minorHAnsi" w:hAnsiTheme="minorHAnsi"/>
                <w:sz w:val="18"/>
                <w:szCs w:val="18"/>
              </w:rPr>
              <w:t xml:space="preserve">erformance </w:t>
            </w:r>
            <w:r w:rsidR="00EA3AFA">
              <w:rPr>
                <w:rFonts w:asciiTheme="minorHAnsi" w:hAnsiTheme="minorHAnsi"/>
                <w:sz w:val="18"/>
                <w:szCs w:val="18"/>
              </w:rPr>
              <w:t>C</w:t>
            </w:r>
            <w:r w:rsidRPr="00AD0CC5">
              <w:rPr>
                <w:rFonts w:asciiTheme="minorHAnsi" w:hAnsiTheme="minorHAnsi"/>
                <w:sz w:val="18"/>
                <w:szCs w:val="18"/>
              </w:rPr>
              <w:t xml:space="preserve">ompliance </w:t>
            </w:r>
            <w:r w:rsidR="00EA3AFA">
              <w:rPr>
                <w:rFonts w:asciiTheme="minorHAnsi" w:hAnsiTheme="minorHAnsi"/>
                <w:sz w:val="18"/>
                <w:szCs w:val="18"/>
              </w:rPr>
              <w:t>C</w:t>
            </w:r>
            <w:r w:rsidRPr="00AD0CC5">
              <w:rPr>
                <w:rFonts w:asciiTheme="minorHAnsi" w:hAnsiTheme="minorHAnsi"/>
                <w:sz w:val="18"/>
                <w:szCs w:val="18"/>
              </w:rPr>
              <w:t xml:space="preserve">redit </w:t>
            </w:r>
            <w:r w:rsidR="00EA3AFA">
              <w:rPr>
                <w:rFonts w:asciiTheme="minorHAnsi" w:hAnsiTheme="minorHAnsi"/>
                <w:sz w:val="18"/>
                <w:szCs w:val="18"/>
              </w:rPr>
              <w:t>C</w:t>
            </w:r>
            <w:r w:rsidRPr="00AD0CC5">
              <w:rPr>
                <w:rFonts w:asciiTheme="minorHAnsi" w:hAnsiTheme="minorHAnsi"/>
                <w:sz w:val="18"/>
                <w:szCs w:val="18"/>
              </w:rPr>
              <w:t>heck</w:t>
            </w:r>
          </w:p>
        </w:tc>
        <w:tc>
          <w:tcPr>
            <w:tcW w:w="2505" w:type="pct"/>
            <w:vAlign w:val="center"/>
          </w:tcPr>
          <w:p w14:paraId="3F896AA8" w14:textId="77777777" w:rsidR="00AD0CC5" w:rsidRPr="00AD0CC5" w:rsidRDefault="00AD0CC5" w:rsidP="00AD0CC5">
            <w:pPr>
              <w:tabs>
                <w:tab w:val="center" w:pos="4320"/>
                <w:tab w:val="right" w:pos="8640"/>
              </w:tabs>
              <w:rPr>
                <w:rFonts w:asciiTheme="minorHAnsi" w:hAnsiTheme="minorHAnsi"/>
                <w:sz w:val="18"/>
                <w:szCs w:val="18"/>
              </w:rPr>
            </w:pPr>
            <w:r w:rsidRPr="00AD0CC5">
              <w:rPr>
                <w:rFonts w:asciiTheme="minorHAnsi" w:hAnsiTheme="minorHAnsi"/>
                <w:sz w:val="18"/>
                <w:szCs w:val="18"/>
              </w:rPr>
              <w:t>&lt;&lt;calculated field: If SEER HERS Verification Required on CF2R-MCH-01 = true, and If EER HERS Verification Required on CF2R-MCH-01 = true, then display message: “Both SEER and EER HERS Verification is required” and display Tables C and Table D;</w:t>
            </w:r>
          </w:p>
          <w:p w14:paraId="3F896AA9" w14:textId="77777777" w:rsidR="00AD0CC5" w:rsidRPr="00AD0CC5" w:rsidRDefault="00AD0CC5" w:rsidP="00AD0CC5">
            <w:pPr>
              <w:tabs>
                <w:tab w:val="center" w:pos="4320"/>
                <w:tab w:val="right" w:pos="8640"/>
              </w:tabs>
              <w:rPr>
                <w:rFonts w:asciiTheme="minorHAnsi" w:hAnsiTheme="minorHAnsi"/>
                <w:sz w:val="18"/>
                <w:szCs w:val="18"/>
              </w:rPr>
            </w:pPr>
          </w:p>
          <w:p w14:paraId="3F896AAA" w14:textId="77777777" w:rsidR="00AD0CC5" w:rsidRPr="00AD0CC5" w:rsidRDefault="00AD0CC5" w:rsidP="00AD0CC5">
            <w:pPr>
              <w:tabs>
                <w:tab w:val="center" w:pos="4320"/>
                <w:tab w:val="right" w:pos="8640"/>
              </w:tabs>
              <w:rPr>
                <w:rFonts w:asciiTheme="minorHAnsi" w:hAnsiTheme="minorHAnsi"/>
                <w:sz w:val="18"/>
                <w:szCs w:val="18"/>
              </w:rPr>
            </w:pPr>
            <w:r w:rsidRPr="00AD0CC5">
              <w:rPr>
                <w:rFonts w:asciiTheme="minorHAnsi" w:hAnsiTheme="minorHAnsi"/>
                <w:sz w:val="18"/>
                <w:szCs w:val="18"/>
              </w:rPr>
              <w:t>Else if SEER HERS Verification Required on CF2R-MCH-01 = true, and If EER HERS Verification Required on CF2R-MCH-01 = false, then display message: “ SEER HERS Verification is required” and display Table C;</w:t>
            </w:r>
          </w:p>
          <w:p w14:paraId="3F896AAB" w14:textId="77777777" w:rsidR="00AD0CC5" w:rsidRPr="00AD0CC5" w:rsidRDefault="00AD0CC5" w:rsidP="00AD0CC5">
            <w:pPr>
              <w:tabs>
                <w:tab w:val="center" w:pos="4320"/>
                <w:tab w:val="right" w:pos="8640"/>
              </w:tabs>
              <w:rPr>
                <w:rFonts w:asciiTheme="minorHAnsi" w:hAnsiTheme="minorHAnsi"/>
                <w:sz w:val="18"/>
                <w:szCs w:val="18"/>
              </w:rPr>
            </w:pPr>
          </w:p>
          <w:p w14:paraId="3F896AAC" w14:textId="77777777" w:rsidR="00AD0CC5" w:rsidRPr="00AD0CC5" w:rsidRDefault="00AD0CC5" w:rsidP="00AD0CC5">
            <w:pPr>
              <w:rPr>
                <w:rFonts w:asciiTheme="minorHAnsi" w:hAnsiTheme="minorHAnsi"/>
                <w:sz w:val="18"/>
                <w:szCs w:val="18"/>
              </w:rPr>
            </w:pPr>
            <w:r w:rsidRPr="00AD0CC5">
              <w:rPr>
                <w:rFonts w:asciiTheme="minorHAnsi" w:hAnsiTheme="minorHAnsi"/>
                <w:sz w:val="18"/>
                <w:szCs w:val="18"/>
              </w:rPr>
              <w:t>If SEER HERS Verification Required on CF2R-MCH-01 = false, and If EER HERS Verification Required on CF2R-MCH-01 = true, then display message “ EER HERS Verification is required” and display Table D&gt;&gt;</w:t>
            </w:r>
          </w:p>
        </w:tc>
      </w:tr>
      <w:tr w:rsidR="009F7169" w:rsidRPr="00AD0CC5" w14:paraId="3F896AB1" w14:textId="77777777" w:rsidTr="00AD0CC5">
        <w:trPr>
          <w:cantSplit/>
          <w:trHeight w:val="144"/>
        </w:trPr>
        <w:tc>
          <w:tcPr>
            <w:tcW w:w="215" w:type="pct"/>
            <w:vAlign w:val="center"/>
          </w:tcPr>
          <w:p w14:paraId="3F896AAE" w14:textId="77777777" w:rsidR="009F7169" w:rsidRPr="00AD0CC5" w:rsidRDefault="009F7169" w:rsidP="00AD0CC5">
            <w:pPr>
              <w:jc w:val="center"/>
              <w:rPr>
                <w:rFonts w:asciiTheme="minorHAnsi" w:hAnsiTheme="minorHAnsi"/>
                <w:sz w:val="18"/>
                <w:szCs w:val="18"/>
              </w:rPr>
            </w:pPr>
            <w:r>
              <w:rPr>
                <w:rFonts w:asciiTheme="minorHAnsi" w:hAnsiTheme="minorHAnsi"/>
                <w:sz w:val="18"/>
                <w:szCs w:val="18"/>
              </w:rPr>
              <w:t>04</w:t>
            </w:r>
          </w:p>
        </w:tc>
        <w:tc>
          <w:tcPr>
            <w:tcW w:w="2280" w:type="pct"/>
            <w:vAlign w:val="center"/>
          </w:tcPr>
          <w:p w14:paraId="3F896AAF" w14:textId="7EB3CDD4" w:rsidR="009F7169" w:rsidRPr="00AD0CC5" w:rsidRDefault="00B135DD" w:rsidP="00903938">
            <w:pPr>
              <w:ind w:hanging="18"/>
              <w:rPr>
                <w:rFonts w:asciiTheme="minorHAnsi" w:hAnsiTheme="minorHAnsi"/>
                <w:sz w:val="18"/>
                <w:szCs w:val="18"/>
              </w:rPr>
            </w:pPr>
            <w:r>
              <w:rPr>
                <w:rFonts w:asciiTheme="minorHAnsi" w:hAnsiTheme="minorHAnsi"/>
                <w:sz w:val="18"/>
                <w:szCs w:val="18"/>
              </w:rPr>
              <w:t xml:space="preserve">Directory </w:t>
            </w:r>
            <w:r w:rsidR="00EA3AFA">
              <w:rPr>
                <w:rFonts w:asciiTheme="minorHAnsi" w:hAnsiTheme="minorHAnsi"/>
                <w:sz w:val="18"/>
                <w:szCs w:val="18"/>
              </w:rPr>
              <w:t>U</w:t>
            </w:r>
            <w:r>
              <w:rPr>
                <w:rFonts w:asciiTheme="minorHAnsi" w:hAnsiTheme="minorHAnsi"/>
                <w:sz w:val="18"/>
                <w:szCs w:val="18"/>
              </w:rPr>
              <w:t xml:space="preserve">sed to </w:t>
            </w:r>
            <w:r w:rsidR="00EA3AFA">
              <w:rPr>
                <w:rFonts w:asciiTheme="minorHAnsi" w:hAnsiTheme="minorHAnsi"/>
                <w:sz w:val="18"/>
                <w:szCs w:val="18"/>
              </w:rPr>
              <w:t>C</w:t>
            </w:r>
            <w:r>
              <w:rPr>
                <w:rFonts w:asciiTheme="minorHAnsi" w:hAnsiTheme="minorHAnsi"/>
                <w:sz w:val="18"/>
                <w:szCs w:val="18"/>
              </w:rPr>
              <w:t xml:space="preserve">ertify </w:t>
            </w:r>
            <w:r w:rsidR="00EA3AFA">
              <w:rPr>
                <w:rFonts w:asciiTheme="minorHAnsi" w:hAnsiTheme="minorHAnsi"/>
                <w:sz w:val="18"/>
                <w:szCs w:val="18"/>
              </w:rPr>
              <w:t>P</w:t>
            </w:r>
            <w:r>
              <w:rPr>
                <w:rFonts w:asciiTheme="minorHAnsi" w:hAnsiTheme="minorHAnsi"/>
                <w:sz w:val="18"/>
                <w:szCs w:val="18"/>
              </w:rPr>
              <w:t xml:space="preserve">roduct </w:t>
            </w:r>
            <w:r w:rsidR="00EA3AFA">
              <w:rPr>
                <w:rFonts w:asciiTheme="minorHAnsi" w:hAnsiTheme="minorHAnsi"/>
                <w:sz w:val="18"/>
                <w:szCs w:val="18"/>
              </w:rPr>
              <w:t>P</w:t>
            </w:r>
            <w:r>
              <w:rPr>
                <w:rFonts w:asciiTheme="minorHAnsi" w:hAnsiTheme="minorHAnsi"/>
                <w:sz w:val="18"/>
                <w:szCs w:val="18"/>
              </w:rPr>
              <w:t>erformance</w:t>
            </w:r>
          </w:p>
        </w:tc>
        <w:tc>
          <w:tcPr>
            <w:tcW w:w="2505" w:type="pct"/>
            <w:vAlign w:val="center"/>
          </w:tcPr>
          <w:p w14:paraId="3F896AB0" w14:textId="77777777" w:rsidR="009F7169" w:rsidRPr="00AD0CC5" w:rsidRDefault="00B135DD" w:rsidP="00AD0CC5">
            <w:pPr>
              <w:rPr>
                <w:rFonts w:asciiTheme="minorHAnsi" w:hAnsiTheme="minorHAnsi"/>
                <w:sz w:val="18"/>
                <w:szCs w:val="18"/>
              </w:rPr>
            </w:pPr>
            <w:r>
              <w:rPr>
                <w:rFonts w:asciiTheme="minorHAnsi" w:hAnsiTheme="minorHAnsi"/>
                <w:sz w:val="18"/>
                <w:szCs w:val="18"/>
              </w:rPr>
              <w:t>&lt;&lt;user input, pull down list: AHRI, CEC, or DOE&gt;&gt;</w:t>
            </w:r>
          </w:p>
        </w:tc>
      </w:tr>
      <w:tr w:rsidR="00AD0CC5" w:rsidRPr="00AD0CC5" w14:paraId="3F896AB7" w14:textId="77777777" w:rsidTr="00AD0CC5">
        <w:trPr>
          <w:cantSplit/>
          <w:trHeight w:val="144"/>
        </w:trPr>
        <w:tc>
          <w:tcPr>
            <w:tcW w:w="215" w:type="pct"/>
            <w:vAlign w:val="center"/>
          </w:tcPr>
          <w:p w14:paraId="3F896AB3" w14:textId="77777777" w:rsidR="009F7169" w:rsidRPr="00AD0CC5" w:rsidRDefault="009F7169" w:rsidP="00AD0CC5">
            <w:pPr>
              <w:jc w:val="center"/>
              <w:rPr>
                <w:rFonts w:asciiTheme="minorHAnsi" w:hAnsiTheme="minorHAnsi"/>
                <w:sz w:val="18"/>
                <w:szCs w:val="18"/>
              </w:rPr>
            </w:pPr>
            <w:r>
              <w:rPr>
                <w:rFonts w:asciiTheme="minorHAnsi" w:hAnsiTheme="minorHAnsi"/>
                <w:sz w:val="18"/>
                <w:szCs w:val="18"/>
              </w:rPr>
              <w:t>05</w:t>
            </w:r>
          </w:p>
        </w:tc>
        <w:tc>
          <w:tcPr>
            <w:tcW w:w="2280" w:type="pct"/>
            <w:vAlign w:val="center"/>
          </w:tcPr>
          <w:p w14:paraId="3F896AB4" w14:textId="51A2F59C" w:rsidR="00AD0CC5" w:rsidRPr="00AD0CC5" w:rsidRDefault="00AD0CC5" w:rsidP="00903938">
            <w:pPr>
              <w:ind w:hanging="18"/>
              <w:rPr>
                <w:rFonts w:asciiTheme="minorHAnsi" w:hAnsiTheme="minorHAnsi"/>
                <w:sz w:val="18"/>
                <w:szCs w:val="18"/>
              </w:rPr>
            </w:pPr>
            <w:r w:rsidRPr="00AD0CC5">
              <w:rPr>
                <w:rFonts w:asciiTheme="minorHAnsi" w:hAnsiTheme="minorHAnsi"/>
                <w:sz w:val="18"/>
                <w:szCs w:val="18"/>
              </w:rPr>
              <w:t xml:space="preserve">AHRI </w:t>
            </w:r>
            <w:r w:rsidR="00903938">
              <w:rPr>
                <w:rFonts w:asciiTheme="minorHAnsi" w:hAnsiTheme="minorHAnsi"/>
                <w:sz w:val="18"/>
                <w:szCs w:val="18"/>
              </w:rPr>
              <w:t>C</w:t>
            </w:r>
            <w:r w:rsidRPr="00AD0CC5">
              <w:rPr>
                <w:rFonts w:asciiTheme="minorHAnsi" w:hAnsiTheme="minorHAnsi"/>
                <w:sz w:val="18"/>
                <w:szCs w:val="18"/>
              </w:rPr>
              <w:t xml:space="preserve">ertification </w:t>
            </w:r>
            <w:r w:rsidR="00903938">
              <w:rPr>
                <w:rFonts w:asciiTheme="minorHAnsi" w:hAnsiTheme="minorHAnsi"/>
                <w:sz w:val="18"/>
                <w:szCs w:val="18"/>
              </w:rPr>
              <w:t>N</w:t>
            </w:r>
            <w:r w:rsidRPr="00AD0CC5">
              <w:rPr>
                <w:rFonts w:asciiTheme="minorHAnsi" w:hAnsiTheme="minorHAnsi"/>
                <w:sz w:val="18"/>
                <w:szCs w:val="18"/>
              </w:rPr>
              <w:t xml:space="preserve">umber for the </w:t>
            </w:r>
            <w:r w:rsidR="00903938">
              <w:rPr>
                <w:rFonts w:asciiTheme="minorHAnsi" w:hAnsiTheme="minorHAnsi"/>
                <w:sz w:val="18"/>
                <w:szCs w:val="18"/>
              </w:rPr>
              <w:t>I</w:t>
            </w:r>
            <w:r w:rsidRPr="00AD0CC5">
              <w:rPr>
                <w:rFonts w:asciiTheme="minorHAnsi" w:hAnsiTheme="minorHAnsi"/>
                <w:sz w:val="18"/>
                <w:szCs w:val="18"/>
              </w:rPr>
              <w:t xml:space="preserve">nstalled </w:t>
            </w:r>
            <w:r w:rsidR="00903938">
              <w:rPr>
                <w:rFonts w:asciiTheme="minorHAnsi" w:hAnsiTheme="minorHAnsi"/>
                <w:sz w:val="18"/>
                <w:szCs w:val="18"/>
              </w:rPr>
              <w:t>S</w:t>
            </w:r>
            <w:r w:rsidRPr="00AD0CC5">
              <w:rPr>
                <w:rFonts w:asciiTheme="minorHAnsi" w:hAnsiTheme="minorHAnsi"/>
                <w:sz w:val="18"/>
                <w:szCs w:val="18"/>
              </w:rPr>
              <w:t xml:space="preserve">pace </w:t>
            </w:r>
            <w:r w:rsidR="00903938">
              <w:rPr>
                <w:rFonts w:asciiTheme="minorHAnsi" w:hAnsiTheme="minorHAnsi"/>
                <w:sz w:val="18"/>
                <w:szCs w:val="18"/>
              </w:rPr>
              <w:t>C</w:t>
            </w:r>
            <w:r w:rsidRPr="00AD0CC5">
              <w:rPr>
                <w:rFonts w:asciiTheme="minorHAnsi" w:hAnsiTheme="minorHAnsi"/>
                <w:sz w:val="18"/>
                <w:szCs w:val="18"/>
              </w:rPr>
              <w:t xml:space="preserve">onditioning </w:t>
            </w:r>
            <w:r w:rsidR="00903938">
              <w:rPr>
                <w:rFonts w:asciiTheme="minorHAnsi" w:hAnsiTheme="minorHAnsi"/>
                <w:sz w:val="18"/>
                <w:szCs w:val="18"/>
              </w:rPr>
              <w:t>S</w:t>
            </w:r>
            <w:r w:rsidRPr="00AD0CC5">
              <w:rPr>
                <w:rFonts w:asciiTheme="minorHAnsi" w:hAnsiTheme="minorHAnsi"/>
                <w:sz w:val="18"/>
                <w:szCs w:val="18"/>
              </w:rPr>
              <w:t xml:space="preserve">ystem from </w:t>
            </w:r>
            <w:hyperlink r:id="rId19" w:history="1">
              <w:r w:rsidRPr="00AD0CC5">
                <w:rPr>
                  <w:rFonts w:asciiTheme="minorHAnsi" w:hAnsiTheme="minorHAnsi"/>
                  <w:color w:val="0000FF"/>
                  <w:sz w:val="18"/>
                  <w:u w:val="single"/>
                </w:rPr>
                <w:t>http://www.ahridirectory.org</w:t>
              </w:r>
            </w:hyperlink>
            <w:r w:rsidR="0062201F">
              <w:rPr>
                <w:rFonts w:asciiTheme="minorHAnsi" w:hAnsiTheme="minorHAnsi"/>
                <w:color w:val="0000FF"/>
                <w:sz w:val="18"/>
                <w:u w:val="single"/>
              </w:rPr>
              <w:t>:</w:t>
            </w:r>
          </w:p>
        </w:tc>
        <w:tc>
          <w:tcPr>
            <w:tcW w:w="2505" w:type="pct"/>
            <w:vAlign w:val="center"/>
          </w:tcPr>
          <w:p w14:paraId="3F896AB6" w14:textId="06B71ADE" w:rsidR="00AD0CC5" w:rsidRPr="00AD0CC5" w:rsidRDefault="00AD0CC5" w:rsidP="00AA5DE9">
            <w:pPr>
              <w:rPr>
                <w:rFonts w:asciiTheme="minorHAnsi" w:hAnsiTheme="minorHAnsi"/>
                <w:sz w:val="18"/>
                <w:szCs w:val="18"/>
              </w:rPr>
            </w:pPr>
            <w:r w:rsidRPr="00AD0CC5">
              <w:rPr>
                <w:rFonts w:asciiTheme="minorHAnsi" w:hAnsiTheme="minorHAnsi"/>
                <w:sz w:val="18"/>
                <w:szCs w:val="18"/>
              </w:rPr>
              <w:t>&lt;&lt;</w:t>
            </w:r>
            <w:r w:rsidR="006171CA">
              <w:rPr>
                <w:rFonts w:asciiTheme="minorHAnsi" w:hAnsiTheme="minorHAnsi"/>
                <w:sz w:val="18"/>
                <w:szCs w:val="18"/>
              </w:rPr>
              <w:t xml:space="preserve">if A04 contains CEC or DOE result equals NA; else </w:t>
            </w:r>
            <w:ins w:id="0" w:author="Smith, Alexis@Energy" w:date="2017-12-01T14:55:00Z">
              <w:r w:rsidR="00AA5DE9">
                <w:rPr>
                  <w:rFonts w:asciiTheme="minorHAnsi" w:hAnsiTheme="minorHAnsi"/>
                  <w:sz w:val="18"/>
                  <w:szCs w:val="18"/>
                </w:rPr>
                <w:t>pull AHRI Certification number from CF2R-</w:t>
              </w:r>
            </w:ins>
            <w:bookmarkStart w:id="1" w:name="_GoBack"/>
            <w:bookmarkEnd w:id="1"/>
            <w:ins w:id="2" w:author="Smith, Alexis@Energy" w:date="2017-12-01T14:56:00Z">
              <w:r w:rsidR="00AA5DE9">
                <w:rPr>
                  <w:rFonts w:asciiTheme="minorHAnsi" w:hAnsiTheme="minorHAnsi"/>
                  <w:sz w:val="18"/>
                  <w:szCs w:val="18"/>
                </w:rPr>
                <w:t>MCH-26</w:t>
              </w:r>
            </w:ins>
            <w:del w:id="3" w:author="Smith, Alexis@Energy" w:date="2017-12-01T14:43:00Z">
              <w:r w:rsidR="006171CA" w:rsidDel="002561F0">
                <w:rPr>
                  <w:rFonts w:asciiTheme="minorHAnsi" w:hAnsiTheme="minorHAnsi"/>
                  <w:sz w:val="18"/>
                  <w:szCs w:val="18"/>
                </w:rPr>
                <w:delText>user input: numeric</w:delText>
              </w:r>
            </w:del>
            <w:r w:rsidR="006171CA">
              <w:rPr>
                <w:rFonts w:asciiTheme="minorHAnsi" w:hAnsiTheme="minorHAnsi"/>
                <w:sz w:val="18"/>
                <w:szCs w:val="18"/>
              </w:rPr>
              <w:t>&gt;&gt;</w:t>
            </w:r>
            <w:r w:rsidRPr="00AD0CC5">
              <w:rPr>
                <w:rFonts w:asciiTheme="minorHAnsi" w:hAnsiTheme="minorHAnsi"/>
                <w:sz w:val="18"/>
                <w:szCs w:val="18"/>
              </w:rPr>
              <w:t>&gt;&gt;</w:t>
            </w:r>
          </w:p>
        </w:tc>
      </w:tr>
      <w:tr w:rsidR="00AD0CC5" w:rsidRPr="00AD0CC5" w14:paraId="3F896ABC" w14:textId="77777777" w:rsidTr="00AD0CC5">
        <w:trPr>
          <w:cantSplit/>
          <w:trHeight w:val="144"/>
        </w:trPr>
        <w:tc>
          <w:tcPr>
            <w:tcW w:w="215" w:type="pct"/>
            <w:vAlign w:val="center"/>
          </w:tcPr>
          <w:p w14:paraId="3F896AB9" w14:textId="77777777" w:rsidR="009F7169" w:rsidRPr="00AD0CC5" w:rsidRDefault="009F7169" w:rsidP="00AD0CC5">
            <w:pPr>
              <w:jc w:val="center"/>
              <w:rPr>
                <w:rFonts w:asciiTheme="minorHAnsi" w:hAnsiTheme="minorHAnsi"/>
                <w:sz w:val="18"/>
                <w:szCs w:val="18"/>
              </w:rPr>
            </w:pPr>
            <w:r>
              <w:rPr>
                <w:rFonts w:asciiTheme="minorHAnsi" w:hAnsiTheme="minorHAnsi"/>
                <w:sz w:val="18"/>
                <w:szCs w:val="18"/>
              </w:rPr>
              <w:t>06</w:t>
            </w:r>
          </w:p>
        </w:tc>
        <w:tc>
          <w:tcPr>
            <w:tcW w:w="2280" w:type="pct"/>
            <w:vAlign w:val="center"/>
          </w:tcPr>
          <w:p w14:paraId="3F896ABA" w14:textId="119CC69C" w:rsidR="00AD0CC5" w:rsidRPr="00AD0CC5" w:rsidRDefault="00D50E24" w:rsidP="00AD0CC5">
            <w:pPr>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505" w:type="pct"/>
            <w:vAlign w:val="center"/>
          </w:tcPr>
          <w:p w14:paraId="3F896ABB" w14:textId="2236D1C4" w:rsidR="00AD0CC5" w:rsidRPr="00AD0CC5" w:rsidRDefault="00AD0CC5" w:rsidP="00D50E24">
            <w:pPr>
              <w:rPr>
                <w:rFonts w:asciiTheme="minorHAnsi" w:hAnsiTheme="minorHAnsi"/>
                <w:sz w:val="18"/>
                <w:szCs w:val="18"/>
              </w:rPr>
            </w:pPr>
            <w:r w:rsidRPr="00AD0CC5">
              <w:rPr>
                <w:rFonts w:asciiTheme="minorHAnsi" w:hAnsiTheme="minorHAnsi"/>
                <w:sz w:val="18"/>
                <w:szCs w:val="18"/>
              </w:rPr>
              <w:t>&lt;&lt;user selected, Yes or No based on information from Certification</w:t>
            </w:r>
            <w:r w:rsidR="00D50E24">
              <w:rPr>
                <w:rFonts w:asciiTheme="minorHAnsi" w:hAnsiTheme="minorHAnsi"/>
                <w:sz w:val="18"/>
                <w:szCs w:val="18"/>
              </w:rPr>
              <w:t xml:space="preserve"> Directory or documentation</w:t>
            </w:r>
            <w:r w:rsidR="00B135DD">
              <w:rPr>
                <w:rFonts w:asciiTheme="minorHAnsi" w:hAnsiTheme="minorHAnsi"/>
                <w:sz w:val="18"/>
                <w:szCs w:val="18"/>
              </w:rPr>
              <w:t>, allow N/A entry if A04 = CEC or A04 = DOE</w:t>
            </w:r>
            <w:r w:rsidR="00B135DD" w:rsidRPr="00AD0CC5">
              <w:rPr>
                <w:rFonts w:asciiTheme="minorHAnsi" w:hAnsiTheme="minorHAnsi"/>
                <w:sz w:val="18"/>
                <w:szCs w:val="18"/>
              </w:rPr>
              <w:t xml:space="preserve"> </w:t>
            </w:r>
            <w:r w:rsidRPr="00AD0CC5">
              <w:rPr>
                <w:rFonts w:asciiTheme="minorHAnsi" w:hAnsiTheme="minorHAnsi"/>
                <w:sz w:val="18"/>
                <w:szCs w:val="18"/>
              </w:rPr>
              <w:t>&gt;&gt;</w:t>
            </w:r>
          </w:p>
        </w:tc>
      </w:tr>
      <w:tr w:rsidR="00AD0CC5" w:rsidRPr="00AD0CC5" w14:paraId="3F896AC1" w14:textId="77777777" w:rsidTr="00AD0CC5">
        <w:trPr>
          <w:cantSplit/>
          <w:trHeight w:val="144"/>
        </w:trPr>
        <w:tc>
          <w:tcPr>
            <w:tcW w:w="215" w:type="pct"/>
            <w:vAlign w:val="center"/>
          </w:tcPr>
          <w:p w14:paraId="3F896ABE" w14:textId="77777777" w:rsidR="009F7169" w:rsidRPr="00AD0CC5" w:rsidRDefault="009F7169" w:rsidP="00AD0CC5">
            <w:pPr>
              <w:jc w:val="center"/>
              <w:rPr>
                <w:rFonts w:asciiTheme="minorHAnsi" w:hAnsiTheme="minorHAnsi"/>
                <w:sz w:val="18"/>
                <w:szCs w:val="18"/>
              </w:rPr>
            </w:pPr>
            <w:r>
              <w:rPr>
                <w:rFonts w:asciiTheme="minorHAnsi" w:hAnsiTheme="minorHAnsi"/>
                <w:sz w:val="18"/>
                <w:szCs w:val="18"/>
              </w:rPr>
              <w:t>07</w:t>
            </w:r>
          </w:p>
        </w:tc>
        <w:tc>
          <w:tcPr>
            <w:tcW w:w="2280" w:type="pct"/>
            <w:vAlign w:val="center"/>
          </w:tcPr>
          <w:p w14:paraId="3F896ABF" w14:textId="337AE916" w:rsidR="00AD0CC5" w:rsidRPr="00AD0CC5" w:rsidRDefault="004874A1" w:rsidP="00AD0CC5">
            <w:pPr>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
          <w:p w14:paraId="3F896AC0" w14:textId="0D4CB09C" w:rsidR="00AD0CC5" w:rsidRPr="00AD0CC5" w:rsidRDefault="00AD0CC5" w:rsidP="004874A1">
            <w:pPr>
              <w:rPr>
                <w:rFonts w:asciiTheme="minorHAnsi" w:hAnsiTheme="minorHAnsi"/>
                <w:sz w:val="18"/>
                <w:szCs w:val="18"/>
              </w:rPr>
            </w:pPr>
            <w:r w:rsidRPr="00AD0CC5">
              <w:rPr>
                <w:rFonts w:asciiTheme="minorHAnsi" w:hAnsiTheme="minorHAnsi"/>
                <w:sz w:val="18"/>
                <w:szCs w:val="18"/>
              </w:rPr>
              <w:t xml:space="preserve">&lt;&lt;user selected, Yes or No based on information from </w:t>
            </w:r>
            <w:r w:rsidR="004874A1">
              <w:rPr>
                <w:rFonts w:asciiTheme="minorHAnsi" w:hAnsiTheme="minorHAnsi"/>
                <w:sz w:val="18"/>
                <w:szCs w:val="18"/>
              </w:rPr>
              <w:t>Certification Directory or documentation</w:t>
            </w:r>
            <w:r w:rsidR="00B135DD">
              <w:rPr>
                <w:rFonts w:asciiTheme="minorHAnsi" w:hAnsiTheme="minorHAnsi"/>
                <w:sz w:val="18"/>
                <w:szCs w:val="18"/>
              </w:rPr>
              <w:t>, allow N/A entry if A04 = CEC or A04 = DOE</w:t>
            </w:r>
            <w:r w:rsidR="00B135DD" w:rsidRPr="00AD0CC5">
              <w:rPr>
                <w:rFonts w:asciiTheme="minorHAnsi" w:hAnsiTheme="minorHAnsi"/>
                <w:sz w:val="18"/>
                <w:szCs w:val="18"/>
              </w:rPr>
              <w:t xml:space="preserve"> </w:t>
            </w:r>
            <w:r w:rsidRPr="00AD0CC5">
              <w:rPr>
                <w:rFonts w:asciiTheme="minorHAnsi" w:hAnsiTheme="minorHAnsi"/>
                <w:sz w:val="18"/>
                <w:szCs w:val="18"/>
              </w:rPr>
              <w:t>&gt;&gt;</w:t>
            </w:r>
          </w:p>
        </w:tc>
      </w:tr>
      <w:tr w:rsidR="00AD0CC5" w:rsidRPr="00AD0CC5" w14:paraId="3F896AC6" w14:textId="77777777" w:rsidTr="00AD0CC5">
        <w:trPr>
          <w:cantSplit/>
          <w:trHeight w:val="144"/>
        </w:trPr>
        <w:tc>
          <w:tcPr>
            <w:tcW w:w="215" w:type="pct"/>
            <w:vAlign w:val="center"/>
          </w:tcPr>
          <w:p w14:paraId="3F896AC3" w14:textId="77777777" w:rsidR="009F7169" w:rsidRPr="00AD0CC5" w:rsidRDefault="009F7169" w:rsidP="00AD0CC5">
            <w:pPr>
              <w:jc w:val="center"/>
              <w:rPr>
                <w:rFonts w:asciiTheme="minorHAnsi" w:hAnsiTheme="minorHAnsi"/>
                <w:sz w:val="18"/>
                <w:szCs w:val="18"/>
              </w:rPr>
            </w:pPr>
            <w:r>
              <w:rPr>
                <w:rFonts w:asciiTheme="minorHAnsi" w:hAnsiTheme="minorHAnsi"/>
                <w:sz w:val="18"/>
                <w:szCs w:val="18"/>
              </w:rPr>
              <w:t>08</w:t>
            </w:r>
          </w:p>
        </w:tc>
        <w:tc>
          <w:tcPr>
            <w:tcW w:w="2280" w:type="pct"/>
            <w:vAlign w:val="center"/>
          </w:tcPr>
          <w:p w14:paraId="3F896AC4" w14:textId="52200C50" w:rsidR="00AD0CC5" w:rsidRPr="00AD0CC5" w:rsidRDefault="004874A1" w:rsidP="00AD0CC5">
            <w:pPr>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
          <w:p w14:paraId="3F896AC5" w14:textId="32854962" w:rsidR="00AD0CC5" w:rsidRPr="00AD0CC5" w:rsidRDefault="00AD0CC5" w:rsidP="004874A1">
            <w:pPr>
              <w:rPr>
                <w:rFonts w:asciiTheme="minorHAnsi" w:hAnsiTheme="minorHAnsi"/>
                <w:sz w:val="18"/>
                <w:szCs w:val="18"/>
              </w:rPr>
            </w:pPr>
            <w:r w:rsidRPr="00AD0CC5">
              <w:rPr>
                <w:rFonts w:asciiTheme="minorHAnsi" w:hAnsiTheme="minorHAnsi"/>
                <w:sz w:val="18"/>
                <w:szCs w:val="18"/>
              </w:rPr>
              <w:t>&lt;&lt;user selected, Yes or No based on information from Certification</w:t>
            </w:r>
            <w:r w:rsidR="004874A1">
              <w:rPr>
                <w:rFonts w:asciiTheme="minorHAnsi" w:hAnsiTheme="minorHAnsi"/>
                <w:sz w:val="18"/>
                <w:szCs w:val="18"/>
              </w:rPr>
              <w:t xml:space="preserve"> Directory or documentation</w:t>
            </w:r>
            <w:r w:rsidR="00B135DD">
              <w:rPr>
                <w:rFonts w:asciiTheme="minorHAnsi" w:hAnsiTheme="minorHAnsi"/>
                <w:sz w:val="18"/>
                <w:szCs w:val="18"/>
              </w:rPr>
              <w:t>, allow N/A entry if A04 = CEC or A04 = DOE</w:t>
            </w:r>
            <w:r w:rsidRPr="00AD0CC5">
              <w:rPr>
                <w:rFonts w:asciiTheme="minorHAnsi" w:hAnsiTheme="minorHAnsi"/>
                <w:sz w:val="18"/>
                <w:szCs w:val="18"/>
              </w:rPr>
              <w:t xml:space="preserve"> &gt;&gt;</w:t>
            </w:r>
          </w:p>
        </w:tc>
      </w:tr>
    </w:tbl>
    <w:p w14:paraId="3F896AC7" w14:textId="77777777" w:rsidR="00AD0CC5" w:rsidRPr="00903938" w:rsidRDefault="00AD0CC5" w:rsidP="006D0BCD">
      <w:pPr>
        <w:rPr>
          <w:rFonts w:ascii="Calibri" w:hAnsi="Calibr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78"/>
        <w:gridCol w:w="449"/>
        <w:gridCol w:w="3510"/>
        <w:gridCol w:w="452"/>
        <w:gridCol w:w="3527"/>
      </w:tblGrid>
      <w:tr w:rsidR="00AD0CC5" w:rsidRPr="00AD0CC5" w14:paraId="3F896ACA" w14:textId="77777777" w:rsidTr="00AD0CC5">
        <w:trPr>
          <w:trHeight w:val="144"/>
        </w:trPr>
        <w:tc>
          <w:tcPr>
            <w:tcW w:w="5000" w:type="pct"/>
            <w:gridSpan w:val="5"/>
          </w:tcPr>
          <w:p w14:paraId="3F896AC8" w14:textId="77777777" w:rsidR="00AD0CC5" w:rsidRPr="00AD0CC5" w:rsidRDefault="00AD0CC5" w:rsidP="00AD0CC5">
            <w:pPr>
              <w:rPr>
                <w:rFonts w:ascii="Calibri" w:hAnsi="Calibri"/>
                <w:b/>
                <w:sz w:val="18"/>
                <w:szCs w:val="18"/>
              </w:rPr>
            </w:pPr>
            <w:r w:rsidRPr="00AD0CC5">
              <w:rPr>
                <w:rFonts w:ascii="Calibri" w:hAnsi="Calibri"/>
                <w:b/>
                <w:bCs/>
                <w:sz w:val="18"/>
                <w:szCs w:val="18"/>
              </w:rPr>
              <w:br w:type="page"/>
            </w:r>
            <w:r w:rsidRPr="00AD0CC5">
              <w:rPr>
                <w:rFonts w:ascii="Calibri" w:hAnsi="Calibri"/>
                <w:b/>
                <w:bCs/>
                <w:sz w:val="18"/>
                <w:szCs w:val="18"/>
              </w:rPr>
              <w:br w:type="page"/>
            </w:r>
            <w:r w:rsidRPr="00903938">
              <w:rPr>
                <w:rFonts w:ascii="Calibri" w:hAnsi="Calibri"/>
                <w:b/>
                <w:szCs w:val="18"/>
              </w:rPr>
              <w:t>B. Rated Space Conditioning System Equipment Verification</w:t>
            </w:r>
          </w:p>
          <w:p w14:paraId="3F896AC9" w14:textId="77777777" w:rsidR="00AD0CC5" w:rsidRPr="00AD0CC5" w:rsidRDefault="00AD0CC5" w:rsidP="008E29E1">
            <w:pPr>
              <w:rPr>
                <w:rFonts w:ascii="Calibri" w:hAnsi="Calibri"/>
                <w:i/>
                <w:sz w:val="18"/>
                <w:szCs w:val="18"/>
              </w:rPr>
            </w:pPr>
            <w:r w:rsidRPr="00AD0CC5">
              <w:rPr>
                <w:rFonts w:ascii="Calibri" w:hAnsi="Calibri"/>
                <w:i/>
                <w:sz w:val="18"/>
                <w:szCs w:val="18"/>
              </w:rPr>
              <w:t xml:space="preserve">The data on nameplate of the installed component shall conform to the data for the component as shown </w:t>
            </w:r>
            <w:r w:rsidR="008E29E1">
              <w:rPr>
                <w:rFonts w:ascii="Calibri" w:hAnsi="Calibri"/>
                <w:i/>
                <w:sz w:val="18"/>
                <w:szCs w:val="18"/>
              </w:rPr>
              <w:t xml:space="preserve">in the </w:t>
            </w:r>
            <w:r w:rsidR="008E29E1" w:rsidRPr="008A484F">
              <w:rPr>
                <w:rFonts w:asciiTheme="minorHAnsi" w:hAnsiTheme="minorHAnsi"/>
                <w:i/>
                <w:sz w:val="18"/>
                <w:szCs w:val="18"/>
              </w:rPr>
              <w:t>Directory used to certify product performance</w:t>
            </w:r>
            <w:r w:rsidRPr="00AD0CC5">
              <w:rPr>
                <w:rFonts w:ascii="Calibri" w:hAnsi="Calibri"/>
                <w:i/>
                <w:sz w:val="18"/>
                <w:szCs w:val="18"/>
              </w:rPr>
              <w:t>in order to demonstrate compliance.</w:t>
            </w:r>
          </w:p>
        </w:tc>
      </w:tr>
      <w:tr w:rsidR="0062201F" w:rsidRPr="00AD0CC5" w14:paraId="3F896ACE" w14:textId="77777777" w:rsidTr="0062201F">
        <w:trPr>
          <w:trHeight w:val="144"/>
        </w:trPr>
        <w:tc>
          <w:tcPr>
            <w:tcW w:w="1397" w:type="pct"/>
          </w:tcPr>
          <w:p w14:paraId="3F896ACB" w14:textId="77777777" w:rsidR="0062201F" w:rsidRPr="00AD0CC5" w:rsidRDefault="0062201F" w:rsidP="00AD0CC5">
            <w:pPr>
              <w:ind w:hanging="18"/>
              <w:rPr>
                <w:rFonts w:ascii="Calibri" w:hAnsi="Calibri"/>
                <w:sz w:val="18"/>
                <w:szCs w:val="18"/>
              </w:rPr>
            </w:pPr>
          </w:p>
        </w:tc>
        <w:tc>
          <w:tcPr>
            <w:tcW w:w="204" w:type="pct"/>
          </w:tcPr>
          <w:p w14:paraId="7C4245FD" w14:textId="09E33B8F" w:rsidR="0062201F" w:rsidRPr="00AD0CC5" w:rsidRDefault="0062201F" w:rsidP="00903938">
            <w:pPr>
              <w:ind w:hanging="18"/>
              <w:rPr>
                <w:rFonts w:ascii="Calibri" w:hAnsi="Calibri"/>
                <w:sz w:val="18"/>
                <w:szCs w:val="18"/>
              </w:rPr>
            </w:pPr>
          </w:p>
        </w:tc>
        <w:tc>
          <w:tcPr>
            <w:tcW w:w="1593" w:type="pct"/>
          </w:tcPr>
          <w:p w14:paraId="3F896ACC" w14:textId="6095C2C9" w:rsidR="0062201F" w:rsidRPr="00AD0CC5" w:rsidRDefault="0062201F" w:rsidP="00903938">
            <w:pPr>
              <w:ind w:hanging="18"/>
              <w:rPr>
                <w:rFonts w:ascii="Calibri" w:hAnsi="Calibri"/>
                <w:sz w:val="18"/>
                <w:szCs w:val="18"/>
              </w:rPr>
            </w:pPr>
            <w:r w:rsidRPr="00AD0CC5">
              <w:rPr>
                <w:rFonts w:ascii="Calibri" w:hAnsi="Calibri"/>
                <w:sz w:val="18"/>
                <w:szCs w:val="18"/>
              </w:rPr>
              <w:t xml:space="preserve">Data from Nameplate of Installed </w:t>
            </w:r>
            <w:r>
              <w:rPr>
                <w:rFonts w:ascii="Calibri" w:hAnsi="Calibri"/>
                <w:sz w:val="18"/>
                <w:szCs w:val="18"/>
              </w:rPr>
              <w:t>S</w:t>
            </w:r>
            <w:r w:rsidRPr="00AD0CC5">
              <w:rPr>
                <w:rFonts w:ascii="Calibri" w:hAnsi="Calibri"/>
                <w:sz w:val="18"/>
                <w:szCs w:val="18"/>
              </w:rPr>
              <w:t xml:space="preserve">ystem </w:t>
            </w:r>
            <w:r>
              <w:rPr>
                <w:rFonts w:ascii="Calibri" w:hAnsi="Calibri"/>
                <w:sz w:val="18"/>
                <w:szCs w:val="18"/>
              </w:rPr>
              <w:t>C</w:t>
            </w:r>
            <w:r w:rsidRPr="00AD0CC5">
              <w:rPr>
                <w:rFonts w:ascii="Calibri" w:hAnsi="Calibri"/>
                <w:sz w:val="18"/>
                <w:szCs w:val="18"/>
              </w:rPr>
              <w:t>omponent</w:t>
            </w:r>
          </w:p>
        </w:tc>
        <w:tc>
          <w:tcPr>
            <w:tcW w:w="205" w:type="pct"/>
          </w:tcPr>
          <w:p w14:paraId="5610CCEF" w14:textId="43649E2E" w:rsidR="0062201F" w:rsidRPr="00903938" w:rsidRDefault="0062201F" w:rsidP="00903938">
            <w:pPr>
              <w:rPr>
                <w:rFonts w:ascii="Calibri" w:hAnsi="Calibri"/>
                <w:sz w:val="18"/>
                <w:szCs w:val="18"/>
              </w:rPr>
            </w:pPr>
          </w:p>
        </w:tc>
        <w:tc>
          <w:tcPr>
            <w:tcW w:w="1601" w:type="pct"/>
          </w:tcPr>
          <w:p w14:paraId="3F896ACD" w14:textId="77C2A5D6" w:rsidR="0062201F" w:rsidRPr="00903938" w:rsidRDefault="0062201F" w:rsidP="0062201F">
            <w:pPr>
              <w:rPr>
                <w:rFonts w:ascii="Calibri" w:hAnsi="Calibri"/>
                <w:sz w:val="18"/>
                <w:szCs w:val="18"/>
              </w:rPr>
            </w:pPr>
            <w:r w:rsidRPr="00903938">
              <w:rPr>
                <w:rFonts w:ascii="Calibri" w:hAnsi="Calibri"/>
                <w:sz w:val="18"/>
                <w:szCs w:val="18"/>
              </w:rPr>
              <w:t xml:space="preserve">Data from the </w:t>
            </w:r>
            <w:r w:rsidRPr="00903938">
              <w:rPr>
                <w:rFonts w:asciiTheme="minorHAnsi" w:hAnsiTheme="minorHAnsi"/>
                <w:sz w:val="18"/>
                <w:szCs w:val="18"/>
              </w:rPr>
              <w:t xml:space="preserve">Directory Used to Certify </w:t>
            </w:r>
            <w:r w:rsidRPr="00903938">
              <w:rPr>
                <w:rFonts w:ascii="Calibri" w:hAnsi="Calibri"/>
                <w:sz w:val="18"/>
                <w:szCs w:val="18"/>
              </w:rPr>
              <w:t xml:space="preserve">the </w:t>
            </w:r>
            <w:r>
              <w:rPr>
                <w:rFonts w:ascii="Calibri" w:hAnsi="Calibri"/>
                <w:sz w:val="18"/>
                <w:szCs w:val="18"/>
              </w:rPr>
              <w:t>R</w:t>
            </w:r>
            <w:r w:rsidRPr="00903938">
              <w:rPr>
                <w:rFonts w:ascii="Calibri" w:hAnsi="Calibri"/>
                <w:sz w:val="18"/>
                <w:szCs w:val="18"/>
              </w:rPr>
              <w:t xml:space="preserve">ated </w:t>
            </w:r>
            <w:r>
              <w:rPr>
                <w:rFonts w:ascii="Calibri" w:hAnsi="Calibri"/>
                <w:sz w:val="18"/>
                <w:szCs w:val="18"/>
              </w:rPr>
              <w:t>S</w:t>
            </w:r>
            <w:r w:rsidRPr="00903938">
              <w:rPr>
                <w:rFonts w:ascii="Calibri" w:hAnsi="Calibri"/>
                <w:sz w:val="18"/>
                <w:szCs w:val="18"/>
              </w:rPr>
              <w:t xml:space="preserve">ystem </w:t>
            </w:r>
            <w:r>
              <w:rPr>
                <w:rFonts w:ascii="Calibri" w:hAnsi="Calibri"/>
                <w:sz w:val="18"/>
                <w:szCs w:val="18"/>
              </w:rPr>
              <w:t>C</w:t>
            </w:r>
            <w:r w:rsidRPr="00903938">
              <w:rPr>
                <w:rFonts w:ascii="Calibri" w:hAnsi="Calibri"/>
                <w:sz w:val="18"/>
                <w:szCs w:val="18"/>
              </w:rPr>
              <w:t>omponent</w:t>
            </w:r>
          </w:p>
        </w:tc>
      </w:tr>
      <w:tr w:rsidR="00AD0CC5" w:rsidRPr="00AD0CC5" w14:paraId="3F896AD4" w14:textId="77777777" w:rsidTr="00AD0CC5">
        <w:trPr>
          <w:trHeight w:val="144"/>
        </w:trPr>
        <w:tc>
          <w:tcPr>
            <w:tcW w:w="1397" w:type="pct"/>
          </w:tcPr>
          <w:p w14:paraId="3F896ACF" w14:textId="77777777" w:rsidR="00AD0CC5" w:rsidRPr="00AD0CC5" w:rsidRDefault="00AD0CC5" w:rsidP="00AD0CC5">
            <w:pPr>
              <w:ind w:hanging="18"/>
              <w:rPr>
                <w:rFonts w:ascii="Calibri" w:hAnsi="Calibri"/>
                <w:sz w:val="18"/>
                <w:szCs w:val="18"/>
              </w:rPr>
            </w:pPr>
            <w:r w:rsidRPr="00AD0CC5">
              <w:rPr>
                <w:rFonts w:ascii="Calibri" w:hAnsi="Calibri"/>
                <w:sz w:val="18"/>
                <w:szCs w:val="18"/>
              </w:rPr>
              <w:t xml:space="preserve">Outdoor Condenser or Package Unit - Installed Manufacturer Name </w:t>
            </w:r>
          </w:p>
        </w:tc>
        <w:tc>
          <w:tcPr>
            <w:tcW w:w="204" w:type="pct"/>
            <w:vAlign w:val="center"/>
          </w:tcPr>
          <w:p w14:paraId="3F896AD0" w14:textId="77777777" w:rsidR="00AD0CC5" w:rsidRPr="00AD0CC5" w:rsidRDefault="00AD0CC5" w:rsidP="00AD0CC5">
            <w:pPr>
              <w:ind w:hanging="18"/>
              <w:jc w:val="center"/>
              <w:rPr>
                <w:rFonts w:ascii="Calibri" w:hAnsi="Calibri"/>
                <w:sz w:val="18"/>
                <w:szCs w:val="18"/>
              </w:rPr>
            </w:pPr>
            <w:r w:rsidRPr="00AD0CC5">
              <w:rPr>
                <w:rFonts w:ascii="Calibri" w:hAnsi="Calibri"/>
                <w:sz w:val="18"/>
                <w:szCs w:val="18"/>
              </w:rPr>
              <w:t>01</w:t>
            </w:r>
          </w:p>
        </w:tc>
        <w:tc>
          <w:tcPr>
            <w:tcW w:w="1593" w:type="pct"/>
          </w:tcPr>
          <w:p w14:paraId="3F896AD1" w14:textId="77777777" w:rsidR="00AD0CC5" w:rsidRPr="00AD0CC5" w:rsidRDefault="00AD0CC5" w:rsidP="00AD0CC5">
            <w:pPr>
              <w:ind w:hanging="18"/>
              <w:rPr>
                <w:rFonts w:ascii="Calibri" w:hAnsi="Calibri"/>
                <w:sz w:val="18"/>
                <w:szCs w:val="18"/>
              </w:rPr>
            </w:pPr>
            <w:r w:rsidRPr="00AD0CC5">
              <w:rPr>
                <w:rFonts w:ascii="Calibri" w:hAnsi="Calibri"/>
                <w:sz w:val="18"/>
                <w:szCs w:val="18"/>
              </w:rPr>
              <w:t>&lt;&lt; auto filled text: referenced from CF2R-MCH-01&gt;&gt;</w:t>
            </w:r>
          </w:p>
        </w:tc>
        <w:tc>
          <w:tcPr>
            <w:tcW w:w="205" w:type="pct"/>
            <w:vAlign w:val="center"/>
          </w:tcPr>
          <w:p w14:paraId="3F896AD2" w14:textId="77777777" w:rsidR="00AD0CC5" w:rsidRPr="00AD0CC5" w:rsidRDefault="00AD0CC5" w:rsidP="00AD0CC5">
            <w:pPr>
              <w:jc w:val="center"/>
              <w:rPr>
                <w:rFonts w:ascii="Calibri" w:hAnsi="Calibri"/>
                <w:sz w:val="18"/>
                <w:szCs w:val="18"/>
              </w:rPr>
            </w:pPr>
            <w:r w:rsidRPr="00AD0CC5">
              <w:rPr>
                <w:rFonts w:ascii="Calibri" w:hAnsi="Calibri"/>
                <w:sz w:val="18"/>
                <w:szCs w:val="18"/>
              </w:rPr>
              <w:t>02</w:t>
            </w:r>
          </w:p>
        </w:tc>
        <w:tc>
          <w:tcPr>
            <w:tcW w:w="1601" w:type="pct"/>
          </w:tcPr>
          <w:p w14:paraId="3F896AD3" w14:textId="77777777" w:rsidR="00AD0CC5" w:rsidRPr="00AD0CC5" w:rsidRDefault="00AD0CC5" w:rsidP="00AD0CC5">
            <w:pPr>
              <w:rPr>
                <w:rFonts w:ascii="Calibri" w:hAnsi="Calibri"/>
                <w:sz w:val="18"/>
                <w:szCs w:val="18"/>
              </w:rPr>
            </w:pPr>
            <w:r w:rsidRPr="00AD0CC5">
              <w:rPr>
                <w:rFonts w:ascii="Calibri" w:hAnsi="Calibri"/>
                <w:sz w:val="18"/>
                <w:szCs w:val="18"/>
              </w:rPr>
              <w:t>&lt;&lt;user entry&gt;&gt;</w:t>
            </w:r>
          </w:p>
        </w:tc>
      </w:tr>
      <w:tr w:rsidR="00AD0CC5" w:rsidRPr="00AD0CC5" w14:paraId="3F896ADA" w14:textId="77777777" w:rsidTr="00AD0CC5">
        <w:trPr>
          <w:trHeight w:val="144"/>
        </w:trPr>
        <w:tc>
          <w:tcPr>
            <w:tcW w:w="1397" w:type="pct"/>
          </w:tcPr>
          <w:p w14:paraId="3F896AD5" w14:textId="77777777" w:rsidR="00AD0CC5" w:rsidRPr="00AD0CC5" w:rsidRDefault="00AD0CC5" w:rsidP="00AD0CC5">
            <w:pPr>
              <w:ind w:hanging="18"/>
              <w:rPr>
                <w:rFonts w:ascii="Calibri" w:hAnsi="Calibri"/>
                <w:sz w:val="18"/>
                <w:szCs w:val="18"/>
              </w:rPr>
            </w:pPr>
            <w:r w:rsidRPr="00AD0CC5">
              <w:rPr>
                <w:rFonts w:ascii="Calibri" w:hAnsi="Calibri"/>
                <w:sz w:val="18"/>
                <w:szCs w:val="18"/>
              </w:rPr>
              <w:t xml:space="preserve">Outdoor Condenser or Package Unit - Installed Model Number </w:t>
            </w:r>
          </w:p>
        </w:tc>
        <w:tc>
          <w:tcPr>
            <w:tcW w:w="204" w:type="pct"/>
            <w:vAlign w:val="center"/>
          </w:tcPr>
          <w:p w14:paraId="3F896AD6" w14:textId="77777777" w:rsidR="00AD0CC5" w:rsidRPr="00AD0CC5" w:rsidRDefault="00AD0CC5" w:rsidP="00AD0CC5">
            <w:pPr>
              <w:ind w:hanging="18"/>
              <w:jc w:val="center"/>
              <w:rPr>
                <w:rFonts w:ascii="Calibri" w:hAnsi="Calibri"/>
                <w:sz w:val="18"/>
                <w:szCs w:val="18"/>
              </w:rPr>
            </w:pPr>
            <w:r w:rsidRPr="00AD0CC5">
              <w:rPr>
                <w:rFonts w:ascii="Calibri" w:hAnsi="Calibri"/>
                <w:sz w:val="18"/>
                <w:szCs w:val="18"/>
              </w:rPr>
              <w:t>03</w:t>
            </w:r>
          </w:p>
        </w:tc>
        <w:tc>
          <w:tcPr>
            <w:tcW w:w="1593" w:type="pct"/>
          </w:tcPr>
          <w:p w14:paraId="3F896AD7" w14:textId="77777777" w:rsidR="00AD0CC5" w:rsidRPr="00AD0CC5" w:rsidRDefault="00AD0CC5" w:rsidP="00AD0CC5">
            <w:pPr>
              <w:ind w:hanging="18"/>
              <w:rPr>
                <w:rFonts w:ascii="Calibri" w:hAnsi="Calibri"/>
                <w:sz w:val="18"/>
                <w:szCs w:val="18"/>
              </w:rPr>
            </w:pPr>
            <w:r w:rsidRPr="00AD0CC5">
              <w:rPr>
                <w:rFonts w:ascii="Calibri" w:hAnsi="Calibri"/>
                <w:sz w:val="18"/>
                <w:szCs w:val="18"/>
              </w:rPr>
              <w:t xml:space="preserve">&lt;&lt; auto filled text: referenced from CF2R-MCH-01&gt;&gt;  </w:t>
            </w:r>
          </w:p>
        </w:tc>
        <w:tc>
          <w:tcPr>
            <w:tcW w:w="205" w:type="pct"/>
            <w:vAlign w:val="center"/>
          </w:tcPr>
          <w:p w14:paraId="3F896AD8" w14:textId="77777777" w:rsidR="00AD0CC5" w:rsidRPr="00AD0CC5" w:rsidRDefault="00AD0CC5" w:rsidP="00AD0CC5">
            <w:pPr>
              <w:jc w:val="center"/>
              <w:rPr>
                <w:rFonts w:ascii="Calibri" w:hAnsi="Calibri"/>
                <w:sz w:val="18"/>
                <w:szCs w:val="18"/>
              </w:rPr>
            </w:pPr>
            <w:r w:rsidRPr="00AD0CC5">
              <w:rPr>
                <w:rFonts w:ascii="Calibri" w:hAnsi="Calibri"/>
                <w:sz w:val="18"/>
                <w:szCs w:val="18"/>
              </w:rPr>
              <w:t>04</w:t>
            </w:r>
          </w:p>
        </w:tc>
        <w:tc>
          <w:tcPr>
            <w:tcW w:w="1601" w:type="pct"/>
          </w:tcPr>
          <w:p w14:paraId="3F896AD9" w14:textId="77777777" w:rsidR="00AD0CC5" w:rsidRPr="00AD0CC5" w:rsidRDefault="00AD0CC5" w:rsidP="00AD0CC5">
            <w:pPr>
              <w:rPr>
                <w:rFonts w:ascii="Calibri" w:hAnsi="Calibri"/>
                <w:sz w:val="18"/>
                <w:szCs w:val="18"/>
              </w:rPr>
            </w:pPr>
            <w:r w:rsidRPr="00AD0CC5">
              <w:rPr>
                <w:rFonts w:ascii="Calibri" w:hAnsi="Calibri"/>
                <w:sz w:val="18"/>
                <w:szCs w:val="18"/>
              </w:rPr>
              <w:t>&lt;&lt;user entry&gt;&gt;</w:t>
            </w:r>
          </w:p>
        </w:tc>
      </w:tr>
      <w:tr w:rsidR="00AD0CC5" w:rsidRPr="00AD0CC5" w14:paraId="3F896AE0" w14:textId="77777777" w:rsidTr="00AD0CC5">
        <w:trPr>
          <w:trHeight w:val="144"/>
        </w:trPr>
        <w:tc>
          <w:tcPr>
            <w:tcW w:w="1397" w:type="pct"/>
          </w:tcPr>
          <w:p w14:paraId="3F896ADB" w14:textId="77777777" w:rsidR="00AD0CC5" w:rsidRPr="00AD0CC5" w:rsidRDefault="00AD0CC5" w:rsidP="00AD0CC5">
            <w:pPr>
              <w:ind w:hanging="18"/>
              <w:rPr>
                <w:rFonts w:ascii="Calibri" w:hAnsi="Calibri"/>
                <w:sz w:val="18"/>
                <w:szCs w:val="18"/>
              </w:rPr>
            </w:pPr>
            <w:r w:rsidRPr="00AD0CC5">
              <w:rPr>
                <w:rFonts w:ascii="Calibri" w:hAnsi="Calibri"/>
                <w:sz w:val="18"/>
                <w:szCs w:val="18"/>
              </w:rPr>
              <w:t>Inside Coil - Installed Manufacturer Name</w:t>
            </w:r>
          </w:p>
        </w:tc>
        <w:tc>
          <w:tcPr>
            <w:tcW w:w="204" w:type="pct"/>
            <w:vAlign w:val="center"/>
          </w:tcPr>
          <w:p w14:paraId="3F896ADC" w14:textId="77777777" w:rsidR="00AD0CC5" w:rsidRPr="00AD0CC5" w:rsidRDefault="00AD0CC5" w:rsidP="00AD0CC5">
            <w:pPr>
              <w:ind w:hanging="18"/>
              <w:jc w:val="center"/>
              <w:rPr>
                <w:rFonts w:ascii="Calibri" w:hAnsi="Calibri"/>
                <w:sz w:val="18"/>
                <w:szCs w:val="18"/>
              </w:rPr>
            </w:pPr>
            <w:r w:rsidRPr="00AD0CC5">
              <w:rPr>
                <w:rFonts w:ascii="Calibri" w:hAnsi="Calibri"/>
                <w:sz w:val="18"/>
                <w:szCs w:val="18"/>
              </w:rPr>
              <w:t>05</w:t>
            </w:r>
          </w:p>
        </w:tc>
        <w:tc>
          <w:tcPr>
            <w:tcW w:w="1593" w:type="pct"/>
          </w:tcPr>
          <w:p w14:paraId="3F896ADD" w14:textId="77777777" w:rsidR="00AD0CC5" w:rsidRPr="00AD0CC5" w:rsidRDefault="00AD0CC5" w:rsidP="00AD0CC5">
            <w:pPr>
              <w:ind w:hanging="18"/>
              <w:rPr>
                <w:rFonts w:ascii="Calibri" w:hAnsi="Calibri"/>
                <w:sz w:val="18"/>
                <w:szCs w:val="18"/>
              </w:rPr>
            </w:pPr>
            <w:r w:rsidRPr="00AD0CC5">
              <w:rPr>
                <w:rFonts w:ascii="Calibri" w:hAnsi="Calibri"/>
                <w:sz w:val="18"/>
                <w:szCs w:val="18"/>
              </w:rPr>
              <w:t xml:space="preserve">&lt;&lt; auto filled text: referenced from CF2R-MCH-01&gt;&gt;  </w:t>
            </w:r>
          </w:p>
        </w:tc>
        <w:tc>
          <w:tcPr>
            <w:tcW w:w="205" w:type="pct"/>
            <w:vAlign w:val="center"/>
          </w:tcPr>
          <w:p w14:paraId="3F896ADE" w14:textId="77777777" w:rsidR="00AD0CC5" w:rsidRPr="00AD0CC5" w:rsidRDefault="00AD0CC5" w:rsidP="00AD0CC5">
            <w:pPr>
              <w:jc w:val="center"/>
              <w:rPr>
                <w:rFonts w:ascii="Calibri" w:hAnsi="Calibri"/>
                <w:sz w:val="18"/>
                <w:szCs w:val="18"/>
              </w:rPr>
            </w:pPr>
            <w:r w:rsidRPr="00AD0CC5">
              <w:rPr>
                <w:rFonts w:ascii="Calibri" w:hAnsi="Calibri"/>
                <w:sz w:val="18"/>
                <w:szCs w:val="18"/>
              </w:rPr>
              <w:t>06</w:t>
            </w:r>
          </w:p>
        </w:tc>
        <w:tc>
          <w:tcPr>
            <w:tcW w:w="1601" w:type="pct"/>
          </w:tcPr>
          <w:p w14:paraId="3F896ADF" w14:textId="77777777" w:rsidR="00AD0CC5" w:rsidRPr="00AD0CC5" w:rsidRDefault="00AD0CC5" w:rsidP="00AD0CC5">
            <w:pPr>
              <w:rPr>
                <w:rFonts w:ascii="Calibri" w:hAnsi="Calibri"/>
                <w:sz w:val="18"/>
                <w:szCs w:val="18"/>
              </w:rPr>
            </w:pPr>
            <w:r w:rsidRPr="00AD0CC5">
              <w:rPr>
                <w:rFonts w:ascii="Calibri" w:hAnsi="Calibri"/>
                <w:sz w:val="18"/>
                <w:szCs w:val="18"/>
              </w:rPr>
              <w:t>&lt;&lt;user entry, allow N/A entry if package unit or fan coil&gt;&gt;</w:t>
            </w:r>
          </w:p>
        </w:tc>
      </w:tr>
      <w:tr w:rsidR="00AD0CC5" w:rsidRPr="00AD0CC5" w14:paraId="3F896AE6" w14:textId="77777777" w:rsidTr="00AD0CC5">
        <w:trPr>
          <w:trHeight w:val="144"/>
        </w:trPr>
        <w:tc>
          <w:tcPr>
            <w:tcW w:w="1397" w:type="pct"/>
          </w:tcPr>
          <w:p w14:paraId="3F896AE1" w14:textId="77777777" w:rsidR="00AD0CC5" w:rsidRPr="00AD0CC5" w:rsidRDefault="00AD0CC5" w:rsidP="00AD0CC5">
            <w:pPr>
              <w:ind w:hanging="18"/>
              <w:rPr>
                <w:rFonts w:ascii="Calibri" w:hAnsi="Calibri"/>
                <w:sz w:val="18"/>
                <w:szCs w:val="18"/>
              </w:rPr>
            </w:pPr>
            <w:r w:rsidRPr="00AD0CC5">
              <w:rPr>
                <w:rFonts w:ascii="Calibri" w:hAnsi="Calibri"/>
                <w:sz w:val="18"/>
                <w:szCs w:val="18"/>
              </w:rPr>
              <w:t>Inside Coil - Installed Model Number</w:t>
            </w:r>
            <w:r w:rsidRPr="00AD0CC5" w:rsidDel="000D7842">
              <w:rPr>
                <w:rFonts w:ascii="Calibri" w:hAnsi="Calibri"/>
                <w:sz w:val="18"/>
                <w:szCs w:val="18"/>
              </w:rPr>
              <w:t xml:space="preserve"> </w:t>
            </w:r>
          </w:p>
        </w:tc>
        <w:tc>
          <w:tcPr>
            <w:tcW w:w="204" w:type="pct"/>
            <w:vAlign w:val="center"/>
          </w:tcPr>
          <w:p w14:paraId="3F896AE2" w14:textId="77777777" w:rsidR="00AD0CC5" w:rsidRPr="00AD0CC5" w:rsidRDefault="00AD0CC5" w:rsidP="00AD0CC5">
            <w:pPr>
              <w:ind w:hanging="18"/>
              <w:jc w:val="center"/>
              <w:rPr>
                <w:rFonts w:ascii="Calibri" w:hAnsi="Calibri"/>
                <w:sz w:val="18"/>
                <w:szCs w:val="18"/>
              </w:rPr>
            </w:pPr>
            <w:r w:rsidRPr="00AD0CC5">
              <w:rPr>
                <w:rFonts w:ascii="Calibri" w:hAnsi="Calibri"/>
                <w:sz w:val="18"/>
                <w:szCs w:val="18"/>
              </w:rPr>
              <w:t>07</w:t>
            </w:r>
          </w:p>
        </w:tc>
        <w:tc>
          <w:tcPr>
            <w:tcW w:w="1593" w:type="pct"/>
          </w:tcPr>
          <w:p w14:paraId="3F896AE3" w14:textId="77777777" w:rsidR="00AD0CC5" w:rsidRPr="00AD0CC5" w:rsidRDefault="00AD0CC5" w:rsidP="00AD0CC5">
            <w:pPr>
              <w:ind w:hanging="18"/>
              <w:rPr>
                <w:rFonts w:ascii="Calibri" w:hAnsi="Calibri"/>
                <w:sz w:val="18"/>
                <w:szCs w:val="18"/>
              </w:rPr>
            </w:pPr>
            <w:r w:rsidRPr="00AD0CC5">
              <w:rPr>
                <w:rFonts w:ascii="Calibri" w:hAnsi="Calibri"/>
                <w:sz w:val="18"/>
                <w:szCs w:val="18"/>
              </w:rPr>
              <w:t xml:space="preserve">&lt;&lt; auto filled text: referenced from CF2R-MCH-01&gt;&gt; </w:t>
            </w:r>
          </w:p>
        </w:tc>
        <w:tc>
          <w:tcPr>
            <w:tcW w:w="205" w:type="pct"/>
            <w:vAlign w:val="center"/>
          </w:tcPr>
          <w:p w14:paraId="3F896AE4" w14:textId="77777777" w:rsidR="00AD0CC5" w:rsidRPr="00AD0CC5" w:rsidRDefault="00AD0CC5" w:rsidP="00AD0CC5">
            <w:pPr>
              <w:jc w:val="center"/>
              <w:rPr>
                <w:rFonts w:ascii="Calibri" w:hAnsi="Calibri"/>
                <w:sz w:val="18"/>
                <w:szCs w:val="18"/>
              </w:rPr>
            </w:pPr>
            <w:r w:rsidRPr="00AD0CC5">
              <w:rPr>
                <w:rFonts w:ascii="Calibri" w:hAnsi="Calibri"/>
                <w:sz w:val="18"/>
                <w:szCs w:val="18"/>
              </w:rPr>
              <w:t>08</w:t>
            </w:r>
          </w:p>
        </w:tc>
        <w:tc>
          <w:tcPr>
            <w:tcW w:w="1601" w:type="pct"/>
          </w:tcPr>
          <w:p w14:paraId="3F896AE5" w14:textId="77777777" w:rsidR="00AD0CC5" w:rsidRPr="00AD0CC5" w:rsidRDefault="00AD0CC5" w:rsidP="00AD0CC5">
            <w:pPr>
              <w:rPr>
                <w:rFonts w:ascii="Calibri" w:hAnsi="Calibri"/>
                <w:sz w:val="18"/>
                <w:szCs w:val="18"/>
              </w:rPr>
            </w:pPr>
            <w:r w:rsidRPr="00AD0CC5">
              <w:rPr>
                <w:rFonts w:ascii="Calibri" w:hAnsi="Calibri"/>
                <w:sz w:val="18"/>
                <w:szCs w:val="18"/>
              </w:rPr>
              <w:t>&lt;&lt;user entry, allow N/A entry if package unit or fan coil&gt;&gt;</w:t>
            </w:r>
          </w:p>
        </w:tc>
      </w:tr>
      <w:tr w:rsidR="00AD0CC5" w:rsidRPr="00AD0CC5" w14:paraId="3F896AEC" w14:textId="77777777" w:rsidTr="00AD0CC5">
        <w:trPr>
          <w:trHeight w:val="144"/>
        </w:trPr>
        <w:tc>
          <w:tcPr>
            <w:tcW w:w="1397" w:type="pct"/>
          </w:tcPr>
          <w:p w14:paraId="3F896AE7" w14:textId="77777777" w:rsidR="00AD0CC5" w:rsidRPr="00AD0CC5" w:rsidRDefault="00AD0CC5" w:rsidP="00AD0CC5">
            <w:pPr>
              <w:ind w:hanging="18"/>
              <w:rPr>
                <w:rFonts w:ascii="Calibri" w:hAnsi="Calibri"/>
                <w:sz w:val="18"/>
                <w:szCs w:val="18"/>
              </w:rPr>
            </w:pPr>
            <w:r w:rsidRPr="00AD0CC5">
              <w:rPr>
                <w:rFonts w:ascii="Calibri" w:hAnsi="Calibri"/>
                <w:sz w:val="18"/>
                <w:szCs w:val="18"/>
              </w:rPr>
              <w:t>Air Handler/Furnace - Installed Manufacturer Name</w:t>
            </w:r>
          </w:p>
        </w:tc>
        <w:tc>
          <w:tcPr>
            <w:tcW w:w="204" w:type="pct"/>
            <w:vAlign w:val="center"/>
          </w:tcPr>
          <w:p w14:paraId="3F896AE8" w14:textId="77777777" w:rsidR="00AD0CC5" w:rsidRPr="00AD0CC5" w:rsidRDefault="00AD0CC5" w:rsidP="00AD0CC5">
            <w:pPr>
              <w:ind w:hanging="18"/>
              <w:jc w:val="center"/>
              <w:rPr>
                <w:rFonts w:ascii="Calibri" w:hAnsi="Calibri"/>
                <w:sz w:val="18"/>
                <w:szCs w:val="18"/>
              </w:rPr>
            </w:pPr>
            <w:r w:rsidRPr="00AD0CC5">
              <w:rPr>
                <w:rFonts w:ascii="Calibri" w:hAnsi="Calibri"/>
                <w:sz w:val="18"/>
                <w:szCs w:val="18"/>
              </w:rPr>
              <w:t>09</w:t>
            </w:r>
          </w:p>
        </w:tc>
        <w:tc>
          <w:tcPr>
            <w:tcW w:w="1593" w:type="pct"/>
          </w:tcPr>
          <w:p w14:paraId="3F896AE9" w14:textId="77777777" w:rsidR="00AD0CC5" w:rsidRPr="00AD0CC5" w:rsidRDefault="00AD0CC5" w:rsidP="00AD0CC5">
            <w:pPr>
              <w:ind w:hanging="18"/>
              <w:rPr>
                <w:rFonts w:ascii="Calibri" w:hAnsi="Calibri"/>
                <w:sz w:val="18"/>
                <w:szCs w:val="18"/>
              </w:rPr>
            </w:pPr>
            <w:r w:rsidRPr="00AD0CC5">
              <w:rPr>
                <w:rFonts w:ascii="Calibri" w:hAnsi="Calibri"/>
                <w:sz w:val="18"/>
                <w:szCs w:val="18"/>
              </w:rPr>
              <w:t xml:space="preserve">&lt;&lt; auto filled text: referenced from CF2R-MCH-01&gt;&gt;  </w:t>
            </w:r>
          </w:p>
        </w:tc>
        <w:tc>
          <w:tcPr>
            <w:tcW w:w="205" w:type="pct"/>
            <w:vAlign w:val="center"/>
          </w:tcPr>
          <w:p w14:paraId="3F896AEA" w14:textId="77777777" w:rsidR="00AD0CC5" w:rsidRPr="00AD0CC5" w:rsidRDefault="00AD0CC5" w:rsidP="00AD0CC5">
            <w:pPr>
              <w:jc w:val="center"/>
              <w:rPr>
                <w:rFonts w:ascii="Calibri" w:hAnsi="Calibri"/>
                <w:sz w:val="18"/>
                <w:szCs w:val="18"/>
              </w:rPr>
            </w:pPr>
            <w:r w:rsidRPr="00AD0CC5">
              <w:rPr>
                <w:rFonts w:ascii="Calibri" w:hAnsi="Calibri"/>
                <w:sz w:val="18"/>
                <w:szCs w:val="18"/>
              </w:rPr>
              <w:t>10</w:t>
            </w:r>
          </w:p>
        </w:tc>
        <w:tc>
          <w:tcPr>
            <w:tcW w:w="1601" w:type="pct"/>
          </w:tcPr>
          <w:p w14:paraId="3F896AEB" w14:textId="77777777" w:rsidR="00AD0CC5" w:rsidRPr="00AD0CC5" w:rsidRDefault="00AD0CC5" w:rsidP="0020590D">
            <w:pPr>
              <w:rPr>
                <w:rFonts w:ascii="Calibri" w:hAnsi="Calibri"/>
                <w:sz w:val="18"/>
                <w:szCs w:val="18"/>
              </w:rPr>
            </w:pPr>
            <w:r w:rsidRPr="00AD0CC5">
              <w:rPr>
                <w:rFonts w:ascii="Calibri" w:hAnsi="Calibri"/>
                <w:sz w:val="18"/>
                <w:szCs w:val="18"/>
              </w:rPr>
              <w:t xml:space="preserve">&lt;&lt;user entry, allow N/A entry if </w:t>
            </w:r>
            <w:r w:rsidR="0020590D">
              <w:rPr>
                <w:rFonts w:ascii="Calibri" w:hAnsi="Calibri"/>
                <w:sz w:val="18"/>
                <w:szCs w:val="18"/>
              </w:rPr>
              <w:t>A04 = CEC or DOE or if</w:t>
            </w:r>
            <w:r w:rsidR="0020590D" w:rsidRPr="00AD0CC5" w:rsidDel="00236354">
              <w:rPr>
                <w:rFonts w:ascii="Calibri" w:hAnsi="Calibri"/>
                <w:sz w:val="18"/>
                <w:szCs w:val="18"/>
              </w:rPr>
              <w:t xml:space="preserve"> </w:t>
            </w:r>
            <w:r w:rsidRPr="00AD0CC5">
              <w:rPr>
                <w:rFonts w:ascii="Calibri" w:hAnsi="Calibri"/>
                <w:sz w:val="18"/>
                <w:szCs w:val="18"/>
              </w:rPr>
              <w:t>A06 = No&gt;&gt;</w:t>
            </w:r>
          </w:p>
        </w:tc>
      </w:tr>
      <w:tr w:rsidR="00AD0CC5" w:rsidRPr="00AD0CC5" w14:paraId="3F896AF2" w14:textId="77777777" w:rsidTr="00AD0CC5">
        <w:trPr>
          <w:trHeight w:val="144"/>
        </w:trPr>
        <w:tc>
          <w:tcPr>
            <w:tcW w:w="1397" w:type="pct"/>
          </w:tcPr>
          <w:p w14:paraId="3F896AED" w14:textId="77777777" w:rsidR="00AD0CC5" w:rsidRPr="00AD0CC5" w:rsidRDefault="00AD0CC5" w:rsidP="00AD0CC5">
            <w:pPr>
              <w:ind w:hanging="18"/>
              <w:rPr>
                <w:rFonts w:ascii="Calibri" w:hAnsi="Calibri"/>
                <w:sz w:val="18"/>
                <w:szCs w:val="18"/>
              </w:rPr>
            </w:pPr>
            <w:r w:rsidRPr="00AD0CC5">
              <w:rPr>
                <w:rFonts w:ascii="Calibri" w:hAnsi="Calibri"/>
                <w:sz w:val="18"/>
                <w:szCs w:val="18"/>
              </w:rPr>
              <w:t>Air Handler/Furnace - Installed Model Number</w:t>
            </w:r>
            <w:r w:rsidRPr="00AD0CC5" w:rsidDel="000D7842">
              <w:rPr>
                <w:rFonts w:ascii="Calibri" w:hAnsi="Calibri"/>
                <w:sz w:val="18"/>
                <w:szCs w:val="18"/>
              </w:rPr>
              <w:t xml:space="preserve"> </w:t>
            </w:r>
          </w:p>
        </w:tc>
        <w:tc>
          <w:tcPr>
            <w:tcW w:w="204" w:type="pct"/>
            <w:vAlign w:val="center"/>
          </w:tcPr>
          <w:p w14:paraId="3F896AEE" w14:textId="77777777" w:rsidR="00AD0CC5" w:rsidRPr="00AD0CC5" w:rsidRDefault="00AD0CC5" w:rsidP="00AD0CC5">
            <w:pPr>
              <w:ind w:hanging="18"/>
              <w:jc w:val="center"/>
              <w:rPr>
                <w:rFonts w:ascii="Calibri" w:hAnsi="Calibri"/>
                <w:sz w:val="18"/>
                <w:szCs w:val="18"/>
              </w:rPr>
            </w:pPr>
            <w:r w:rsidRPr="00AD0CC5">
              <w:rPr>
                <w:rFonts w:ascii="Calibri" w:hAnsi="Calibri"/>
                <w:sz w:val="18"/>
                <w:szCs w:val="18"/>
              </w:rPr>
              <w:t>11</w:t>
            </w:r>
          </w:p>
        </w:tc>
        <w:tc>
          <w:tcPr>
            <w:tcW w:w="1593" w:type="pct"/>
          </w:tcPr>
          <w:p w14:paraId="3F896AEF" w14:textId="77777777" w:rsidR="00AD0CC5" w:rsidRPr="00AD0CC5" w:rsidRDefault="00AD0CC5" w:rsidP="00AD0CC5">
            <w:pPr>
              <w:ind w:hanging="18"/>
              <w:rPr>
                <w:rFonts w:ascii="Calibri" w:hAnsi="Calibri"/>
                <w:sz w:val="18"/>
                <w:szCs w:val="18"/>
              </w:rPr>
            </w:pPr>
            <w:r w:rsidRPr="00AD0CC5">
              <w:rPr>
                <w:rFonts w:ascii="Calibri" w:hAnsi="Calibri"/>
                <w:sz w:val="18"/>
                <w:szCs w:val="18"/>
              </w:rPr>
              <w:t xml:space="preserve">&lt;&lt; auto filled text: referenced from CF2R-MCH-01&gt;&gt; </w:t>
            </w:r>
          </w:p>
        </w:tc>
        <w:tc>
          <w:tcPr>
            <w:tcW w:w="205" w:type="pct"/>
            <w:vAlign w:val="center"/>
          </w:tcPr>
          <w:p w14:paraId="3F896AF0" w14:textId="77777777" w:rsidR="00AD0CC5" w:rsidRPr="00AD0CC5" w:rsidRDefault="00AD0CC5" w:rsidP="00AD0CC5">
            <w:pPr>
              <w:jc w:val="center"/>
              <w:rPr>
                <w:rFonts w:ascii="Calibri" w:hAnsi="Calibri"/>
                <w:sz w:val="18"/>
                <w:szCs w:val="18"/>
              </w:rPr>
            </w:pPr>
            <w:r w:rsidRPr="00AD0CC5">
              <w:rPr>
                <w:rFonts w:ascii="Calibri" w:hAnsi="Calibri"/>
                <w:sz w:val="18"/>
                <w:szCs w:val="18"/>
              </w:rPr>
              <w:t>12</w:t>
            </w:r>
          </w:p>
        </w:tc>
        <w:tc>
          <w:tcPr>
            <w:tcW w:w="1601" w:type="pct"/>
          </w:tcPr>
          <w:p w14:paraId="3F896AF1" w14:textId="77777777" w:rsidR="00AD0CC5" w:rsidRPr="00AD0CC5" w:rsidRDefault="00AD0CC5" w:rsidP="0020590D">
            <w:pPr>
              <w:rPr>
                <w:rFonts w:ascii="Calibri" w:hAnsi="Calibri"/>
                <w:sz w:val="18"/>
                <w:szCs w:val="18"/>
              </w:rPr>
            </w:pPr>
            <w:r w:rsidRPr="00AD0CC5">
              <w:rPr>
                <w:rFonts w:ascii="Calibri" w:hAnsi="Calibri"/>
                <w:sz w:val="18"/>
                <w:szCs w:val="18"/>
              </w:rPr>
              <w:t xml:space="preserve">&lt;&lt;user entry, allow N/A entry if </w:t>
            </w:r>
            <w:r w:rsidR="008950BE">
              <w:rPr>
                <w:rFonts w:ascii="Calibri" w:hAnsi="Calibri"/>
                <w:sz w:val="18"/>
                <w:szCs w:val="18"/>
              </w:rPr>
              <w:t>A04 = CEC or DOE or if</w:t>
            </w:r>
            <w:r w:rsidR="008950BE" w:rsidRPr="00AD0CC5" w:rsidDel="00236354">
              <w:rPr>
                <w:rFonts w:ascii="Calibri" w:hAnsi="Calibri"/>
                <w:sz w:val="18"/>
                <w:szCs w:val="18"/>
              </w:rPr>
              <w:t xml:space="preserve"> </w:t>
            </w:r>
            <w:r w:rsidRPr="00AD0CC5">
              <w:rPr>
                <w:rFonts w:ascii="Calibri" w:hAnsi="Calibri"/>
                <w:sz w:val="18"/>
                <w:szCs w:val="18"/>
              </w:rPr>
              <w:t>A06 = No &gt;&gt;</w:t>
            </w:r>
          </w:p>
        </w:tc>
      </w:tr>
    </w:tbl>
    <w:p w14:paraId="3F896AF3" w14:textId="77777777" w:rsidR="00AD0CC5" w:rsidRPr="00903938" w:rsidRDefault="00AD0CC5" w:rsidP="006D0BCD">
      <w:pPr>
        <w:rPr>
          <w:rFonts w:ascii="Calibri" w:hAnsi="Calibri"/>
          <w:b/>
          <w:bCs/>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5018"/>
        <w:gridCol w:w="5580"/>
      </w:tblGrid>
      <w:tr w:rsidR="00AD0CC5" w:rsidRPr="00AD0CC5" w14:paraId="3F896AF7" w14:textId="77777777" w:rsidTr="00AD0CC5">
        <w:trPr>
          <w:trHeight w:val="144"/>
        </w:trPr>
        <w:tc>
          <w:tcPr>
            <w:tcW w:w="11088" w:type="dxa"/>
            <w:gridSpan w:val="3"/>
            <w:tcBorders>
              <w:top w:val="single" w:sz="4" w:space="0" w:color="auto"/>
              <w:bottom w:val="single" w:sz="4" w:space="0" w:color="auto"/>
            </w:tcBorders>
            <w:vAlign w:val="center"/>
          </w:tcPr>
          <w:p w14:paraId="2E8DBC83" w14:textId="77777777" w:rsidR="00AD0CC5" w:rsidRDefault="00AD0CC5" w:rsidP="00AD0CC5">
            <w:pPr>
              <w:rPr>
                <w:rFonts w:ascii="Calibri" w:hAnsi="Calibri"/>
                <w:b/>
                <w:szCs w:val="18"/>
              </w:rPr>
            </w:pPr>
            <w:r w:rsidRPr="00903938">
              <w:rPr>
                <w:rFonts w:ascii="Calibri" w:hAnsi="Calibri"/>
                <w:b/>
                <w:szCs w:val="18"/>
              </w:rPr>
              <w:t>C. Verified Cooling System SEER</w:t>
            </w:r>
          </w:p>
          <w:p w14:paraId="3F896AF6" w14:textId="0E85ADE2" w:rsidR="00903938" w:rsidRPr="00AD0CC5" w:rsidDel="004E3E8B" w:rsidRDefault="00903938" w:rsidP="00AD0CC5">
            <w:pPr>
              <w:rPr>
                <w:rFonts w:ascii="Calibri" w:hAnsi="Calibri"/>
                <w:b/>
                <w:sz w:val="18"/>
                <w:szCs w:val="18"/>
              </w:rPr>
            </w:pPr>
            <w:r w:rsidRPr="00AD0CC5">
              <w:rPr>
                <w:rFonts w:ascii="Calibri" w:hAnsi="Calibri"/>
                <w:sz w:val="18"/>
                <w:szCs w:val="18"/>
              </w:rPr>
              <w:t>&lt;&lt;if A03 equal to "EER Verification is required</w:t>
            </w:r>
            <w:r w:rsidRPr="00AD0CC5" w:rsidDel="00FD2A49">
              <w:rPr>
                <w:rFonts w:ascii="Calibri" w:hAnsi="Calibri"/>
                <w:sz w:val="18"/>
                <w:szCs w:val="18"/>
              </w:rPr>
              <w:t xml:space="preserve"> </w:t>
            </w:r>
            <w:r w:rsidRPr="00AD0CC5">
              <w:rPr>
                <w:rFonts w:ascii="Calibri" w:hAnsi="Calibri"/>
                <w:sz w:val="18"/>
                <w:szCs w:val="18"/>
              </w:rPr>
              <w:t>" then display the "section does not apply" message; else display Table C</w:t>
            </w:r>
            <w:r w:rsidRPr="00AD0CC5">
              <w:rPr>
                <w:rFonts w:ascii="Calibri" w:hAnsi="Calibri"/>
                <w:bCs/>
                <w:sz w:val="18"/>
                <w:szCs w:val="18"/>
              </w:rPr>
              <w:t>&gt;&gt;</w:t>
            </w:r>
          </w:p>
        </w:tc>
      </w:tr>
      <w:tr w:rsidR="00AD0CC5" w:rsidRPr="00AD0CC5" w14:paraId="3F896AFB" w14:textId="77777777" w:rsidTr="00AD0CC5">
        <w:trPr>
          <w:trHeight w:val="144"/>
        </w:trPr>
        <w:tc>
          <w:tcPr>
            <w:tcW w:w="490" w:type="dxa"/>
            <w:tcBorders>
              <w:top w:val="single" w:sz="4" w:space="0" w:color="auto"/>
              <w:left w:val="single" w:sz="4" w:space="0" w:color="auto"/>
              <w:bottom w:val="single" w:sz="4" w:space="0" w:color="auto"/>
              <w:right w:val="single" w:sz="4" w:space="0" w:color="auto"/>
            </w:tcBorders>
          </w:tcPr>
          <w:p w14:paraId="3F896AF8" w14:textId="77777777" w:rsidR="00AD0CC5" w:rsidRPr="00AD0CC5" w:rsidRDefault="00AD0CC5" w:rsidP="00AD0CC5">
            <w:pPr>
              <w:jc w:val="center"/>
              <w:rPr>
                <w:rFonts w:ascii="Calibri" w:hAnsi="Calibri"/>
                <w:sz w:val="18"/>
                <w:szCs w:val="18"/>
              </w:rPr>
            </w:pPr>
            <w:r w:rsidRPr="00AD0CC5">
              <w:rPr>
                <w:rFonts w:ascii="Calibri" w:hAnsi="Calibri"/>
                <w:sz w:val="18"/>
                <w:szCs w:val="18"/>
              </w:rPr>
              <w:t>01</w:t>
            </w:r>
          </w:p>
        </w:tc>
        <w:tc>
          <w:tcPr>
            <w:tcW w:w="5018" w:type="dxa"/>
            <w:tcBorders>
              <w:top w:val="single" w:sz="4" w:space="0" w:color="auto"/>
              <w:left w:val="single" w:sz="4" w:space="0" w:color="auto"/>
              <w:bottom w:val="single" w:sz="4" w:space="0" w:color="auto"/>
              <w:right w:val="single" w:sz="4" w:space="0" w:color="auto"/>
            </w:tcBorders>
          </w:tcPr>
          <w:p w14:paraId="3F896AF9" w14:textId="52EC4064" w:rsidR="00AD0CC5" w:rsidRPr="00AD0CC5" w:rsidDel="004E3E8B" w:rsidRDefault="00AD0CC5" w:rsidP="00903938">
            <w:pPr>
              <w:ind w:hanging="18"/>
              <w:rPr>
                <w:rFonts w:ascii="Calibri" w:hAnsi="Calibri"/>
                <w:sz w:val="18"/>
                <w:szCs w:val="18"/>
              </w:rPr>
            </w:pPr>
            <w:r w:rsidRPr="00AD0CC5">
              <w:rPr>
                <w:rFonts w:ascii="Calibri" w:hAnsi="Calibri"/>
                <w:sz w:val="18"/>
                <w:szCs w:val="18"/>
              </w:rPr>
              <w:t xml:space="preserve">Required </w:t>
            </w:r>
            <w:r w:rsidR="00903938">
              <w:rPr>
                <w:rFonts w:ascii="Calibri" w:hAnsi="Calibri"/>
                <w:sz w:val="18"/>
                <w:szCs w:val="18"/>
              </w:rPr>
              <w:t>M</w:t>
            </w:r>
            <w:r w:rsidRPr="00AD0CC5">
              <w:rPr>
                <w:rFonts w:ascii="Calibri" w:hAnsi="Calibri"/>
                <w:sz w:val="18"/>
                <w:szCs w:val="18"/>
              </w:rPr>
              <w:t xml:space="preserve">inimum SEER </w:t>
            </w:r>
          </w:p>
        </w:tc>
        <w:tc>
          <w:tcPr>
            <w:tcW w:w="5580" w:type="dxa"/>
            <w:tcBorders>
              <w:top w:val="single" w:sz="4" w:space="0" w:color="auto"/>
              <w:left w:val="single" w:sz="4" w:space="0" w:color="auto"/>
              <w:bottom w:val="single" w:sz="4" w:space="0" w:color="auto"/>
              <w:right w:val="single" w:sz="4" w:space="0" w:color="auto"/>
            </w:tcBorders>
          </w:tcPr>
          <w:p w14:paraId="3F896AFA" w14:textId="77777777" w:rsidR="00AD0CC5" w:rsidRPr="00AD0CC5" w:rsidRDefault="00AD0CC5" w:rsidP="00AD0CC5">
            <w:pPr>
              <w:rPr>
                <w:rFonts w:ascii="Calibri" w:hAnsi="Calibri"/>
                <w:sz w:val="18"/>
                <w:szCs w:val="18"/>
              </w:rPr>
            </w:pPr>
            <w:r w:rsidRPr="00AD0CC5">
              <w:rPr>
                <w:rFonts w:ascii="Calibri" w:hAnsi="Calibri"/>
                <w:sz w:val="18"/>
                <w:szCs w:val="18"/>
              </w:rPr>
              <w:t>&lt;&lt;auto filled from CF2R-MCH-01&gt;&gt;</w:t>
            </w:r>
          </w:p>
        </w:tc>
      </w:tr>
      <w:tr w:rsidR="00AD0CC5" w:rsidRPr="00AD0CC5" w14:paraId="3F896AFF" w14:textId="77777777" w:rsidTr="00AD0CC5">
        <w:trPr>
          <w:trHeight w:val="144"/>
        </w:trPr>
        <w:tc>
          <w:tcPr>
            <w:tcW w:w="490" w:type="dxa"/>
            <w:tcBorders>
              <w:top w:val="single" w:sz="4" w:space="0" w:color="auto"/>
            </w:tcBorders>
            <w:vAlign w:val="center"/>
          </w:tcPr>
          <w:p w14:paraId="3F896AFC" w14:textId="77777777" w:rsidR="00AD0CC5" w:rsidRPr="00AD0CC5" w:rsidRDefault="00AD0CC5" w:rsidP="00AD0CC5">
            <w:pPr>
              <w:jc w:val="center"/>
              <w:rPr>
                <w:rFonts w:ascii="Calibri" w:hAnsi="Calibri"/>
                <w:sz w:val="18"/>
                <w:szCs w:val="18"/>
              </w:rPr>
            </w:pPr>
            <w:r w:rsidRPr="00AD0CC5">
              <w:rPr>
                <w:rFonts w:ascii="Calibri" w:hAnsi="Calibri"/>
                <w:sz w:val="18"/>
                <w:szCs w:val="18"/>
              </w:rPr>
              <w:t>02</w:t>
            </w:r>
          </w:p>
        </w:tc>
        <w:tc>
          <w:tcPr>
            <w:tcW w:w="5018" w:type="dxa"/>
            <w:tcBorders>
              <w:top w:val="single" w:sz="4" w:space="0" w:color="auto"/>
            </w:tcBorders>
            <w:vAlign w:val="center"/>
          </w:tcPr>
          <w:p w14:paraId="3F896AFD" w14:textId="4C6F1844" w:rsidR="00AD0CC5" w:rsidRPr="00AD0CC5" w:rsidRDefault="00AD0CC5" w:rsidP="008A6FD9">
            <w:pPr>
              <w:ind w:hanging="18"/>
              <w:rPr>
                <w:rFonts w:ascii="Calibri" w:hAnsi="Calibri"/>
                <w:sz w:val="18"/>
                <w:szCs w:val="18"/>
              </w:rPr>
            </w:pPr>
            <w:r w:rsidRPr="00AD0CC5">
              <w:rPr>
                <w:rFonts w:ascii="Calibri" w:hAnsi="Calibri"/>
                <w:sz w:val="18"/>
                <w:szCs w:val="18"/>
              </w:rPr>
              <w:t>Installed SEER</w:t>
            </w:r>
          </w:p>
        </w:tc>
        <w:tc>
          <w:tcPr>
            <w:tcW w:w="5580" w:type="dxa"/>
            <w:tcBorders>
              <w:top w:val="single" w:sz="4" w:space="0" w:color="auto"/>
            </w:tcBorders>
            <w:vAlign w:val="center"/>
          </w:tcPr>
          <w:p w14:paraId="3F896AFE" w14:textId="77777777" w:rsidR="00AD0CC5" w:rsidRPr="00AD0CC5" w:rsidRDefault="00AD0CC5" w:rsidP="0037462C">
            <w:pPr>
              <w:ind w:hanging="18"/>
              <w:rPr>
                <w:rFonts w:ascii="Calibri" w:hAnsi="Calibri"/>
                <w:sz w:val="18"/>
                <w:szCs w:val="18"/>
              </w:rPr>
            </w:pPr>
            <w:r w:rsidRPr="00AD0CC5">
              <w:rPr>
                <w:rFonts w:ascii="Calibri" w:hAnsi="Calibri"/>
                <w:sz w:val="18"/>
                <w:szCs w:val="18"/>
              </w:rPr>
              <w:t xml:space="preserve">&lt;&lt;user input, SEER listed </w:t>
            </w:r>
            <w:r w:rsidR="00FB467F">
              <w:rPr>
                <w:rFonts w:ascii="Calibri" w:hAnsi="Calibri"/>
                <w:sz w:val="18"/>
                <w:szCs w:val="18"/>
              </w:rPr>
              <w:t xml:space="preserve">in the </w:t>
            </w:r>
            <w:r w:rsidR="00FB467F">
              <w:rPr>
                <w:rFonts w:asciiTheme="minorHAnsi" w:hAnsiTheme="minorHAnsi"/>
                <w:sz w:val="18"/>
                <w:szCs w:val="18"/>
              </w:rPr>
              <w:t>Directory used to certify product performance</w:t>
            </w:r>
            <w:r w:rsidRPr="00AD0CC5">
              <w:rPr>
                <w:rFonts w:ascii="Calibri" w:hAnsi="Calibri"/>
                <w:sz w:val="18"/>
                <w:szCs w:val="18"/>
              </w:rPr>
              <w:t>&gt;&gt;</w:t>
            </w:r>
          </w:p>
        </w:tc>
      </w:tr>
      <w:tr w:rsidR="00AD0CC5" w:rsidRPr="00AD0CC5" w14:paraId="3F896B03" w14:textId="77777777" w:rsidTr="00AD0CC5">
        <w:trPr>
          <w:trHeight w:val="144"/>
        </w:trPr>
        <w:tc>
          <w:tcPr>
            <w:tcW w:w="490" w:type="dxa"/>
            <w:vAlign w:val="center"/>
          </w:tcPr>
          <w:p w14:paraId="3F896B00" w14:textId="77777777" w:rsidR="00AD0CC5" w:rsidRPr="00AD0CC5" w:rsidRDefault="00AD0CC5" w:rsidP="00AD0CC5">
            <w:pPr>
              <w:jc w:val="center"/>
              <w:rPr>
                <w:rFonts w:ascii="Calibri" w:hAnsi="Calibri"/>
                <w:sz w:val="18"/>
                <w:szCs w:val="18"/>
              </w:rPr>
            </w:pPr>
            <w:r w:rsidRPr="00AD0CC5">
              <w:rPr>
                <w:rFonts w:ascii="Calibri" w:hAnsi="Calibri"/>
                <w:sz w:val="18"/>
                <w:szCs w:val="18"/>
              </w:rPr>
              <w:t>03</w:t>
            </w:r>
          </w:p>
        </w:tc>
        <w:tc>
          <w:tcPr>
            <w:tcW w:w="5018" w:type="dxa"/>
            <w:vAlign w:val="center"/>
          </w:tcPr>
          <w:p w14:paraId="3F896B01" w14:textId="77777777" w:rsidR="00AD0CC5" w:rsidRPr="00AD0CC5" w:rsidRDefault="00AD0CC5" w:rsidP="00AD0CC5">
            <w:pPr>
              <w:rPr>
                <w:rFonts w:ascii="Calibri" w:hAnsi="Calibri"/>
                <w:sz w:val="18"/>
                <w:szCs w:val="18"/>
              </w:rPr>
            </w:pPr>
            <w:r w:rsidRPr="00AD0CC5">
              <w:rPr>
                <w:rFonts w:ascii="Calibri" w:hAnsi="Calibri"/>
                <w:sz w:val="18"/>
                <w:szCs w:val="18"/>
              </w:rPr>
              <w:t>Compliance Statement:</w:t>
            </w:r>
          </w:p>
        </w:tc>
        <w:tc>
          <w:tcPr>
            <w:tcW w:w="5580" w:type="dxa"/>
            <w:vAlign w:val="center"/>
          </w:tcPr>
          <w:p w14:paraId="3F896B02" w14:textId="77777777" w:rsidR="00AD0CC5" w:rsidRPr="00AD0CC5" w:rsidRDefault="00AD0CC5" w:rsidP="00AD0CC5">
            <w:pPr>
              <w:rPr>
                <w:rFonts w:ascii="Calibri" w:hAnsi="Calibri"/>
                <w:sz w:val="18"/>
                <w:szCs w:val="18"/>
              </w:rPr>
            </w:pPr>
            <w:r w:rsidRPr="00AD0CC5">
              <w:rPr>
                <w:rFonts w:ascii="Calibri" w:hAnsi="Calibri"/>
                <w:sz w:val="18"/>
                <w:szCs w:val="18"/>
              </w:rPr>
              <w:t>&lt;&lt; calculated field: if C02≥C01 show text, “System Passes SEER Verification”; else, “System Fails”, do  not proceed&gt;&gt;</w:t>
            </w:r>
          </w:p>
        </w:tc>
      </w:tr>
      <w:tr w:rsidR="00AD0CC5" w:rsidRPr="00AD0CC5" w14:paraId="3F896B05" w14:textId="77777777" w:rsidTr="00AD0CC5">
        <w:trPr>
          <w:trHeight w:val="144"/>
        </w:trPr>
        <w:tc>
          <w:tcPr>
            <w:tcW w:w="11088" w:type="dxa"/>
            <w:gridSpan w:val="3"/>
            <w:vAlign w:val="center"/>
          </w:tcPr>
          <w:p w14:paraId="3F896B04" w14:textId="77777777" w:rsidR="00AD0CC5" w:rsidRPr="001036B8" w:rsidRDefault="00AD0CC5" w:rsidP="00E31A09">
            <w:pPr>
              <w:rPr>
                <w:rFonts w:ascii="Calibri" w:hAnsi="Calibri"/>
                <w:b/>
                <w:sz w:val="18"/>
                <w:szCs w:val="18"/>
              </w:rPr>
            </w:pPr>
            <w:r w:rsidRPr="001036B8">
              <w:rPr>
                <w:rFonts w:ascii="Calibri" w:hAnsi="Calibri"/>
                <w:b/>
                <w:sz w:val="18"/>
                <w:szCs w:val="18"/>
              </w:rPr>
              <w:t>Signature by responsible party below certifies that the installed cooling equipment</w:t>
            </w:r>
            <w:r w:rsidR="00E31A09" w:rsidRPr="001036B8">
              <w:rPr>
                <w:rFonts w:ascii="Calibri" w:hAnsi="Calibri"/>
                <w:b/>
                <w:sz w:val="18"/>
                <w:szCs w:val="18"/>
              </w:rPr>
              <w:t xml:space="preserve"> meets or exceeds the required value listed on the CF2R</w:t>
            </w:r>
            <w:r w:rsidRPr="001036B8">
              <w:rPr>
                <w:rFonts w:ascii="Calibri" w:hAnsi="Calibri"/>
                <w:b/>
                <w:sz w:val="18"/>
                <w:szCs w:val="18"/>
              </w:rPr>
              <w:t>.</w:t>
            </w:r>
          </w:p>
        </w:tc>
      </w:tr>
    </w:tbl>
    <w:p w14:paraId="3F896B06" w14:textId="77777777" w:rsidR="00AD0CC5" w:rsidRDefault="00AD0CC5" w:rsidP="006D0BCD">
      <w:pPr>
        <w:rPr>
          <w:rFonts w:ascii="Calibri" w:hAnsi="Calibri"/>
          <w:b/>
          <w:bCs/>
          <w:sz w:val="18"/>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580"/>
      </w:tblGrid>
      <w:tr w:rsidR="00E4148A" w:rsidRPr="00E4148A" w14:paraId="3F896B0A" w14:textId="77777777" w:rsidTr="00E4148A">
        <w:trPr>
          <w:trHeight w:val="144"/>
        </w:trPr>
        <w:tc>
          <w:tcPr>
            <w:tcW w:w="11088" w:type="dxa"/>
            <w:gridSpan w:val="3"/>
            <w:tcBorders>
              <w:top w:val="single" w:sz="4" w:space="0" w:color="auto"/>
            </w:tcBorders>
            <w:vAlign w:val="center"/>
          </w:tcPr>
          <w:p w14:paraId="18373EBF" w14:textId="77777777" w:rsidR="00E4148A" w:rsidRPr="00903938" w:rsidRDefault="00E4148A" w:rsidP="001036B8">
            <w:pPr>
              <w:keepNext/>
              <w:rPr>
                <w:rFonts w:ascii="Calibri" w:hAnsi="Calibri"/>
                <w:b/>
                <w:szCs w:val="18"/>
              </w:rPr>
            </w:pPr>
            <w:r w:rsidRPr="00903938">
              <w:rPr>
                <w:rFonts w:ascii="Calibri" w:hAnsi="Calibri"/>
                <w:b/>
                <w:szCs w:val="18"/>
              </w:rPr>
              <w:lastRenderedPageBreak/>
              <w:t>D. Verified Cooling System EER</w:t>
            </w:r>
          </w:p>
          <w:p w14:paraId="3F896B09" w14:textId="74814AD8" w:rsidR="00903938" w:rsidRPr="00E4148A" w:rsidDel="004E3E8B" w:rsidRDefault="00903938" w:rsidP="001036B8">
            <w:pPr>
              <w:keepNext/>
              <w:rPr>
                <w:rFonts w:ascii="Calibri" w:hAnsi="Calibri"/>
                <w:b/>
                <w:sz w:val="18"/>
                <w:szCs w:val="18"/>
              </w:rPr>
            </w:pPr>
            <w:r w:rsidRPr="00E4148A">
              <w:rPr>
                <w:rFonts w:ascii="Calibri" w:hAnsi="Calibri"/>
                <w:sz w:val="18"/>
                <w:szCs w:val="18"/>
              </w:rPr>
              <w:t>&lt;&lt;if A03 equal to "SEER Verification is required</w:t>
            </w:r>
            <w:r w:rsidRPr="00E4148A" w:rsidDel="00FD2A49">
              <w:rPr>
                <w:rFonts w:ascii="Calibri" w:hAnsi="Calibri"/>
                <w:sz w:val="18"/>
                <w:szCs w:val="18"/>
              </w:rPr>
              <w:t xml:space="preserve"> </w:t>
            </w:r>
            <w:r w:rsidRPr="00E4148A">
              <w:rPr>
                <w:rFonts w:ascii="Calibri" w:hAnsi="Calibri"/>
                <w:sz w:val="18"/>
                <w:szCs w:val="18"/>
              </w:rPr>
              <w:t>" then display the "section does not apply" message; else display Table D</w:t>
            </w:r>
            <w:r w:rsidRPr="00E4148A">
              <w:rPr>
                <w:rFonts w:ascii="Calibri" w:hAnsi="Calibri"/>
                <w:bCs/>
                <w:sz w:val="18"/>
                <w:szCs w:val="18"/>
              </w:rPr>
              <w:t>&gt;&gt;</w:t>
            </w:r>
          </w:p>
        </w:tc>
      </w:tr>
      <w:tr w:rsidR="00E4148A" w:rsidRPr="00E4148A" w14:paraId="3F896B0E" w14:textId="77777777" w:rsidTr="00E4148A">
        <w:trPr>
          <w:trHeight w:val="144"/>
        </w:trPr>
        <w:tc>
          <w:tcPr>
            <w:tcW w:w="468" w:type="dxa"/>
            <w:tcBorders>
              <w:top w:val="single" w:sz="4" w:space="0" w:color="auto"/>
              <w:left w:val="single" w:sz="4" w:space="0" w:color="auto"/>
              <w:bottom w:val="single" w:sz="4" w:space="0" w:color="auto"/>
              <w:right w:val="single" w:sz="4" w:space="0" w:color="auto"/>
            </w:tcBorders>
          </w:tcPr>
          <w:p w14:paraId="3F896B0B" w14:textId="77777777" w:rsidR="00E4148A" w:rsidRPr="00E4148A" w:rsidRDefault="00E4148A" w:rsidP="001036B8">
            <w:pPr>
              <w:keepNext/>
              <w:jc w:val="center"/>
              <w:rPr>
                <w:rFonts w:ascii="Calibri" w:hAnsi="Calibri"/>
                <w:sz w:val="18"/>
                <w:szCs w:val="18"/>
              </w:rPr>
            </w:pPr>
            <w:r w:rsidRPr="00E4148A">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3F896B0C" w14:textId="2C1A19C1" w:rsidR="00E4148A" w:rsidRPr="00E4148A" w:rsidDel="004E3E8B" w:rsidRDefault="00E4148A" w:rsidP="00903938">
            <w:pPr>
              <w:keepNext/>
              <w:ind w:hanging="18"/>
              <w:rPr>
                <w:rFonts w:ascii="Calibri" w:hAnsi="Calibri"/>
                <w:sz w:val="18"/>
                <w:szCs w:val="18"/>
              </w:rPr>
            </w:pPr>
            <w:r w:rsidRPr="00E4148A">
              <w:rPr>
                <w:rFonts w:ascii="Calibri" w:hAnsi="Calibri"/>
                <w:sz w:val="18"/>
                <w:szCs w:val="18"/>
              </w:rPr>
              <w:t xml:space="preserve">Required </w:t>
            </w:r>
            <w:r w:rsidR="00903938">
              <w:rPr>
                <w:rFonts w:ascii="Calibri" w:hAnsi="Calibri"/>
                <w:sz w:val="18"/>
                <w:szCs w:val="18"/>
              </w:rPr>
              <w:t>M</w:t>
            </w:r>
            <w:r w:rsidRPr="00E4148A">
              <w:rPr>
                <w:rFonts w:ascii="Calibri" w:hAnsi="Calibri"/>
                <w:sz w:val="18"/>
                <w:szCs w:val="18"/>
              </w:rPr>
              <w:t>inimum EER</w:t>
            </w:r>
          </w:p>
        </w:tc>
        <w:tc>
          <w:tcPr>
            <w:tcW w:w="5580" w:type="dxa"/>
            <w:tcBorders>
              <w:top w:val="single" w:sz="4" w:space="0" w:color="auto"/>
              <w:left w:val="single" w:sz="4" w:space="0" w:color="auto"/>
              <w:bottom w:val="single" w:sz="4" w:space="0" w:color="auto"/>
              <w:right w:val="single" w:sz="4" w:space="0" w:color="auto"/>
            </w:tcBorders>
          </w:tcPr>
          <w:p w14:paraId="3F896B0D" w14:textId="77777777" w:rsidR="00E4148A" w:rsidRPr="00E4148A" w:rsidRDefault="00E4148A" w:rsidP="001036B8">
            <w:pPr>
              <w:keepNext/>
              <w:rPr>
                <w:rFonts w:ascii="Calibri" w:hAnsi="Calibri"/>
                <w:sz w:val="18"/>
                <w:szCs w:val="18"/>
              </w:rPr>
            </w:pPr>
            <w:r w:rsidRPr="00E4148A">
              <w:rPr>
                <w:rFonts w:ascii="Calibri" w:hAnsi="Calibri"/>
                <w:sz w:val="18"/>
                <w:szCs w:val="18"/>
              </w:rPr>
              <w:t>&lt;&lt;auto filled from CF2R-MCH-01&gt;&gt;</w:t>
            </w:r>
          </w:p>
        </w:tc>
      </w:tr>
      <w:tr w:rsidR="00E4148A" w:rsidRPr="00E4148A" w14:paraId="3F896B12" w14:textId="77777777" w:rsidTr="00E4148A">
        <w:trPr>
          <w:trHeight w:val="144"/>
        </w:trPr>
        <w:tc>
          <w:tcPr>
            <w:tcW w:w="468" w:type="dxa"/>
            <w:tcBorders>
              <w:top w:val="single" w:sz="4" w:space="0" w:color="auto"/>
            </w:tcBorders>
            <w:vAlign w:val="center"/>
          </w:tcPr>
          <w:p w14:paraId="3F896B0F" w14:textId="77777777" w:rsidR="00E4148A" w:rsidRPr="00E4148A" w:rsidRDefault="00E4148A" w:rsidP="001036B8">
            <w:pPr>
              <w:keepNext/>
              <w:jc w:val="center"/>
              <w:rPr>
                <w:rFonts w:ascii="Calibri" w:hAnsi="Calibri"/>
                <w:sz w:val="18"/>
                <w:szCs w:val="18"/>
              </w:rPr>
            </w:pPr>
            <w:r w:rsidRPr="00E4148A">
              <w:rPr>
                <w:rFonts w:ascii="Calibri" w:hAnsi="Calibri"/>
                <w:sz w:val="18"/>
                <w:szCs w:val="18"/>
              </w:rPr>
              <w:t>02</w:t>
            </w:r>
          </w:p>
        </w:tc>
        <w:tc>
          <w:tcPr>
            <w:tcW w:w="5040" w:type="dxa"/>
            <w:tcBorders>
              <w:top w:val="single" w:sz="4" w:space="0" w:color="auto"/>
            </w:tcBorders>
            <w:vAlign w:val="center"/>
          </w:tcPr>
          <w:p w14:paraId="3F896B10" w14:textId="4D334893" w:rsidR="00E4148A" w:rsidRPr="00E4148A" w:rsidRDefault="00E4148A" w:rsidP="001036B8">
            <w:pPr>
              <w:keepNext/>
              <w:ind w:hanging="18"/>
              <w:rPr>
                <w:rFonts w:ascii="Calibri" w:hAnsi="Calibri"/>
                <w:sz w:val="18"/>
                <w:szCs w:val="18"/>
              </w:rPr>
            </w:pPr>
            <w:r w:rsidRPr="00E4148A">
              <w:rPr>
                <w:rFonts w:ascii="Calibri" w:hAnsi="Calibri"/>
                <w:sz w:val="18"/>
                <w:szCs w:val="18"/>
              </w:rPr>
              <w:t>Installed EER</w:t>
            </w:r>
          </w:p>
        </w:tc>
        <w:tc>
          <w:tcPr>
            <w:tcW w:w="5580" w:type="dxa"/>
            <w:tcBorders>
              <w:top w:val="single" w:sz="4" w:space="0" w:color="auto"/>
            </w:tcBorders>
            <w:vAlign w:val="center"/>
          </w:tcPr>
          <w:p w14:paraId="3F896B11" w14:textId="77777777" w:rsidR="00E4148A" w:rsidRPr="00E4148A" w:rsidRDefault="00E4148A" w:rsidP="001036B8">
            <w:pPr>
              <w:keepNext/>
              <w:ind w:hanging="18"/>
              <w:rPr>
                <w:rFonts w:ascii="Calibri" w:hAnsi="Calibri"/>
                <w:sz w:val="18"/>
                <w:szCs w:val="18"/>
              </w:rPr>
            </w:pPr>
            <w:r w:rsidRPr="00E4148A">
              <w:rPr>
                <w:rFonts w:ascii="Calibri" w:hAnsi="Calibri"/>
                <w:sz w:val="18"/>
                <w:szCs w:val="18"/>
              </w:rPr>
              <w:t xml:space="preserve">&lt;&lt;user input, EER listed </w:t>
            </w:r>
            <w:r w:rsidR="0037462C">
              <w:rPr>
                <w:rFonts w:ascii="Calibri" w:hAnsi="Calibri"/>
                <w:sz w:val="18"/>
                <w:szCs w:val="18"/>
              </w:rPr>
              <w:t xml:space="preserve">in the </w:t>
            </w:r>
            <w:r w:rsidR="0037462C">
              <w:rPr>
                <w:rFonts w:asciiTheme="minorHAnsi" w:hAnsiTheme="minorHAnsi"/>
                <w:sz w:val="18"/>
                <w:szCs w:val="18"/>
              </w:rPr>
              <w:t>Directory used to certify product performance</w:t>
            </w:r>
            <w:r w:rsidRPr="00E4148A">
              <w:rPr>
                <w:rFonts w:ascii="Calibri" w:hAnsi="Calibri"/>
                <w:sz w:val="18"/>
                <w:szCs w:val="18"/>
              </w:rPr>
              <w:t>&gt;&gt;</w:t>
            </w:r>
          </w:p>
        </w:tc>
      </w:tr>
      <w:tr w:rsidR="00E4148A" w:rsidRPr="00E4148A" w14:paraId="3F896B16" w14:textId="77777777" w:rsidTr="001036B8">
        <w:trPr>
          <w:trHeight w:val="144"/>
        </w:trPr>
        <w:tc>
          <w:tcPr>
            <w:tcW w:w="468" w:type="dxa"/>
            <w:tcBorders>
              <w:bottom w:val="single" w:sz="4" w:space="0" w:color="000000"/>
            </w:tcBorders>
            <w:vAlign w:val="center"/>
          </w:tcPr>
          <w:p w14:paraId="3F896B13" w14:textId="77777777" w:rsidR="00E4148A" w:rsidRPr="00E4148A" w:rsidRDefault="00E4148A" w:rsidP="001036B8">
            <w:pPr>
              <w:keepNext/>
              <w:jc w:val="center"/>
              <w:rPr>
                <w:rFonts w:ascii="Calibri" w:hAnsi="Calibri"/>
                <w:sz w:val="18"/>
                <w:szCs w:val="18"/>
              </w:rPr>
            </w:pPr>
            <w:r w:rsidRPr="00E4148A">
              <w:rPr>
                <w:rFonts w:ascii="Calibri" w:hAnsi="Calibri"/>
                <w:sz w:val="18"/>
                <w:szCs w:val="18"/>
              </w:rPr>
              <w:t>03</w:t>
            </w:r>
          </w:p>
        </w:tc>
        <w:tc>
          <w:tcPr>
            <w:tcW w:w="5040" w:type="dxa"/>
            <w:tcBorders>
              <w:bottom w:val="single" w:sz="4" w:space="0" w:color="000000"/>
            </w:tcBorders>
            <w:vAlign w:val="center"/>
          </w:tcPr>
          <w:p w14:paraId="3F896B14" w14:textId="77777777" w:rsidR="00E4148A" w:rsidRPr="00E4148A" w:rsidRDefault="00E4148A" w:rsidP="001036B8">
            <w:pPr>
              <w:keepNext/>
              <w:rPr>
                <w:rFonts w:ascii="Calibri" w:hAnsi="Calibri"/>
                <w:sz w:val="18"/>
                <w:szCs w:val="18"/>
              </w:rPr>
            </w:pPr>
            <w:r w:rsidRPr="00E4148A">
              <w:rPr>
                <w:rFonts w:ascii="Calibri" w:hAnsi="Calibri"/>
                <w:sz w:val="18"/>
                <w:szCs w:val="18"/>
              </w:rPr>
              <w:t>Compliance Statement:</w:t>
            </w:r>
          </w:p>
        </w:tc>
        <w:tc>
          <w:tcPr>
            <w:tcW w:w="5580" w:type="dxa"/>
            <w:tcBorders>
              <w:bottom w:val="single" w:sz="4" w:space="0" w:color="000000"/>
            </w:tcBorders>
            <w:vAlign w:val="center"/>
          </w:tcPr>
          <w:p w14:paraId="3F896B15" w14:textId="77777777" w:rsidR="00E4148A" w:rsidRPr="00E4148A" w:rsidRDefault="00E4148A" w:rsidP="001036B8">
            <w:pPr>
              <w:keepNext/>
              <w:rPr>
                <w:rFonts w:ascii="Calibri" w:hAnsi="Calibri"/>
                <w:sz w:val="18"/>
                <w:szCs w:val="18"/>
              </w:rPr>
            </w:pPr>
            <w:r w:rsidRPr="00E4148A">
              <w:rPr>
                <w:rFonts w:ascii="Calibri" w:hAnsi="Calibri"/>
                <w:sz w:val="18"/>
                <w:szCs w:val="18"/>
              </w:rPr>
              <w:t>&lt;&lt; calculated field: if D02≥D01 show text, “System Passes EER Verification”; else, “System Fails”, do  not proceed&gt;&gt;</w:t>
            </w:r>
          </w:p>
        </w:tc>
      </w:tr>
      <w:tr w:rsidR="00E4148A" w:rsidRPr="00E4148A" w14:paraId="3F896B18" w14:textId="77777777" w:rsidTr="001036B8">
        <w:trPr>
          <w:trHeight w:val="144"/>
        </w:trPr>
        <w:tc>
          <w:tcPr>
            <w:tcW w:w="11088" w:type="dxa"/>
            <w:gridSpan w:val="3"/>
            <w:tcBorders>
              <w:bottom w:val="single" w:sz="4" w:space="0" w:color="000000"/>
            </w:tcBorders>
            <w:vAlign w:val="center"/>
          </w:tcPr>
          <w:p w14:paraId="3F896B17" w14:textId="77777777" w:rsidR="00E4148A" w:rsidRPr="001036B8" w:rsidRDefault="00E4148A" w:rsidP="001036B8">
            <w:pPr>
              <w:keepNext/>
              <w:rPr>
                <w:rFonts w:ascii="Calibri" w:hAnsi="Calibri"/>
                <w:b/>
                <w:sz w:val="18"/>
                <w:szCs w:val="18"/>
              </w:rPr>
            </w:pPr>
            <w:r w:rsidRPr="001036B8">
              <w:rPr>
                <w:rFonts w:ascii="Calibri" w:hAnsi="Calibri"/>
                <w:b/>
                <w:sz w:val="18"/>
                <w:szCs w:val="18"/>
              </w:rPr>
              <w:t>Signature by responsible party below certifies that the installed cooling equipment</w:t>
            </w:r>
            <w:r w:rsidR="00E31A09" w:rsidRPr="001036B8">
              <w:rPr>
                <w:rFonts w:ascii="Calibri" w:hAnsi="Calibri"/>
                <w:b/>
                <w:sz w:val="18"/>
                <w:szCs w:val="18"/>
              </w:rPr>
              <w:t xml:space="preserve"> meets or exceeds the required value listed on the CF</w:t>
            </w:r>
            <w:r w:rsidR="00A75B22" w:rsidRPr="001036B8">
              <w:rPr>
                <w:rFonts w:ascii="Calibri" w:hAnsi="Calibri"/>
                <w:b/>
                <w:sz w:val="18"/>
                <w:szCs w:val="18"/>
              </w:rPr>
              <w:t>2</w:t>
            </w:r>
            <w:r w:rsidR="00E31A09" w:rsidRPr="001036B8">
              <w:rPr>
                <w:rFonts w:ascii="Calibri" w:hAnsi="Calibri"/>
                <w:b/>
                <w:sz w:val="18"/>
                <w:szCs w:val="18"/>
              </w:rPr>
              <w:t>R</w:t>
            </w:r>
            <w:r w:rsidRPr="001036B8">
              <w:rPr>
                <w:rFonts w:ascii="Calibri" w:hAnsi="Calibri"/>
                <w:b/>
                <w:sz w:val="18"/>
                <w:szCs w:val="18"/>
              </w:rPr>
              <w:t>.</w:t>
            </w:r>
          </w:p>
        </w:tc>
      </w:tr>
    </w:tbl>
    <w:p w14:paraId="3F896B19" w14:textId="77777777" w:rsidR="001036B8" w:rsidRDefault="001036B8"/>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830"/>
      </w:tblGrid>
      <w:tr w:rsidR="00E4148A" w:rsidRPr="006D0BCD" w:rsidDel="004E3E8B" w14:paraId="3F896B1D" w14:textId="77777777" w:rsidTr="00E4148A">
        <w:trPr>
          <w:trHeight w:val="144"/>
        </w:trPr>
        <w:tc>
          <w:tcPr>
            <w:tcW w:w="11088" w:type="dxa"/>
            <w:gridSpan w:val="3"/>
            <w:tcBorders>
              <w:top w:val="single" w:sz="4" w:space="0" w:color="000000"/>
              <w:left w:val="single" w:sz="4" w:space="0" w:color="000000"/>
              <w:bottom w:val="single" w:sz="4" w:space="0" w:color="000000"/>
              <w:right w:val="single" w:sz="4" w:space="0" w:color="000000"/>
            </w:tcBorders>
            <w:vAlign w:val="center"/>
          </w:tcPr>
          <w:p w14:paraId="111FC03A" w14:textId="77777777" w:rsidR="00E4148A" w:rsidRPr="00903938" w:rsidRDefault="00E4148A" w:rsidP="00E4148A">
            <w:pPr>
              <w:rPr>
                <w:rFonts w:ascii="Calibri" w:hAnsi="Calibri"/>
                <w:b/>
                <w:szCs w:val="18"/>
              </w:rPr>
            </w:pPr>
            <w:r w:rsidRPr="00903938">
              <w:rPr>
                <w:rFonts w:ascii="Calibri" w:hAnsi="Calibri"/>
                <w:b/>
                <w:szCs w:val="18"/>
              </w:rPr>
              <w:t>E. Verified Cooling System Air Handler/Furnace</w:t>
            </w:r>
          </w:p>
          <w:p w14:paraId="3F896B1C" w14:textId="1ED5C909" w:rsidR="00903938" w:rsidRPr="00E4148A" w:rsidDel="004E3E8B" w:rsidRDefault="00903938" w:rsidP="00E4148A">
            <w:pPr>
              <w:rPr>
                <w:rFonts w:ascii="Calibri" w:hAnsi="Calibri"/>
                <w:sz w:val="18"/>
                <w:szCs w:val="18"/>
              </w:rPr>
            </w:pPr>
            <w:r w:rsidRPr="00E15104">
              <w:rPr>
                <w:rFonts w:ascii="Calibri" w:hAnsi="Calibri"/>
                <w:sz w:val="18"/>
                <w:szCs w:val="18"/>
              </w:rPr>
              <w:t>&lt;&lt;if A0</w:t>
            </w:r>
            <w:r>
              <w:rPr>
                <w:rFonts w:ascii="Calibri" w:hAnsi="Calibri"/>
                <w:sz w:val="18"/>
                <w:szCs w:val="18"/>
              </w:rPr>
              <w:t>6</w:t>
            </w:r>
            <w:r w:rsidRPr="00E15104">
              <w:rPr>
                <w:rFonts w:ascii="Calibri" w:hAnsi="Calibri"/>
                <w:sz w:val="18"/>
                <w:szCs w:val="18"/>
              </w:rPr>
              <w:t xml:space="preserve"> equal to "No" then display the "section does not apply" message; else display Table </w:t>
            </w:r>
            <w:r>
              <w:rPr>
                <w:rFonts w:ascii="Calibri" w:hAnsi="Calibri"/>
                <w:sz w:val="18"/>
                <w:szCs w:val="18"/>
              </w:rPr>
              <w:t>E</w:t>
            </w:r>
            <w:r w:rsidRPr="00E15104">
              <w:rPr>
                <w:rFonts w:ascii="Calibri" w:hAnsi="Calibri"/>
                <w:bCs/>
                <w:sz w:val="18"/>
                <w:szCs w:val="18"/>
              </w:rPr>
              <w:t>&gt;&gt;</w:t>
            </w:r>
          </w:p>
        </w:tc>
      </w:tr>
      <w:tr w:rsidR="00E4148A" w:rsidRPr="006D0BCD" w14:paraId="3F896B20" w14:textId="77777777" w:rsidTr="00E4148A">
        <w:trPr>
          <w:trHeight w:val="144"/>
        </w:trPr>
        <w:tc>
          <w:tcPr>
            <w:tcW w:w="468" w:type="dxa"/>
            <w:vAlign w:val="center"/>
          </w:tcPr>
          <w:p w14:paraId="3F896B1E" w14:textId="77777777" w:rsidR="00E4148A" w:rsidRPr="006D0BCD" w:rsidRDefault="00E4148A" w:rsidP="00E4148A">
            <w:pPr>
              <w:jc w:val="center"/>
              <w:rPr>
                <w:rFonts w:ascii="Calibri" w:hAnsi="Calibri"/>
                <w:sz w:val="18"/>
                <w:szCs w:val="18"/>
              </w:rPr>
            </w:pPr>
            <w:r>
              <w:rPr>
                <w:rFonts w:ascii="Calibri" w:hAnsi="Calibri"/>
                <w:sz w:val="18"/>
                <w:szCs w:val="18"/>
              </w:rPr>
              <w:t>01</w:t>
            </w:r>
          </w:p>
        </w:tc>
        <w:tc>
          <w:tcPr>
            <w:tcW w:w="10620" w:type="dxa"/>
            <w:gridSpan w:val="2"/>
            <w:vAlign w:val="center"/>
          </w:tcPr>
          <w:p w14:paraId="3F896B1F" w14:textId="59309152" w:rsidR="00E4148A" w:rsidRPr="006D0BCD" w:rsidRDefault="00E4148A" w:rsidP="004E4A18">
            <w:pPr>
              <w:rPr>
                <w:rFonts w:ascii="Calibri" w:hAnsi="Calibri"/>
                <w:sz w:val="18"/>
                <w:szCs w:val="18"/>
              </w:rPr>
            </w:pPr>
            <w:r>
              <w:rPr>
                <w:rFonts w:ascii="Calibri" w:hAnsi="Calibri"/>
                <w:sz w:val="18"/>
                <w:szCs w:val="18"/>
              </w:rPr>
              <w:t xml:space="preserve">If a specific air handler or furnace is required by the </w:t>
            </w:r>
            <w:r w:rsidR="004E4A18">
              <w:rPr>
                <w:rFonts w:ascii="Calibri" w:hAnsi="Calibri"/>
                <w:sz w:val="18"/>
                <w:szCs w:val="18"/>
              </w:rPr>
              <w:t>directory used to certify product performance</w:t>
            </w:r>
            <w:r>
              <w:rPr>
                <w:rFonts w:ascii="Calibri" w:hAnsi="Calibri"/>
                <w:sz w:val="18"/>
                <w:szCs w:val="18"/>
              </w:rPr>
              <w:t>, the responsible party certifies by signing below that the installed air handler/furnace matches the equipment on the AHRI Certificate.</w:t>
            </w:r>
          </w:p>
        </w:tc>
      </w:tr>
      <w:tr w:rsidR="00E4148A" w:rsidRPr="006D0BCD" w14:paraId="3F896B27" w14:textId="77777777" w:rsidTr="004A3614">
        <w:trPr>
          <w:trHeight w:val="144"/>
        </w:trPr>
        <w:tc>
          <w:tcPr>
            <w:tcW w:w="468" w:type="dxa"/>
            <w:vAlign w:val="center"/>
          </w:tcPr>
          <w:p w14:paraId="3F896B21" w14:textId="77777777" w:rsidR="00E4148A" w:rsidRPr="006D0BCD" w:rsidRDefault="00E4148A" w:rsidP="00E4148A">
            <w:pPr>
              <w:jc w:val="center"/>
              <w:rPr>
                <w:rFonts w:ascii="Calibri" w:hAnsi="Calibri"/>
                <w:sz w:val="18"/>
                <w:szCs w:val="18"/>
              </w:rPr>
            </w:pPr>
            <w:r>
              <w:rPr>
                <w:rFonts w:ascii="Calibri" w:hAnsi="Calibri"/>
                <w:sz w:val="18"/>
                <w:szCs w:val="18"/>
              </w:rPr>
              <w:t>02</w:t>
            </w:r>
          </w:p>
        </w:tc>
        <w:tc>
          <w:tcPr>
            <w:tcW w:w="2790" w:type="dxa"/>
            <w:vAlign w:val="center"/>
          </w:tcPr>
          <w:p w14:paraId="3F896B22" w14:textId="77777777" w:rsidR="00E4148A" w:rsidRPr="006D0BCD" w:rsidRDefault="00E4148A" w:rsidP="00E4148A">
            <w:pPr>
              <w:rPr>
                <w:rFonts w:ascii="Calibri" w:hAnsi="Calibri"/>
                <w:sz w:val="18"/>
                <w:szCs w:val="18"/>
              </w:rPr>
            </w:pPr>
            <w:r>
              <w:rPr>
                <w:rFonts w:ascii="Calibri" w:hAnsi="Calibri"/>
                <w:sz w:val="18"/>
                <w:szCs w:val="18"/>
              </w:rPr>
              <w:t>Verification Status:</w:t>
            </w:r>
          </w:p>
        </w:tc>
        <w:tc>
          <w:tcPr>
            <w:tcW w:w="7830" w:type="dxa"/>
            <w:vAlign w:val="center"/>
          </w:tcPr>
          <w:p w14:paraId="3F896B23" w14:textId="77777777" w:rsidR="00E4148A" w:rsidRDefault="00E4148A" w:rsidP="00E4148A">
            <w:pPr>
              <w:keepNext/>
              <w:rPr>
                <w:rFonts w:ascii="Calibri" w:hAnsi="Calibri"/>
                <w:sz w:val="18"/>
                <w:szCs w:val="18"/>
              </w:rPr>
            </w:pPr>
            <w:r>
              <w:rPr>
                <w:rFonts w:ascii="Calibri" w:hAnsi="Calibri"/>
                <w:sz w:val="18"/>
                <w:szCs w:val="18"/>
              </w:rPr>
              <w:t>&lt;&lt;user pick from list:</w:t>
            </w:r>
          </w:p>
          <w:p w14:paraId="3F896B24" w14:textId="77777777" w:rsidR="00E4148A" w:rsidRDefault="00E4148A" w:rsidP="00E4148A">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25" w14:textId="77777777" w:rsidR="00E4148A" w:rsidRDefault="00E4148A" w:rsidP="00E4148A">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26" w14:textId="77777777" w:rsidR="00E4148A" w:rsidRPr="006D0BCD" w:rsidRDefault="00E4148A" w:rsidP="00E4148A">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E4148A" w:rsidRPr="006D0BCD" w14:paraId="3F896B2B" w14:textId="77777777" w:rsidTr="004A3614">
        <w:trPr>
          <w:trHeight w:val="144"/>
        </w:trPr>
        <w:tc>
          <w:tcPr>
            <w:tcW w:w="468" w:type="dxa"/>
            <w:vAlign w:val="center"/>
          </w:tcPr>
          <w:p w14:paraId="3F896B28" w14:textId="77777777" w:rsidR="00E4148A" w:rsidRDefault="00E4148A" w:rsidP="00E4148A">
            <w:pPr>
              <w:jc w:val="center"/>
              <w:rPr>
                <w:rFonts w:ascii="Calibri" w:hAnsi="Calibri"/>
                <w:sz w:val="18"/>
                <w:szCs w:val="18"/>
              </w:rPr>
            </w:pPr>
            <w:r>
              <w:rPr>
                <w:rFonts w:ascii="Calibri" w:hAnsi="Calibri"/>
                <w:sz w:val="18"/>
                <w:szCs w:val="18"/>
              </w:rPr>
              <w:t>03</w:t>
            </w:r>
          </w:p>
        </w:tc>
        <w:tc>
          <w:tcPr>
            <w:tcW w:w="2790" w:type="dxa"/>
            <w:vAlign w:val="center"/>
          </w:tcPr>
          <w:p w14:paraId="3F896B29" w14:textId="77777777" w:rsidR="00E4148A" w:rsidRPr="006D0BCD" w:rsidRDefault="00E4148A" w:rsidP="00E4148A">
            <w:pPr>
              <w:rPr>
                <w:rFonts w:ascii="Calibri" w:hAnsi="Calibri"/>
                <w:sz w:val="18"/>
                <w:szCs w:val="18"/>
              </w:rPr>
            </w:pPr>
            <w:r>
              <w:rPr>
                <w:rFonts w:ascii="Calibri" w:hAnsi="Calibri"/>
                <w:sz w:val="18"/>
                <w:szCs w:val="18"/>
              </w:rPr>
              <w:t>Correction Notes:</w:t>
            </w:r>
          </w:p>
        </w:tc>
        <w:tc>
          <w:tcPr>
            <w:tcW w:w="7830" w:type="dxa"/>
            <w:vAlign w:val="center"/>
          </w:tcPr>
          <w:p w14:paraId="3F896B2A" w14:textId="77777777" w:rsidR="00E4148A" w:rsidRPr="006D0BCD" w:rsidRDefault="00E4148A" w:rsidP="00E4148A">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E4148A" w:rsidRPr="006D0BCD" w14:paraId="3F896B2D" w14:textId="77777777" w:rsidTr="00E4148A">
        <w:trPr>
          <w:trHeight w:val="144"/>
        </w:trPr>
        <w:tc>
          <w:tcPr>
            <w:tcW w:w="11088" w:type="dxa"/>
            <w:gridSpan w:val="3"/>
            <w:vAlign w:val="center"/>
          </w:tcPr>
          <w:p w14:paraId="3F896B2C" w14:textId="77777777" w:rsidR="00E4148A" w:rsidRPr="006D0BCD" w:rsidRDefault="00E4148A" w:rsidP="00E4148A">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2E" w14:textId="77777777" w:rsidR="00E4148A" w:rsidRPr="00903938" w:rsidRDefault="00E4148A" w:rsidP="006D0BCD">
      <w:pPr>
        <w:rPr>
          <w:rFonts w:ascii="Calibri" w:hAnsi="Calibri"/>
          <w:b/>
          <w:bCs/>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830"/>
      </w:tblGrid>
      <w:tr w:rsidR="00E4148A" w:rsidRPr="00E4148A" w:rsidDel="004E3E8B" w14:paraId="3F896B32" w14:textId="77777777" w:rsidTr="00E4148A">
        <w:trPr>
          <w:trHeight w:val="144"/>
        </w:trPr>
        <w:tc>
          <w:tcPr>
            <w:tcW w:w="11088" w:type="dxa"/>
            <w:gridSpan w:val="3"/>
            <w:tcBorders>
              <w:top w:val="single" w:sz="4" w:space="0" w:color="000000"/>
              <w:left w:val="single" w:sz="4" w:space="0" w:color="000000"/>
              <w:bottom w:val="single" w:sz="4" w:space="0" w:color="000000"/>
              <w:right w:val="single" w:sz="4" w:space="0" w:color="000000"/>
            </w:tcBorders>
            <w:vAlign w:val="center"/>
          </w:tcPr>
          <w:p w14:paraId="2793C80F" w14:textId="77777777" w:rsidR="00E4148A" w:rsidRPr="00903938" w:rsidRDefault="00E4148A" w:rsidP="00E4148A">
            <w:pPr>
              <w:rPr>
                <w:rFonts w:ascii="Calibri" w:hAnsi="Calibri"/>
                <w:b/>
                <w:szCs w:val="18"/>
              </w:rPr>
            </w:pPr>
            <w:r w:rsidRPr="00903938">
              <w:rPr>
                <w:rFonts w:ascii="Calibri" w:hAnsi="Calibri"/>
                <w:b/>
                <w:szCs w:val="18"/>
              </w:rPr>
              <w:t>F. Verified Cooling System Time Delay Relay</w:t>
            </w:r>
          </w:p>
          <w:p w14:paraId="3F896B31" w14:textId="76AE4C1C" w:rsidR="00903938" w:rsidRPr="00E4148A" w:rsidDel="004E3E8B" w:rsidRDefault="00903938" w:rsidP="00E4148A">
            <w:pPr>
              <w:rPr>
                <w:rFonts w:ascii="Calibri" w:hAnsi="Calibri"/>
                <w:sz w:val="18"/>
                <w:szCs w:val="18"/>
              </w:rPr>
            </w:pPr>
            <w:r w:rsidRPr="00E15104">
              <w:rPr>
                <w:rFonts w:ascii="Calibri" w:hAnsi="Calibri"/>
                <w:sz w:val="18"/>
                <w:szCs w:val="18"/>
              </w:rPr>
              <w:t>&lt;&lt;if A0</w:t>
            </w:r>
            <w:r>
              <w:rPr>
                <w:rFonts w:ascii="Calibri" w:hAnsi="Calibri"/>
                <w:sz w:val="18"/>
                <w:szCs w:val="18"/>
              </w:rPr>
              <w:t>7</w:t>
            </w:r>
            <w:r w:rsidRPr="00E15104">
              <w:rPr>
                <w:rFonts w:ascii="Calibri" w:hAnsi="Calibri"/>
                <w:sz w:val="18"/>
                <w:szCs w:val="18"/>
              </w:rPr>
              <w:t xml:space="preserve"> equal to "No" then display the "section does not apply" message; else display Table </w:t>
            </w:r>
            <w:r>
              <w:rPr>
                <w:rFonts w:ascii="Calibri" w:hAnsi="Calibri"/>
                <w:sz w:val="18"/>
                <w:szCs w:val="18"/>
              </w:rPr>
              <w:t>F</w:t>
            </w:r>
            <w:r w:rsidRPr="00E15104">
              <w:rPr>
                <w:rFonts w:ascii="Calibri" w:hAnsi="Calibri"/>
                <w:bCs/>
                <w:sz w:val="18"/>
                <w:szCs w:val="18"/>
              </w:rPr>
              <w:t>&gt;&gt;</w:t>
            </w:r>
          </w:p>
        </w:tc>
      </w:tr>
      <w:tr w:rsidR="00E4148A" w:rsidRPr="006D0BCD" w14:paraId="3F896B35" w14:textId="77777777" w:rsidTr="00E4148A">
        <w:trPr>
          <w:trHeight w:val="144"/>
        </w:trPr>
        <w:tc>
          <w:tcPr>
            <w:tcW w:w="468" w:type="dxa"/>
            <w:vAlign w:val="center"/>
          </w:tcPr>
          <w:p w14:paraId="3F896B33" w14:textId="77777777" w:rsidR="00E4148A" w:rsidRPr="006D0BCD" w:rsidRDefault="00E4148A" w:rsidP="00E4148A">
            <w:pPr>
              <w:jc w:val="center"/>
              <w:rPr>
                <w:rFonts w:ascii="Calibri" w:hAnsi="Calibri"/>
                <w:sz w:val="18"/>
                <w:szCs w:val="18"/>
              </w:rPr>
            </w:pPr>
            <w:r w:rsidRPr="00E01779">
              <w:rPr>
                <w:rFonts w:ascii="Calibri" w:hAnsi="Calibri"/>
                <w:sz w:val="18"/>
                <w:szCs w:val="18"/>
              </w:rPr>
              <w:t>01</w:t>
            </w:r>
          </w:p>
        </w:tc>
        <w:tc>
          <w:tcPr>
            <w:tcW w:w="10620" w:type="dxa"/>
            <w:gridSpan w:val="2"/>
            <w:vAlign w:val="center"/>
          </w:tcPr>
          <w:p w14:paraId="3F896B34" w14:textId="3743E516" w:rsidR="00E4148A" w:rsidRPr="006D0BCD" w:rsidRDefault="00E4148A" w:rsidP="004E4A18">
            <w:pPr>
              <w:rPr>
                <w:rFonts w:ascii="Calibri" w:hAnsi="Calibri"/>
                <w:sz w:val="18"/>
                <w:szCs w:val="18"/>
              </w:rPr>
            </w:pPr>
            <w:r>
              <w:rPr>
                <w:rFonts w:ascii="Calibri" w:hAnsi="Calibri"/>
                <w:sz w:val="18"/>
                <w:szCs w:val="18"/>
              </w:rPr>
              <w:t xml:space="preserve">If a Time Delay Relay is required by the </w:t>
            </w:r>
            <w:r w:rsidR="004E4A18">
              <w:rPr>
                <w:rFonts w:ascii="Calibri" w:hAnsi="Calibri"/>
                <w:sz w:val="18"/>
                <w:szCs w:val="18"/>
              </w:rPr>
              <w:t>directory used to certify product performance</w:t>
            </w:r>
            <w:r>
              <w:rPr>
                <w:rFonts w:ascii="Calibri" w:hAnsi="Calibri"/>
                <w:sz w:val="18"/>
                <w:szCs w:val="18"/>
              </w:rPr>
              <w:t>, the responsible party certifies by signing below that the Time Delay Relay is installed and has been tested to operate correctly according to the protocols of RA3.4.3.</w:t>
            </w:r>
          </w:p>
        </w:tc>
      </w:tr>
      <w:tr w:rsidR="00E4148A" w:rsidRPr="006D0BCD" w14:paraId="3F896B3C" w14:textId="77777777" w:rsidTr="004A3614">
        <w:trPr>
          <w:trHeight w:val="144"/>
        </w:trPr>
        <w:tc>
          <w:tcPr>
            <w:tcW w:w="468" w:type="dxa"/>
            <w:vAlign w:val="center"/>
          </w:tcPr>
          <w:p w14:paraId="3F896B36" w14:textId="77777777" w:rsidR="00E4148A" w:rsidRPr="006D0BCD" w:rsidRDefault="00E4148A" w:rsidP="00E4148A">
            <w:pPr>
              <w:jc w:val="center"/>
              <w:rPr>
                <w:rFonts w:ascii="Calibri" w:hAnsi="Calibri"/>
                <w:sz w:val="18"/>
                <w:szCs w:val="18"/>
              </w:rPr>
            </w:pPr>
            <w:r>
              <w:rPr>
                <w:rFonts w:ascii="Calibri" w:hAnsi="Calibri"/>
                <w:sz w:val="18"/>
                <w:szCs w:val="18"/>
              </w:rPr>
              <w:t>02</w:t>
            </w:r>
          </w:p>
        </w:tc>
        <w:tc>
          <w:tcPr>
            <w:tcW w:w="2790" w:type="dxa"/>
            <w:vAlign w:val="center"/>
          </w:tcPr>
          <w:p w14:paraId="3F896B37" w14:textId="77777777" w:rsidR="00E4148A" w:rsidRPr="006D0BCD" w:rsidRDefault="00E4148A" w:rsidP="00E4148A">
            <w:pPr>
              <w:rPr>
                <w:rFonts w:ascii="Calibri" w:hAnsi="Calibri"/>
                <w:sz w:val="18"/>
                <w:szCs w:val="18"/>
              </w:rPr>
            </w:pPr>
            <w:r>
              <w:rPr>
                <w:rFonts w:ascii="Calibri" w:hAnsi="Calibri"/>
                <w:sz w:val="18"/>
                <w:szCs w:val="18"/>
              </w:rPr>
              <w:t>Verification Status:</w:t>
            </w:r>
          </w:p>
        </w:tc>
        <w:tc>
          <w:tcPr>
            <w:tcW w:w="7830" w:type="dxa"/>
            <w:vAlign w:val="center"/>
          </w:tcPr>
          <w:p w14:paraId="3F896B38" w14:textId="77777777" w:rsidR="00E4148A" w:rsidRDefault="00E4148A" w:rsidP="00E4148A">
            <w:pPr>
              <w:keepNext/>
              <w:rPr>
                <w:rFonts w:ascii="Calibri" w:hAnsi="Calibri"/>
                <w:sz w:val="18"/>
                <w:szCs w:val="18"/>
              </w:rPr>
            </w:pPr>
            <w:r>
              <w:rPr>
                <w:rFonts w:ascii="Calibri" w:hAnsi="Calibri"/>
                <w:sz w:val="18"/>
                <w:szCs w:val="18"/>
              </w:rPr>
              <w:t>&lt;&lt;user pick from list:</w:t>
            </w:r>
          </w:p>
          <w:p w14:paraId="3F896B39" w14:textId="77777777" w:rsidR="00E4148A" w:rsidRDefault="00E4148A" w:rsidP="00E4148A">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3A" w14:textId="77777777" w:rsidR="00E4148A" w:rsidRDefault="00E4148A" w:rsidP="00E4148A">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3B" w14:textId="77777777" w:rsidR="00E4148A" w:rsidRPr="006D0BCD" w:rsidRDefault="00E4148A" w:rsidP="00E4148A">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E4148A" w:rsidRPr="006D0BCD" w14:paraId="3F896B40" w14:textId="77777777" w:rsidTr="004A3614">
        <w:trPr>
          <w:trHeight w:val="144"/>
        </w:trPr>
        <w:tc>
          <w:tcPr>
            <w:tcW w:w="468" w:type="dxa"/>
            <w:vAlign w:val="center"/>
          </w:tcPr>
          <w:p w14:paraId="3F896B3D" w14:textId="77777777" w:rsidR="00E4148A" w:rsidRDefault="00E4148A" w:rsidP="00E4148A">
            <w:pPr>
              <w:jc w:val="center"/>
              <w:rPr>
                <w:rFonts w:ascii="Calibri" w:hAnsi="Calibri"/>
                <w:sz w:val="18"/>
                <w:szCs w:val="18"/>
              </w:rPr>
            </w:pPr>
            <w:r>
              <w:rPr>
                <w:rFonts w:ascii="Calibri" w:hAnsi="Calibri"/>
                <w:sz w:val="18"/>
                <w:szCs w:val="18"/>
              </w:rPr>
              <w:t>03</w:t>
            </w:r>
          </w:p>
        </w:tc>
        <w:tc>
          <w:tcPr>
            <w:tcW w:w="2790" w:type="dxa"/>
            <w:vAlign w:val="center"/>
          </w:tcPr>
          <w:p w14:paraId="3F896B3E" w14:textId="77777777" w:rsidR="00E4148A" w:rsidRPr="006D0BCD" w:rsidRDefault="00E4148A" w:rsidP="00E4148A">
            <w:pPr>
              <w:rPr>
                <w:rFonts w:ascii="Calibri" w:hAnsi="Calibri"/>
                <w:sz w:val="18"/>
                <w:szCs w:val="18"/>
              </w:rPr>
            </w:pPr>
            <w:r>
              <w:rPr>
                <w:rFonts w:ascii="Calibri" w:hAnsi="Calibri"/>
                <w:sz w:val="18"/>
                <w:szCs w:val="18"/>
              </w:rPr>
              <w:t>Correction Notes:</w:t>
            </w:r>
          </w:p>
        </w:tc>
        <w:tc>
          <w:tcPr>
            <w:tcW w:w="7830" w:type="dxa"/>
            <w:vAlign w:val="center"/>
          </w:tcPr>
          <w:p w14:paraId="3F896B3F" w14:textId="77777777" w:rsidR="00E4148A" w:rsidRPr="006D0BCD" w:rsidRDefault="00E4148A" w:rsidP="00E4148A">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E4148A" w:rsidRPr="006D0BCD" w14:paraId="3F896B42" w14:textId="77777777" w:rsidTr="00E4148A">
        <w:trPr>
          <w:trHeight w:val="144"/>
        </w:trPr>
        <w:tc>
          <w:tcPr>
            <w:tcW w:w="11088" w:type="dxa"/>
            <w:gridSpan w:val="3"/>
            <w:vAlign w:val="center"/>
          </w:tcPr>
          <w:p w14:paraId="3F896B41" w14:textId="77777777" w:rsidR="00E4148A" w:rsidRPr="006D0BCD" w:rsidRDefault="00E4148A" w:rsidP="00E4148A">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43" w14:textId="77777777" w:rsidR="00E4148A" w:rsidRDefault="00E4148A" w:rsidP="006D0BCD">
      <w:pPr>
        <w:rPr>
          <w:rFonts w:ascii="Calibri" w:hAnsi="Calibri"/>
          <w:b/>
          <w:bCs/>
          <w:sz w:val="18"/>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830"/>
      </w:tblGrid>
      <w:tr w:rsidR="00E4148A" w:rsidRPr="00E4148A" w:rsidDel="004E3E8B" w14:paraId="3F896B47" w14:textId="77777777" w:rsidTr="00E4148A">
        <w:trPr>
          <w:trHeight w:val="144"/>
        </w:trPr>
        <w:tc>
          <w:tcPr>
            <w:tcW w:w="11088" w:type="dxa"/>
            <w:gridSpan w:val="3"/>
            <w:tcBorders>
              <w:top w:val="single" w:sz="4" w:space="0" w:color="000000"/>
              <w:left w:val="single" w:sz="4" w:space="0" w:color="000000"/>
              <w:bottom w:val="single" w:sz="4" w:space="0" w:color="000000"/>
              <w:right w:val="single" w:sz="4" w:space="0" w:color="000000"/>
            </w:tcBorders>
            <w:vAlign w:val="center"/>
          </w:tcPr>
          <w:p w14:paraId="222523AB" w14:textId="77777777" w:rsidR="00E4148A" w:rsidRDefault="00E4148A" w:rsidP="00E4148A">
            <w:pPr>
              <w:rPr>
                <w:rFonts w:ascii="Calibri" w:hAnsi="Calibri"/>
                <w:b/>
                <w:sz w:val="18"/>
                <w:szCs w:val="18"/>
              </w:rPr>
            </w:pPr>
            <w:r w:rsidRPr="00903938">
              <w:rPr>
                <w:rFonts w:ascii="Calibri" w:hAnsi="Calibri"/>
                <w:b/>
                <w:szCs w:val="18"/>
              </w:rPr>
              <w:t>G. Verified Cooling System TXV</w:t>
            </w:r>
          </w:p>
          <w:p w14:paraId="3F896B46" w14:textId="41374992" w:rsidR="00903938" w:rsidRPr="00E4148A" w:rsidDel="004E3E8B" w:rsidRDefault="00903938" w:rsidP="00E4148A">
            <w:pPr>
              <w:rPr>
                <w:rFonts w:ascii="Calibri" w:hAnsi="Calibri"/>
                <w:sz w:val="18"/>
                <w:szCs w:val="18"/>
              </w:rPr>
            </w:pPr>
            <w:r w:rsidRPr="009C273F">
              <w:rPr>
                <w:rFonts w:ascii="Calibri" w:hAnsi="Calibri"/>
                <w:sz w:val="18"/>
                <w:szCs w:val="18"/>
              </w:rPr>
              <w:t>&lt;&lt;if A08 equal to "No" then display the "section does not apply" message; else display Table G</w:t>
            </w:r>
            <w:r w:rsidRPr="009C273F">
              <w:rPr>
                <w:rFonts w:ascii="Calibri" w:hAnsi="Calibri"/>
                <w:bCs/>
                <w:sz w:val="18"/>
                <w:szCs w:val="18"/>
              </w:rPr>
              <w:t>&gt;&gt;</w:t>
            </w:r>
          </w:p>
        </w:tc>
      </w:tr>
      <w:tr w:rsidR="00E4148A" w:rsidRPr="006D0BCD" w14:paraId="3F896B4A" w14:textId="77777777" w:rsidTr="00E4148A">
        <w:trPr>
          <w:trHeight w:val="144"/>
        </w:trPr>
        <w:tc>
          <w:tcPr>
            <w:tcW w:w="468" w:type="dxa"/>
            <w:vAlign w:val="center"/>
          </w:tcPr>
          <w:p w14:paraId="3F896B48" w14:textId="77777777" w:rsidR="00E4148A" w:rsidRPr="006D0BCD" w:rsidRDefault="00E4148A" w:rsidP="00E4148A">
            <w:pPr>
              <w:jc w:val="center"/>
              <w:rPr>
                <w:rFonts w:ascii="Calibri" w:hAnsi="Calibri"/>
                <w:sz w:val="18"/>
                <w:szCs w:val="18"/>
              </w:rPr>
            </w:pPr>
            <w:r w:rsidRPr="00237478">
              <w:rPr>
                <w:rFonts w:ascii="Calibri" w:hAnsi="Calibri"/>
                <w:sz w:val="18"/>
                <w:szCs w:val="18"/>
              </w:rPr>
              <w:t>01</w:t>
            </w:r>
          </w:p>
        </w:tc>
        <w:tc>
          <w:tcPr>
            <w:tcW w:w="10620" w:type="dxa"/>
            <w:gridSpan w:val="2"/>
            <w:vAlign w:val="center"/>
          </w:tcPr>
          <w:p w14:paraId="3F896B49" w14:textId="42B83EDB" w:rsidR="00E4148A" w:rsidRPr="006D0BCD" w:rsidRDefault="00E4148A" w:rsidP="004E4A18">
            <w:pPr>
              <w:rPr>
                <w:rFonts w:ascii="Calibri" w:hAnsi="Calibri"/>
                <w:sz w:val="18"/>
                <w:szCs w:val="18"/>
              </w:rPr>
            </w:pPr>
            <w:r w:rsidRPr="00237478">
              <w:rPr>
                <w:rFonts w:ascii="Calibri" w:hAnsi="Calibri"/>
                <w:sz w:val="18"/>
                <w:szCs w:val="18"/>
              </w:rPr>
              <w:t xml:space="preserve">If a TXV is required by the </w:t>
            </w:r>
            <w:r w:rsidR="004E4A18">
              <w:rPr>
                <w:rFonts w:ascii="Calibri" w:hAnsi="Calibri"/>
                <w:sz w:val="18"/>
                <w:szCs w:val="18"/>
              </w:rPr>
              <w:t>directory used to certify product performance</w:t>
            </w:r>
            <w:r w:rsidRPr="00237478">
              <w:rPr>
                <w:rFonts w:ascii="Calibri" w:hAnsi="Calibri"/>
                <w:sz w:val="18"/>
                <w:szCs w:val="18"/>
              </w:rPr>
              <w:t>, the responsible party certifies by signing below that the TXV is properly installed and has been visually verified, including proper placement of sensing bulb.</w:t>
            </w:r>
          </w:p>
        </w:tc>
      </w:tr>
      <w:tr w:rsidR="00E4148A" w:rsidRPr="006D0BCD" w14:paraId="3F896B51" w14:textId="77777777" w:rsidTr="004A3614">
        <w:trPr>
          <w:trHeight w:val="144"/>
        </w:trPr>
        <w:tc>
          <w:tcPr>
            <w:tcW w:w="468" w:type="dxa"/>
            <w:vAlign w:val="center"/>
          </w:tcPr>
          <w:p w14:paraId="3F896B4B" w14:textId="77777777" w:rsidR="00E4148A" w:rsidRPr="006D0BCD" w:rsidRDefault="00E4148A" w:rsidP="00E4148A">
            <w:pPr>
              <w:jc w:val="center"/>
              <w:rPr>
                <w:rFonts w:ascii="Calibri" w:hAnsi="Calibri"/>
                <w:sz w:val="18"/>
                <w:szCs w:val="18"/>
              </w:rPr>
            </w:pPr>
            <w:r>
              <w:rPr>
                <w:rFonts w:ascii="Calibri" w:hAnsi="Calibri"/>
                <w:sz w:val="18"/>
                <w:szCs w:val="18"/>
              </w:rPr>
              <w:t>02</w:t>
            </w:r>
          </w:p>
        </w:tc>
        <w:tc>
          <w:tcPr>
            <w:tcW w:w="2790" w:type="dxa"/>
            <w:vAlign w:val="center"/>
          </w:tcPr>
          <w:p w14:paraId="3F896B4C" w14:textId="77777777" w:rsidR="00E4148A" w:rsidRPr="006D0BCD" w:rsidRDefault="00E4148A" w:rsidP="00E4148A">
            <w:pPr>
              <w:rPr>
                <w:rFonts w:ascii="Calibri" w:hAnsi="Calibri"/>
                <w:sz w:val="18"/>
                <w:szCs w:val="18"/>
              </w:rPr>
            </w:pPr>
            <w:r>
              <w:rPr>
                <w:rFonts w:ascii="Calibri" w:hAnsi="Calibri"/>
                <w:sz w:val="18"/>
                <w:szCs w:val="18"/>
              </w:rPr>
              <w:t>Verification Status:</w:t>
            </w:r>
          </w:p>
        </w:tc>
        <w:tc>
          <w:tcPr>
            <w:tcW w:w="7830" w:type="dxa"/>
            <w:vAlign w:val="center"/>
          </w:tcPr>
          <w:p w14:paraId="3F896B4D" w14:textId="77777777" w:rsidR="00E4148A" w:rsidRDefault="00E4148A" w:rsidP="00E4148A">
            <w:pPr>
              <w:keepNext/>
              <w:rPr>
                <w:rFonts w:ascii="Calibri" w:hAnsi="Calibri"/>
                <w:sz w:val="18"/>
                <w:szCs w:val="18"/>
              </w:rPr>
            </w:pPr>
            <w:r>
              <w:rPr>
                <w:rFonts w:ascii="Calibri" w:hAnsi="Calibri"/>
                <w:sz w:val="18"/>
                <w:szCs w:val="18"/>
              </w:rPr>
              <w:t>&lt;&lt;user pick from list:</w:t>
            </w:r>
          </w:p>
          <w:p w14:paraId="3F896B4E" w14:textId="77777777" w:rsidR="00E4148A" w:rsidRDefault="00E4148A" w:rsidP="00E4148A">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3F896B4F" w14:textId="77777777" w:rsidR="00E4148A" w:rsidRDefault="00E4148A" w:rsidP="00E4148A">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F896B50" w14:textId="77777777" w:rsidR="00E4148A" w:rsidRPr="006D0BCD" w:rsidRDefault="00E4148A" w:rsidP="00E4148A">
            <w:pPr>
              <w:rPr>
                <w:rFonts w:ascii="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E4148A" w:rsidRPr="006D0BCD" w14:paraId="3F896B55" w14:textId="77777777" w:rsidTr="004A3614">
        <w:trPr>
          <w:trHeight w:val="144"/>
        </w:trPr>
        <w:tc>
          <w:tcPr>
            <w:tcW w:w="468" w:type="dxa"/>
            <w:vAlign w:val="center"/>
          </w:tcPr>
          <w:p w14:paraId="3F896B52" w14:textId="77777777" w:rsidR="00E4148A" w:rsidRDefault="00E4148A" w:rsidP="00E4148A">
            <w:pPr>
              <w:jc w:val="center"/>
              <w:rPr>
                <w:rFonts w:ascii="Calibri" w:hAnsi="Calibri"/>
                <w:sz w:val="18"/>
                <w:szCs w:val="18"/>
              </w:rPr>
            </w:pPr>
            <w:r>
              <w:rPr>
                <w:rFonts w:ascii="Calibri" w:hAnsi="Calibri"/>
                <w:sz w:val="18"/>
                <w:szCs w:val="18"/>
              </w:rPr>
              <w:t>03</w:t>
            </w:r>
          </w:p>
        </w:tc>
        <w:tc>
          <w:tcPr>
            <w:tcW w:w="2790" w:type="dxa"/>
            <w:vAlign w:val="center"/>
          </w:tcPr>
          <w:p w14:paraId="3F896B53" w14:textId="77777777" w:rsidR="00E4148A" w:rsidRPr="006D0BCD" w:rsidRDefault="00E4148A" w:rsidP="00E4148A">
            <w:pPr>
              <w:rPr>
                <w:rFonts w:ascii="Calibri" w:hAnsi="Calibri"/>
                <w:sz w:val="18"/>
                <w:szCs w:val="18"/>
              </w:rPr>
            </w:pPr>
            <w:r>
              <w:rPr>
                <w:rFonts w:ascii="Calibri" w:hAnsi="Calibri"/>
                <w:sz w:val="18"/>
                <w:szCs w:val="18"/>
              </w:rPr>
              <w:t>Correction Notes:</w:t>
            </w:r>
          </w:p>
        </w:tc>
        <w:tc>
          <w:tcPr>
            <w:tcW w:w="7830" w:type="dxa"/>
            <w:vAlign w:val="center"/>
          </w:tcPr>
          <w:p w14:paraId="3F896B54" w14:textId="77777777" w:rsidR="00E4148A" w:rsidRPr="006D0BCD" w:rsidRDefault="00E4148A" w:rsidP="00E4148A">
            <w:pPr>
              <w:rPr>
                <w:rFonts w:ascii="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E4148A" w:rsidRPr="006D0BCD" w14:paraId="3F896B57" w14:textId="77777777" w:rsidTr="00E4148A">
        <w:trPr>
          <w:trHeight w:val="144"/>
        </w:trPr>
        <w:tc>
          <w:tcPr>
            <w:tcW w:w="11088" w:type="dxa"/>
            <w:gridSpan w:val="3"/>
            <w:vAlign w:val="center"/>
          </w:tcPr>
          <w:p w14:paraId="3F896B56" w14:textId="77777777" w:rsidR="00E4148A" w:rsidRPr="006D0BCD" w:rsidRDefault="00E4148A" w:rsidP="00E4148A">
            <w:pPr>
              <w:rPr>
                <w:rFonts w:ascii="Calibri" w:hAnsi="Calibr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58" w14:textId="77777777" w:rsidR="00E4148A" w:rsidRDefault="00E4148A" w:rsidP="006D0BCD">
      <w:pPr>
        <w:rPr>
          <w:rFonts w:ascii="Calibri" w:hAnsi="Calibri"/>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41EA4" w:rsidRPr="0084687D" w14:paraId="3F896B5B" w14:textId="77777777" w:rsidTr="00986DCA">
        <w:trPr>
          <w:cantSplit/>
          <w:trHeight w:val="432"/>
        </w:trPr>
        <w:tc>
          <w:tcPr>
            <w:tcW w:w="5000" w:type="pct"/>
            <w:gridSpan w:val="2"/>
            <w:vAlign w:val="center"/>
          </w:tcPr>
          <w:p w14:paraId="3F896B59" w14:textId="77777777" w:rsidR="00E41EA4" w:rsidRPr="00903938" w:rsidRDefault="00E41EA4" w:rsidP="00903938">
            <w:pPr>
              <w:keepNext/>
              <w:rPr>
                <w:rFonts w:ascii="Calibri" w:hAnsi="Calibri"/>
                <w:b/>
                <w:szCs w:val="18"/>
              </w:rPr>
            </w:pPr>
            <w:r w:rsidRPr="00903938">
              <w:rPr>
                <w:rFonts w:ascii="Calibri" w:hAnsi="Calibri"/>
                <w:b/>
                <w:szCs w:val="18"/>
              </w:rPr>
              <w:lastRenderedPageBreak/>
              <w:t>H. Determination of HERS Verification Compliance</w:t>
            </w:r>
          </w:p>
          <w:p w14:paraId="3F896B5A" w14:textId="77777777" w:rsidR="00E41EA4" w:rsidRPr="0084687D" w:rsidRDefault="00E41EA4" w:rsidP="00903938">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E41EA4" w:rsidRPr="0084687D" w14:paraId="3F896B6E" w14:textId="77777777" w:rsidTr="001036B8">
        <w:trPr>
          <w:cantSplit/>
          <w:trHeight w:val="3626"/>
        </w:trPr>
        <w:tc>
          <w:tcPr>
            <w:tcW w:w="253" w:type="pct"/>
            <w:vAlign w:val="center"/>
          </w:tcPr>
          <w:p w14:paraId="3F896B5C" w14:textId="77777777" w:rsidR="00E41EA4" w:rsidRPr="0084687D" w:rsidDel="00C76C40" w:rsidRDefault="00E41EA4" w:rsidP="00986DCA">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F896B5D" w14:textId="77777777" w:rsidR="008A6FD9" w:rsidRPr="001036B8" w:rsidRDefault="008C0E55" w:rsidP="008A6FD9">
            <w:pPr>
              <w:rPr>
                <w:rFonts w:asciiTheme="minorHAnsi" w:hAnsiTheme="minorHAnsi"/>
                <w:sz w:val="18"/>
                <w:szCs w:val="18"/>
              </w:rPr>
            </w:pPr>
            <w:r w:rsidRPr="001036B8">
              <w:rPr>
                <w:rFonts w:asciiTheme="minorHAnsi" w:hAnsiTheme="minorHAnsi"/>
                <w:sz w:val="18"/>
                <w:szCs w:val="18"/>
              </w:rPr>
              <w:t>&lt;&lt;</w:t>
            </w:r>
            <w:r w:rsidR="008A6FD9" w:rsidRPr="001036B8">
              <w:rPr>
                <w:rFonts w:asciiTheme="minorHAnsi" w:hAnsiTheme="minorHAnsi"/>
                <w:sz w:val="18"/>
                <w:szCs w:val="18"/>
              </w:rPr>
              <w:t xml:space="preserve"> If section E is displayed and E02 DoesSystemComplyWithRequirements = Fail, </w:t>
            </w:r>
          </w:p>
          <w:p w14:paraId="3F896B5E" w14:textId="77777777" w:rsidR="008A6FD9" w:rsidRPr="001036B8" w:rsidRDefault="008A6FD9" w:rsidP="008A6FD9">
            <w:pPr>
              <w:ind w:firstLine="720"/>
              <w:rPr>
                <w:rFonts w:asciiTheme="minorHAnsi" w:hAnsiTheme="minorHAnsi"/>
                <w:sz w:val="18"/>
                <w:szCs w:val="18"/>
              </w:rPr>
            </w:pPr>
          </w:p>
          <w:p w14:paraId="3F896B5F"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Or if section F is displayed and F02 DoesSystemComplyWithRequirements = Fail,</w:t>
            </w:r>
          </w:p>
          <w:p w14:paraId="3F896B60"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 </w:t>
            </w:r>
          </w:p>
          <w:p w14:paraId="3F896B61"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Or If section G is displayed and G02 DoesSystemComplyWithRequirements = Fail;</w:t>
            </w:r>
          </w:p>
          <w:p w14:paraId="3F896B62" w14:textId="77777777" w:rsidR="008A6FD9" w:rsidRPr="001036B8" w:rsidRDefault="008A6FD9" w:rsidP="008A6FD9">
            <w:pPr>
              <w:rPr>
                <w:rFonts w:asciiTheme="minorHAnsi" w:hAnsiTheme="minorHAnsi"/>
                <w:sz w:val="18"/>
                <w:szCs w:val="18"/>
              </w:rPr>
            </w:pPr>
          </w:p>
          <w:p w14:paraId="3F896B63"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Then the result is false;</w:t>
            </w:r>
          </w:p>
          <w:p w14:paraId="3F896B64" w14:textId="77777777" w:rsidR="008A6FD9" w:rsidRPr="001036B8" w:rsidRDefault="008A6FD9" w:rsidP="008A6FD9">
            <w:pPr>
              <w:rPr>
                <w:rFonts w:asciiTheme="minorHAnsi" w:hAnsiTheme="minorHAnsi"/>
                <w:sz w:val="18"/>
                <w:szCs w:val="18"/>
              </w:rPr>
            </w:pPr>
          </w:p>
          <w:p w14:paraId="3F896B65"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Else If section C is displayed and C03 DoesCoolingEquipmentComplyWithSEER = false</w:t>
            </w:r>
          </w:p>
          <w:p w14:paraId="3F896B66"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 </w:t>
            </w:r>
          </w:p>
          <w:p w14:paraId="3F896B67"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Or If section D is displayed and D03 DoesCoolingEquipmentComplyWithEER = false, </w:t>
            </w:r>
          </w:p>
          <w:p w14:paraId="3F896B68" w14:textId="77777777" w:rsidR="008A6FD9" w:rsidRPr="001036B8" w:rsidRDefault="008A6FD9" w:rsidP="008A6FD9">
            <w:pPr>
              <w:rPr>
                <w:rFonts w:asciiTheme="minorHAnsi" w:hAnsiTheme="minorHAnsi"/>
                <w:sz w:val="18"/>
                <w:szCs w:val="18"/>
              </w:rPr>
            </w:pPr>
          </w:p>
          <w:p w14:paraId="3F896B69"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Then the result is false; Else the result is true.</w:t>
            </w:r>
          </w:p>
          <w:p w14:paraId="3F896B6A" w14:textId="77777777" w:rsidR="008A6FD9" w:rsidRPr="001036B8" w:rsidRDefault="008A6FD9" w:rsidP="008A6FD9">
            <w:pPr>
              <w:ind w:firstLine="720"/>
              <w:rPr>
                <w:rFonts w:asciiTheme="minorHAnsi" w:hAnsiTheme="minorHAnsi"/>
                <w:sz w:val="18"/>
                <w:szCs w:val="18"/>
              </w:rPr>
            </w:pPr>
          </w:p>
          <w:p w14:paraId="3F896B6B" w14:textId="77777777" w:rsidR="008A6FD9" w:rsidRPr="001036B8" w:rsidRDefault="008A6FD9" w:rsidP="008A6FD9">
            <w:pPr>
              <w:rPr>
                <w:rFonts w:asciiTheme="minorHAnsi" w:hAnsiTheme="minorHAnsi"/>
                <w:sz w:val="18"/>
                <w:szCs w:val="18"/>
              </w:rPr>
            </w:pPr>
            <w:r w:rsidRPr="001036B8">
              <w:rPr>
                <w:rFonts w:asciiTheme="minorHAnsi" w:hAnsiTheme="minorHAnsi"/>
                <w:sz w:val="18"/>
                <w:szCs w:val="18"/>
              </w:rPr>
              <w:t xml:space="preserve">For Boolean true value display text: All specified verification protocol requirements on this document are met. </w:t>
            </w:r>
          </w:p>
          <w:p w14:paraId="3F896B6C" w14:textId="77777777" w:rsidR="008A6FD9" w:rsidRPr="001036B8" w:rsidRDefault="008A6FD9" w:rsidP="008A6FD9">
            <w:pPr>
              <w:rPr>
                <w:rFonts w:asciiTheme="minorHAnsi" w:hAnsiTheme="minorHAnsi"/>
                <w:sz w:val="18"/>
                <w:szCs w:val="18"/>
              </w:rPr>
            </w:pPr>
          </w:p>
          <w:p w14:paraId="3F896B6D" w14:textId="77777777" w:rsidR="00E41EA4" w:rsidRPr="0084687D" w:rsidRDefault="008A6FD9" w:rsidP="001036B8">
            <w:pPr>
              <w:rPr>
                <w:rFonts w:ascii="Calibri" w:hAnsi="Calibri"/>
                <w:sz w:val="18"/>
                <w:szCs w:val="18"/>
              </w:rPr>
            </w:pPr>
            <w:r w:rsidRPr="001036B8">
              <w:rPr>
                <w:rFonts w:asciiTheme="minorHAnsi" w:hAnsiTheme="minorHAnsi"/>
                <w:sz w:val="18"/>
                <w:szCs w:val="18"/>
              </w:rPr>
              <w:t>For Boolean false value display text: Does not comply.</w:t>
            </w:r>
            <w:r w:rsidR="008C0E55" w:rsidRPr="001036B8">
              <w:rPr>
                <w:rFonts w:asciiTheme="minorHAnsi" w:hAnsiTheme="minorHAnsi"/>
                <w:sz w:val="18"/>
                <w:szCs w:val="18"/>
              </w:rPr>
              <w:t>&gt;&gt;</w:t>
            </w:r>
          </w:p>
        </w:tc>
      </w:tr>
    </w:tbl>
    <w:p w14:paraId="3F896B6F" w14:textId="77777777" w:rsidR="006D62D0" w:rsidRPr="00A7083E" w:rsidRDefault="006D62D0" w:rsidP="00AD0CC5">
      <w:pPr>
        <w:rPr>
          <w:rFonts w:asciiTheme="minorHAnsi" w:hAnsiTheme="minorHAnsi"/>
          <w:b/>
          <w:bCs/>
          <w:sz w:val="18"/>
          <w:szCs w:val="18"/>
        </w:rPr>
      </w:pPr>
    </w:p>
    <w:sectPr w:rsidR="006D62D0" w:rsidRPr="00A7083E" w:rsidSect="00003D96">
      <w:headerReference w:type="defaul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58DE28" w14:textId="77777777" w:rsidR="00AA5DE9" w:rsidRDefault="00AA5DE9">
      <w:r>
        <w:separator/>
      </w:r>
    </w:p>
  </w:endnote>
  <w:endnote w:type="continuationSeparator" w:id="0">
    <w:p w14:paraId="7D5FDA55" w14:textId="77777777" w:rsidR="00AA5DE9" w:rsidRDefault="00AA5DE9">
      <w:r>
        <w:continuationSeparator/>
      </w:r>
    </w:p>
  </w:endnote>
  <w:endnote w:type="continuationNotice" w:id="1">
    <w:p w14:paraId="1DD17FA4" w14:textId="77777777" w:rsidR="00AA5DE9" w:rsidRDefault="00AA5D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6B87" w14:textId="77777777" w:rsidR="00AA5DE9" w:rsidRPr="00733ECB" w:rsidRDefault="00AA5DE9" w:rsidP="00986DCA">
    <w:pPr>
      <w:pStyle w:val="Style7"/>
      <w:rPr>
        <w:b w:val="0"/>
        <w:i w:val="0"/>
      </w:rPr>
    </w:pPr>
    <w:r w:rsidRPr="00733ECB">
      <w:rPr>
        <w:b w:val="0"/>
        <w:i w:val="0"/>
      </w:rPr>
      <w:t xml:space="preserve">Registration Number:                                                           Registration Date/Time:                                           HERS Provider:                       </w:t>
    </w:r>
  </w:p>
  <w:p w14:paraId="3F896B88" w14:textId="1BBB2223" w:rsidR="00AA5DE9" w:rsidRPr="00733ECB" w:rsidRDefault="00AA5DE9" w:rsidP="00986DCA">
    <w:pPr>
      <w:pStyle w:val="Style7"/>
      <w:rPr>
        <w:b w:val="0"/>
        <w:i w:val="0"/>
      </w:rPr>
    </w:pPr>
    <w:r w:rsidRPr="00733ECB">
      <w:rPr>
        <w:b w:val="0"/>
        <w:i w:val="0"/>
      </w:rPr>
      <w:t>CA Building Energy Efficiency Standards - 201</w:t>
    </w:r>
    <w:r>
      <w:rPr>
        <w:b w:val="0"/>
        <w:i w:val="0"/>
      </w:rPr>
      <w:t>6</w:t>
    </w:r>
    <w:r w:rsidRPr="00733ECB">
      <w:rPr>
        <w:b w:val="0"/>
        <w:i w:val="0"/>
      </w:rPr>
      <w:t xml:space="preserve"> Residential Compliance</w:t>
    </w:r>
    <w:r w:rsidRPr="00733ECB">
      <w:rPr>
        <w:b w:val="0"/>
        <w:i w:val="0"/>
      </w:rPr>
      <w:tab/>
    </w:r>
    <w:r>
      <w:rPr>
        <w:b w:val="0"/>
        <w:i w:val="0"/>
      </w:rPr>
      <w:t>April 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6B92" w14:textId="69C2E07C" w:rsidR="00AA5DE9" w:rsidRPr="00986DCA" w:rsidRDefault="00AA5DE9" w:rsidP="00986DCA">
    <w:pPr>
      <w:pBdr>
        <w:top w:val="single" w:sz="4" w:space="1" w:color="auto"/>
      </w:pBdr>
      <w:tabs>
        <w:tab w:val="center" w:pos="4320"/>
        <w:tab w:val="right" w:pos="10800"/>
      </w:tabs>
    </w:pPr>
    <w:r w:rsidRPr="00986DCA">
      <w:rPr>
        <w:rFonts w:ascii="Calibri" w:hAnsi="Calibri"/>
      </w:rPr>
      <w:t>CA Building Energy Efficiency Standards - 201</w:t>
    </w:r>
    <w:r>
      <w:rPr>
        <w:rFonts w:ascii="Calibri" w:hAnsi="Calibri"/>
      </w:rPr>
      <w:t>6</w:t>
    </w:r>
    <w:r w:rsidRPr="00986DCA">
      <w:rPr>
        <w:rFonts w:ascii="Calibri" w:hAnsi="Calibri"/>
      </w:rPr>
      <w:t xml:space="preserve"> Residential Compliance</w:t>
    </w:r>
    <w:r w:rsidRPr="00986DCA">
      <w:rPr>
        <w:rFonts w:ascii="Calibri" w:hAnsi="Calibri"/>
      </w:rPr>
      <w:tab/>
    </w:r>
    <w:r>
      <w:rPr>
        <w:rFonts w:ascii="Calibri" w:hAnsi="Calibri"/>
      </w:rPr>
      <w:t>April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C4901C" w14:textId="77777777" w:rsidR="00AA5DE9" w:rsidRDefault="00AA5DE9">
      <w:r>
        <w:separator/>
      </w:r>
    </w:p>
  </w:footnote>
  <w:footnote w:type="continuationSeparator" w:id="0">
    <w:p w14:paraId="7340D304" w14:textId="77777777" w:rsidR="00AA5DE9" w:rsidRDefault="00AA5DE9">
      <w:r>
        <w:continuationSeparator/>
      </w:r>
    </w:p>
  </w:footnote>
  <w:footnote w:type="continuationNotice" w:id="1">
    <w:p w14:paraId="36576E5F" w14:textId="77777777" w:rsidR="00AA5DE9" w:rsidRDefault="00AA5DE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6B74" w14:textId="77777777" w:rsidR="00AA5DE9" w:rsidRDefault="00AA5DE9">
    <w:pPr>
      <w:pStyle w:val="Header"/>
    </w:pPr>
    <w:r>
      <w:rPr>
        <w:noProof/>
      </w:rPr>
      <w:pict w14:anchorId="3F896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6B75" w14:textId="320838DA" w:rsidR="00AA5DE9" w:rsidRPr="007770C5" w:rsidRDefault="00AA5DE9" w:rsidP="004D2397">
    <w:pPr>
      <w:suppressAutoHyphens/>
      <w:ind w:left="-90"/>
      <w:rPr>
        <w:rFonts w:ascii="Arial" w:hAnsi="Arial" w:cs="Arial"/>
        <w:sz w:val="14"/>
        <w:szCs w:val="14"/>
      </w:rPr>
    </w:pPr>
    <w:r w:rsidRPr="006C6B68">
      <w:rPr>
        <w:rFonts w:ascii="Arial" w:hAnsi="Arial"/>
        <w:noProof/>
        <w:sz w:val="14"/>
      </w:rPr>
      <w:drawing>
        <wp:anchor distT="0" distB="0" distL="114300" distR="114300" simplePos="0" relativeHeight="251658240" behindDoc="0" locked="0" layoutInCell="1" allowOverlap="1" wp14:anchorId="3F896B9C" wp14:editId="3E19089F">
          <wp:simplePos x="0" y="0"/>
          <wp:positionH relativeFrom="margin">
            <wp:posOffset>6626860</wp:posOffset>
          </wp:positionH>
          <wp:positionV relativeFrom="margin">
            <wp:posOffset>-1229995</wp:posOffset>
          </wp:positionV>
          <wp:extent cx="306705" cy="269240"/>
          <wp:effectExtent l="0" t="0" r="0" b="0"/>
          <wp:wrapSquare wrapText="bothSides"/>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6705" cy="26924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4"/>
        <w:szCs w:val="14"/>
      </w:rPr>
      <w:pict w14:anchorId="3F896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F896B76" w14:textId="77777777" w:rsidR="00AA5DE9" w:rsidRDefault="00AA5DE9" w:rsidP="004D2397">
    <w:pPr>
      <w:suppressAutoHyphens/>
      <w:ind w:left="-90"/>
      <w:rPr>
        <w:rFonts w:ascii="Arial" w:hAnsi="Arial" w:cs="Arial"/>
        <w:b/>
        <w:sz w:val="24"/>
        <w:szCs w:val="24"/>
      </w:rPr>
    </w:pPr>
    <w:r>
      <w:rPr>
        <w:rFonts w:ascii="Arial" w:hAnsi="Arial" w:cs="Arial"/>
        <w:b/>
        <w:sz w:val="24"/>
        <w:szCs w:val="24"/>
      </w:rPr>
      <w:t>RATED SPACE CONDITIONING SYSTEM EQUIPMENT VERIFICATION</w:t>
    </w:r>
  </w:p>
  <w:p w14:paraId="3F896B77" w14:textId="6A929E19" w:rsidR="00AA5DE9" w:rsidRPr="007770C5" w:rsidRDefault="00AA5DE9" w:rsidP="004D2397">
    <w:pPr>
      <w:suppressAutoHyphens/>
      <w:ind w:left="-90"/>
      <w:rPr>
        <w:rFonts w:ascii="Arial" w:hAnsi="Arial" w:cs="Arial"/>
        <w:sz w:val="14"/>
        <w:szCs w:val="14"/>
      </w:rPr>
    </w:pPr>
    <w:r>
      <w:rPr>
        <w:rFonts w:ascii="Arial" w:hAnsi="Arial" w:cs="Arial"/>
        <w:sz w:val="14"/>
        <w:szCs w:val="14"/>
      </w:rPr>
      <w:t>CEC-CF3R-MCH-26-H</w:t>
    </w:r>
    <w:r w:rsidRPr="007770C5">
      <w:rPr>
        <w:rFonts w:ascii="Arial" w:hAnsi="Arial" w:cs="Arial"/>
        <w:sz w:val="14"/>
        <w:szCs w:val="14"/>
      </w:rPr>
      <w:t xml:space="preserve"> (Revised </w:t>
    </w:r>
    <w:r>
      <w:rPr>
        <w:rFonts w:ascii="Arial" w:hAnsi="Arial" w:cs="Arial"/>
        <w:sz w:val="14"/>
        <w:szCs w:val="14"/>
      </w:rPr>
      <w:t>04/17</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961"/>
      <w:gridCol w:w="212"/>
      <w:gridCol w:w="1654"/>
    </w:tblGrid>
    <w:tr w:rsidR="00AA5DE9" w:rsidRPr="003753E8" w14:paraId="3F896B7A" w14:textId="77777777" w:rsidTr="004C68BA">
      <w:trPr>
        <w:cantSplit/>
        <w:trHeight w:val="288"/>
      </w:trPr>
      <w:tc>
        <w:tcPr>
          <w:tcW w:w="4155" w:type="pct"/>
          <w:gridSpan w:val="2"/>
          <w:tcBorders>
            <w:bottom w:val="single" w:sz="4" w:space="0" w:color="auto"/>
            <w:right w:val="nil"/>
          </w:tcBorders>
          <w:vAlign w:val="center"/>
        </w:tcPr>
        <w:p w14:paraId="3F896B78" w14:textId="77777777" w:rsidR="00AA5DE9" w:rsidRPr="003753E8" w:rsidRDefault="00AA5DE9" w:rsidP="008C1285">
          <w:pPr>
            <w:pStyle w:val="Style17"/>
            <w:rPr>
              <w:b/>
              <w:sz w:val="20"/>
            </w:rPr>
          </w:pPr>
          <w:r w:rsidRPr="003753E8">
            <w:rPr>
              <w:sz w:val="20"/>
            </w:rPr>
            <w:t xml:space="preserve">CERTIFICATE OF </w:t>
          </w:r>
          <w:r>
            <w:rPr>
              <w:sz w:val="20"/>
            </w:rPr>
            <w:t>VERIFICATION</w:t>
          </w:r>
        </w:p>
      </w:tc>
      <w:tc>
        <w:tcPr>
          <w:tcW w:w="845" w:type="pct"/>
          <w:gridSpan w:val="2"/>
          <w:tcBorders>
            <w:left w:val="nil"/>
            <w:bottom w:val="single" w:sz="4" w:space="0" w:color="auto"/>
          </w:tcBorders>
          <w:tcMar>
            <w:left w:w="115" w:type="dxa"/>
            <w:right w:w="115" w:type="dxa"/>
          </w:tcMar>
          <w:vAlign w:val="center"/>
        </w:tcPr>
        <w:p w14:paraId="3F896B79" w14:textId="77777777" w:rsidR="00AA5DE9" w:rsidRPr="003753E8" w:rsidRDefault="00AA5DE9" w:rsidP="008C1285">
          <w:pPr>
            <w:pStyle w:val="Style18"/>
            <w:rPr>
              <w:b/>
              <w:sz w:val="20"/>
            </w:rPr>
          </w:pPr>
          <w:r w:rsidRPr="003753E8">
            <w:rPr>
              <w:sz w:val="20"/>
            </w:rPr>
            <w:t>CF</w:t>
          </w:r>
          <w:r>
            <w:rPr>
              <w:sz w:val="20"/>
            </w:rPr>
            <w:t>3</w:t>
          </w:r>
          <w:r w:rsidRPr="003753E8">
            <w:rPr>
              <w:sz w:val="20"/>
            </w:rPr>
            <w:t>R-MCH-26-H</w:t>
          </w:r>
        </w:p>
      </w:tc>
    </w:tr>
    <w:tr w:rsidR="00AA5DE9" w:rsidRPr="00F85124" w14:paraId="3F896B7D" w14:textId="77777777" w:rsidTr="004C68BA">
      <w:trPr>
        <w:cantSplit/>
        <w:trHeight w:val="288"/>
      </w:trPr>
      <w:tc>
        <w:tcPr>
          <w:tcW w:w="4251" w:type="pct"/>
          <w:gridSpan w:val="3"/>
          <w:tcBorders>
            <w:right w:val="nil"/>
          </w:tcBorders>
        </w:tcPr>
        <w:p w14:paraId="3F896B7B" w14:textId="77777777" w:rsidR="00AA5DE9" w:rsidRPr="00F85124" w:rsidRDefault="00AA5DE9" w:rsidP="004C68BA">
          <w:pPr>
            <w:pStyle w:val="Style19"/>
            <w:rPr>
              <w:sz w:val="12"/>
              <w:szCs w:val="12"/>
            </w:rPr>
          </w:pPr>
          <w:r>
            <w:t xml:space="preserve">Rated Space Conditioning System Equipment </w:t>
          </w:r>
          <w:r w:rsidRPr="00ED0617">
            <w:t>Verification</w:t>
          </w:r>
        </w:p>
      </w:tc>
      <w:tc>
        <w:tcPr>
          <w:tcW w:w="749" w:type="pct"/>
          <w:tcBorders>
            <w:left w:val="nil"/>
          </w:tcBorders>
        </w:tcPr>
        <w:p w14:paraId="3F896B7C" w14:textId="77777777" w:rsidR="00AA5DE9" w:rsidRPr="00F85124" w:rsidRDefault="00AA5DE9" w:rsidP="001F7063">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615499">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615499" w:rsidRPr="00615499">
              <w:rPr>
                <w:rFonts w:asciiTheme="minorHAnsi" w:hAnsiTheme="minorHAnsi"/>
                <w:bCs/>
                <w:noProof/>
              </w:rPr>
              <w:t>3</w:t>
            </w:r>
          </w:fldSimple>
          <w:r w:rsidRPr="00F85124">
            <w:rPr>
              <w:rFonts w:asciiTheme="minorHAnsi" w:hAnsiTheme="minorHAnsi"/>
              <w:bCs/>
            </w:rPr>
            <w:t>)</w:t>
          </w:r>
        </w:p>
      </w:tc>
    </w:tr>
    <w:tr w:rsidR="00AA5DE9" w:rsidRPr="00F85124" w14:paraId="3F896B81" w14:textId="77777777" w:rsidTr="004C68BA">
      <w:trPr>
        <w:cantSplit/>
        <w:trHeight w:val="288"/>
      </w:trPr>
      <w:tc>
        <w:tcPr>
          <w:tcW w:w="0" w:type="auto"/>
        </w:tcPr>
        <w:p w14:paraId="3F896B7E" w14:textId="77777777" w:rsidR="00AA5DE9" w:rsidRPr="00F85124" w:rsidRDefault="00AA5DE9" w:rsidP="001F7063">
          <w:pPr>
            <w:pStyle w:val="Style20"/>
          </w:pPr>
          <w:r w:rsidRPr="00F85124">
            <w:t>Project Name:</w:t>
          </w:r>
        </w:p>
      </w:tc>
      <w:tc>
        <w:tcPr>
          <w:tcW w:w="1794" w:type="pct"/>
        </w:tcPr>
        <w:p w14:paraId="3F896B7F" w14:textId="77777777" w:rsidR="00AA5DE9" w:rsidRPr="00F85124" w:rsidRDefault="00AA5DE9" w:rsidP="001F7063">
          <w:pPr>
            <w:pStyle w:val="Style20"/>
          </w:pPr>
          <w:r w:rsidRPr="00F85124">
            <w:t>Enforcement Agency:</w:t>
          </w:r>
        </w:p>
      </w:tc>
      <w:tc>
        <w:tcPr>
          <w:tcW w:w="845" w:type="pct"/>
          <w:gridSpan w:val="2"/>
        </w:tcPr>
        <w:p w14:paraId="3F896B80" w14:textId="77777777" w:rsidR="00AA5DE9" w:rsidRPr="00F85124" w:rsidRDefault="00AA5DE9" w:rsidP="001F7063">
          <w:pPr>
            <w:pStyle w:val="Style20"/>
          </w:pPr>
          <w:r w:rsidRPr="00F85124">
            <w:t>Permit Number:</w:t>
          </w:r>
        </w:p>
      </w:tc>
    </w:tr>
    <w:tr w:rsidR="00AA5DE9" w:rsidRPr="00F85124" w14:paraId="3F896B85" w14:textId="77777777" w:rsidTr="004C68BA">
      <w:trPr>
        <w:cantSplit/>
        <w:trHeight w:val="288"/>
      </w:trPr>
      <w:tc>
        <w:tcPr>
          <w:tcW w:w="0" w:type="auto"/>
        </w:tcPr>
        <w:p w14:paraId="3F896B82" w14:textId="77777777" w:rsidR="00AA5DE9" w:rsidRPr="00F85124" w:rsidRDefault="00AA5DE9" w:rsidP="001F7063">
          <w:pPr>
            <w:pStyle w:val="Style20"/>
            <w:rPr>
              <w:vertAlign w:val="superscript"/>
            </w:rPr>
          </w:pPr>
          <w:r w:rsidRPr="00F85124">
            <w:t>Dwelling Address:</w:t>
          </w:r>
        </w:p>
      </w:tc>
      <w:tc>
        <w:tcPr>
          <w:tcW w:w="1794" w:type="pct"/>
        </w:tcPr>
        <w:p w14:paraId="3F896B83" w14:textId="5C55BDB6" w:rsidR="00AA5DE9" w:rsidRPr="00F85124" w:rsidRDefault="00AA5DE9" w:rsidP="001F7063">
          <w:pPr>
            <w:pStyle w:val="Style20"/>
            <w:rPr>
              <w:vertAlign w:val="superscript"/>
            </w:rPr>
          </w:pPr>
          <w:r w:rsidRPr="00F85124">
            <w:t>City</w:t>
          </w:r>
          <w:r>
            <w:t>:</w:t>
          </w:r>
        </w:p>
      </w:tc>
      <w:tc>
        <w:tcPr>
          <w:tcW w:w="845" w:type="pct"/>
          <w:gridSpan w:val="2"/>
        </w:tcPr>
        <w:p w14:paraId="3F896B84" w14:textId="605BCFD9" w:rsidR="00AA5DE9" w:rsidRPr="00F85124" w:rsidRDefault="00AA5DE9" w:rsidP="001F7063">
          <w:pPr>
            <w:pStyle w:val="Style20"/>
            <w:rPr>
              <w:vertAlign w:val="superscript"/>
            </w:rPr>
          </w:pPr>
          <w:r w:rsidRPr="00F85124">
            <w:t>Zip Code</w:t>
          </w:r>
          <w:r>
            <w:t>:</w:t>
          </w:r>
        </w:p>
      </w:tc>
    </w:tr>
  </w:tbl>
  <w:p w14:paraId="3F896B86" w14:textId="77777777" w:rsidR="00AA5DE9" w:rsidRPr="0052278E" w:rsidRDefault="00AA5DE9">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6B89" w14:textId="77777777" w:rsidR="00AA5DE9" w:rsidRDefault="00AA5DE9">
    <w:pPr>
      <w:pStyle w:val="Header"/>
    </w:pPr>
    <w:r>
      <w:rPr>
        <w:noProof/>
      </w:rPr>
      <w:pict w14:anchorId="3F896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6B8A" w14:textId="77777777" w:rsidR="00AA5DE9" w:rsidRDefault="00AA5DE9">
    <w:pPr>
      <w:pStyle w:val="Header"/>
    </w:pPr>
    <w:r>
      <w:rPr>
        <w:noProof/>
      </w:rPr>
      <w:pict w14:anchorId="3F896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206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75"/>
      <w:gridCol w:w="630"/>
      <w:gridCol w:w="1801"/>
    </w:tblGrid>
    <w:tr w:rsidR="00AA5DE9" w:rsidRPr="00850428" w14:paraId="3F896B8D" w14:textId="77777777" w:rsidTr="003753E8">
      <w:trPr>
        <w:cantSplit/>
        <w:trHeight w:val="288"/>
      </w:trPr>
      <w:tc>
        <w:tcPr>
          <w:tcW w:w="3896" w:type="pct"/>
          <w:tcBorders>
            <w:bottom w:val="single" w:sz="4" w:space="0" w:color="auto"/>
            <w:right w:val="nil"/>
          </w:tcBorders>
          <w:vAlign w:val="center"/>
        </w:tcPr>
        <w:p w14:paraId="3F896B8B" w14:textId="77777777" w:rsidR="00AA5DE9" w:rsidRPr="00850428" w:rsidRDefault="00AA5DE9" w:rsidP="008C1285">
          <w:pPr>
            <w:pStyle w:val="Style17"/>
            <w:rPr>
              <w:sz w:val="20"/>
            </w:rPr>
          </w:pPr>
          <w:r>
            <w:rPr>
              <w:noProof/>
              <w:sz w:val="20"/>
            </w:rPr>
            <w:pict w14:anchorId="3F89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2063"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USER INSTRUCTIONS</w:t>
          </w:r>
        </w:p>
      </w:tc>
      <w:tc>
        <w:tcPr>
          <w:tcW w:w="1104" w:type="pct"/>
          <w:gridSpan w:val="2"/>
          <w:tcBorders>
            <w:left w:val="nil"/>
            <w:bottom w:val="single" w:sz="4" w:space="0" w:color="auto"/>
          </w:tcBorders>
          <w:tcMar>
            <w:left w:w="115" w:type="dxa"/>
            <w:right w:w="115" w:type="dxa"/>
          </w:tcMar>
          <w:vAlign w:val="center"/>
        </w:tcPr>
        <w:p w14:paraId="3F896B8C" w14:textId="77777777" w:rsidR="00AA5DE9" w:rsidRPr="00850428" w:rsidRDefault="00AA5DE9" w:rsidP="008C1285">
          <w:pPr>
            <w:pStyle w:val="Style18"/>
            <w:rPr>
              <w:sz w:val="20"/>
            </w:rPr>
          </w:pPr>
          <w:r w:rsidRPr="00850428">
            <w:rPr>
              <w:sz w:val="20"/>
            </w:rPr>
            <w:t>CF</w:t>
          </w:r>
          <w:r>
            <w:rPr>
              <w:sz w:val="20"/>
            </w:rPr>
            <w:t>3</w:t>
          </w:r>
          <w:r w:rsidRPr="00850428">
            <w:rPr>
              <w:sz w:val="20"/>
            </w:rPr>
            <w:t>R-MCH-26-H</w:t>
          </w:r>
        </w:p>
      </w:tc>
    </w:tr>
    <w:tr w:rsidR="00AA5DE9" w:rsidRPr="00850428" w14:paraId="3F896B90" w14:textId="77777777" w:rsidTr="004C68BA">
      <w:trPr>
        <w:cantSplit/>
        <w:trHeight w:val="288"/>
      </w:trPr>
      <w:tc>
        <w:tcPr>
          <w:tcW w:w="4182" w:type="pct"/>
          <w:gridSpan w:val="2"/>
          <w:tcBorders>
            <w:right w:val="nil"/>
          </w:tcBorders>
        </w:tcPr>
        <w:p w14:paraId="3F896B8E" w14:textId="77777777" w:rsidR="00AA5DE9" w:rsidRPr="00850428" w:rsidRDefault="00AA5DE9" w:rsidP="004C68BA">
          <w:pPr>
            <w:pStyle w:val="Style19"/>
          </w:pPr>
          <w:r>
            <w:t xml:space="preserve">Rated Space Conditioning System Equipment </w:t>
          </w:r>
          <w:r w:rsidRPr="00850428">
            <w:t>Verification – MCH-26</w:t>
          </w:r>
        </w:p>
      </w:tc>
      <w:tc>
        <w:tcPr>
          <w:tcW w:w="818" w:type="pct"/>
          <w:tcBorders>
            <w:left w:val="nil"/>
          </w:tcBorders>
        </w:tcPr>
        <w:p w14:paraId="3F896B8F" w14:textId="77777777" w:rsidR="00AA5DE9" w:rsidRPr="00850428" w:rsidRDefault="00AA5DE9"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615499">
            <w:rPr>
              <w:rFonts w:asciiTheme="minorHAnsi" w:hAnsiTheme="minorHAnsi"/>
              <w:bCs/>
              <w:noProof/>
            </w:rPr>
            <w:t>2</w:t>
          </w:r>
          <w:r w:rsidRPr="00850428">
            <w:rPr>
              <w:rFonts w:asciiTheme="minorHAnsi" w:hAnsiTheme="minorHAnsi"/>
              <w:bCs/>
            </w:rPr>
            <w:fldChar w:fldCharType="end"/>
          </w:r>
          <w:r w:rsidRPr="00850428">
            <w:rPr>
              <w:rFonts w:asciiTheme="minorHAnsi" w:hAnsiTheme="minorHAnsi"/>
              <w:bCs/>
            </w:rPr>
            <w:t xml:space="preserve"> of </w:t>
          </w:r>
          <w:fldSimple w:instr=" SECTIONPAGES   \* MERGEFORMAT ">
            <w:r w:rsidR="00615499" w:rsidRPr="00615499">
              <w:rPr>
                <w:rFonts w:asciiTheme="minorHAnsi" w:hAnsiTheme="minorHAnsi"/>
                <w:bCs/>
                <w:noProof/>
              </w:rPr>
              <w:t>2</w:t>
            </w:r>
          </w:fldSimple>
          <w:r w:rsidRPr="00850428">
            <w:rPr>
              <w:rFonts w:asciiTheme="minorHAnsi" w:hAnsiTheme="minorHAnsi"/>
              <w:bCs/>
            </w:rPr>
            <w:t>)</w:t>
          </w:r>
        </w:p>
      </w:tc>
    </w:tr>
  </w:tbl>
  <w:p w14:paraId="3F896B91" w14:textId="77777777" w:rsidR="00AA5DE9" w:rsidRPr="00850428" w:rsidRDefault="00AA5DE9" w:rsidP="00850428">
    <w:pPr>
      <w:pStyle w:val="Header"/>
      <w:tabs>
        <w:tab w:val="clear" w:pos="4320"/>
        <w:tab w:val="clear" w:pos="8640"/>
        <w:tab w:val="left" w:pos="2258"/>
      </w:tabs>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6B93" w14:textId="77777777" w:rsidR="00AA5DE9" w:rsidRDefault="00AA5DE9">
    <w:pPr>
      <w:pStyle w:val="Header"/>
    </w:pPr>
    <w:r>
      <w:rPr>
        <w:noProof/>
      </w:rPr>
      <w:pict w14:anchorId="3F896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206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75"/>
      <w:gridCol w:w="630"/>
      <w:gridCol w:w="1801"/>
    </w:tblGrid>
    <w:tr w:rsidR="00AA5DE9" w:rsidRPr="00850428" w14:paraId="3F896B96" w14:textId="77777777" w:rsidTr="003753E8">
      <w:trPr>
        <w:cantSplit/>
        <w:trHeight w:val="288"/>
      </w:trPr>
      <w:tc>
        <w:tcPr>
          <w:tcW w:w="3896" w:type="pct"/>
          <w:tcBorders>
            <w:bottom w:val="single" w:sz="4" w:space="0" w:color="auto"/>
            <w:right w:val="nil"/>
          </w:tcBorders>
          <w:vAlign w:val="center"/>
        </w:tcPr>
        <w:p w14:paraId="3F896B94" w14:textId="59B05CE1" w:rsidR="00AA5DE9" w:rsidRPr="00850428" w:rsidRDefault="00AA5DE9" w:rsidP="008C1285">
          <w:pPr>
            <w:pStyle w:val="Style17"/>
            <w:rPr>
              <w:sz w:val="20"/>
            </w:rPr>
          </w:pPr>
          <w:r>
            <w:rPr>
              <w:noProof/>
              <w:sz w:val="20"/>
            </w:rPr>
            <w:drawing>
              <wp:anchor distT="0" distB="0" distL="114300" distR="114300" simplePos="0" relativeHeight="251658247" behindDoc="1" locked="0" layoutInCell="0" allowOverlap="1" wp14:anchorId="3F896BA3" wp14:editId="778F90BB">
                <wp:simplePos x="0" y="0"/>
                <wp:positionH relativeFrom="margin">
                  <wp:align>center</wp:align>
                </wp:positionH>
                <wp:positionV relativeFrom="margin">
                  <wp:align>center</wp:align>
                </wp:positionV>
                <wp:extent cx="9144000" cy="6858000"/>
                <wp:effectExtent l="0" t="0" r="0" b="0"/>
                <wp:wrapNone/>
                <wp:docPr id="16" name="Picture 16"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DATA FIELD DEFINITIONS AND CALCULATIONS</w:t>
          </w:r>
        </w:p>
      </w:tc>
      <w:tc>
        <w:tcPr>
          <w:tcW w:w="1104" w:type="pct"/>
          <w:gridSpan w:val="2"/>
          <w:tcBorders>
            <w:left w:val="nil"/>
            <w:bottom w:val="single" w:sz="4" w:space="0" w:color="auto"/>
          </w:tcBorders>
          <w:tcMar>
            <w:left w:w="115" w:type="dxa"/>
            <w:right w:w="115" w:type="dxa"/>
          </w:tcMar>
          <w:vAlign w:val="center"/>
        </w:tcPr>
        <w:p w14:paraId="3F896B95" w14:textId="77777777" w:rsidR="00AA5DE9" w:rsidRPr="00850428" w:rsidRDefault="00AA5DE9" w:rsidP="008C1285">
          <w:pPr>
            <w:pStyle w:val="Style18"/>
            <w:rPr>
              <w:sz w:val="20"/>
            </w:rPr>
          </w:pPr>
          <w:r w:rsidRPr="00850428">
            <w:rPr>
              <w:sz w:val="20"/>
            </w:rPr>
            <w:t>CF</w:t>
          </w:r>
          <w:r>
            <w:rPr>
              <w:sz w:val="20"/>
            </w:rPr>
            <w:t>3</w:t>
          </w:r>
          <w:r w:rsidRPr="00850428">
            <w:rPr>
              <w:sz w:val="20"/>
            </w:rPr>
            <w:t>R-MCH-26-H</w:t>
          </w:r>
        </w:p>
      </w:tc>
    </w:tr>
    <w:tr w:rsidR="00AA5DE9" w:rsidRPr="00850428" w14:paraId="3F896B99" w14:textId="77777777" w:rsidTr="004C68BA">
      <w:trPr>
        <w:cantSplit/>
        <w:trHeight w:val="288"/>
      </w:trPr>
      <w:tc>
        <w:tcPr>
          <w:tcW w:w="4182" w:type="pct"/>
          <w:gridSpan w:val="2"/>
          <w:tcBorders>
            <w:right w:val="nil"/>
          </w:tcBorders>
        </w:tcPr>
        <w:p w14:paraId="3F896B97" w14:textId="77777777" w:rsidR="00AA5DE9" w:rsidRPr="00850428" w:rsidRDefault="00AA5DE9" w:rsidP="004C68BA">
          <w:pPr>
            <w:pStyle w:val="Style19"/>
          </w:pPr>
          <w:r>
            <w:t xml:space="preserve">Rated Space Conditioning System Equipment </w:t>
          </w:r>
          <w:r w:rsidRPr="00850428">
            <w:t>Verification – MCH-26</w:t>
          </w:r>
        </w:p>
      </w:tc>
      <w:tc>
        <w:tcPr>
          <w:tcW w:w="818" w:type="pct"/>
          <w:tcBorders>
            <w:left w:val="nil"/>
          </w:tcBorders>
        </w:tcPr>
        <w:p w14:paraId="3F896B98" w14:textId="77777777" w:rsidR="00AA5DE9" w:rsidRPr="00850428" w:rsidRDefault="00AA5DE9"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615499">
            <w:rPr>
              <w:rFonts w:asciiTheme="minorHAnsi" w:hAnsiTheme="minorHAnsi"/>
              <w:bCs/>
              <w:noProof/>
            </w:rPr>
            <w:t>1</w:t>
          </w:r>
          <w:r w:rsidRPr="00850428">
            <w:rPr>
              <w:rFonts w:asciiTheme="minorHAnsi" w:hAnsiTheme="minorHAnsi"/>
              <w:bCs/>
            </w:rPr>
            <w:fldChar w:fldCharType="end"/>
          </w:r>
          <w:r w:rsidRPr="00850428">
            <w:rPr>
              <w:rFonts w:asciiTheme="minorHAnsi" w:hAnsiTheme="minorHAnsi"/>
              <w:bCs/>
            </w:rPr>
            <w:t xml:space="preserve"> of </w:t>
          </w:r>
          <w:fldSimple w:instr=" SECTIONPAGES   \* MERGEFORMAT ">
            <w:r w:rsidR="00615499" w:rsidRPr="00615499">
              <w:rPr>
                <w:rFonts w:asciiTheme="minorHAnsi" w:hAnsiTheme="minorHAnsi"/>
                <w:bCs/>
                <w:noProof/>
              </w:rPr>
              <w:t>3</w:t>
            </w:r>
          </w:fldSimple>
          <w:r w:rsidRPr="00850428">
            <w:rPr>
              <w:rFonts w:asciiTheme="minorHAnsi" w:hAnsiTheme="minorHAnsi"/>
              <w:bCs/>
            </w:rPr>
            <w:t>)</w:t>
          </w:r>
        </w:p>
      </w:tc>
    </w:tr>
  </w:tbl>
  <w:p w14:paraId="3F896B9A" w14:textId="77777777" w:rsidR="00AA5DE9" w:rsidRPr="00850428" w:rsidRDefault="00AA5DE9" w:rsidP="00850428">
    <w:pPr>
      <w:pStyle w:val="Header"/>
      <w:tabs>
        <w:tab w:val="clear" w:pos="4320"/>
        <w:tab w:val="clear" w:pos="8640"/>
        <w:tab w:val="left" w:pos="2258"/>
      </w:tabs>
      <w:rPr>
        <w:rFonts w:asciiTheme="minorHAnsi" w:hAnsiTheme="minorHAns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2E40B67"/>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A113E1"/>
    <w:multiLevelType w:val="hybridMultilevel"/>
    <w:tmpl w:val="AE58D6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EB4D87"/>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2403369"/>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nsid w:val="235533C5"/>
    <w:multiLevelType w:val="hybridMultilevel"/>
    <w:tmpl w:val="1068A486"/>
    <w:lvl w:ilvl="0" w:tplc="4C2229E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1">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CB47A7A"/>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3">
    <w:nsid w:val="4A125B78"/>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51B3090A"/>
    <w:multiLevelType w:val="hybridMultilevel"/>
    <w:tmpl w:val="DF74F532"/>
    <w:lvl w:ilvl="0" w:tplc="2D465D5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35E0F6C"/>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nsid w:val="56C160E2"/>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F545ACA"/>
    <w:multiLevelType w:val="hybridMultilevel"/>
    <w:tmpl w:val="9296300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1AE13EC"/>
    <w:multiLevelType w:val="hybridMultilevel"/>
    <w:tmpl w:val="06C054C8"/>
    <w:lvl w:ilvl="0" w:tplc="04090015">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3C5477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3">
    <w:nsid w:val="7113471A"/>
    <w:multiLevelType w:val="hybridMultilevel"/>
    <w:tmpl w:val="E51CE664"/>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4">
    <w:nsid w:val="76B95B8F"/>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7B6D48C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7">
    <w:nsid w:val="7CA3576F"/>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nsid w:val="7DB736A8"/>
    <w:multiLevelType w:val="hybridMultilevel"/>
    <w:tmpl w:val="B894B45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14"/>
  </w:num>
  <w:num w:numId="4">
    <w:abstractNumId w:val="1"/>
  </w:num>
  <w:num w:numId="5">
    <w:abstractNumId w:val="0"/>
  </w:num>
  <w:num w:numId="6">
    <w:abstractNumId w:val="26"/>
  </w:num>
  <w:num w:numId="7">
    <w:abstractNumId w:val="21"/>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num>
  <w:num w:numId="11">
    <w:abstractNumId w:val="2"/>
  </w:num>
  <w:num w:numId="12">
    <w:abstractNumId w:val="13"/>
  </w:num>
  <w:num w:numId="13">
    <w:abstractNumId w:val="16"/>
  </w:num>
  <w:num w:numId="14">
    <w:abstractNumId w:val="19"/>
  </w:num>
  <w:num w:numId="15">
    <w:abstractNumId w:val="7"/>
  </w:num>
  <w:num w:numId="16">
    <w:abstractNumId w:val="8"/>
  </w:num>
  <w:num w:numId="17">
    <w:abstractNumId w:val="12"/>
  </w:num>
  <w:num w:numId="18">
    <w:abstractNumId w:val="23"/>
  </w:num>
  <w:num w:numId="19">
    <w:abstractNumId w:val="22"/>
  </w:num>
  <w:num w:numId="20">
    <w:abstractNumId w:val="5"/>
  </w:num>
  <w:num w:numId="21">
    <w:abstractNumId w:val="4"/>
  </w:num>
  <w:num w:numId="22">
    <w:abstractNumId w:val="11"/>
  </w:num>
  <w:num w:numId="23">
    <w:abstractNumId w:val="20"/>
  </w:num>
  <w:num w:numId="24">
    <w:abstractNumId w:val="18"/>
  </w:num>
  <w:num w:numId="25">
    <w:abstractNumId w:val="25"/>
  </w:num>
  <w:num w:numId="26">
    <w:abstractNumId w:val="17"/>
  </w:num>
  <w:num w:numId="27">
    <w:abstractNumId w:val="6"/>
  </w:num>
  <w:num w:numId="28">
    <w:abstractNumId w:val="24"/>
  </w:num>
  <w:num w:numId="29">
    <w:abstractNumId w:val="2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561"/>
    <w:rsid w:val="000016CE"/>
    <w:rsid w:val="00003076"/>
    <w:rsid w:val="000036FF"/>
    <w:rsid w:val="00003D96"/>
    <w:rsid w:val="00006B3D"/>
    <w:rsid w:val="0001140B"/>
    <w:rsid w:val="000204C0"/>
    <w:rsid w:val="00026750"/>
    <w:rsid w:val="000345FE"/>
    <w:rsid w:val="0003484F"/>
    <w:rsid w:val="00035A79"/>
    <w:rsid w:val="00037926"/>
    <w:rsid w:val="0004217E"/>
    <w:rsid w:val="00043EE9"/>
    <w:rsid w:val="00044D65"/>
    <w:rsid w:val="000470D7"/>
    <w:rsid w:val="000471F6"/>
    <w:rsid w:val="000513AB"/>
    <w:rsid w:val="0005181F"/>
    <w:rsid w:val="00051F14"/>
    <w:rsid w:val="00053A0E"/>
    <w:rsid w:val="0006016B"/>
    <w:rsid w:val="0006038E"/>
    <w:rsid w:val="00062796"/>
    <w:rsid w:val="000631C6"/>
    <w:rsid w:val="000644B7"/>
    <w:rsid w:val="00076CCB"/>
    <w:rsid w:val="00076F08"/>
    <w:rsid w:val="00080A37"/>
    <w:rsid w:val="00080EEE"/>
    <w:rsid w:val="000861F1"/>
    <w:rsid w:val="00091D81"/>
    <w:rsid w:val="0009344D"/>
    <w:rsid w:val="00094EF2"/>
    <w:rsid w:val="0009518C"/>
    <w:rsid w:val="00095779"/>
    <w:rsid w:val="000A0D18"/>
    <w:rsid w:val="000A105B"/>
    <w:rsid w:val="000A1F02"/>
    <w:rsid w:val="000A35C7"/>
    <w:rsid w:val="000A4884"/>
    <w:rsid w:val="000A4A99"/>
    <w:rsid w:val="000B4491"/>
    <w:rsid w:val="000B7F1D"/>
    <w:rsid w:val="000C03E1"/>
    <w:rsid w:val="000C1A4A"/>
    <w:rsid w:val="000C4C97"/>
    <w:rsid w:val="000C6426"/>
    <w:rsid w:val="000C6B8F"/>
    <w:rsid w:val="000C7320"/>
    <w:rsid w:val="000D23EA"/>
    <w:rsid w:val="000D25DB"/>
    <w:rsid w:val="000D4112"/>
    <w:rsid w:val="000D68B4"/>
    <w:rsid w:val="000D7DA8"/>
    <w:rsid w:val="000E0BE1"/>
    <w:rsid w:val="000E3D9C"/>
    <w:rsid w:val="000E53E9"/>
    <w:rsid w:val="000E7ABD"/>
    <w:rsid w:val="000F070F"/>
    <w:rsid w:val="000F0BA7"/>
    <w:rsid w:val="000F2512"/>
    <w:rsid w:val="000F404F"/>
    <w:rsid w:val="000F4267"/>
    <w:rsid w:val="000F67E7"/>
    <w:rsid w:val="000F754C"/>
    <w:rsid w:val="001003B2"/>
    <w:rsid w:val="001036B8"/>
    <w:rsid w:val="00112CBB"/>
    <w:rsid w:val="001131A2"/>
    <w:rsid w:val="00113AE4"/>
    <w:rsid w:val="00121FC9"/>
    <w:rsid w:val="00122141"/>
    <w:rsid w:val="0012363D"/>
    <w:rsid w:val="00126F26"/>
    <w:rsid w:val="001305CE"/>
    <w:rsid w:val="001315EE"/>
    <w:rsid w:val="00131ABD"/>
    <w:rsid w:val="00131AD7"/>
    <w:rsid w:val="00134279"/>
    <w:rsid w:val="00135763"/>
    <w:rsid w:val="00135825"/>
    <w:rsid w:val="00137AA4"/>
    <w:rsid w:val="00142FD3"/>
    <w:rsid w:val="0014709C"/>
    <w:rsid w:val="001507B5"/>
    <w:rsid w:val="00151E04"/>
    <w:rsid w:val="00155ACD"/>
    <w:rsid w:val="00156750"/>
    <w:rsid w:val="001577AB"/>
    <w:rsid w:val="001615D7"/>
    <w:rsid w:val="00162081"/>
    <w:rsid w:val="00167637"/>
    <w:rsid w:val="00171597"/>
    <w:rsid w:val="001739FA"/>
    <w:rsid w:val="00174BD1"/>
    <w:rsid w:val="00175824"/>
    <w:rsid w:val="00175D42"/>
    <w:rsid w:val="00176F02"/>
    <w:rsid w:val="00181190"/>
    <w:rsid w:val="001848E2"/>
    <w:rsid w:val="00186697"/>
    <w:rsid w:val="0019110E"/>
    <w:rsid w:val="0019624F"/>
    <w:rsid w:val="001A5583"/>
    <w:rsid w:val="001B2F90"/>
    <w:rsid w:val="001B5BA4"/>
    <w:rsid w:val="001D156D"/>
    <w:rsid w:val="001D1BCB"/>
    <w:rsid w:val="001D561F"/>
    <w:rsid w:val="001E3C52"/>
    <w:rsid w:val="001E7C67"/>
    <w:rsid w:val="001F0E8D"/>
    <w:rsid w:val="001F20EE"/>
    <w:rsid w:val="001F7063"/>
    <w:rsid w:val="001F750B"/>
    <w:rsid w:val="00200E53"/>
    <w:rsid w:val="00202608"/>
    <w:rsid w:val="00202AA1"/>
    <w:rsid w:val="00205222"/>
    <w:rsid w:val="0020590D"/>
    <w:rsid w:val="00206039"/>
    <w:rsid w:val="00210875"/>
    <w:rsid w:val="002135D6"/>
    <w:rsid w:val="00213E8E"/>
    <w:rsid w:val="00216C55"/>
    <w:rsid w:val="00221032"/>
    <w:rsid w:val="00222F6D"/>
    <w:rsid w:val="002241A5"/>
    <w:rsid w:val="00224A90"/>
    <w:rsid w:val="00231A21"/>
    <w:rsid w:val="002326D8"/>
    <w:rsid w:val="00236354"/>
    <w:rsid w:val="002420D2"/>
    <w:rsid w:val="00243047"/>
    <w:rsid w:val="00243E16"/>
    <w:rsid w:val="00245AF0"/>
    <w:rsid w:val="00247658"/>
    <w:rsid w:val="00251B09"/>
    <w:rsid w:val="00252440"/>
    <w:rsid w:val="002532A8"/>
    <w:rsid w:val="002561F0"/>
    <w:rsid w:val="002562A4"/>
    <w:rsid w:val="002566AF"/>
    <w:rsid w:val="002615BC"/>
    <w:rsid w:val="00262721"/>
    <w:rsid w:val="002641C7"/>
    <w:rsid w:val="00265DEB"/>
    <w:rsid w:val="002663BF"/>
    <w:rsid w:val="002710BB"/>
    <w:rsid w:val="002719D2"/>
    <w:rsid w:val="00271E1D"/>
    <w:rsid w:val="00271FF3"/>
    <w:rsid w:val="0027317A"/>
    <w:rsid w:val="0027449A"/>
    <w:rsid w:val="00274618"/>
    <w:rsid w:val="00277212"/>
    <w:rsid w:val="0028466E"/>
    <w:rsid w:val="00284AFC"/>
    <w:rsid w:val="00284C8F"/>
    <w:rsid w:val="00285A7C"/>
    <w:rsid w:val="00287573"/>
    <w:rsid w:val="00291F72"/>
    <w:rsid w:val="00295ED5"/>
    <w:rsid w:val="002A1004"/>
    <w:rsid w:val="002A199B"/>
    <w:rsid w:val="002A3F41"/>
    <w:rsid w:val="002A5079"/>
    <w:rsid w:val="002A62BF"/>
    <w:rsid w:val="002A6A1F"/>
    <w:rsid w:val="002B10F9"/>
    <w:rsid w:val="002B2393"/>
    <w:rsid w:val="002B4F6F"/>
    <w:rsid w:val="002B66F1"/>
    <w:rsid w:val="002C131A"/>
    <w:rsid w:val="002C164D"/>
    <w:rsid w:val="002C586B"/>
    <w:rsid w:val="002C74C4"/>
    <w:rsid w:val="002D1475"/>
    <w:rsid w:val="002D3BA6"/>
    <w:rsid w:val="002D680A"/>
    <w:rsid w:val="002D7DB8"/>
    <w:rsid w:val="002E0193"/>
    <w:rsid w:val="002E3676"/>
    <w:rsid w:val="002E54C7"/>
    <w:rsid w:val="002E5A4A"/>
    <w:rsid w:val="002E5A9F"/>
    <w:rsid w:val="002E6394"/>
    <w:rsid w:val="002E77B2"/>
    <w:rsid w:val="002E7941"/>
    <w:rsid w:val="002F07E6"/>
    <w:rsid w:val="002F2A62"/>
    <w:rsid w:val="002F40A7"/>
    <w:rsid w:val="002F6775"/>
    <w:rsid w:val="003051D0"/>
    <w:rsid w:val="00306026"/>
    <w:rsid w:val="00313ED0"/>
    <w:rsid w:val="00314D52"/>
    <w:rsid w:val="00314EC3"/>
    <w:rsid w:val="0032018D"/>
    <w:rsid w:val="00320F01"/>
    <w:rsid w:val="003247CA"/>
    <w:rsid w:val="00324C2C"/>
    <w:rsid w:val="00325ACD"/>
    <w:rsid w:val="00331707"/>
    <w:rsid w:val="00332274"/>
    <w:rsid w:val="00337397"/>
    <w:rsid w:val="00340520"/>
    <w:rsid w:val="00340CE9"/>
    <w:rsid w:val="00342ADA"/>
    <w:rsid w:val="00345A01"/>
    <w:rsid w:val="003500C8"/>
    <w:rsid w:val="00350A8C"/>
    <w:rsid w:val="003539EB"/>
    <w:rsid w:val="00353C3B"/>
    <w:rsid w:val="003545A9"/>
    <w:rsid w:val="0035603C"/>
    <w:rsid w:val="00357343"/>
    <w:rsid w:val="00370F0D"/>
    <w:rsid w:val="00371157"/>
    <w:rsid w:val="00372334"/>
    <w:rsid w:val="00372700"/>
    <w:rsid w:val="0037462C"/>
    <w:rsid w:val="003753E8"/>
    <w:rsid w:val="00376EAA"/>
    <w:rsid w:val="003809C0"/>
    <w:rsid w:val="00381E38"/>
    <w:rsid w:val="003830E8"/>
    <w:rsid w:val="003850E9"/>
    <w:rsid w:val="00386209"/>
    <w:rsid w:val="0038684E"/>
    <w:rsid w:val="00386EA9"/>
    <w:rsid w:val="0039142A"/>
    <w:rsid w:val="00394C8C"/>
    <w:rsid w:val="003A085F"/>
    <w:rsid w:val="003A1773"/>
    <w:rsid w:val="003A4B29"/>
    <w:rsid w:val="003B3641"/>
    <w:rsid w:val="003B5B3C"/>
    <w:rsid w:val="003C2359"/>
    <w:rsid w:val="003C7B7A"/>
    <w:rsid w:val="003D1445"/>
    <w:rsid w:val="003D349A"/>
    <w:rsid w:val="003D5183"/>
    <w:rsid w:val="003D5350"/>
    <w:rsid w:val="003E1E09"/>
    <w:rsid w:val="003E22AB"/>
    <w:rsid w:val="003F064C"/>
    <w:rsid w:val="003F0D68"/>
    <w:rsid w:val="003F1C6F"/>
    <w:rsid w:val="003F2ED5"/>
    <w:rsid w:val="003F49BD"/>
    <w:rsid w:val="003F4C2F"/>
    <w:rsid w:val="003F6A76"/>
    <w:rsid w:val="00405B3C"/>
    <w:rsid w:val="004072E7"/>
    <w:rsid w:val="00410ECA"/>
    <w:rsid w:val="00415FD0"/>
    <w:rsid w:val="004247C9"/>
    <w:rsid w:val="0042627F"/>
    <w:rsid w:val="00430CEA"/>
    <w:rsid w:val="00432098"/>
    <w:rsid w:val="00432B7A"/>
    <w:rsid w:val="0043390E"/>
    <w:rsid w:val="0043422C"/>
    <w:rsid w:val="00435279"/>
    <w:rsid w:val="00436779"/>
    <w:rsid w:val="00437007"/>
    <w:rsid w:val="00440841"/>
    <w:rsid w:val="00447E7D"/>
    <w:rsid w:val="004507D3"/>
    <w:rsid w:val="0045105B"/>
    <w:rsid w:val="004510F5"/>
    <w:rsid w:val="00452472"/>
    <w:rsid w:val="00454C3D"/>
    <w:rsid w:val="00462AC1"/>
    <w:rsid w:val="0046705B"/>
    <w:rsid w:val="00470951"/>
    <w:rsid w:val="0047232D"/>
    <w:rsid w:val="00472A6F"/>
    <w:rsid w:val="004737C4"/>
    <w:rsid w:val="00474509"/>
    <w:rsid w:val="00474A7A"/>
    <w:rsid w:val="00475987"/>
    <w:rsid w:val="004763BA"/>
    <w:rsid w:val="00477D56"/>
    <w:rsid w:val="0048031E"/>
    <w:rsid w:val="004809EE"/>
    <w:rsid w:val="00481723"/>
    <w:rsid w:val="00486F0B"/>
    <w:rsid w:val="004874A1"/>
    <w:rsid w:val="0049343E"/>
    <w:rsid w:val="004944D6"/>
    <w:rsid w:val="004948E2"/>
    <w:rsid w:val="004A1BEB"/>
    <w:rsid w:val="004A264A"/>
    <w:rsid w:val="004A3614"/>
    <w:rsid w:val="004A5C7F"/>
    <w:rsid w:val="004A6E7F"/>
    <w:rsid w:val="004B0F27"/>
    <w:rsid w:val="004B1012"/>
    <w:rsid w:val="004B4582"/>
    <w:rsid w:val="004B668A"/>
    <w:rsid w:val="004B7BD2"/>
    <w:rsid w:val="004C23D9"/>
    <w:rsid w:val="004C2C61"/>
    <w:rsid w:val="004C5269"/>
    <w:rsid w:val="004C68BA"/>
    <w:rsid w:val="004D1CE3"/>
    <w:rsid w:val="004D2397"/>
    <w:rsid w:val="004D287C"/>
    <w:rsid w:val="004D6C22"/>
    <w:rsid w:val="004E112A"/>
    <w:rsid w:val="004E230B"/>
    <w:rsid w:val="004E3E8B"/>
    <w:rsid w:val="004E4A18"/>
    <w:rsid w:val="004E52B7"/>
    <w:rsid w:val="004F0A7F"/>
    <w:rsid w:val="004F3495"/>
    <w:rsid w:val="004F40C1"/>
    <w:rsid w:val="004F57B5"/>
    <w:rsid w:val="004F70D7"/>
    <w:rsid w:val="00505EEB"/>
    <w:rsid w:val="005063AA"/>
    <w:rsid w:val="005065E1"/>
    <w:rsid w:val="005106B9"/>
    <w:rsid w:val="00513D83"/>
    <w:rsid w:val="00514ADB"/>
    <w:rsid w:val="00520412"/>
    <w:rsid w:val="005222CB"/>
    <w:rsid w:val="0052278E"/>
    <w:rsid w:val="00522BA1"/>
    <w:rsid w:val="00527ACC"/>
    <w:rsid w:val="00530F4C"/>
    <w:rsid w:val="00531044"/>
    <w:rsid w:val="005340A2"/>
    <w:rsid w:val="005367FB"/>
    <w:rsid w:val="00536AA4"/>
    <w:rsid w:val="00541293"/>
    <w:rsid w:val="00541E22"/>
    <w:rsid w:val="005437EB"/>
    <w:rsid w:val="00551599"/>
    <w:rsid w:val="00552A3E"/>
    <w:rsid w:val="005539DF"/>
    <w:rsid w:val="00555884"/>
    <w:rsid w:val="00560898"/>
    <w:rsid w:val="00560F73"/>
    <w:rsid w:val="00562BA8"/>
    <w:rsid w:val="00564503"/>
    <w:rsid w:val="005678C7"/>
    <w:rsid w:val="005700EE"/>
    <w:rsid w:val="005714E2"/>
    <w:rsid w:val="00572B72"/>
    <w:rsid w:val="00573417"/>
    <w:rsid w:val="00574844"/>
    <w:rsid w:val="00574E6A"/>
    <w:rsid w:val="005813CE"/>
    <w:rsid w:val="005821CB"/>
    <w:rsid w:val="005877FC"/>
    <w:rsid w:val="0059070E"/>
    <w:rsid w:val="0059284E"/>
    <w:rsid w:val="0059487B"/>
    <w:rsid w:val="00594C36"/>
    <w:rsid w:val="00596C74"/>
    <w:rsid w:val="005A2987"/>
    <w:rsid w:val="005A4AE8"/>
    <w:rsid w:val="005C4233"/>
    <w:rsid w:val="005C5038"/>
    <w:rsid w:val="005C73C7"/>
    <w:rsid w:val="005D2752"/>
    <w:rsid w:val="005D30D4"/>
    <w:rsid w:val="005D36AF"/>
    <w:rsid w:val="005D55BB"/>
    <w:rsid w:val="005E23CD"/>
    <w:rsid w:val="005E2724"/>
    <w:rsid w:val="005E31A4"/>
    <w:rsid w:val="005E3E55"/>
    <w:rsid w:val="005E68FF"/>
    <w:rsid w:val="005F178B"/>
    <w:rsid w:val="005F26D8"/>
    <w:rsid w:val="005F47B7"/>
    <w:rsid w:val="005F4CDC"/>
    <w:rsid w:val="005F607C"/>
    <w:rsid w:val="00600A7D"/>
    <w:rsid w:val="006016EB"/>
    <w:rsid w:val="006019F9"/>
    <w:rsid w:val="00601C19"/>
    <w:rsid w:val="006039AD"/>
    <w:rsid w:val="00605944"/>
    <w:rsid w:val="00611910"/>
    <w:rsid w:val="00613F4A"/>
    <w:rsid w:val="00614268"/>
    <w:rsid w:val="00615499"/>
    <w:rsid w:val="00616C4D"/>
    <w:rsid w:val="006171CA"/>
    <w:rsid w:val="00617B42"/>
    <w:rsid w:val="006200D7"/>
    <w:rsid w:val="0062201F"/>
    <w:rsid w:val="006227B1"/>
    <w:rsid w:val="00622990"/>
    <w:rsid w:val="006258AA"/>
    <w:rsid w:val="0062771C"/>
    <w:rsid w:val="00631115"/>
    <w:rsid w:val="00631DC1"/>
    <w:rsid w:val="00632F51"/>
    <w:rsid w:val="00632F73"/>
    <w:rsid w:val="00635962"/>
    <w:rsid w:val="00637BB7"/>
    <w:rsid w:val="006411CF"/>
    <w:rsid w:val="00641C71"/>
    <w:rsid w:val="0064300C"/>
    <w:rsid w:val="00650CD9"/>
    <w:rsid w:val="00651FA0"/>
    <w:rsid w:val="00653A64"/>
    <w:rsid w:val="00653ECA"/>
    <w:rsid w:val="00654F37"/>
    <w:rsid w:val="006570FA"/>
    <w:rsid w:val="006575F0"/>
    <w:rsid w:val="00661DA2"/>
    <w:rsid w:val="00663AF7"/>
    <w:rsid w:val="00667362"/>
    <w:rsid w:val="00674FED"/>
    <w:rsid w:val="00680101"/>
    <w:rsid w:val="0068226F"/>
    <w:rsid w:val="00682CBA"/>
    <w:rsid w:val="00683961"/>
    <w:rsid w:val="00685D72"/>
    <w:rsid w:val="00686B8B"/>
    <w:rsid w:val="00692ECE"/>
    <w:rsid w:val="00692EDF"/>
    <w:rsid w:val="006930E5"/>
    <w:rsid w:val="0069600B"/>
    <w:rsid w:val="00697B19"/>
    <w:rsid w:val="00697E29"/>
    <w:rsid w:val="006A156C"/>
    <w:rsid w:val="006A57F1"/>
    <w:rsid w:val="006A722E"/>
    <w:rsid w:val="006B2FF9"/>
    <w:rsid w:val="006B4081"/>
    <w:rsid w:val="006C0044"/>
    <w:rsid w:val="006C0E98"/>
    <w:rsid w:val="006C24EA"/>
    <w:rsid w:val="006C4625"/>
    <w:rsid w:val="006C6B68"/>
    <w:rsid w:val="006C7335"/>
    <w:rsid w:val="006C7406"/>
    <w:rsid w:val="006D0BCD"/>
    <w:rsid w:val="006D21DC"/>
    <w:rsid w:val="006D3BEB"/>
    <w:rsid w:val="006D4D01"/>
    <w:rsid w:val="006D5208"/>
    <w:rsid w:val="006D5510"/>
    <w:rsid w:val="006D62D0"/>
    <w:rsid w:val="006D7492"/>
    <w:rsid w:val="006E1FC1"/>
    <w:rsid w:val="006E663B"/>
    <w:rsid w:val="006F0558"/>
    <w:rsid w:val="006F0652"/>
    <w:rsid w:val="006F133F"/>
    <w:rsid w:val="006F2C70"/>
    <w:rsid w:val="006F7062"/>
    <w:rsid w:val="00702D6E"/>
    <w:rsid w:val="0070354F"/>
    <w:rsid w:val="0070374B"/>
    <w:rsid w:val="00706B3D"/>
    <w:rsid w:val="007108CC"/>
    <w:rsid w:val="00710E49"/>
    <w:rsid w:val="00712D46"/>
    <w:rsid w:val="00712F6E"/>
    <w:rsid w:val="00714442"/>
    <w:rsid w:val="00714CBC"/>
    <w:rsid w:val="00714DAD"/>
    <w:rsid w:val="007161B9"/>
    <w:rsid w:val="00716783"/>
    <w:rsid w:val="0071761E"/>
    <w:rsid w:val="00717DEA"/>
    <w:rsid w:val="00720306"/>
    <w:rsid w:val="00723136"/>
    <w:rsid w:val="007259BB"/>
    <w:rsid w:val="00725A7C"/>
    <w:rsid w:val="007374E7"/>
    <w:rsid w:val="00743217"/>
    <w:rsid w:val="0074424A"/>
    <w:rsid w:val="00751673"/>
    <w:rsid w:val="00753CFA"/>
    <w:rsid w:val="007551EC"/>
    <w:rsid w:val="00757087"/>
    <w:rsid w:val="0076105D"/>
    <w:rsid w:val="007635A5"/>
    <w:rsid w:val="0076441C"/>
    <w:rsid w:val="00765F67"/>
    <w:rsid w:val="00765FA4"/>
    <w:rsid w:val="00766F71"/>
    <w:rsid w:val="00767A07"/>
    <w:rsid w:val="007755D6"/>
    <w:rsid w:val="007756F6"/>
    <w:rsid w:val="00776799"/>
    <w:rsid w:val="00777B2F"/>
    <w:rsid w:val="00785B34"/>
    <w:rsid w:val="00793E1C"/>
    <w:rsid w:val="00795EB8"/>
    <w:rsid w:val="00797224"/>
    <w:rsid w:val="00797290"/>
    <w:rsid w:val="00797860"/>
    <w:rsid w:val="007A4603"/>
    <w:rsid w:val="007A48DC"/>
    <w:rsid w:val="007B02EB"/>
    <w:rsid w:val="007B0D90"/>
    <w:rsid w:val="007B4BEA"/>
    <w:rsid w:val="007B645E"/>
    <w:rsid w:val="007C12FC"/>
    <w:rsid w:val="007C24A3"/>
    <w:rsid w:val="007C390F"/>
    <w:rsid w:val="007C7495"/>
    <w:rsid w:val="007C785B"/>
    <w:rsid w:val="007D060B"/>
    <w:rsid w:val="007D0D8F"/>
    <w:rsid w:val="007D19B2"/>
    <w:rsid w:val="007D2DD3"/>
    <w:rsid w:val="007D726A"/>
    <w:rsid w:val="007E0875"/>
    <w:rsid w:val="007E0F60"/>
    <w:rsid w:val="007E26E9"/>
    <w:rsid w:val="007E32B3"/>
    <w:rsid w:val="007E4941"/>
    <w:rsid w:val="007E57B6"/>
    <w:rsid w:val="007E5C39"/>
    <w:rsid w:val="007E64EC"/>
    <w:rsid w:val="007F0CE0"/>
    <w:rsid w:val="007F1924"/>
    <w:rsid w:val="007F24BC"/>
    <w:rsid w:val="007F3E17"/>
    <w:rsid w:val="007F57DC"/>
    <w:rsid w:val="00801172"/>
    <w:rsid w:val="00803B17"/>
    <w:rsid w:val="008044C3"/>
    <w:rsid w:val="00804662"/>
    <w:rsid w:val="00804C36"/>
    <w:rsid w:val="00807045"/>
    <w:rsid w:val="0081244D"/>
    <w:rsid w:val="00815AA1"/>
    <w:rsid w:val="0081628C"/>
    <w:rsid w:val="00821F42"/>
    <w:rsid w:val="00822E89"/>
    <w:rsid w:val="0082365E"/>
    <w:rsid w:val="0082448D"/>
    <w:rsid w:val="0082487D"/>
    <w:rsid w:val="008252FF"/>
    <w:rsid w:val="0083289B"/>
    <w:rsid w:val="008350A4"/>
    <w:rsid w:val="008353B6"/>
    <w:rsid w:val="00841186"/>
    <w:rsid w:val="00843AA7"/>
    <w:rsid w:val="008453AC"/>
    <w:rsid w:val="00845731"/>
    <w:rsid w:val="00845782"/>
    <w:rsid w:val="008459F6"/>
    <w:rsid w:val="00845CA5"/>
    <w:rsid w:val="00846479"/>
    <w:rsid w:val="00847E91"/>
    <w:rsid w:val="00847EF3"/>
    <w:rsid w:val="00850428"/>
    <w:rsid w:val="0085268F"/>
    <w:rsid w:val="00853177"/>
    <w:rsid w:val="008540F3"/>
    <w:rsid w:val="008545D4"/>
    <w:rsid w:val="00856066"/>
    <w:rsid w:val="00857939"/>
    <w:rsid w:val="00860E60"/>
    <w:rsid w:val="00861BF8"/>
    <w:rsid w:val="00861F5E"/>
    <w:rsid w:val="00861F8E"/>
    <w:rsid w:val="008627BE"/>
    <w:rsid w:val="00865861"/>
    <w:rsid w:val="0087263A"/>
    <w:rsid w:val="00873A16"/>
    <w:rsid w:val="00880CC5"/>
    <w:rsid w:val="0088496C"/>
    <w:rsid w:val="00885BDB"/>
    <w:rsid w:val="00886660"/>
    <w:rsid w:val="00890DB2"/>
    <w:rsid w:val="00894E3E"/>
    <w:rsid w:val="008950BE"/>
    <w:rsid w:val="008A138E"/>
    <w:rsid w:val="008A13C2"/>
    <w:rsid w:val="008A5B91"/>
    <w:rsid w:val="008A6FD9"/>
    <w:rsid w:val="008A7891"/>
    <w:rsid w:val="008A7F5C"/>
    <w:rsid w:val="008B05CC"/>
    <w:rsid w:val="008C0E55"/>
    <w:rsid w:val="008C10F1"/>
    <w:rsid w:val="008C1285"/>
    <w:rsid w:val="008C1D19"/>
    <w:rsid w:val="008C23D7"/>
    <w:rsid w:val="008C7DDD"/>
    <w:rsid w:val="008D0B8D"/>
    <w:rsid w:val="008D3666"/>
    <w:rsid w:val="008D3743"/>
    <w:rsid w:val="008D3813"/>
    <w:rsid w:val="008D3F64"/>
    <w:rsid w:val="008E0A68"/>
    <w:rsid w:val="008E29E1"/>
    <w:rsid w:val="008E429B"/>
    <w:rsid w:val="008E4542"/>
    <w:rsid w:val="008F1804"/>
    <w:rsid w:val="008F1900"/>
    <w:rsid w:val="008F227F"/>
    <w:rsid w:val="008F49E7"/>
    <w:rsid w:val="008F4BD1"/>
    <w:rsid w:val="009008FB"/>
    <w:rsid w:val="00900C86"/>
    <w:rsid w:val="00902EBA"/>
    <w:rsid w:val="00903938"/>
    <w:rsid w:val="00905295"/>
    <w:rsid w:val="00910674"/>
    <w:rsid w:val="009119ED"/>
    <w:rsid w:val="00911CB9"/>
    <w:rsid w:val="00915296"/>
    <w:rsid w:val="00915BCF"/>
    <w:rsid w:val="00921467"/>
    <w:rsid w:val="0092474C"/>
    <w:rsid w:val="00937267"/>
    <w:rsid w:val="009379DB"/>
    <w:rsid w:val="00941530"/>
    <w:rsid w:val="00941E17"/>
    <w:rsid w:val="0094235F"/>
    <w:rsid w:val="009437C6"/>
    <w:rsid w:val="00945A11"/>
    <w:rsid w:val="00946688"/>
    <w:rsid w:val="009471CD"/>
    <w:rsid w:val="00955A9A"/>
    <w:rsid w:val="009564C7"/>
    <w:rsid w:val="009605E1"/>
    <w:rsid w:val="009615EB"/>
    <w:rsid w:val="00963FF0"/>
    <w:rsid w:val="0096520A"/>
    <w:rsid w:val="00967916"/>
    <w:rsid w:val="009707E9"/>
    <w:rsid w:val="00972766"/>
    <w:rsid w:val="009727B8"/>
    <w:rsid w:val="00974AAE"/>
    <w:rsid w:val="0097558E"/>
    <w:rsid w:val="009764A9"/>
    <w:rsid w:val="00976637"/>
    <w:rsid w:val="00980FB6"/>
    <w:rsid w:val="009811D9"/>
    <w:rsid w:val="00982535"/>
    <w:rsid w:val="00986DCA"/>
    <w:rsid w:val="00992035"/>
    <w:rsid w:val="00992EF8"/>
    <w:rsid w:val="009A059F"/>
    <w:rsid w:val="009A102D"/>
    <w:rsid w:val="009A1F14"/>
    <w:rsid w:val="009A3318"/>
    <w:rsid w:val="009A698F"/>
    <w:rsid w:val="009A6F10"/>
    <w:rsid w:val="009B4F4F"/>
    <w:rsid w:val="009B5B9D"/>
    <w:rsid w:val="009C0792"/>
    <w:rsid w:val="009C1F4E"/>
    <w:rsid w:val="009C4B49"/>
    <w:rsid w:val="009C4F9A"/>
    <w:rsid w:val="009D0F10"/>
    <w:rsid w:val="009D24DE"/>
    <w:rsid w:val="009D4B18"/>
    <w:rsid w:val="009D721C"/>
    <w:rsid w:val="009E2E57"/>
    <w:rsid w:val="009E3BB5"/>
    <w:rsid w:val="009E6B59"/>
    <w:rsid w:val="009E746D"/>
    <w:rsid w:val="009F1C98"/>
    <w:rsid w:val="009F2090"/>
    <w:rsid w:val="009F2912"/>
    <w:rsid w:val="009F62E0"/>
    <w:rsid w:val="009F7169"/>
    <w:rsid w:val="00A0027A"/>
    <w:rsid w:val="00A00AE7"/>
    <w:rsid w:val="00A02090"/>
    <w:rsid w:val="00A05D8F"/>
    <w:rsid w:val="00A06270"/>
    <w:rsid w:val="00A07D19"/>
    <w:rsid w:val="00A12015"/>
    <w:rsid w:val="00A140AE"/>
    <w:rsid w:val="00A15316"/>
    <w:rsid w:val="00A16546"/>
    <w:rsid w:val="00A20B0E"/>
    <w:rsid w:val="00A24BE2"/>
    <w:rsid w:val="00A24F9F"/>
    <w:rsid w:val="00A332FD"/>
    <w:rsid w:val="00A33842"/>
    <w:rsid w:val="00A33A50"/>
    <w:rsid w:val="00A3438B"/>
    <w:rsid w:val="00A4261D"/>
    <w:rsid w:val="00A42C60"/>
    <w:rsid w:val="00A44A18"/>
    <w:rsid w:val="00A45151"/>
    <w:rsid w:val="00A46AEC"/>
    <w:rsid w:val="00A51851"/>
    <w:rsid w:val="00A53105"/>
    <w:rsid w:val="00A5369B"/>
    <w:rsid w:val="00A53EF5"/>
    <w:rsid w:val="00A55365"/>
    <w:rsid w:val="00A55444"/>
    <w:rsid w:val="00A61C7E"/>
    <w:rsid w:val="00A64D47"/>
    <w:rsid w:val="00A65AC4"/>
    <w:rsid w:val="00A677BB"/>
    <w:rsid w:val="00A702F0"/>
    <w:rsid w:val="00A70722"/>
    <w:rsid w:val="00A7083E"/>
    <w:rsid w:val="00A742B3"/>
    <w:rsid w:val="00A75B22"/>
    <w:rsid w:val="00A75B9B"/>
    <w:rsid w:val="00A81137"/>
    <w:rsid w:val="00A872BB"/>
    <w:rsid w:val="00A87572"/>
    <w:rsid w:val="00A96908"/>
    <w:rsid w:val="00A9767D"/>
    <w:rsid w:val="00AA01C1"/>
    <w:rsid w:val="00AA18EC"/>
    <w:rsid w:val="00AA5DE9"/>
    <w:rsid w:val="00AA767E"/>
    <w:rsid w:val="00AB1578"/>
    <w:rsid w:val="00AB1C73"/>
    <w:rsid w:val="00AB1E9B"/>
    <w:rsid w:val="00AB3CEC"/>
    <w:rsid w:val="00AB4166"/>
    <w:rsid w:val="00AB6D28"/>
    <w:rsid w:val="00AC2C0E"/>
    <w:rsid w:val="00AC348D"/>
    <w:rsid w:val="00AC4755"/>
    <w:rsid w:val="00AC5DE9"/>
    <w:rsid w:val="00AC65B1"/>
    <w:rsid w:val="00AC7D45"/>
    <w:rsid w:val="00AD0CC5"/>
    <w:rsid w:val="00AD3DD3"/>
    <w:rsid w:val="00AD4FAE"/>
    <w:rsid w:val="00AD5A7C"/>
    <w:rsid w:val="00AD67BC"/>
    <w:rsid w:val="00AE3716"/>
    <w:rsid w:val="00AE39CC"/>
    <w:rsid w:val="00AE42A1"/>
    <w:rsid w:val="00AE695E"/>
    <w:rsid w:val="00AE6B30"/>
    <w:rsid w:val="00AF17B1"/>
    <w:rsid w:val="00AF23FC"/>
    <w:rsid w:val="00AF4004"/>
    <w:rsid w:val="00B02E79"/>
    <w:rsid w:val="00B1011A"/>
    <w:rsid w:val="00B13097"/>
    <w:rsid w:val="00B135DD"/>
    <w:rsid w:val="00B17F24"/>
    <w:rsid w:val="00B23304"/>
    <w:rsid w:val="00B273D8"/>
    <w:rsid w:val="00B27A2A"/>
    <w:rsid w:val="00B33471"/>
    <w:rsid w:val="00B34290"/>
    <w:rsid w:val="00B35C45"/>
    <w:rsid w:val="00B401EA"/>
    <w:rsid w:val="00B40D88"/>
    <w:rsid w:val="00B4146E"/>
    <w:rsid w:val="00B4216F"/>
    <w:rsid w:val="00B429F3"/>
    <w:rsid w:val="00B446FE"/>
    <w:rsid w:val="00B47B99"/>
    <w:rsid w:val="00B51352"/>
    <w:rsid w:val="00B515DA"/>
    <w:rsid w:val="00B55F60"/>
    <w:rsid w:val="00B6238C"/>
    <w:rsid w:val="00B64C8C"/>
    <w:rsid w:val="00B6647D"/>
    <w:rsid w:val="00B70752"/>
    <w:rsid w:val="00B7077A"/>
    <w:rsid w:val="00B778B9"/>
    <w:rsid w:val="00B82CAC"/>
    <w:rsid w:val="00B82F48"/>
    <w:rsid w:val="00B846EC"/>
    <w:rsid w:val="00B865A2"/>
    <w:rsid w:val="00B867D6"/>
    <w:rsid w:val="00B867E5"/>
    <w:rsid w:val="00B87D96"/>
    <w:rsid w:val="00BA1AF3"/>
    <w:rsid w:val="00BA23B2"/>
    <w:rsid w:val="00BA2927"/>
    <w:rsid w:val="00BA3419"/>
    <w:rsid w:val="00BA587A"/>
    <w:rsid w:val="00BA6FA0"/>
    <w:rsid w:val="00BB4A4C"/>
    <w:rsid w:val="00BC2767"/>
    <w:rsid w:val="00BC54BA"/>
    <w:rsid w:val="00BC6655"/>
    <w:rsid w:val="00BC6F83"/>
    <w:rsid w:val="00BD6041"/>
    <w:rsid w:val="00BD71C5"/>
    <w:rsid w:val="00BD7DA4"/>
    <w:rsid w:val="00BE7F99"/>
    <w:rsid w:val="00BF2635"/>
    <w:rsid w:val="00BF530C"/>
    <w:rsid w:val="00C00B9B"/>
    <w:rsid w:val="00C04EA8"/>
    <w:rsid w:val="00C06085"/>
    <w:rsid w:val="00C060F0"/>
    <w:rsid w:val="00C0646D"/>
    <w:rsid w:val="00C06AE0"/>
    <w:rsid w:val="00C072DB"/>
    <w:rsid w:val="00C107D2"/>
    <w:rsid w:val="00C11733"/>
    <w:rsid w:val="00C13757"/>
    <w:rsid w:val="00C14210"/>
    <w:rsid w:val="00C173DB"/>
    <w:rsid w:val="00C17C60"/>
    <w:rsid w:val="00C217B0"/>
    <w:rsid w:val="00C2192D"/>
    <w:rsid w:val="00C2497D"/>
    <w:rsid w:val="00C266DF"/>
    <w:rsid w:val="00C30FB6"/>
    <w:rsid w:val="00C30FDD"/>
    <w:rsid w:val="00C344DB"/>
    <w:rsid w:val="00C34EF9"/>
    <w:rsid w:val="00C35471"/>
    <w:rsid w:val="00C357D9"/>
    <w:rsid w:val="00C36354"/>
    <w:rsid w:val="00C367B7"/>
    <w:rsid w:val="00C36879"/>
    <w:rsid w:val="00C477A7"/>
    <w:rsid w:val="00C50E08"/>
    <w:rsid w:val="00C51617"/>
    <w:rsid w:val="00C52BEB"/>
    <w:rsid w:val="00C538F8"/>
    <w:rsid w:val="00C5702B"/>
    <w:rsid w:val="00C60365"/>
    <w:rsid w:val="00C6068F"/>
    <w:rsid w:val="00C65399"/>
    <w:rsid w:val="00C65957"/>
    <w:rsid w:val="00C67305"/>
    <w:rsid w:val="00C71EA2"/>
    <w:rsid w:val="00C73E32"/>
    <w:rsid w:val="00C8544F"/>
    <w:rsid w:val="00C874DA"/>
    <w:rsid w:val="00C905B7"/>
    <w:rsid w:val="00C9159A"/>
    <w:rsid w:val="00C9794C"/>
    <w:rsid w:val="00CA129C"/>
    <w:rsid w:val="00CA1A3D"/>
    <w:rsid w:val="00CA1FA3"/>
    <w:rsid w:val="00CA2073"/>
    <w:rsid w:val="00CA2CCA"/>
    <w:rsid w:val="00CA4E20"/>
    <w:rsid w:val="00CA52B0"/>
    <w:rsid w:val="00CB3D99"/>
    <w:rsid w:val="00CB4E91"/>
    <w:rsid w:val="00CB7159"/>
    <w:rsid w:val="00CB7C12"/>
    <w:rsid w:val="00CC17C9"/>
    <w:rsid w:val="00CC1F83"/>
    <w:rsid w:val="00CC211E"/>
    <w:rsid w:val="00CC2F36"/>
    <w:rsid w:val="00CC3614"/>
    <w:rsid w:val="00CC6E96"/>
    <w:rsid w:val="00CD0342"/>
    <w:rsid w:val="00CD394A"/>
    <w:rsid w:val="00CD3EBD"/>
    <w:rsid w:val="00CD3FB9"/>
    <w:rsid w:val="00CD7D13"/>
    <w:rsid w:val="00CE20C1"/>
    <w:rsid w:val="00CE2183"/>
    <w:rsid w:val="00CE2184"/>
    <w:rsid w:val="00CE2409"/>
    <w:rsid w:val="00CE33A8"/>
    <w:rsid w:val="00CE4AF0"/>
    <w:rsid w:val="00CE5565"/>
    <w:rsid w:val="00CE6EA5"/>
    <w:rsid w:val="00CF1C9B"/>
    <w:rsid w:val="00CF6791"/>
    <w:rsid w:val="00D00DB5"/>
    <w:rsid w:val="00D01766"/>
    <w:rsid w:val="00D05A28"/>
    <w:rsid w:val="00D06E4B"/>
    <w:rsid w:val="00D165AA"/>
    <w:rsid w:val="00D17E5B"/>
    <w:rsid w:val="00D25981"/>
    <w:rsid w:val="00D2673F"/>
    <w:rsid w:val="00D32BE4"/>
    <w:rsid w:val="00D35026"/>
    <w:rsid w:val="00D36785"/>
    <w:rsid w:val="00D430F6"/>
    <w:rsid w:val="00D462C2"/>
    <w:rsid w:val="00D47F2D"/>
    <w:rsid w:val="00D50B07"/>
    <w:rsid w:val="00D50E24"/>
    <w:rsid w:val="00D53733"/>
    <w:rsid w:val="00D56CD8"/>
    <w:rsid w:val="00D61060"/>
    <w:rsid w:val="00D62DB5"/>
    <w:rsid w:val="00D67071"/>
    <w:rsid w:val="00D74039"/>
    <w:rsid w:val="00D77E2E"/>
    <w:rsid w:val="00D81ED4"/>
    <w:rsid w:val="00D82516"/>
    <w:rsid w:val="00D83CD6"/>
    <w:rsid w:val="00D84532"/>
    <w:rsid w:val="00D87559"/>
    <w:rsid w:val="00D916A4"/>
    <w:rsid w:val="00DA23E0"/>
    <w:rsid w:val="00DA3D14"/>
    <w:rsid w:val="00DA41D8"/>
    <w:rsid w:val="00DA4600"/>
    <w:rsid w:val="00DA65B2"/>
    <w:rsid w:val="00DA6F22"/>
    <w:rsid w:val="00DA75B0"/>
    <w:rsid w:val="00DA7914"/>
    <w:rsid w:val="00DB0DB4"/>
    <w:rsid w:val="00DB17CA"/>
    <w:rsid w:val="00DB44FE"/>
    <w:rsid w:val="00DB49D1"/>
    <w:rsid w:val="00DB5125"/>
    <w:rsid w:val="00DB7066"/>
    <w:rsid w:val="00DC0505"/>
    <w:rsid w:val="00DC0895"/>
    <w:rsid w:val="00DC20F2"/>
    <w:rsid w:val="00DC242D"/>
    <w:rsid w:val="00DC6027"/>
    <w:rsid w:val="00DC6CF5"/>
    <w:rsid w:val="00DC7484"/>
    <w:rsid w:val="00DC7624"/>
    <w:rsid w:val="00DD2B0C"/>
    <w:rsid w:val="00DE0768"/>
    <w:rsid w:val="00DE0AD3"/>
    <w:rsid w:val="00DE1876"/>
    <w:rsid w:val="00DE1DF2"/>
    <w:rsid w:val="00DE4647"/>
    <w:rsid w:val="00DE7399"/>
    <w:rsid w:val="00DF0F1C"/>
    <w:rsid w:val="00DF1740"/>
    <w:rsid w:val="00DF2962"/>
    <w:rsid w:val="00DF2C1A"/>
    <w:rsid w:val="00DF4DEC"/>
    <w:rsid w:val="00DF6ADD"/>
    <w:rsid w:val="00E0012E"/>
    <w:rsid w:val="00E00E2C"/>
    <w:rsid w:val="00E00F00"/>
    <w:rsid w:val="00E01779"/>
    <w:rsid w:val="00E036F8"/>
    <w:rsid w:val="00E03F76"/>
    <w:rsid w:val="00E074BC"/>
    <w:rsid w:val="00E10547"/>
    <w:rsid w:val="00E12FCC"/>
    <w:rsid w:val="00E13210"/>
    <w:rsid w:val="00E1414A"/>
    <w:rsid w:val="00E16FA1"/>
    <w:rsid w:val="00E224A4"/>
    <w:rsid w:val="00E23A7C"/>
    <w:rsid w:val="00E25F01"/>
    <w:rsid w:val="00E31720"/>
    <w:rsid w:val="00E31A09"/>
    <w:rsid w:val="00E336A6"/>
    <w:rsid w:val="00E36AEC"/>
    <w:rsid w:val="00E40256"/>
    <w:rsid w:val="00E40F75"/>
    <w:rsid w:val="00E4148A"/>
    <w:rsid w:val="00E419F7"/>
    <w:rsid w:val="00E41EA4"/>
    <w:rsid w:val="00E47FB6"/>
    <w:rsid w:val="00E510FF"/>
    <w:rsid w:val="00E5209A"/>
    <w:rsid w:val="00E521BA"/>
    <w:rsid w:val="00E54127"/>
    <w:rsid w:val="00E570A4"/>
    <w:rsid w:val="00E61ADA"/>
    <w:rsid w:val="00E65AE9"/>
    <w:rsid w:val="00E70AFC"/>
    <w:rsid w:val="00E719F4"/>
    <w:rsid w:val="00E72366"/>
    <w:rsid w:val="00E756C6"/>
    <w:rsid w:val="00E76912"/>
    <w:rsid w:val="00E779B8"/>
    <w:rsid w:val="00E81A13"/>
    <w:rsid w:val="00E82374"/>
    <w:rsid w:val="00E829EB"/>
    <w:rsid w:val="00E840FA"/>
    <w:rsid w:val="00E846C4"/>
    <w:rsid w:val="00E85790"/>
    <w:rsid w:val="00E860FF"/>
    <w:rsid w:val="00E9540C"/>
    <w:rsid w:val="00E96134"/>
    <w:rsid w:val="00EA3AFA"/>
    <w:rsid w:val="00EB0091"/>
    <w:rsid w:val="00EB1719"/>
    <w:rsid w:val="00EB19D1"/>
    <w:rsid w:val="00EB1DDB"/>
    <w:rsid w:val="00EB42BF"/>
    <w:rsid w:val="00EB6A58"/>
    <w:rsid w:val="00EC3682"/>
    <w:rsid w:val="00ED0EBB"/>
    <w:rsid w:val="00ED161E"/>
    <w:rsid w:val="00EE19D8"/>
    <w:rsid w:val="00EE2126"/>
    <w:rsid w:val="00EE2A79"/>
    <w:rsid w:val="00EE35D0"/>
    <w:rsid w:val="00EE42C0"/>
    <w:rsid w:val="00EE7347"/>
    <w:rsid w:val="00EE77ED"/>
    <w:rsid w:val="00EF00B4"/>
    <w:rsid w:val="00EF0AF2"/>
    <w:rsid w:val="00EF1254"/>
    <w:rsid w:val="00EF5651"/>
    <w:rsid w:val="00F00493"/>
    <w:rsid w:val="00F00B7C"/>
    <w:rsid w:val="00F03C64"/>
    <w:rsid w:val="00F03D6B"/>
    <w:rsid w:val="00F06A10"/>
    <w:rsid w:val="00F07787"/>
    <w:rsid w:val="00F20CC3"/>
    <w:rsid w:val="00F230AF"/>
    <w:rsid w:val="00F23B4A"/>
    <w:rsid w:val="00F25D56"/>
    <w:rsid w:val="00F4118E"/>
    <w:rsid w:val="00F44E01"/>
    <w:rsid w:val="00F45CAA"/>
    <w:rsid w:val="00F5022A"/>
    <w:rsid w:val="00F512AC"/>
    <w:rsid w:val="00F53F9A"/>
    <w:rsid w:val="00F5614E"/>
    <w:rsid w:val="00F60828"/>
    <w:rsid w:val="00F6376C"/>
    <w:rsid w:val="00F63954"/>
    <w:rsid w:val="00F66E39"/>
    <w:rsid w:val="00F725F3"/>
    <w:rsid w:val="00F739C8"/>
    <w:rsid w:val="00F74FE8"/>
    <w:rsid w:val="00F75276"/>
    <w:rsid w:val="00F75D5C"/>
    <w:rsid w:val="00F81046"/>
    <w:rsid w:val="00F821B1"/>
    <w:rsid w:val="00F86167"/>
    <w:rsid w:val="00F92723"/>
    <w:rsid w:val="00F9626F"/>
    <w:rsid w:val="00FA0302"/>
    <w:rsid w:val="00FA1346"/>
    <w:rsid w:val="00FA2F41"/>
    <w:rsid w:val="00FA3A0E"/>
    <w:rsid w:val="00FA6534"/>
    <w:rsid w:val="00FA7D96"/>
    <w:rsid w:val="00FB0E35"/>
    <w:rsid w:val="00FB135D"/>
    <w:rsid w:val="00FB2FA7"/>
    <w:rsid w:val="00FB3189"/>
    <w:rsid w:val="00FB3217"/>
    <w:rsid w:val="00FB467F"/>
    <w:rsid w:val="00FB4A94"/>
    <w:rsid w:val="00FB5443"/>
    <w:rsid w:val="00FC0300"/>
    <w:rsid w:val="00FC11D7"/>
    <w:rsid w:val="00FC25BE"/>
    <w:rsid w:val="00FC2A0E"/>
    <w:rsid w:val="00FC4014"/>
    <w:rsid w:val="00FC54BD"/>
    <w:rsid w:val="00FC7BCE"/>
    <w:rsid w:val="00FD1218"/>
    <w:rsid w:val="00FD3283"/>
    <w:rsid w:val="00FD3686"/>
    <w:rsid w:val="00FD380D"/>
    <w:rsid w:val="00FD3F8A"/>
    <w:rsid w:val="00FE0761"/>
    <w:rsid w:val="00FE153B"/>
    <w:rsid w:val="00FE15B0"/>
    <w:rsid w:val="00FE2ACF"/>
    <w:rsid w:val="00FE3982"/>
    <w:rsid w:val="00FE72FD"/>
    <w:rsid w:val="00FE7D9B"/>
    <w:rsid w:val="00FF019E"/>
    <w:rsid w:val="00FF11F1"/>
    <w:rsid w:val="00FF4C4C"/>
    <w:rsid w:val="00FF5CBF"/>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1"/>
    </o:shapelayout>
  </w:shapeDefaults>
  <w:decimalSymbol w:val="."/>
  <w:listSeparator w:val=","/>
  <w14:docId w14:val="3F896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1507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850428"/>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uiPriority w:val="99"/>
    <w:rsid w:val="007635A5"/>
  </w:style>
  <w:style w:type="character" w:customStyle="1" w:styleId="Heading1Char">
    <w:name w:val="Heading 1 Char"/>
    <w:basedOn w:val="DefaultParagraphFont"/>
    <w:link w:val="Heading1"/>
    <w:rsid w:val="00AE695E"/>
    <w:rPr>
      <w:b/>
      <w:sz w:val="30"/>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qFormat/>
    <w:rsid w:val="007C7495"/>
    <w:pPr>
      <w:tabs>
        <w:tab w:val="right" w:pos="9900"/>
      </w:tabs>
    </w:pPr>
  </w:style>
  <w:style w:type="character" w:customStyle="1" w:styleId="cf6rfooter20081113Char">
    <w:name w:val="cf6rfooter20081113 Char"/>
    <w:basedOn w:val="FooterChar"/>
    <w:link w:val="cf6rfooter20081113"/>
    <w:rsid w:val="007C7495"/>
    <w:rPr>
      <w:rFonts w:asciiTheme="minorHAnsi" w:hAnsiTheme="minorHAnsi"/>
      <w:i w:val="0"/>
    </w:rPr>
  </w:style>
  <w:style w:type="character" w:styleId="Hyperlink">
    <w:name w:val="Hyperlink"/>
    <w:uiPriority w:val="99"/>
    <w:rsid w:val="00F75D5C"/>
    <w:rPr>
      <w:color w:val="0000FF"/>
      <w:u w:val="single"/>
    </w:rPr>
  </w:style>
  <w:style w:type="paragraph" w:customStyle="1" w:styleId="Style17">
    <w:name w:val="Style17"/>
    <w:basedOn w:val="Heading1"/>
    <w:link w:val="Style17Char"/>
    <w:qFormat/>
    <w:rsid w:val="0052278E"/>
    <w:rPr>
      <w:rFonts w:asciiTheme="minorHAnsi" w:hAnsiTheme="minorHAnsi"/>
      <w:b w:val="0"/>
      <w:bCs/>
    </w:rPr>
  </w:style>
  <w:style w:type="paragraph" w:customStyle="1" w:styleId="Style18">
    <w:name w:val="Style18"/>
    <w:basedOn w:val="Heading1"/>
    <w:link w:val="Style18Char"/>
    <w:qFormat/>
    <w:rsid w:val="0052278E"/>
    <w:pPr>
      <w:jc w:val="right"/>
    </w:pPr>
    <w:rPr>
      <w:rFonts w:asciiTheme="minorHAnsi" w:hAnsiTheme="minorHAnsi"/>
      <w:b w:val="0"/>
      <w:bCs/>
    </w:rPr>
  </w:style>
  <w:style w:type="character" w:customStyle="1" w:styleId="Style17Char">
    <w:name w:val="Style17 Char"/>
    <w:basedOn w:val="Heading1Char"/>
    <w:link w:val="Style17"/>
    <w:rsid w:val="0052278E"/>
    <w:rPr>
      <w:rFonts w:asciiTheme="minorHAnsi" w:hAnsiTheme="minorHAnsi"/>
      <w:b w:val="0"/>
      <w:bCs/>
      <w:sz w:val="30"/>
    </w:rPr>
  </w:style>
  <w:style w:type="paragraph" w:customStyle="1" w:styleId="Style19">
    <w:name w:val="Style19"/>
    <w:basedOn w:val="Normal"/>
    <w:link w:val="Style19Char"/>
    <w:qFormat/>
    <w:rsid w:val="0052278E"/>
    <w:pPr>
      <w:tabs>
        <w:tab w:val="right" w:pos="10543"/>
      </w:tabs>
    </w:pPr>
    <w:rPr>
      <w:rFonts w:asciiTheme="minorHAnsi" w:hAnsiTheme="minorHAnsi"/>
      <w:bCs/>
    </w:rPr>
  </w:style>
  <w:style w:type="character" w:customStyle="1" w:styleId="Style18Char">
    <w:name w:val="Style18 Char"/>
    <w:basedOn w:val="Heading1Char"/>
    <w:link w:val="Style18"/>
    <w:rsid w:val="0052278E"/>
    <w:rPr>
      <w:rFonts w:asciiTheme="minorHAnsi" w:hAnsiTheme="minorHAnsi"/>
      <w:b w:val="0"/>
      <w:bCs/>
      <w:sz w:val="30"/>
    </w:rPr>
  </w:style>
  <w:style w:type="paragraph" w:customStyle="1" w:styleId="Style20">
    <w:name w:val="Style20"/>
    <w:basedOn w:val="Normal"/>
    <w:link w:val="Style20Char"/>
    <w:qFormat/>
    <w:rsid w:val="0052278E"/>
    <w:rPr>
      <w:rFonts w:asciiTheme="minorHAnsi" w:hAnsiTheme="minorHAnsi"/>
      <w:sz w:val="12"/>
      <w:szCs w:val="12"/>
    </w:rPr>
  </w:style>
  <w:style w:type="character" w:customStyle="1" w:styleId="Style19Char">
    <w:name w:val="Style19 Char"/>
    <w:basedOn w:val="DefaultParagraphFont"/>
    <w:link w:val="Style19"/>
    <w:rsid w:val="0052278E"/>
    <w:rPr>
      <w:rFonts w:asciiTheme="minorHAnsi" w:hAnsiTheme="minorHAnsi"/>
      <w:bCs/>
    </w:rPr>
  </w:style>
  <w:style w:type="character" w:customStyle="1" w:styleId="Style20Char">
    <w:name w:val="Style20 Char"/>
    <w:basedOn w:val="DefaultParagraphFont"/>
    <w:link w:val="Style20"/>
    <w:rsid w:val="0052278E"/>
    <w:rPr>
      <w:rFonts w:asciiTheme="minorHAnsi" w:hAnsiTheme="minorHAnsi"/>
      <w:sz w:val="12"/>
      <w:szCs w:val="12"/>
    </w:rPr>
  </w:style>
  <w:style w:type="paragraph" w:customStyle="1" w:styleId="Style7">
    <w:name w:val="Style7"/>
    <w:basedOn w:val="Footer"/>
    <w:link w:val="Style7Char"/>
    <w:uiPriority w:val="99"/>
    <w:rsid w:val="00986DCA"/>
    <w:rPr>
      <w:rFonts w:ascii="Calibri" w:hAnsi="Calibri"/>
      <w:b/>
      <w:i/>
    </w:rPr>
  </w:style>
  <w:style w:type="character" w:customStyle="1" w:styleId="Style7Char">
    <w:name w:val="Style7 Char"/>
    <w:basedOn w:val="FooterChar"/>
    <w:link w:val="Style7"/>
    <w:uiPriority w:val="99"/>
    <w:locked/>
    <w:rsid w:val="00986DCA"/>
    <w:rPr>
      <w:rFonts w:ascii="Calibri" w:hAnsi="Calibri"/>
      <w:b/>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1507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850428"/>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uiPriority w:val="99"/>
    <w:rsid w:val="007635A5"/>
  </w:style>
  <w:style w:type="character" w:customStyle="1" w:styleId="Heading1Char">
    <w:name w:val="Heading 1 Char"/>
    <w:basedOn w:val="DefaultParagraphFont"/>
    <w:link w:val="Heading1"/>
    <w:rsid w:val="00AE695E"/>
    <w:rPr>
      <w:b/>
      <w:sz w:val="30"/>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qFormat/>
    <w:rsid w:val="007C7495"/>
    <w:pPr>
      <w:tabs>
        <w:tab w:val="right" w:pos="9900"/>
      </w:tabs>
    </w:pPr>
  </w:style>
  <w:style w:type="character" w:customStyle="1" w:styleId="cf6rfooter20081113Char">
    <w:name w:val="cf6rfooter20081113 Char"/>
    <w:basedOn w:val="FooterChar"/>
    <w:link w:val="cf6rfooter20081113"/>
    <w:rsid w:val="007C7495"/>
    <w:rPr>
      <w:rFonts w:asciiTheme="minorHAnsi" w:hAnsiTheme="minorHAnsi"/>
      <w:i w:val="0"/>
    </w:rPr>
  </w:style>
  <w:style w:type="character" w:styleId="Hyperlink">
    <w:name w:val="Hyperlink"/>
    <w:uiPriority w:val="99"/>
    <w:rsid w:val="00F75D5C"/>
    <w:rPr>
      <w:color w:val="0000FF"/>
      <w:u w:val="single"/>
    </w:rPr>
  </w:style>
  <w:style w:type="paragraph" w:customStyle="1" w:styleId="Style17">
    <w:name w:val="Style17"/>
    <w:basedOn w:val="Heading1"/>
    <w:link w:val="Style17Char"/>
    <w:qFormat/>
    <w:rsid w:val="0052278E"/>
    <w:rPr>
      <w:rFonts w:asciiTheme="minorHAnsi" w:hAnsiTheme="minorHAnsi"/>
      <w:b w:val="0"/>
      <w:bCs/>
    </w:rPr>
  </w:style>
  <w:style w:type="paragraph" w:customStyle="1" w:styleId="Style18">
    <w:name w:val="Style18"/>
    <w:basedOn w:val="Heading1"/>
    <w:link w:val="Style18Char"/>
    <w:qFormat/>
    <w:rsid w:val="0052278E"/>
    <w:pPr>
      <w:jc w:val="right"/>
    </w:pPr>
    <w:rPr>
      <w:rFonts w:asciiTheme="minorHAnsi" w:hAnsiTheme="minorHAnsi"/>
      <w:b w:val="0"/>
      <w:bCs/>
    </w:rPr>
  </w:style>
  <w:style w:type="character" w:customStyle="1" w:styleId="Style17Char">
    <w:name w:val="Style17 Char"/>
    <w:basedOn w:val="Heading1Char"/>
    <w:link w:val="Style17"/>
    <w:rsid w:val="0052278E"/>
    <w:rPr>
      <w:rFonts w:asciiTheme="minorHAnsi" w:hAnsiTheme="minorHAnsi"/>
      <w:b w:val="0"/>
      <w:bCs/>
      <w:sz w:val="30"/>
    </w:rPr>
  </w:style>
  <w:style w:type="paragraph" w:customStyle="1" w:styleId="Style19">
    <w:name w:val="Style19"/>
    <w:basedOn w:val="Normal"/>
    <w:link w:val="Style19Char"/>
    <w:qFormat/>
    <w:rsid w:val="0052278E"/>
    <w:pPr>
      <w:tabs>
        <w:tab w:val="right" w:pos="10543"/>
      </w:tabs>
    </w:pPr>
    <w:rPr>
      <w:rFonts w:asciiTheme="minorHAnsi" w:hAnsiTheme="minorHAnsi"/>
      <w:bCs/>
    </w:rPr>
  </w:style>
  <w:style w:type="character" w:customStyle="1" w:styleId="Style18Char">
    <w:name w:val="Style18 Char"/>
    <w:basedOn w:val="Heading1Char"/>
    <w:link w:val="Style18"/>
    <w:rsid w:val="0052278E"/>
    <w:rPr>
      <w:rFonts w:asciiTheme="minorHAnsi" w:hAnsiTheme="minorHAnsi"/>
      <w:b w:val="0"/>
      <w:bCs/>
      <w:sz w:val="30"/>
    </w:rPr>
  </w:style>
  <w:style w:type="paragraph" w:customStyle="1" w:styleId="Style20">
    <w:name w:val="Style20"/>
    <w:basedOn w:val="Normal"/>
    <w:link w:val="Style20Char"/>
    <w:qFormat/>
    <w:rsid w:val="0052278E"/>
    <w:rPr>
      <w:rFonts w:asciiTheme="minorHAnsi" w:hAnsiTheme="minorHAnsi"/>
      <w:sz w:val="12"/>
      <w:szCs w:val="12"/>
    </w:rPr>
  </w:style>
  <w:style w:type="character" w:customStyle="1" w:styleId="Style19Char">
    <w:name w:val="Style19 Char"/>
    <w:basedOn w:val="DefaultParagraphFont"/>
    <w:link w:val="Style19"/>
    <w:rsid w:val="0052278E"/>
    <w:rPr>
      <w:rFonts w:asciiTheme="minorHAnsi" w:hAnsiTheme="minorHAnsi"/>
      <w:bCs/>
    </w:rPr>
  </w:style>
  <w:style w:type="character" w:customStyle="1" w:styleId="Style20Char">
    <w:name w:val="Style20 Char"/>
    <w:basedOn w:val="DefaultParagraphFont"/>
    <w:link w:val="Style20"/>
    <w:rsid w:val="0052278E"/>
    <w:rPr>
      <w:rFonts w:asciiTheme="minorHAnsi" w:hAnsiTheme="minorHAnsi"/>
      <w:sz w:val="12"/>
      <w:szCs w:val="12"/>
    </w:rPr>
  </w:style>
  <w:style w:type="paragraph" w:customStyle="1" w:styleId="Style7">
    <w:name w:val="Style7"/>
    <w:basedOn w:val="Footer"/>
    <w:link w:val="Style7Char"/>
    <w:uiPriority w:val="99"/>
    <w:rsid w:val="00986DCA"/>
    <w:rPr>
      <w:rFonts w:ascii="Calibri" w:hAnsi="Calibri"/>
      <w:b/>
      <w:i/>
    </w:rPr>
  </w:style>
  <w:style w:type="character" w:customStyle="1" w:styleId="Style7Char">
    <w:name w:val="Style7 Char"/>
    <w:basedOn w:val="FooterChar"/>
    <w:link w:val="Style7"/>
    <w:uiPriority w:val="99"/>
    <w:locked/>
    <w:rsid w:val="00986DCA"/>
    <w:rPr>
      <w:rFonts w:ascii="Calibri" w:hAnsi="Calibri"/>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848095">
      <w:bodyDiv w:val="1"/>
      <w:marLeft w:val="0"/>
      <w:marRight w:val="0"/>
      <w:marTop w:val="0"/>
      <w:marBottom w:val="0"/>
      <w:divBdr>
        <w:top w:val="none" w:sz="0" w:space="0" w:color="auto"/>
        <w:left w:val="none" w:sz="0" w:space="0" w:color="auto"/>
        <w:bottom w:val="none" w:sz="0" w:space="0" w:color="auto"/>
        <w:right w:val="none" w:sz="0" w:space="0" w:color="auto"/>
      </w:divBdr>
    </w:div>
    <w:div w:id="118157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eader" Target="header4.xml"/><Relationship Id="rId10" Type="http://schemas.openxmlformats.org/officeDocument/2006/relationships/hyperlink" Target="http://www.ahridirectory.org" TargetMode="External"/><Relationship Id="rId19" Type="http://schemas.openxmlformats.org/officeDocument/2006/relationships/hyperlink" Target="http://www.ahridirectory.org"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CDBB81-1686-45AD-9DB5-4A9BE262EC40}">
  <ds:schemaRefs>
    <ds:schemaRef ds:uri="http://schemas.openxmlformats.org/officeDocument/2006/bibliography"/>
  </ds:schemaRefs>
</ds:datastoreItem>
</file>

<file path=customXml/itemProps2.xml><?xml version="1.0" encoding="utf-8"?>
<ds:datastoreItem xmlns:ds="http://schemas.openxmlformats.org/officeDocument/2006/customXml" ds:itemID="{8FBEC5EF-6AE9-447C-9F62-AC6EC3957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3647</Words>
  <Characters>20791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24390</CharactersWithSpaces>
  <SharedDoc>false</SharedDoc>
  <HLinks>
    <vt:vector size="12" baseType="variant">
      <vt:variant>
        <vt:i4>5439495</vt:i4>
      </vt:variant>
      <vt:variant>
        <vt:i4>3</vt:i4>
      </vt:variant>
      <vt:variant>
        <vt:i4>0</vt:i4>
      </vt:variant>
      <vt:variant>
        <vt:i4>5</vt:i4>
      </vt:variant>
      <vt:variant>
        <vt:lpwstr>http://www.ahridirectory.org/</vt:lpwstr>
      </vt:variant>
      <vt:variant>
        <vt:lpwstr/>
      </vt:variant>
      <vt:variant>
        <vt:i4>5439495</vt:i4>
      </vt:variant>
      <vt:variant>
        <vt:i4>0</vt:i4>
      </vt:variant>
      <vt:variant>
        <vt:i4>0</vt:i4>
      </vt:variant>
      <vt:variant>
        <vt:i4>5</vt:i4>
      </vt:variant>
      <vt:variant>
        <vt:lpwstr>http://www.ahridirectory.org/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jmiller20140204</dc:creator>
  <cp:lastModifiedBy>Smith, Alexis@Energy</cp:lastModifiedBy>
  <cp:revision>18</cp:revision>
  <cp:lastPrinted>2017-03-13T20:10:00Z</cp:lastPrinted>
  <dcterms:created xsi:type="dcterms:W3CDTF">2015-06-09T19:00:00Z</dcterms:created>
  <dcterms:modified xsi:type="dcterms:W3CDTF">2017-12-01T22:56:00Z</dcterms:modified>
</cp:coreProperties>
</file>