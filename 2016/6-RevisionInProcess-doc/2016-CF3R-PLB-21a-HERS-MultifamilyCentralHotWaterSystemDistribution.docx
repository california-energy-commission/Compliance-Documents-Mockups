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1980"/>
        <w:gridCol w:w="2070"/>
      </w:tblGrid>
      <w:tr w:rsidR="006A6017" w:rsidRPr="0082211E" w14:paraId="0A1EFCDA" w14:textId="77777777" w:rsidTr="00F102B0">
        <w:trPr>
          <w:cantSplit/>
          <w:trHeight w:val="144"/>
        </w:trPr>
        <w:tc>
          <w:tcPr>
            <w:tcW w:w="14598" w:type="dxa"/>
            <w:gridSpan w:val="14"/>
            <w:tcBorders>
              <w:top w:val="single" w:sz="4" w:space="0" w:color="auto"/>
              <w:left w:val="single" w:sz="4" w:space="0" w:color="auto"/>
              <w:bottom w:val="single" w:sz="4" w:space="0" w:color="auto"/>
              <w:right w:val="single" w:sz="4" w:space="0" w:color="auto"/>
            </w:tcBorders>
          </w:tcPr>
          <w:p w14:paraId="0A1EFCD8" w14:textId="77777777" w:rsidR="006A6017" w:rsidRDefault="006A6017" w:rsidP="007B3692">
            <w:pPr>
              <w:keepNext/>
              <w:tabs>
                <w:tab w:val="left" w:pos="2160"/>
                <w:tab w:val="left" w:pos="2700"/>
                <w:tab w:val="left" w:pos="3420"/>
                <w:tab w:val="left" w:pos="3780"/>
                <w:tab w:val="left" w:pos="5760"/>
                <w:tab w:val="left" w:pos="7212"/>
              </w:tabs>
              <w:spacing w:after="0" w:line="240" w:lineRule="auto"/>
              <w:rPr>
                <w:rFonts w:asciiTheme="minorHAnsi" w:hAnsiTheme="minorHAnsi" w:cs="Arial"/>
                <w:b/>
                <w:sz w:val="20"/>
                <w:szCs w:val="20"/>
              </w:rPr>
            </w:pPr>
            <w:r w:rsidRPr="001B0A17">
              <w:rPr>
                <w:rFonts w:asciiTheme="minorHAnsi" w:hAnsiTheme="minorHAnsi" w:cs="Arial"/>
                <w:b/>
                <w:sz w:val="20"/>
                <w:szCs w:val="20"/>
              </w:rPr>
              <w:t xml:space="preserve">A. Design </w:t>
            </w:r>
            <w:r>
              <w:rPr>
                <w:rFonts w:asciiTheme="minorHAnsi" w:hAnsiTheme="minorHAnsi" w:cs="Arial"/>
                <w:b/>
                <w:sz w:val="20"/>
                <w:szCs w:val="20"/>
              </w:rPr>
              <w:t xml:space="preserve">HERS Verified </w:t>
            </w:r>
            <w:r w:rsidRPr="001B0A17">
              <w:rPr>
                <w:rFonts w:asciiTheme="minorHAnsi" w:hAnsiTheme="minorHAnsi" w:cs="Arial"/>
                <w:b/>
                <w:sz w:val="20"/>
                <w:szCs w:val="20"/>
              </w:rPr>
              <w:t xml:space="preserve">Central Water Heating Systems Information </w:t>
            </w:r>
          </w:p>
          <w:p w14:paraId="0A1EFCD9" w14:textId="77777777" w:rsidR="006A6017" w:rsidRPr="0082211E" w:rsidRDefault="00BE2570" w:rsidP="007B3692">
            <w:pPr>
              <w:keepNext/>
              <w:spacing w:after="0" w:line="240" w:lineRule="auto"/>
              <w:rPr>
                <w:b/>
              </w:rPr>
            </w:pPr>
            <w:r w:rsidRPr="0002006B">
              <w:rPr>
                <w:rFonts w:eastAsia="Times New Roman"/>
                <w:sz w:val="18"/>
                <w:szCs w:val="18"/>
              </w:rPr>
              <w:t xml:space="preserve">This table reports the </w:t>
            </w:r>
            <w:r>
              <w:rPr>
                <w:rFonts w:eastAsia="Times New Roman"/>
                <w:sz w:val="18"/>
                <w:szCs w:val="18"/>
              </w:rPr>
              <w:t xml:space="preserve">water heating </w:t>
            </w:r>
            <w:r w:rsidRPr="0002006B">
              <w:rPr>
                <w:rFonts w:eastAsia="Times New Roman"/>
                <w:sz w:val="18"/>
                <w:szCs w:val="18"/>
              </w:rPr>
              <w:t xml:space="preserve">system features that were specified on the registered </w:t>
            </w:r>
            <w:r>
              <w:rPr>
                <w:rFonts w:eastAsia="Times New Roman"/>
                <w:sz w:val="18"/>
                <w:szCs w:val="18"/>
              </w:rPr>
              <w:t>CF1R</w:t>
            </w:r>
            <w:r w:rsidRPr="0002006B">
              <w:rPr>
                <w:rFonts w:eastAsia="Times New Roman"/>
                <w:sz w:val="18"/>
                <w:szCs w:val="18"/>
              </w:rPr>
              <w:t xml:space="preserve"> compliance document for this project.</w:t>
            </w:r>
          </w:p>
        </w:tc>
      </w:tr>
      <w:tr w:rsidR="006A6017" w:rsidRPr="0082211E" w14:paraId="0A1EFCE9" w14:textId="77777777" w:rsidTr="00F102B0">
        <w:trPr>
          <w:cantSplit/>
          <w:trHeight w:val="144"/>
        </w:trPr>
        <w:tc>
          <w:tcPr>
            <w:tcW w:w="1457" w:type="dxa"/>
            <w:tcBorders>
              <w:top w:val="single" w:sz="4" w:space="0" w:color="auto"/>
              <w:left w:val="single" w:sz="4" w:space="0" w:color="auto"/>
              <w:bottom w:val="single" w:sz="4" w:space="0" w:color="auto"/>
              <w:right w:val="single" w:sz="4" w:space="0" w:color="auto"/>
            </w:tcBorders>
            <w:vAlign w:val="bottom"/>
          </w:tcPr>
          <w:p w14:paraId="0A1EFCDB"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01</w:t>
            </w:r>
          </w:p>
        </w:tc>
        <w:tc>
          <w:tcPr>
            <w:tcW w:w="1080" w:type="dxa"/>
            <w:tcBorders>
              <w:top w:val="single" w:sz="4" w:space="0" w:color="auto"/>
              <w:left w:val="single" w:sz="4" w:space="0" w:color="auto"/>
              <w:bottom w:val="single" w:sz="4" w:space="0" w:color="auto"/>
              <w:right w:val="single" w:sz="4" w:space="0" w:color="auto"/>
            </w:tcBorders>
            <w:vAlign w:val="bottom"/>
          </w:tcPr>
          <w:p w14:paraId="0A1EFCDC"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02</w:t>
            </w:r>
          </w:p>
        </w:tc>
        <w:tc>
          <w:tcPr>
            <w:tcW w:w="901" w:type="dxa"/>
            <w:tcBorders>
              <w:top w:val="single" w:sz="4" w:space="0" w:color="auto"/>
              <w:left w:val="single" w:sz="4" w:space="0" w:color="auto"/>
              <w:bottom w:val="single" w:sz="4" w:space="0" w:color="auto"/>
              <w:right w:val="single" w:sz="4" w:space="0" w:color="auto"/>
            </w:tcBorders>
            <w:vAlign w:val="bottom"/>
          </w:tcPr>
          <w:p w14:paraId="0A1EFCDD"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03</w:t>
            </w:r>
          </w:p>
        </w:tc>
        <w:tc>
          <w:tcPr>
            <w:tcW w:w="791" w:type="dxa"/>
            <w:tcBorders>
              <w:top w:val="single" w:sz="4" w:space="0" w:color="auto"/>
              <w:left w:val="single" w:sz="4" w:space="0" w:color="auto"/>
              <w:bottom w:val="single" w:sz="4" w:space="0" w:color="auto"/>
              <w:right w:val="single" w:sz="4" w:space="0" w:color="auto"/>
            </w:tcBorders>
            <w:vAlign w:val="bottom"/>
          </w:tcPr>
          <w:p w14:paraId="0A1EFCDE"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4" w:space="0" w:color="auto"/>
              <w:left w:val="single" w:sz="4" w:space="0" w:color="auto"/>
              <w:bottom w:val="single" w:sz="4" w:space="0" w:color="auto"/>
              <w:right w:val="single" w:sz="4" w:space="0" w:color="auto"/>
            </w:tcBorders>
            <w:vAlign w:val="bottom"/>
          </w:tcPr>
          <w:p w14:paraId="0A1EFCDF"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4" w:space="0" w:color="auto"/>
              <w:left w:val="single" w:sz="4" w:space="0" w:color="auto"/>
              <w:bottom w:val="single" w:sz="4" w:space="0" w:color="auto"/>
              <w:right w:val="single" w:sz="4" w:space="0" w:color="auto"/>
            </w:tcBorders>
            <w:vAlign w:val="bottom"/>
          </w:tcPr>
          <w:p w14:paraId="0A1EFCE0"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4" w:space="0" w:color="auto"/>
              <w:left w:val="single" w:sz="4" w:space="0" w:color="auto"/>
              <w:bottom w:val="single" w:sz="4" w:space="0" w:color="auto"/>
              <w:right w:val="single" w:sz="4" w:space="0" w:color="auto"/>
            </w:tcBorders>
            <w:vAlign w:val="bottom"/>
          </w:tcPr>
          <w:p w14:paraId="0A1EFCE1"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4" w:space="0" w:color="auto"/>
              <w:left w:val="single" w:sz="4" w:space="0" w:color="auto"/>
              <w:bottom w:val="single" w:sz="4" w:space="0" w:color="auto"/>
              <w:right w:val="single" w:sz="4" w:space="0" w:color="auto"/>
            </w:tcBorders>
            <w:vAlign w:val="bottom"/>
          </w:tcPr>
          <w:p w14:paraId="0A1EFCE2"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4" w:space="0" w:color="auto"/>
              <w:left w:val="single" w:sz="4" w:space="0" w:color="auto"/>
              <w:bottom w:val="single" w:sz="4" w:space="0" w:color="auto"/>
              <w:right w:val="single" w:sz="4" w:space="0" w:color="auto"/>
            </w:tcBorders>
            <w:vAlign w:val="bottom"/>
          </w:tcPr>
          <w:p w14:paraId="0A1EFCE3"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4" w:space="0" w:color="auto"/>
              <w:left w:val="single" w:sz="4" w:space="0" w:color="auto"/>
              <w:bottom w:val="single" w:sz="4" w:space="0" w:color="auto"/>
              <w:right w:val="single" w:sz="4" w:space="0" w:color="auto"/>
            </w:tcBorders>
            <w:vAlign w:val="bottom"/>
          </w:tcPr>
          <w:p w14:paraId="0A1EFCE4"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4" w:space="0" w:color="auto"/>
              <w:left w:val="single" w:sz="4" w:space="0" w:color="auto"/>
              <w:bottom w:val="single" w:sz="4" w:space="0" w:color="auto"/>
              <w:right w:val="single" w:sz="4" w:space="0" w:color="auto"/>
            </w:tcBorders>
            <w:vAlign w:val="bottom"/>
          </w:tcPr>
          <w:p w14:paraId="0A1EFCE5"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4" w:space="0" w:color="auto"/>
              <w:left w:val="single" w:sz="4" w:space="0" w:color="auto"/>
              <w:bottom w:val="single" w:sz="4" w:space="0" w:color="auto"/>
              <w:right w:val="single" w:sz="4" w:space="0" w:color="auto"/>
            </w:tcBorders>
            <w:vAlign w:val="bottom"/>
          </w:tcPr>
          <w:p w14:paraId="0A1EFCE6"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12</w:t>
            </w:r>
          </w:p>
        </w:tc>
        <w:tc>
          <w:tcPr>
            <w:tcW w:w="1980" w:type="dxa"/>
            <w:tcBorders>
              <w:top w:val="single" w:sz="4" w:space="0" w:color="auto"/>
              <w:left w:val="single" w:sz="4" w:space="0" w:color="auto"/>
              <w:bottom w:val="single" w:sz="4" w:space="0" w:color="auto"/>
              <w:right w:val="single" w:sz="4" w:space="0" w:color="auto"/>
            </w:tcBorders>
            <w:vAlign w:val="bottom"/>
          </w:tcPr>
          <w:p w14:paraId="0A1EFCE7"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2070" w:type="dxa"/>
            <w:tcBorders>
              <w:top w:val="single" w:sz="4" w:space="0" w:color="auto"/>
              <w:left w:val="single" w:sz="4" w:space="0" w:color="auto"/>
              <w:bottom w:val="single" w:sz="4" w:space="0" w:color="auto"/>
              <w:right w:val="single" w:sz="4" w:space="0" w:color="auto"/>
            </w:tcBorders>
            <w:vAlign w:val="bottom"/>
          </w:tcPr>
          <w:p w14:paraId="0A1EFCE8" w14:textId="77777777" w:rsidR="006A6017"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6A6017" w:rsidRPr="0082211E" w14:paraId="0A1EFCFD" w14:textId="77777777" w:rsidTr="00F102B0">
        <w:trPr>
          <w:cantSplit/>
          <w:trHeight w:val="144"/>
        </w:trPr>
        <w:tc>
          <w:tcPr>
            <w:tcW w:w="1457" w:type="dxa"/>
            <w:tcBorders>
              <w:top w:val="single" w:sz="4" w:space="0" w:color="auto"/>
              <w:left w:val="single" w:sz="4" w:space="0" w:color="auto"/>
              <w:bottom w:val="single" w:sz="4" w:space="0" w:color="auto"/>
              <w:right w:val="single" w:sz="4" w:space="0" w:color="auto"/>
            </w:tcBorders>
            <w:vAlign w:val="bottom"/>
          </w:tcPr>
          <w:p w14:paraId="0A1EFCEA"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Water Heating System ID or Name</w:t>
            </w:r>
          </w:p>
        </w:tc>
        <w:tc>
          <w:tcPr>
            <w:tcW w:w="1080" w:type="dxa"/>
            <w:tcBorders>
              <w:top w:val="single" w:sz="4" w:space="0" w:color="auto"/>
              <w:left w:val="single" w:sz="4" w:space="0" w:color="auto"/>
              <w:bottom w:val="single" w:sz="4" w:space="0" w:color="auto"/>
              <w:right w:val="single" w:sz="4" w:space="0" w:color="auto"/>
            </w:tcBorders>
            <w:vAlign w:val="bottom"/>
          </w:tcPr>
          <w:p w14:paraId="0A1EFCEB"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Water Heating System Type</w:t>
            </w:r>
          </w:p>
        </w:tc>
        <w:tc>
          <w:tcPr>
            <w:tcW w:w="901" w:type="dxa"/>
            <w:tcBorders>
              <w:top w:val="single" w:sz="4" w:space="0" w:color="auto"/>
              <w:left w:val="single" w:sz="4" w:space="0" w:color="auto"/>
              <w:bottom w:val="single" w:sz="4" w:space="0" w:color="auto"/>
              <w:right w:val="single" w:sz="4" w:space="0" w:color="auto"/>
            </w:tcBorders>
            <w:vAlign w:val="bottom"/>
          </w:tcPr>
          <w:p w14:paraId="0A1EFCEC"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Water Heater Type</w:t>
            </w:r>
          </w:p>
        </w:tc>
        <w:tc>
          <w:tcPr>
            <w:tcW w:w="791" w:type="dxa"/>
            <w:tcBorders>
              <w:top w:val="single" w:sz="4" w:space="0" w:color="auto"/>
              <w:left w:val="single" w:sz="4" w:space="0" w:color="auto"/>
              <w:bottom w:val="single" w:sz="4" w:space="0" w:color="auto"/>
              <w:right w:val="single" w:sz="4" w:space="0" w:color="auto"/>
            </w:tcBorders>
            <w:vAlign w:val="bottom"/>
          </w:tcPr>
          <w:p w14:paraId="0A1EFCED" w14:textId="5125D2AC" w:rsidR="006A6017" w:rsidRPr="0082211E" w:rsidRDefault="006A6017" w:rsidP="00F102B0">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F102B0">
              <w:rPr>
                <w:rFonts w:eastAsia="Times New Roman"/>
                <w:sz w:val="16"/>
                <w:szCs w:val="18"/>
              </w:rPr>
              <w:t>S</w:t>
            </w:r>
            <w:r w:rsidRPr="0082211E">
              <w:rPr>
                <w:rFonts w:eastAsia="Times New Roman"/>
                <w:sz w:val="16"/>
                <w:szCs w:val="18"/>
              </w:rPr>
              <w:t>ystem</w:t>
            </w:r>
          </w:p>
        </w:tc>
        <w:tc>
          <w:tcPr>
            <w:tcW w:w="792" w:type="dxa"/>
            <w:tcBorders>
              <w:top w:val="single" w:sz="4" w:space="0" w:color="auto"/>
              <w:left w:val="single" w:sz="4" w:space="0" w:color="auto"/>
              <w:bottom w:val="single" w:sz="4" w:space="0" w:color="auto"/>
              <w:right w:val="single" w:sz="4" w:space="0" w:color="auto"/>
            </w:tcBorders>
            <w:vAlign w:val="bottom"/>
          </w:tcPr>
          <w:p w14:paraId="0A1EFCEE"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Water Heater </w:t>
            </w:r>
          </w:p>
          <w:p w14:paraId="0A1EFCEF"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Storage</w:t>
            </w:r>
          </w:p>
          <w:p w14:paraId="0A1EFCF0"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tcBorders>
              <w:top w:val="single" w:sz="4" w:space="0" w:color="auto"/>
              <w:left w:val="single" w:sz="4" w:space="0" w:color="auto"/>
              <w:bottom w:val="single" w:sz="4" w:space="0" w:color="auto"/>
              <w:right w:val="single" w:sz="4" w:space="0" w:color="auto"/>
            </w:tcBorders>
            <w:vAlign w:val="bottom"/>
          </w:tcPr>
          <w:p w14:paraId="0A1EFCF1"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Fuel Type</w:t>
            </w:r>
          </w:p>
        </w:tc>
        <w:tc>
          <w:tcPr>
            <w:tcW w:w="685" w:type="dxa"/>
            <w:tcBorders>
              <w:top w:val="single" w:sz="4" w:space="0" w:color="auto"/>
              <w:left w:val="single" w:sz="4" w:space="0" w:color="auto"/>
              <w:bottom w:val="single" w:sz="4" w:space="0" w:color="auto"/>
              <w:right w:val="single" w:sz="4" w:space="0" w:color="auto"/>
            </w:tcBorders>
            <w:vAlign w:val="bottom"/>
          </w:tcPr>
          <w:p w14:paraId="0A1EFCF2"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Rated Input Type</w:t>
            </w:r>
          </w:p>
        </w:tc>
        <w:tc>
          <w:tcPr>
            <w:tcW w:w="720" w:type="dxa"/>
            <w:tcBorders>
              <w:top w:val="single" w:sz="4" w:space="0" w:color="auto"/>
              <w:left w:val="single" w:sz="4" w:space="0" w:color="auto"/>
              <w:bottom w:val="single" w:sz="4" w:space="0" w:color="auto"/>
              <w:right w:val="single" w:sz="4" w:space="0" w:color="auto"/>
            </w:tcBorders>
            <w:vAlign w:val="bottom"/>
          </w:tcPr>
          <w:p w14:paraId="0A1EFCF3"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Rated Input Value</w:t>
            </w:r>
          </w:p>
        </w:tc>
        <w:tc>
          <w:tcPr>
            <w:tcW w:w="900" w:type="dxa"/>
            <w:tcBorders>
              <w:top w:val="single" w:sz="4" w:space="0" w:color="auto"/>
              <w:left w:val="single" w:sz="4" w:space="0" w:color="auto"/>
              <w:bottom w:val="single" w:sz="4" w:space="0" w:color="auto"/>
              <w:right w:val="single" w:sz="4" w:space="0" w:color="auto"/>
            </w:tcBorders>
            <w:vAlign w:val="bottom"/>
          </w:tcPr>
          <w:p w14:paraId="0A1EFCF4"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Heating Efficiency Type</w:t>
            </w:r>
          </w:p>
        </w:tc>
        <w:tc>
          <w:tcPr>
            <w:tcW w:w="863" w:type="dxa"/>
            <w:tcBorders>
              <w:top w:val="single" w:sz="4" w:space="0" w:color="auto"/>
              <w:left w:val="single" w:sz="4" w:space="0" w:color="auto"/>
              <w:bottom w:val="single" w:sz="4" w:space="0" w:color="auto"/>
              <w:right w:val="single" w:sz="4" w:space="0" w:color="auto"/>
            </w:tcBorders>
            <w:vAlign w:val="bottom"/>
          </w:tcPr>
          <w:p w14:paraId="0A1EFCF5"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Heating Efficiency Value</w:t>
            </w:r>
          </w:p>
        </w:tc>
        <w:tc>
          <w:tcPr>
            <w:tcW w:w="792" w:type="dxa"/>
            <w:tcBorders>
              <w:top w:val="single" w:sz="4" w:space="0" w:color="auto"/>
              <w:left w:val="single" w:sz="4" w:space="0" w:color="auto"/>
              <w:bottom w:val="single" w:sz="4" w:space="0" w:color="auto"/>
              <w:right w:val="single" w:sz="4" w:space="0" w:color="auto"/>
            </w:tcBorders>
            <w:vAlign w:val="bottom"/>
          </w:tcPr>
          <w:p w14:paraId="1D2CD14D" w14:textId="77777777" w:rsidR="00F102B0"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Standby Loss </w:t>
            </w:r>
          </w:p>
          <w:p w14:paraId="0A1EFCF6" w14:textId="5B664605"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w:t>
            </w:r>
          </w:p>
        </w:tc>
        <w:tc>
          <w:tcPr>
            <w:tcW w:w="775" w:type="dxa"/>
            <w:tcBorders>
              <w:top w:val="single" w:sz="4" w:space="0" w:color="auto"/>
              <w:left w:val="single" w:sz="4" w:space="0" w:color="auto"/>
              <w:bottom w:val="single" w:sz="4" w:space="0" w:color="auto"/>
              <w:right w:val="single" w:sz="4" w:space="0" w:color="auto"/>
            </w:tcBorders>
            <w:vAlign w:val="bottom"/>
          </w:tcPr>
          <w:p w14:paraId="0A1EFCF7"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Exterior </w:t>
            </w:r>
            <w:proofErr w:type="spellStart"/>
            <w:r w:rsidRPr="0082211E">
              <w:rPr>
                <w:rFonts w:eastAsia="Times New Roman"/>
                <w:sz w:val="16"/>
                <w:szCs w:val="18"/>
              </w:rPr>
              <w:t>Insul</w:t>
            </w:r>
            <w:proofErr w:type="spellEnd"/>
            <w:r w:rsidRPr="0082211E">
              <w:rPr>
                <w:rFonts w:eastAsia="Times New Roman"/>
                <w:sz w:val="16"/>
                <w:szCs w:val="18"/>
              </w:rPr>
              <w:t xml:space="preserve">. </w:t>
            </w:r>
          </w:p>
          <w:p w14:paraId="0A1EFCF8"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R-Value</w:t>
            </w:r>
          </w:p>
        </w:tc>
        <w:tc>
          <w:tcPr>
            <w:tcW w:w="1980" w:type="dxa"/>
            <w:tcBorders>
              <w:top w:val="single" w:sz="4" w:space="0" w:color="auto"/>
              <w:left w:val="single" w:sz="4" w:space="0" w:color="auto"/>
              <w:bottom w:val="single" w:sz="4" w:space="0" w:color="auto"/>
              <w:right w:val="single" w:sz="4" w:space="0" w:color="auto"/>
            </w:tcBorders>
            <w:vAlign w:val="bottom"/>
          </w:tcPr>
          <w:p w14:paraId="0A1EFCF9"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Central DHW System </w:t>
            </w:r>
          </w:p>
          <w:p w14:paraId="0A1EFCFA"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Distribution Type</w:t>
            </w:r>
          </w:p>
        </w:tc>
        <w:tc>
          <w:tcPr>
            <w:tcW w:w="2070" w:type="dxa"/>
            <w:tcBorders>
              <w:top w:val="single" w:sz="4" w:space="0" w:color="auto"/>
              <w:left w:val="single" w:sz="4" w:space="0" w:color="auto"/>
              <w:bottom w:val="single" w:sz="4" w:space="0" w:color="auto"/>
              <w:right w:val="single" w:sz="4" w:space="0" w:color="auto"/>
            </w:tcBorders>
            <w:vAlign w:val="bottom"/>
          </w:tcPr>
          <w:p w14:paraId="0A1EFCFB"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Dwelling Unit DHW System</w:t>
            </w:r>
          </w:p>
          <w:p w14:paraId="0A1EFCFC"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Distribution Type</w:t>
            </w:r>
          </w:p>
        </w:tc>
      </w:tr>
      <w:tr w:rsidR="006A6017" w:rsidRPr="0082211E" w14:paraId="0A1EFD0C" w14:textId="77777777" w:rsidTr="00F102B0">
        <w:trPr>
          <w:cantSplit/>
          <w:trHeight w:val="144"/>
        </w:trPr>
        <w:tc>
          <w:tcPr>
            <w:tcW w:w="1457" w:type="dxa"/>
            <w:tcBorders>
              <w:top w:val="single" w:sz="4" w:space="0" w:color="auto"/>
              <w:left w:val="single" w:sz="4" w:space="0" w:color="auto"/>
              <w:bottom w:val="single" w:sz="4" w:space="0" w:color="auto"/>
              <w:right w:val="single" w:sz="4" w:space="0" w:color="auto"/>
            </w:tcBorders>
          </w:tcPr>
          <w:p w14:paraId="0A1EFCFE"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tcPr>
          <w:p w14:paraId="0A1EFCFF"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tcPr>
          <w:p w14:paraId="0A1EFD00"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tcBorders>
              <w:top w:val="single" w:sz="4" w:space="0" w:color="auto"/>
              <w:left w:val="single" w:sz="4" w:space="0" w:color="auto"/>
              <w:bottom w:val="single" w:sz="4" w:space="0" w:color="auto"/>
              <w:right w:val="single" w:sz="4" w:space="0" w:color="auto"/>
            </w:tcBorders>
          </w:tcPr>
          <w:p w14:paraId="0A1EFD01"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0A1EFD02"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0A1EFD03"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Borders>
              <w:top w:val="single" w:sz="4" w:space="0" w:color="auto"/>
              <w:left w:val="single" w:sz="4" w:space="0" w:color="auto"/>
              <w:bottom w:val="single" w:sz="4" w:space="0" w:color="auto"/>
              <w:right w:val="single" w:sz="4" w:space="0" w:color="auto"/>
            </w:tcBorders>
          </w:tcPr>
          <w:p w14:paraId="0A1EFD04"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Borders>
              <w:top w:val="single" w:sz="4" w:space="0" w:color="auto"/>
              <w:left w:val="single" w:sz="4" w:space="0" w:color="auto"/>
              <w:bottom w:val="single" w:sz="4" w:space="0" w:color="auto"/>
              <w:right w:val="single" w:sz="4" w:space="0" w:color="auto"/>
            </w:tcBorders>
          </w:tcPr>
          <w:p w14:paraId="0A1EFD05"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0" w:type="dxa"/>
            <w:tcBorders>
              <w:top w:val="single" w:sz="4" w:space="0" w:color="auto"/>
              <w:left w:val="single" w:sz="4" w:space="0" w:color="auto"/>
              <w:bottom w:val="single" w:sz="4" w:space="0" w:color="auto"/>
              <w:right w:val="single" w:sz="4" w:space="0" w:color="auto"/>
            </w:tcBorders>
          </w:tcPr>
          <w:p w14:paraId="0A1EFD06"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Borders>
              <w:top w:val="single" w:sz="4" w:space="0" w:color="auto"/>
              <w:left w:val="single" w:sz="4" w:space="0" w:color="auto"/>
              <w:bottom w:val="single" w:sz="4" w:space="0" w:color="auto"/>
              <w:right w:val="single" w:sz="4" w:space="0" w:color="auto"/>
            </w:tcBorders>
          </w:tcPr>
          <w:p w14:paraId="0A1EFD07"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0A1EFD08"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tcPr>
          <w:p w14:paraId="0A1EFD09"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tcPr>
          <w:p w14:paraId="0A1EFD0A"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c>
          <w:tcPr>
            <w:tcW w:w="2070" w:type="dxa"/>
            <w:tcBorders>
              <w:top w:val="single" w:sz="4" w:space="0" w:color="auto"/>
              <w:left w:val="single" w:sz="4" w:space="0" w:color="auto"/>
              <w:bottom w:val="single" w:sz="4" w:space="0" w:color="auto"/>
              <w:right w:val="single" w:sz="4" w:space="0" w:color="auto"/>
            </w:tcBorders>
          </w:tcPr>
          <w:p w14:paraId="0A1EFD0B"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6A6017" w:rsidRPr="0082211E" w14:paraId="0A1EFD1B" w14:textId="77777777" w:rsidTr="00F102B0">
        <w:trPr>
          <w:cantSplit/>
          <w:trHeight w:val="144"/>
        </w:trPr>
        <w:tc>
          <w:tcPr>
            <w:tcW w:w="1457" w:type="dxa"/>
            <w:tcBorders>
              <w:top w:val="single" w:sz="4" w:space="0" w:color="auto"/>
              <w:left w:val="single" w:sz="4" w:space="0" w:color="auto"/>
              <w:bottom w:val="single" w:sz="4" w:space="0" w:color="auto"/>
              <w:right w:val="single" w:sz="4" w:space="0" w:color="auto"/>
            </w:tcBorders>
            <w:vAlign w:val="center"/>
          </w:tcPr>
          <w:p w14:paraId="0A1EFD0D"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0A1EFD0E"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0A1EFD0F"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0A1EFD10"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0A1EFD11"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0A1EFD12"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0A1EFD13"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0A1EFD14"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0A1EFD15"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0A1EFD16"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0A1EFD17"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0A1EFD18"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0A1EFD19"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0A1EFD1A"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0A1EFD1C" w14:textId="77777777" w:rsidR="00140960" w:rsidRDefault="00140960" w:rsidP="00761CA3">
      <w:pPr>
        <w:suppressAutoHyphens/>
        <w:spacing w:after="0" w:line="240" w:lineRule="auto"/>
        <w:ind w:left="446"/>
        <w:rPr>
          <w:rFonts w:asciiTheme="minorHAnsi" w:hAnsiTheme="minorHAnsi"/>
          <w:b/>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558"/>
        <w:gridCol w:w="899"/>
        <w:gridCol w:w="1080"/>
        <w:gridCol w:w="901"/>
        <w:gridCol w:w="791"/>
        <w:gridCol w:w="792"/>
        <w:gridCol w:w="792"/>
        <w:gridCol w:w="685"/>
        <w:gridCol w:w="720"/>
        <w:gridCol w:w="900"/>
        <w:gridCol w:w="863"/>
        <w:gridCol w:w="792"/>
        <w:gridCol w:w="775"/>
        <w:gridCol w:w="1980"/>
        <w:gridCol w:w="2070"/>
      </w:tblGrid>
      <w:tr w:rsidR="006A6017" w:rsidRPr="0082211E" w14:paraId="0A1EFD1E" w14:textId="77777777" w:rsidTr="00F102B0">
        <w:trPr>
          <w:cantSplit/>
          <w:trHeight w:val="144"/>
        </w:trPr>
        <w:tc>
          <w:tcPr>
            <w:tcW w:w="14598" w:type="dxa"/>
            <w:gridSpan w:val="15"/>
            <w:tcBorders>
              <w:top w:val="single" w:sz="4" w:space="0" w:color="auto"/>
              <w:left w:val="single" w:sz="4" w:space="0" w:color="auto"/>
              <w:bottom w:val="single" w:sz="4" w:space="0" w:color="auto"/>
              <w:right w:val="single" w:sz="4" w:space="0" w:color="auto"/>
            </w:tcBorders>
          </w:tcPr>
          <w:p w14:paraId="0A1EFD1D" w14:textId="77777777" w:rsidR="006A6017" w:rsidRDefault="006A6017" w:rsidP="006A6017">
            <w:pPr>
              <w:keepNext/>
              <w:tabs>
                <w:tab w:val="left" w:pos="2160"/>
                <w:tab w:val="left" w:pos="2700"/>
                <w:tab w:val="left" w:pos="3420"/>
                <w:tab w:val="left" w:pos="3780"/>
                <w:tab w:val="left" w:pos="5760"/>
                <w:tab w:val="left" w:pos="7212"/>
              </w:tabs>
              <w:spacing w:after="0" w:line="240" w:lineRule="auto"/>
              <w:rPr>
                <w:b/>
              </w:rPr>
            </w:pPr>
            <w:r w:rsidRPr="001B0A17">
              <w:rPr>
                <w:rFonts w:asciiTheme="minorHAnsi" w:hAnsiTheme="minorHAnsi" w:cs="Arial"/>
                <w:b/>
                <w:sz w:val="20"/>
                <w:szCs w:val="20"/>
              </w:rPr>
              <w:t xml:space="preserve">B. Installed </w:t>
            </w:r>
            <w:r>
              <w:rPr>
                <w:rFonts w:asciiTheme="minorHAnsi" w:hAnsiTheme="minorHAnsi" w:cs="Arial"/>
                <w:b/>
                <w:sz w:val="20"/>
                <w:szCs w:val="20"/>
              </w:rPr>
              <w:t xml:space="preserve">HERS Verified </w:t>
            </w:r>
            <w:r w:rsidRPr="001B0A17">
              <w:rPr>
                <w:rFonts w:asciiTheme="minorHAnsi" w:hAnsiTheme="minorHAnsi" w:cs="Arial"/>
                <w:b/>
                <w:sz w:val="20"/>
                <w:szCs w:val="20"/>
              </w:rPr>
              <w:t xml:space="preserve">Central Water Heating Systems Information </w:t>
            </w:r>
          </w:p>
        </w:tc>
      </w:tr>
      <w:tr w:rsidR="006A6017" w:rsidRPr="0082211E" w14:paraId="0A1EFD2D" w14:textId="77777777" w:rsidTr="00F102B0">
        <w:trPr>
          <w:cantSplit/>
          <w:trHeight w:val="144"/>
        </w:trPr>
        <w:tc>
          <w:tcPr>
            <w:tcW w:w="1457" w:type="dxa"/>
            <w:gridSpan w:val="2"/>
            <w:tcBorders>
              <w:top w:val="single" w:sz="4" w:space="0" w:color="auto"/>
              <w:left w:val="single" w:sz="4" w:space="0" w:color="auto"/>
              <w:bottom w:val="single" w:sz="4" w:space="0" w:color="auto"/>
              <w:right w:val="single" w:sz="4" w:space="0" w:color="auto"/>
            </w:tcBorders>
            <w:vAlign w:val="bottom"/>
          </w:tcPr>
          <w:p w14:paraId="0A1EFD1F"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01</w:t>
            </w:r>
          </w:p>
        </w:tc>
        <w:tc>
          <w:tcPr>
            <w:tcW w:w="1080" w:type="dxa"/>
            <w:tcBorders>
              <w:top w:val="single" w:sz="4" w:space="0" w:color="auto"/>
              <w:left w:val="single" w:sz="4" w:space="0" w:color="auto"/>
              <w:bottom w:val="single" w:sz="4" w:space="0" w:color="auto"/>
              <w:right w:val="single" w:sz="4" w:space="0" w:color="auto"/>
            </w:tcBorders>
            <w:vAlign w:val="bottom"/>
          </w:tcPr>
          <w:p w14:paraId="0A1EFD20"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02</w:t>
            </w:r>
          </w:p>
        </w:tc>
        <w:tc>
          <w:tcPr>
            <w:tcW w:w="901" w:type="dxa"/>
            <w:tcBorders>
              <w:top w:val="single" w:sz="4" w:space="0" w:color="auto"/>
              <w:left w:val="single" w:sz="4" w:space="0" w:color="auto"/>
              <w:bottom w:val="single" w:sz="4" w:space="0" w:color="auto"/>
              <w:right w:val="single" w:sz="4" w:space="0" w:color="auto"/>
            </w:tcBorders>
            <w:vAlign w:val="bottom"/>
          </w:tcPr>
          <w:p w14:paraId="0A1EFD21"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03</w:t>
            </w:r>
          </w:p>
        </w:tc>
        <w:tc>
          <w:tcPr>
            <w:tcW w:w="791" w:type="dxa"/>
            <w:tcBorders>
              <w:top w:val="single" w:sz="4" w:space="0" w:color="auto"/>
              <w:left w:val="single" w:sz="4" w:space="0" w:color="auto"/>
              <w:bottom w:val="single" w:sz="4" w:space="0" w:color="auto"/>
              <w:right w:val="single" w:sz="4" w:space="0" w:color="auto"/>
            </w:tcBorders>
            <w:vAlign w:val="bottom"/>
          </w:tcPr>
          <w:p w14:paraId="0A1EFD22"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4" w:space="0" w:color="auto"/>
              <w:left w:val="single" w:sz="4" w:space="0" w:color="auto"/>
              <w:bottom w:val="single" w:sz="4" w:space="0" w:color="auto"/>
              <w:right w:val="single" w:sz="4" w:space="0" w:color="auto"/>
            </w:tcBorders>
            <w:vAlign w:val="bottom"/>
          </w:tcPr>
          <w:p w14:paraId="0A1EFD23"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4" w:space="0" w:color="auto"/>
              <w:left w:val="single" w:sz="4" w:space="0" w:color="auto"/>
              <w:bottom w:val="single" w:sz="4" w:space="0" w:color="auto"/>
              <w:right w:val="single" w:sz="4" w:space="0" w:color="auto"/>
            </w:tcBorders>
            <w:vAlign w:val="bottom"/>
          </w:tcPr>
          <w:p w14:paraId="0A1EFD24"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4" w:space="0" w:color="auto"/>
              <w:left w:val="single" w:sz="4" w:space="0" w:color="auto"/>
              <w:bottom w:val="single" w:sz="4" w:space="0" w:color="auto"/>
              <w:right w:val="single" w:sz="4" w:space="0" w:color="auto"/>
            </w:tcBorders>
            <w:vAlign w:val="bottom"/>
          </w:tcPr>
          <w:p w14:paraId="0A1EFD25"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4" w:space="0" w:color="auto"/>
              <w:left w:val="single" w:sz="4" w:space="0" w:color="auto"/>
              <w:bottom w:val="single" w:sz="4" w:space="0" w:color="auto"/>
              <w:right w:val="single" w:sz="4" w:space="0" w:color="auto"/>
            </w:tcBorders>
            <w:vAlign w:val="bottom"/>
          </w:tcPr>
          <w:p w14:paraId="0A1EFD26"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4" w:space="0" w:color="auto"/>
              <w:left w:val="single" w:sz="4" w:space="0" w:color="auto"/>
              <w:bottom w:val="single" w:sz="4" w:space="0" w:color="auto"/>
              <w:right w:val="single" w:sz="4" w:space="0" w:color="auto"/>
            </w:tcBorders>
            <w:vAlign w:val="bottom"/>
          </w:tcPr>
          <w:p w14:paraId="0A1EFD27"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4" w:space="0" w:color="auto"/>
              <w:left w:val="single" w:sz="4" w:space="0" w:color="auto"/>
              <w:bottom w:val="single" w:sz="4" w:space="0" w:color="auto"/>
              <w:right w:val="single" w:sz="4" w:space="0" w:color="auto"/>
            </w:tcBorders>
            <w:vAlign w:val="bottom"/>
          </w:tcPr>
          <w:p w14:paraId="0A1EFD28"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4" w:space="0" w:color="auto"/>
              <w:left w:val="single" w:sz="4" w:space="0" w:color="auto"/>
              <w:bottom w:val="single" w:sz="4" w:space="0" w:color="auto"/>
              <w:right w:val="single" w:sz="4" w:space="0" w:color="auto"/>
            </w:tcBorders>
            <w:vAlign w:val="bottom"/>
          </w:tcPr>
          <w:p w14:paraId="0A1EFD29"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4" w:space="0" w:color="auto"/>
              <w:left w:val="single" w:sz="4" w:space="0" w:color="auto"/>
              <w:bottom w:val="single" w:sz="4" w:space="0" w:color="auto"/>
              <w:right w:val="single" w:sz="4" w:space="0" w:color="auto"/>
            </w:tcBorders>
            <w:vAlign w:val="bottom"/>
          </w:tcPr>
          <w:p w14:paraId="0A1EFD2A"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12</w:t>
            </w:r>
          </w:p>
        </w:tc>
        <w:tc>
          <w:tcPr>
            <w:tcW w:w="1980" w:type="dxa"/>
            <w:tcBorders>
              <w:top w:val="single" w:sz="4" w:space="0" w:color="auto"/>
              <w:left w:val="single" w:sz="4" w:space="0" w:color="auto"/>
              <w:bottom w:val="single" w:sz="4" w:space="0" w:color="auto"/>
              <w:right w:val="single" w:sz="4" w:space="0" w:color="auto"/>
            </w:tcBorders>
            <w:vAlign w:val="bottom"/>
          </w:tcPr>
          <w:p w14:paraId="0A1EFD2B"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2070" w:type="dxa"/>
            <w:tcBorders>
              <w:top w:val="single" w:sz="4" w:space="0" w:color="auto"/>
              <w:left w:val="single" w:sz="4" w:space="0" w:color="auto"/>
              <w:bottom w:val="single" w:sz="4" w:space="0" w:color="auto"/>
              <w:right w:val="single" w:sz="4" w:space="0" w:color="auto"/>
            </w:tcBorders>
            <w:vAlign w:val="bottom"/>
          </w:tcPr>
          <w:p w14:paraId="0A1EFD2C"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6A6017" w:rsidRPr="0082211E" w14:paraId="0A1EFD41" w14:textId="77777777" w:rsidTr="00F102B0">
        <w:trPr>
          <w:cantSplit/>
          <w:trHeight w:val="144"/>
        </w:trPr>
        <w:tc>
          <w:tcPr>
            <w:tcW w:w="1457" w:type="dxa"/>
            <w:gridSpan w:val="2"/>
            <w:tcBorders>
              <w:top w:val="single" w:sz="4" w:space="0" w:color="auto"/>
              <w:left w:val="single" w:sz="4" w:space="0" w:color="auto"/>
              <w:bottom w:val="single" w:sz="4" w:space="0" w:color="auto"/>
              <w:right w:val="single" w:sz="4" w:space="0" w:color="auto"/>
            </w:tcBorders>
            <w:vAlign w:val="bottom"/>
          </w:tcPr>
          <w:p w14:paraId="0A1EFD2E"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Heating System ID or Name</w:t>
            </w:r>
          </w:p>
        </w:tc>
        <w:tc>
          <w:tcPr>
            <w:tcW w:w="1080" w:type="dxa"/>
            <w:tcBorders>
              <w:top w:val="single" w:sz="4" w:space="0" w:color="auto"/>
              <w:left w:val="single" w:sz="4" w:space="0" w:color="auto"/>
              <w:bottom w:val="single" w:sz="4" w:space="0" w:color="auto"/>
              <w:right w:val="single" w:sz="4" w:space="0" w:color="auto"/>
            </w:tcBorders>
            <w:vAlign w:val="bottom"/>
          </w:tcPr>
          <w:p w14:paraId="0A1EFD2F"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 Water Heating System Type</w:t>
            </w:r>
          </w:p>
        </w:tc>
        <w:tc>
          <w:tcPr>
            <w:tcW w:w="901" w:type="dxa"/>
            <w:tcBorders>
              <w:top w:val="single" w:sz="4" w:space="0" w:color="auto"/>
              <w:left w:val="single" w:sz="4" w:space="0" w:color="auto"/>
              <w:bottom w:val="single" w:sz="4" w:space="0" w:color="auto"/>
              <w:right w:val="single" w:sz="4" w:space="0" w:color="auto"/>
            </w:tcBorders>
            <w:vAlign w:val="bottom"/>
          </w:tcPr>
          <w:p w14:paraId="0A1EFD30"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Heater Type</w:t>
            </w:r>
          </w:p>
        </w:tc>
        <w:tc>
          <w:tcPr>
            <w:tcW w:w="791" w:type="dxa"/>
            <w:tcBorders>
              <w:top w:val="single" w:sz="4" w:space="0" w:color="auto"/>
              <w:left w:val="single" w:sz="4" w:space="0" w:color="auto"/>
              <w:bottom w:val="single" w:sz="4" w:space="0" w:color="auto"/>
              <w:right w:val="single" w:sz="4" w:space="0" w:color="auto"/>
            </w:tcBorders>
            <w:vAlign w:val="bottom"/>
          </w:tcPr>
          <w:p w14:paraId="0A1EFD31" w14:textId="331003E0" w:rsidR="006A6017" w:rsidRPr="0082211E" w:rsidRDefault="006A6017" w:rsidP="00F102B0">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F102B0">
              <w:rPr>
                <w:rFonts w:eastAsia="Times New Roman"/>
                <w:sz w:val="16"/>
                <w:szCs w:val="18"/>
              </w:rPr>
              <w:t>S</w:t>
            </w:r>
            <w:r w:rsidRPr="0082211E">
              <w:rPr>
                <w:rFonts w:eastAsia="Times New Roman"/>
                <w:sz w:val="16"/>
                <w:szCs w:val="18"/>
              </w:rPr>
              <w:t>ystem</w:t>
            </w:r>
          </w:p>
        </w:tc>
        <w:tc>
          <w:tcPr>
            <w:tcW w:w="792" w:type="dxa"/>
            <w:tcBorders>
              <w:top w:val="single" w:sz="4" w:space="0" w:color="auto"/>
              <w:left w:val="single" w:sz="4" w:space="0" w:color="auto"/>
              <w:bottom w:val="single" w:sz="4" w:space="0" w:color="auto"/>
              <w:right w:val="single" w:sz="4" w:space="0" w:color="auto"/>
            </w:tcBorders>
            <w:vAlign w:val="bottom"/>
          </w:tcPr>
          <w:p w14:paraId="0A1EFD32"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Water Heater </w:t>
            </w:r>
          </w:p>
          <w:p w14:paraId="0A1EFD33"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Storage</w:t>
            </w:r>
          </w:p>
          <w:p w14:paraId="0A1EFD34"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tcBorders>
              <w:top w:val="single" w:sz="4" w:space="0" w:color="auto"/>
              <w:left w:val="single" w:sz="4" w:space="0" w:color="auto"/>
              <w:bottom w:val="single" w:sz="4" w:space="0" w:color="auto"/>
              <w:right w:val="single" w:sz="4" w:space="0" w:color="auto"/>
            </w:tcBorders>
            <w:vAlign w:val="bottom"/>
          </w:tcPr>
          <w:p w14:paraId="0A1EFD35"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Fuel Type</w:t>
            </w:r>
          </w:p>
        </w:tc>
        <w:tc>
          <w:tcPr>
            <w:tcW w:w="685" w:type="dxa"/>
            <w:tcBorders>
              <w:top w:val="single" w:sz="4" w:space="0" w:color="auto"/>
              <w:left w:val="single" w:sz="4" w:space="0" w:color="auto"/>
              <w:bottom w:val="single" w:sz="4" w:space="0" w:color="auto"/>
              <w:right w:val="single" w:sz="4" w:space="0" w:color="auto"/>
            </w:tcBorders>
            <w:vAlign w:val="bottom"/>
          </w:tcPr>
          <w:p w14:paraId="0A1EFD36"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Type</w:t>
            </w:r>
          </w:p>
        </w:tc>
        <w:tc>
          <w:tcPr>
            <w:tcW w:w="720" w:type="dxa"/>
            <w:tcBorders>
              <w:top w:val="single" w:sz="4" w:space="0" w:color="auto"/>
              <w:left w:val="single" w:sz="4" w:space="0" w:color="auto"/>
              <w:bottom w:val="single" w:sz="4" w:space="0" w:color="auto"/>
              <w:right w:val="single" w:sz="4" w:space="0" w:color="auto"/>
            </w:tcBorders>
            <w:vAlign w:val="bottom"/>
          </w:tcPr>
          <w:p w14:paraId="0A1EFD37"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Value</w:t>
            </w:r>
          </w:p>
        </w:tc>
        <w:tc>
          <w:tcPr>
            <w:tcW w:w="900" w:type="dxa"/>
            <w:tcBorders>
              <w:top w:val="single" w:sz="4" w:space="0" w:color="auto"/>
              <w:left w:val="single" w:sz="4" w:space="0" w:color="auto"/>
              <w:bottom w:val="single" w:sz="4" w:space="0" w:color="auto"/>
              <w:right w:val="single" w:sz="4" w:space="0" w:color="auto"/>
            </w:tcBorders>
            <w:vAlign w:val="bottom"/>
          </w:tcPr>
          <w:p w14:paraId="0A1EFD38"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Type</w:t>
            </w:r>
          </w:p>
        </w:tc>
        <w:tc>
          <w:tcPr>
            <w:tcW w:w="863" w:type="dxa"/>
            <w:tcBorders>
              <w:top w:val="single" w:sz="4" w:space="0" w:color="auto"/>
              <w:left w:val="single" w:sz="4" w:space="0" w:color="auto"/>
              <w:bottom w:val="single" w:sz="4" w:space="0" w:color="auto"/>
              <w:right w:val="single" w:sz="4" w:space="0" w:color="auto"/>
            </w:tcBorders>
            <w:vAlign w:val="bottom"/>
          </w:tcPr>
          <w:p w14:paraId="0A1EFD39"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Value</w:t>
            </w:r>
          </w:p>
        </w:tc>
        <w:tc>
          <w:tcPr>
            <w:tcW w:w="792" w:type="dxa"/>
            <w:tcBorders>
              <w:top w:val="single" w:sz="4" w:space="0" w:color="auto"/>
              <w:left w:val="single" w:sz="4" w:space="0" w:color="auto"/>
              <w:bottom w:val="single" w:sz="4" w:space="0" w:color="auto"/>
              <w:right w:val="single" w:sz="4" w:space="0" w:color="auto"/>
            </w:tcBorders>
            <w:vAlign w:val="bottom"/>
          </w:tcPr>
          <w:p w14:paraId="0ED2328B" w14:textId="77777777" w:rsidR="00F102B0"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Standby Loss </w:t>
            </w:r>
          </w:p>
          <w:p w14:paraId="0A1EFD3A" w14:textId="30E9B352"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t>
            </w:r>
          </w:p>
        </w:tc>
        <w:tc>
          <w:tcPr>
            <w:tcW w:w="775" w:type="dxa"/>
            <w:tcBorders>
              <w:top w:val="single" w:sz="4" w:space="0" w:color="auto"/>
              <w:left w:val="single" w:sz="4" w:space="0" w:color="auto"/>
              <w:bottom w:val="single" w:sz="4" w:space="0" w:color="auto"/>
              <w:right w:val="single" w:sz="4" w:space="0" w:color="auto"/>
            </w:tcBorders>
            <w:vAlign w:val="bottom"/>
          </w:tcPr>
          <w:p w14:paraId="0A1EFD3B"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Exterior </w:t>
            </w:r>
            <w:proofErr w:type="spellStart"/>
            <w:r w:rsidRPr="0082211E">
              <w:rPr>
                <w:rFonts w:eastAsia="Times New Roman"/>
                <w:sz w:val="16"/>
                <w:szCs w:val="18"/>
              </w:rPr>
              <w:t>Insul</w:t>
            </w:r>
            <w:proofErr w:type="spellEnd"/>
            <w:r w:rsidRPr="0082211E">
              <w:rPr>
                <w:rFonts w:eastAsia="Times New Roman"/>
                <w:sz w:val="16"/>
                <w:szCs w:val="18"/>
              </w:rPr>
              <w:t xml:space="preserve">. </w:t>
            </w:r>
          </w:p>
          <w:p w14:paraId="0A1EFD3C"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R-Value</w:t>
            </w:r>
          </w:p>
        </w:tc>
        <w:tc>
          <w:tcPr>
            <w:tcW w:w="1980" w:type="dxa"/>
            <w:tcBorders>
              <w:top w:val="single" w:sz="4" w:space="0" w:color="auto"/>
              <w:left w:val="single" w:sz="4" w:space="0" w:color="auto"/>
              <w:bottom w:val="single" w:sz="4" w:space="0" w:color="auto"/>
              <w:right w:val="single" w:sz="4" w:space="0" w:color="auto"/>
            </w:tcBorders>
            <w:vAlign w:val="bottom"/>
          </w:tcPr>
          <w:p w14:paraId="0A1EFD3D"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Central DHW System </w:t>
            </w:r>
          </w:p>
          <w:p w14:paraId="0A1EFD3E"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c>
          <w:tcPr>
            <w:tcW w:w="2070" w:type="dxa"/>
            <w:tcBorders>
              <w:top w:val="single" w:sz="4" w:space="0" w:color="auto"/>
              <w:left w:val="single" w:sz="4" w:space="0" w:color="auto"/>
              <w:bottom w:val="single" w:sz="4" w:space="0" w:color="auto"/>
              <w:right w:val="single" w:sz="4" w:space="0" w:color="auto"/>
            </w:tcBorders>
            <w:vAlign w:val="bottom"/>
          </w:tcPr>
          <w:p w14:paraId="0A1EFD3F"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Dwelling Unit DHW System</w:t>
            </w:r>
          </w:p>
          <w:p w14:paraId="0A1EFD40"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r>
      <w:tr w:rsidR="006A6017" w:rsidRPr="0082211E" w14:paraId="0A1EFD50" w14:textId="77777777" w:rsidTr="00F102B0">
        <w:trPr>
          <w:cantSplit/>
          <w:trHeight w:val="144"/>
        </w:trPr>
        <w:tc>
          <w:tcPr>
            <w:tcW w:w="1457" w:type="dxa"/>
            <w:gridSpan w:val="2"/>
            <w:tcBorders>
              <w:top w:val="single" w:sz="4" w:space="0" w:color="auto"/>
              <w:left w:val="single" w:sz="4" w:space="0" w:color="auto"/>
              <w:bottom w:val="single" w:sz="4" w:space="0" w:color="auto"/>
              <w:right w:val="single" w:sz="4" w:space="0" w:color="auto"/>
            </w:tcBorders>
          </w:tcPr>
          <w:p w14:paraId="0A1EFD42"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tcPr>
          <w:p w14:paraId="0A1EFD43"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tcPr>
          <w:p w14:paraId="0A1EFD44"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tcBorders>
              <w:top w:val="single" w:sz="4" w:space="0" w:color="auto"/>
              <w:left w:val="single" w:sz="4" w:space="0" w:color="auto"/>
              <w:bottom w:val="single" w:sz="4" w:space="0" w:color="auto"/>
              <w:right w:val="single" w:sz="4" w:space="0" w:color="auto"/>
            </w:tcBorders>
          </w:tcPr>
          <w:p w14:paraId="0A1EFD45"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0A1EFD46"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0A1EFD47"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Borders>
              <w:top w:val="single" w:sz="4" w:space="0" w:color="auto"/>
              <w:left w:val="single" w:sz="4" w:space="0" w:color="auto"/>
              <w:bottom w:val="single" w:sz="4" w:space="0" w:color="auto"/>
              <w:right w:val="single" w:sz="4" w:space="0" w:color="auto"/>
            </w:tcBorders>
          </w:tcPr>
          <w:p w14:paraId="0A1EFD48"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Borders>
              <w:top w:val="single" w:sz="4" w:space="0" w:color="auto"/>
              <w:left w:val="single" w:sz="4" w:space="0" w:color="auto"/>
              <w:bottom w:val="single" w:sz="4" w:space="0" w:color="auto"/>
              <w:right w:val="single" w:sz="4" w:space="0" w:color="auto"/>
            </w:tcBorders>
          </w:tcPr>
          <w:p w14:paraId="0A1EFD49"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0" w:type="dxa"/>
            <w:tcBorders>
              <w:top w:val="single" w:sz="4" w:space="0" w:color="auto"/>
              <w:left w:val="single" w:sz="4" w:space="0" w:color="auto"/>
              <w:bottom w:val="single" w:sz="4" w:space="0" w:color="auto"/>
              <w:right w:val="single" w:sz="4" w:space="0" w:color="auto"/>
            </w:tcBorders>
          </w:tcPr>
          <w:p w14:paraId="0A1EFD4A"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Borders>
              <w:top w:val="single" w:sz="4" w:space="0" w:color="auto"/>
              <w:left w:val="single" w:sz="4" w:space="0" w:color="auto"/>
              <w:bottom w:val="single" w:sz="4" w:space="0" w:color="auto"/>
              <w:right w:val="single" w:sz="4" w:space="0" w:color="auto"/>
            </w:tcBorders>
          </w:tcPr>
          <w:p w14:paraId="0A1EFD4B"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0A1EFD4C"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tcPr>
          <w:p w14:paraId="0A1EFD4D"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tcPr>
          <w:p w14:paraId="0A1EFD4E"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c>
          <w:tcPr>
            <w:tcW w:w="2070" w:type="dxa"/>
            <w:tcBorders>
              <w:top w:val="single" w:sz="4" w:space="0" w:color="auto"/>
              <w:left w:val="single" w:sz="4" w:space="0" w:color="auto"/>
              <w:bottom w:val="single" w:sz="4" w:space="0" w:color="auto"/>
              <w:right w:val="single" w:sz="4" w:space="0" w:color="auto"/>
            </w:tcBorders>
          </w:tcPr>
          <w:p w14:paraId="0A1EFD4F"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6A6017" w:rsidRPr="0082211E" w14:paraId="0A1EFD5F" w14:textId="77777777" w:rsidTr="00F102B0">
        <w:trPr>
          <w:cantSplit/>
          <w:trHeight w:val="144"/>
        </w:trPr>
        <w:tc>
          <w:tcPr>
            <w:tcW w:w="1457" w:type="dxa"/>
            <w:gridSpan w:val="2"/>
            <w:tcBorders>
              <w:top w:val="single" w:sz="4" w:space="0" w:color="auto"/>
              <w:left w:val="single" w:sz="4" w:space="0" w:color="auto"/>
              <w:bottom w:val="single" w:sz="4" w:space="0" w:color="auto"/>
              <w:right w:val="single" w:sz="4" w:space="0" w:color="auto"/>
            </w:tcBorders>
            <w:vAlign w:val="center"/>
          </w:tcPr>
          <w:p w14:paraId="0A1EFD51"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0A1EFD52"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0A1EFD53"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0A1EFD54"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0A1EFD55"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0A1EFD56"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0A1EFD57"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0A1EFD58"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0A1EFD59"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0A1EFD5A"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0A1EFD5B"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0A1EFD5C"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0A1EFD5D"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0A1EFD5E"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r w:rsidR="00344882" w:rsidRPr="0082211E" w14:paraId="0A1EFD63" w14:textId="77777777" w:rsidTr="00F102B0">
        <w:trPr>
          <w:cantSplit/>
          <w:trHeight w:val="144"/>
        </w:trPr>
        <w:tc>
          <w:tcPr>
            <w:tcW w:w="558" w:type="dxa"/>
            <w:tcBorders>
              <w:top w:val="single" w:sz="4" w:space="0" w:color="auto"/>
              <w:left w:val="single" w:sz="4" w:space="0" w:color="auto"/>
              <w:bottom w:val="single" w:sz="4" w:space="0" w:color="auto"/>
              <w:right w:val="single" w:sz="4" w:space="0" w:color="auto"/>
            </w:tcBorders>
            <w:vAlign w:val="center"/>
          </w:tcPr>
          <w:p w14:paraId="0A1EFD60" w14:textId="77777777" w:rsidR="00344882" w:rsidRPr="0082211E" w:rsidRDefault="00344882" w:rsidP="006A601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15</w:t>
            </w:r>
          </w:p>
        </w:tc>
        <w:tc>
          <w:tcPr>
            <w:tcW w:w="2880" w:type="dxa"/>
            <w:gridSpan w:val="3"/>
            <w:tcBorders>
              <w:top w:val="single" w:sz="4" w:space="0" w:color="auto"/>
              <w:left w:val="single" w:sz="4" w:space="0" w:color="auto"/>
              <w:bottom w:val="single" w:sz="4" w:space="0" w:color="auto"/>
              <w:right w:val="single" w:sz="4" w:space="0" w:color="auto"/>
            </w:tcBorders>
            <w:vAlign w:val="center"/>
          </w:tcPr>
          <w:p w14:paraId="0A1EFD61" w14:textId="77777777" w:rsidR="00C74EF8" w:rsidRDefault="00344882">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eastAsia="Times New Roman"/>
                <w:sz w:val="18"/>
                <w:szCs w:val="18"/>
              </w:rPr>
              <w:t>Compliance Statement</w:t>
            </w:r>
          </w:p>
        </w:tc>
        <w:tc>
          <w:tcPr>
            <w:tcW w:w="11160" w:type="dxa"/>
            <w:gridSpan w:val="11"/>
            <w:tcBorders>
              <w:top w:val="single" w:sz="4" w:space="0" w:color="auto"/>
              <w:left w:val="single" w:sz="4" w:space="0" w:color="auto"/>
              <w:bottom w:val="single" w:sz="4" w:space="0" w:color="auto"/>
              <w:right w:val="single" w:sz="4" w:space="0" w:color="auto"/>
            </w:tcBorders>
            <w:vAlign w:val="center"/>
          </w:tcPr>
          <w:p w14:paraId="0A1EFD62" w14:textId="77777777" w:rsidR="00344882" w:rsidRPr="0082211E" w:rsidRDefault="00344882" w:rsidP="006A601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0A1EFD64" w14:textId="77777777" w:rsidR="00036B48" w:rsidRDefault="00036B48" w:rsidP="00761CA3">
      <w:pPr>
        <w:suppressAutoHyphens/>
        <w:spacing w:after="0" w:line="240" w:lineRule="auto"/>
        <w:ind w:left="446"/>
        <w:rPr>
          <w:rFonts w:asciiTheme="minorHAnsi" w:hAnsiTheme="minorHAnsi"/>
          <w:b/>
          <w:sz w:val="20"/>
          <w:szCs w:val="20"/>
        </w:rPr>
      </w:pPr>
    </w:p>
    <w:tbl>
      <w:tblPr>
        <w:tblW w:w="2654"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548"/>
        <w:gridCol w:w="2430"/>
        <w:gridCol w:w="3780"/>
      </w:tblGrid>
      <w:tr w:rsidR="006A6017" w:rsidRPr="00C711C6" w14:paraId="0A1EFD66" w14:textId="77777777" w:rsidTr="00F102B0">
        <w:trPr>
          <w:trHeight w:val="144"/>
        </w:trPr>
        <w:tc>
          <w:tcPr>
            <w:tcW w:w="7758" w:type="dxa"/>
            <w:gridSpan w:val="3"/>
            <w:tcBorders>
              <w:top w:val="single" w:sz="4" w:space="0" w:color="auto"/>
              <w:bottom w:val="single" w:sz="4" w:space="0" w:color="auto"/>
            </w:tcBorders>
            <w:vAlign w:val="center"/>
          </w:tcPr>
          <w:p w14:paraId="0A1EFD65" w14:textId="77777777" w:rsidR="006A6017" w:rsidRPr="00C711C6" w:rsidRDefault="006A6017" w:rsidP="00521DD2">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335E47">
              <w:rPr>
                <w:rFonts w:asciiTheme="minorHAnsi" w:hAnsiTheme="minorHAnsi" w:cs="Arial"/>
                <w:b/>
                <w:sz w:val="20"/>
                <w:szCs w:val="20"/>
              </w:rPr>
              <w:t xml:space="preserve">C. </w:t>
            </w:r>
            <w:r>
              <w:rPr>
                <w:rFonts w:asciiTheme="minorHAnsi" w:hAnsiTheme="minorHAnsi" w:cs="Arial"/>
                <w:b/>
                <w:sz w:val="20"/>
                <w:szCs w:val="20"/>
              </w:rPr>
              <w:t>Installed Water Heater Manufacturer Information</w:t>
            </w:r>
          </w:p>
        </w:tc>
      </w:tr>
      <w:tr w:rsidR="006A6017" w:rsidRPr="00C711C6" w14:paraId="0A1EFD6A" w14:textId="77777777" w:rsidTr="00F102B0">
        <w:trPr>
          <w:trHeight w:val="144"/>
        </w:trPr>
        <w:tc>
          <w:tcPr>
            <w:tcW w:w="1548" w:type="dxa"/>
            <w:tcBorders>
              <w:top w:val="single" w:sz="4" w:space="0" w:color="auto"/>
              <w:bottom w:val="single" w:sz="4" w:space="0" w:color="auto"/>
              <w:right w:val="single" w:sz="4" w:space="0" w:color="auto"/>
            </w:tcBorders>
            <w:vAlign w:val="bottom"/>
          </w:tcPr>
          <w:p w14:paraId="0A1EFD67" w14:textId="77777777" w:rsidR="006A6017" w:rsidRPr="00C711C6" w:rsidRDefault="006A6017" w:rsidP="00521DD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01</w:t>
            </w:r>
          </w:p>
        </w:tc>
        <w:tc>
          <w:tcPr>
            <w:tcW w:w="2430" w:type="dxa"/>
            <w:tcBorders>
              <w:top w:val="single" w:sz="4" w:space="0" w:color="auto"/>
              <w:left w:val="single" w:sz="4" w:space="0" w:color="auto"/>
              <w:bottom w:val="single" w:sz="4" w:space="0" w:color="auto"/>
              <w:right w:val="single" w:sz="4" w:space="0" w:color="auto"/>
            </w:tcBorders>
            <w:vAlign w:val="bottom"/>
          </w:tcPr>
          <w:p w14:paraId="0A1EFD68" w14:textId="77777777" w:rsidR="006A6017" w:rsidRPr="00C711C6" w:rsidRDefault="006A6017" w:rsidP="00521DD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02</w:t>
            </w:r>
          </w:p>
        </w:tc>
        <w:tc>
          <w:tcPr>
            <w:tcW w:w="3780" w:type="dxa"/>
            <w:tcBorders>
              <w:top w:val="single" w:sz="4" w:space="0" w:color="auto"/>
              <w:left w:val="single" w:sz="4" w:space="0" w:color="auto"/>
              <w:bottom w:val="single" w:sz="4" w:space="0" w:color="auto"/>
            </w:tcBorders>
            <w:vAlign w:val="bottom"/>
          </w:tcPr>
          <w:p w14:paraId="0A1EFD69" w14:textId="77777777" w:rsidR="006A6017" w:rsidRPr="00C711C6" w:rsidRDefault="006A6017" w:rsidP="00521DD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03</w:t>
            </w:r>
          </w:p>
        </w:tc>
      </w:tr>
      <w:tr w:rsidR="006A6017" w:rsidRPr="00C711C6" w14:paraId="0A1EFD6E" w14:textId="77777777" w:rsidTr="00F102B0">
        <w:trPr>
          <w:trHeight w:val="144"/>
        </w:trPr>
        <w:tc>
          <w:tcPr>
            <w:tcW w:w="1548" w:type="dxa"/>
            <w:tcBorders>
              <w:top w:val="single" w:sz="4" w:space="0" w:color="auto"/>
              <w:bottom w:val="single" w:sz="4" w:space="0" w:color="auto"/>
              <w:right w:val="single" w:sz="4" w:space="0" w:color="auto"/>
            </w:tcBorders>
            <w:vAlign w:val="bottom"/>
          </w:tcPr>
          <w:p w14:paraId="0A1EFD6B" w14:textId="77777777" w:rsidR="006A6017" w:rsidRPr="00C711C6" w:rsidRDefault="006A6017" w:rsidP="00521DD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6"/>
                <w:szCs w:val="18"/>
              </w:rPr>
              <w:t>Water Heating System ID or Name</w:t>
            </w:r>
          </w:p>
        </w:tc>
        <w:tc>
          <w:tcPr>
            <w:tcW w:w="2430" w:type="dxa"/>
            <w:tcBorders>
              <w:top w:val="single" w:sz="4" w:space="0" w:color="auto"/>
              <w:left w:val="single" w:sz="4" w:space="0" w:color="auto"/>
              <w:bottom w:val="single" w:sz="4" w:space="0" w:color="auto"/>
              <w:right w:val="single" w:sz="4" w:space="0" w:color="auto"/>
            </w:tcBorders>
            <w:vAlign w:val="bottom"/>
          </w:tcPr>
          <w:p w14:paraId="0A1EFD6C" w14:textId="77777777" w:rsidR="006A6017" w:rsidRPr="00C711C6" w:rsidRDefault="006A6017" w:rsidP="00521DD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Manufacturer</w:t>
            </w:r>
          </w:p>
        </w:tc>
        <w:tc>
          <w:tcPr>
            <w:tcW w:w="3780" w:type="dxa"/>
            <w:tcBorders>
              <w:top w:val="single" w:sz="4" w:space="0" w:color="auto"/>
              <w:left w:val="single" w:sz="4" w:space="0" w:color="auto"/>
              <w:bottom w:val="single" w:sz="4" w:space="0" w:color="auto"/>
            </w:tcBorders>
            <w:vAlign w:val="bottom"/>
          </w:tcPr>
          <w:p w14:paraId="0A1EFD6D" w14:textId="77777777" w:rsidR="006A6017" w:rsidRPr="00C711C6" w:rsidRDefault="006A6017" w:rsidP="00521DD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Model Number</w:t>
            </w:r>
          </w:p>
        </w:tc>
      </w:tr>
      <w:tr w:rsidR="006A6017" w:rsidRPr="00C711C6" w14:paraId="0A1EFD72" w14:textId="77777777" w:rsidTr="00F102B0">
        <w:trPr>
          <w:trHeight w:val="144"/>
        </w:trPr>
        <w:tc>
          <w:tcPr>
            <w:tcW w:w="1548" w:type="dxa"/>
            <w:tcBorders>
              <w:top w:val="single" w:sz="4" w:space="0" w:color="auto"/>
              <w:bottom w:val="single" w:sz="4" w:space="0" w:color="auto"/>
              <w:right w:val="single" w:sz="4" w:space="0" w:color="auto"/>
            </w:tcBorders>
            <w:vAlign w:val="bottom"/>
          </w:tcPr>
          <w:p w14:paraId="0A1EFD6F" w14:textId="77777777" w:rsidR="006A6017" w:rsidRPr="00C711C6" w:rsidRDefault="006A6017" w:rsidP="00521DD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430" w:type="dxa"/>
            <w:tcBorders>
              <w:top w:val="single" w:sz="4" w:space="0" w:color="auto"/>
              <w:left w:val="single" w:sz="4" w:space="0" w:color="auto"/>
              <w:bottom w:val="single" w:sz="4" w:space="0" w:color="auto"/>
              <w:right w:val="single" w:sz="4" w:space="0" w:color="auto"/>
            </w:tcBorders>
            <w:vAlign w:val="bottom"/>
          </w:tcPr>
          <w:p w14:paraId="0A1EFD70" w14:textId="77777777" w:rsidR="006A6017" w:rsidRPr="00C711C6" w:rsidRDefault="006A6017" w:rsidP="00521DD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3780" w:type="dxa"/>
            <w:tcBorders>
              <w:top w:val="single" w:sz="4" w:space="0" w:color="auto"/>
              <w:left w:val="single" w:sz="4" w:space="0" w:color="auto"/>
              <w:bottom w:val="single" w:sz="4" w:space="0" w:color="auto"/>
            </w:tcBorders>
            <w:shd w:val="clear" w:color="auto" w:fill="FFFFFF" w:themeFill="background1"/>
          </w:tcPr>
          <w:p w14:paraId="0A1EFD71" w14:textId="77777777" w:rsidR="006A6017" w:rsidRPr="00C711C6" w:rsidRDefault="006A6017" w:rsidP="00521DD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r w:rsidR="006A6017" w:rsidRPr="00C711C6" w14:paraId="0A1EFD76" w14:textId="77777777" w:rsidTr="00F102B0">
        <w:trPr>
          <w:trHeight w:val="144"/>
        </w:trPr>
        <w:tc>
          <w:tcPr>
            <w:tcW w:w="1548" w:type="dxa"/>
            <w:tcBorders>
              <w:top w:val="single" w:sz="4" w:space="0" w:color="auto"/>
              <w:bottom w:val="single" w:sz="4" w:space="0" w:color="auto"/>
              <w:right w:val="single" w:sz="4" w:space="0" w:color="auto"/>
            </w:tcBorders>
            <w:vAlign w:val="bottom"/>
          </w:tcPr>
          <w:p w14:paraId="0A1EFD73" w14:textId="77777777" w:rsidR="006A6017" w:rsidRPr="00C711C6" w:rsidRDefault="006A6017" w:rsidP="00521DD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430" w:type="dxa"/>
            <w:tcBorders>
              <w:top w:val="single" w:sz="4" w:space="0" w:color="auto"/>
              <w:left w:val="single" w:sz="4" w:space="0" w:color="auto"/>
              <w:bottom w:val="single" w:sz="4" w:space="0" w:color="auto"/>
              <w:right w:val="single" w:sz="4" w:space="0" w:color="auto"/>
            </w:tcBorders>
            <w:vAlign w:val="bottom"/>
          </w:tcPr>
          <w:p w14:paraId="0A1EFD74" w14:textId="77777777" w:rsidR="006A6017" w:rsidRPr="00C711C6" w:rsidRDefault="006A6017" w:rsidP="00521DD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3780" w:type="dxa"/>
            <w:tcBorders>
              <w:top w:val="single" w:sz="4" w:space="0" w:color="auto"/>
              <w:left w:val="single" w:sz="4" w:space="0" w:color="auto"/>
              <w:bottom w:val="single" w:sz="4" w:space="0" w:color="auto"/>
            </w:tcBorders>
          </w:tcPr>
          <w:p w14:paraId="0A1EFD75" w14:textId="77777777" w:rsidR="006A6017" w:rsidRPr="00C711C6" w:rsidRDefault="006A6017" w:rsidP="00521DD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0A1EFD77" w14:textId="77777777" w:rsidR="00036B48" w:rsidRDefault="00036B48" w:rsidP="003855DB">
      <w:pPr>
        <w:suppressAutoHyphens/>
        <w:spacing w:after="60" w:line="240" w:lineRule="auto"/>
        <w:ind w:left="450"/>
        <w:rPr>
          <w:rFonts w:asciiTheme="minorHAnsi" w:hAnsiTheme="minorHAnsi"/>
          <w:b/>
          <w:sz w:val="20"/>
          <w:szCs w:val="20"/>
        </w:rPr>
      </w:pPr>
    </w:p>
    <w:p w14:paraId="0A1EFD78" w14:textId="77777777" w:rsidR="00036B48" w:rsidRDefault="00036B48" w:rsidP="003855DB">
      <w:pPr>
        <w:suppressAutoHyphens/>
        <w:spacing w:after="60" w:line="240" w:lineRule="auto"/>
        <w:ind w:left="450"/>
        <w:rPr>
          <w:rFonts w:asciiTheme="minorHAnsi" w:hAnsiTheme="minorHAnsi"/>
          <w:b/>
          <w:sz w:val="20"/>
          <w:szCs w:val="20"/>
        </w:rPr>
      </w:pPr>
    </w:p>
    <w:p w14:paraId="0A1EFD79" w14:textId="77777777" w:rsidR="00036B48" w:rsidRDefault="00036B48" w:rsidP="003855DB">
      <w:pPr>
        <w:suppressAutoHyphens/>
        <w:spacing w:after="60" w:line="240" w:lineRule="auto"/>
        <w:ind w:left="450"/>
        <w:rPr>
          <w:rFonts w:asciiTheme="minorHAnsi" w:hAnsi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4032"/>
        <w:gridCol w:w="9864"/>
      </w:tblGrid>
      <w:tr w:rsidR="00CA0F92" w:rsidRPr="002332EE" w14:paraId="0A1EFD7B" w14:textId="77777777" w:rsidTr="00944040">
        <w:trPr>
          <w:trHeight w:val="144"/>
        </w:trPr>
        <w:tc>
          <w:tcPr>
            <w:tcW w:w="14616" w:type="dxa"/>
            <w:gridSpan w:val="3"/>
            <w:vAlign w:val="center"/>
          </w:tcPr>
          <w:p w14:paraId="0A1EFD7A" w14:textId="1D4281EF" w:rsidR="00331E9A" w:rsidRDefault="009725C5" w:rsidP="00065B73">
            <w:pPr>
              <w:keepNext/>
              <w:spacing w:after="0" w:line="240" w:lineRule="auto"/>
              <w:rPr>
                <w:rFonts w:asciiTheme="minorHAnsi" w:hAnsiTheme="minorHAnsi" w:cs="Arial"/>
                <w:sz w:val="20"/>
                <w:szCs w:val="20"/>
              </w:rPr>
            </w:pPr>
            <w:r>
              <w:rPr>
                <w:rFonts w:asciiTheme="minorHAnsi" w:hAnsiTheme="minorHAnsi" w:cs="Arial"/>
                <w:b/>
                <w:sz w:val="20"/>
                <w:szCs w:val="20"/>
              </w:rPr>
              <w:lastRenderedPageBreak/>
              <w:t>D</w:t>
            </w:r>
            <w:r w:rsidR="00CA0F92">
              <w:rPr>
                <w:rFonts w:asciiTheme="minorHAnsi" w:hAnsiTheme="minorHAnsi" w:cs="Arial"/>
                <w:b/>
                <w:sz w:val="20"/>
                <w:szCs w:val="20"/>
              </w:rPr>
              <w:t xml:space="preserve">. </w:t>
            </w:r>
            <w:r w:rsidR="00523417">
              <w:rPr>
                <w:rFonts w:asciiTheme="minorHAnsi" w:hAnsiTheme="minorHAnsi"/>
                <w:b/>
                <w:sz w:val="20"/>
                <w:szCs w:val="20"/>
              </w:rPr>
              <w:t>HERS Verification Requirements for All Central Domestic Hot Water Systems</w:t>
            </w:r>
          </w:p>
        </w:tc>
      </w:tr>
      <w:tr w:rsidR="00CA0F92" w:rsidRPr="00B36001" w14:paraId="0A1EFD8E" w14:textId="77777777" w:rsidTr="00944040">
        <w:trPr>
          <w:trHeight w:val="144"/>
        </w:trPr>
        <w:tc>
          <w:tcPr>
            <w:tcW w:w="720" w:type="dxa"/>
            <w:vAlign w:val="center"/>
          </w:tcPr>
          <w:p w14:paraId="0A1EFD88" w14:textId="229F9403" w:rsidR="00331E9A" w:rsidRDefault="000E2B97" w:rsidP="00331E9A">
            <w:pPr>
              <w:keepNext/>
              <w:spacing w:after="0"/>
              <w:jc w:val="center"/>
              <w:rPr>
                <w:rFonts w:asciiTheme="minorHAnsi" w:hAnsiTheme="minorHAnsi"/>
                <w:sz w:val="20"/>
                <w:szCs w:val="20"/>
              </w:rPr>
            </w:pPr>
            <w:r>
              <w:rPr>
                <w:rFonts w:asciiTheme="minorHAnsi" w:hAnsiTheme="minorHAnsi"/>
                <w:sz w:val="20"/>
                <w:szCs w:val="20"/>
              </w:rPr>
              <w:t>01</w:t>
            </w:r>
          </w:p>
        </w:tc>
        <w:tc>
          <w:tcPr>
            <w:tcW w:w="13896" w:type="dxa"/>
            <w:gridSpan w:val="2"/>
            <w:vAlign w:val="center"/>
          </w:tcPr>
          <w:p w14:paraId="0A1EFD89" w14:textId="087177BA" w:rsidR="00331E9A" w:rsidRDefault="00CA0F92" w:rsidP="00331E9A">
            <w:pPr>
              <w:keepNext/>
              <w:autoSpaceDE w:val="0"/>
              <w:autoSpaceDN w:val="0"/>
              <w:adjustRightInd w:val="0"/>
              <w:spacing w:after="0" w:line="240" w:lineRule="auto"/>
              <w:rPr>
                <w:rFonts w:asciiTheme="minorHAnsi" w:hAnsiTheme="minorHAnsi" w:cs="TimesNewRomanPS-BoldMT"/>
                <w:bCs/>
                <w:sz w:val="20"/>
                <w:szCs w:val="20"/>
              </w:rPr>
            </w:pPr>
            <w:r>
              <w:rPr>
                <w:rFonts w:asciiTheme="minorHAnsi" w:hAnsiTheme="minorHAnsi" w:cs="TimesNewRomanPS-BoldMT"/>
                <w:bCs/>
                <w:sz w:val="20"/>
                <w:szCs w:val="20"/>
              </w:rPr>
              <w:t xml:space="preserve">All sections of the recirculation loop, </w:t>
            </w:r>
            <w:r>
              <w:rPr>
                <w:sz w:val="20"/>
                <w:szCs w:val="20"/>
              </w:rPr>
              <w:t xml:space="preserve">and the first </w:t>
            </w:r>
            <w:r w:rsidR="00F102B0">
              <w:rPr>
                <w:sz w:val="20"/>
                <w:szCs w:val="20"/>
              </w:rPr>
              <w:t>5</w:t>
            </w:r>
            <w:r>
              <w:rPr>
                <w:sz w:val="20"/>
                <w:szCs w:val="20"/>
              </w:rPr>
              <w:t xml:space="preserve"> feet of all branches off the loop </w:t>
            </w:r>
            <w:r>
              <w:rPr>
                <w:rFonts w:asciiTheme="minorHAnsi" w:hAnsiTheme="minorHAnsi" w:cs="TimesNewRomanPS-BoldMT"/>
                <w:bCs/>
                <w:sz w:val="20"/>
                <w:szCs w:val="20"/>
              </w:rPr>
              <w:t xml:space="preserve">are </w:t>
            </w:r>
            <w:r w:rsidRPr="00DB17F7">
              <w:rPr>
                <w:rFonts w:asciiTheme="minorHAnsi" w:hAnsiTheme="minorHAnsi" w:cs="TimesNewRomanPS-BoldMT"/>
                <w:bCs/>
                <w:sz w:val="20"/>
                <w:szCs w:val="20"/>
              </w:rPr>
              <w:t>insulated</w:t>
            </w:r>
            <w:r>
              <w:rPr>
                <w:rFonts w:asciiTheme="minorHAnsi" w:hAnsiTheme="minorHAnsi" w:cs="TimesNewRomanPS-BoldMT"/>
                <w:bCs/>
                <w:sz w:val="20"/>
                <w:szCs w:val="20"/>
              </w:rPr>
              <w:t>,</w:t>
            </w:r>
            <w:r w:rsidRPr="00DB17F7">
              <w:rPr>
                <w:rFonts w:asciiTheme="minorHAnsi" w:hAnsiTheme="minorHAnsi" w:cs="TimesNewRomanPS-BoldMT"/>
                <w:bCs/>
                <w:sz w:val="20"/>
                <w:szCs w:val="20"/>
              </w:rPr>
              <w:t xml:space="preserve"> </w:t>
            </w:r>
            <w:r>
              <w:rPr>
                <w:rFonts w:asciiTheme="minorHAnsi" w:hAnsiTheme="minorHAnsi" w:cs="TimesNewRomanPS-BoldMT"/>
                <w:bCs/>
                <w:sz w:val="20"/>
                <w:szCs w:val="20"/>
              </w:rPr>
              <w:t xml:space="preserve">to the thicknesses required by </w:t>
            </w:r>
            <w:r w:rsidRPr="00DB17F7">
              <w:rPr>
                <w:rFonts w:asciiTheme="minorHAnsi" w:hAnsiTheme="minorHAnsi" w:cs="TimesNewRomanPS-BoldMT"/>
                <w:bCs/>
                <w:sz w:val="20"/>
                <w:szCs w:val="20"/>
              </w:rPr>
              <w:t>Table 120.3A</w:t>
            </w:r>
            <w:r>
              <w:rPr>
                <w:rFonts w:asciiTheme="minorHAnsi" w:hAnsiTheme="minorHAnsi" w:cs="TimesNewRomanPS-BoldMT"/>
                <w:bCs/>
                <w:sz w:val="20"/>
                <w:szCs w:val="20"/>
              </w:rPr>
              <w:t>, except for the following: (RA4.4.1)</w:t>
            </w:r>
          </w:p>
          <w:p w14:paraId="0A1EFD8A" w14:textId="77777777" w:rsidR="00331E9A" w:rsidRDefault="00CA0F92" w:rsidP="00944040">
            <w:pPr>
              <w:pStyle w:val="ListParagraph"/>
              <w:keepNext/>
              <w:numPr>
                <w:ilvl w:val="0"/>
                <w:numId w:val="12"/>
              </w:numPr>
              <w:autoSpaceDE w:val="0"/>
              <w:autoSpaceDN w:val="0"/>
              <w:adjustRightInd w:val="0"/>
              <w:spacing w:after="0" w:line="240" w:lineRule="auto"/>
              <w:ind w:left="634" w:hanging="317"/>
              <w:rPr>
                <w:rFonts w:asciiTheme="minorHAnsi" w:hAnsiTheme="minorHAnsi" w:cs="TimesNewRomanPS-BoldMT"/>
                <w:bCs/>
                <w:sz w:val="20"/>
                <w:szCs w:val="20"/>
              </w:rPr>
            </w:pPr>
            <w:r w:rsidRPr="00B36001">
              <w:rPr>
                <w:rFonts w:asciiTheme="minorHAnsi" w:hAnsiTheme="minorHAnsi" w:cs="TimesNewRomanPS-BoldMT"/>
                <w:bCs/>
                <w:sz w:val="20"/>
                <w:szCs w:val="20"/>
              </w:rPr>
              <w:t xml:space="preserve">Piping installed in interior or exterior walls </w:t>
            </w:r>
            <w:r>
              <w:rPr>
                <w:rFonts w:asciiTheme="minorHAnsi" w:hAnsiTheme="minorHAnsi" w:cs="TimesNewRomanPS-BoldMT"/>
                <w:bCs/>
                <w:sz w:val="20"/>
                <w:szCs w:val="20"/>
              </w:rPr>
              <w:t>that is surrou</w:t>
            </w:r>
            <w:r w:rsidR="00513DD9">
              <w:rPr>
                <w:rFonts w:asciiTheme="minorHAnsi" w:hAnsiTheme="minorHAnsi" w:cs="TimesNewRomanPS-BoldMT"/>
                <w:bCs/>
                <w:sz w:val="20"/>
                <w:szCs w:val="20"/>
              </w:rPr>
              <w:t>nded on all sides by at least 1inch</w:t>
            </w:r>
            <w:r>
              <w:rPr>
                <w:rFonts w:asciiTheme="minorHAnsi" w:hAnsiTheme="minorHAnsi" w:cs="TimesNewRomanPS-BoldMT"/>
                <w:bCs/>
                <w:sz w:val="20"/>
                <w:szCs w:val="20"/>
              </w:rPr>
              <w:t xml:space="preserve"> of insulation.</w:t>
            </w:r>
          </w:p>
          <w:p w14:paraId="0A1EFD8B" w14:textId="77777777" w:rsidR="00331E9A" w:rsidRDefault="00CA0F92" w:rsidP="00944040">
            <w:pPr>
              <w:pStyle w:val="ListParagraph"/>
              <w:keepNext/>
              <w:numPr>
                <w:ilvl w:val="0"/>
                <w:numId w:val="12"/>
              </w:numPr>
              <w:autoSpaceDE w:val="0"/>
              <w:autoSpaceDN w:val="0"/>
              <w:adjustRightInd w:val="0"/>
              <w:spacing w:after="0" w:line="240" w:lineRule="auto"/>
              <w:ind w:left="634" w:hanging="317"/>
              <w:rPr>
                <w:rFonts w:asciiTheme="minorHAnsi" w:hAnsiTheme="minorHAnsi" w:cs="TimesNewRomanPS-BoldMT"/>
                <w:bCs/>
                <w:sz w:val="20"/>
                <w:szCs w:val="20"/>
              </w:rPr>
            </w:pPr>
            <w:r w:rsidRPr="00524AB7">
              <w:rPr>
                <w:rFonts w:asciiTheme="minorHAnsi" w:hAnsiTheme="minorHAnsi" w:cs="TimesNewRomanPS-BoldMT"/>
                <w:bCs/>
                <w:sz w:val="20"/>
                <w:szCs w:val="20"/>
              </w:rPr>
              <w:t>Piping installed in attics with a minimum of 4 inches (10 cm) of attic insulation on top</w:t>
            </w:r>
          </w:p>
          <w:p w14:paraId="0A1EFD8C" w14:textId="77777777" w:rsidR="00331E9A" w:rsidRDefault="00CA0F92" w:rsidP="00944040">
            <w:pPr>
              <w:pStyle w:val="ListParagraph"/>
              <w:keepNext/>
              <w:numPr>
                <w:ilvl w:val="0"/>
                <w:numId w:val="12"/>
              </w:numPr>
              <w:autoSpaceDE w:val="0"/>
              <w:autoSpaceDN w:val="0"/>
              <w:adjustRightInd w:val="0"/>
              <w:spacing w:after="0" w:line="240" w:lineRule="auto"/>
              <w:ind w:left="634" w:hanging="317"/>
              <w:rPr>
                <w:rFonts w:asciiTheme="minorHAnsi" w:hAnsiTheme="minorHAnsi" w:cs="TimesNewRomanPS-BoldMT"/>
                <w:bCs/>
                <w:sz w:val="20"/>
                <w:szCs w:val="20"/>
              </w:rPr>
            </w:pPr>
            <w:r w:rsidRPr="00B36001">
              <w:rPr>
                <w:rFonts w:asciiTheme="minorHAnsi" w:hAnsiTheme="minorHAnsi" w:cs="TimesNewRomanPS-BoldMT"/>
                <w:bCs/>
                <w:sz w:val="20"/>
                <w:szCs w:val="20"/>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p w14:paraId="0A1EFD8D" w14:textId="77777777" w:rsidR="00331E9A" w:rsidRDefault="00882870" w:rsidP="00944040">
            <w:pPr>
              <w:pStyle w:val="ListParagraph"/>
              <w:keepNext/>
              <w:numPr>
                <w:ilvl w:val="0"/>
                <w:numId w:val="12"/>
              </w:numPr>
              <w:autoSpaceDE w:val="0"/>
              <w:autoSpaceDN w:val="0"/>
              <w:adjustRightInd w:val="0"/>
              <w:spacing w:after="0" w:line="240" w:lineRule="auto"/>
              <w:ind w:left="634" w:hanging="317"/>
              <w:rPr>
                <w:rFonts w:asciiTheme="minorHAnsi" w:hAnsiTheme="minorHAnsi" w:cs="TimesNewRomanPS-BoldMT"/>
                <w:bCs/>
                <w:sz w:val="20"/>
                <w:szCs w:val="20"/>
              </w:rPr>
            </w:pPr>
            <w:r w:rsidRPr="00B36001">
              <w:rPr>
                <w:sz w:val="20"/>
                <w:szCs w:val="20"/>
              </w:rPr>
              <w:t>Insulation is not required on the cold water line when it is used as the return</w:t>
            </w:r>
          </w:p>
        </w:tc>
      </w:tr>
      <w:tr w:rsidR="00CA0F92" w:rsidRPr="00C93879" w14:paraId="0A1EFD91" w14:textId="77777777" w:rsidTr="00944040">
        <w:trPr>
          <w:trHeight w:val="144"/>
        </w:trPr>
        <w:tc>
          <w:tcPr>
            <w:tcW w:w="720" w:type="dxa"/>
            <w:vAlign w:val="center"/>
          </w:tcPr>
          <w:p w14:paraId="0A1EFD8F" w14:textId="5EFDFA73" w:rsidR="00331E9A" w:rsidRDefault="000E2B97" w:rsidP="00331E9A">
            <w:pPr>
              <w:keepNext/>
              <w:spacing w:after="0"/>
              <w:jc w:val="center"/>
              <w:rPr>
                <w:rFonts w:asciiTheme="minorHAnsi" w:hAnsiTheme="minorHAnsi" w:cs="Arial"/>
                <w:sz w:val="20"/>
                <w:szCs w:val="20"/>
              </w:rPr>
            </w:pPr>
            <w:r>
              <w:rPr>
                <w:rFonts w:asciiTheme="minorHAnsi" w:hAnsiTheme="minorHAnsi"/>
                <w:sz w:val="20"/>
                <w:szCs w:val="20"/>
              </w:rPr>
              <w:t>02</w:t>
            </w:r>
          </w:p>
        </w:tc>
        <w:tc>
          <w:tcPr>
            <w:tcW w:w="13896" w:type="dxa"/>
            <w:gridSpan w:val="2"/>
            <w:vAlign w:val="center"/>
          </w:tcPr>
          <w:p w14:paraId="0A1EFD90" w14:textId="77777777" w:rsidR="00331E9A" w:rsidRDefault="00CA0F92" w:rsidP="00761CA3">
            <w:pPr>
              <w:keepNext/>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 xml:space="preserve">Hot water pipes that are buried below grade are installed in a water proof and non-crushable casing or sleeve that allows for installation, removal, and replacement of the enclosed pipe and insulation. </w:t>
            </w:r>
            <w:r>
              <w:rPr>
                <w:rFonts w:asciiTheme="minorHAnsi" w:hAnsiTheme="minorHAnsi" w:cs="TimesNewRomanPS-BoldMT"/>
                <w:bCs/>
                <w:sz w:val="20"/>
                <w:szCs w:val="20"/>
              </w:rPr>
              <w:t>(RA4.4.1)</w:t>
            </w:r>
          </w:p>
        </w:tc>
      </w:tr>
      <w:tr w:rsidR="00CA0F92" w:rsidRPr="00C93879" w14:paraId="0A1EFD94" w14:textId="77777777" w:rsidTr="00944040">
        <w:trPr>
          <w:trHeight w:val="144"/>
        </w:trPr>
        <w:tc>
          <w:tcPr>
            <w:tcW w:w="720" w:type="dxa"/>
            <w:vAlign w:val="center"/>
          </w:tcPr>
          <w:p w14:paraId="0A1EFD92" w14:textId="507DF2EE" w:rsidR="00331E9A" w:rsidRDefault="000E2B97" w:rsidP="00331E9A">
            <w:pPr>
              <w:keepNext/>
              <w:spacing w:after="0"/>
              <w:jc w:val="center"/>
              <w:rPr>
                <w:rFonts w:asciiTheme="minorHAnsi" w:hAnsiTheme="minorHAnsi" w:cs="Arial"/>
                <w:sz w:val="20"/>
                <w:szCs w:val="20"/>
              </w:rPr>
            </w:pPr>
            <w:r>
              <w:rPr>
                <w:rFonts w:asciiTheme="minorHAnsi" w:hAnsiTheme="minorHAnsi"/>
                <w:sz w:val="20"/>
                <w:szCs w:val="20"/>
              </w:rPr>
              <w:t>03</w:t>
            </w:r>
          </w:p>
        </w:tc>
        <w:tc>
          <w:tcPr>
            <w:tcW w:w="13896" w:type="dxa"/>
            <w:gridSpan w:val="2"/>
            <w:vAlign w:val="center"/>
          </w:tcPr>
          <w:p w14:paraId="0A1EFD93" w14:textId="77777777" w:rsidR="00331E9A" w:rsidRDefault="00CA0F92" w:rsidP="00761CA3">
            <w:pPr>
              <w:keepNext/>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 xml:space="preserve">Insulation outside conditioned space </w:t>
            </w:r>
            <w:r>
              <w:rPr>
                <w:rFonts w:asciiTheme="minorHAnsi" w:hAnsiTheme="minorHAnsi" w:cs="TimesNewRomanPS-BoldMT"/>
                <w:bCs/>
                <w:sz w:val="20"/>
                <w:szCs w:val="20"/>
              </w:rPr>
              <w:t>is</w:t>
            </w:r>
            <w:r w:rsidRPr="00B36001">
              <w:rPr>
                <w:rFonts w:asciiTheme="minorHAnsi" w:hAnsiTheme="minorHAnsi" w:cs="TimesNewRomanPS-BoldMT"/>
                <w:bCs/>
                <w:sz w:val="20"/>
                <w:szCs w:val="20"/>
              </w:rPr>
              <w:t xml:space="preserve"> protected from damage, including that due to sunlight, moisture, equipment maintenance, and wind. </w:t>
            </w:r>
            <w:r>
              <w:rPr>
                <w:rFonts w:asciiTheme="minorHAnsi" w:hAnsiTheme="minorHAnsi" w:cs="TimesNewRomanPS-BoldMT"/>
                <w:bCs/>
                <w:sz w:val="20"/>
                <w:szCs w:val="20"/>
              </w:rPr>
              <w:t xml:space="preserve"> (RA4.4.1)</w:t>
            </w:r>
          </w:p>
        </w:tc>
      </w:tr>
      <w:tr w:rsidR="00CA0F92" w:rsidRPr="00C93879" w14:paraId="0A1EFD97" w14:textId="77777777" w:rsidTr="00944040">
        <w:trPr>
          <w:trHeight w:val="144"/>
        </w:trPr>
        <w:tc>
          <w:tcPr>
            <w:tcW w:w="720" w:type="dxa"/>
            <w:vAlign w:val="center"/>
          </w:tcPr>
          <w:p w14:paraId="0A1EFD95" w14:textId="0ADD768C"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04</w:t>
            </w:r>
          </w:p>
        </w:tc>
        <w:tc>
          <w:tcPr>
            <w:tcW w:w="13896" w:type="dxa"/>
            <w:gridSpan w:val="2"/>
            <w:vAlign w:val="center"/>
          </w:tcPr>
          <w:p w14:paraId="0A1EFD96" w14:textId="77777777" w:rsidR="00331E9A" w:rsidRDefault="00CA0F92" w:rsidP="00761CA3">
            <w:pPr>
              <w:keepNext/>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Pipe insulation fit</w:t>
            </w:r>
            <w:r>
              <w:rPr>
                <w:rFonts w:asciiTheme="minorHAnsi" w:hAnsiTheme="minorHAnsi" w:cs="TimesNewRomanPS-BoldMT"/>
                <w:bCs/>
                <w:sz w:val="20"/>
                <w:szCs w:val="20"/>
              </w:rPr>
              <w:t>s</w:t>
            </w:r>
            <w:r w:rsidRPr="00B36001">
              <w:rPr>
                <w:rFonts w:asciiTheme="minorHAnsi" w:hAnsiTheme="minorHAnsi" w:cs="TimesNewRomanPS-BoldMT"/>
                <w:bCs/>
                <w:sz w:val="20"/>
                <w:szCs w:val="20"/>
              </w:rPr>
              <w:t xml:space="preserve"> tightly to the pipe. </w:t>
            </w:r>
            <w:r>
              <w:rPr>
                <w:rFonts w:asciiTheme="minorHAnsi" w:hAnsiTheme="minorHAnsi" w:cs="TimesNewRomanPS-BoldMT"/>
                <w:bCs/>
                <w:sz w:val="20"/>
                <w:szCs w:val="20"/>
              </w:rPr>
              <w:t>(RA4.4.1)</w:t>
            </w:r>
          </w:p>
        </w:tc>
      </w:tr>
      <w:tr w:rsidR="00CA0F92" w:rsidRPr="00B36001" w14:paraId="0A1EFD9A" w14:textId="77777777" w:rsidTr="00944040">
        <w:trPr>
          <w:trHeight w:val="144"/>
        </w:trPr>
        <w:tc>
          <w:tcPr>
            <w:tcW w:w="720" w:type="dxa"/>
            <w:vAlign w:val="center"/>
          </w:tcPr>
          <w:p w14:paraId="0A1EFD98" w14:textId="6D19836B"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05</w:t>
            </w:r>
          </w:p>
        </w:tc>
        <w:tc>
          <w:tcPr>
            <w:tcW w:w="13896" w:type="dxa"/>
            <w:gridSpan w:val="2"/>
            <w:vAlign w:val="center"/>
          </w:tcPr>
          <w:p w14:paraId="0A1EFD99" w14:textId="77777777" w:rsidR="00331E9A" w:rsidRDefault="00CA0F92" w:rsidP="00761CA3">
            <w:pPr>
              <w:keepNext/>
              <w:spacing w:after="0" w:line="240" w:lineRule="auto"/>
              <w:rPr>
                <w:rFonts w:asciiTheme="minorHAnsi" w:hAnsiTheme="minorHAnsi" w:cs="TimesNewRomanPS-BoldMT"/>
                <w:bCs/>
                <w:sz w:val="20"/>
                <w:szCs w:val="20"/>
              </w:rPr>
            </w:pPr>
            <w:r>
              <w:rPr>
                <w:rFonts w:asciiTheme="minorHAnsi" w:hAnsiTheme="minorHAnsi" w:cs="TimesNewRomanPS-BoldMT"/>
                <w:bCs/>
                <w:sz w:val="20"/>
                <w:szCs w:val="20"/>
              </w:rPr>
              <w:t>On insulated sections of pipe, n</w:t>
            </w:r>
            <w:r w:rsidRPr="00B36001">
              <w:rPr>
                <w:rFonts w:asciiTheme="minorHAnsi" w:hAnsiTheme="minorHAnsi" w:cs="TimesNewRomanPS-BoldMT"/>
                <w:bCs/>
                <w:sz w:val="20"/>
                <w:szCs w:val="20"/>
              </w:rPr>
              <w:t xml:space="preserve">o piping </w:t>
            </w:r>
            <w:r>
              <w:rPr>
                <w:rFonts w:asciiTheme="minorHAnsi" w:hAnsiTheme="minorHAnsi" w:cs="TimesNewRomanPS-BoldMT"/>
                <w:bCs/>
                <w:sz w:val="20"/>
                <w:szCs w:val="20"/>
              </w:rPr>
              <w:t>is</w:t>
            </w:r>
            <w:r w:rsidRPr="00B36001">
              <w:rPr>
                <w:rFonts w:asciiTheme="minorHAnsi" w:hAnsiTheme="minorHAnsi" w:cs="TimesNewRomanPS-BoldMT"/>
                <w:bCs/>
                <w:sz w:val="20"/>
                <w:szCs w:val="20"/>
              </w:rPr>
              <w:t xml:space="preserve"> visible due to insulation voids</w:t>
            </w:r>
            <w:r w:rsidR="00380EB1">
              <w:rPr>
                <w:rFonts w:asciiTheme="minorHAnsi" w:hAnsiTheme="minorHAnsi" w:cs="TimesNewRomanPS-BoldMT"/>
                <w:bCs/>
                <w:sz w:val="20"/>
                <w:szCs w:val="20"/>
              </w:rPr>
              <w:t xml:space="preserve">, and all </w:t>
            </w:r>
            <w:r w:rsidR="00380EB1" w:rsidRPr="00C93879">
              <w:rPr>
                <w:rFonts w:asciiTheme="minorHAnsi" w:hAnsiTheme="minorHAnsi" w:cs="TimesNewRomanPS-BoldMT"/>
                <w:bCs/>
                <w:sz w:val="20"/>
                <w:szCs w:val="20"/>
              </w:rPr>
              <w:t xml:space="preserve">elbows and tees </w:t>
            </w:r>
            <w:r w:rsidR="00380EB1">
              <w:rPr>
                <w:rFonts w:asciiTheme="minorHAnsi" w:hAnsiTheme="minorHAnsi" w:cs="TimesNewRomanPS-BoldMT"/>
                <w:bCs/>
                <w:sz w:val="20"/>
                <w:szCs w:val="20"/>
              </w:rPr>
              <w:t xml:space="preserve">are </w:t>
            </w:r>
            <w:r w:rsidR="00380EB1" w:rsidRPr="00C93879">
              <w:rPr>
                <w:rFonts w:asciiTheme="minorHAnsi" w:hAnsiTheme="minorHAnsi" w:cs="TimesNewRomanPS-BoldMT"/>
                <w:bCs/>
                <w:sz w:val="20"/>
                <w:szCs w:val="20"/>
              </w:rPr>
              <w:t>fully insulated</w:t>
            </w:r>
            <w:proofErr w:type="gramStart"/>
            <w:r w:rsidR="00380EB1">
              <w:rPr>
                <w:rFonts w:asciiTheme="minorHAnsi" w:hAnsiTheme="minorHAnsi" w:cs="TimesNewRomanPS-BoldMT"/>
                <w:bCs/>
                <w:sz w:val="20"/>
                <w:szCs w:val="20"/>
              </w:rPr>
              <w:t>.</w:t>
            </w:r>
            <w:r>
              <w:rPr>
                <w:rFonts w:asciiTheme="minorHAnsi" w:hAnsiTheme="minorHAnsi" w:cs="TimesNewRomanPS-BoldMT"/>
                <w:bCs/>
                <w:sz w:val="20"/>
                <w:szCs w:val="20"/>
              </w:rPr>
              <w:t>.</w:t>
            </w:r>
            <w:proofErr w:type="gramEnd"/>
            <w:r>
              <w:rPr>
                <w:rFonts w:asciiTheme="minorHAnsi" w:hAnsiTheme="minorHAnsi" w:cs="TimesNewRomanPS-BoldMT"/>
                <w:bCs/>
                <w:sz w:val="20"/>
                <w:szCs w:val="20"/>
              </w:rPr>
              <w:t xml:space="preserve"> (RA4.4.1)</w:t>
            </w:r>
          </w:p>
        </w:tc>
      </w:tr>
      <w:tr w:rsidR="00CA0F92" w:rsidRPr="00337A1D" w14:paraId="0A1EFD9D" w14:textId="77777777" w:rsidTr="00944040">
        <w:trPr>
          <w:trHeight w:val="144"/>
        </w:trPr>
        <w:tc>
          <w:tcPr>
            <w:tcW w:w="720" w:type="dxa"/>
            <w:vAlign w:val="center"/>
          </w:tcPr>
          <w:p w14:paraId="0A1EFD9B" w14:textId="7AEE017B"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06</w:t>
            </w:r>
          </w:p>
        </w:tc>
        <w:tc>
          <w:tcPr>
            <w:tcW w:w="13896" w:type="dxa"/>
            <w:gridSpan w:val="2"/>
            <w:vAlign w:val="center"/>
          </w:tcPr>
          <w:p w14:paraId="0A1EFD9C" w14:textId="77777777" w:rsidR="00331E9A" w:rsidRDefault="00CA0F92" w:rsidP="00761CA3">
            <w:pPr>
              <w:keepNext/>
              <w:autoSpaceDE w:val="0"/>
              <w:autoSpaceDN w:val="0"/>
              <w:adjustRightInd w:val="0"/>
              <w:spacing w:after="0" w:line="240" w:lineRule="auto"/>
              <w:rPr>
                <w:rFonts w:asciiTheme="minorHAnsi" w:hAnsiTheme="minorHAnsi" w:cs="Arial"/>
                <w:sz w:val="20"/>
                <w:szCs w:val="20"/>
              </w:rPr>
            </w:pPr>
            <w:r>
              <w:rPr>
                <w:rFonts w:asciiTheme="minorHAnsi" w:hAnsiTheme="minorHAnsi" w:cs="TimesNewRomanPS-BoldMT"/>
                <w:bCs/>
                <w:sz w:val="20"/>
                <w:szCs w:val="20"/>
              </w:rPr>
              <w:t>The recirculation pump is mounted on a vertical section of the return line, OR an a</w:t>
            </w:r>
            <w:r w:rsidRPr="00337A1D">
              <w:rPr>
                <w:rFonts w:asciiTheme="minorHAnsi" w:hAnsiTheme="minorHAnsi" w:cs="TimesNewRomanPS-BoldMT"/>
                <w:bCs/>
                <w:sz w:val="20"/>
                <w:szCs w:val="20"/>
              </w:rPr>
              <w:t xml:space="preserve">utomatic </w:t>
            </w:r>
            <w:r>
              <w:rPr>
                <w:rFonts w:asciiTheme="minorHAnsi" w:hAnsiTheme="minorHAnsi" w:cs="TimesNewRomanPS-BoldMT"/>
                <w:bCs/>
                <w:sz w:val="20"/>
                <w:szCs w:val="20"/>
              </w:rPr>
              <w:t>a</w:t>
            </w:r>
            <w:r w:rsidRPr="00337A1D">
              <w:rPr>
                <w:rFonts w:asciiTheme="minorHAnsi" w:hAnsiTheme="minorHAnsi" w:cs="TimesNewRomanPS-BoldMT"/>
                <w:bCs/>
                <w:sz w:val="20"/>
                <w:szCs w:val="20"/>
              </w:rPr>
              <w:t xml:space="preserve">ir release valve is installed </w:t>
            </w:r>
            <w:r>
              <w:rPr>
                <w:rFonts w:asciiTheme="minorHAnsi" w:hAnsiTheme="minorHAnsi" w:cs="TimesNewRomanPS-BoldMT"/>
                <w:bCs/>
                <w:sz w:val="20"/>
                <w:szCs w:val="20"/>
              </w:rPr>
              <w:t>on a riser at least 12</w:t>
            </w:r>
            <w:r w:rsidR="00513DD9">
              <w:rPr>
                <w:rFonts w:asciiTheme="minorHAnsi" w:hAnsiTheme="minorHAnsi" w:cs="TimesNewRomanPS-BoldMT"/>
                <w:bCs/>
                <w:sz w:val="20"/>
                <w:szCs w:val="20"/>
              </w:rPr>
              <w:t xml:space="preserve"> inches</w:t>
            </w:r>
            <w:r>
              <w:rPr>
                <w:rFonts w:asciiTheme="minorHAnsi" w:hAnsiTheme="minorHAnsi" w:cs="TimesNewRomanPS-BoldMT"/>
                <w:bCs/>
                <w:sz w:val="20"/>
                <w:szCs w:val="20"/>
              </w:rPr>
              <w:t xml:space="preserve"> in length, on the inlet side of the recirculation</w:t>
            </w:r>
            <w:r w:rsidRPr="00337A1D">
              <w:rPr>
                <w:rFonts w:asciiTheme="minorHAnsi" w:hAnsiTheme="minorHAnsi" w:cs="TimesNewRomanPS-BoldMT"/>
                <w:bCs/>
                <w:sz w:val="20"/>
                <w:szCs w:val="20"/>
              </w:rPr>
              <w:t xml:space="preserve"> pump</w:t>
            </w:r>
            <w:r>
              <w:rPr>
                <w:rFonts w:asciiTheme="minorHAnsi" w:hAnsiTheme="minorHAnsi" w:cs="TimesNewRomanPS-BoldMT"/>
                <w:bCs/>
                <w:sz w:val="20"/>
                <w:szCs w:val="20"/>
              </w:rPr>
              <w:t>, no more than 4</w:t>
            </w:r>
            <w:r w:rsidR="00513DD9">
              <w:rPr>
                <w:rFonts w:asciiTheme="minorHAnsi" w:hAnsiTheme="minorHAnsi" w:cs="TimesNewRomanPS-BoldMT"/>
                <w:bCs/>
                <w:sz w:val="20"/>
                <w:szCs w:val="20"/>
              </w:rPr>
              <w:t xml:space="preserve"> feet</w:t>
            </w:r>
            <w:r>
              <w:rPr>
                <w:rFonts w:asciiTheme="minorHAnsi" w:hAnsiTheme="minorHAnsi" w:cs="TimesNewRomanPS-BoldMT"/>
                <w:bCs/>
                <w:sz w:val="20"/>
                <w:szCs w:val="20"/>
              </w:rPr>
              <w:t xml:space="preserve"> from the pump.</w:t>
            </w:r>
            <w:r w:rsidRPr="00337A1D">
              <w:rPr>
                <w:rFonts w:asciiTheme="minorHAnsi" w:hAnsiTheme="minorHAnsi" w:cs="TimesNewRomanPS-BoldMT"/>
                <w:bCs/>
                <w:sz w:val="20"/>
                <w:szCs w:val="20"/>
              </w:rPr>
              <w:t xml:space="preserve"> </w:t>
            </w:r>
            <w:r>
              <w:rPr>
                <w:rFonts w:asciiTheme="minorHAnsi" w:hAnsiTheme="minorHAnsi" w:cs="TimesNewRomanPS-BoldMT"/>
                <w:bCs/>
                <w:sz w:val="20"/>
                <w:szCs w:val="20"/>
              </w:rPr>
              <w:t>(</w:t>
            </w:r>
            <w:r w:rsidRPr="00337A1D">
              <w:rPr>
                <w:rFonts w:asciiTheme="minorHAnsi" w:hAnsiTheme="minorHAnsi" w:cs="TimesNewRomanPSMT"/>
                <w:sz w:val="20"/>
                <w:szCs w:val="20"/>
              </w:rPr>
              <w:t>Section 110.3(c</w:t>
            </w:r>
            <w:proofErr w:type="gramStart"/>
            <w:r w:rsidRPr="00337A1D">
              <w:rPr>
                <w:rFonts w:asciiTheme="minorHAnsi" w:hAnsiTheme="minorHAnsi" w:cs="TimesNewRomanPSMT"/>
                <w:sz w:val="20"/>
                <w:szCs w:val="20"/>
              </w:rPr>
              <w:t>)5A</w:t>
            </w:r>
            <w:proofErr w:type="gramEnd"/>
            <w:r>
              <w:rPr>
                <w:rFonts w:asciiTheme="minorHAnsi" w:hAnsiTheme="minorHAnsi" w:cs="TimesNewRomanPSMT"/>
                <w:sz w:val="20"/>
                <w:szCs w:val="20"/>
              </w:rPr>
              <w:t>)</w:t>
            </w:r>
            <w:r w:rsidRPr="00337A1D">
              <w:rPr>
                <w:rFonts w:asciiTheme="minorHAnsi" w:hAnsiTheme="minorHAnsi" w:cs="TimesNewRomanPSMT"/>
                <w:sz w:val="20"/>
                <w:szCs w:val="20"/>
              </w:rPr>
              <w:t>.</w:t>
            </w:r>
          </w:p>
        </w:tc>
      </w:tr>
      <w:tr w:rsidR="00CA0F92" w:rsidRPr="00337A1D" w14:paraId="0A1EFDA0" w14:textId="77777777" w:rsidTr="00944040">
        <w:trPr>
          <w:trHeight w:val="144"/>
        </w:trPr>
        <w:tc>
          <w:tcPr>
            <w:tcW w:w="720" w:type="dxa"/>
            <w:vAlign w:val="center"/>
          </w:tcPr>
          <w:p w14:paraId="0A1EFD9E" w14:textId="18E8C7E4"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07</w:t>
            </w:r>
          </w:p>
        </w:tc>
        <w:tc>
          <w:tcPr>
            <w:tcW w:w="13896" w:type="dxa"/>
            <w:gridSpan w:val="2"/>
            <w:vAlign w:val="center"/>
          </w:tcPr>
          <w:p w14:paraId="0A1EFD9F" w14:textId="77777777" w:rsidR="00331E9A" w:rsidRDefault="00CA0F92" w:rsidP="00761CA3">
            <w:pPr>
              <w:keepNext/>
              <w:spacing w:after="0" w:line="240" w:lineRule="auto"/>
              <w:rPr>
                <w:rFonts w:asciiTheme="minorHAnsi" w:hAnsiTheme="minorHAnsi" w:cs="Arial"/>
                <w:sz w:val="20"/>
                <w:szCs w:val="20"/>
              </w:rPr>
            </w:pPr>
            <w:r w:rsidRPr="00337A1D">
              <w:rPr>
                <w:rFonts w:asciiTheme="minorHAnsi" w:hAnsiTheme="minorHAnsi"/>
                <w:sz w:val="20"/>
                <w:szCs w:val="20"/>
              </w:rPr>
              <w:t>A check valve is located between the recirculation pump and the water heater</w:t>
            </w:r>
            <w:r>
              <w:rPr>
                <w:rFonts w:asciiTheme="minorHAnsi" w:hAnsiTheme="minorHAnsi"/>
                <w:sz w:val="20"/>
                <w:szCs w:val="20"/>
              </w:rPr>
              <w:t>. (</w:t>
            </w:r>
            <w:r w:rsidRPr="00337A1D">
              <w:rPr>
                <w:rFonts w:asciiTheme="minorHAnsi" w:hAnsiTheme="minorHAnsi" w:cs="TimesNewRomanPSMT"/>
                <w:sz w:val="20"/>
                <w:szCs w:val="20"/>
              </w:rPr>
              <w:t>Section 110.3(c</w:t>
            </w:r>
            <w:proofErr w:type="gramStart"/>
            <w:r w:rsidRPr="00337A1D">
              <w:rPr>
                <w:rFonts w:asciiTheme="minorHAnsi" w:hAnsiTheme="minorHAnsi" w:cs="TimesNewRomanPSMT"/>
                <w:sz w:val="20"/>
                <w:szCs w:val="20"/>
              </w:rPr>
              <w:t>)5B</w:t>
            </w:r>
            <w:proofErr w:type="gramEnd"/>
            <w:r>
              <w:rPr>
                <w:rFonts w:asciiTheme="minorHAnsi" w:hAnsiTheme="minorHAnsi" w:cs="TimesNewRomanPSMT"/>
                <w:sz w:val="20"/>
                <w:szCs w:val="20"/>
              </w:rPr>
              <w:t>)</w:t>
            </w:r>
            <w:r w:rsidRPr="00337A1D">
              <w:rPr>
                <w:rFonts w:asciiTheme="minorHAnsi" w:hAnsiTheme="minorHAnsi" w:cs="TimesNewRomanPSMT"/>
                <w:sz w:val="20"/>
                <w:szCs w:val="20"/>
              </w:rPr>
              <w:t>.</w:t>
            </w:r>
          </w:p>
        </w:tc>
      </w:tr>
      <w:tr w:rsidR="00CA0F92" w:rsidRPr="00337A1D" w14:paraId="0A1EFDA3" w14:textId="77777777" w:rsidTr="00944040">
        <w:trPr>
          <w:trHeight w:val="144"/>
        </w:trPr>
        <w:tc>
          <w:tcPr>
            <w:tcW w:w="720" w:type="dxa"/>
            <w:vAlign w:val="center"/>
          </w:tcPr>
          <w:p w14:paraId="0A1EFDA1" w14:textId="560121A2"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08</w:t>
            </w:r>
          </w:p>
        </w:tc>
        <w:tc>
          <w:tcPr>
            <w:tcW w:w="13896" w:type="dxa"/>
            <w:gridSpan w:val="2"/>
            <w:vAlign w:val="center"/>
          </w:tcPr>
          <w:p w14:paraId="0A1EFDA2" w14:textId="77777777" w:rsidR="00331E9A" w:rsidRDefault="00CA0F92" w:rsidP="00761CA3">
            <w:pPr>
              <w:keepNext/>
              <w:spacing w:after="0" w:line="240" w:lineRule="auto"/>
              <w:rPr>
                <w:rFonts w:asciiTheme="minorHAnsi" w:hAnsiTheme="minorHAnsi" w:cs="TimesNewRomanPS-BoldMT"/>
                <w:bCs/>
                <w:sz w:val="20"/>
                <w:szCs w:val="20"/>
              </w:rPr>
            </w:pPr>
            <w:r>
              <w:rPr>
                <w:rFonts w:asciiTheme="minorHAnsi" w:hAnsiTheme="minorHAnsi"/>
                <w:sz w:val="20"/>
                <w:szCs w:val="20"/>
              </w:rPr>
              <w:t>A h</w:t>
            </w:r>
            <w:r w:rsidRPr="00337A1D">
              <w:rPr>
                <w:rFonts w:asciiTheme="minorHAnsi" w:hAnsiTheme="minorHAnsi"/>
                <w:sz w:val="20"/>
                <w:szCs w:val="20"/>
              </w:rPr>
              <w:t xml:space="preserve">ose </w:t>
            </w:r>
            <w:proofErr w:type="spellStart"/>
            <w:r w:rsidRPr="00337A1D">
              <w:rPr>
                <w:rFonts w:asciiTheme="minorHAnsi" w:hAnsiTheme="minorHAnsi"/>
                <w:sz w:val="20"/>
                <w:szCs w:val="20"/>
              </w:rPr>
              <w:t>bibb</w:t>
            </w:r>
            <w:proofErr w:type="spellEnd"/>
            <w:r w:rsidRPr="00337A1D">
              <w:rPr>
                <w:rFonts w:asciiTheme="minorHAnsi" w:hAnsiTheme="minorHAnsi"/>
                <w:sz w:val="20"/>
                <w:szCs w:val="20"/>
              </w:rPr>
              <w:t xml:space="preserve"> is installed between the pump and the water heating equipment with an isolation valve between the hose </w:t>
            </w:r>
            <w:proofErr w:type="spellStart"/>
            <w:r w:rsidRPr="00337A1D">
              <w:rPr>
                <w:rFonts w:asciiTheme="minorHAnsi" w:hAnsiTheme="minorHAnsi"/>
                <w:sz w:val="20"/>
                <w:szCs w:val="20"/>
              </w:rPr>
              <w:t>bibb</w:t>
            </w:r>
            <w:proofErr w:type="spellEnd"/>
            <w:r w:rsidRPr="00337A1D">
              <w:rPr>
                <w:rFonts w:asciiTheme="minorHAnsi" w:hAnsiTheme="minorHAnsi"/>
                <w:sz w:val="20"/>
                <w:szCs w:val="20"/>
              </w:rPr>
              <w:t xml:space="preserve"> and the water heating equipment</w:t>
            </w:r>
            <w:r>
              <w:rPr>
                <w:rFonts w:asciiTheme="minorHAnsi" w:hAnsiTheme="minorHAnsi"/>
                <w:sz w:val="20"/>
                <w:szCs w:val="20"/>
              </w:rPr>
              <w:t>.  (</w:t>
            </w:r>
            <w:r w:rsidRPr="00337A1D">
              <w:rPr>
                <w:rFonts w:asciiTheme="minorHAnsi" w:hAnsiTheme="minorHAnsi" w:cs="TimesNewRomanPSMT"/>
                <w:sz w:val="20"/>
                <w:szCs w:val="20"/>
              </w:rPr>
              <w:t>Section 110.3(c</w:t>
            </w:r>
            <w:proofErr w:type="gramStart"/>
            <w:r w:rsidRPr="00337A1D">
              <w:rPr>
                <w:rFonts w:asciiTheme="minorHAnsi" w:hAnsiTheme="minorHAnsi" w:cs="TimesNewRomanPSMT"/>
                <w:sz w:val="20"/>
                <w:szCs w:val="20"/>
              </w:rPr>
              <w:t>)5C</w:t>
            </w:r>
            <w:proofErr w:type="gramEnd"/>
            <w:r>
              <w:rPr>
                <w:rFonts w:asciiTheme="minorHAnsi" w:hAnsiTheme="minorHAnsi" w:cs="TimesNewRomanPSMT"/>
                <w:sz w:val="20"/>
                <w:szCs w:val="20"/>
              </w:rPr>
              <w:t>)</w:t>
            </w:r>
            <w:r w:rsidRPr="00337A1D">
              <w:rPr>
                <w:rFonts w:asciiTheme="minorHAnsi" w:hAnsiTheme="minorHAnsi" w:cs="TimesNewRomanPSMT"/>
                <w:sz w:val="20"/>
                <w:szCs w:val="20"/>
              </w:rPr>
              <w:t>.</w:t>
            </w:r>
          </w:p>
        </w:tc>
      </w:tr>
      <w:tr w:rsidR="00CA0F92" w:rsidRPr="00DB17F7" w14:paraId="0A1EFDA6" w14:textId="77777777" w:rsidTr="00944040">
        <w:trPr>
          <w:trHeight w:val="144"/>
        </w:trPr>
        <w:tc>
          <w:tcPr>
            <w:tcW w:w="720" w:type="dxa"/>
            <w:vAlign w:val="center"/>
          </w:tcPr>
          <w:p w14:paraId="0A1EFDA4" w14:textId="755084B8"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09</w:t>
            </w:r>
          </w:p>
        </w:tc>
        <w:tc>
          <w:tcPr>
            <w:tcW w:w="13896" w:type="dxa"/>
            <w:gridSpan w:val="2"/>
            <w:vAlign w:val="center"/>
          </w:tcPr>
          <w:p w14:paraId="0A1EFDA5" w14:textId="040ADBC3" w:rsidR="00331E9A" w:rsidRDefault="00CA0F92" w:rsidP="00F102B0">
            <w:pPr>
              <w:pStyle w:val="BulletCALetter"/>
              <w:keepNext/>
              <w:spacing w:before="0"/>
              <w:ind w:left="0" w:firstLine="0"/>
              <w:rPr>
                <w:rFonts w:asciiTheme="minorHAnsi" w:hAnsiTheme="minorHAnsi" w:cs="TimesNewRomanPS-BoldMT"/>
                <w:bCs/>
              </w:rPr>
            </w:pPr>
            <w:r w:rsidRPr="00DB17F7">
              <w:rPr>
                <w:rFonts w:asciiTheme="minorHAnsi" w:hAnsiTheme="minorHAnsi"/>
              </w:rPr>
              <w:t>Isolation valves are installed on both sides of the pump. One of the isolation valves may be the s</w:t>
            </w:r>
            <w:r w:rsidR="00513DD9">
              <w:rPr>
                <w:rFonts w:asciiTheme="minorHAnsi" w:hAnsiTheme="minorHAnsi"/>
              </w:rPr>
              <w:t xml:space="preserve">ame isolation valve as in item </w:t>
            </w:r>
            <w:r w:rsidR="00F102B0">
              <w:rPr>
                <w:rFonts w:asciiTheme="minorHAnsi" w:hAnsiTheme="minorHAnsi"/>
              </w:rPr>
              <w:t>07</w:t>
            </w:r>
            <w:r w:rsidRPr="00DB17F7">
              <w:rPr>
                <w:rFonts w:asciiTheme="minorHAnsi" w:hAnsiTheme="minorHAnsi"/>
              </w:rPr>
              <w:t xml:space="preserve"> above</w:t>
            </w:r>
            <w:r>
              <w:rPr>
                <w:rFonts w:asciiTheme="minorHAnsi" w:hAnsiTheme="minorHAnsi"/>
              </w:rPr>
              <w:t>.  (</w:t>
            </w:r>
            <w:r w:rsidRPr="00DB17F7">
              <w:rPr>
                <w:rFonts w:asciiTheme="minorHAnsi" w:hAnsiTheme="minorHAnsi" w:cs="TimesNewRomanPSMT"/>
              </w:rPr>
              <w:t>Section 110.3(c</w:t>
            </w:r>
            <w:proofErr w:type="gramStart"/>
            <w:r w:rsidRPr="00DB17F7">
              <w:rPr>
                <w:rFonts w:asciiTheme="minorHAnsi" w:hAnsiTheme="minorHAnsi" w:cs="TimesNewRomanPSMT"/>
              </w:rPr>
              <w:t>)5D</w:t>
            </w:r>
            <w:proofErr w:type="gramEnd"/>
            <w:r>
              <w:rPr>
                <w:rFonts w:asciiTheme="minorHAnsi" w:hAnsiTheme="minorHAnsi" w:cs="TimesNewRomanPSMT"/>
              </w:rPr>
              <w:t>)</w:t>
            </w:r>
            <w:r w:rsidRPr="00DB17F7">
              <w:rPr>
                <w:rFonts w:asciiTheme="minorHAnsi" w:hAnsiTheme="minorHAnsi" w:cs="TimesNewRomanPSMT"/>
              </w:rPr>
              <w:t>.</w:t>
            </w:r>
          </w:p>
        </w:tc>
      </w:tr>
      <w:tr w:rsidR="00CA0F92" w:rsidRPr="00DB17F7" w14:paraId="0A1EFDA9" w14:textId="77777777" w:rsidTr="00944040">
        <w:trPr>
          <w:trHeight w:val="144"/>
        </w:trPr>
        <w:tc>
          <w:tcPr>
            <w:tcW w:w="720" w:type="dxa"/>
            <w:vAlign w:val="center"/>
          </w:tcPr>
          <w:p w14:paraId="0A1EFDA7" w14:textId="08E2022E"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10</w:t>
            </w:r>
          </w:p>
        </w:tc>
        <w:tc>
          <w:tcPr>
            <w:tcW w:w="13896" w:type="dxa"/>
            <w:gridSpan w:val="2"/>
            <w:vAlign w:val="center"/>
          </w:tcPr>
          <w:p w14:paraId="0A1EFDA8" w14:textId="77777777" w:rsidR="00331E9A" w:rsidRDefault="00CA0F92" w:rsidP="00761CA3">
            <w:pPr>
              <w:keepNext/>
              <w:spacing w:after="0" w:line="240" w:lineRule="auto"/>
              <w:rPr>
                <w:rFonts w:asciiTheme="minorHAnsi" w:hAnsiTheme="minorHAnsi" w:cs="TimesNewRomanPS-BoldMT"/>
                <w:bCs/>
                <w:sz w:val="20"/>
                <w:szCs w:val="20"/>
              </w:rPr>
            </w:pPr>
            <w:r w:rsidRPr="00DB17F7">
              <w:rPr>
                <w:rFonts w:asciiTheme="minorHAnsi" w:hAnsiTheme="minorHAnsi"/>
                <w:sz w:val="20"/>
                <w:szCs w:val="20"/>
              </w:rPr>
              <w:t>The cold water supply piping and the recirculation loop piping is not connected to the hot water storage tank drain port</w:t>
            </w:r>
            <w:r>
              <w:rPr>
                <w:rFonts w:asciiTheme="minorHAnsi" w:hAnsiTheme="minorHAnsi"/>
                <w:sz w:val="20"/>
                <w:szCs w:val="20"/>
              </w:rPr>
              <w:t>.  (</w:t>
            </w:r>
            <w:r w:rsidRPr="00DB17F7">
              <w:rPr>
                <w:rFonts w:asciiTheme="minorHAnsi" w:hAnsiTheme="minorHAnsi" w:cs="TimesNewRomanPSMT"/>
                <w:sz w:val="20"/>
                <w:szCs w:val="20"/>
              </w:rPr>
              <w:t>Section 110.3(c</w:t>
            </w:r>
            <w:proofErr w:type="gramStart"/>
            <w:r w:rsidRPr="00DB17F7">
              <w:rPr>
                <w:rFonts w:asciiTheme="minorHAnsi" w:hAnsiTheme="minorHAnsi" w:cs="TimesNewRomanPSMT"/>
                <w:sz w:val="20"/>
                <w:szCs w:val="20"/>
              </w:rPr>
              <w:t>)5E</w:t>
            </w:r>
            <w:proofErr w:type="gramEnd"/>
            <w:r>
              <w:rPr>
                <w:rFonts w:asciiTheme="minorHAnsi" w:hAnsiTheme="minorHAnsi" w:cs="TimesNewRomanPSMT"/>
                <w:sz w:val="20"/>
                <w:szCs w:val="20"/>
              </w:rPr>
              <w:t>)</w:t>
            </w:r>
            <w:r w:rsidRPr="00DB17F7">
              <w:rPr>
                <w:rFonts w:asciiTheme="minorHAnsi" w:hAnsiTheme="minorHAnsi" w:cs="TimesNewRomanPSMT"/>
                <w:sz w:val="20"/>
                <w:szCs w:val="20"/>
              </w:rPr>
              <w:t>.</w:t>
            </w:r>
          </w:p>
        </w:tc>
      </w:tr>
      <w:tr w:rsidR="00CA0F92" w:rsidRPr="00DB17F7" w14:paraId="0A1EFDAC" w14:textId="77777777" w:rsidTr="00944040">
        <w:trPr>
          <w:trHeight w:val="144"/>
        </w:trPr>
        <w:tc>
          <w:tcPr>
            <w:tcW w:w="720" w:type="dxa"/>
            <w:vAlign w:val="center"/>
          </w:tcPr>
          <w:p w14:paraId="0A1EFDAA" w14:textId="2E61D995"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11</w:t>
            </w:r>
          </w:p>
        </w:tc>
        <w:tc>
          <w:tcPr>
            <w:tcW w:w="13896" w:type="dxa"/>
            <w:gridSpan w:val="2"/>
            <w:vAlign w:val="center"/>
          </w:tcPr>
          <w:p w14:paraId="0A1EFDAB" w14:textId="77777777" w:rsidR="00331E9A" w:rsidRDefault="00CA0F92" w:rsidP="00761CA3">
            <w:pPr>
              <w:keepNext/>
              <w:spacing w:after="0" w:line="240" w:lineRule="auto"/>
              <w:rPr>
                <w:rFonts w:asciiTheme="minorHAnsi" w:hAnsiTheme="minorHAnsi" w:cs="TimesNewRomanPS-BoldMT"/>
                <w:bCs/>
                <w:sz w:val="20"/>
                <w:szCs w:val="20"/>
              </w:rPr>
            </w:pPr>
            <w:r w:rsidRPr="00DB17F7">
              <w:rPr>
                <w:sz w:val="20"/>
                <w:szCs w:val="20"/>
              </w:rPr>
              <w:t>A check valve is installed on the cold water supply line between the hot water system and the next closest tee on the cold water supply</w:t>
            </w:r>
            <w:r>
              <w:rPr>
                <w:sz w:val="20"/>
                <w:szCs w:val="20"/>
              </w:rPr>
              <w:t>.  (</w:t>
            </w:r>
            <w:r w:rsidRPr="00DB17F7">
              <w:rPr>
                <w:rFonts w:asciiTheme="minorHAnsi" w:hAnsiTheme="minorHAnsi" w:cs="TimesNewRomanPSMT"/>
                <w:sz w:val="20"/>
                <w:szCs w:val="20"/>
              </w:rPr>
              <w:t>Section 110.3(c</w:t>
            </w:r>
            <w:proofErr w:type="gramStart"/>
            <w:r w:rsidRPr="00DB17F7">
              <w:rPr>
                <w:rFonts w:asciiTheme="minorHAnsi" w:hAnsiTheme="minorHAnsi" w:cs="TimesNewRomanPSMT"/>
                <w:sz w:val="20"/>
                <w:szCs w:val="20"/>
              </w:rPr>
              <w:t>)5F</w:t>
            </w:r>
            <w:proofErr w:type="gramEnd"/>
            <w:r>
              <w:rPr>
                <w:rFonts w:asciiTheme="minorHAnsi" w:hAnsiTheme="minorHAnsi" w:cs="TimesNewRomanPSMT"/>
                <w:sz w:val="20"/>
                <w:szCs w:val="20"/>
              </w:rPr>
              <w:t>)</w:t>
            </w:r>
            <w:r w:rsidRPr="00DB17F7">
              <w:rPr>
                <w:rFonts w:asciiTheme="minorHAnsi" w:hAnsiTheme="minorHAnsi" w:cs="TimesNewRomanPSMT"/>
                <w:sz w:val="20"/>
                <w:szCs w:val="20"/>
              </w:rPr>
              <w:t>.</w:t>
            </w:r>
          </w:p>
        </w:tc>
      </w:tr>
      <w:tr w:rsidR="00CA0F92" w14:paraId="0A1EFDAF" w14:textId="77777777" w:rsidTr="00944040">
        <w:trPr>
          <w:trHeight w:val="144"/>
        </w:trPr>
        <w:tc>
          <w:tcPr>
            <w:tcW w:w="720" w:type="dxa"/>
            <w:vAlign w:val="center"/>
          </w:tcPr>
          <w:p w14:paraId="0A1EFDAD" w14:textId="3D59A528"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12</w:t>
            </w:r>
          </w:p>
        </w:tc>
        <w:tc>
          <w:tcPr>
            <w:tcW w:w="13896" w:type="dxa"/>
            <w:gridSpan w:val="2"/>
            <w:vAlign w:val="center"/>
          </w:tcPr>
          <w:p w14:paraId="0A1EFDAE" w14:textId="77777777" w:rsidR="00331E9A" w:rsidRDefault="00CA0F92" w:rsidP="00761CA3">
            <w:pPr>
              <w:keepNext/>
              <w:spacing w:after="0" w:line="240" w:lineRule="auto"/>
              <w:rPr>
                <w:sz w:val="20"/>
                <w:szCs w:val="20"/>
              </w:rPr>
            </w:pPr>
            <w:r w:rsidRPr="00524AB7">
              <w:rPr>
                <w:sz w:val="20"/>
                <w:szCs w:val="20"/>
              </w:rPr>
              <w:t>The hot water distribution system piping from the water heater(s) to the fixtures and appliances take</w:t>
            </w:r>
            <w:r>
              <w:rPr>
                <w:sz w:val="20"/>
                <w:szCs w:val="20"/>
              </w:rPr>
              <w:t>s</w:t>
            </w:r>
            <w:r w:rsidRPr="00524AB7">
              <w:rPr>
                <w:sz w:val="20"/>
                <w:szCs w:val="20"/>
              </w:rPr>
              <w:t xml:space="preserve"> the</w:t>
            </w:r>
            <w:r>
              <w:rPr>
                <w:sz w:val="20"/>
                <w:szCs w:val="20"/>
              </w:rPr>
              <w:t xml:space="preserve"> </w:t>
            </w:r>
            <w:r w:rsidRPr="00524AB7">
              <w:rPr>
                <w:sz w:val="20"/>
                <w:szCs w:val="20"/>
              </w:rPr>
              <w:t xml:space="preserve">most direct path. </w:t>
            </w:r>
            <w:r>
              <w:rPr>
                <w:sz w:val="20"/>
                <w:szCs w:val="20"/>
              </w:rPr>
              <w:t>(RA 4.4.7.1)</w:t>
            </w:r>
          </w:p>
        </w:tc>
      </w:tr>
      <w:tr w:rsidR="00CA0F92" w14:paraId="0A1EFDB2" w14:textId="77777777" w:rsidTr="00944040">
        <w:trPr>
          <w:trHeight w:val="144"/>
        </w:trPr>
        <w:tc>
          <w:tcPr>
            <w:tcW w:w="720" w:type="dxa"/>
            <w:vAlign w:val="center"/>
          </w:tcPr>
          <w:p w14:paraId="0A1EFDB0" w14:textId="30E9A230"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13</w:t>
            </w:r>
          </w:p>
        </w:tc>
        <w:tc>
          <w:tcPr>
            <w:tcW w:w="13896" w:type="dxa"/>
            <w:gridSpan w:val="2"/>
            <w:vAlign w:val="center"/>
          </w:tcPr>
          <w:p w14:paraId="0A1EFDB1" w14:textId="77777777" w:rsidR="00331E9A" w:rsidRDefault="00CA0F92" w:rsidP="00761CA3">
            <w:pPr>
              <w:keepNext/>
              <w:spacing w:after="0" w:line="240" w:lineRule="auto"/>
              <w:rPr>
                <w:sz w:val="20"/>
                <w:szCs w:val="20"/>
              </w:rPr>
            </w:pPr>
            <w:r>
              <w:rPr>
                <w:sz w:val="20"/>
                <w:szCs w:val="20"/>
              </w:rPr>
              <w:t>I</w:t>
            </w:r>
            <w:r w:rsidRPr="00524AB7">
              <w:rPr>
                <w:sz w:val="20"/>
                <w:szCs w:val="20"/>
              </w:rPr>
              <w:t>nstallation and operation</w:t>
            </w:r>
            <w:r>
              <w:rPr>
                <w:sz w:val="20"/>
                <w:szCs w:val="20"/>
              </w:rPr>
              <w:t xml:space="preserve"> </w:t>
            </w:r>
            <w:r w:rsidRPr="00524AB7">
              <w:rPr>
                <w:sz w:val="20"/>
                <w:szCs w:val="20"/>
              </w:rPr>
              <w:t xml:space="preserve">instructions that provide details of the operation of the pump and controls </w:t>
            </w:r>
            <w:r>
              <w:rPr>
                <w:sz w:val="20"/>
                <w:szCs w:val="20"/>
              </w:rPr>
              <w:t xml:space="preserve">are </w:t>
            </w:r>
            <w:r w:rsidRPr="00524AB7">
              <w:rPr>
                <w:sz w:val="20"/>
                <w:szCs w:val="20"/>
              </w:rPr>
              <w:t>available at the jobsite for inspection.</w:t>
            </w:r>
            <w:r>
              <w:rPr>
                <w:sz w:val="20"/>
                <w:szCs w:val="20"/>
              </w:rPr>
              <w:t xml:space="preserve"> (RA 4.4.7.1)</w:t>
            </w:r>
          </w:p>
        </w:tc>
      </w:tr>
      <w:tr w:rsidR="00CA0F92" w14:paraId="0A1EFDB5" w14:textId="77777777" w:rsidTr="00944040">
        <w:trPr>
          <w:trHeight w:val="144"/>
        </w:trPr>
        <w:tc>
          <w:tcPr>
            <w:tcW w:w="720" w:type="dxa"/>
            <w:vAlign w:val="center"/>
          </w:tcPr>
          <w:p w14:paraId="0A1EFDB3" w14:textId="29E10AF0"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14</w:t>
            </w:r>
          </w:p>
        </w:tc>
        <w:tc>
          <w:tcPr>
            <w:tcW w:w="13896" w:type="dxa"/>
            <w:gridSpan w:val="2"/>
            <w:vAlign w:val="center"/>
          </w:tcPr>
          <w:p w14:paraId="0A1EFDB4" w14:textId="77777777" w:rsidR="00331E9A" w:rsidRDefault="00CA0F92" w:rsidP="00761CA3">
            <w:pPr>
              <w:keepNext/>
              <w:spacing w:after="0" w:line="240" w:lineRule="auto"/>
              <w:rPr>
                <w:sz w:val="20"/>
                <w:szCs w:val="20"/>
              </w:rPr>
            </w:pPr>
            <w:r w:rsidRPr="00524AB7">
              <w:rPr>
                <w:sz w:val="20"/>
                <w:szCs w:val="20"/>
              </w:rPr>
              <w:t>More than one circulation loop may be installed. Each loop shall have its own pump and controls.</w:t>
            </w:r>
            <w:r>
              <w:rPr>
                <w:sz w:val="20"/>
                <w:szCs w:val="20"/>
              </w:rPr>
              <w:t xml:space="preserve"> (</w:t>
            </w:r>
            <w:r w:rsidRPr="00524AB7">
              <w:rPr>
                <w:sz w:val="20"/>
                <w:szCs w:val="20"/>
              </w:rPr>
              <w:t>RA4.4.8, RA 4.4.9, RA 4.4.10)</w:t>
            </w:r>
          </w:p>
        </w:tc>
      </w:tr>
      <w:tr w:rsidR="00CA0F92" w:rsidRPr="002332EE" w14:paraId="0A1EFDB9" w14:textId="77777777" w:rsidTr="00944040">
        <w:trPr>
          <w:trHeight w:val="144"/>
        </w:trPr>
        <w:tc>
          <w:tcPr>
            <w:tcW w:w="720" w:type="dxa"/>
            <w:vAlign w:val="center"/>
          </w:tcPr>
          <w:p w14:paraId="0A1EFDB6" w14:textId="396D5774" w:rsidR="006A6017" w:rsidRDefault="000E2B97">
            <w:pPr>
              <w:keepNext/>
              <w:spacing w:after="0" w:line="240" w:lineRule="auto"/>
              <w:jc w:val="center"/>
              <w:rPr>
                <w:rFonts w:asciiTheme="minorHAnsi" w:hAnsiTheme="minorHAnsi" w:cs="Arial"/>
                <w:sz w:val="20"/>
                <w:szCs w:val="20"/>
              </w:rPr>
            </w:pPr>
            <w:r>
              <w:rPr>
                <w:rFonts w:asciiTheme="minorHAnsi" w:hAnsiTheme="minorHAnsi" w:cs="Arial"/>
                <w:sz w:val="20"/>
                <w:szCs w:val="20"/>
              </w:rPr>
              <w:t>15</w:t>
            </w:r>
          </w:p>
        </w:tc>
        <w:tc>
          <w:tcPr>
            <w:tcW w:w="4032" w:type="dxa"/>
            <w:vAlign w:val="center"/>
          </w:tcPr>
          <w:p w14:paraId="0A1EFDB7" w14:textId="77777777" w:rsidR="006A6017" w:rsidRDefault="00CA0F92" w:rsidP="00761CA3">
            <w:pPr>
              <w:keepNext/>
              <w:spacing w:after="0" w:line="240" w:lineRule="auto"/>
              <w:rPr>
                <w:rFonts w:asciiTheme="minorHAnsi" w:hAnsiTheme="minorHAnsi" w:cs="TimesNewRomanPS-BoldMT"/>
                <w:bCs/>
                <w:sz w:val="20"/>
                <w:szCs w:val="20"/>
              </w:rPr>
            </w:pPr>
            <w:r w:rsidRPr="008C6FCB">
              <w:rPr>
                <w:rFonts w:asciiTheme="minorHAnsi" w:hAnsiTheme="minorHAnsi" w:cs="TimesNewRomanPS-BoldMT"/>
                <w:bCs/>
                <w:sz w:val="20"/>
                <w:szCs w:val="20"/>
              </w:rPr>
              <w:t>Verification Status:</w:t>
            </w:r>
          </w:p>
        </w:tc>
        <w:tc>
          <w:tcPr>
            <w:tcW w:w="9864" w:type="dxa"/>
            <w:vAlign w:val="center"/>
          </w:tcPr>
          <w:p w14:paraId="0A60C65E" w14:textId="77777777" w:rsidR="00F102B0" w:rsidRDefault="00F102B0" w:rsidP="00F102B0">
            <w:pPr>
              <w:pStyle w:val="ListParagraph"/>
              <w:keepNext/>
              <w:numPr>
                <w:ilvl w:val="0"/>
                <w:numId w:val="16"/>
              </w:numPr>
              <w:tabs>
                <w:tab w:val="left" w:pos="356"/>
              </w:tabs>
              <w:spacing w:after="0" w:line="240" w:lineRule="auto"/>
              <w:rPr>
                <w:sz w:val="18"/>
                <w:szCs w:val="18"/>
              </w:rPr>
            </w:pPr>
            <w:r>
              <w:rPr>
                <w:sz w:val="18"/>
                <w:szCs w:val="18"/>
                <w:u w:val="single"/>
              </w:rPr>
              <w:t>Pass</w:t>
            </w:r>
            <w:r>
              <w:rPr>
                <w:sz w:val="18"/>
                <w:szCs w:val="18"/>
              </w:rPr>
              <w:t xml:space="preserve"> - all applicable requirements are met; or</w:t>
            </w:r>
          </w:p>
          <w:p w14:paraId="3DA6AC76" w14:textId="77777777" w:rsidR="00F102B0" w:rsidRDefault="00F102B0" w:rsidP="00F102B0">
            <w:pPr>
              <w:pStyle w:val="ListParagraph"/>
              <w:keepNext/>
              <w:numPr>
                <w:ilvl w:val="0"/>
                <w:numId w:val="16"/>
              </w:numPr>
              <w:tabs>
                <w:tab w:val="left" w:pos="356"/>
              </w:tabs>
              <w:spacing w:after="0" w:line="240" w:lineRule="auto"/>
              <w:rPr>
                <w:sz w:val="18"/>
                <w:szCs w:val="18"/>
              </w:rPr>
            </w:pPr>
            <w:r>
              <w:rPr>
                <w:sz w:val="18"/>
                <w:szCs w:val="18"/>
                <w:u w:val="single"/>
              </w:rPr>
              <w:t>Fail</w:t>
            </w:r>
            <w:r>
              <w:rPr>
                <w:sz w:val="18"/>
                <w:szCs w:val="18"/>
              </w:rPr>
              <w:t xml:space="preserve"> - one or more applicable requirements are not met. Enter reason for failure in corrections notes field below; or</w:t>
            </w:r>
          </w:p>
          <w:p w14:paraId="0A1EFDB8" w14:textId="3E32FA11" w:rsidR="00331E9A" w:rsidRDefault="00F102B0" w:rsidP="00F102B0">
            <w:pPr>
              <w:pStyle w:val="ListParagraph"/>
              <w:keepNext/>
              <w:numPr>
                <w:ilvl w:val="0"/>
                <w:numId w:val="16"/>
              </w:numPr>
              <w:tabs>
                <w:tab w:val="left" w:pos="366"/>
              </w:tabs>
              <w:spacing w:after="0" w:line="240" w:lineRule="auto"/>
              <w:rPr>
                <w:rFonts w:asciiTheme="minorHAnsi" w:hAnsiTheme="minorHAnsi" w:cs="TimesNewRomanPS-BoldMT"/>
                <w:bCs/>
                <w:sz w:val="20"/>
                <w:szCs w:val="20"/>
              </w:rPr>
            </w:pPr>
            <w:r>
              <w:rPr>
                <w:sz w:val="18"/>
                <w:szCs w:val="18"/>
                <w:u w:val="single"/>
              </w:rPr>
              <w:t>All N/A</w:t>
            </w:r>
            <w:r>
              <w:rPr>
                <w:sz w:val="18"/>
                <w:szCs w:val="18"/>
              </w:rPr>
              <w:t xml:space="preserve"> - This entire table is not applicable</w:t>
            </w:r>
          </w:p>
        </w:tc>
      </w:tr>
      <w:tr w:rsidR="00F102B0" w:rsidRPr="002332EE" w14:paraId="0A1EFDBD" w14:textId="77777777" w:rsidTr="00F102B0">
        <w:trPr>
          <w:trHeight w:val="144"/>
        </w:trPr>
        <w:tc>
          <w:tcPr>
            <w:tcW w:w="720" w:type="dxa"/>
            <w:vAlign w:val="center"/>
          </w:tcPr>
          <w:p w14:paraId="0A1EFDBA" w14:textId="32C0D4CF" w:rsidR="00F102B0" w:rsidRDefault="00F102B0">
            <w:pPr>
              <w:keepNext/>
              <w:spacing w:after="0" w:line="240" w:lineRule="auto"/>
              <w:jc w:val="center"/>
              <w:rPr>
                <w:rFonts w:asciiTheme="minorHAnsi" w:hAnsiTheme="minorHAnsi" w:cs="Arial"/>
                <w:sz w:val="20"/>
                <w:szCs w:val="20"/>
              </w:rPr>
            </w:pPr>
            <w:r>
              <w:rPr>
                <w:rFonts w:asciiTheme="minorHAnsi" w:hAnsiTheme="minorHAnsi" w:cs="Arial"/>
                <w:sz w:val="20"/>
                <w:szCs w:val="20"/>
              </w:rPr>
              <w:t>16</w:t>
            </w:r>
          </w:p>
        </w:tc>
        <w:tc>
          <w:tcPr>
            <w:tcW w:w="13896" w:type="dxa"/>
            <w:gridSpan w:val="2"/>
            <w:vAlign w:val="center"/>
          </w:tcPr>
          <w:p w14:paraId="0A1EFDBC" w14:textId="0393916B" w:rsidR="00F102B0" w:rsidRDefault="00F102B0" w:rsidP="00761CA3">
            <w:pPr>
              <w:keepNext/>
              <w:spacing w:after="0" w:line="240" w:lineRule="auto"/>
              <w:rPr>
                <w:rFonts w:asciiTheme="minorHAnsi" w:hAnsiTheme="minorHAnsi" w:cs="TimesNewRomanPS-BoldMT"/>
                <w:bCs/>
                <w:sz w:val="20"/>
                <w:szCs w:val="20"/>
              </w:rPr>
            </w:pPr>
            <w:r w:rsidRPr="008C6FCB">
              <w:rPr>
                <w:rFonts w:asciiTheme="minorHAnsi" w:hAnsiTheme="minorHAnsi" w:cs="TimesNewRomanPS-BoldMT"/>
                <w:bCs/>
                <w:sz w:val="20"/>
                <w:szCs w:val="20"/>
              </w:rPr>
              <w:t xml:space="preserve">Correction Notes: </w:t>
            </w:r>
          </w:p>
        </w:tc>
      </w:tr>
      <w:tr w:rsidR="00CA0F92" w:rsidRPr="002332EE" w14:paraId="0A1EFDBF" w14:textId="77777777" w:rsidTr="00944040">
        <w:trPr>
          <w:trHeight w:val="302"/>
        </w:trPr>
        <w:tc>
          <w:tcPr>
            <w:tcW w:w="14616" w:type="dxa"/>
            <w:gridSpan w:val="3"/>
            <w:vAlign w:val="center"/>
          </w:tcPr>
          <w:p w14:paraId="0A1EFDBE" w14:textId="77777777" w:rsidR="00331E9A" w:rsidRPr="00521DD2" w:rsidRDefault="00CA0F92" w:rsidP="00521DD2">
            <w:pPr>
              <w:keepNext/>
              <w:spacing w:after="0" w:line="240" w:lineRule="auto"/>
              <w:rPr>
                <w:rFonts w:asciiTheme="minorHAnsi" w:hAnsiTheme="minorHAnsi"/>
                <w:sz w:val="20"/>
                <w:szCs w:val="20"/>
              </w:rPr>
            </w:pPr>
            <w:r w:rsidRPr="00521DD2">
              <w:rPr>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0A1EFDC0" w14:textId="77777777" w:rsidR="00CA0F92" w:rsidRDefault="00CA0F92" w:rsidP="00761CA3">
      <w:pPr>
        <w:suppressAutoHyphens/>
        <w:spacing w:after="0" w:line="240" w:lineRule="auto"/>
        <w:ind w:left="446"/>
        <w:rPr>
          <w:rFonts w:asciiTheme="minorHAnsi" w:hAnsiTheme="minorHAnsi"/>
          <w:b/>
          <w:sz w:val="20"/>
          <w:szCs w:val="20"/>
        </w:rPr>
      </w:pPr>
    </w:p>
    <w:p w14:paraId="7172C84D" w14:textId="77777777" w:rsidR="00523417" w:rsidRDefault="00523417">
      <w: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4031"/>
        <w:gridCol w:w="9865"/>
      </w:tblGrid>
      <w:tr w:rsidR="00362C31" w:rsidRPr="006D2E42" w14:paraId="0A1EFDC3" w14:textId="77777777" w:rsidTr="00944040">
        <w:trPr>
          <w:trHeight w:val="144"/>
          <w:tblHeader/>
        </w:trPr>
        <w:tc>
          <w:tcPr>
            <w:tcW w:w="14616" w:type="dxa"/>
            <w:gridSpan w:val="3"/>
            <w:tcBorders>
              <w:bottom w:val="single" w:sz="4" w:space="0" w:color="000000"/>
            </w:tcBorders>
            <w:vAlign w:val="center"/>
          </w:tcPr>
          <w:p w14:paraId="0A1EFDC1" w14:textId="77777777" w:rsidR="00362C31" w:rsidRDefault="009725C5" w:rsidP="009725C5">
            <w:pPr>
              <w:spacing w:after="0" w:line="240" w:lineRule="auto"/>
              <w:rPr>
                <w:rFonts w:asciiTheme="minorHAnsi" w:hAnsiTheme="minorHAnsi" w:cs="Arial"/>
                <w:sz w:val="20"/>
                <w:szCs w:val="20"/>
              </w:rPr>
            </w:pPr>
            <w:r>
              <w:rPr>
                <w:rFonts w:asciiTheme="minorHAnsi" w:hAnsiTheme="minorHAnsi"/>
                <w:b/>
                <w:sz w:val="20"/>
                <w:szCs w:val="20"/>
              </w:rPr>
              <w:lastRenderedPageBreak/>
              <w:t>E</w:t>
            </w:r>
            <w:r w:rsidR="00362C31" w:rsidRPr="006D2E42">
              <w:rPr>
                <w:rFonts w:asciiTheme="minorHAnsi" w:hAnsiTheme="minorHAnsi"/>
                <w:b/>
                <w:sz w:val="20"/>
                <w:szCs w:val="20"/>
              </w:rPr>
              <w:t xml:space="preserve">. </w:t>
            </w:r>
            <w:r w:rsidR="00362C31" w:rsidRPr="00E215C5">
              <w:rPr>
                <w:rFonts w:asciiTheme="minorHAnsi" w:hAnsiTheme="minorHAnsi"/>
                <w:b/>
                <w:sz w:val="20"/>
                <w:szCs w:val="20"/>
              </w:rPr>
              <w:t>Multiple Dwelling Units – Recirculation Temperature Modulation Control</w:t>
            </w:r>
            <w:r w:rsidR="00362C31" w:rsidRPr="006D2E42">
              <w:rPr>
                <w:rFonts w:asciiTheme="minorHAnsi" w:hAnsiTheme="minorHAnsi" w:cs="Arial"/>
                <w:sz w:val="20"/>
                <w:szCs w:val="20"/>
              </w:rPr>
              <w:t xml:space="preserve"> </w:t>
            </w:r>
            <w:r w:rsidR="00BE2570" w:rsidRPr="00494508">
              <w:rPr>
                <w:rFonts w:asciiTheme="minorHAnsi" w:hAnsiTheme="minorHAnsi"/>
                <w:b/>
                <w:sz w:val="20"/>
                <w:szCs w:val="20"/>
              </w:rPr>
              <w:t>Requirements</w:t>
            </w:r>
          </w:p>
          <w:p w14:paraId="0A1EFDC2" w14:textId="77777777" w:rsidR="00BE2570" w:rsidRDefault="00BE2570" w:rsidP="00761CA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p>
        </w:tc>
      </w:tr>
      <w:tr w:rsidR="00362C31" w:rsidRPr="006D2E42" w14:paraId="0A1EFDC6" w14:textId="77777777" w:rsidTr="00944040">
        <w:trPr>
          <w:trHeight w:val="144"/>
          <w:tblHeader/>
        </w:trPr>
        <w:tc>
          <w:tcPr>
            <w:tcW w:w="720" w:type="dxa"/>
            <w:tcBorders>
              <w:top w:val="single" w:sz="4" w:space="0" w:color="000000"/>
            </w:tcBorders>
            <w:vAlign w:val="center"/>
          </w:tcPr>
          <w:p w14:paraId="0A1EFDC4" w14:textId="77777777" w:rsidR="00362C31" w:rsidRPr="006D2E42" w:rsidRDefault="00362C31" w:rsidP="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96" w:type="dxa"/>
            <w:gridSpan w:val="2"/>
            <w:tcBorders>
              <w:top w:val="single" w:sz="4" w:space="0" w:color="000000"/>
            </w:tcBorders>
            <w:vAlign w:val="center"/>
          </w:tcPr>
          <w:p w14:paraId="0A1EFDC5" w14:textId="77777777" w:rsidR="00362C31" w:rsidRPr="006D2E42" w:rsidRDefault="00362C31" w:rsidP="00362C31">
            <w:pPr>
              <w:autoSpaceDE w:val="0"/>
              <w:autoSpaceDN w:val="0"/>
              <w:adjustRightInd w:val="0"/>
              <w:spacing w:after="0" w:line="240" w:lineRule="auto"/>
              <w:rPr>
                <w:rFonts w:asciiTheme="minorHAnsi" w:hAnsiTheme="minorHAnsi"/>
                <w:sz w:val="20"/>
                <w:szCs w:val="20"/>
              </w:rPr>
            </w:pPr>
            <w:r>
              <w:rPr>
                <w:rFonts w:asciiTheme="minorHAnsi" w:hAnsiTheme="minorHAnsi"/>
                <w:sz w:val="20"/>
                <w:szCs w:val="20"/>
              </w:rPr>
              <w:t xml:space="preserve">Controls have been installed that </w:t>
            </w:r>
            <w:r w:rsidRPr="00E41D1D">
              <w:rPr>
                <w:rFonts w:asciiTheme="minorHAnsi" w:hAnsiTheme="minorHAnsi"/>
                <w:sz w:val="20"/>
                <w:szCs w:val="20"/>
              </w:rPr>
              <w:t>reduce the hot water supply temperature when hot water</w:t>
            </w:r>
            <w:r>
              <w:rPr>
                <w:rFonts w:asciiTheme="minorHAnsi" w:hAnsiTheme="minorHAnsi"/>
                <w:sz w:val="20"/>
                <w:szCs w:val="20"/>
              </w:rPr>
              <w:t xml:space="preserve"> </w:t>
            </w:r>
            <w:r w:rsidRPr="00E41D1D">
              <w:rPr>
                <w:rFonts w:asciiTheme="minorHAnsi" w:hAnsiTheme="minorHAnsi"/>
                <w:sz w:val="20"/>
                <w:szCs w:val="20"/>
              </w:rPr>
              <w:t>demand is determined to be low by the control system. The control system may use a fixed control schedule or</w:t>
            </w:r>
            <w:r>
              <w:rPr>
                <w:rFonts w:asciiTheme="minorHAnsi" w:hAnsiTheme="minorHAnsi"/>
                <w:sz w:val="20"/>
                <w:szCs w:val="20"/>
              </w:rPr>
              <w:t xml:space="preserve"> </w:t>
            </w:r>
            <w:r w:rsidRPr="00E41D1D">
              <w:rPr>
                <w:rFonts w:asciiTheme="minorHAnsi" w:hAnsiTheme="minorHAnsi"/>
                <w:sz w:val="20"/>
                <w:szCs w:val="20"/>
              </w:rPr>
              <w:t>dynamic control schedules based measurements of hot water demand.</w:t>
            </w:r>
            <w:r>
              <w:rPr>
                <w:rFonts w:asciiTheme="minorHAnsi" w:hAnsiTheme="minorHAnsi"/>
                <w:sz w:val="20"/>
                <w:szCs w:val="20"/>
              </w:rPr>
              <w:t xml:space="preserve">  (</w:t>
            </w:r>
            <w:r w:rsidRPr="00B36001">
              <w:rPr>
                <w:rFonts w:asciiTheme="minorHAnsi" w:hAnsiTheme="minorHAnsi"/>
                <w:sz w:val="20"/>
                <w:szCs w:val="20"/>
              </w:rPr>
              <w:t>RA4.4.11)</w:t>
            </w:r>
            <w:r>
              <w:rPr>
                <w:rFonts w:asciiTheme="minorHAnsi" w:hAnsiTheme="minorHAnsi"/>
                <w:sz w:val="20"/>
                <w:szCs w:val="20"/>
              </w:rPr>
              <w:t>.</w:t>
            </w:r>
          </w:p>
        </w:tc>
      </w:tr>
      <w:tr w:rsidR="00362C31" w14:paraId="0A1EFDC9" w14:textId="77777777" w:rsidTr="00944040">
        <w:trPr>
          <w:trHeight w:val="144"/>
          <w:tblHeader/>
        </w:trPr>
        <w:tc>
          <w:tcPr>
            <w:tcW w:w="720" w:type="dxa"/>
            <w:vAlign w:val="center"/>
          </w:tcPr>
          <w:p w14:paraId="0A1EFDC7" w14:textId="77777777" w:rsidR="00362C31" w:rsidRDefault="00362C31" w:rsidP="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896" w:type="dxa"/>
            <w:gridSpan w:val="2"/>
            <w:vAlign w:val="center"/>
          </w:tcPr>
          <w:p w14:paraId="0A1EFDC8" w14:textId="2F9D7C5E" w:rsidR="00362C31" w:rsidRDefault="00362C31" w:rsidP="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Daily hot water supply temperature reduction (which is defined as the sum of temperature reduction by the control in each hour within a 24-hour period) shall be more than 50</w:t>
            </w:r>
            <w:r w:rsidR="00F102B0">
              <w:rPr>
                <w:rFonts w:asciiTheme="minorHAnsi" w:hAnsiTheme="minorHAnsi"/>
                <w:sz w:val="20"/>
                <w:szCs w:val="20"/>
              </w:rPr>
              <w:t>°F</w:t>
            </w:r>
            <w:r>
              <w:rPr>
                <w:rFonts w:asciiTheme="minorHAnsi" w:hAnsiTheme="minorHAnsi"/>
                <w:sz w:val="20"/>
                <w:szCs w:val="20"/>
              </w:rPr>
              <w:t>. (</w:t>
            </w:r>
            <w:r w:rsidRPr="00B36001">
              <w:rPr>
                <w:rFonts w:asciiTheme="minorHAnsi" w:hAnsiTheme="minorHAnsi"/>
                <w:sz w:val="20"/>
                <w:szCs w:val="20"/>
              </w:rPr>
              <w:t>RA4.4.11)</w:t>
            </w:r>
            <w:r>
              <w:rPr>
                <w:rFonts w:asciiTheme="minorHAnsi" w:hAnsiTheme="minorHAnsi"/>
                <w:sz w:val="20"/>
                <w:szCs w:val="20"/>
              </w:rPr>
              <w:t xml:space="preserve"> </w:t>
            </w:r>
          </w:p>
        </w:tc>
      </w:tr>
      <w:tr w:rsidR="005A1843" w14:paraId="0A1EFDCD" w14:textId="77777777" w:rsidTr="00944040">
        <w:trPr>
          <w:trHeight w:val="144"/>
          <w:tblHeader/>
        </w:trPr>
        <w:tc>
          <w:tcPr>
            <w:tcW w:w="720" w:type="dxa"/>
            <w:vAlign w:val="center"/>
          </w:tcPr>
          <w:p w14:paraId="0A1EFDCA" w14:textId="77777777" w:rsidR="005A1843" w:rsidRDefault="005A1843" w:rsidP="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cs="Arial"/>
                <w:sz w:val="20"/>
                <w:szCs w:val="20"/>
              </w:rPr>
              <w:t>03</w:t>
            </w:r>
          </w:p>
        </w:tc>
        <w:tc>
          <w:tcPr>
            <w:tcW w:w="4031" w:type="dxa"/>
            <w:vAlign w:val="center"/>
          </w:tcPr>
          <w:p w14:paraId="0A1EFDCB" w14:textId="77777777" w:rsidR="005A1843" w:rsidRDefault="005A1843" w:rsidP="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8C6FCB">
              <w:rPr>
                <w:rFonts w:asciiTheme="minorHAnsi" w:hAnsiTheme="minorHAnsi" w:cs="TimesNewRomanPS-BoldMT"/>
                <w:bCs/>
                <w:sz w:val="20"/>
                <w:szCs w:val="20"/>
              </w:rPr>
              <w:t>Verification Status:</w:t>
            </w:r>
          </w:p>
        </w:tc>
        <w:tc>
          <w:tcPr>
            <w:tcW w:w="9865" w:type="dxa"/>
            <w:vAlign w:val="center"/>
          </w:tcPr>
          <w:p w14:paraId="13B46EBF" w14:textId="77777777" w:rsidR="00F102B0" w:rsidRDefault="00F102B0" w:rsidP="00F102B0">
            <w:pPr>
              <w:pStyle w:val="ListParagraph"/>
              <w:keepNext/>
              <w:numPr>
                <w:ilvl w:val="0"/>
                <w:numId w:val="17"/>
              </w:numPr>
              <w:tabs>
                <w:tab w:val="left" w:pos="356"/>
              </w:tabs>
              <w:spacing w:after="0" w:line="240" w:lineRule="auto"/>
              <w:rPr>
                <w:sz w:val="18"/>
                <w:szCs w:val="18"/>
              </w:rPr>
            </w:pPr>
            <w:r>
              <w:rPr>
                <w:sz w:val="18"/>
                <w:szCs w:val="18"/>
                <w:u w:val="single"/>
              </w:rPr>
              <w:t>Pass</w:t>
            </w:r>
            <w:r>
              <w:rPr>
                <w:sz w:val="18"/>
                <w:szCs w:val="18"/>
              </w:rPr>
              <w:t xml:space="preserve"> - all applicable requirements are met; or</w:t>
            </w:r>
          </w:p>
          <w:p w14:paraId="0C0947D1" w14:textId="77777777" w:rsidR="00F102B0" w:rsidRDefault="00F102B0" w:rsidP="00F102B0">
            <w:pPr>
              <w:pStyle w:val="ListParagraph"/>
              <w:keepNext/>
              <w:numPr>
                <w:ilvl w:val="0"/>
                <w:numId w:val="17"/>
              </w:numPr>
              <w:tabs>
                <w:tab w:val="left" w:pos="356"/>
              </w:tabs>
              <w:spacing w:after="0" w:line="240" w:lineRule="auto"/>
              <w:rPr>
                <w:sz w:val="18"/>
                <w:szCs w:val="18"/>
              </w:rPr>
            </w:pPr>
            <w:r>
              <w:rPr>
                <w:sz w:val="18"/>
                <w:szCs w:val="18"/>
                <w:u w:val="single"/>
              </w:rPr>
              <w:t>Fail</w:t>
            </w:r>
            <w:r>
              <w:rPr>
                <w:sz w:val="18"/>
                <w:szCs w:val="18"/>
              </w:rPr>
              <w:t xml:space="preserve"> - one or more applicable requirements are not met. Enter reason for failure in corrections notes field below; or</w:t>
            </w:r>
          </w:p>
          <w:p w14:paraId="0A1EFDCC" w14:textId="5B14D9C4" w:rsidR="005A1843" w:rsidRPr="00F102B0" w:rsidRDefault="00F102B0" w:rsidP="00F102B0">
            <w:pPr>
              <w:pStyle w:val="ListParagraph"/>
              <w:keepNext/>
              <w:numPr>
                <w:ilvl w:val="0"/>
                <w:numId w:val="1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F102B0">
              <w:rPr>
                <w:sz w:val="18"/>
                <w:szCs w:val="18"/>
                <w:u w:val="single"/>
              </w:rPr>
              <w:t>All N/A</w:t>
            </w:r>
            <w:r w:rsidRPr="00F102B0">
              <w:rPr>
                <w:sz w:val="18"/>
                <w:szCs w:val="18"/>
              </w:rPr>
              <w:t xml:space="preserve"> - This entire table is not applicable</w:t>
            </w:r>
          </w:p>
        </w:tc>
      </w:tr>
      <w:tr w:rsidR="00F102B0" w14:paraId="0A1EFDD1" w14:textId="77777777" w:rsidTr="00F102B0">
        <w:trPr>
          <w:trHeight w:val="144"/>
          <w:tblHeader/>
        </w:trPr>
        <w:tc>
          <w:tcPr>
            <w:tcW w:w="720" w:type="dxa"/>
            <w:vAlign w:val="center"/>
          </w:tcPr>
          <w:p w14:paraId="0A1EFDCE" w14:textId="77777777" w:rsidR="00F102B0" w:rsidRDefault="00F102B0" w:rsidP="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cs="Arial"/>
                <w:sz w:val="20"/>
                <w:szCs w:val="20"/>
              </w:rPr>
              <w:t>04</w:t>
            </w:r>
          </w:p>
        </w:tc>
        <w:tc>
          <w:tcPr>
            <w:tcW w:w="13896" w:type="dxa"/>
            <w:gridSpan w:val="2"/>
            <w:vAlign w:val="center"/>
          </w:tcPr>
          <w:p w14:paraId="0A1EFDD0" w14:textId="29EF1FE2" w:rsidR="00F102B0" w:rsidRDefault="00F102B0" w:rsidP="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8C6FCB">
              <w:rPr>
                <w:rFonts w:asciiTheme="minorHAnsi" w:hAnsiTheme="minorHAnsi" w:cs="TimesNewRomanPS-BoldMT"/>
                <w:bCs/>
                <w:sz w:val="20"/>
                <w:szCs w:val="20"/>
              </w:rPr>
              <w:t xml:space="preserve">Correction Notes: </w:t>
            </w:r>
          </w:p>
        </w:tc>
      </w:tr>
      <w:tr w:rsidR="005A1843" w:rsidRPr="0093694E" w14:paraId="0A1EFDD3" w14:textId="77777777" w:rsidTr="00944040">
        <w:trPr>
          <w:trHeight w:val="144"/>
        </w:trPr>
        <w:tc>
          <w:tcPr>
            <w:tcW w:w="14616" w:type="dxa"/>
            <w:gridSpan w:val="3"/>
            <w:tcBorders>
              <w:top w:val="single" w:sz="4" w:space="0" w:color="000000"/>
              <w:left w:val="single" w:sz="4" w:space="0" w:color="000000"/>
              <w:bottom w:val="single" w:sz="4" w:space="0" w:color="000000"/>
              <w:right w:val="single" w:sz="4" w:space="0" w:color="000000"/>
            </w:tcBorders>
          </w:tcPr>
          <w:p w14:paraId="0A1EFDD2" w14:textId="77777777" w:rsidR="005A1843" w:rsidRPr="00944040" w:rsidRDefault="00DE74B2" w:rsidP="00362C31">
            <w:pPr>
              <w:spacing w:after="0" w:line="240" w:lineRule="auto"/>
              <w:rPr>
                <w:rFonts w:asciiTheme="minorHAnsi" w:hAnsiTheme="minorHAnsi" w:cs="Arial"/>
                <w:b/>
                <w:sz w:val="20"/>
                <w:szCs w:val="20"/>
              </w:rPr>
            </w:pPr>
            <w:r w:rsidRPr="00944040">
              <w:rPr>
                <w:rFonts w:asciiTheme="minorHAnsi" w:hAnsi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0A1EFDD4" w14:textId="77777777" w:rsidR="00362C31" w:rsidRDefault="00362C31" w:rsidP="00761CA3">
      <w:pPr>
        <w:suppressAutoHyphens/>
        <w:spacing w:after="0" w:line="240" w:lineRule="auto"/>
        <w:ind w:left="446"/>
        <w:rPr>
          <w:rFonts w:asciiTheme="minorHAnsi" w:hAnsi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4032"/>
        <w:gridCol w:w="9864"/>
      </w:tblGrid>
      <w:tr w:rsidR="00362C31" w:rsidRPr="006D2E42" w14:paraId="0A1EFDD7" w14:textId="77777777" w:rsidTr="00944040">
        <w:trPr>
          <w:trHeight w:val="144"/>
          <w:tblHeader/>
        </w:trPr>
        <w:tc>
          <w:tcPr>
            <w:tcW w:w="14616" w:type="dxa"/>
            <w:gridSpan w:val="3"/>
            <w:tcBorders>
              <w:bottom w:val="single" w:sz="4" w:space="0" w:color="000000"/>
            </w:tcBorders>
            <w:vAlign w:val="center"/>
          </w:tcPr>
          <w:p w14:paraId="0A1EFDD5" w14:textId="77777777" w:rsidR="00656A37" w:rsidRDefault="009725C5">
            <w:pPr>
              <w:keepNext/>
              <w:spacing w:after="0" w:line="240" w:lineRule="auto"/>
              <w:rPr>
                <w:rFonts w:asciiTheme="minorHAnsi" w:hAnsiTheme="minorHAnsi" w:cs="Arial"/>
                <w:sz w:val="20"/>
                <w:szCs w:val="20"/>
              </w:rPr>
            </w:pPr>
            <w:r>
              <w:rPr>
                <w:rFonts w:asciiTheme="minorHAnsi" w:hAnsiTheme="minorHAnsi"/>
                <w:b/>
                <w:sz w:val="20"/>
                <w:szCs w:val="20"/>
              </w:rPr>
              <w:t>F</w:t>
            </w:r>
            <w:r w:rsidR="00362C31" w:rsidRPr="006D2E42">
              <w:rPr>
                <w:rFonts w:asciiTheme="minorHAnsi" w:hAnsiTheme="minorHAnsi"/>
                <w:b/>
                <w:sz w:val="20"/>
                <w:szCs w:val="20"/>
              </w:rPr>
              <w:t xml:space="preserve">. </w:t>
            </w:r>
            <w:r w:rsidR="00362C31" w:rsidRPr="00E215C5">
              <w:rPr>
                <w:rFonts w:asciiTheme="minorHAnsi" w:hAnsiTheme="minorHAnsi"/>
                <w:b/>
                <w:sz w:val="20"/>
                <w:szCs w:val="20"/>
              </w:rPr>
              <w:t>Multiple Dwelling Units – Recirculation Continuous Monitoring Systems</w:t>
            </w:r>
            <w:r w:rsidR="00362C31" w:rsidRPr="006D2E42">
              <w:rPr>
                <w:rFonts w:asciiTheme="minorHAnsi" w:hAnsiTheme="minorHAnsi" w:cs="Arial"/>
                <w:sz w:val="20"/>
                <w:szCs w:val="20"/>
              </w:rPr>
              <w:t xml:space="preserve"> </w:t>
            </w:r>
            <w:r w:rsidR="00BE2570" w:rsidRPr="00494508">
              <w:rPr>
                <w:rFonts w:asciiTheme="minorHAnsi" w:hAnsiTheme="minorHAnsi"/>
                <w:b/>
                <w:sz w:val="20"/>
                <w:szCs w:val="20"/>
              </w:rPr>
              <w:t>Requirements</w:t>
            </w:r>
          </w:p>
          <w:p w14:paraId="0A1EFDD6" w14:textId="79950962" w:rsidR="00BE2570" w:rsidRDefault="00BE2570" w:rsidP="00761CA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r w:rsidR="00B316BE">
              <w:rPr>
                <w:rFonts w:asciiTheme="minorHAnsi" w:hAnsiTheme="minorHAnsi"/>
                <w:sz w:val="20"/>
                <w:szCs w:val="20"/>
              </w:rPr>
              <w:t>.</w:t>
            </w:r>
          </w:p>
        </w:tc>
      </w:tr>
      <w:tr w:rsidR="00362C31" w:rsidRPr="006D2E42" w14:paraId="0A1EFDDA" w14:textId="77777777" w:rsidTr="00944040">
        <w:trPr>
          <w:trHeight w:val="144"/>
          <w:tblHeader/>
        </w:trPr>
        <w:tc>
          <w:tcPr>
            <w:tcW w:w="720" w:type="dxa"/>
            <w:tcBorders>
              <w:top w:val="single" w:sz="4" w:space="0" w:color="000000"/>
            </w:tcBorders>
            <w:vAlign w:val="center"/>
          </w:tcPr>
          <w:p w14:paraId="0A1EFDD8" w14:textId="77777777" w:rsidR="00362C31" w:rsidRPr="006D2E42" w:rsidRDefault="00362C31" w:rsidP="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96" w:type="dxa"/>
            <w:gridSpan w:val="2"/>
            <w:tcBorders>
              <w:top w:val="single" w:sz="4" w:space="0" w:color="000000"/>
            </w:tcBorders>
            <w:vAlign w:val="center"/>
          </w:tcPr>
          <w:p w14:paraId="0A1EFDD9" w14:textId="77777777" w:rsidR="00362C31" w:rsidRPr="006D2E42" w:rsidRDefault="00362C31" w:rsidP="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The water heating system must have a means of communicating with</w:t>
            </w:r>
            <w:r w:rsidR="00513DD9">
              <w:rPr>
                <w:rFonts w:asciiTheme="minorHAnsi" w:hAnsiTheme="minorHAnsi"/>
                <w:sz w:val="20"/>
                <w:szCs w:val="20"/>
              </w:rPr>
              <w:t xml:space="preserve"> the remote monitoring facility</w:t>
            </w:r>
            <w:r>
              <w:rPr>
                <w:rFonts w:asciiTheme="minorHAnsi" w:hAnsiTheme="minorHAnsi"/>
                <w:sz w:val="20"/>
                <w:szCs w:val="20"/>
              </w:rPr>
              <w:t>. (</w:t>
            </w:r>
            <w:r w:rsidRPr="00B36001">
              <w:rPr>
                <w:rFonts w:asciiTheme="minorHAnsi" w:hAnsiTheme="minorHAnsi"/>
                <w:sz w:val="20"/>
                <w:szCs w:val="20"/>
              </w:rPr>
              <w:t>RA4.4.1</w:t>
            </w:r>
            <w:r>
              <w:rPr>
                <w:rFonts w:asciiTheme="minorHAnsi" w:hAnsiTheme="minorHAnsi"/>
                <w:sz w:val="20"/>
                <w:szCs w:val="20"/>
              </w:rPr>
              <w:t>2</w:t>
            </w:r>
            <w:r w:rsidRPr="00B36001">
              <w:rPr>
                <w:rFonts w:asciiTheme="minorHAnsi" w:hAnsiTheme="minorHAnsi"/>
                <w:sz w:val="20"/>
                <w:szCs w:val="20"/>
              </w:rPr>
              <w:t>)</w:t>
            </w:r>
          </w:p>
        </w:tc>
      </w:tr>
      <w:tr w:rsidR="00362C31" w14:paraId="0A1EFDDD" w14:textId="77777777" w:rsidTr="00944040">
        <w:trPr>
          <w:trHeight w:val="144"/>
          <w:tblHeader/>
        </w:trPr>
        <w:tc>
          <w:tcPr>
            <w:tcW w:w="720" w:type="dxa"/>
            <w:vAlign w:val="center"/>
          </w:tcPr>
          <w:p w14:paraId="0A1EFDDB" w14:textId="77777777" w:rsidR="00362C31" w:rsidRDefault="00362C31" w:rsidP="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896" w:type="dxa"/>
            <w:gridSpan w:val="2"/>
            <w:vAlign w:val="center"/>
          </w:tcPr>
          <w:p w14:paraId="0A1EFDDC" w14:textId="77777777" w:rsidR="00362C31" w:rsidRDefault="00362C31" w:rsidP="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The monitoring system must record no less frequently than hourly measurement of key system operation parameters, including hot water supply and return temperatures, and status of gas valve relays. (</w:t>
            </w:r>
            <w:r w:rsidRPr="00B36001">
              <w:rPr>
                <w:rFonts w:asciiTheme="minorHAnsi" w:hAnsiTheme="minorHAnsi"/>
                <w:sz w:val="20"/>
                <w:szCs w:val="20"/>
              </w:rPr>
              <w:t>RA4.4.1</w:t>
            </w:r>
            <w:r>
              <w:rPr>
                <w:rFonts w:asciiTheme="minorHAnsi" w:hAnsiTheme="minorHAnsi"/>
                <w:sz w:val="20"/>
                <w:szCs w:val="20"/>
              </w:rPr>
              <w:t>2</w:t>
            </w:r>
            <w:r w:rsidRPr="00B36001">
              <w:rPr>
                <w:rFonts w:asciiTheme="minorHAnsi" w:hAnsiTheme="minorHAnsi"/>
                <w:sz w:val="20"/>
                <w:szCs w:val="20"/>
              </w:rPr>
              <w:t>)</w:t>
            </w:r>
          </w:p>
        </w:tc>
      </w:tr>
      <w:tr w:rsidR="00362C31" w14:paraId="0A1EFDE0" w14:textId="77777777" w:rsidTr="00944040">
        <w:trPr>
          <w:trHeight w:val="144"/>
          <w:tblHeader/>
        </w:trPr>
        <w:tc>
          <w:tcPr>
            <w:tcW w:w="720" w:type="dxa"/>
            <w:vAlign w:val="center"/>
          </w:tcPr>
          <w:p w14:paraId="0A1EFDDE" w14:textId="77777777" w:rsidR="00362C31" w:rsidRDefault="00362C31" w:rsidP="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896" w:type="dxa"/>
            <w:gridSpan w:val="2"/>
            <w:vAlign w:val="center"/>
          </w:tcPr>
          <w:p w14:paraId="0A1EFDDF" w14:textId="77777777" w:rsidR="00362C31" w:rsidRDefault="00362C31" w:rsidP="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A current contract must be available that demonstrate the system will be monitored. (</w:t>
            </w:r>
            <w:r w:rsidRPr="00B36001">
              <w:rPr>
                <w:rFonts w:asciiTheme="minorHAnsi" w:hAnsiTheme="minorHAnsi"/>
                <w:sz w:val="20"/>
                <w:szCs w:val="20"/>
              </w:rPr>
              <w:t>RA4.4.1</w:t>
            </w:r>
            <w:r>
              <w:rPr>
                <w:rFonts w:asciiTheme="minorHAnsi" w:hAnsiTheme="minorHAnsi"/>
                <w:sz w:val="20"/>
                <w:szCs w:val="20"/>
              </w:rPr>
              <w:t>2</w:t>
            </w:r>
            <w:r w:rsidRPr="00B36001">
              <w:rPr>
                <w:rFonts w:asciiTheme="minorHAnsi" w:hAnsiTheme="minorHAnsi"/>
                <w:sz w:val="20"/>
                <w:szCs w:val="20"/>
              </w:rPr>
              <w:t>)</w:t>
            </w:r>
          </w:p>
        </w:tc>
      </w:tr>
      <w:tr w:rsidR="005A1843" w14:paraId="0A1EFDE4" w14:textId="77777777" w:rsidTr="00944040">
        <w:trPr>
          <w:trHeight w:val="144"/>
          <w:tblHeader/>
        </w:trPr>
        <w:tc>
          <w:tcPr>
            <w:tcW w:w="720" w:type="dxa"/>
            <w:vAlign w:val="center"/>
          </w:tcPr>
          <w:p w14:paraId="0A1EFDE1" w14:textId="77777777" w:rsidR="005A1843" w:rsidRDefault="005A1843" w:rsidP="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cs="Arial"/>
                <w:sz w:val="20"/>
                <w:szCs w:val="20"/>
              </w:rPr>
              <w:t>04</w:t>
            </w:r>
          </w:p>
        </w:tc>
        <w:tc>
          <w:tcPr>
            <w:tcW w:w="4032" w:type="dxa"/>
            <w:vAlign w:val="center"/>
          </w:tcPr>
          <w:p w14:paraId="0A1EFDE2" w14:textId="77777777" w:rsidR="005A1843" w:rsidRDefault="005A1843" w:rsidP="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8C6FCB">
              <w:rPr>
                <w:rFonts w:asciiTheme="minorHAnsi" w:hAnsiTheme="minorHAnsi" w:cs="TimesNewRomanPS-BoldMT"/>
                <w:bCs/>
                <w:sz w:val="20"/>
                <w:szCs w:val="20"/>
              </w:rPr>
              <w:t>Verification Status:</w:t>
            </w:r>
          </w:p>
        </w:tc>
        <w:tc>
          <w:tcPr>
            <w:tcW w:w="9864" w:type="dxa"/>
            <w:vAlign w:val="center"/>
          </w:tcPr>
          <w:p w14:paraId="7C144C91" w14:textId="77777777" w:rsidR="00F102B0" w:rsidRDefault="00F102B0" w:rsidP="00F102B0">
            <w:pPr>
              <w:pStyle w:val="ListParagraph"/>
              <w:keepNext/>
              <w:numPr>
                <w:ilvl w:val="0"/>
                <w:numId w:val="18"/>
              </w:numPr>
              <w:tabs>
                <w:tab w:val="left" w:pos="356"/>
              </w:tabs>
              <w:spacing w:after="0" w:line="240" w:lineRule="auto"/>
              <w:rPr>
                <w:sz w:val="18"/>
                <w:szCs w:val="18"/>
              </w:rPr>
            </w:pPr>
            <w:r>
              <w:rPr>
                <w:sz w:val="18"/>
                <w:szCs w:val="18"/>
                <w:u w:val="single"/>
              </w:rPr>
              <w:t>Pass</w:t>
            </w:r>
            <w:r>
              <w:rPr>
                <w:sz w:val="18"/>
                <w:szCs w:val="18"/>
              </w:rPr>
              <w:t xml:space="preserve"> - all applicable requirements are met; or</w:t>
            </w:r>
          </w:p>
          <w:p w14:paraId="31CA4CFD" w14:textId="77777777" w:rsidR="00F102B0" w:rsidRDefault="00F102B0" w:rsidP="00F102B0">
            <w:pPr>
              <w:pStyle w:val="ListParagraph"/>
              <w:keepNext/>
              <w:numPr>
                <w:ilvl w:val="0"/>
                <w:numId w:val="18"/>
              </w:numPr>
              <w:tabs>
                <w:tab w:val="left" w:pos="356"/>
              </w:tabs>
              <w:spacing w:after="0" w:line="240" w:lineRule="auto"/>
              <w:rPr>
                <w:sz w:val="18"/>
                <w:szCs w:val="18"/>
              </w:rPr>
            </w:pPr>
            <w:r>
              <w:rPr>
                <w:sz w:val="18"/>
                <w:szCs w:val="18"/>
                <w:u w:val="single"/>
              </w:rPr>
              <w:t>Fail</w:t>
            </w:r>
            <w:r>
              <w:rPr>
                <w:sz w:val="18"/>
                <w:szCs w:val="18"/>
              </w:rPr>
              <w:t xml:space="preserve"> - one or more applicable requirements are not met. Enter reason for failure in corrections notes field below; or</w:t>
            </w:r>
          </w:p>
          <w:p w14:paraId="0A1EFDE3" w14:textId="38F8588F" w:rsidR="005A1843" w:rsidRPr="00F102B0" w:rsidRDefault="00F102B0" w:rsidP="00F102B0">
            <w:pPr>
              <w:pStyle w:val="ListParagraph"/>
              <w:keepNext/>
              <w:numPr>
                <w:ilvl w:val="0"/>
                <w:numId w:val="1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F102B0">
              <w:rPr>
                <w:sz w:val="18"/>
                <w:szCs w:val="18"/>
                <w:u w:val="single"/>
              </w:rPr>
              <w:t>All N/A</w:t>
            </w:r>
            <w:r w:rsidRPr="00F102B0">
              <w:rPr>
                <w:sz w:val="18"/>
                <w:szCs w:val="18"/>
              </w:rPr>
              <w:t xml:space="preserve"> - This entire table is not applicable</w:t>
            </w:r>
          </w:p>
        </w:tc>
      </w:tr>
      <w:tr w:rsidR="00F102B0" w14:paraId="0A1EFDE8" w14:textId="77777777" w:rsidTr="00F102B0">
        <w:trPr>
          <w:trHeight w:val="144"/>
          <w:tblHeader/>
        </w:trPr>
        <w:tc>
          <w:tcPr>
            <w:tcW w:w="720" w:type="dxa"/>
            <w:vAlign w:val="center"/>
          </w:tcPr>
          <w:p w14:paraId="0A1EFDE5" w14:textId="77777777" w:rsidR="00F102B0" w:rsidRDefault="00F102B0" w:rsidP="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cs="Arial"/>
                <w:sz w:val="20"/>
                <w:szCs w:val="20"/>
              </w:rPr>
              <w:t>05</w:t>
            </w:r>
          </w:p>
        </w:tc>
        <w:tc>
          <w:tcPr>
            <w:tcW w:w="13896" w:type="dxa"/>
            <w:gridSpan w:val="2"/>
            <w:vAlign w:val="center"/>
          </w:tcPr>
          <w:p w14:paraId="0A1EFDE7" w14:textId="3C2B8BB3" w:rsidR="00F102B0" w:rsidRDefault="00F102B0" w:rsidP="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8C6FCB">
              <w:rPr>
                <w:rFonts w:asciiTheme="minorHAnsi" w:hAnsiTheme="minorHAnsi" w:cs="TimesNewRomanPS-BoldMT"/>
                <w:bCs/>
                <w:sz w:val="20"/>
                <w:szCs w:val="20"/>
              </w:rPr>
              <w:t xml:space="preserve">Correction Notes: </w:t>
            </w:r>
          </w:p>
        </w:tc>
      </w:tr>
      <w:tr w:rsidR="005A1843" w:rsidRPr="0093694E" w14:paraId="0A1EFDEA" w14:textId="77777777" w:rsidTr="00944040">
        <w:trPr>
          <w:trHeight w:val="144"/>
        </w:trPr>
        <w:tc>
          <w:tcPr>
            <w:tcW w:w="14616" w:type="dxa"/>
            <w:gridSpan w:val="3"/>
            <w:tcBorders>
              <w:top w:val="single" w:sz="4" w:space="0" w:color="000000"/>
              <w:left w:val="single" w:sz="4" w:space="0" w:color="000000"/>
              <w:bottom w:val="single" w:sz="4" w:space="0" w:color="000000"/>
              <w:right w:val="single" w:sz="4" w:space="0" w:color="000000"/>
            </w:tcBorders>
          </w:tcPr>
          <w:p w14:paraId="0A1EFDE9" w14:textId="77777777" w:rsidR="005A1843" w:rsidRPr="00761CA3" w:rsidRDefault="00DE74B2" w:rsidP="00362C31">
            <w:pPr>
              <w:spacing w:after="0" w:line="240" w:lineRule="auto"/>
              <w:rPr>
                <w:rFonts w:asciiTheme="minorHAnsi" w:hAnsiTheme="minorHAnsi" w:cs="Arial"/>
                <w:b/>
                <w:sz w:val="20"/>
                <w:szCs w:val="20"/>
              </w:rPr>
            </w:pPr>
            <w:r w:rsidRPr="00944040">
              <w:rPr>
                <w:rFonts w:asciiTheme="minorHAnsi" w:hAnsiTheme="minorHAnsi"/>
                <w:b/>
                <w:sz w:val="20"/>
                <w:szCs w:val="20"/>
              </w:rPr>
              <w:t>The responsible person’s signature on this compliance document affirms that all applicable requirements in this table have been met unless otherwise noted in the Verification Status and the Corrections Notes in this table</w:t>
            </w:r>
            <w:r w:rsidRPr="00761CA3">
              <w:rPr>
                <w:b/>
                <w:sz w:val="20"/>
                <w:szCs w:val="20"/>
              </w:rPr>
              <w:t>.</w:t>
            </w:r>
          </w:p>
        </w:tc>
      </w:tr>
    </w:tbl>
    <w:p w14:paraId="0A1EFDEB" w14:textId="77777777" w:rsidR="00362C31" w:rsidRDefault="00362C31" w:rsidP="003855DB">
      <w:pPr>
        <w:suppressAutoHyphens/>
        <w:spacing w:after="60" w:line="240" w:lineRule="auto"/>
        <w:ind w:left="450"/>
        <w:rPr>
          <w:rFonts w:asciiTheme="minorHAnsi" w:hAnsi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4032"/>
        <w:gridCol w:w="9864"/>
      </w:tblGrid>
      <w:tr w:rsidR="00362C31" w:rsidRPr="006D2E42" w14:paraId="0A1EFDEE" w14:textId="77777777" w:rsidTr="00944040">
        <w:trPr>
          <w:trHeight w:val="144"/>
        </w:trPr>
        <w:tc>
          <w:tcPr>
            <w:tcW w:w="14616" w:type="dxa"/>
            <w:gridSpan w:val="3"/>
            <w:tcBorders>
              <w:bottom w:val="single" w:sz="4" w:space="0" w:color="000000"/>
            </w:tcBorders>
            <w:vAlign w:val="center"/>
          </w:tcPr>
          <w:p w14:paraId="0A1EFDEC" w14:textId="77777777" w:rsidR="00331E9A" w:rsidRDefault="009725C5" w:rsidP="00331E9A">
            <w:pPr>
              <w:keepNext/>
              <w:spacing w:after="0" w:line="240" w:lineRule="auto"/>
              <w:rPr>
                <w:rFonts w:asciiTheme="minorHAnsi" w:hAnsiTheme="minorHAnsi" w:cs="Arial"/>
                <w:sz w:val="20"/>
                <w:szCs w:val="20"/>
              </w:rPr>
            </w:pPr>
            <w:r>
              <w:rPr>
                <w:rFonts w:asciiTheme="minorHAnsi" w:hAnsiTheme="minorHAnsi"/>
                <w:b/>
                <w:sz w:val="20"/>
                <w:szCs w:val="20"/>
              </w:rPr>
              <w:lastRenderedPageBreak/>
              <w:t>G</w:t>
            </w:r>
            <w:r w:rsidR="00362C31" w:rsidRPr="006D2E42">
              <w:rPr>
                <w:rFonts w:asciiTheme="minorHAnsi" w:hAnsiTheme="minorHAnsi"/>
                <w:b/>
                <w:sz w:val="20"/>
                <w:szCs w:val="20"/>
              </w:rPr>
              <w:t xml:space="preserve">. </w:t>
            </w:r>
            <w:r w:rsidR="00362C31" w:rsidRPr="00E215C5">
              <w:rPr>
                <w:rFonts w:asciiTheme="minorHAnsi" w:hAnsiTheme="minorHAnsi"/>
                <w:b/>
                <w:sz w:val="20"/>
                <w:szCs w:val="20"/>
              </w:rPr>
              <w:t>Multiple Dwelling Units – Demand Recirculation</w:t>
            </w:r>
            <w:r w:rsidR="00362C31" w:rsidRPr="006D2E42">
              <w:rPr>
                <w:rFonts w:asciiTheme="minorHAnsi" w:hAnsiTheme="minorHAnsi" w:cs="Arial"/>
                <w:sz w:val="20"/>
                <w:szCs w:val="20"/>
              </w:rPr>
              <w:t xml:space="preserve"> </w:t>
            </w:r>
            <w:r w:rsidR="00BE2570" w:rsidRPr="00494508">
              <w:rPr>
                <w:rFonts w:asciiTheme="minorHAnsi" w:hAnsiTheme="minorHAnsi"/>
                <w:b/>
                <w:sz w:val="20"/>
                <w:szCs w:val="20"/>
              </w:rPr>
              <w:t>Requirements</w:t>
            </w:r>
          </w:p>
          <w:p w14:paraId="0A1EFDED" w14:textId="29994FBF" w:rsidR="00331E9A" w:rsidRDefault="00BE2570" w:rsidP="00190B7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r w:rsidR="00B316BE">
              <w:rPr>
                <w:rFonts w:asciiTheme="minorHAnsi" w:hAnsiTheme="minorHAnsi"/>
                <w:sz w:val="20"/>
                <w:szCs w:val="20"/>
              </w:rPr>
              <w:t>.</w:t>
            </w:r>
          </w:p>
        </w:tc>
      </w:tr>
      <w:tr w:rsidR="00362C31" w:rsidRPr="006D2E42" w14:paraId="0A1EFDF1" w14:textId="77777777" w:rsidTr="00944040">
        <w:trPr>
          <w:trHeight w:val="144"/>
        </w:trPr>
        <w:tc>
          <w:tcPr>
            <w:tcW w:w="720" w:type="dxa"/>
            <w:tcBorders>
              <w:top w:val="single" w:sz="4" w:space="0" w:color="000000"/>
            </w:tcBorders>
            <w:vAlign w:val="center"/>
          </w:tcPr>
          <w:p w14:paraId="0A1EFDEF" w14:textId="77777777" w:rsidR="006A6017" w:rsidRDefault="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96" w:type="dxa"/>
            <w:gridSpan w:val="2"/>
            <w:tcBorders>
              <w:top w:val="single" w:sz="4" w:space="0" w:color="000000"/>
            </w:tcBorders>
            <w:vAlign w:val="center"/>
          </w:tcPr>
          <w:p w14:paraId="0A1EFDF0" w14:textId="77777777" w:rsidR="006A6017" w:rsidRDefault="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w:t>
            </w:r>
            <w:r w:rsidRPr="000C1AEF">
              <w:rPr>
                <w:rFonts w:asciiTheme="minorHAnsi" w:hAnsiTheme="minorHAnsi"/>
                <w:sz w:val="20"/>
                <w:szCs w:val="20"/>
              </w:rPr>
              <w:t>he system operate</w:t>
            </w:r>
            <w:r>
              <w:rPr>
                <w:rFonts w:asciiTheme="minorHAnsi" w:hAnsiTheme="minorHAnsi"/>
                <w:sz w:val="20"/>
                <w:szCs w:val="20"/>
              </w:rPr>
              <w:t>s</w:t>
            </w:r>
            <w:r w:rsidRPr="000C1AEF">
              <w:rPr>
                <w:rFonts w:asciiTheme="minorHAnsi" w:hAnsiTheme="minorHAnsi"/>
                <w:sz w:val="20"/>
                <w:szCs w:val="20"/>
              </w:rPr>
              <w:t xml:space="preserve"> “on-demand”, meaning that </w:t>
            </w:r>
            <w:r>
              <w:rPr>
                <w:rFonts w:asciiTheme="minorHAnsi" w:hAnsiTheme="minorHAnsi"/>
                <w:sz w:val="20"/>
                <w:szCs w:val="20"/>
              </w:rPr>
              <w:t xml:space="preserve">the pump begins to operate shortly before or immediately after </w:t>
            </w:r>
            <w:r w:rsidRPr="000C1AEF">
              <w:rPr>
                <w:rFonts w:asciiTheme="minorHAnsi" w:hAnsiTheme="minorHAnsi"/>
                <w:sz w:val="20"/>
                <w:szCs w:val="20"/>
              </w:rPr>
              <w:t>hot water draw</w:t>
            </w:r>
            <w:r>
              <w:rPr>
                <w:rFonts w:asciiTheme="minorHAnsi" w:hAnsiTheme="minorHAnsi"/>
                <w:sz w:val="20"/>
                <w:szCs w:val="20"/>
              </w:rPr>
              <w:t xml:space="preserve"> begins, and stops when the return water temperature reaches a certain threshold value. (</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362C31" w:rsidRPr="000C1AEF" w14:paraId="0A1EFDF6" w14:textId="77777777" w:rsidTr="00944040">
        <w:trPr>
          <w:trHeight w:val="144"/>
        </w:trPr>
        <w:tc>
          <w:tcPr>
            <w:tcW w:w="720" w:type="dxa"/>
            <w:vAlign w:val="center"/>
          </w:tcPr>
          <w:p w14:paraId="0A1EFDF2" w14:textId="77777777" w:rsidR="006A6017" w:rsidRDefault="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896" w:type="dxa"/>
            <w:gridSpan w:val="2"/>
            <w:vAlign w:val="center"/>
          </w:tcPr>
          <w:p w14:paraId="0A1EFDF3" w14:textId="77777777" w:rsidR="006A6017" w:rsidRDefault="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After the pump has been activated, the controls shall allow the pump to operate until the water temperature</w:t>
            </w:r>
            <w:r>
              <w:rPr>
                <w:sz w:val="20"/>
                <w:szCs w:val="20"/>
              </w:rPr>
              <w:t xml:space="preserve"> </w:t>
            </w:r>
            <w:r w:rsidRPr="00B36001">
              <w:rPr>
                <w:sz w:val="20"/>
                <w:szCs w:val="20"/>
              </w:rPr>
              <w:t>at the thermo-sensor rises</w:t>
            </w:r>
            <w:r>
              <w:rPr>
                <w:sz w:val="20"/>
                <w:szCs w:val="20"/>
              </w:rPr>
              <w:t xml:space="preserve"> to one of the following values: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0A1EFDF4" w14:textId="1E9D6552" w:rsidR="006A6017" w:rsidRDefault="00362C31" w:rsidP="00944040">
            <w:pPr>
              <w:pStyle w:val="ListParagraph"/>
              <w:keepNext/>
              <w:numPr>
                <w:ilvl w:val="0"/>
                <w:numId w:val="1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Not more than 10</w:t>
            </w:r>
            <w:r w:rsidR="00F102B0">
              <w:rPr>
                <w:sz w:val="20"/>
                <w:szCs w:val="20"/>
              </w:rPr>
              <w:t>°</w:t>
            </w:r>
            <w:r w:rsidR="006A6017">
              <w:rPr>
                <w:rFonts w:asciiTheme="minorHAnsi" w:hAnsiTheme="minorHAnsi"/>
                <w:sz w:val="20"/>
                <w:szCs w:val="20"/>
              </w:rPr>
              <w:t>F</w:t>
            </w:r>
            <w:r w:rsidRPr="00B36001">
              <w:rPr>
                <w:sz w:val="20"/>
                <w:szCs w:val="20"/>
              </w:rPr>
              <w:t xml:space="preserve"> ( 5.6</w:t>
            </w:r>
            <w:r w:rsidR="00F102B0">
              <w:rPr>
                <w:sz w:val="20"/>
                <w:szCs w:val="20"/>
              </w:rPr>
              <w:t>°</w:t>
            </w:r>
            <w:r w:rsidR="006A6017">
              <w:rPr>
                <w:rFonts w:asciiTheme="minorHAnsi" w:hAnsiTheme="minorHAnsi"/>
                <w:sz w:val="20"/>
                <w:szCs w:val="20"/>
              </w:rPr>
              <w:t>C</w:t>
            </w:r>
            <w:r w:rsidRPr="00B36001">
              <w:rPr>
                <w:sz w:val="20"/>
                <w:szCs w:val="20"/>
              </w:rPr>
              <w:t>) above the initial temperature of the water in the pipe</w:t>
            </w:r>
            <w:r w:rsidR="00F102B0">
              <w:rPr>
                <w:sz w:val="20"/>
                <w:szCs w:val="20"/>
              </w:rPr>
              <w:t>; or</w:t>
            </w:r>
          </w:p>
          <w:p w14:paraId="0A1EFDF5" w14:textId="679DC500" w:rsidR="006A6017" w:rsidRDefault="00362C31" w:rsidP="00F102B0">
            <w:pPr>
              <w:pStyle w:val="ListParagraph"/>
              <w:keepNext/>
              <w:numPr>
                <w:ilvl w:val="0"/>
                <w:numId w:val="1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Not more than 102</w:t>
            </w:r>
            <w:r w:rsidR="00F102B0">
              <w:rPr>
                <w:sz w:val="20"/>
                <w:szCs w:val="20"/>
              </w:rPr>
              <w:t>°</w:t>
            </w:r>
            <w:r w:rsidR="006A6017">
              <w:rPr>
                <w:rFonts w:asciiTheme="minorHAnsi" w:hAnsiTheme="minorHAnsi"/>
                <w:sz w:val="20"/>
                <w:szCs w:val="20"/>
              </w:rPr>
              <w:t>F</w:t>
            </w:r>
            <w:r w:rsidRPr="00B36001">
              <w:rPr>
                <w:sz w:val="20"/>
                <w:szCs w:val="20"/>
              </w:rPr>
              <w:t xml:space="preserve"> (38.9</w:t>
            </w:r>
            <w:r w:rsidR="00F102B0">
              <w:rPr>
                <w:sz w:val="20"/>
                <w:szCs w:val="20"/>
              </w:rPr>
              <w:t>°</w:t>
            </w:r>
            <w:r w:rsidR="006A6017">
              <w:rPr>
                <w:rFonts w:asciiTheme="minorHAnsi" w:hAnsiTheme="minorHAnsi"/>
                <w:sz w:val="20"/>
                <w:szCs w:val="20"/>
              </w:rPr>
              <w:t>C</w:t>
            </w:r>
            <w:r w:rsidRPr="00B36001">
              <w:rPr>
                <w:sz w:val="20"/>
                <w:szCs w:val="20"/>
              </w:rPr>
              <w:t>).</w:t>
            </w:r>
          </w:p>
        </w:tc>
      </w:tr>
      <w:tr w:rsidR="00362C31" w:rsidRPr="000C1AEF" w14:paraId="0A1EFDF9" w14:textId="77777777" w:rsidTr="00944040">
        <w:trPr>
          <w:trHeight w:val="144"/>
        </w:trPr>
        <w:tc>
          <w:tcPr>
            <w:tcW w:w="720" w:type="dxa"/>
            <w:vAlign w:val="center"/>
          </w:tcPr>
          <w:p w14:paraId="0A1EFDF7" w14:textId="77777777" w:rsidR="006A6017" w:rsidRDefault="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896" w:type="dxa"/>
            <w:gridSpan w:val="2"/>
            <w:vAlign w:val="center"/>
          </w:tcPr>
          <w:p w14:paraId="0A1EFDF8" w14:textId="77777777" w:rsidR="006A6017" w:rsidRDefault="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The controls shall limit pump operation to a maximum of 10 minutes following any activation. This is</w:t>
            </w:r>
            <w:r>
              <w:rPr>
                <w:sz w:val="20"/>
                <w:szCs w:val="20"/>
              </w:rPr>
              <w:t xml:space="preserve"> </w:t>
            </w:r>
            <w:r w:rsidRPr="00B36001">
              <w:rPr>
                <w:sz w:val="20"/>
                <w:szCs w:val="20"/>
              </w:rPr>
              <w:t>provided in the event that the normal means of shutting off the pump have failed.</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362C31" w:rsidRPr="000C1AEF" w14:paraId="0A1EFDFF" w14:textId="77777777" w:rsidTr="00944040">
        <w:trPr>
          <w:trHeight w:val="144"/>
        </w:trPr>
        <w:tc>
          <w:tcPr>
            <w:tcW w:w="720" w:type="dxa"/>
            <w:vAlign w:val="center"/>
          </w:tcPr>
          <w:p w14:paraId="0A1EFDFA" w14:textId="77777777" w:rsidR="006A6017" w:rsidRDefault="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896" w:type="dxa"/>
            <w:gridSpan w:val="2"/>
            <w:vAlign w:val="center"/>
          </w:tcPr>
          <w:p w14:paraId="0A1EFDFB" w14:textId="77777777" w:rsidR="006A6017" w:rsidRPr="00AA0481" w:rsidRDefault="00362C31" w:rsidP="00D66EF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AA0481">
              <w:rPr>
                <w:rFonts w:asciiTheme="minorHAnsi" w:hAnsiTheme="minorHAnsi"/>
                <w:sz w:val="20"/>
                <w:szCs w:val="20"/>
              </w:rPr>
              <w:t>Pump and control placement shall meet one of the following criteria: (RA4.4.13)</w:t>
            </w:r>
          </w:p>
          <w:p w14:paraId="0A1EFDFC" w14:textId="77777777" w:rsidR="006A6017" w:rsidRPr="00AA0481" w:rsidRDefault="00362C31" w:rsidP="00944040">
            <w:pPr>
              <w:pStyle w:val="ListParagraph"/>
              <w:keepNext/>
              <w:numPr>
                <w:ilvl w:val="0"/>
                <w:numId w:val="1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rFonts w:asciiTheme="minorHAnsi" w:hAnsiTheme="minorHAnsi"/>
                <w:sz w:val="20"/>
                <w:szCs w:val="20"/>
              </w:rPr>
            </w:pPr>
            <w:r w:rsidRPr="00AA0481">
              <w:rPr>
                <w:rFonts w:asciiTheme="minorHAnsi" w:hAnsiTheme="minorHAnsi"/>
                <w:sz w:val="20"/>
                <w:szCs w:val="20"/>
              </w:rPr>
              <w:t>When a dedicated return line has been installed the pump, controls and thermo-sensor are installed at the end of the supply portion of the recirculation loop; or</w:t>
            </w:r>
          </w:p>
          <w:p w14:paraId="0A1EFDFD" w14:textId="77777777" w:rsidR="006A6017" w:rsidRPr="00AA0481" w:rsidRDefault="00362C31" w:rsidP="00944040">
            <w:pPr>
              <w:pStyle w:val="ListParagraph"/>
              <w:keepNext/>
              <w:numPr>
                <w:ilvl w:val="0"/>
                <w:numId w:val="1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rFonts w:asciiTheme="minorHAnsi" w:hAnsiTheme="minorHAnsi"/>
                <w:sz w:val="20"/>
                <w:szCs w:val="20"/>
              </w:rPr>
            </w:pPr>
            <w:r w:rsidRPr="00AA0481">
              <w:rPr>
                <w:rFonts w:asciiTheme="minorHAnsi" w:hAnsiTheme="minorHAnsi"/>
                <w:sz w:val="20"/>
                <w:szCs w:val="20"/>
              </w:rPr>
              <w:t>The pump and controls are installed on the dedicated return line near the water heater and the thermo-sensor is installed in an accessible location as close to the end of the supply portion of the recirculation loop as possible</w:t>
            </w:r>
            <w:r w:rsidR="00944040">
              <w:rPr>
                <w:rFonts w:asciiTheme="minorHAnsi" w:hAnsiTheme="minorHAnsi"/>
                <w:sz w:val="20"/>
                <w:szCs w:val="20"/>
              </w:rPr>
              <w:t>;</w:t>
            </w:r>
            <w:r w:rsidRPr="00AA0481">
              <w:rPr>
                <w:rFonts w:asciiTheme="minorHAnsi" w:hAnsiTheme="minorHAnsi"/>
                <w:sz w:val="20"/>
                <w:szCs w:val="20"/>
              </w:rPr>
              <w:t xml:space="preserve"> or</w:t>
            </w:r>
          </w:p>
          <w:p w14:paraId="0A1EFDFE" w14:textId="77777777" w:rsidR="006A6017" w:rsidRDefault="00362C31" w:rsidP="00AA0481">
            <w:pPr>
              <w:pStyle w:val="ListParagraph"/>
              <w:keepNext/>
              <w:numPr>
                <w:ilvl w:val="0"/>
                <w:numId w:val="1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62" w:hanging="331"/>
              <w:rPr>
                <w:sz w:val="20"/>
                <w:szCs w:val="20"/>
              </w:rPr>
            </w:pPr>
            <w:r w:rsidRPr="00AA0481">
              <w:rPr>
                <w:rFonts w:asciiTheme="minorHAnsi" w:hAnsiTheme="minorHAnsi"/>
                <w:sz w:val="20"/>
                <w:szCs w:val="20"/>
              </w:rPr>
              <w:t>When the cold water line is used as the return, the pump, demand controls and thermo</w:t>
            </w:r>
            <w:r w:rsidR="00190B72" w:rsidRPr="00AA0481">
              <w:rPr>
                <w:rFonts w:asciiTheme="minorHAnsi" w:hAnsiTheme="minorHAnsi"/>
                <w:sz w:val="20"/>
                <w:szCs w:val="20"/>
              </w:rPr>
              <w:t>-</w:t>
            </w:r>
            <w:r w:rsidRPr="00AA0481">
              <w:rPr>
                <w:rFonts w:asciiTheme="minorHAnsi" w:hAnsiTheme="minorHAnsi"/>
                <w:sz w:val="20"/>
                <w:szCs w:val="20"/>
              </w:rPr>
              <w:t>sensor shall be installed in an accessible location at the end of supply portion of the hot water distribution line (typically under a sink).</w:t>
            </w:r>
          </w:p>
        </w:tc>
      </w:tr>
      <w:tr w:rsidR="00362C31" w:rsidRPr="000C1AEF" w14:paraId="0A1EFE02" w14:textId="77777777" w:rsidTr="00944040">
        <w:trPr>
          <w:trHeight w:val="144"/>
        </w:trPr>
        <w:tc>
          <w:tcPr>
            <w:tcW w:w="720" w:type="dxa"/>
            <w:vAlign w:val="center"/>
          </w:tcPr>
          <w:p w14:paraId="0A1EFE00" w14:textId="77777777" w:rsidR="006A6017" w:rsidRDefault="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05</w:t>
            </w:r>
          </w:p>
        </w:tc>
        <w:tc>
          <w:tcPr>
            <w:tcW w:w="13896" w:type="dxa"/>
            <w:gridSpan w:val="2"/>
            <w:vAlign w:val="center"/>
          </w:tcPr>
          <w:p w14:paraId="0A1EFE01" w14:textId="77777777" w:rsidR="006A6017" w:rsidRDefault="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Insulation is not required on the cold water line when it is used as the return.</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362C31" w:rsidRPr="000C1AEF" w14:paraId="0A1EFE05" w14:textId="77777777" w:rsidTr="00944040">
        <w:trPr>
          <w:trHeight w:val="144"/>
        </w:trPr>
        <w:tc>
          <w:tcPr>
            <w:tcW w:w="720" w:type="dxa"/>
            <w:vAlign w:val="center"/>
          </w:tcPr>
          <w:p w14:paraId="0A1EFE03" w14:textId="77777777" w:rsidR="006A6017" w:rsidRDefault="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06</w:t>
            </w:r>
          </w:p>
        </w:tc>
        <w:tc>
          <w:tcPr>
            <w:tcW w:w="13896" w:type="dxa"/>
            <w:gridSpan w:val="2"/>
            <w:vAlign w:val="center"/>
          </w:tcPr>
          <w:p w14:paraId="0A1EFE04" w14:textId="77777777" w:rsidR="00656A37" w:rsidRDefault="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 xml:space="preserve">Manual or sensor controls shall be installed and, if powered, </w:t>
            </w:r>
            <w:r w:rsidR="006A6017">
              <w:rPr>
                <w:sz w:val="20"/>
                <w:szCs w:val="20"/>
              </w:rPr>
              <w:t xml:space="preserve">each control </w:t>
            </w:r>
            <w:r w:rsidR="006A6017" w:rsidRPr="00B36001">
              <w:rPr>
                <w:sz w:val="20"/>
                <w:szCs w:val="20"/>
              </w:rPr>
              <w:t>ha</w:t>
            </w:r>
            <w:r w:rsidR="006A6017">
              <w:rPr>
                <w:sz w:val="20"/>
                <w:szCs w:val="20"/>
              </w:rPr>
              <w:t>s</w:t>
            </w:r>
            <w:r w:rsidR="006A6017" w:rsidRPr="00B36001">
              <w:rPr>
                <w:sz w:val="20"/>
                <w:szCs w:val="20"/>
              </w:rPr>
              <w:t xml:space="preserve"> </w:t>
            </w:r>
            <w:r w:rsidRPr="00B36001">
              <w:rPr>
                <w:sz w:val="20"/>
                <w:szCs w:val="20"/>
              </w:rPr>
              <w:t xml:space="preserve">standby power of 1 Watt or less. </w:t>
            </w:r>
            <w:r>
              <w:rPr>
                <w:sz w:val="20"/>
                <w:szCs w:val="20"/>
              </w:rPr>
              <w:t xml:space="preserve"> </w:t>
            </w:r>
            <w:r w:rsidRPr="00B36001">
              <w:rPr>
                <w:sz w:val="20"/>
                <w:szCs w:val="20"/>
              </w:rPr>
              <w:t>Controls may be located in individual units or on the loop. Controls may be activated by wired or wireless mechanisms,</w:t>
            </w:r>
            <w:r>
              <w:rPr>
                <w:sz w:val="20"/>
                <w:szCs w:val="20"/>
              </w:rPr>
              <w:t xml:space="preserve"> </w:t>
            </w:r>
            <w:r w:rsidRPr="00B36001">
              <w:rPr>
                <w:sz w:val="20"/>
                <w:szCs w:val="20"/>
              </w:rPr>
              <w:t>including buttons, motion sensors, door switches and flow switches.</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5A1843" w:rsidRPr="000C1AEF" w14:paraId="0A1EFE09" w14:textId="77777777" w:rsidTr="00944040">
        <w:trPr>
          <w:trHeight w:val="144"/>
        </w:trPr>
        <w:tc>
          <w:tcPr>
            <w:tcW w:w="720" w:type="dxa"/>
            <w:vAlign w:val="center"/>
          </w:tcPr>
          <w:p w14:paraId="0A1EFE06" w14:textId="77777777" w:rsidR="006A6017" w:rsidRDefault="005A184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cs="Arial"/>
                <w:sz w:val="20"/>
                <w:szCs w:val="20"/>
              </w:rPr>
              <w:t>07</w:t>
            </w:r>
          </w:p>
        </w:tc>
        <w:tc>
          <w:tcPr>
            <w:tcW w:w="4032" w:type="dxa"/>
            <w:vAlign w:val="center"/>
          </w:tcPr>
          <w:p w14:paraId="0A1EFE07" w14:textId="77777777" w:rsidR="006A6017" w:rsidRDefault="005A184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8C6FCB">
              <w:rPr>
                <w:rFonts w:asciiTheme="minorHAnsi" w:hAnsiTheme="minorHAnsi" w:cs="TimesNewRomanPS-BoldMT"/>
                <w:bCs/>
                <w:sz w:val="20"/>
                <w:szCs w:val="20"/>
              </w:rPr>
              <w:t>Verification Status:</w:t>
            </w:r>
          </w:p>
        </w:tc>
        <w:tc>
          <w:tcPr>
            <w:tcW w:w="9864" w:type="dxa"/>
            <w:vAlign w:val="center"/>
          </w:tcPr>
          <w:p w14:paraId="35AA7D90" w14:textId="77777777" w:rsidR="00F102B0" w:rsidRDefault="00F102B0" w:rsidP="00F102B0">
            <w:pPr>
              <w:pStyle w:val="ListParagraph"/>
              <w:keepNext/>
              <w:numPr>
                <w:ilvl w:val="0"/>
                <w:numId w:val="19"/>
              </w:numPr>
              <w:tabs>
                <w:tab w:val="left" w:pos="356"/>
              </w:tabs>
              <w:spacing w:after="0" w:line="240" w:lineRule="auto"/>
              <w:rPr>
                <w:sz w:val="18"/>
                <w:szCs w:val="18"/>
              </w:rPr>
            </w:pPr>
            <w:r>
              <w:rPr>
                <w:sz w:val="18"/>
                <w:szCs w:val="18"/>
                <w:u w:val="single"/>
              </w:rPr>
              <w:t>Pass</w:t>
            </w:r>
            <w:r>
              <w:rPr>
                <w:sz w:val="18"/>
                <w:szCs w:val="18"/>
              </w:rPr>
              <w:t xml:space="preserve"> - all applicable requirements are met; or</w:t>
            </w:r>
          </w:p>
          <w:p w14:paraId="689FBE20" w14:textId="77777777" w:rsidR="00F102B0" w:rsidRDefault="00F102B0" w:rsidP="00F102B0">
            <w:pPr>
              <w:pStyle w:val="ListParagraph"/>
              <w:keepNext/>
              <w:numPr>
                <w:ilvl w:val="0"/>
                <w:numId w:val="19"/>
              </w:numPr>
              <w:tabs>
                <w:tab w:val="left" w:pos="356"/>
              </w:tabs>
              <w:spacing w:after="0" w:line="240" w:lineRule="auto"/>
              <w:rPr>
                <w:sz w:val="18"/>
                <w:szCs w:val="18"/>
              </w:rPr>
            </w:pPr>
            <w:r>
              <w:rPr>
                <w:sz w:val="18"/>
                <w:szCs w:val="18"/>
                <w:u w:val="single"/>
              </w:rPr>
              <w:t>Fail</w:t>
            </w:r>
            <w:r>
              <w:rPr>
                <w:sz w:val="18"/>
                <w:szCs w:val="18"/>
              </w:rPr>
              <w:t xml:space="preserve"> - one or more applicable requirements are not met. Enter reason for failure in corrections notes field below; or</w:t>
            </w:r>
          </w:p>
          <w:p w14:paraId="0A1EFE08" w14:textId="534DB009" w:rsidR="006A6017" w:rsidRPr="00F102B0" w:rsidRDefault="00F102B0" w:rsidP="00F102B0">
            <w:pPr>
              <w:pStyle w:val="ListParagraph"/>
              <w:keepNext/>
              <w:numPr>
                <w:ilvl w:val="0"/>
                <w:numId w:val="1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F102B0">
              <w:rPr>
                <w:sz w:val="18"/>
                <w:szCs w:val="18"/>
                <w:u w:val="single"/>
              </w:rPr>
              <w:t>All N/A</w:t>
            </w:r>
            <w:r w:rsidRPr="00F102B0">
              <w:rPr>
                <w:sz w:val="18"/>
                <w:szCs w:val="18"/>
              </w:rPr>
              <w:t xml:space="preserve"> - This entire table is not applicable</w:t>
            </w:r>
          </w:p>
        </w:tc>
      </w:tr>
      <w:tr w:rsidR="00F102B0" w:rsidRPr="000C1AEF" w14:paraId="0A1EFE0D" w14:textId="77777777" w:rsidTr="00F102B0">
        <w:trPr>
          <w:trHeight w:val="144"/>
        </w:trPr>
        <w:tc>
          <w:tcPr>
            <w:tcW w:w="720" w:type="dxa"/>
            <w:vAlign w:val="center"/>
          </w:tcPr>
          <w:p w14:paraId="0A1EFE0A" w14:textId="77777777" w:rsidR="00F102B0" w:rsidRDefault="00F102B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cs="Arial"/>
                <w:sz w:val="20"/>
                <w:szCs w:val="20"/>
              </w:rPr>
              <w:t>08</w:t>
            </w:r>
          </w:p>
        </w:tc>
        <w:tc>
          <w:tcPr>
            <w:tcW w:w="13896" w:type="dxa"/>
            <w:gridSpan w:val="2"/>
            <w:vAlign w:val="center"/>
          </w:tcPr>
          <w:p w14:paraId="0A1EFE0C" w14:textId="78572B96" w:rsidR="00F102B0" w:rsidRDefault="00F102B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8C6FCB">
              <w:rPr>
                <w:rFonts w:asciiTheme="minorHAnsi" w:hAnsiTheme="minorHAnsi" w:cs="TimesNewRomanPS-BoldMT"/>
                <w:bCs/>
                <w:sz w:val="20"/>
                <w:szCs w:val="20"/>
              </w:rPr>
              <w:t xml:space="preserve">Correction Notes: </w:t>
            </w:r>
          </w:p>
        </w:tc>
      </w:tr>
      <w:tr w:rsidR="005A1843" w:rsidRPr="0093694E" w14:paraId="0A1EFE0F" w14:textId="77777777" w:rsidTr="00944040">
        <w:trPr>
          <w:trHeight w:val="144"/>
        </w:trPr>
        <w:tc>
          <w:tcPr>
            <w:tcW w:w="14616" w:type="dxa"/>
            <w:gridSpan w:val="3"/>
            <w:tcBorders>
              <w:top w:val="single" w:sz="4" w:space="0" w:color="000000"/>
              <w:left w:val="single" w:sz="4" w:space="0" w:color="000000"/>
              <w:bottom w:val="single" w:sz="4" w:space="0" w:color="000000"/>
              <w:right w:val="single" w:sz="4" w:space="0" w:color="000000"/>
            </w:tcBorders>
          </w:tcPr>
          <w:p w14:paraId="0A1EFE0E" w14:textId="77777777" w:rsidR="00331E9A" w:rsidRPr="000B0681" w:rsidRDefault="00DE74B2" w:rsidP="00331E9A">
            <w:pPr>
              <w:keepNext/>
              <w:spacing w:after="0" w:line="240" w:lineRule="auto"/>
              <w:rPr>
                <w:rFonts w:asciiTheme="minorHAnsi" w:hAnsiTheme="minorHAnsi" w:cs="Arial"/>
                <w:b/>
                <w:sz w:val="20"/>
                <w:szCs w:val="20"/>
              </w:rPr>
            </w:pPr>
            <w:r w:rsidRPr="000B0681">
              <w:rPr>
                <w:rFonts w:asciiTheme="minorHAnsi" w:hAnsi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0A1EFE10" w14:textId="77777777" w:rsidR="00362C31" w:rsidRDefault="00362C31" w:rsidP="000B0681">
      <w:pPr>
        <w:suppressAutoHyphens/>
        <w:spacing w:after="0" w:line="240" w:lineRule="auto"/>
        <w:ind w:left="446"/>
        <w:rPr>
          <w:rFonts w:asciiTheme="minorHAnsi" w:hAnsiTheme="minorHAnsi"/>
          <w:b/>
          <w:sz w:val="20"/>
          <w:szCs w:val="20"/>
        </w:rPr>
      </w:pPr>
    </w:p>
    <w:p w14:paraId="1F09E117" w14:textId="77777777" w:rsidR="00CE0B8A" w:rsidRDefault="00CE0B8A">
      <w: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4032"/>
        <w:gridCol w:w="9864"/>
      </w:tblGrid>
      <w:tr w:rsidR="00362C31" w:rsidRPr="006D2E42" w14:paraId="0A1EFE13" w14:textId="77777777" w:rsidTr="00944040">
        <w:trPr>
          <w:trHeight w:val="144"/>
        </w:trPr>
        <w:tc>
          <w:tcPr>
            <w:tcW w:w="14616" w:type="dxa"/>
            <w:gridSpan w:val="3"/>
            <w:tcBorders>
              <w:bottom w:val="single" w:sz="4" w:space="0" w:color="000000"/>
            </w:tcBorders>
            <w:vAlign w:val="center"/>
          </w:tcPr>
          <w:p w14:paraId="0A1EFE11" w14:textId="51BEC7F5" w:rsidR="00362C31" w:rsidRDefault="009725C5" w:rsidP="00362C31">
            <w:pPr>
              <w:spacing w:after="0" w:line="240" w:lineRule="auto"/>
              <w:rPr>
                <w:rFonts w:asciiTheme="minorHAnsi" w:hAnsiTheme="minorHAnsi" w:cs="Arial"/>
                <w:sz w:val="20"/>
                <w:szCs w:val="20"/>
              </w:rPr>
            </w:pPr>
            <w:r>
              <w:rPr>
                <w:rFonts w:asciiTheme="minorHAnsi" w:hAnsiTheme="minorHAnsi"/>
                <w:b/>
                <w:sz w:val="20"/>
                <w:szCs w:val="20"/>
              </w:rPr>
              <w:lastRenderedPageBreak/>
              <w:t>H</w:t>
            </w:r>
            <w:r w:rsidR="00362C31" w:rsidRPr="006D2E42">
              <w:rPr>
                <w:rFonts w:asciiTheme="minorHAnsi" w:hAnsiTheme="minorHAnsi"/>
                <w:b/>
                <w:sz w:val="20"/>
                <w:szCs w:val="20"/>
              </w:rPr>
              <w:t xml:space="preserve">. </w:t>
            </w:r>
            <w:r w:rsidR="00362C31" w:rsidRPr="00E215C5">
              <w:rPr>
                <w:rFonts w:asciiTheme="minorHAnsi" w:hAnsiTheme="minorHAnsi"/>
                <w:b/>
                <w:sz w:val="20"/>
                <w:szCs w:val="20"/>
              </w:rPr>
              <w:t xml:space="preserve">Multiple Dwelling Units – </w:t>
            </w:r>
            <w:r w:rsidR="00D60A47">
              <w:rPr>
                <w:rFonts w:asciiTheme="minorHAnsi" w:hAnsiTheme="minorHAnsi"/>
                <w:b/>
                <w:sz w:val="20"/>
                <w:szCs w:val="20"/>
              </w:rPr>
              <w:t>Non-demand control</w:t>
            </w:r>
            <w:r w:rsidR="00D60A47" w:rsidRPr="00E215C5">
              <w:rPr>
                <w:rFonts w:asciiTheme="minorHAnsi" w:hAnsiTheme="minorHAnsi"/>
                <w:b/>
                <w:sz w:val="20"/>
                <w:szCs w:val="20"/>
              </w:rPr>
              <w:t xml:space="preserve"> </w:t>
            </w:r>
            <w:r w:rsidR="00362C31" w:rsidRPr="00E215C5">
              <w:rPr>
                <w:rFonts w:asciiTheme="minorHAnsi" w:hAnsiTheme="minorHAnsi"/>
                <w:b/>
                <w:sz w:val="20"/>
                <w:szCs w:val="20"/>
              </w:rPr>
              <w:t>Recirculation</w:t>
            </w:r>
            <w:r w:rsidR="00362C31">
              <w:rPr>
                <w:rFonts w:asciiTheme="minorHAnsi" w:hAnsiTheme="minorHAnsi"/>
                <w:b/>
                <w:sz w:val="20"/>
                <w:szCs w:val="20"/>
              </w:rPr>
              <w:t xml:space="preserve"> Systems</w:t>
            </w:r>
            <w:r w:rsidR="00BE2570">
              <w:rPr>
                <w:rFonts w:asciiTheme="minorHAnsi" w:hAnsiTheme="minorHAnsi"/>
                <w:b/>
                <w:sz w:val="20"/>
                <w:szCs w:val="20"/>
              </w:rPr>
              <w:t xml:space="preserve"> </w:t>
            </w:r>
            <w:r w:rsidR="00BE2570" w:rsidRPr="00494508">
              <w:rPr>
                <w:rFonts w:asciiTheme="minorHAnsi" w:hAnsiTheme="minorHAnsi"/>
                <w:b/>
                <w:sz w:val="20"/>
                <w:szCs w:val="20"/>
              </w:rPr>
              <w:t>Requirements</w:t>
            </w:r>
          </w:p>
          <w:p w14:paraId="0A1EFE12" w14:textId="20CB12B4" w:rsidR="00362C31" w:rsidRDefault="00BE2570" w:rsidP="000B068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r w:rsidR="00B316BE">
              <w:rPr>
                <w:rFonts w:asciiTheme="minorHAnsi" w:hAnsiTheme="minorHAnsi"/>
                <w:sz w:val="20"/>
                <w:szCs w:val="20"/>
              </w:rPr>
              <w:t>.</w:t>
            </w:r>
          </w:p>
        </w:tc>
      </w:tr>
      <w:tr w:rsidR="00362C31" w14:paraId="0A1EFE16" w14:textId="77777777" w:rsidTr="00944040">
        <w:trPr>
          <w:trHeight w:val="144"/>
          <w:tblHeader/>
        </w:trPr>
        <w:tc>
          <w:tcPr>
            <w:tcW w:w="720" w:type="dxa"/>
            <w:vAlign w:val="center"/>
          </w:tcPr>
          <w:p w14:paraId="0A1EFE14" w14:textId="77777777" w:rsidR="00331E9A" w:rsidRDefault="00362C31" w:rsidP="00331E9A">
            <w:pPr>
              <w:spacing w:after="0" w:line="240" w:lineRule="auto"/>
              <w:jc w:val="center"/>
              <w:rPr>
                <w:rFonts w:asciiTheme="minorHAnsi" w:hAnsiTheme="minorHAnsi"/>
                <w:sz w:val="20"/>
                <w:szCs w:val="20"/>
              </w:rPr>
            </w:pPr>
            <w:r>
              <w:rPr>
                <w:rFonts w:asciiTheme="minorHAnsi" w:hAnsiTheme="minorHAnsi"/>
                <w:sz w:val="20"/>
                <w:szCs w:val="20"/>
              </w:rPr>
              <w:t>01</w:t>
            </w:r>
          </w:p>
        </w:tc>
        <w:tc>
          <w:tcPr>
            <w:tcW w:w="13896" w:type="dxa"/>
            <w:gridSpan w:val="2"/>
            <w:vAlign w:val="center"/>
          </w:tcPr>
          <w:p w14:paraId="0A1EFE15" w14:textId="77777777" w:rsidR="00362C31" w:rsidRPr="00524AB7" w:rsidDel="00524AB7" w:rsidRDefault="00362C31" w:rsidP="000B0681">
            <w:pPr>
              <w:autoSpaceDE w:val="0"/>
              <w:autoSpaceDN w:val="0"/>
              <w:adjustRightInd w:val="0"/>
              <w:spacing w:after="0" w:line="240" w:lineRule="auto"/>
              <w:rPr>
                <w:rFonts w:asciiTheme="minorHAnsi" w:hAnsiTheme="minorHAnsi"/>
                <w:sz w:val="20"/>
                <w:szCs w:val="20"/>
              </w:rPr>
            </w:pPr>
            <w:r w:rsidRPr="00FF432D">
              <w:rPr>
                <w:rFonts w:asciiTheme="minorHAnsi" w:hAnsiTheme="minorHAnsi"/>
                <w:sz w:val="20"/>
                <w:szCs w:val="20"/>
              </w:rPr>
              <w:t>The active control shall be either: timer, temperature, or time and temperature. Timers shall be set to less than 24 hours. The temperature sensor shall be connected to the piping and to the controls for the pump.</w:t>
            </w:r>
          </w:p>
        </w:tc>
      </w:tr>
      <w:tr w:rsidR="005A1843" w14:paraId="0A1EFE1A" w14:textId="77777777" w:rsidTr="00944040">
        <w:trPr>
          <w:trHeight w:val="144"/>
          <w:tblHeader/>
        </w:trPr>
        <w:tc>
          <w:tcPr>
            <w:tcW w:w="720" w:type="dxa"/>
            <w:vAlign w:val="center"/>
          </w:tcPr>
          <w:p w14:paraId="0A1EFE17" w14:textId="77777777" w:rsidR="00331E9A" w:rsidRDefault="005A1843" w:rsidP="00331E9A">
            <w:pPr>
              <w:spacing w:after="0" w:line="240" w:lineRule="auto"/>
              <w:jc w:val="center"/>
              <w:rPr>
                <w:rFonts w:asciiTheme="minorHAnsi" w:hAnsiTheme="minorHAnsi"/>
                <w:sz w:val="20"/>
                <w:szCs w:val="20"/>
              </w:rPr>
            </w:pPr>
            <w:r w:rsidRPr="008C6FCB">
              <w:rPr>
                <w:rFonts w:asciiTheme="minorHAnsi" w:hAnsiTheme="minorHAnsi" w:cs="Arial"/>
                <w:sz w:val="20"/>
                <w:szCs w:val="20"/>
              </w:rPr>
              <w:t>0</w:t>
            </w:r>
            <w:r>
              <w:rPr>
                <w:rFonts w:asciiTheme="minorHAnsi" w:hAnsiTheme="minorHAnsi" w:cs="Arial"/>
                <w:sz w:val="20"/>
                <w:szCs w:val="20"/>
              </w:rPr>
              <w:t>2</w:t>
            </w:r>
          </w:p>
        </w:tc>
        <w:tc>
          <w:tcPr>
            <w:tcW w:w="4032" w:type="dxa"/>
            <w:vAlign w:val="center"/>
          </w:tcPr>
          <w:p w14:paraId="0A1EFE18" w14:textId="77777777" w:rsidR="005A1843" w:rsidRPr="00FF432D" w:rsidRDefault="005A1843" w:rsidP="00362C31">
            <w:pPr>
              <w:autoSpaceDE w:val="0"/>
              <w:autoSpaceDN w:val="0"/>
              <w:adjustRightInd w:val="0"/>
              <w:spacing w:after="0" w:line="240" w:lineRule="auto"/>
              <w:rPr>
                <w:rFonts w:asciiTheme="minorHAnsi" w:hAnsiTheme="minorHAnsi"/>
                <w:sz w:val="20"/>
                <w:szCs w:val="20"/>
              </w:rPr>
            </w:pPr>
            <w:r w:rsidRPr="008C6FCB">
              <w:rPr>
                <w:rFonts w:asciiTheme="minorHAnsi" w:hAnsiTheme="minorHAnsi" w:cs="Arial"/>
                <w:sz w:val="20"/>
                <w:szCs w:val="20"/>
              </w:rPr>
              <w:t>Verification Status:</w:t>
            </w:r>
          </w:p>
        </w:tc>
        <w:tc>
          <w:tcPr>
            <w:tcW w:w="9864" w:type="dxa"/>
            <w:vAlign w:val="center"/>
          </w:tcPr>
          <w:p w14:paraId="354A1A9A" w14:textId="77777777" w:rsidR="00F102B0" w:rsidRDefault="00F102B0" w:rsidP="00F102B0">
            <w:pPr>
              <w:pStyle w:val="ListParagraph"/>
              <w:keepNext/>
              <w:numPr>
                <w:ilvl w:val="0"/>
                <w:numId w:val="20"/>
              </w:numPr>
              <w:tabs>
                <w:tab w:val="left" w:pos="356"/>
              </w:tabs>
              <w:spacing w:after="0" w:line="240" w:lineRule="auto"/>
              <w:rPr>
                <w:sz w:val="18"/>
                <w:szCs w:val="18"/>
              </w:rPr>
            </w:pPr>
            <w:r>
              <w:rPr>
                <w:sz w:val="18"/>
                <w:szCs w:val="18"/>
                <w:u w:val="single"/>
              </w:rPr>
              <w:t>Pass</w:t>
            </w:r>
            <w:r>
              <w:rPr>
                <w:sz w:val="18"/>
                <w:szCs w:val="18"/>
              </w:rPr>
              <w:t xml:space="preserve"> - all applicable requirements are met; or</w:t>
            </w:r>
          </w:p>
          <w:p w14:paraId="76EB458E" w14:textId="77777777" w:rsidR="00F102B0" w:rsidRDefault="00F102B0" w:rsidP="00F102B0">
            <w:pPr>
              <w:pStyle w:val="ListParagraph"/>
              <w:keepNext/>
              <w:numPr>
                <w:ilvl w:val="0"/>
                <w:numId w:val="20"/>
              </w:numPr>
              <w:tabs>
                <w:tab w:val="left" w:pos="356"/>
              </w:tabs>
              <w:spacing w:after="0" w:line="240" w:lineRule="auto"/>
              <w:rPr>
                <w:sz w:val="18"/>
                <w:szCs w:val="18"/>
              </w:rPr>
            </w:pPr>
            <w:r>
              <w:rPr>
                <w:sz w:val="18"/>
                <w:szCs w:val="18"/>
                <w:u w:val="single"/>
              </w:rPr>
              <w:t>Fail</w:t>
            </w:r>
            <w:r>
              <w:rPr>
                <w:sz w:val="18"/>
                <w:szCs w:val="18"/>
              </w:rPr>
              <w:t xml:space="preserve"> - one or more applicable requirements are not met. Enter reason for failure in corrections notes field below; or</w:t>
            </w:r>
          </w:p>
          <w:p w14:paraId="0A1EFE19" w14:textId="3AD860F5" w:rsidR="005A1843" w:rsidRPr="00F102B0" w:rsidRDefault="00F102B0" w:rsidP="00CE0B8A">
            <w:pPr>
              <w:pStyle w:val="ListParagraph"/>
              <w:numPr>
                <w:ilvl w:val="0"/>
                <w:numId w:val="20"/>
              </w:numPr>
              <w:autoSpaceDE w:val="0"/>
              <w:autoSpaceDN w:val="0"/>
              <w:adjustRightInd w:val="0"/>
              <w:spacing w:after="0" w:line="240" w:lineRule="auto"/>
              <w:rPr>
                <w:rFonts w:asciiTheme="minorHAnsi" w:hAnsiTheme="minorHAnsi"/>
                <w:sz w:val="20"/>
                <w:szCs w:val="20"/>
              </w:rPr>
            </w:pPr>
            <w:r w:rsidRPr="00CE0B8A">
              <w:rPr>
                <w:sz w:val="18"/>
                <w:szCs w:val="18"/>
                <w:u w:val="single"/>
              </w:rPr>
              <w:t>All N/A</w:t>
            </w:r>
            <w:r w:rsidRPr="00CE0B8A">
              <w:rPr>
                <w:sz w:val="18"/>
                <w:szCs w:val="18"/>
              </w:rPr>
              <w:t xml:space="preserve"> - This entire table is not applicable</w:t>
            </w:r>
          </w:p>
        </w:tc>
      </w:tr>
      <w:tr w:rsidR="00F102B0" w14:paraId="0A1EFE1E" w14:textId="77777777" w:rsidTr="00F102B0">
        <w:trPr>
          <w:trHeight w:val="144"/>
          <w:tblHeader/>
        </w:trPr>
        <w:tc>
          <w:tcPr>
            <w:tcW w:w="720" w:type="dxa"/>
            <w:vAlign w:val="center"/>
          </w:tcPr>
          <w:p w14:paraId="0A1EFE1B" w14:textId="77777777" w:rsidR="00F102B0" w:rsidRDefault="00F102B0" w:rsidP="006B3ED6">
            <w:pPr>
              <w:spacing w:after="0" w:line="240" w:lineRule="auto"/>
              <w:jc w:val="center"/>
              <w:rPr>
                <w:rFonts w:asciiTheme="minorHAnsi" w:hAnsiTheme="minorHAnsi"/>
                <w:sz w:val="20"/>
                <w:szCs w:val="20"/>
              </w:rPr>
            </w:pPr>
            <w:r w:rsidRPr="008C6FCB">
              <w:rPr>
                <w:rFonts w:asciiTheme="minorHAnsi" w:hAnsiTheme="minorHAnsi" w:cs="Arial"/>
                <w:sz w:val="20"/>
                <w:szCs w:val="20"/>
              </w:rPr>
              <w:t>0</w:t>
            </w:r>
            <w:r>
              <w:rPr>
                <w:rFonts w:asciiTheme="minorHAnsi" w:hAnsiTheme="minorHAnsi" w:cs="Arial"/>
                <w:sz w:val="20"/>
                <w:szCs w:val="20"/>
              </w:rPr>
              <w:t>3</w:t>
            </w:r>
          </w:p>
        </w:tc>
        <w:tc>
          <w:tcPr>
            <w:tcW w:w="13896" w:type="dxa"/>
            <w:gridSpan w:val="2"/>
            <w:vAlign w:val="center"/>
          </w:tcPr>
          <w:p w14:paraId="0A1EFE1D" w14:textId="69A47A4A" w:rsidR="00F102B0" w:rsidRPr="00FF432D" w:rsidRDefault="00F102B0" w:rsidP="006B3ED6">
            <w:pPr>
              <w:autoSpaceDE w:val="0"/>
              <w:autoSpaceDN w:val="0"/>
              <w:adjustRightInd w:val="0"/>
              <w:spacing w:after="0" w:line="240" w:lineRule="auto"/>
              <w:rPr>
                <w:rFonts w:asciiTheme="minorHAnsi" w:hAnsiTheme="minorHAnsi"/>
                <w:sz w:val="20"/>
                <w:szCs w:val="20"/>
              </w:rPr>
            </w:pPr>
            <w:r w:rsidRPr="008C6FCB">
              <w:rPr>
                <w:rFonts w:asciiTheme="minorHAnsi" w:hAnsiTheme="minorHAnsi" w:cs="Arial"/>
                <w:sz w:val="20"/>
                <w:szCs w:val="20"/>
              </w:rPr>
              <w:t xml:space="preserve">Correction Notes: </w:t>
            </w:r>
          </w:p>
        </w:tc>
      </w:tr>
      <w:tr w:rsidR="005A1843" w:rsidRPr="0093694E" w14:paraId="0A1EFE20" w14:textId="77777777" w:rsidTr="00944040">
        <w:trPr>
          <w:trHeight w:val="144"/>
        </w:trPr>
        <w:tc>
          <w:tcPr>
            <w:tcW w:w="14616" w:type="dxa"/>
            <w:gridSpan w:val="3"/>
            <w:tcBorders>
              <w:top w:val="single" w:sz="4" w:space="0" w:color="000000"/>
              <w:left w:val="single" w:sz="4" w:space="0" w:color="000000"/>
              <w:bottom w:val="single" w:sz="4" w:space="0" w:color="000000"/>
              <w:right w:val="single" w:sz="4" w:space="0" w:color="000000"/>
            </w:tcBorders>
          </w:tcPr>
          <w:p w14:paraId="0A1EFE1F" w14:textId="77777777" w:rsidR="005A1843" w:rsidRPr="000B0681" w:rsidRDefault="00DE74B2" w:rsidP="00362C31">
            <w:pPr>
              <w:spacing w:after="0" w:line="240" w:lineRule="auto"/>
              <w:rPr>
                <w:rFonts w:asciiTheme="minorHAnsi" w:hAnsiTheme="minorHAnsi" w:cs="Arial"/>
                <w:b/>
                <w:sz w:val="20"/>
                <w:szCs w:val="20"/>
              </w:rPr>
            </w:pPr>
            <w:r w:rsidRPr="000B0681">
              <w:rPr>
                <w:rFonts w:asciiTheme="minorHAnsi" w:hAnsi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0A1EFE22" w14:textId="614995D0" w:rsidR="00944040" w:rsidRDefault="00944040">
      <w:pPr>
        <w:spacing w:after="0" w:line="240" w:lineRule="auto"/>
        <w:rPr>
          <w:rFonts w:asciiTheme="minorHAnsi" w:hAnsiTheme="minorHAnsi"/>
          <w:b/>
          <w:sz w:val="20"/>
          <w:szCs w:val="20"/>
        </w:rPr>
      </w:pPr>
    </w:p>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7"/>
        <w:gridCol w:w="4032"/>
        <w:gridCol w:w="9864"/>
      </w:tblGrid>
      <w:tr w:rsidR="00D44EA5" w:rsidRPr="002332EE" w14:paraId="0A1EFE25" w14:textId="77777777" w:rsidTr="009F0846">
        <w:trPr>
          <w:trHeight w:val="144"/>
        </w:trPr>
        <w:tc>
          <w:tcPr>
            <w:tcW w:w="14613" w:type="dxa"/>
            <w:gridSpan w:val="3"/>
          </w:tcPr>
          <w:p w14:paraId="4640080F" w14:textId="77777777" w:rsidR="00523417" w:rsidRDefault="009725C5" w:rsidP="00CE0B8A">
            <w:pPr>
              <w:suppressAutoHyphens/>
              <w:spacing w:after="0" w:line="240" w:lineRule="auto"/>
              <w:rPr>
                <w:rFonts w:asciiTheme="minorHAnsi" w:hAnsiTheme="minorHAnsi"/>
                <w:b/>
                <w:sz w:val="20"/>
                <w:szCs w:val="20"/>
              </w:rPr>
            </w:pPr>
            <w:r>
              <w:rPr>
                <w:rFonts w:asciiTheme="minorHAnsi" w:hAnsiTheme="minorHAnsi"/>
                <w:b/>
                <w:sz w:val="20"/>
                <w:szCs w:val="20"/>
              </w:rPr>
              <w:t>I</w:t>
            </w:r>
            <w:r w:rsidR="00D44EA5">
              <w:rPr>
                <w:rFonts w:asciiTheme="minorHAnsi" w:hAnsiTheme="minorHAnsi"/>
                <w:b/>
                <w:sz w:val="20"/>
                <w:szCs w:val="20"/>
              </w:rPr>
              <w:t xml:space="preserve">. </w:t>
            </w:r>
            <w:r w:rsidR="00523417">
              <w:rPr>
                <w:rFonts w:asciiTheme="minorHAnsi" w:hAnsiTheme="minorHAnsi"/>
                <w:b/>
                <w:sz w:val="20"/>
                <w:szCs w:val="20"/>
              </w:rPr>
              <w:t>HERS-Verified Multiple Recirculation Loops for DHW Systems Serving Multiple Dwelling Units Requirements</w:t>
            </w:r>
          </w:p>
          <w:p w14:paraId="0A1EFE24" w14:textId="218209C2" w:rsidR="00BE2570" w:rsidRPr="002332EE" w:rsidRDefault="00BE2570" w:rsidP="00CE0B8A">
            <w:pPr>
              <w:spacing w:after="0" w:line="240" w:lineRule="auto"/>
              <w:rPr>
                <w:rFonts w:asciiTheme="minorHAnsi" w:hAnsiTheme="minorHAnsi" w:cs="Arial"/>
                <w:b/>
                <w:sz w:val="20"/>
                <w:szCs w:val="20"/>
              </w:rPr>
            </w:pPr>
            <w:r w:rsidRPr="00382877">
              <w:rPr>
                <w:rFonts w:asciiTheme="minorHAnsi" w:hAnsiTheme="minorHAnsi"/>
                <w:sz w:val="20"/>
                <w:szCs w:val="20"/>
              </w:rPr>
              <w:t>All distribution systems listed on this form shall comply with these requirements</w:t>
            </w:r>
            <w:r w:rsidR="00523417">
              <w:rPr>
                <w:rFonts w:asciiTheme="minorHAnsi" w:hAnsiTheme="minorHAnsi"/>
                <w:sz w:val="20"/>
                <w:szCs w:val="20"/>
              </w:rPr>
              <w:t>.</w:t>
            </w:r>
          </w:p>
        </w:tc>
      </w:tr>
      <w:tr w:rsidR="00A02EBA" w:rsidRPr="002332EE" w14:paraId="0A1EFE28" w14:textId="77777777" w:rsidTr="009F0846">
        <w:trPr>
          <w:trHeight w:val="144"/>
        </w:trPr>
        <w:tc>
          <w:tcPr>
            <w:tcW w:w="717" w:type="dxa"/>
            <w:vAlign w:val="center"/>
          </w:tcPr>
          <w:p w14:paraId="0A1EFE26" w14:textId="77777777" w:rsidR="00A02EBA" w:rsidRPr="002332EE" w:rsidRDefault="003217C3" w:rsidP="000B0681">
            <w:pPr>
              <w:spacing w:after="0" w:line="240" w:lineRule="auto"/>
              <w:jc w:val="center"/>
              <w:rPr>
                <w:rFonts w:asciiTheme="minorHAnsi" w:hAnsiTheme="minorHAnsi" w:cs="TimesNewRomanPS-BoldMT"/>
                <w:bCs/>
                <w:sz w:val="20"/>
                <w:szCs w:val="20"/>
              </w:rPr>
            </w:pPr>
            <w:r>
              <w:rPr>
                <w:rFonts w:asciiTheme="minorHAnsi" w:hAnsiTheme="minorHAnsi" w:cs="TimesNewRomanPS-BoldMT"/>
                <w:bCs/>
                <w:sz w:val="20"/>
                <w:szCs w:val="20"/>
              </w:rPr>
              <w:t>0</w:t>
            </w:r>
            <w:r w:rsidR="00A02EBA" w:rsidRPr="002332EE">
              <w:rPr>
                <w:rFonts w:asciiTheme="minorHAnsi" w:hAnsiTheme="minorHAnsi" w:cs="TimesNewRomanPS-BoldMT"/>
                <w:bCs/>
                <w:sz w:val="20"/>
                <w:szCs w:val="20"/>
              </w:rPr>
              <w:t>1</w:t>
            </w:r>
          </w:p>
        </w:tc>
        <w:tc>
          <w:tcPr>
            <w:tcW w:w="13896" w:type="dxa"/>
            <w:gridSpan w:val="2"/>
            <w:vAlign w:val="center"/>
          </w:tcPr>
          <w:p w14:paraId="0A1EFE27" w14:textId="77777777" w:rsidR="00A02EBA" w:rsidRPr="00337A1D" w:rsidRDefault="00A02EBA" w:rsidP="000B0681">
            <w:pPr>
              <w:spacing w:after="0" w:line="240" w:lineRule="auto"/>
              <w:rPr>
                <w:rFonts w:asciiTheme="minorHAnsi" w:hAnsiTheme="minorHAnsi" w:cs="Arial"/>
                <w:b/>
                <w:sz w:val="20"/>
                <w:szCs w:val="20"/>
              </w:rPr>
            </w:pPr>
            <w:r w:rsidRPr="00337A1D">
              <w:rPr>
                <w:rFonts w:asciiTheme="minorHAnsi" w:hAnsiTheme="minorHAnsi" w:cs="Arial"/>
                <w:sz w:val="20"/>
                <w:szCs w:val="20"/>
              </w:rPr>
              <w:t>All buildings with 8 or more dwelling units have a</w:t>
            </w:r>
            <w:r w:rsidRPr="00337A1D">
              <w:rPr>
                <w:rFonts w:asciiTheme="minorHAnsi" w:hAnsiTheme="minorHAnsi" w:cs="Arial"/>
                <w:b/>
                <w:sz w:val="20"/>
                <w:szCs w:val="20"/>
              </w:rPr>
              <w:t xml:space="preserve"> minimum</w:t>
            </w:r>
            <w:r w:rsidRPr="00337A1D">
              <w:rPr>
                <w:rFonts w:asciiTheme="minorHAnsi" w:hAnsiTheme="minorHAnsi" w:cs="Arial"/>
                <w:sz w:val="20"/>
                <w:szCs w:val="20"/>
              </w:rPr>
              <w:t xml:space="preserve"> </w:t>
            </w:r>
            <w:r w:rsidR="00B2059F">
              <w:rPr>
                <w:rFonts w:asciiTheme="minorHAnsi" w:hAnsiTheme="minorHAnsi" w:cs="Arial"/>
                <w:sz w:val="20"/>
                <w:szCs w:val="20"/>
              </w:rPr>
              <w:t xml:space="preserve">of </w:t>
            </w:r>
            <w:r w:rsidRPr="00337A1D">
              <w:rPr>
                <w:rFonts w:asciiTheme="minorHAnsi" w:hAnsiTheme="minorHAnsi" w:cs="Arial"/>
                <w:sz w:val="20"/>
                <w:szCs w:val="20"/>
              </w:rPr>
              <w:t>2 recirculation loops.</w:t>
            </w:r>
          </w:p>
        </w:tc>
      </w:tr>
      <w:tr w:rsidR="00A02EBA" w:rsidRPr="002332EE" w14:paraId="0A1EFE2B" w14:textId="77777777" w:rsidTr="009F0846">
        <w:trPr>
          <w:trHeight w:val="144"/>
        </w:trPr>
        <w:tc>
          <w:tcPr>
            <w:tcW w:w="717" w:type="dxa"/>
            <w:vAlign w:val="center"/>
          </w:tcPr>
          <w:p w14:paraId="0A1EFE29" w14:textId="77777777" w:rsidR="00A02EBA" w:rsidRPr="002332EE" w:rsidRDefault="003217C3" w:rsidP="000B0681">
            <w:pPr>
              <w:spacing w:after="0" w:line="240" w:lineRule="auto"/>
              <w:jc w:val="center"/>
              <w:rPr>
                <w:rFonts w:asciiTheme="minorHAnsi" w:hAnsiTheme="minorHAnsi" w:cs="TimesNewRomanPS-BoldMT"/>
                <w:bCs/>
                <w:sz w:val="20"/>
                <w:szCs w:val="20"/>
              </w:rPr>
            </w:pPr>
            <w:r>
              <w:rPr>
                <w:rFonts w:asciiTheme="minorHAnsi" w:hAnsiTheme="minorHAnsi" w:cs="TimesNewRomanPS-BoldMT"/>
                <w:bCs/>
                <w:sz w:val="20"/>
                <w:szCs w:val="20"/>
              </w:rPr>
              <w:t>0</w:t>
            </w:r>
            <w:r w:rsidR="00A02EBA">
              <w:rPr>
                <w:rFonts w:asciiTheme="minorHAnsi" w:hAnsiTheme="minorHAnsi" w:cs="TimesNewRomanPS-BoldMT"/>
                <w:bCs/>
                <w:sz w:val="20"/>
                <w:szCs w:val="20"/>
              </w:rPr>
              <w:t>2</w:t>
            </w:r>
          </w:p>
        </w:tc>
        <w:tc>
          <w:tcPr>
            <w:tcW w:w="13896" w:type="dxa"/>
            <w:gridSpan w:val="2"/>
            <w:vAlign w:val="center"/>
          </w:tcPr>
          <w:p w14:paraId="0A1EFE2A" w14:textId="77777777" w:rsidR="00A02EBA" w:rsidRPr="00337A1D" w:rsidRDefault="00A02EBA" w:rsidP="000B0681">
            <w:pPr>
              <w:spacing w:after="0" w:line="240" w:lineRule="auto"/>
              <w:rPr>
                <w:rFonts w:asciiTheme="minorHAnsi" w:hAnsiTheme="minorHAnsi" w:cs="TimesNewRomanPS-BoldMT"/>
                <w:bCs/>
                <w:sz w:val="20"/>
                <w:szCs w:val="20"/>
              </w:rPr>
            </w:pPr>
            <w:r w:rsidRPr="00337A1D">
              <w:rPr>
                <w:rFonts w:asciiTheme="minorHAnsi" w:hAnsiTheme="minorHAnsi" w:cs="Arial"/>
                <w:sz w:val="20"/>
                <w:szCs w:val="20"/>
              </w:rPr>
              <w:t>Each loop roughly serves the same number of dwellings.</w:t>
            </w:r>
          </w:p>
        </w:tc>
      </w:tr>
      <w:tr w:rsidR="008C6FCB" w:rsidRPr="001337C2" w14:paraId="0A1EFE2F" w14:textId="77777777" w:rsidTr="009440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144"/>
        </w:trPr>
        <w:tc>
          <w:tcPr>
            <w:tcW w:w="717" w:type="dxa"/>
            <w:vAlign w:val="center"/>
          </w:tcPr>
          <w:p w14:paraId="0A1EFE2C" w14:textId="77777777" w:rsidR="008C6FCB" w:rsidRPr="008C6FCB" w:rsidRDefault="00B2059F" w:rsidP="000B0681">
            <w:pPr>
              <w:keepNext/>
              <w:spacing w:after="0" w:line="240" w:lineRule="auto"/>
              <w:jc w:val="center"/>
              <w:rPr>
                <w:rFonts w:asciiTheme="minorHAnsi" w:hAnsiTheme="minorHAnsi" w:cs="Arial"/>
                <w:sz w:val="20"/>
                <w:szCs w:val="20"/>
              </w:rPr>
            </w:pPr>
            <w:r>
              <w:rPr>
                <w:rFonts w:asciiTheme="minorHAnsi" w:hAnsiTheme="minorHAnsi" w:cs="Arial"/>
                <w:sz w:val="20"/>
                <w:szCs w:val="20"/>
              </w:rPr>
              <w:t>03</w:t>
            </w:r>
          </w:p>
        </w:tc>
        <w:tc>
          <w:tcPr>
            <w:tcW w:w="4032" w:type="dxa"/>
            <w:vAlign w:val="center"/>
          </w:tcPr>
          <w:p w14:paraId="0A1EFE2D" w14:textId="77777777" w:rsidR="008C6FCB" w:rsidRPr="008C6FCB" w:rsidRDefault="008C6FCB" w:rsidP="000B0681">
            <w:pPr>
              <w:keepNext/>
              <w:spacing w:after="0" w:line="240" w:lineRule="auto"/>
              <w:rPr>
                <w:rFonts w:asciiTheme="minorHAnsi" w:hAnsiTheme="minorHAnsi" w:cs="Arial"/>
                <w:sz w:val="20"/>
                <w:szCs w:val="20"/>
              </w:rPr>
            </w:pPr>
            <w:r w:rsidRPr="008C6FCB">
              <w:rPr>
                <w:rFonts w:asciiTheme="minorHAnsi" w:hAnsiTheme="minorHAnsi" w:cs="Arial"/>
                <w:sz w:val="20"/>
                <w:szCs w:val="20"/>
              </w:rPr>
              <w:t>Verification Status:</w:t>
            </w:r>
          </w:p>
        </w:tc>
        <w:tc>
          <w:tcPr>
            <w:tcW w:w="9864" w:type="dxa"/>
            <w:vAlign w:val="center"/>
          </w:tcPr>
          <w:p w14:paraId="21F415DE" w14:textId="77777777" w:rsidR="00CE0B8A" w:rsidRDefault="00CE0B8A" w:rsidP="00CE0B8A">
            <w:pPr>
              <w:pStyle w:val="ListParagraph"/>
              <w:keepNext/>
              <w:numPr>
                <w:ilvl w:val="0"/>
                <w:numId w:val="21"/>
              </w:numPr>
              <w:tabs>
                <w:tab w:val="left" w:pos="356"/>
              </w:tabs>
              <w:spacing w:after="0" w:line="240" w:lineRule="auto"/>
              <w:rPr>
                <w:sz w:val="18"/>
                <w:szCs w:val="18"/>
              </w:rPr>
            </w:pPr>
            <w:r>
              <w:rPr>
                <w:sz w:val="18"/>
                <w:szCs w:val="18"/>
                <w:u w:val="single"/>
              </w:rPr>
              <w:t>Pass</w:t>
            </w:r>
            <w:r>
              <w:rPr>
                <w:sz w:val="18"/>
                <w:szCs w:val="18"/>
              </w:rPr>
              <w:t xml:space="preserve"> - all applicable requirements are met; or</w:t>
            </w:r>
          </w:p>
          <w:p w14:paraId="2BF7BA52" w14:textId="77777777" w:rsidR="00CE0B8A" w:rsidRDefault="00CE0B8A" w:rsidP="00CE0B8A">
            <w:pPr>
              <w:pStyle w:val="ListParagraph"/>
              <w:keepNext/>
              <w:numPr>
                <w:ilvl w:val="0"/>
                <w:numId w:val="21"/>
              </w:numPr>
              <w:tabs>
                <w:tab w:val="left" w:pos="356"/>
              </w:tabs>
              <w:spacing w:after="0" w:line="240" w:lineRule="auto"/>
              <w:rPr>
                <w:sz w:val="18"/>
                <w:szCs w:val="18"/>
              </w:rPr>
            </w:pPr>
            <w:r>
              <w:rPr>
                <w:sz w:val="18"/>
                <w:szCs w:val="18"/>
                <w:u w:val="single"/>
              </w:rPr>
              <w:t>Fail</w:t>
            </w:r>
            <w:r>
              <w:rPr>
                <w:sz w:val="18"/>
                <w:szCs w:val="18"/>
              </w:rPr>
              <w:t xml:space="preserve"> - one or more applicable requirements are not met. Enter reason for failure in corrections notes field below; or</w:t>
            </w:r>
          </w:p>
          <w:p w14:paraId="0A1EFE2E" w14:textId="59B39901" w:rsidR="008C6FCB" w:rsidRPr="00156AEA" w:rsidRDefault="00CE0B8A" w:rsidP="00CE0B8A">
            <w:pPr>
              <w:pStyle w:val="ListParagraph"/>
              <w:keepNext/>
              <w:numPr>
                <w:ilvl w:val="0"/>
                <w:numId w:val="21"/>
              </w:numPr>
              <w:tabs>
                <w:tab w:val="left" w:pos="366"/>
              </w:tabs>
              <w:spacing w:after="0" w:line="240" w:lineRule="auto"/>
              <w:rPr>
                <w:rFonts w:asciiTheme="minorHAnsi" w:hAnsiTheme="minorHAnsi" w:cs="Arial"/>
                <w:sz w:val="20"/>
                <w:szCs w:val="20"/>
              </w:rPr>
            </w:pPr>
            <w:r>
              <w:rPr>
                <w:sz w:val="18"/>
                <w:szCs w:val="18"/>
                <w:u w:val="single"/>
              </w:rPr>
              <w:t>All N/A</w:t>
            </w:r>
            <w:r>
              <w:rPr>
                <w:sz w:val="18"/>
                <w:szCs w:val="18"/>
              </w:rPr>
              <w:t xml:space="preserve"> - This entire table is not applicable</w:t>
            </w:r>
          </w:p>
        </w:tc>
      </w:tr>
      <w:tr w:rsidR="00CE0B8A" w:rsidRPr="001C276F" w14:paraId="0A1EFE33" w14:textId="77777777" w:rsidTr="002A307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144"/>
        </w:trPr>
        <w:tc>
          <w:tcPr>
            <w:tcW w:w="717" w:type="dxa"/>
            <w:vAlign w:val="center"/>
          </w:tcPr>
          <w:p w14:paraId="0A1EFE30" w14:textId="77777777" w:rsidR="00CE0B8A" w:rsidRPr="008C6FCB" w:rsidRDefault="00CE0B8A" w:rsidP="000B0681">
            <w:pPr>
              <w:keepNext/>
              <w:spacing w:after="0" w:line="240" w:lineRule="auto"/>
              <w:jc w:val="center"/>
              <w:rPr>
                <w:rFonts w:asciiTheme="minorHAnsi" w:hAnsiTheme="minorHAnsi" w:cs="Arial"/>
                <w:sz w:val="20"/>
                <w:szCs w:val="20"/>
              </w:rPr>
            </w:pPr>
            <w:r>
              <w:rPr>
                <w:rFonts w:asciiTheme="minorHAnsi" w:hAnsiTheme="minorHAnsi" w:cs="Arial"/>
                <w:sz w:val="20"/>
                <w:szCs w:val="20"/>
              </w:rPr>
              <w:t>04</w:t>
            </w:r>
          </w:p>
        </w:tc>
        <w:tc>
          <w:tcPr>
            <w:tcW w:w="13896" w:type="dxa"/>
            <w:gridSpan w:val="2"/>
            <w:vAlign w:val="center"/>
          </w:tcPr>
          <w:p w14:paraId="0A1EFE32" w14:textId="42D6B9FD" w:rsidR="00CE0B8A" w:rsidRPr="008C6FCB" w:rsidRDefault="00CE0B8A" w:rsidP="000B0681">
            <w:pPr>
              <w:keepNext/>
              <w:spacing w:after="0" w:line="240" w:lineRule="auto"/>
              <w:rPr>
                <w:rFonts w:asciiTheme="minorHAnsi" w:hAnsiTheme="minorHAnsi" w:cs="Arial"/>
                <w:sz w:val="20"/>
                <w:szCs w:val="20"/>
              </w:rPr>
            </w:pPr>
            <w:r w:rsidRPr="008C6FCB">
              <w:rPr>
                <w:rFonts w:asciiTheme="minorHAnsi" w:hAnsiTheme="minorHAnsi" w:cs="Arial"/>
                <w:sz w:val="20"/>
                <w:szCs w:val="20"/>
              </w:rPr>
              <w:t xml:space="preserve">Correction Notes: </w:t>
            </w:r>
          </w:p>
        </w:tc>
      </w:tr>
      <w:tr w:rsidR="00A02EBA" w:rsidRPr="002332EE" w14:paraId="0A1EFE35" w14:textId="77777777" w:rsidTr="009F0846">
        <w:trPr>
          <w:trHeight w:val="144"/>
        </w:trPr>
        <w:tc>
          <w:tcPr>
            <w:tcW w:w="14613" w:type="dxa"/>
            <w:gridSpan w:val="3"/>
            <w:vAlign w:val="center"/>
          </w:tcPr>
          <w:p w14:paraId="0A1EFE34" w14:textId="77777777" w:rsidR="00A02EBA" w:rsidRPr="000B0681" w:rsidRDefault="00A17372" w:rsidP="000B068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B0681">
              <w:rPr>
                <w:rFonts w:asciiTheme="minorHAnsi" w:hAnsi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0A1EFE36" w14:textId="77777777" w:rsidR="002332EE" w:rsidRPr="00382877" w:rsidRDefault="002332EE" w:rsidP="00382877">
      <w:pPr>
        <w:spacing w:after="0"/>
        <w:rPr>
          <w:rFonts w:asciiTheme="minorHAnsi" w:hAnsiTheme="minorHAnsi"/>
          <w:sz w:val="20"/>
          <w:szCs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9"/>
        <w:gridCol w:w="13897"/>
      </w:tblGrid>
      <w:tr w:rsidR="00821D80" w:rsidRPr="008A45F8" w14:paraId="0A1EFE39" w14:textId="77777777" w:rsidTr="00944040">
        <w:trPr>
          <w:cantSplit/>
          <w:trHeight w:val="144"/>
        </w:trPr>
        <w:tc>
          <w:tcPr>
            <w:tcW w:w="4999" w:type="pct"/>
            <w:gridSpan w:val="2"/>
            <w:vAlign w:val="center"/>
          </w:tcPr>
          <w:p w14:paraId="0A1EFE37" w14:textId="4AEA68EA" w:rsidR="00821D80" w:rsidRPr="000B0681" w:rsidRDefault="009725C5" w:rsidP="000B0681">
            <w:pPr>
              <w:keepNext/>
              <w:spacing w:after="0" w:line="240" w:lineRule="auto"/>
              <w:rPr>
                <w:rFonts w:asciiTheme="minorHAnsi" w:eastAsia="Times New Roman" w:hAnsiTheme="minorHAnsi"/>
                <w:b/>
                <w:sz w:val="20"/>
                <w:szCs w:val="20"/>
              </w:rPr>
            </w:pPr>
            <w:r w:rsidRPr="000B0681">
              <w:rPr>
                <w:rFonts w:asciiTheme="minorHAnsi" w:eastAsia="Times New Roman" w:hAnsiTheme="minorHAnsi"/>
                <w:b/>
                <w:sz w:val="20"/>
                <w:szCs w:val="20"/>
              </w:rPr>
              <w:t>J</w:t>
            </w:r>
            <w:r w:rsidR="00821D80" w:rsidRPr="000B0681">
              <w:rPr>
                <w:rFonts w:asciiTheme="minorHAnsi" w:eastAsia="Times New Roman" w:hAnsiTheme="minorHAnsi"/>
                <w:b/>
                <w:sz w:val="20"/>
                <w:szCs w:val="20"/>
              </w:rPr>
              <w:t>. Determination of HERS Verification Compliance</w:t>
            </w:r>
          </w:p>
          <w:p w14:paraId="0A1EFE38" w14:textId="77777777" w:rsidR="00821D80" w:rsidRPr="000B0681" w:rsidRDefault="00821D80" w:rsidP="000B0681">
            <w:pPr>
              <w:keepNext/>
              <w:spacing w:after="0" w:line="240" w:lineRule="auto"/>
              <w:rPr>
                <w:rFonts w:asciiTheme="minorHAnsi" w:eastAsia="Times New Roman" w:hAnsiTheme="minorHAnsi"/>
                <w:sz w:val="20"/>
                <w:szCs w:val="20"/>
              </w:rPr>
            </w:pPr>
            <w:r w:rsidRPr="000B0681">
              <w:rPr>
                <w:rFonts w:asciiTheme="minorHAnsi" w:eastAsia="Times New Roman" w:hAnsiTheme="minorHAnsi"/>
                <w:sz w:val="20"/>
                <w:szCs w:val="20"/>
              </w:rPr>
              <w:t>All applicable sections of this document shall indicate compliance with the specified verification protocol requirements in order for this Certificate of Verification as a whole to be determined to be in compliance.</w:t>
            </w:r>
          </w:p>
        </w:tc>
      </w:tr>
      <w:tr w:rsidR="00821D80" w:rsidRPr="008A45F8" w14:paraId="0A1EFE3C" w14:textId="77777777" w:rsidTr="00944040">
        <w:trPr>
          <w:cantSplit/>
          <w:trHeight w:val="144"/>
        </w:trPr>
        <w:tc>
          <w:tcPr>
            <w:tcW w:w="246" w:type="pct"/>
            <w:vAlign w:val="center"/>
          </w:tcPr>
          <w:p w14:paraId="0A1EFE3A" w14:textId="77777777" w:rsidR="00331E9A" w:rsidRPr="000B0681" w:rsidRDefault="00821D80" w:rsidP="000B0681">
            <w:pPr>
              <w:keepNext/>
              <w:spacing w:after="0" w:line="240" w:lineRule="auto"/>
              <w:jc w:val="center"/>
              <w:rPr>
                <w:rFonts w:asciiTheme="minorHAnsi" w:eastAsia="Times New Roman" w:hAnsiTheme="minorHAnsi"/>
                <w:sz w:val="20"/>
                <w:szCs w:val="20"/>
              </w:rPr>
            </w:pPr>
            <w:r w:rsidRPr="000B0681">
              <w:rPr>
                <w:rFonts w:asciiTheme="minorHAnsi" w:eastAsia="Times New Roman" w:hAnsiTheme="minorHAnsi"/>
                <w:sz w:val="20"/>
                <w:szCs w:val="20"/>
              </w:rPr>
              <w:t>01</w:t>
            </w:r>
          </w:p>
        </w:tc>
        <w:tc>
          <w:tcPr>
            <w:tcW w:w="4754" w:type="pct"/>
            <w:vAlign w:val="center"/>
          </w:tcPr>
          <w:p w14:paraId="0A1EFE3B" w14:textId="77777777" w:rsidR="00821D80" w:rsidRPr="008A45F8" w:rsidRDefault="00821D80" w:rsidP="000B0681">
            <w:pPr>
              <w:keepNext/>
              <w:spacing w:after="0" w:line="240" w:lineRule="auto"/>
              <w:rPr>
                <w:rFonts w:asciiTheme="minorHAnsi" w:eastAsia="Times New Roman" w:hAnsiTheme="minorHAnsi"/>
                <w:sz w:val="18"/>
                <w:szCs w:val="18"/>
              </w:rPr>
            </w:pPr>
          </w:p>
        </w:tc>
      </w:tr>
    </w:tbl>
    <w:p w14:paraId="0A1EFE3D" w14:textId="77777777" w:rsidR="00821D80" w:rsidRPr="008E6C57" w:rsidRDefault="00821D80" w:rsidP="002332EE">
      <w:pPr>
        <w:rPr>
          <w:rFonts w:asciiTheme="minorHAnsi" w:hAnsiTheme="minorHAnsi"/>
          <w:sz w:val="16"/>
          <w:szCs w:val="16"/>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218"/>
        <w:gridCol w:w="54"/>
        <w:gridCol w:w="9"/>
        <w:gridCol w:w="7262"/>
      </w:tblGrid>
      <w:tr w:rsidR="009D307C" w:rsidRPr="009D307C" w14:paraId="0A1EFE3F" w14:textId="77777777" w:rsidTr="00A76AE7">
        <w:trPr>
          <w:trHeight w:val="288"/>
        </w:trPr>
        <w:tc>
          <w:tcPr>
            <w:tcW w:w="10950" w:type="dxa"/>
            <w:gridSpan w:val="4"/>
            <w:vAlign w:val="center"/>
          </w:tcPr>
          <w:p w14:paraId="0A1EFE3E" w14:textId="77777777" w:rsidR="009D307C" w:rsidRPr="009D307C" w:rsidRDefault="009D307C" w:rsidP="009D307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9D307C">
              <w:rPr>
                <w:rFonts w:eastAsia="Times New Roman" w:cs="Arial"/>
                <w:b/>
                <w:caps/>
                <w:sz w:val="18"/>
                <w:szCs w:val="18"/>
              </w:rPr>
              <w:lastRenderedPageBreak/>
              <w:t>Documentation Author's Declaration Statement</w:t>
            </w:r>
          </w:p>
        </w:tc>
      </w:tr>
      <w:tr w:rsidR="009D307C" w:rsidRPr="009D307C" w14:paraId="0A1EFE41" w14:textId="77777777" w:rsidTr="00A76AE7">
        <w:trPr>
          <w:trHeight w:val="360"/>
        </w:trPr>
        <w:tc>
          <w:tcPr>
            <w:tcW w:w="10950" w:type="dxa"/>
            <w:gridSpan w:val="4"/>
            <w:vAlign w:val="center"/>
          </w:tcPr>
          <w:p w14:paraId="0A1EFE40" w14:textId="77777777" w:rsidR="009D307C" w:rsidRPr="009D307C" w:rsidRDefault="009D307C" w:rsidP="00382877">
            <w:pPr>
              <w:keepNext/>
              <w:numPr>
                <w:ilvl w:val="0"/>
                <w:numId w:val="9"/>
              </w:numPr>
              <w:spacing w:after="0" w:line="240" w:lineRule="auto"/>
              <w:ind w:left="271" w:hanging="270"/>
              <w:rPr>
                <w:rFonts w:eastAsia="Times New Roman"/>
                <w:sz w:val="18"/>
                <w:szCs w:val="18"/>
              </w:rPr>
            </w:pPr>
            <w:r w:rsidRPr="009D307C">
              <w:rPr>
                <w:rFonts w:eastAsia="Times New Roman"/>
                <w:sz w:val="18"/>
                <w:szCs w:val="18"/>
              </w:rPr>
              <w:t>I certify that this Certificate of Verification documentation is accurate and complete.</w:t>
            </w:r>
          </w:p>
        </w:tc>
      </w:tr>
      <w:tr w:rsidR="009D307C" w:rsidRPr="009D307C" w14:paraId="0A1EFE44" w14:textId="77777777" w:rsidTr="00A76AE7">
        <w:trPr>
          <w:trHeight w:val="360"/>
        </w:trPr>
        <w:tc>
          <w:tcPr>
            <w:tcW w:w="5434" w:type="dxa"/>
          </w:tcPr>
          <w:p w14:paraId="0A1EFE42" w14:textId="77777777" w:rsidR="009D307C" w:rsidRPr="009D307C" w:rsidRDefault="009D307C" w:rsidP="009D307C">
            <w:pPr>
              <w:keepNext/>
              <w:spacing w:after="0" w:line="240" w:lineRule="auto"/>
              <w:rPr>
                <w:rFonts w:eastAsia="Times New Roman"/>
                <w:sz w:val="14"/>
                <w:szCs w:val="14"/>
              </w:rPr>
            </w:pPr>
            <w:r w:rsidRPr="009D307C">
              <w:rPr>
                <w:rFonts w:eastAsia="Times New Roman"/>
                <w:sz w:val="14"/>
                <w:szCs w:val="14"/>
              </w:rPr>
              <w:t>Documentation Author Name:</w:t>
            </w:r>
          </w:p>
        </w:tc>
        <w:tc>
          <w:tcPr>
            <w:tcW w:w="5516" w:type="dxa"/>
            <w:gridSpan w:val="3"/>
          </w:tcPr>
          <w:p w14:paraId="0A1EFE43" w14:textId="77777777" w:rsidR="009D307C" w:rsidRPr="009D307C" w:rsidRDefault="009D307C" w:rsidP="009D307C">
            <w:pPr>
              <w:keepNext/>
              <w:spacing w:after="0" w:line="240" w:lineRule="auto"/>
              <w:rPr>
                <w:rFonts w:eastAsia="Times New Roman"/>
                <w:sz w:val="14"/>
                <w:szCs w:val="14"/>
              </w:rPr>
            </w:pPr>
            <w:r w:rsidRPr="009D307C">
              <w:rPr>
                <w:rFonts w:eastAsia="Times New Roman"/>
                <w:sz w:val="14"/>
                <w:szCs w:val="14"/>
              </w:rPr>
              <w:t>Documentation Author Signature:</w:t>
            </w:r>
          </w:p>
        </w:tc>
      </w:tr>
      <w:tr w:rsidR="009D307C" w:rsidRPr="009D307C" w14:paraId="0A1EFE47" w14:textId="77777777" w:rsidTr="00A76AE7">
        <w:trPr>
          <w:trHeight w:val="360"/>
        </w:trPr>
        <w:tc>
          <w:tcPr>
            <w:tcW w:w="5434" w:type="dxa"/>
          </w:tcPr>
          <w:p w14:paraId="0A1EFE45" w14:textId="77777777" w:rsidR="009D307C" w:rsidRPr="009D307C" w:rsidRDefault="009D307C" w:rsidP="009D307C">
            <w:pPr>
              <w:keepNext/>
              <w:spacing w:after="0" w:line="240" w:lineRule="auto"/>
              <w:rPr>
                <w:rFonts w:eastAsia="Times New Roman"/>
                <w:sz w:val="14"/>
                <w:szCs w:val="14"/>
              </w:rPr>
            </w:pPr>
            <w:r w:rsidRPr="009D307C">
              <w:rPr>
                <w:rFonts w:eastAsia="Times New Roman"/>
                <w:sz w:val="14"/>
                <w:szCs w:val="14"/>
              </w:rPr>
              <w:t>Company:</w:t>
            </w:r>
          </w:p>
        </w:tc>
        <w:tc>
          <w:tcPr>
            <w:tcW w:w="5516" w:type="dxa"/>
            <w:gridSpan w:val="3"/>
          </w:tcPr>
          <w:p w14:paraId="0A1EFE46" w14:textId="77777777" w:rsidR="009D307C" w:rsidRPr="009D307C" w:rsidRDefault="009D307C" w:rsidP="009D307C">
            <w:pPr>
              <w:keepNext/>
              <w:spacing w:after="0" w:line="240" w:lineRule="auto"/>
              <w:rPr>
                <w:rFonts w:eastAsia="Times New Roman"/>
                <w:sz w:val="14"/>
                <w:szCs w:val="14"/>
              </w:rPr>
            </w:pPr>
            <w:r w:rsidRPr="009D307C">
              <w:rPr>
                <w:rFonts w:eastAsia="Times New Roman"/>
                <w:sz w:val="14"/>
                <w:szCs w:val="14"/>
              </w:rPr>
              <w:t>Date Signed:</w:t>
            </w:r>
          </w:p>
        </w:tc>
      </w:tr>
      <w:tr w:rsidR="009D307C" w:rsidRPr="009D307C" w14:paraId="0A1EFE4A" w14:textId="77777777" w:rsidTr="00A76AE7">
        <w:trPr>
          <w:trHeight w:val="360"/>
        </w:trPr>
        <w:tc>
          <w:tcPr>
            <w:tcW w:w="5434" w:type="dxa"/>
          </w:tcPr>
          <w:p w14:paraId="0A1EFE48" w14:textId="77777777" w:rsidR="009D307C" w:rsidRPr="009D307C" w:rsidRDefault="009D307C" w:rsidP="009D307C">
            <w:pPr>
              <w:keepNext/>
              <w:spacing w:after="0" w:line="240" w:lineRule="auto"/>
              <w:rPr>
                <w:rFonts w:eastAsia="Times New Roman"/>
                <w:sz w:val="14"/>
                <w:szCs w:val="14"/>
              </w:rPr>
            </w:pPr>
            <w:r w:rsidRPr="009D307C">
              <w:rPr>
                <w:rFonts w:eastAsia="Times New Roman"/>
                <w:sz w:val="14"/>
                <w:szCs w:val="14"/>
              </w:rPr>
              <w:t>Address:</w:t>
            </w:r>
          </w:p>
        </w:tc>
        <w:tc>
          <w:tcPr>
            <w:tcW w:w="5516" w:type="dxa"/>
            <w:gridSpan w:val="3"/>
          </w:tcPr>
          <w:p w14:paraId="0A1EFE49" w14:textId="77777777" w:rsidR="009D307C" w:rsidRPr="009D307C" w:rsidRDefault="009D307C" w:rsidP="009D307C">
            <w:pPr>
              <w:keepNext/>
              <w:spacing w:after="0" w:line="240" w:lineRule="auto"/>
              <w:rPr>
                <w:rFonts w:eastAsia="Times New Roman"/>
                <w:sz w:val="14"/>
                <w:szCs w:val="14"/>
              </w:rPr>
            </w:pPr>
            <w:r w:rsidRPr="009D307C">
              <w:rPr>
                <w:rFonts w:eastAsia="Times New Roman"/>
                <w:sz w:val="14"/>
                <w:szCs w:val="14"/>
              </w:rPr>
              <w:t>CEA/HERS Certification Information (if applicable):</w:t>
            </w:r>
          </w:p>
        </w:tc>
      </w:tr>
      <w:tr w:rsidR="009D307C" w:rsidRPr="009D307C" w14:paraId="0A1EFE4D" w14:textId="77777777" w:rsidTr="00A76AE7">
        <w:trPr>
          <w:trHeight w:val="360"/>
        </w:trPr>
        <w:tc>
          <w:tcPr>
            <w:tcW w:w="5434" w:type="dxa"/>
          </w:tcPr>
          <w:p w14:paraId="0A1EFE4B" w14:textId="77777777" w:rsidR="009D307C" w:rsidRPr="009D307C" w:rsidRDefault="009D307C" w:rsidP="009D307C">
            <w:pPr>
              <w:keepNext/>
              <w:spacing w:after="0" w:line="240" w:lineRule="auto"/>
              <w:rPr>
                <w:rFonts w:eastAsia="Times New Roman"/>
                <w:sz w:val="14"/>
                <w:szCs w:val="14"/>
              </w:rPr>
            </w:pPr>
            <w:r w:rsidRPr="009D307C">
              <w:rPr>
                <w:rFonts w:eastAsia="Times New Roman"/>
                <w:sz w:val="14"/>
                <w:szCs w:val="14"/>
              </w:rPr>
              <w:t>City/State/Zip:</w:t>
            </w:r>
          </w:p>
        </w:tc>
        <w:tc>
          <w:tcPr>
            <w:tcW w:w="5516" w:type="dxa"/>
            <w:gridSpan w:val="3"/>
          </w:tcPr>
          <w:p w14:paraId="0A1EFE4C" w14:textId="77777777" w:rsidR="009D307C" w:rsidRPr="009D307C" w:rsidRDefault="009D307C" w:rsidP="009D307C">
            <w:pPr>
              <w:keepNext/>
              <w:spacing w:after="0" w:line="240" w:lineRule="auto"/>
              <w:rPr>
                <w:rFonts w:eastAsia="Times New Roman"/>
                <w:sz w:val="14"/>
                <w:szCs w:val="14"/>
              </w:rPr>
            </w:pPr>
            <w:r w:rsidRPr="009D307C">
              <w:rPr>
                <w:rFonts w:eastAsia="Times New Roman"/>
                <w:sz w:val="14"/>
                <w:szCs w:val="14"/>
              </w:rPr>
              <w:t>Phone:</w:t>
            </w:r>
          </w:p>
        </w:tc>
      </w:tr>
      <w:tr w:rsidR="009D307C" w:rsidRPr="009D307C" w14:paraId="0A1EFE4F" w14:textId="77777777" w:rsidTr="00A76AE7">
        <w:tblPrEx>
          <w:tblCellMar>
            <w:left w:w="115" w:type="dxa"/>
            <w:right w:w="115" w:type="dxa"/>
          </w:tblCellMar>
        </w:tblPrEx>
        <w:trPr>
          <w:trHeight w:val="296"/>
        </w:trPr>
        <w:tc>
          <w:tcPr>
            <w:tcW w:w="10950" w:type="dxa"/>
            <w:gridSpan w:val="4"/>
            <w:vAlign w:val="center"/>
          </w:tcPr>
          <w:p w14:paraId="0A1EFE4E" w14:textId="77777777" w:rsidR="009D307C" w:rsidRPr="009D307C" w:rsidRDefault="009D307C" w:rsidP="009D307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8"/>
                <w:szCs w:val="18"/>
              </w:rPr>
            </w:pPr>
            <w:r w:rsidRPr="009D307C">
              <w:rPr>
                <w:rFonts w:eastAsia="Times New Roman" w:cs="Arial"/>
                <w:b/>
                <w:caps/>
                <w:sz w:val="18"/>
                <w:szCs w:val="18"/>
              </w:rPr>
              <w:t xml:space="preserve">Responsible Person's Declaration statement </w:t>
            </w:r>
          </w:p>
        </w:tc>
      </w:tr>
      <w:tr w:rsidR="009D307C" w:rsidRPr="009D307C" w14:paraId="0A1EFE56" w14:textId="77777777" w:rsidTr="00A76AE7">
        <w:tblPrEx>
          <w:tblCellMar>
            <w:left w:w="115" w:type="dxa"/>
            <w:right w:w="115" w:type="dxa"/>
          </w:tblCellMar>
        </w:tblPrEx>
        <w:trPr>
          <w:trHeight w:val="504"/>
        </w:trPr>
        <w:tc>
          <w:tcPr>
            <w:tcW w:w="10950" w:type="dxa"/>
            <w:gridSpan w:val="4"/>
            <w:shd w:val="clear" w:color="auto" w:fill="auto"/>
          </w:tcPr>
          <w:p w14:paraId="0A1EFE50" w14:textId="77777777" w:rsidR="009D307C" w:rsidRPr="009D307C" w:rsidRDefault="009D307C" w:rsidP="00382877">
            <w:pPr>
              <w:keepNext/>
              <w:widowControl w:val="0"/>
              <w:spacing w:after="0" w:line="240" w:lineRule="auto"/>
              <w:ind w:right="90"/>
              <w:rPr>
                <w:rFonts w:eastAsia="Times New Roman"/>
                <w:snapToGrid w:val="0"/>
                <w:sz w:val="18"/>
                <w:szCs w:val="18"/>
              </w:rPr>
            </w:pPr>
            <w:r w:rsidRPr="009D307C">
              <w:rPr>
                <w:rFonts w:eastAsia="Times New Roman"/>
                <w:snapToGrid w:val="0"/>
                <w:sz w:val="18"/>
                <w:szCs w:val="18"/>
              </w:rPr>
              <w:t xml:space="preserve">I certify the following under penalty of perjury, under the laws of the State of California: </w:t>
            </w:r>
          </w:p>
          <w:p w14:paraId="0A1EFE51" w14:textId="77777777" w:rsidR="009D307C" w:rsidRPr="009D307C" w:rsidRDefault="009D307C" w:rsidP="00382877">
            <w:pPr>
              <w:keepNext/>
              <w:widowControl w:val="0"/>
              <w:numPr>
                <w:ilvl w:val="0"/>
                <w:numId w:val="10"/>
              </w:numPr>
              <w:spacing w:after="0" w:line="240" w:lineRule="auto"/>
              <w:ind w:right="90"/>
              <w:rPr>
                <w:rFonts w:eastAsia="Times New Roman"/>
                <w:snapToGrid w:val="0"/>
                <w:sz w:val="18"/>
                <w:szCs w:val="18"/>
              </w:rPr>
            </w:pPr>
            <w:r w:rsidRPr="009D307C">
              <w:rPr>
                <w:rFonts w:eastAsia="Times New Roman"/>
                <w:snapToGrid w:val="0"/>
                <w:sz w:val="18"/>
                <w:szCs w:val="18"/>
              </w:rPr>
              <w:t>The information provided on this Certificate of Verification is true and correct.</w:t>
            </w:r>
          </w:p>
          <w:p w14:paraId="0A1EFE52" w14:textId="77777777" w:rsidR="009D307C" w:rsidRPr="009D307C" w:rsidRDefault="009D307C" w:rsidP="00382877">
            <w:pPr>
              <w:keepNext/>
              <w:widowControl w:val="0"/>
              <w:numPr>
                <w:ilvl w:val="0"/>
                <w:numId w:val="10"/>
              </w:numPr>
              <w:spacing w:after="0" w:line="240" w:lineRule="auto"/>
              <w:ind w:right="90"/>
              <w:rPr>
                <w:rFonts w:eastAsia="Times New Roman"/>
                <w:snapToGrid w:val="0"/>
                <w:sz w:val="18"/>
                <w:szCs w:val="18"/>
              </w:rPr>
            </w:pPr>
            <w:r w:rsidRPr="009D307C">
              <w:rPr>
                <w:rFonts w:eastAsia="Times New Roman"/>
                <w:snapToGrid w:val="0"/>
                <w:sz w:val="18"/>
                <w:szCs w:val="18"/>
              </w:rPr>
              <w:t>I am the certified HERS Rater who performed the verification identified and reported on this Certificate of Verification (responsible rater).</w:t>
            </w:r>
          </w:p>
          <w:p w14:paraId="0A1EFE53" w14:textId="77777777" w:rsidR="009D307C" w:rsidRPr="009D307C" w:rsidRDefault="009D307C" w:rsidP="00382877">
            <w:pPr>
              <w:keepNext/>
              <w:widowControl w:val="0"/>
              <w:numPr>
                <w:ilvl w:val="0"/>
                <w:numId w:val="10"/>
              </w:numPr>
              <w:spacing w:after="0" w:line="240" w:lineRule="auto"/>
              <w:ind w:right="90"/>
              <w:rPr>
                <w:rFonts w:eastAsia="Times New Roman"/>
                <w:snapToGrid w:val="0"/>
                <w:sz w:val="18"/>
                <w:szCs w:val="18"/>
              </w:rPr>
            </w:pPr>
            <w:r w:rsidRPr="009D307C">
              <w:rPr>
                <w:rFonts w:eastAsia="Times New Roman"/>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0A1EFE54" w14:textId="77777777" w:rsidR="009D307C" w:rsidRPr="009D307C" w:rsidRDefault="009D307C" w:rsidP="00382877">
            <w:pPr>
              <w:keepNext/>
              <w:widowControl w:val="0"/>
              <w:numPr>
                <w:ilvl w:val="0"/>
                <w:numId w:val="10"/>
              </w:numPr>
              <w:spacing w:after="0" w:line="240" w:lineRule="auto"/>
              <w:ind w:right="90"/>
              <w:rPr>
                <w:rFonts w:eastAsia="Times New Roman"/>
                <w:snapToGrid w:val="0"/>
                <w:sz w:val="18"/>
                <w:szCs w:val="18"/>
              </w:rPr>
            </w:pPr>
            <w:r w:rsidRPr="009D307C">
              <w:rPr>
                <w:rFonts w:eastAsia="Times New Roman"/>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0A1EFE55" w14:textId="77777777" w:rsidR="009D307C" w:rsidRPr="009D307C" w:rsidRDefault="009D307C" w:rsidP="00382877">
            <w:pPr>
              <w:keepNext/>
              <w:widowControl w:val="0"/>
              <w:numPr>
                <w:ilvl w:val="0"/>
                <w:numId w:val="10"/>
              </w:numPr>
              <w:spacing w:after="0" w:line="240" w:lineRule="auto"/>
              <w:ind w:right="90"/>
              <w:rPr>
                <w:rFonts w:eastAsia="Times New Roman"/>
                <w:snapToGrid w:val="0"/>
                <w:sz w:val="18"/>
                <w:szCs w:val="18"/>
              </w:rPr>
            </w:pPr>
            <w:r w:rsidRPr="009D307C">
              <w:rPr>
                <w:rFonts w:eastAsia="Times New Roman"/>
                <w:snapToGrid w:val="0"/>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9D307C" w:rsidRPr="009D307C" w14:paraId="0A1EFE58" w14:textId="77777777" w:rsidTr="00A76AE7">
        <w:tblPrEx>
          <w:tblCellMar>
            <w:left w:w="115" w:type="dxa"/>
            <w:right w:w="115" w:type="dxa"/>
          </w:tblCellMar>
        </w:tblPrEx>
        <w:trPr>
          <w:trHeight w:val="278"/>
        </w:trPr>
        <w:tc>
          <w:tcPr>
            <w:tcW w:w="10950" w:type="dxa"/>
            <w:gridSpan w:val="4"/>
            <w:vAlign w:val="center"/>
          </w:tcPr>
          <w:p w14:paraId="0A1EFE57" w14:textId="77777777" w:rsidR="009D307C" w:rsidRPr="009D307C" w:rsidRDefault="009D307C" w:rsidP="009D307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Arial"/>
                <w:b/>
                <w:caps/>
                <w:sz w:val="18"/>
                <w:szCs w:val="18"/>
              </w:rPr>
            </w:pPr>
            <w:r w:rsidRPr="009D307C">
              <w:rPr>
                <w:rFonts w:eastAsia="Times New Roman" w:cs="Arial"/>
                <w:b/>
                <w:caps/>
                <w:sz w:val="18"/>
                <w:szCs w:val="18"/>
              </w:rPr>
              <w:t>BUILDER OR INSTALLER INFORMATION AS SHOWN ON THE CERTIFICATE OF INSTALLATION</w:t>
            </w:r>
          </w:p>
        </w:tc>
      </w:tr>
      <w:tr w:rsidR="009D307C" w:rsidRPr="009D307C" w14:paraId="0A1EFE5A" w14:textId="77777777" w:rsidTr="00382877">
        <w:tblPrEx>
          <w:tblCellMar>
            <w:left w:w="115" w:type="dxa"/>
            <w:right w:w="115" w:type="dxa"/>
          </w:tblCellMar>
        </w:tblPrEx>
        <w:trPr>
          <w:trHeight w:hRule="exact" w:val="360"/>
        </w:trPr>
        <w:tc>
          <w:tcPr>
            <w:tcW w:w="10950" w:type="dxa"/>
            <w:gridSpan w:val="4"/>
          </w:tcPr>
          <w:p w14:paraId="0A1EFE59" w14:textId="77777777" w:rsidR="009D307C" w:rsidRPr="009D307C" w:rsidRDefault="009D307C" w:rsidP="0038287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4"/>
                <w:szCs w:val="14"/>
              </w:rPr>
            </w:pPr>
            <w:r w:rsidRPr="009D307C">
              <w:rPr>
                <w:rFonts w:eastAsia="Times New Roman"/>
                <w:sz w:val="14"/>
                <w:szCs w:val="14"/>
              </w:rPr>
              <w:t>Company Name (Installing Subcontractor, General Contractor, or Builder/Owner):</w:t>
            </w:r>
          </w:p>
        </w:tc>
      </w:tr>
      <w:tr w:rsidR="009D307C" w:rsidRPr="009D307C" w14:paraId="0A1EFE5D" w14:textId="77777777" w:rsidTr="00382877">
        <w:tblPrEx>
          <w:tblCellMar>
            <w:left w:w="115" w:type="dxa"/>
            <w:right w:w="115" w:type="dxa"/>
          </w:tblCellMar>
        </w:tblPrEx>
        <w:trPr>
          <w:trHeight w:hRule="exact" w:val="360"/>
        </w:trPr>
        <w:tc>
          <w:tcPr>
            <w:tcW w:w="5475" w:type="dxa"/>
            <w:gridSpan w:val="2"/>
          </w:tcPr>
          <w:p w14:paraId="0A1EFE5B" w14:textId="77777777" w:rsidR="009D307C" w:rsidRPr="009D307C" w:rsidRDefault="009D307C" w:rsidP="00382877">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4"/>
                <w:szCs w:val="14"/>
              </w:rPr>
            </w:pPr>
            <w:r w:rsidRPr="009D307C">
              <w:rPr>
                <w:rFonts w:eastAsia="Times New Roman"/>
                <w:sz w:val="14"/>
                <w:szCs w:val="14"/>
              </w:rPr>
              <w:t>Responsible Builder or Installer Name:</w:t>
            </w:r>
          </w:p>
        </w:tc>
        <w:tc>
          <w:tcPr>
            <w:tcW w:w="5475" w:type="dxa"/>
            <w:gridSpan w:val="2"/>
          </w:tcPr>
          <w:p w14:paraId="0A1EFE5C" w14:textId="77777777" w:rsidR="009D307C" w:rsidRPr="009D307C" w:rsidRDefault="009D307C" w:rsidP="00523417">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4"/>
                <w:szCs w:val="14"/>
              </w:rPr>
            </w:pPr>
            <w:r w:rsidRPr="009D307C">
              <w:rPr>
                <w:rFonts w:eastAsia="Times New Roman"/>
                <w:sz w:val="14"/>
                <w:szCs w:val="14"/>
              </w:rPr>
              <w:t>CSLB License:</w:t>
            </w:r>
          </w:p>
        </w:tc>
      </w:tr>
      <w:tr w:rsidR="009D307C" w:rsidRPr="009D307C" w14:paraId="0A1EFE5F" w14:textId="77777777" w:rsidTr="00A76AE7">
        <w:tblPrEx>
          <w:tblCellMar>
            <w:left w:w="108" w:type="dxa"/>
            <w:right w:w="108" w:type="dxa"/>
          </w:tblCellMar>
        </w:tblPrEx>
        <w:trPr>
          <w:trHeight w:hRule="exact" w:val="288"/>
        </w:trPr>
        <w:tc>
          <w:tcPr>
            <w:tcW w:w="10950" w:type="dxa"/>
            <w:gridSpan w:val="4"/>
            <w:vAlign w:val="center"/>
          </w:tcPr>
          <w:p w14:paraId="0A1EFE5E" w14:textId="77777777" w:rsidR="009D307C" w:rsidRPr="009D307C" w:rsidRDefault="009D307C" w:rsidP="0038287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eastAsia="Times New Roman"/>
                <w:sz w:val="14"/>
                <w:szCs w:val="14"/>
              </w:rPr>
            </w:pPr>
            <w:r w:rsidRPr="009D307C">
              <w:rPr>
                <w:rFonts w:eastAsia="Times New Roman" w:cs="Arial"/>
                <w:b/>
                <w:caps/>
                <w:sz w:val="18"/>
                <w:szCs w:val="18"/>
              </w:rPr>
              <w:t>HERS PROVIDER DATA REGISTRY INFORMATION</w:t>
            </w:r>
          </w:p>
        </w:tc>
      </w:tr>
      <w:tr w:rsidR="009D307C" w:rsidRPr="009D307C" w14:paraId="0A1EFE62" w14:textId="77777777" w:rsidTr="00A76AE7">
        <w:tblPrEx>
          <w:tblCellMar>
            <w:left w:w="108" w:type="dxa"/>
            <w:right w:w="108" w:type="dxa"/>
          </w:tblCellMar>
        </w:tblPrEx>
        <w:trPr>
          <w:trHeight w:hRule="exact" w:val="360"/>
        </w:trPr>
        <w:tc>
          <w:tcPr>
            <w:tcW w:w="5482" w:type="dxa"/>
            <w:gridSpan w:val="3"/>
          </w:tcPr>
          <w:p w14:paraId="0A1EFE60" w14:textId="77777777" w:rsidR="009D307C" w:rsidRPr="009D307C" w:rsidRDefault="009D307C" w:rsidP="009D307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4"/>
                <w:szCs w:val="14"/>
              </w:rPr>
            </w:pPr>
            <w:r w:rsidRPr="009D307C">
              <w:rPr>
                <w:rFonts w:eastAsia="Times New Roman"/>
                <w:sz w:val="14"/>
                <w:szCs w:val="14"/>
              </w:rPr>
              <w:t>Sample Group Number (if applicable):</w:t>
            </w:r>
          </w:p>
        </w:tc>
        <w:tc>
          <w:tcPr>
            <w:tcW w:w="5468" w:type="dxa"/>
          </w:tcPr>
          <w:p w14:paraId="0A1EFE61" w14:textId="7B1906F0" w:rsidR="009D307C" w:rsidRPr="009D307C" w:rsidRDefault="009D307C" w:rsidP="009D307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4"/>
                <w:szCs w:val="14"/>
              </w:rPr>
            </w:pPr>
            <w:r w:rsidRPr="009D307C">
              <w:rPr>
                <w:rFonts w:eastAsia="Times New Roman"/>
                <w:sz w:val="14"/>
                <w:szCs w:val="14"/>
              </w:rPr>
              <w:t>Dwelling Test Status in Sample Group (if applicable)</w:t>
            </w:r>
            <w:r w:rsidR="00523417">
              <w:rPr>
                <w:rFonts w:eastAsia="Times New Roman"/>
                <w:sz w:val="14"/>
                <w:szCs w:val="14"/>
              </w:rPr>
              <w:t>:</w:t>
            </w:r>
          </w:p>
        </w:tc>
      </w:tr>
      <w:tr w:rsidR="009D307C" w:rsidRPr="009D307C" w14:paraId="0A1EFE64" w14:textId="77777777" w:rsidTr="00A76AE7">
        <w:tblPrEx>
          <w:tblCellMar>
            <w:left w:w="108" w:type="dxa"/>
            <w:right w:w="108" w:type="dxa"/>
          </w:tblCellMar>
        </w:tblPrEx>
        <w:trPr>
          <w:trHeight w:val="288"/>
        </w:trPr>
        <w:tc>
          <w:tcPr>
            <w:tcW w:w="10950" w:type="dxa"/>
            <w:gridSpan w:val="4"/>
            <w:vAlign w:val="center"/>
          </w:tcPr>
          <w:p w14:paraId="0A1EFE63" w14:textId="77777777" w:rsidR="009D307C" w:rsidRPr="009D307C" w:rsidRDefault="009D307C" w:rsidP="0038287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eastAsia="Times New Roman"/>
                <w:sz w:val="14"/>
                <w:szCs w:val="14"/>
              </w:rPr>
            </w:pPr>
            <w:r w:rsidRPr="009D307C">
              <w:rPr>
                <w:rFonts w:eastAsia="Times New Roman" w:cs="Arial"/>
                <w:b/>
                <w:caps/>
                <w:sz w:val="18"/>
                <w:szCs w:val="18"/>
              </w:rPr>
              <w:t>HERS RATER INFORMATION</w:t>
            </w:r>
          </w:p>
        </w:tc>
      </w:tr>
      <w:tr w:rsidR="009D307C" w:rsidRPr="009D307C" w14:paraId="0A1EFE66" w14:textId="77777777" w:rsidTr="00A76AE7">
        <w:tblPrEx>
          <w:tblCellMar>
            <w:left w:w="108" w:type="dxa"/>
            <w:right w:w="108" w:type="dxa"/>
          </w:tblCellMar>
        </w:tblPrEx>
        <w:trPr>
          <w:trHeight w:hRule="exact" w:val="360"/>
        </w:trPr>
        <w:tc>
          <w:tcPr>
            <w:tcW w:w="10950" w:type="dxa"/>
            <w:gridSpan w:val="4"/>
          </w:tcPr>
          <w:p w14:paraId="0A1EFE65" w14:textId="77777777" w:rsidR="009D307C" w:rsidRPr="009D307C" w:rsidRDefault="009D307C" w:rsidP="009D307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9D307C">
              <w:rPr>
                <w:rFonts w:eastAsia="Times New Roman"/>
                <w:sz w:val="14"/>
                <w:szCs w:val="14"/>
              </w:rPr>
              <w:t>HERS Rater Company Name:</w:t>
            </w:r>
          </w:p>
        </w:tc>
      </w:tr>
      <w:tr w:rsidR="009D307C" w:rsidRPr="009D307C" w14:paraId="0A1EFE69" w14:textId="77777777" w:rsidTr="00A76AE7">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A1EFE67" w14:textId="77777777" w:rsidR="009D307C" w:rsidRPr="009D307C" w:rsidRDefault="009D307C" w:rsidP="009D307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9D307C">
              <w:rPr>
                <w:rFonts w:eastAsia="Times New Roman"/>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0A1EFE68" w14:textId="77777777" w:rsidR="009D307C" w:rsidRPr="009D307C" w:rsidRDefault="009D307C" w:rsidP="009D307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9D307C">
              <w:rPr>
                <w:rFonts w:eastAsia="Times New Roman"/>
                <w:sz w:val="14"/>
                <w:szCs w:val="14"/>
              </w:rPr>
              <w:t>Responsible Rater Signature:</w:t>
            </w:r>
          </w:p>
        </w:tc>
      </w:tr>
      <w:tr w:rsidR="009D307C" w:rsidRPr="009D307C" w14:paraId="0A1EFE6C" w14:textId="77777777" w:rsidTr="00A76AE7">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A1EFE6A" w14:textId="0A2C1A01" w:rsidR="009D307C" w:rsidRPr="009D307C" w:rsidRDefault="009D307C" w:rsidP="009D307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9D307C">
              <w:rPr>
                <w:rFonts w:eastAsia="Times New Roman"/>
                <w:sz w:val="14"/>
                <w:szCs w:val="14"/>
              </w:rPr>
              <w:t>Responsible Rater Certification Number w/ this HERS Provider</w:t>
            </w:r>
            <w:r w:rsidR="00523417">
              <w:rPr>
                <w:rFonts w:eastAsia="Times New Roman"/>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0A1EFE6B" w14:textId="77777777" w:rsidR="009D307C" w:rsidRPr="009D307C" w:rsidRDefault="009D307C" w:rsidP="009D307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9D307C">
              <w:rPr>
                <w:rFonts w:eastAsia="Times New Roman"/>
                <w:sz w:val="14"/>
                <w:szCs w:val="14"/>
              </w:rPr>
              <w:t>Date Signed:</w:t>
            </w:r>
          </w:p>
        </w:tc>
      </w:tr>
    </w:tbl>
    <w:p w14:paraId="0A1EFE6D" w14:textId="77777777" w:rsidR="002332EE" w:rsidRDefault="002332EE" w:rsidP="002332EE">
      <w:pPr>
        <w:ind w:hanging="677"/>
        <w:rPr>
          <w:rFonts w:asciiTheme="minorHAnsi" w:hAnsiTheme="minorHAnsi"/>
        </w:rPr>
      </w:pPr>
    </w:p>
    <w:p w14:paraId="0A1EFE6E" w14:textId="77777777" w:rsidR="00C65571" w:rsidRDefault="00C65571" w:rsidP="00672F4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sectPr w:rsidR="00C65571" w:rsidSect="002A3072">
          <w:headerReference w:type="even" r:id="rId10"/>
          <w:headerReference w:type="default" r:id="rId11"/>
          <w:footerReference w:type="default" r:id="rId12"/>
          <w:headerReference w:type="first" r:id="rId13"/>
          <w:pgSz w:w="15840" w:h="12240" w:orient="landscape"/>
          <w:pgMar w:top="720" w:right="720" w:bottom="720" w:left="720" w:header="432" w:footer="432" w:gutter="0"/>
          <w:cols w:space="720"/>
          <w:docGrid w:linePitch="360"/>
        </w:sectPr>
      </w:pPr>
    </w:p>
    <w:p w14:paraId="0A1EFE6F" w14:textId="1DC7BB17" w:rsidR="000B4BB5" w:rsidRDefault="000B4BB5" w:rsidP="00382877">
      <w:pPr>
        <w:spacing w:after="60" w:line="240" w:lineRule="auto"/>
        <w:jc w:val="center"/>
        <w:rPr>
          <w:rFonts w:asciiTheme="minorHAnsi" w:hAnsiTheme="minorHAnsi" w:cs="Arial"/>
          <w:b/>
          <w:sz w:val="20"/>
          <w:szCs w:val="20"/>
        </w:rPr>
      </w:pPr>
      <w:r>
        <w:rPr>
          <w:rFonts w:asciiTheme="minorHAnsi" w:hAnsiTheme="minorHAnsi" w:cs="Arial"/>
          <w:b/>
          <w:sz w:val="20"/>
          <w:szCs w:val="20"/>
        </w:rPr>
        <w:lastRenderedPageBreak/>
        <w:t>CF3R-PLB-21-H</w:t>
      </w:r>
      <w:r w:rsidR="00523417">
        <w:rPr>
          <w:rFonts w:asciiTheme="minorHAnsi" w:hAnsiTheme="minorHAnsi" w:cs="Arial"/>
          <w:b/>
          <w:sz w:val="20"/>
          <w:szCs w:val="20"/>
        </w:rPr>
        <w:t xml:space="preserve"> User Instructions</w:t>
      </w:r>
    </w:p>
    <w:p w14:paraId="58EE52BB" w14:textId="77777777" w:rsidR="00523417" w:rsidRDefault="00523417" w:rsidP="000B4BB5">
      <w:pPr>
        <w:spacing w:after="60" w:line="240" w:lineRule="auto"/>
        <w:rPr>
          <w:rFonts w:asciiTheme="minorHAnsi" w:hAnsiTheme="minorHAnsi" w:cs="Arial"/>
          <w:b/>
          <w:sz w:val="20"/>
          <w:szCs w:val="20"/>
        </w:rPr>
      </w:pPr>
    </w:p>
    <w:p w14:paraId="0A1EFE70" w14:textId="77777777" w:rsidR="000B4BB5" w:rsidRDefault="000B4BB5" w:rsidP="00382877">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sidRPr="009304DE">
        <w:rPr>
          <w:rFonts w:asciiTheme="minorHAnsi" w:hAnsiTheme="minorHAnsi" w:cs="Arial"/>
          <w:b/>
          <w:sz w:val="20"/>
          <w:szCs w:val="20"/>
        </w:rPr>
        <w:t xml:space="preserve">A. </w:t>
      </w:r>
      <w:r>
        <w:rPr>
          <w:rFonts w:asciiTheme="minorHAnsi" w:hAnsiTheme="minorHAnsi" w:cs="Arial"/>
          <w:b/>
          <w:sz w:val="20"/>
          <w:szCs w:val="20"/>
        </w:rPr>
        <w:t>Design Central Water Heating Systems Information</w:t>
      </w:r>
    </w:p>
    <w:p w14:paraId="0A1EFE71" w14:textId="77777777" w:rsidR="000B4BB5" w:rsidRDefault="000B4BB5" w:rsidP="000B4BB5">
      <w:pPr>
        <w:keepNext/>
        <w:spacing w:after="0" w:line="240" w:lineRule="auto"/>
        <w:rPr>
          <w:rFonts w:asciiTheme="minorHAnsi" w:hAnsiTheme="minorHAnsi"/>
          <w:sz w:val="20"/>
          <w:szCs w:val="20"/>
        </w:rPr>
      </w:pPr>
      <w:r w:rsidRPr="00473781">
        <w:rPr>
          <w:rFonts w:asciiTheme="minorHAnsi" w:hAnsiTheme="minorHAnsi"/>
          <w:sz w:val="20"/>
          <w:szCs w:val="20"/>
        </w:rPr>
        <w:t>This table reports the water heating system features that were specified on the registered CF1R compliance document for this project.</w:t>
      </w:r>
      <w:r>
        <w:rPr>
          <w:rFonts w:asciiTheme="minorHAnsi" w:hAnsiTheme="minorHAnsi"/>
          <w:sz w:val="20"/>
          <w:szCs w:val="20"/>
        </w:rPr>
        <w:t xml:space="preserve">    For information only and requires no user input.</w:t>
      </w:r>
    </w:p>
    <w:p w14:paraId="0A1EFE72" w14:textId="77777777" w:rsidR="000B4BB5" w:rsidRDefault="000B4BB5" w:rsidP="000B4BB5">
      <w:pPr>
        <w:keepNext/>
        <w:spacing w:after="0" w:line="240" w:lineRule="auto"/>
        <w:rPr>
          <w:rFonts w:asciiTheme="minorHAnsi" w:hAnsiTheme="minorHAnsi"/>
          <w:sz w:val="20"/>
          <w:szCs w:val="20"/>
        </w:rPr>
      </w:pPr>
    </w:p>
    <w:p w14:paraId="0A1EFE73" w14:textId="77777777" w:rsidR="000B4BB5" w:rsidRDefault="000B4BB5" w:rsidP="000B4BB5">
      <w:pPr>
        <w:keepNext/>
        <w:spacing w:after="0" w:line="240" w:lineRule="auto"/>
        <w:rPr>
          <w:rFonts w:asciiTheme="minorHAnsi" w:hAnsiTheme="minorHAnsi"/>
          <w:sz w:val="20"/>
          <w:szCs w:val="20"/>
        </w:rPr>
      </w:pPr>
      <w:r w:rsidRPr="007D0483">
        <w:rPr>
          <w:rFonts w:asciiTheme="minorHAnsi" w:hAnsiTheme="minorHAnsi" w:cs="Arial"/>
          <w:b/>
          <w:sz w:val="20"/>
          <w:szCs w:val="20"/>
        </w:rPr>
        <w:t>B. Installed Central Water Heating Systems Information</w:t>
      </w:r>
    </w:p>
    <w:p w14:paraId="0A1EFE74" w14:textId="77777777" w:rsidR="000B4BB5" w:rsidRDefault="000B4BB5" w:rsidP="000B4BB5">
      <w:pPr>
        <w:keepNext/>
        <w:spacing w:after="0" w:line="240" w:lineRule="auto"/>
        <w:rPr>
          <w:rFonts w:asciiTheme="minorHAnsi" w:hAnsiTheme="minorHAnsi"/>
          <w:sz w:val="20"/>
          <w:szCs w:val="20"/>
        </w:rPr>
      </w:pPr>
      <w:r>
        <w:rPr>
          <w:rFonts w:asciiTheme="minorHAnsi" w:hAnsiTheme="minorHAnsi"/>
          <w:sz w:val="20"/>
          <w:szCs w:val="20"/>
        </w:rPr>
        <w:t>This table reports the water heating system information that is being installed.  Require one line for each central system.</w:t>
      </w:r>
    </w:p>
    <w:p w14:paraId="0A1EFE76" w14:textId="2A9B6F7C" w:rsidR="000B4BB5" w:rsidRPr="00473781" w:rsidRDefault="000B4BB5" w:rsidP="000B4BB5">
      <w:pPr>
        <w:keepNext/>
        <w:spacing w:after="0" w:line="240" w:lineRule="auto"/>
        <w:ind w:left="720" w:hanging="450"/>
        <w:rPr>
          <w:rFonts w:asciiTheme="minorHAnsi" w:hAnsiTheme="minorHAnsi"/>
          <w:sz w:val="20"/>
          <w:szCs w:val="20"/>
        </w:rPr>
      </w:pPr>
      <w:proofErr w:type="gramStart"/>
      <w:r>
        <w:rPr>
          <w:rFonts w:asciiTheme="minorHAnsi" w:hAnsiTheme="minorHAnsi"/>
          <w:sz w:val="20"/>
          <w:szCs w:val="20"/>
        </w:rPr>
        <w:t>01 Water</w:t>
      </w:r>
      <w:proofErr w:type="gramEnd"/>
      <w:r>
        <w:rPr>
          <w:rFonts w:asciiTheme="minorHAnsi" w:hAnsiTheme="minorHAnsi"/>
          <w:sz w:val="20"/>
          <w:szCs w:val="20"/>
        </w:rPr>
        <w:t xml:space="preserve"> Heating System ID or Name – Reference information from </w:t>
      </w:r>
      <w:r w:rsidR="007870B3">
        <w:rPr>
          <w:rFonts w:asciiTheme="minorHAnsi" w:hAnsiTheme="minorHAnsi"/>
          <w:sz w:val="20"/>
          <w:szCs w:val="20"/>
        </w:rPr>
        <w:t>CF1R</w:t>
      </w:r>
      <w:r w:rsidR="00B316BE">
        <w:rPr>
          <w:rFonts w:asciiTheme="minorHAnsi" w:hAnsiTheme="minorHAnsi"/>
          <w:sz w:val="20"/>
          <w:szCs w:val="20"/>
        </w:rPr>
        <w:t>.</w:t>
      </w:r>
    </w:p>
    <w:p w14:paraId="0A1EFE77" w14:textId="2632CFE8" w:rsidR="000B4BB5" w:rsidRPr="00473781" w:rsidRDefault="000B4BB5" w:rsidP="000B4BB5">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02</w:t>
      </w:r>
      <w:r>
        <w:rPr>
          <w:rFonts w:asciiTheme="minorHAnsi" w:hAnsiTheme="minorHAnsi"/>
          <w:sz w:val="20"/>
          <w:szCs w:val="20"/>
        </w:rPr>
        <w:t xml:space="preserve"> Water Heating System Type – Reference information from </w:t>
      </w:r>
      <w:r w:rsidR="007870B3">
        <w:rPr>
          <w:rFonts w:asciiTheme="minorHAnsi" w:hAnsiTheme="minorHAnsi"/>
          <w:sz w:val="20"/>
          <w:szCs w:val="20"/>
        </w:rPr>
        <w:t>CF1R</w:t>
      </w:r>
      <w:r>
        <w:rPr>
          <w:rFonts w:asciiTheme="minorHAnsi" w:hAnsiTheme="minorHAnsi"/>
          <w:sz w:val="20"/>
          <w:szCs w:val="20"/>
        </w:rPr>
        <w:t>. The different kinds of water heating system type are DHW or Combined Hydronic</w:t>
      </w:r>
      <w:r w:rsidR="00B316BE">
        <w:rPr>
          <w:rFonts w:asciiTheme="minorHAnsi" w:hAnsiTheme="minorHAnsi"/>
          <w:sz w:val="20"/>
          <w:szCs w:val="20"/>
        </w:rPr>
        <w:t>.</w:t>
      </w:r>
    </w:p>
    <w:p w14:paraId="0A1EFE78" w14:textId="5BD7A1F1" w:rsidR="000B4BB5" w:rsidRPr="00473781" w:rsidRDefault="000B4BB5" w:rsidP="000B4BB5">
      <w:pPr>
        <w:keepNext/>
        <w:spacing w:after="0" w:line="240" w:lineRule="auto"/>
        <w:ind w:left="540" w:hanging="270"/>
        <w:rPr>
          <w:rFonts w:asciiTheme="minorHAnsi" w:hAnsiTheme="minorHAnsi"/>
          <w:sz w:val="20"/>
          <w:szCs w:val="20"/>
        </w:rPr>
      </w:pPr>
      <w:proofErr w:type="gramStart"/>
      <w:r w:rsidRPr="00473781">
        <w:rPr>
          <w:rFonts w:asciiTheme="minorHAnsi" w:hAnsiTheme="minorHAnsi"/>
          <w:sz w:val="20"/>
          <w:szCs w:val="20"/>
        </w:rPr>
        <w:t>03</w:t>
      </w:r>
      <w:r>
        <w:rPr>
          <w:rFonts w:asciiTheme="minorHAnsi" w:hAnsiTheme="minorHAnsi"/>
          <w:sz w:val="20"/>
          <w:szCs w:val="20"/>
        </w:rPr>
        <w:t xml:space="preserve"> Water Heater Type – Information from </w:t>
      </w:r>
      <w:r w:rsidR="007870B3">
        <w:rPr>
          <w:rFonts w:asciiTheme="minorHAnsi" w:hAnsiTheme="minorHAnsi"/>
          <w:sz w:val="20"/>
          <w:szCs w:val="20"/>
        </w:rPr>
        <w:t>CF1R</w:t>
      </w:r>
      <w:r>
        <w:rPr>
          <w:rFonts w:asciiTheme="minorHAnsi" w:hAnsiTheme="minorHAnsi"/>
          <w:sz w:val="20"/>
          <w:szCs w:val="20"/>
        </w:rPr>
        <w:t>.</w:t>
      </w:r>
      <w:proofErr w:type="gramEnd"/>
      <w:r>
        <w:rPr>
          <w:rFonts w:asciiTheme="minorHAnsi" w:hAnsiTheme="minorHAnsi"/>
          <w:sz w:val="20"/>
          <w:szCs w:val="20"/>
        </w:rPr>
        <w:t xml:space="preserve"> The different kinds of water heaters are </w:t>
      </w:r>
      <w:r w:rsidRPr="00916D89">
        <w:rPr>
          <w:rFonts w:asciiTheme="minorHAnsi" w:hAnsiTheme="minorHAnsi"/>
          <w:sz w:val="20"/>
          <w:szCs w:val="20"/>
        </w:rPr>
        <w:t>Large</w:t>
      </w:r>
      <w:ins w:id="0" w:author="Shewmaker, Michael@Energy" w:date="2017-12-21T07:56:00Z">
        <w:r w:rsidR="00A94E2D">
          <w:rPr>
            <w:rFonts w:asciiTheme="minorHAnsi" w:hAnsiTheme="minorHAnsi"/>
            <w:sz w:val="20"/>
            <w:szCs w:val="20"/>
          </w:rPr>
          <w:t>/Commercial</w:t>
        </w:r>
      </w:ins>
      <w:r w:rsidRPr="00916D89">
        <w:rPr>
          <w:rFonts w:asciiTheme="minorHAnsi" w:hAnsiTheme="minorHAnsi"/>
          <w:sz w:val="20"/>
          <w:szCs w:val="20"/>
        </w:rPr>
        <w:t xml:space="preserve"> Storage, Small</w:t>
      </w:r>
      <w:ins w:id="1" w:author="Shewmaker, Michael@Energy" w:date="2017-12-21T07:56:00Z">
        <w:r w:rsidR="00A94E2D">
          <w:rPr>
            <w:rFonts w:asciiTheme="minorHAnsi" w:hAnsiTheme="minorHAnsi"/>
            <w:sz w:val="20"/>
            <w:szCs w:val="20"/>
          </w:rPr>
          <w:t>/Consumer</w:t>
        </w:r>
      </w:ins>
      <w:r w:rsidRPr="00916D89">
        <w:rPr>
          <w:rFonts w:asciiTheme="minorHAnsi" w:hAnsiTheme="minorHAnsi"/>
          <w:sz w:val="20"/>
          <w:szCs w:val="20"/>
        </w:rPr>
        <w:t xml:space="preserve"> Storage,</w:t>
      </w:r>
      <w:ins w:id="2" w:author="Shewmaker, Michael@Energy" w:date="2017-12-21T07:56:00Z">
        <w:r w:rsidR="00A94E2D">
          <w:rPr>
            <w:rFonts w:asciiTheme="minorHAnsi" w:hAnsiTheme="minorHAnsi"/>
            <w:sz w:val="20"/>
            <w:szCs w:val="20"/>
          </w:rPr>
          <w:t xml:space="preserve"> Residential-Duty Commercial Storage,</w:t>
        </w:r>
      </w:ins>
      <w:r w:rsidRPr="00916D89">
        <w:rPr>
          <w:rFonts w:asciiTheme="minorHAnsi" w:hAnsiTheme="minorHAnsi"/>
          <w:sz w:val="20"/>
          <w:szCs w:val="20"/>
        </w:rPr>
        <w:t xml:space="preserve"> Heat Pump, Boiler, Large</w:t>
      </w:r>
      <w:ins w:id="3" w:author="Shewmaker, Michael@Energy" w:date="2017-12-21T07:56:00Z">
        <w:r w:rsidR="00A94E2D">
          <w:rPr>
            <w:rFonts w:asciiTheme="minorHAnsi" w:hAnsiTheme="minorHAnsi"/>
            <w:sz w:val="20"/>
            <w:szCs w:val="20"/>
          </w:rPr>
          <w:t>/Commercial</w:t>
        </w:r>
      </w:ins>
      <w:r w:rsidRPr="00916D89">
        <w:rPr>
          <w:rFonts w:asciiTheme="minorHAnsi" w:hAnsiTheme="minorHAnsi"/>
          <w:sz w:val="20"/>
          <w:szCs w:val="20"/>
        </w:rPr>
        <w:t xml:space="preserve"> Instantaneous, Small</w:t>
      </w:r>
      <w:ins w:id="4" w:author="Shewmaker, Michael@Energy" w:date="2017-12-21T07:56:00Z">
        <w:r w:rsidR="00A94E2D">
          <w:rPr>
            <w:rFonts w:asciiTheme="minorHAnsi" w:hAnsiTheme="minorHAnsi"/>
            <w:sz w:val="20"/>
            <w:szCs w:val="20"/>
          </w:rPr>
          <w:t>/Consumer</w:t>
        </w:r>
      </w:ins>
      <w:r w:rsidRPr="00916D89">
        <w:rPr>
          <w:rFonts w:asciiTheme="minorHAnsi" w:hAnsiTheme="minorHAnsi"/>
          <w:sz w:val="20"/>
          <w:szCs w:val="20"/>
        </w:rPr>
        <w:t xml:space="preserve"> Instantaneous</w:t>
      </w:r>
      <w:ins w:id="5" w:author="Shewmaker, Michael@Energy" w:date="2017-12-21T07:56:00Z">
        <w:r w:rsidR="00A94E2D">
          <w:rPr>
            <w:rFonts w:asciiTheme="minorHAnsi" w:hAnsiTheme="minorHAnsi"/>
            <w:sz w:val="20"/>
            <w:szCs w:val="20"/>
          </w:rPr>
          <w:t>, Residential-Duty Commercial Instantaneous</w:t>
        </w:r>
      </w:ins>
      <w:r w:rsidRPr="00916D89">
        <w:rPr>
          <w:rFonts w:asciiTheme="minorHAnsi" w:hAnsiTheme="minorHAnsi"/>
          <w:sz w:val="20"/>
          <w:szCs w:val="20"/>
        </w:rPr>
        <w:t xml:space="preserve"> or Indirect</w:t>
      </w:r>
      <w:r w:rsidR="00B316BE">
        <w:rPr>
          <w:rFonts w:asciiTheme="minorHAnsi" w:hAnsiTheme="minorHAnsi"/>
          <w:sz w:val="20"/>
          <w:szCs w:val="20"/>
        </w:rPr>
        <w:t>.</w:t>
      </w:r>
    </w:p>
    <w:p w14:paraId="0A1EFE79" w14:textId="2F99F640" w:rsidR="000B4BB5" w:rsidRPr="00473781" w:rsidRDefault="000B4BB5" w:rsidP="000B4BB5">
      <w:pPr>
        <w:keepNext/>
        <w:spacing w:after="0" w:line="240" w:lineRule="auto"/>
        <w:ind w:left="720" w:hanging="450"/>
        <w:rPr>
          <w:rFonts w:asciiTheme="minorHAnsi" w:hAnsiTheme="minorHAnsi"/>
          <w:sz w:val="20"/>
          <w:szCs w:val="20"/>
        </w:rPr>
      </w:pPr>
      <w:proofErr w:type="gramStart"/>
      <w:r w:rsidRPr="00473781">
        <w:rPr>
          <w:rFonts w:asciiTheme="minorHAnsi" w:hAnsiTheme="minorHAnsi"/>
          <w:sz w:val="20"/>
          <w:szCs w:val="20"/>
        </w:rPr>
        <w:t>04</w:t>
      </w:r>
      <w:r>
        <w:rPr>
          <w:rFonts w:asciiTheme="minorHAnsi" w:hAnsiTheme="minorHAnsi"/>
          <w:sz w:val="20"/>
          <w:szCs w:val="20"/>
        </w:rPr>
        <w:t xml:space="preserve"> # of Water Heaters in system – Reference information from </w:t>
      </w:r>
      <w:r w:rsidR="007870B3">
        <w:rPr>
          <w:rFonts w:asciiTheme="minorHAnsi" w:hAnsiTheme="minorHAnsi"/>
          <w:sz w:val="20"/>
          <w:szCs w:val="20"/>
        </w:rPr>
        <w:t>CF1R</w:t>
      </w:r>
      <w:r w:rsidR="00B316BE">
        <w:rPr>
          <w:rFonts w:asciiTheme="minorHAnsi" w:hAnsiTheme="minorHAnsi"/>
          <w:sz w:val="20"/>
          <w:szCs w:val="20"/>
        </w:rPr>
        <w:t>.</w:t>
      </w:r>
      <w:proofErr w:type="gramEnd"/>
    </w:p>
    <w:p w14:paraId="0A1EFE7A" w14:textId="4088B0D1" w:rsidR="000B4BB5" w:rsidRPr="00473781" w:rsidRDefault="000B4BB5" w:rsidP="000B4BB5">
      <w:pPr>
        <w:keepNext/>
        <w:spacing w:after="0" w:line="240" w:lineRule="auto"/>
        <w:ind w:left="720" w:hanging="450"/>
        <w:rPr>
          <w:rFonts w:asciiTheme="minorHAnsi" w:hAnsiTheme="minorHAnsi"/>
          <w:sz w:val="20"/>
          <w:szCs w:val="20"/>
        </w:rPr>
      </w:pPr>
      <w:proofErr w:type="gramStart"/>
      <w:r w:rsidRPr="00473781">
        <w:rPr>
          <w:rFonts w:asciiTheme="minorHAnsi" w:hAnsiTheme="minorHAnsi"/>
          <w:sz w:val="20"/>
          <w:szCs w:val="20"/>
        </w:rPr>
        <w:t>05</w:t>
      </w:r>
      <w:r>
        <w:rPr>
          <w:rFonts w:asciiTheme="minorHAnsi" w:hAnsiTheme="minorHAnsi"/>
          <w:sz w:val="20"/>
          <w:szCs w:val="20"/>
        </w:rPr>
        <w:t xml:space="preserve"> Water Heater Storage Volume (gal) – User input.</w:t>
      </w:r>
      <w:proofErr w:type="gramEnd"/>
      <w:r>
        <w:rPr>
          <w:rFonts w:asciiTheme="minorHAnsi" w:hAnsiTheme="minorHAnsi"/>
          <w:sz w:val="20"/>
          <w:szCs w:val="20"/>
        </w:rPr>
        <w:t xml:space="preserve"> Value may be N/A if </w:t>
      </w:r>
      <w:r w:rsidR="0010012A">
        <w:rPr>
          <w:rFonts w:asciiTheme="minorHAnsi" w:hAnsiTheme="minorHAnsi"/>
          <w:sz w:val="20"/>
          <w:szCs w:val="20"/>
        </w:rPr>
        <w:t>water heater type is instantaneous with zero storage</w:t>
      </w:r>
      <w:proofErr w:type="gramStart"/>
      <w:r w:rsidR="0010012A">
        <w:rPr>
          <w:rFonts w:asciiTheme="minorHAnsi" w:hAnsiTheme="minorHAnsi"/>
          <w:sz w:val="20"/>
          <w:szCs w:val="20"/>
        </w:rPr>
        <w:t>.</w:t>
      </w:r>
      <w:r>
        <w:rPr>
          <w:rFonts w:asciiTheme="minorHAnsi" w:hAnsiTheme="minorHAnsi"/>
          <w:sz w:val="20"/>
          <w:szCs w:val="20"/>
        </w:rPr>
        <w:t>.</w:t>
      </w:r>
      <w:proofErr w:type="gramEnd"/>
      <w:r>
        <w:rPr>
          <w:rFonts w:asciiTheme="minorHAnsi" w:hAnsiTheme="minorHAnsi"/>
          <w:sz w:val="20"/>
          <w:szCs w:val="20"/>
        </w:rPr>
        <w:t xml:space="preserve">  </w:t>
      </w:r>
    </w:p>
    <w:p w14:paraId="0A1EFE7B" w14:textId="702D051A" w:rsidR="000B4BB5" w:rsidRPr="00473781" w:rsidRDefault="000B4BB5" w:rsidP="000B4BB5">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06</w:t>
      </w:r>
      <w:r>
        <w:rPr>
          <w:rFonts w:asciiTheme="minorHAnsi" w:hAnsiTheme="minorHAnsi"/>
          <w:sz w:val="20"/>
          <w:szCs w:val="20"/>
        </w:rPr>
        <w:t xml:space="preserve"> Fuel Type – Reference information from </w:t>
      </w:r>
      <w:r w:rsidR="007870B3">
        <w:rPr>
          <w:rFonts w:asciiTheme="minorHAnsi" w:hAnsiTheme="minorHAnsi"/>
          <w:sz w:val="20"/>
          <w:szCs w:val="20"/>
        </w:rPr>
        <w:t>CF1R</w:t>
      </w:r>
      <w:r>
        <w:rPr>
          <w:rFonts w:asciiTheme="minorHAnsi" w:hAnsiTheme="minorHAnsi"/>
          <w:sz w:val="20"/>
          <w:szCs w:val="20"/>
        </w:rPr>
        <w:t>. The different kinds of fuel types are natural gas, propane, oil, or electricity.</w:t>
      </w:r>
    </w:p>
    <w:p w14:paraId="0A1EFE7C" w14:textId="6B58FB18" w:rsidR="000B4BB5" w:rsidRPr="00473781" w:rsidRDefault="000B4BB5" w:rsidP="000B4BB5">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07</w:t>
      </w:r>
      <w:r>
        <w:rPr>
          <w:rFonts w:asciiTheme="minorHAnsi" w:hAnsiTheme="minorHAnsi"/>
          <w:sz w:val="20"/>
          <w:szCs w:val="20"/>
        </w:rPr>
        <w:t xml:space="preserve"> Rated Input Type – Reference information from </w:t>
      </w:r>
      <w:r w:rsidR="007870B3">
        <w:rPr>
          <w:rFonts w:asciiTheme="minorHAnsi" w:hAnsiTheme="minorHAnsi"/>
          <w:sz w:val="20"/>
          <w:szCs w:val="20"/>
        </w:rPr>
        <w:t>CF1R</w:t>
      </w:r>
      <w:r>
        <w:rPr>
          <w:rFonts w:asciiTheme="minorHAnsi" w:hAnsiTheme="minorHAnsi"/>
          <w:sz w:val="20"/>
          <w:szCs w:val="20"/>
        </w:rPr>
        <w:t xml:space="preserve">. For natural gas, propane and oil fuel type the input type is Btu/Hr. </w:t>
      </w:r>
      <w:proofErr w:type="gramStart"/>
      <w:r>
        <w:rPr>
          <w:rFonts w:asciiTheme="minorHAnsi" w:hAnsiTheme="minorHAnsi"/>
          <w:sz w:val="20"/>
          <w:szCs w:val="20"/>
        </w:rPr>
        <w:t>For</w:t>
      </w:r>
      <w:proofErr w:type="gramEnd"/>
      <w:r>
        <w:rPr>
          <w:rFonts w:asciiTheme="minorHAnsi" w:hAnsiTheme="minorHAnsi"/>
          <w:sz w:val="20"/>
          <w:szCs w:val="20"/>
        </w:rPr>
        <w:t xml:space="preserve"> electric the input type is kW</w:t>
      </w:r>
      <w:r w:rsidR="00B316BE">
        <w:rPr>
          <w:rFonts w:asciiTheme="minorHAnsi" w:hAnsiTheme="minorHAnsi"/>
          <w:sz w:val="20"/>
          <w:szCs w:val="20"/>
        </w:rPr>
        <w:t>.</w:t>
      </w:r>
    </w:p>
    <w:p w14:paraId="0A1EFE7D" w14:textId="4837A370" w:rsidR="000B4BB5" w:rsidRPr="00473781" w:rsidRDefault="000B4BB5" w:rsidP="000B4BB5">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08</w:t>
      </w:r>
      <w:r>
        <w:rPr>
          <w:rFonts w:asciiTheme="minorHAnsi" w:hAnsiTheme="minorHAnsi"/>
          <w:sz w:val="20"/>
          <w:szCs w:val="20"/>
        </w:rPr>
        <w:t xml:space="preserve"> Rated Input Value – User input. </w:t>
      </w:r>
      <w:proofErr w:type="gramStart"/>
      <w:r>
        <w:rPr>
          <w:rFonts w:asciiTheme="minorHAnsi" w:hAnsiTheme="minorHAnsi"/>
          <w:sz w:val="20"/>
          <w:szCs w:val="20"/>
        </w:rPr>
        <w:t>Numerical value of the rated input.</w:t>
      </w:r>
      <w:proofErr w:type="gramEnd"/>
      <w:r>
        <w:rPr>
          <w:rFonts w:asciiTheme="minorHAnsi" w:hAnsiTheme="minorHAnsi"/>
          <w:sz w:val="20"/>
          <w:szCs w:val="20"/>
        </w:rPr>
        <w:t xml:space="preserve"> </w:t>
      </w:r>
      <w:proofErr w:type="gramStart"/>
      <w:r>
        <w:rPr>
          <w:rFonts w:asciiTheme="minorHAnsi" w:hAnsiTheme="minorHAnsi"/>
          <w:sz w:val="20"/>
          <w:szCs w:val="20"/>
        </w:rPr>
        <w:t xml:space="preserve">Must be equal to or less than value indicated on the </w:t>
      </w:r>
      <w:r w:rsidR="007870B3">
        <w:rPr>
          <w:rFonts w:asciiTheme="minorHAnsi" w:hAnsiTheme="minorHAnsi"/>
          <w:sz w:val="20"/>
          <w:szCs w:val="20"/>
        </w:rPr>
        <w:t>CF1R</w:t>
      </w:r>
      <w:r w:rsidR="00B316BE">
        <w:rPr>
          <w:rFonts w:asciiTheme="minorHAnsi" w:hAnsiTheme="minorHAnsi"/>
          <w:sz w:val="20"/>
          <w:szCs w:val="20"/>
        </w:rPr>
        <w:t>.</w:t>
      </w:r>
      <w:proofErr w:type="gramEnd"/>
    </w:p>
    <w:p w14:paraId="0A1EFE7E" w14:textId="2271D3A4" w:rsidR="000B4BB5" w:rsidRPr="00473781" w:rsidRDefault="000B4BB5" w:rsidP="000B4BB5">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09</w:t>
      </w:r>
      <w:r>
        <w:rPr>
          <w:rFonts w:asciiTheme="minorHAnsi" w:hAnsiTheme="minorHAnsi"/>
          <w:sz w:val="20"/>
          <w:szCs w:val="20"/>
        </w:rPr>
        <w:t xml:space="preserve"> Heating Efficiency Type – Reference information from </w:t>
      </w:r>
      <w:r w:rsidR="007870B3">
        <w:rPr>
          <w:rFonts w:asciiTheme="minorHAnsi" w:hAnsiTheme="minorHAnsi"/>
          <w:sz w:val="20"/>
          <w:szCs w:val="20"/>
        </w:rPr>
        <w:t>CF1R</w:t>
      </w:r>
      <w:r>
        <w:rPr>
          <w:rFonts w:asciiTheme="minorHAnsi" w:hAnsiTheme="minorHAnsi"/>
          <w:sz w:val="20"/>
          <w:szCs w:val="20"/>
        </w:rPr>
        <w:t xml:space="preserve">. Different efficiency types are Energy Factor, AFUE, </w:t>
      </w:r>
      <w:ins w:id="6" w:author="Shewmaker, Michael@Energy" w:date="2017-12-21T08:57:00Z">
        <w:r w:rsidR="00CD7CFB">
          <w:rPr>
            <w:rFonts w:asciiTheme="minorHAnsi" w:hAnsiTheme="minorHAnsi"/>
            <w:sz w:val="20"/>
            <w:szCs w:val="20"/>
          </w:rPr>
          <w:t xml:space="preserve">UEF </w:t>
        </w:r>
      </w:ins>
      <w:r>
        <w:rPr>
          <w:rFonts w:asciiTheme="minorHAnsi" w:hAnsiTheme="minorHAnsi"/>
          <w:sz w:val="20"/>
          <w:szCs w:val="20"/>
        </w:rPr>
        <w:t>and Thermal Efficiency</w:t>
      </w:r>
      <w:r w:rsidR="00B316BE">
        <w:rPr>
          <w:rFonts w:asciiTheme="minorHAnsi" w:hAnsiTheme="minorHAnsi"/>
          <w:sz w:val="20"/>
          <w:szCs w:val="20"/>
        </w:rPr>
        <w:t>.</w:t>
      </w:r>
    </w:p>
    <w:p w14:paraId="0A1EFE7F" w14:textId="454A5F4C" w:rsidR="000B4BB5" w:rsidRPr="00473781" w:rsidRDefault="000B4BB5" w:rsidP="000B4BB5">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10</w:t>
      </w:r>
      <w:r>
        <w:rPr>
          <w:rFonts w:asciiTheme="minorHAnsi" w:hAnsiTheme="minorHAnsi"/>
          <w:sz w:val="20"/>
          <w:szCs w:val="20"/>
        </w:rPr>
        <w:t xml:space="preserve"> Heating Efficiency Value – User input. </w:t>
      </w:r>
      <w:proofErr w:type="gramStart"/>
      <w:r>
        <w:rPr>
          <w:rFonts w:asciiTheme="minorHAnsi" w:hAnsiTheme="minorHAnsi"/>
          <w:sz w:val="20"/>
          <w:szCs w:val="20"/>
        </w:rPr>
        <w:t>Numerical value of the Heating Efficiency.</w:t>
      </w:r>
      <w:proofErr w:type="gramEnd"/>
      <w:r>
        <w:rPr>
          <w:rFonts w:asciiTheme="minorHAnsi" w:hAnsiTheme="minorHAnsi"/>
          <w:sz w:val="20"/>
          <w:szCs w:val="20"/>
        </w:rPr>
        <w:t xml:space="preserve"> Must be equal to or higher efficiency than value indicated on the </w:t>
      </w:r>
      <w:r w:rsidR="007870B3">
        <w:rPr>
          <w:rFonts w:asciiTheme="minorHAnsi" w:hAnsiTheme="minorHAnsi"/>
          <w:sz w:val="20"/>
          <w:szCs w:val="20"/>
        </w:rPr>
        <w:t>CF1R</w:t>
      </w:r>
    </w:p>
    <w:p w14:paraId="0A1EFE80" w14:textId="5EA07366" w:rsidR="000B4BB5" w:rsidRPr="00473781" w:rsidRDefault="000B4BB5" w:rsidP="000B4BB5">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11</w:t>
      </w:r>
      <w:r>
        <w:rPr>
          <w:rFonts w:asciiTheme="minorHAnsi" w:hAnsiTheme="minorHAnsi"/>
          <w:sz w:val="20"/>
          <w:szCs w:val="20"/>
        </w:rPr>
        <w:t xml:space="preserve"> Standby Loss – User input.  </w:t>
      </w:r>
      <w:proofErr w:type="gramStart"/>
      <w:r>
        <w:rPr>
          <w:rFonts w:asciiTheme="minorHAnsi" w:hAnsiTheme="minorHAnsi"/>
          <w:sz w:val="20"/>
          <w:szCs w:val="20"/>
        </w:rPr>
        <w:t xml:space="preserve">Must be equal to or less than value indicated on the </w:t>
      </w:r>
      <w:r w:rsidR="007870B3">
        <w:rPr>
          <w:rFonts w:asciiTheme="minorHAnsi" w:hAnsiTheme="minorHAnsi"/>
          <w:sz w:val="20"/>
          <w:szCs w:val="20"/>
        </w:rPr>
        <w:t>CF1R</w:t>
      </w:r>
      <w:r>
        <w:rPr>
          <w:rFonts w:asciiTheme="minorHAnsi" w:hAnsiTheme="minorHAnsi"/>
          <w:sz w:val="20"/>
          <w:szCs w:val="20"/>
        </w:rPr>
        <w:t>.</w:t>
      </w:r>
      <w:proofErr w:type="gramEnd"/>
      <w:r>
        <w:rPr>
          <w:rFonts w:asciiTheme="minorHAnsi" w:hAnsiTheme="minorHAnsi"/>
          <w:sz w:val="20"/>
          <w:szCs w:val="20"/>
        </w:rPr>
        <w:t xml:space="preserve"> Value may be N/A if </w:t>
      </w:r>
      <w:r w:rsidR="007870B3">
        <w:rPr>
          <w:rFonts w:asciiTheme="minorHAnsi" w:hAnsiTheme="minorHAnsi"/>
          <w:sz w:val="20"/>
          <w:szCs w:val="20"/>
        </w:rPr>
        <w:t>CF1R</w:t>
      </w:r>
      <w:r>
        <w:rPr>
          <w:rFonts w:asciiTheme="minorHAnsi" w:hAnsiTheme="minorHAnsi"/>
          <w:sz w:val="20"/>
          <w:szCs w:val="20"/>
        </w:rPr>
        <w:t xml:space="preserve"> value is N/A.  </w:t>
      </w:r>
    </w:p>
    <w:p w14:paraId="0A1EFE81" w14:textId="13D9848F" w:rsidR="000B4BB5" w:rsidRPr="00473781" w:rsidRDefault="000B4BB5" w:rsidP="000B4BB5">
      <w:pPr>
        <w:keepNext/>
        <w:spacing w:after="0" w:line="240" w:lineRule="auto"/>
        <w:ind w:left="720" w:hanging="450"/>
        <w:rPr>
          <w:rFonts w:asciiTheme="minorHAnsi" w:hAnsiTheme="minorHAnsi"/>
          <w:sz w:val="20"/>
          <w:szCs w:val="20"/>
        </w:rPr>
      </w:pPr>
      <w:proofErr w:type="gramStart"/>
      <w:r w:rsidRPr="00473781">
        <w:rPr>
          <w:rFonts w:asciiTheme="minorHAnsi" w:hAnsiTheme="minorHAnsi"/>
          <w:sz w:val="20"/>
          <w:szCs w:val="20"/>
        </w:rPr>
        <w:t>12</w:t>
      </w:r>
      <w:r>
        <w:rPr>
          <w:rFonts w:asciiTheme="minorHAnsi" w:hAnsiTheme="minorHAnsi"/>
          <w:sz w:val="20"/>
          <w:szCs w:val="20"/>
        </w:rPr>
        <w:t xml:space="preserve"> Exterior </w:t>
      </w:r>
      <w:proofErr w:type="spellStart"/>
      <w:r>
        <w:rPr>
          <w:rFonts w:asciiTheme="minorHAnsi" w:hAnsiTheme="minorHAnsi"/>
          <w:sz w:val="20"/>
          <w:szCs w:val="20"/>
        </w:rPr>
        <w:t>Insul</w:t>
      </w:r>
      <w:proofErr w:type="spellEnd"/>
      <w:r>
        <w:rPr>
          <w:rFonts w:asciiTheme="minorHAnsi" w:hAnsiTheme="minorHAnsi"/>
          <w:sz w:val="20"/>
          <w:szCs w:val="20"/>
        </w:rPr>
        <w:t>.</w:t>
      </w:r>
      <w:proofErr w:type="gramEnd"/>
      <w:r>
        <w:rPr>
          <w:rFonts w:asciiTheme="minorHAnsi" w:hAnsiTheme="minorHAnsi"/>
          <w:sz w:val="20"/>
          <w:szCs w:val="20"/>
        </w:rPr>
        <w:t xml:space="preserve"> R-Value – User input. </w:t>
      </w:r>
      <w:proofErr w:type="gramStart"/>
      <w:r>
        <w:rPr>
          <w:rFonts w:asciiTheme="minorHAnsi" w:hAnsiTheme="minorHAnsi"/>
          <w:sz w:val="20"/>
          <w:szCs w:val="20"/>
        </w:rPr>
        <w:t xml:space="preserve">Must be equal to or higher than value indicated on the </w:t>
      </w:r>
      <w:r w:rsidR="007870B3">
        <w:rPr>
          <w:rFonts w:asciiTheme="minorHAnsi" w:hAnsiTheme="minorHAnsi"/>
          <w:sz w:val="20"/>
          <w:szCs w:val="20"/>
        </w:rPr>
        <w:t>CF1R</w:t>
      </w:r>
      <w:r>
        <w:rPr>
          <w:rFonts w:asciiTheme="minorHAnsi" w:hAnsiTheme="minorHAnsi"/>
          <w:sz w:val="20"/>
          <w:szCs w:val="20"/>
        </w:rPr>
        <w:t>.</w:t>
      </w:r>
      <w:proofErr w:type="gramEnd"/>
      <w:r>
        <w:rPr>
          <w:rFonts w:asciiTheme="minorHAnsi" w:hAnsiTheme="minorHAnsi"/>
          <w:sz w:val="20"/>
          <w:szCs w:val="20"/>
        </w:rPr>
        <w:t xml:space="preserve"> Value may be N/A if </w:t>
      </w:r>
      <w:r w:rsidR="007870B3">
        <w:rPr>
          <w:rFonts w:asciiTheme="minorHAnsi" w:hAnsiTheme="minorHAnsi"/>
          <w:sz w:val="20"/>
          <w:szCs w:val="20"/>
        </w:rPr>
        <w:t>CF1R</w:t>
      </w:r>
      <w:r>
        <w:rPr>
          <w:rFonts w:asciiTheme="minorHAnsi" w:hAnsiTheme="minorHAnsi"/>
          <w:sz w:val="20"/>
          <w:szCs w:val="20"/>
        </w:rPr>
        <w:t xml:space="preserve"> value is N/A.  </w:t>
      </w:r>
    </w:p>
    <w:p w14:paraId="0A1EFE82" w14:textId="1ABF2E4E" w:rsidR="000B4BB5" w:rsidRPr="00473781" w:rsidRDefault="000B4BB5" w:rsidP="000B4BB5">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13</w:t>
      </w:r>
      <w:r>
        <w:rPr>
          <w:rFonts w:asciiTheme="minorHAnsi" w:hAnsiTheme="minorHAnsi"/>
          <w:sz w:val="20"/>
          <w:szCs w:val="20"/>
        </w:rPr>
        <w:t xml:space="preserve"> Central DHW System Distribution Type - Reference information from </w:t>
      </w:r>
      <w:r w:rsidR="007870B3">
        <w:rPr>
          <w:rFonts w:asciiTheme="minorHAnsi" w:hAnsiTheme="minorHAnsi"/>
          <w:sz w:val="20"/>
          <w:szCs w:val="20"/>
        </w:rPr>
        <w:t>CF1R</w:t>
      </w:r>
      <w:r w:rsidR="00B316BE">
        <w:rPr>
          <w:rFonts w:asciiTheme="minorHAnsi" w:hAnsiTheme="minorHAnsi"/>
          <w:sz w:val="20"/>
          <w:szCs w:val="20"/>
        </w:rPr>
        <w:t>.</w:t>
      </w:r>
    </w:p>
    <w:p w14:paraId="0A1EFE83" w14:textId="33601D56" w:rsidR="000B4BB5" w:rsidRPr="00473781" w:rsidRDefault="000B4BB5" w:rsidP="000B4BB5">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14</w:t>
      </w:r>
      <w:r>
        <w:rPr>
          <w:rFonts w:asciiTheme="minorHAnsi" w:hAnsiTheme="minorHAnsi"/>
          <w:sz w:val="20"/>
          <w:szCs w:val="20"/>
        </w:rPr>
        <w:t xml:space="preserve"> Dwelling Unit DHW System Distribution Type - Reference information from </w:t>
      </w:r>
      <w:r w:rsidR="007870B3">
        <w:rPr>
          <w:rFonts w:asciiTheme="minorHAnsi" w:hAnsiTheme="minorHAnsi"/>
          <w:sz w:val="20"/>
          <w:szCs w:val="20"/>
        </w:rPr>
        <w:t>CF1R</w:t>
      </w:r>
      <w:r w:rsidR="00B316BE">
        <w:rPr>
          <w:rFonts w:asciiTheme="minorHAnsi" w:hAnsiTheme="minorHAnsi"/>
          <w:sz w:val="20"/>
          <w:szCs w:val="20"/>
        </w:rPr>
        <w:t>.</w:t>
      </w:r>
    </w:p>
    <w:p w14:paraId="0A1EFE84" w14:textId="77777777" w:rsidR="000B4BB5"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p>
    <w:p w14:paraId="0A1EFE85" w14:textId="77777777" w:rsidR="000B4BB5"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Pr>
          <w:rFonts w:asciiTheme="minorHAnsi" w:hAnsiTheme="minorHAnsi"/>
          <w:b/>
          <w:sz w:val="20"/>
          <w:szCs w:val="20"/>
        </w:rPr>
        <w:t xml:space="preserve">C. </w:t>
      </w:r>
      <w:r>
        <w:rPr>
          <w:rFonts w:asciiTheme="minorHAnsi" w:hAnsiTheme="minorHAnsi" w:cs="Arial"/>
          <w:b/>
          <w:sz w:val="20"/>
          <w:szCs w:val="20"/>
        </w:rPr>
        <w:t>Installed Water Heater Manufacturer Information</w:t>
      </w:r>
    </w:p>
    <w:p w14:paraId="0A1EFE86" w14:textId="09522C29" w:rsidR="000B4BB5" w:rsidRPr="001E74F2"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1E74F2">
        <w:rPr>
          <w:rFonts w:asciiTheme="minorHAnsi" w:hAnsiTheme="minorHAnsi" w:cs="Arial"/>
          <w:sz w:val="20"/>
          <w:szCs w:val="20"/>
        </w:rPr>
        <w:t>This table reports the manufacturer information of the installed water heater(s)</w:t>
      </w:r>
      <w:r>
        <w:rPr>
          <w:rFonts w:asciiTheme="minorHAnsi" w:hAnsiTheme="minorHAnsi" w:cs="Arial"/>
          <w:sz w:val="20"/>
          <w:szCs w:val="20"/>
        </w:rPr>
        <w:t>. Require one line for each installed water heater</w:t>
      </w:r>
      <w:r w:rsidR="00B316BE">
        <w:rPr>
          <w:rFonts w:asciiTheme="minorHAnsi" w:hAnsiTheme="minorHAnsi" w:cs="Arial"/>
          <w:sz w:val="20"/>
          <w:szCs w:val="20"/>
        </w:rPr>
        <w:t>.</w:t>
      </w:r>
    </w:p>
    <w:p w14:paraId="0A1EFE88" w14:textId="3074D20C" w:rsidR="000B4BB5" w:rsidRPr="001E74F2"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proofErr w:type="gramStart"/>
      <w:r w:rsidRPr="001E74F2">
        <w:rPr>
          <w:rFonts w:asciiTheme="minorHAnsi" w:hAnsiTheme="minorHAnsi"/>
          <w:sz w:val="20"/>
          <w:szCs w:val="20"/>
        </w:rPr>
        <w:t>01</w:t>
      </w:r>
      <w:r>
        <w:rPr>
          <w:rFonts w:asciiTheme="minorHAnsi" w:hAnsiTheme="minorHAnsi"/>
          <w:sz w:val="20"/>
          <w:szCs w:val="20"/>
        </w:rPr>
        <w:t xml:space="preserve"> Water</w:t>
      </w:r>
      <w:proofErr w:type="gramEnd"/>
      <w:r>
        <w:rPr>
          <w:rFonts w:asciiTheme="minorHAnsi" w:hAnsiTheme="minorHAnsi"/>
          <w:sz w:val="20"/>
          <w:szCs w:val="20"/>
        </w:rPr>
        <w:t xml:space="preserve"> Heating System ID or Name – Reference information from </w:t>
      </w:r>
      <w:r w:rsidR="007870B3">
        <w:rPr>
          <w:rFonts w:asciiTheme="minorHAnsi" w:hAnsiTheme="minorHAnsi"/>
          <w:sz w:val="20"/>
          <w:szCs w:val="20"/>
        </w:rPr>
        <w:t>CF1R</w:t>
      </w:r>
      <w:r>
        <w:rPr>
          <w:rFonts w:asciiTheme="minorHAnsi" w:hAnsiTheme="minorHAnsi"/>
          <w:sz w:val="20"/>
          <w:szCs w:val="20"/>
        </w:rPr>
        <w:t>.</w:t>
      </w:r>
    </w:p>
    <w:p w14:paraId="0A1EFE89" w14:textId="6E72B824" w:rsidR="000B4BB5" w:rsidRPr="001E74F2"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r w:rsidRPr="001E74F2">
        <w:rPr>
          <w:rFonts w:asciiTheme="minorHAnsi" w:hAnsiTheme="minorHAnsi"/>
          <w:sz w:val="20"/>
          <w:szCs w:val="20"/>
        </w:rPr>
        <w:t>02</w:t>
      </w:r>
      <w:r>
        <w:rPr>
          <w:rFonts w:asciiTheme="minorHAnsi" w:hAnsiTheme="minorHAnsi"/>
          <w:sz w:val="20"/>
          <w:szCs w:val="20"/>
        </w:rPr>
        <w:t xml:space="preserve"> Manufacturer – User input. Enter the name of the water heater manufacturer.</w:t>
      </w:r>
    </w:p>
    <w:p w14:paraId="0A1EFE8A" w14:textId="420F2B73" w:rsidR="000B4BB5" w:rsidRPr="001E74F2"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r w:rsidRPr="001E74F2">
        <w:rPr>
          <w:rFonts w:asciiTheme="minorHAnsi" w:hAnsiTheme="minorHAnsi"/>
          <w:sz w:val="20"/>
          <w:szCs w:val="20"/>
        </w:rPr>
        <w:t>03</w:t>
      </w:r>
      <w:r>
        <w:rPr>
          <w:rFonts w:asciiTheme="minorHAnsi" w:hAnsiTheme="minorHAnsi"/>
          <w:sz w:val="20"/>
          <w:szCs w:val="20"/>
        </w:rPr>
        <w:t xml:space="preserve"> Model Number – User input. Enter the model number of the water heater.</w:t>
      </w:r>
    </w:p>
    <w:p w14:paraId="0A1EFE8B" w14:textId="77777777" w:rsidR="000B4BB5" w:rsidRPr="001E74F2"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p>
    <w:p w14:paraId="0A1EFE8C" w14:textId="5E442CDC" w:rsidR="000B4BB5"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b/>
          <w:sz w:val="20"/>
          <w:szCs w:val="20"/>
        </w:rPr>
        <w:t>D</w:t>
      </w:r>
      <w:r w:rsidRPr="006D2E42">
        <w:rPr>
          <w:rFonts w:asciiTheme="minorHAnsi" w:hAnsiTheme="minorHAnsi"/>
          <w:b/>
          <w:sz w:val="20"/>
          <w:szCs w:val="20"/>
        </w:rPr>
        <w:t xml:space="preserve">. </w:t>
      </w:r>
      <w:r w:rsidR="00523417">
        <w:rPr>
          <w:rFonts w:asciiTheme="minorHAnsi" w:hAnsiTheme="minorHAnsi" w:cs="Arial"/>
          <w:b/>
          <w:sz w:val="20"/>
          <w:szCs w:val="20"/>
        </w:rPr>
        <w:t>HERS Verification Requirements for All Central Domestic Hot Water Recirculation Systems</w:t>
      </w:r>
    </w:p>
    <w:p w14:paraId="0A1EFE8D" w14:textId="0CAAF632" w:rsidR="000B4BB5"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lists the requirements for all central recirculation systems. HERS rater must ensure all the requirements </w:t>
      </w:r>
      <w:r w:rsidR="00B316BE">
        <w:rPr>
          <w:rFonts w:asciiTheme="minorHAnsi" w:hAnsiTheme="minorHAnsi" w:cs="Arial"/>
          <w:sz w:val="20"/>
          <w:szCs w:val="20"/>
        </w:rPr>
        <w:t>i</w:t>
      </w:r>
      <w:r>
        <w:rPr>
          <w:rFonts w:asciiTheme="minorHAnsi" w:hAnsiTheme="minorHAnsi" w:cs="Arial"/>
          <w:sz w:val="20"/>
          <w:szCs w:val="20"/>
        </w:rPr>
        <w:t xml:space="preserve">n this table are met. </w:t>
      </w:r>
    </w:p>
    <w:p w14:paraId="0A1EFE8E" w14:textId="77777777" w:rsidR="000B4BB5"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p>
    <w:p w14:paraId="0A1EFE8F" w14:textId="0F4E404D" w:rsidR="000B4BB5"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9E63DF">
        <w:rPr>
          <w:rFonts w:asciiTheme="minorHAnsi" w:hAnsiTheme="minorHAnsi" w:cs="Arial"/>
          <w:b/>
          <w:sz w:val="20"/>
          <w:szCs w:val="20"/>
        </w:rPr>
        <w:t xml:space="preserve">E. </w:t>
      </w:r>
      <w:r w:rsidRPr="00E215C5">
        <w:rPr>
          <w:rFonts w:asciiTheme="minorHAnsi" w:hAnsiTheme="minorHAnsi"/>
          <w:b/>
          <w:sz w:val="20"/>
          <w:szCs w:val="20"/>
        </w:rPr>
        <w:t>Multiple Dwelling Units – Recirculation Temperature Modulation Control</w:t>
      </w:r>
      <w:r w:rsidRPr="006D2E42">
        <w:rPr>
          <w:rFonts w:asciiTheme="minorHAnsi" w:hAnsiTheme="minorHAnsi" w:cs="Arial"/>
          <w:sz w:val="20"/>
          <w:szCs w:val="20"/>
        </w:rPr>
        <w:t xml:space="preserve"> </w:t>
      </w:r>
      <w:r w:rsidRPr="00494508">
        <w:rPr>
          <w:rFonts w:asciiTheme="minorHAnsi" w:hAnsiTheme="minorHAnsi"/>
          <w:b/>
          <w:sz w:val="20"/>
          <w:szCs w:val="20"/>
        </w:rPr>
        <w:t>Requirements</w:t>
      </w:r>
    </w:p>
    <w:p w14:paraId="0A1EFE90" w14:textId="266EE32C" w:rsidR="000B4BB5" w:rsidRPr="009E63DF"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A13 and B13 as </w:t>
      </w:r>
      <w:r w:rsidRPr="009E63DF">
        <w:rPr>
          <w:rFonts w:asciiTheme="minorHAnsi" w:hAnsiTheme="minorHAnsi" w:cs="Arial"/>
          <w:b/>
          <w:sz w:val="20"/>
          <w:szCs w:val="20"/>
        </w:rPr>
        <w:t>Recirculation Temperature Modulation Control</w:t>
      </w:r>
      <w:r>
        <w:rPr>
          <w:rFonts w:asciiTheme="minorHAnsi" w:hAnsiTheme="minorHAnsi" w:cs="Arial"/>
          <w:b/>
          <w:sz w:val="20"/>
          <w:szCs w:val="20"/>
        </w:rPr>
        <w:t>.</w:t>
      </w:r>
      <w:r w:rsidRPr="009E63DF">
        <w:rPr>
          <w:rFonts w:asciiTheme="minorHAnsi" w:hAnsiTheme="minorHAnsi" w:cs="Arial"/>
          <w:sz w:val="20"/>
          <w:szCs w:val="20"/>
        </w:rPr>
        <w:t xml:space="preserve"> In</w:t>
      </w:r>
      <w:r>
        <w:rPr>
          <w:rFonts w:asciiTheme="minorHAnsi" w:hAnsiTheme="minorHAnsi" w:cs="Arial"/>
          <w:sz w:val="20"/>
          <w:szCs w:val="20"/>
        </w:rPr>
        <w:t xml:space="preserve"> addition</w:t>
      </w:r>
      <w:r w:rsidR="00B316BE">
        <w:rPr>
          <w:rFonts w:asciiTheme="minorHAnsi" w:hAnsiTheme="minorHAnsi" w:cs="Arial"/>
          <w:sz w:val="20"/>
          <w:szCs w:val="20"/>
        </w:rPr>
        <w:t xml:space="preserve"> to</w:t>
      </w:r>
      <w:r>
        <w:rPr>
          <w:rFonts w:asciiTheme="minorHAnsi" w:hAnsiTheme="minorHAnsi" w:cs="Arial"/>
          <w:sz w:val="20"/>
          <w:szCs w:val="20"/>
        </w:rPr>
        <w:t xml:space="preserve"> the mandatory requirements in Table D, the HERS rater must ensure the requirements </w:t>
      </w:r>
      <w:r w:rsidR="00B316BE">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  </w:t>
      </w:r>
    </w:p>
    <w:p w14:paraId="0A1EFE91" w14:textId="77777777" w:rsidR="000B4BB5"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p>
    <w:p w14:paraId="0A1EFE92" w14:textId="77777777" w:rsidR="000B4BB5" w:rsidRDefault="000B4BB5" w:rsidP="000B4BB5">
      <w:pPr>
        <w:keepNext/>
        <w:spacing w:after="0" w:line="240" w:lineRule="auto"/>
        <w:rPr>
          <w:rFonts w:asciiTheme="minorHAnsi" w:hAnsiTheme="minorHAnsi" w:cs="Arial"/>
          <w:sz w:val="20"/>
          <w:szCs w:val="20"/>
        </w:rPr>
      </w:pPr>
      <w:r>
        <w:rPr>
          <w:rFonts w:asciiTheme="minorHAnsi" w:hAnsiTheme="minorHAnsi"/>
          <w:b/>
          <w:sz w:val="20"/>
          <w:szCs w:val="20"/>
        </w:rPr>
        <w:t>F</w:t>
      </w:r>
      <w:r w:rsidRPr="006D2E42">
        <w:rPr>
          <w:rFonts w:asciiTheme="minorHAnsi" w:hAnsiTheme="minorHAnsi"/>
          <w:b/>
          <w:sz w:val="20"/>
          <w:szCs w:val="20"/>
        </w:rPr>
        <w:t xml:space="preserve">. </w:t>
      </w:r>
      <w:r w:rsidRPr="00E215C5">
        <w:rPr>
          <w:rFonts w:asciiTheme="minorHAnsi" w:hAnsiTheme="minorHAnsi"/>
          <w:b/>
          <w:sz w:val="20"/>
          <w:szCs w:val="20"/>
        </w:rPr>
        <w:t>Multiple Dwelling Units – Recirculation Continuous Monitoring Systems</w:t>
      </w:r>
      <w:r w:rsidRPr="008144F0">
        <w:rPr>
          <w:rFonts w:asciiTheme="minorHAnsi" w:hAnsiTheme="minorHAnsi"/>
          <w:b/>
          <w:sz w:val="20"/>
          <w:szCs w:val="20"/>
        </w:rPr>
        <w:t xml:space="preserve"> Requirements</w:t>
      </w:r>
    </w:p>
    <w:p w14:paraId="0A1EFE93" w14:textId="38AA3ADB" w:rsidR="000B4BB5" w:rsidRPr="009E63DF"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A13 and B13 as </w:t>
      </w:r>
      <w:r w:rsidRPr="009E63DF">
        <w:rPr>
          <w:rFonts w:asciiTheme="minorHAnsi" w:hAnsiTheme="minorHAnsi" w:cs="Arial"/>
          <w:b/>
          <w:sz w:val="20"/>
          <w:szCs w:val="20"/>
        </w:rPr>
        <w:t>Recirculation</w:t>
      </w:r>
      <w:r>
        <w:rPr>
          <w:rFonts w:asciiTheme="minorHAnsi" w:hAnsiTheme="minorHAnsi" w:cs="Arial"/>
          <w:b/>
          <w:sz w:val="20"/>
          <w:szCs w:val="20"/>
        </w:rPr>
        <w:t xml:space="preserve"> </w:t>
      </w:r>
      <w:r w:rsidRPr="00E215C5">
        <w:rPr>
          <w:rFonts w:asciiTheme="minorHAnsi" w:hAnsiTheme="minorHAnsi"/>
          <w:b/>
          <w:sz w:val="20"/>
          <w:szCs w:val="20"/>
        </w:rPr>
        <w:t>Continuous Monitoring Systems</w:t>
      </w:r>
      <w:r>
        <w:rPr>
          <w:rFonts w:asciiTheme="minorHAnsi" w:hAnsiTheme="minorHAnsi" w:cs="Arial"/>
          <w:b/>
          <w:sz w:val="20"/>
          <w:szCs w:val="20"/>
        </w:rPr>
        <w:t>.</w:t>
      </w:r>
      <w:r w:rsidRPr="009E63DF">
        <w:rPr>
          <w:rFonts w:asciiTheme="minorHAnsi" w:hAnsiTheme="minorHAnsi" w:cs="Arial"/>
          <w:sz w:val="20"/>
          <w:szCs w:val="20"/>
        </w:rPr>
        <w:t xml:space="preserve"> In</w:t>
      </w:r>
      <w:r>
        <w:rPr>
          <w:rFonts w:asciiTheme="minorHAnsi" w:hAnsiTheme="minorHAnsi" w:cs="Arial"/>
          <w:sz w:val="20"/>
          <w:szCs w:val="20"/>
        </w:rPr>
        <w:t xml:space="preserve"> addition</w:t>
      </w:r>
      <w:r w:rsidR="00B316BE">
        <w:rPr>
          <w:rFonts w:asciiTheme="minorHAnsi" w:hAnsiTheme="minorHAnsi" w:cs="Arial"/>
          <w:sz w:val="20"/>
          <w:szCs w:val="20"/>
        </w:rPr>
        <w:t xml:space="preserve"> to</w:t>
      </w:r>
      <w:r>
        <w:rPr>
          <w:rFonts w:asciiTheme="minorHAnsi" w:hAnsiTheme="minorHAnsi" w:cs="Arial"/>
          <w:sz w:val="20"/>
          <w:szCs w:val="20"/>
        </w:rPr>
        <w:t xml:space="preserve"> the mandatory requirements in Table D, the HERS rater must ensure the requirements </w:t>
      </w:r>
      <w:r w:rsidR="00B316BE">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  </w:t>
      </w:r>
    </w:p>
    <w:p w14:paraId="0A1EFE94" w14:textId="77777777" w:rsidR="000B4BB5"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p>
    <w:p w14:paraId="0A1EFE95" w14:textId="77777777" w:rsidR="000B4BB5" w:rsidRDefault="000B4BB5" w:rsidP="000B4BB5">
      <w:pPr>
        <w:keepNext/>
        <w:spacing w:after="0" w:line="240" w:lineRule="auto"/>
        <w:rPr>
          <w:rFonts w:asciiTheme="minorHAnsi" w:hAnsiTheme="minorHAnsi" w:cs="Arial"/>
          <w:sz w:val="20"/>
          <w:szCs w:val="20"/>
        </w:rPr>
      </w:pPr>
      <w:r>
        <w:rPr>
          <w:rFonts w:asciiTheme="minorHAnsi" w:hAnsiTheme="minorHAnsi"/>
          <w:b/>
          <w:sz w:val="20"/>
          <w:szCs w:val="20"/>
        </w:rPr>
        <w:t>G</w:t>
      </w:r>
      <w:r w:rsidRPr="006D2E42">
        <w:rPr>
          <w:rFonts w:asciiTheme="minorHAnsi" w:hAnsiTheme="minorHAnsi"/>
          <w:b/>
          <w:sz w:val="20"/>
          <w:szCs w:val="20"/>
        </w:rPr>
        <w:t xml:space="preserve">. </w:t>
      </w:r>
      <w:r w:rsidRPr="00E215C5">
        <w:rPr>
          <w:rFonts w:asciiTheme="minorHAnsi" w:hAnsiTheme="minorHAnsi"/>
          <w:b/>
          <w:sz w:val="20"/>
          <w:szCs w:val="20"/>
        </w:rPr>
        <w:t>Multiple Dwelling Units – Demand Recirculation</w:t>
      </w:r>
      <w:r w:rsidRPr="008144F0">
        <w:rPr>
          <w:rFonts w:asciiTheme="minorHAnsi" w:hAnsiTheme="minorHAnsi"/>
          <w:b/>
          <w:sz w:val="20"/>
          <w:szCs w:val="20"/>
        </w:rPr>
        <w:t xml:space="preserve"> Requirements</w:t>
      </w:r>
    </w:p>
    <w:p w14:paraId="0A1EFE96" w14:textId="30A8F995" w:rsidR="000B4BB5" w:rsidRPr="009E63DF"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A13 and B13 as </w:t>
      </w:r>
      <w:r>
        <w:rPr>
          <w:rFonts w:asciiTheme="minorHAnsi" w:hAnsiTheme="minorHAnsi" w:cs="Arial"/>
          <w:b/>
          <w:sz w:val="20"/>
          <w:szCs w:val="20"/>
        </w:rPr>
        <w:t>Demand Recirculation.</w:t>
      </w:r>
      <w:r w:rsidRPr="009E63DF">
        <w:rPr>
          <w:rFonts w:asciiTheme="minorHAnsi" w:hAnsiTheme="minorHAnsi" w:cs="Arial"/>
          <w:sz w:val="20"/>
          <w:szCs w:val="20"/>
        </w:rPr>
        <w:t xml:space="preserve"> In</w:t>
      </w:r>
      <w:r>
        <w:rPr>
          <w:rFonts w:asciiTheme="minorHAnsi" w:hAnsiTheme="minorHAnsi" w:cs="Arial"/>
          <w:sz w:val="20"/>
          <w:szCs w:val="20"/>
        </w:rPr>
        <w:t xml:space="preserve"> addition</w:t>
      </w:r>
      <w:r w:rsidR="00B316BE">
        <w:rPr>
          <w:rFonts w:asciiTheme="minorHAnsi" w:hAnsiTheme="minorHAnsi" w:cs="Arial"/>
          <w:sz w:val="20"/>
          <w:szCs w:val="20"/>
        </w:rPr>
        <w:t xml:space="preserve"> to</w:t>
      </w:r>
      <w:r>
        <w:rPr>
          <w:rFonts w:asciiTheme="minorHAnsi" w:hAnsiTheme="minorHAnsi" w:cs="Arial"/>
          <w:sz w:val="20"/>
          <w:szCs w:val="20"/>
        </w:rPr>
        <w:t xml:space="preserve"> the mandatory requirements in Table D, the HERS rater must ensure the requirements </w:t>
      </w:r>
      <w:r w:rsidR="00B316BE">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  </w:t>
      </w:r>
    </w:p>
    <w:p w14:paraId="0A1EFE97" w14:textId="77777777" w:rsidR="000B4BB5"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p>
    <w:p w14:paraId="0A1EFE98" w14:textId="77777777" w:rsidR="000B4BB5" w:rsidRDefault="000B4BB5" w:rsidP="000B4BB5">
      <w:pPr>
        <w:spacing w:after="0" w:line="240" w:lineRule="auto"/>
        <w:rPr>
          <w:rFonts w:asciiTheme="minorHAnsi" w:hAnsiTheme="minorHAnsi"/>
          <w:b/>
          <w:sz w:val="20"/>
          <w:szCs w:val="20"/>
        </w:rPr>
      </w:pPr>
      <w:r>
        <w:rPr>
          <w:rFonts w:asciiTheme="minorHAnsi" w:hAnsiTheme="minorHAnsi"/>
          <w:b/>
          <w:sz w:val="20"/>
          <w:szCs w:val="20"/>
        </w:rPr>
        <w:t>H</w:t>
      </w:r>
      <w:r w:rsidRPr="006D2E42">
        <w:rPr>
          <w:rFonts w:asciiTheme="minorHAnsi" w:hAnsiTheme="minorHAnsi"/>
          <w:b/>
          <w:sz w:val="20"/>
          <w:szCs w:val="20"/>
        </w:rPr>
        <w:t xml:space="preserve">. </w:t>
      </w:r>
      <w:r w:rsidRPr="00E215C5">
        <w:rPr>
          <w:rFonts w:asciiTheme="minorHAnsi" w:hAnsiTheme="minorHAnsi"/>
          <w:b/>
          <w:sz w:val="20"/>
          <w:szCs w:val="20"/>
        </w:rPr>
        <w:t xml:space="preserve">Multiple Dwelling Units – </w:t>
      </w:r>
      <w:r>
        <w:rPr>
          <w:rFonts w:asciiTheme="minorHAnsi" w:hAnsiTheme="minorHAnsi"/>
          <w:b/>
          <w:sz w:val="20"/>
          <w:szCs w:val="20"/>
        </w:rPr>
        <w:t>Non-Demand Control</w:t>
      </w:r>
      <w:r w:rsidRPr="00E215C5">
        <w:rPr>
          <w:rFonts w:asciiTheme="minorHAnsi" w:hAnsiTheme="minorHAnsi"/>
          <w:b/>
          <w:sz w:val="20"/>
          <w:szCs w:val="20"/>
        </w:rPr>
        <w:t xml:space="preserve"> Recirculation</w:t>
      </w:r>
      <w:r>
        <w:rPr>
          <w:rFonts w:asciiTheme="minorHAnsi" w:hAnsiTheme="minorHAnsi"/>
          <w:b/>
          <w:sz w:val="20"/>
          <w:szCs w:val="20"/>
        </w:rPr>
        <w:t xml:space="preserve"> Systems Requirements</w:t>
      </w:r>
    </w:p>
    <w:p w14:paraId="0A1EFE99" w14:textId="6BFC8C31" w:rsidR="000B4BB5" w:rsidRPr="009E63DF"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A13 and B13 as </w:t>
      </w:r>
      <w:r w:rsidRPr="009E63DF">
        <w:rPr>
          <w:rFonts w:asciiTheme="minorHAnsi" w:hAnsiTheme="minorHAnsi" w:cs="Arial"/>
          <w:b/>
          <w:sz w:val="20"/>
          <w:szCs w:val="20"/>
        </w:rPr>
        <w:t>Non-</w:t>
      </w:r>
      <w:r>
        <w:rPr>
          <w:rFonts w:asciiTheme="minorHAnsi" w:hAnsiTheme="minorHAnsi" w:cs="Arial"/>
          <w:b/>
          <w:sz w:val="20"/>
          <w:szCs w:val="20"/>
        </w:rPr>
        <w:t>Demand Control Recirculation Systems.</w:t>
      </w:r>
      <w:r w:rsidRPr="009E63DF">
        <w:rPr>
          <w:rFonts w:asciiTheme="minorHAnsi" w:hAnsiTheme="minorHAnsi" w:cs="Arial"/>
          <w:sz w:val="20"/>
          <w:szCs w:val="20"/>
        </w:rPr>
        <w:t xml:space="preserve"> In</w:t>
      </w:r>
      <w:r>
        <w:rPr>
          <w:rFonts w:asciiTheme="minorHAnsi" w:hAnsiTheme="minorHAnsi" w:cs="Arial"/>
          <w:sz w:val="20"/>
          <w:szCs w:val="20"/>
        </w:rPr>
        <w:t xml:space="preserve"> addition</w:t>
      </w:r>
      <w:r w:rsidR="00B316BE">
        <w:rPr>
          <w:rFonts w:asciiTheme="minorHAnsi" w:hAnsiTheme="minorHAnsi" w:cs="Arial"/>
          <w:sz w:val="20"/>
          <w:szCs w:val="20"/>
        </w:rPr>
        <w:t xml:space="preserve"> to</w:t>
      </w:r>
      <w:r>
        <w:rPr>
          <w:rFonts w:asciiTheme="minorHAnsi" w:hAnsiTheme="minorHAnsi" w:cs="Arial"/>
          <w:sz w:val="20"/>
          <w:szCs w:val="20"/>
        </w:rPr>
        <w:t xml:space="preserve"> the mandatory requirements in Table D, the</w:t>
      </w:r>
      <w:r w:rsidRPr="00100B5E">
        <w:rPr>
          <w:rFonts w:asciiTheme="minorHAnsi" w:hAnsiTheme="minorHAnsi" w:cs="Arial"/>
          <w:sz w:val="20"/>
          <w:szCs w:val="20"/>
        </w:rPr>
        <w:t xml:space="preserve"> </w:t>
      </w:r>
      <w:r>
        <w:rPr>
          <w:rFonts w:asciiTheme="minorHAnsi" w:hAnsiTheme="minorHAnsi" w:cs="Arial"/>
          <w:sz w:val="20"/>
          <w:szCs w:val="20"/>
        </w:rPr>
        <w:t xml:space="preserve">HERS rater must ensure the requirements </w:t>
      </w:r>
      <w:r w:rsidR="00B316BE">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  </w:t>
      </w:r>
    </w:p>
    <w:p w14:paraId="0A1EFE9A" w14:textId="77777777" w:rsidR="000B4BB5" w:rsidRDefault="000B4BB5" w:rsidP="0038287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b/>
          <w:sz w:val="20"/>
          <w:szCs w:val="20"/>
        </w:rPr>
      </w:pPr>
    </w:p>
    <w:p w14:paraId="5BB3B8D6" w14:textId="712D7D1A" w:rsidR="00787649" w:rsidRDefault="000B4BB5" w:rsidP="0038287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b/>
          <w:sz w:val="20"/>
          <w:szCs w:val="20"/>
        </w:rPr>
      </w:pPr>
      <w:r>
        <w:rPr>
          <w:rFonts w:asciiTheme="minorHAnsi" w:hAnsiTheme="minorHAnsi"/>
          <w:b/>
          <w:sz w:val="20"/>
          <w:szCs w:val="20"/>
        </w:rPr>
        <w:t xml:space="preserve">I. </w:t>
      </w:r>
      <w:r w:rsidR="00787649">
        <w:rPr>
          <w:b/>
          <w:sz w:val="20"/>
          <w:szCs w:val="20"/>
        </w:rPr>
        <w:t>HERS-Verified Multiple Recirculation Loops for DHW Systems Serving Multiple Dwelling Units Requirements</w:t>
      </w:r>
    </w:p>
    <w:p w14:paraId="0A1EFE9C" w14:textId="529B3580" w:rsidR="000B4BB5"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Arial"/>
          <w:sz w:val="20"/>
          <w:szCs w:val="20"/>
        </w:rPr>
      </w:pPr>
      <w:r w:rsidRPr="007F175C">
        <w:rPr>
          <w:rFonts w:asciiTheme="minorHAnsi" w:hAnsiTheme="minorHAnsi"/>
          <w:sz w:val="20"/>
          <w:szCs w:val="20"/>
        </w:rPr>
        <w:t>This table</w:t>
      </w:r>
      <w:r>
        <w:rPr>
          <w:rFonts w:asciiTheme="minorHAnsi" w:hAnsiTheme="minorHAnsi"/>
          <w:sz w:val="20"/>
          <w:szCs w:val="20"/>
        </w:rPr>
        <w:t xml:space="preserve"> applies to all systems identified on this </w:t>
      </w:r>
      <w:r w:rsidR="00B316BE">
        <w:rPr>
          <w:rFonts w:asciiTheme="minorHAnsi" w:hAnsiTheme="minorHAnsi"/>
          <w:sz w:val="20"/>
          <w:szCs w:val="20"/>
        </w:rPr>
        <w:t>compliance document</w:t>
      </w:r>
      <w:r>
        <w:rPr>
          <w:rFonts w:asciiTheme="minorHAnsi" w:hAnsiTheme="minorHAnsi"/>
          <w:sz w:val="20"/>
          <w:szCs w:val="20"/>
        </w:rPr>
        <w:t xml:space="preserve">. </w:t>
      </w:r>
      <w:r w:rsidRPr="00452DFA">
        <w:rPr>
          <w:rFonts w:asciiTheme="minorHAnsi" w:hAnsiTheme="minorHAnsi" w:cs="Arial"/>
          <w:sz w:val="20"/>
          <w:szCs w:val="20"/>
        </w:rPr>
        <w:t>This measure requires on site HERS verification that at least two central recirculation loops are included in the system design. This credit is available to buildings with 8 or more units. The recirculation loops must be relatively equal in length and supply approximately the same number of dwelling units.</w:t>
      </w:r>
    </w:p>
    <w:p w14:paraId="15D33E26" w14:textId="77777777" w:rsidR="00787649" w:rsidRDefault="00787649" w:rsidP="00A374A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p w14:paraId="0A1EFE9D" w14:textId="77777777" w:rsidR="00787649" w:rsidRDefault="00787649" w:rsidP="00A374A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sectPr w:rsidR="00787649" w:rsidSect="002A3072">
          <w:headerReference w:type="even" r:id="rId14"/>
          <w:headerReference w:type="default" r:id="rId15"/>
          <w:footerReference w:type="default" r:id="rId16"/>
          <w:headerReference w:type="first" r:id="rId17"/>
          <w:pgSz w:w="15840" w:h="12240" w:orient="landscape"/>
          <w:pgMar w:top="720" w:right="720" w:bottom="720" w:left="720" w:header="576" w:footer="576" w:gutter="0"/>
          <w:pgNumType w:start="1"/>
          <w:cols w:space="720"/>
          <w:docGrid w:linePitch="360"/>
        </w:sectPr>
      </w:pPr>
    </w:p>
    <w:tbl>
      <w:tblPr>
        <w:tblW w:w="4994" w:type="pct"/>
        <w:tblBorders>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2070"/>
        <w:gridCol w:w="1980"/>
      </w:tblGrid>
      <w:tr w:rsidR="009725C5" w:rsidRPr="0082211E" w14:paraId="0A1EFEA5" w14:textId="77777777" w:rsidTr="00380EB1">
        <w:trPr>
          <w:cantSplit/>
          <w:trHeight w:val="627"/>
        </w:trPr>
        <w:tc>
          <w:tcPr>
            <w:tcW w:w="14598" w:type="dxa"/>
            <w:gridSpan w:val="14"/>
            <w:tcBorders>
              <w:top w:val="single" w:sz="6" w:space="0" w:color="auto"/>
              <w:bottom w:val="single" w:sz="6" w:space="0" w:color="auto"/>
            </w:tcBorders>
          </w:tcPr>
          <w:p w14:paraId="0A1EFE9E" w14:textId="77777777" w:rsidR="009725C5" w:rsidRPr="00382877" w:rsidRDefault="009725C5" w:rsidP="00380EB1">
            <w:pPr>
              <w:keepNext/>
              <w:spacing w:after="0" w:line="240" w:lineRule="auto"/>
              <w:rPr>
                <w:b/>
                <w:sz w:val="20"/>
              </w:rPr>
            </w:pPr>
            <w:r w:rsidRPr="00382877">
              <w:rPr>
                <w:b/>
                <w:sz w:val="20"/>
              </w:rPr>
              <w:lastRenderedPageBreak/>
              <w:t xml:space="preserve">A. Design </w:t>
            </w:r>
            <w:r w:rsidR="00D77125" w:rsidRPr="00382877">
              <w:rPr>
                <w:b/>
                <w:sz w:val="20"/>
              </w:rPr>
              <w:t xml:space="preserve">HERS Verified </w:t>
            </w:r>
            <w:r w:rsidRPr="00382877">
              <w:rPr>
                <w:b/>
                <w:sz w:val="20"/>
              </w:rPr>
              <w:t xml:space="preserve">Central Water Heating Systems Information </w:t>
            </w:r>
          </w:p>
          <w:p w14:paraId="0A1EFE9F" w14:textId="77777777" w:rsidR="009725C5" w:rsidRPr="0002006B" w:rsidRDefault="009725C5" w:rsidP="00380EB1">
            <w:pPr>
              <w:keepNext/>
              <w:spacing w:after="0" w:line="240" w:lineRule="auto"/>
              <w:rPr>
                <w:rFonts w:eastAsia="Times New Roman"/>
                <w:sz w:val="18"/>
                <w:szCs w:val="18"/>
              </w:rPr>
            </w:pPr>
            <w:r w:rsidRPr="0002006B">
              <w:rPr>
                <w:rFonts w:eastAsia="Times New Roman"/>
                <w:sz w:val="18"/>
                <w:szCs w:val="18"/>
              </w:rPr>
              <w:t xml:space="preserve">This table reports the </w:t>
            </w:r>
            <w:r>
              <w:rPr>
                <w:rFonts w:eastAsia="Times New Roman"/>
                <w:sz w:val="18"/>
                <w:szCs w:val="18"/>
              </w:rPr>
              <w:t xml:space="preserve">water heating </w:t>
            </w:r>
            <w:r w:rsidRPr="0002006B">
              <w:rPr>
                <w:rFonts w:eastAsia="Times New Roman"/>
                <w:sz w:val="18"/>
                <w:szCs w:val="18"/>
              </w:rPr>
              <w:t xml:space="preserve">system features that were specified on the registered </w:t>
            </w:r>
            <w:r>
              <w:rPr>
                <w:rFonts w:eastAsia="Times New Roman"/>
                <w:sz w:val="18"/>
                <w:szCs w:val="18"/>
              </w:rPr>
              <w:t>CF1R</w:t>
            </w:r>
            <w:r w:rsidRPr="0002006B">
              <w:rPr>
                <w:rFonts w:eastAsia="Times New Roman"/>
                <w:sz w:val="18"/>
                <w:szCs w:val="18"/>
              </w:rPr>
              <w:t xml:space="preserve"> compliance document for this project.</w:t>
            </w:r>
          </w:p>
          <w:p w14:paraId="0A1EFEA0" w14:textId="77777777" w:rsidR="00BE2570" w:rsidRDefault="00BE2570" w:rsidP="00BE2570">
            <w:pPr>
              <w:keepNext/>
              <w:tabs>
                <w:tab w:val="left" w:pos="2160"/>
                <w:tab w:val="left" w:pos="2700"/>
                <w:tab w:val="left" w:pos="3420"/>
                <w:tab w:val="left" w:pos="3780"/>
                <w:tab w:val="left" w:pos="5760"/>
                <w:tab w:val="left" w:pos="7212"/>
              </w:tabs>
              <w:spacing w:after="0" w:line="240" w:lineRule="auto"/>
              <w:contextualSpacing/>
              <w:rPr>
                <w:sz w:val="18"/>
                <w:szCs w:val="18"/>
              </w:rPr>
            </w:pPr>
            <w:r w:rsidRPr="00FB4BFD">
              <w:rPr>
                <w:sz w:val="18"/>
                <w:szCs w:val="18"/>
              </w:rPr>
              <w:t xml:space="preserve">&lt;&lt;require one row of data for each </w:t>
            </w:r>
            <w:r>
              <w:rPr>
                <w:sz w:val="18"/>
                <w:szCs w:val="18"/>
              </w:rPr>
              <w:t>Central Water Heating</w:t>
            </w:r>
            <w:r w:rsidRPr="00FB4BFD">
              <w:rPr>
                <w:sz w:val="18"/>
                <w:szCs w:val="18"/>
              </w:rPr>
              <w:t xml:space="preserve"> System </w:t>
            </w:r>
            <w:r>
              <w:rPr>
                <w:sz w:val="18"/>
                <w:szCs w:val="18"/>
              </w:rPr>
              <w:t>name identified on the CF1R report that has a Central DHW System Distribution type identified in the following list</w:t>
            </w:r>
          </w:p>
          <w:p w14:paraId="0A1EFEA1" w14:textId="4BC3FFA3" w:rsidR="00BE2570" w:rsidRDefault="0074733C" w:rsidP="00BE2570">
            <w:pPr>
              <w:keepNext/>
              <w:tabs>
                <w:tab w:val="left" w:pos="2160"/>
                <w:tab w:val="left" w:pos="2700"/>
                <w:tab w:val="left" w:pos="3420"/>
                <w:tab w:val="left" w:pos="3780"/>
                <w:tab w:val="left" w:pos="5760"/>
                <w:tab w:val="left" w:pos="7212"/>
              </w:tabs>
              <w:spacing w:after="0" w:line="240" w:lineRule="auto"/>
              <w:contextualSpacing/>
              <w:rPr>
                <w:sz w:val="18"/>
                <w:szCs w:val="18"/>
              </w:rPr>
            </w:pPr>
            <w:r>
              <w:rPr>
                <w:sz w:val="18"/>
                <w:szCs w:val="18"/>
              </w:rPr>
              <w:t>Multi-family: Recirculating with temperature modulation</w:t>
            </w:r>
            <w:r w:rsidR="00BE2570" w:rsidRPr="007413F6">
              <w:rPr>
                <w:sz w:val="18"/>
                <w:szCs w:val="18"/>
              </w:rPr>
              <w:t xml:space="preserve">, or </w:t>
            </w:r>
          </w:p>
          <w:p w14:paraId="0A1EFEA2" w14:textId="3932E9C1" w:rsidR="00BE2570" w:rsidRDefault="0074733C" w:rsidP="00BE2570">
            <w:pPr>
              <w:keepNext/>
              <w:tabs>
                <w:tab w:val="left" w:pos="2160"/>
                <w:tab w:val="left" w:pos="2700"/>
                <w:tab w:val="left" w:pos="3420"/>
                <w:tab w:val="left" w:pos="3780"/>
                <w:tab w:val="left" w:pos="5760"/>
                <w:tab w:val="left" w:pos="7212"/>
              </w:tabs>
              <w:spacing w:after="0" w:line="240" w:lineRule="auto"/>
              <w:contextualSpacing/>
              <w:rPr>
                <w:sz w:val="18"/>
                <w:szCs w:val="18"/>
              </w:rPr>
            </w:pPr>
            <w:r>
              <w:rPr>
                <w:sz w:val="18"/>
                <w:szCs w:val="18"/>
              </w:rPr>
              <w:t>Multi-family: Recirculating with temperature modulation and monitoring</w:t>
            </w:r>
            <w:r w:rsidR="00BE2570" w:rsidRPr="007413F6">
              <w:rPr>
                <w:sz w:val="18"/>
                <w:szCs w:val="18"/>
              </w:rPr>
              <w:t xml:space="preserve">, or  </w:t>
            </w:r>
          </w:p>
          <w:p w14:paraId="0A1EFEA3" w14:textId="713E6D46" w:rsidR="00BE2570" w:rsidRDefault="0074733C" w:rsidP="00BE2570">
            <w:pPr>
              <w:keepNext/>
              <w:tabs>
                <w:tab w:val="left" w:pos="2160"/>
                <w:tab w:val="left" w:pos="2700"/>
                <w:tab w:val="left" w:pos="3420"/>
                <w:tab w:val="left" w:pos="3780"/>
                <w:tab w:val="left" w:pos="5760"/>
                <w:tab w:val="left" w:pos="7212"/>
              </w:tabs>
              <w:spacing w:after="0" w:line="240" w:lineRule="auto"/>
              <w:contextualSpacing/>
              <w:rPr>
                <w:sz w:val="18"/>
                <w:szCs w:val="18"/>
              </w:rPr>
            </w:pPr>
            <w:r>
              <w:rPr>
                <w:sz w:val="18"/>
                <w:szCs w:val="18"/>
              </w:rPr>
              <w:t>Multi-family: Recirculating demand control</w:t>
            </w:r>
            <w:r w:rsidR="00BE2570" w:rsidRPr="007413F6">
              <w:rPr>
                <w:sz w:val="18"/>
                <w:szCs w:val="18"/>
              </w:rPr>
              <w:t xml:space="preserve">, or </w:t>
            </w:r>
          </w:p>
          <w:p w14:paraId="0A1EFEA4" w14:textId="4D508886" w:rsidR="00656A37" w:rsidRDefault="0074733C" w:rsidP="00BE2570">
            <w:pPr>
              <w:keepNext/>
              <w:tabs>
                <w:tab w:val="left" w:pos="2160"/>
                <w:tab w:val="left" w:pos="2700"/>
                <w:tab w:val="left" w:pos="3420"/>
                <w:tab w:val="left" w:pos="3780"/>
                <w:tab w:val="left" w:pos="5760"/>
                <w:tab w:val="left" w:pos="7212"/>
              </w:tabs>
              <w:spacing w:after="0" w:line="240" w:lineRule="auto"/>
              <w:contextualSpacing/>
              <w:rPr>
                <w:b/>
              </w:rPr>
            </w:pPr>
            <w:r>
              <w:rPr>
                <w:sz w:val="18"/>
                <w:szCs w:val="18"/>
              </w:rPr>
              <w:t>Multi-family: Recirculating with no control (continuous pumping)</w:t>
            </w:r>
            <w:r w:rsidR="00BE2570" w:rsidRPr="00FB4BFD">
              <w:rPr>
                <w:sz w:val="18"/>
                <w:szCs w:val="18"/>
              </w:rPr>
              <w:t>&gt;&gt;</w:t>
            </w:r>
          </w:p>
        </w:tc>
      </w:tr>
      <w:tr w:rsidR="009725C5" w:rsidRPr="0082211E" w14:paraId="0A1EFEB4" w14:textId="77777777" w:rsidTr="00380EB1">
        <w:trPr>
          <w:cantSplit/>
          <w:trHeight w:val="277"/>
        </w:trPr>
        <w:tc>
          <w:tcPr>
            <w:tcW w:w="1457" w:type="dxa"/>
            <w:tcBorders>
              <w:top w:val="single" w:sz="6" w:space="0" w:color="auto"/>
            </w:tcBorders>
            <w:vAlign w:val="bottom"/>
          </w:tcPr>
          <w:p w14:paraId="0A1EFEA6"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01</w:t>
            </w:r>
          </w:p>
        </w:tc>
        <w:tc>
          <w:tcPr>
            <w:tcW w:w="1080" w:type="dxa"/>
            <w:tcBorders>
              <w:top w:val="single" w:sz="6" w:space="0" w:color="auto"/>
            </w:tcBorders>
            <w:vAlign w:val="bottom"/>
          </w:tcPr>
          <w:p w14:paraId="0A1EFEA7"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02</w:t>
            </w:r>
          </w:p>
        </w:tc>
        <w:tc>
          <w:tcPr>
            <w:tcW w:w="901" w:type="dxa"/>
            <w:tcBorders>
              <w:top w:val="single" w:sz="6" w:space="0" w:color="auto"/>
            </w:tcBorders>
            <w:vAlign w:val="bottom"/>
          </w:tcPr>
          <w:p w14:paraId="0A1EFEA8"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03</w:t>
            </w:r>
          </w:p>
        </w:tc>
        <w:tc>
          <w:tcPr>
            <w:tcW w:w="791" w:type="dxa"/>
            <w:tcBorders>
              <w:top w:val="single" w:sz="6" w:space="0" w:color="auto"/>
            </w:tcBorders>
            <w:vAlign w:val="bottom"/>
          </w:tcPr>
          <w:p w14:paraId="0A1EFEA9"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6" w:space="0" w:color="auto"/>
            </w:tcBorders>
            <w:vAlign w:val="bottom"/>
          </w:tcPr>
          <w:p w14:paraId="0A1EFEAA"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6" w:space="0" w:color="auto"/>
            </w:tcBorders>
            <w:vAlign w:val="bottom"/>
          </w:tcPr>
          <w:p w14:paraId="0A1EFEAB"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6" w:space="0" w:color="auto"/>
            </w:tcBorders>
            <w:vAlign w:val="bottom"/>
          </w:tcPr>
          <w:p w14:paraId="0A1EFEAC"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6" w:space="0" w:color="auto"/>
            </w:tcBorders>
            <w:vAlign w:val="bottom"/>
          </w:tcPr>
          <w:p w14:paraId="0A1EFEAD"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6" w:space="0" w:color="auto"/>
            </w:tcBorders>
            <w:vAlign w:val="bottom"/>
          </w:tcPr>
          <w:p w14:paraId="0A1EFEAE"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6" w:space="0" w:color="auto"/>
            </w:tcBorders>
            <w:vAlign w:val="bottom"/>
          </w:tcPr>
          <w:p w14:paraId="0A1EFEAF"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6" w:space="0" w:color="auto"/>
            </w:tcBorders>
            <w:vAlign w:val="bottom"/>
          </w:tcPr>
          <w:p w14:paraId="0A1EFEB0"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6" w:space="0" w:color="auto"/>
            </w:tcBorders>
            <w:vAlign w:val="bottom"/>
          </w:tcPr>
          <w:p w14:paraId="0A1EFEB1"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12</w:t>
            </w:r>
          </w:p>
        </w:tc>
        <w:tc>
          <w:tcPr>
            <w:tcW w:w="2070" w:type="dxa"/>
            <w:tcBorders>
              <w:top w:val="single" w:sz="6" w:space="0" w:color="auto"/>
            </w:tcBorders>
            <w:vAlign w:val="bottom"/>
          </w:tcPr>
          <w:p w14:paraId="0A1EFEB2"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1980" w:type="dxa"/>
            <w:tcBorders>
              <w:top w:val="single" w:sz="6" w:space="0" w:color="auto"/>
            </w:tcBorders>
            <w:vAlign w:val="bottom"/>
          </w:tcPr>
          <w:p w14:paraId="0A1EFEB3"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9725C5" w:rsidRPr="0082211E" w14:paraId="0A1EFEC8" w14:textId="77777777" w:rsidTr="00380EB1">
        <w:trPr>
          <w:cantSplit/>
          <w:trHeight w:val="492"/>
        </w:trPr>
        <w:tc>
          <w:tcPr>
            <w:tcW w:w="1457" w:type="dxa"/>
            <w:vAlign w:val="bottom"/>
          </w:tcPr>
          <w:p w14:paraId="0A1EFEB5"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Heating System ID or Name</w:t>
            </w:r>
          </w:p>
        </w:tc>
        <w:tc>
          <w:tcPr>
            <w:tcW w:w="1080" w:type="dxa"/>
            <w:vAlign w:val="bottom"/>
          </w:tcPr>
          <w:p w14:paraId="0A1EFEB6"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 Water Heating System Type</w:t>
            </w:r>
          </w:p>
        </w:tc>
        <w:tc>
          <w:tcPr>
            <w:tcW w:w="901" w:type="dxa"/>
            <w:vAlign w:val="bottom"/>
          </w:tcPr>
          <w:p w14:paraId="0A1EFEB7"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Heater Type</w:t>
            </w:r>
          </w:p>
        </w:tc>
        <w:tc>
          <w:tcPr>
            <w:tcW w:w="791" w:type="dxa"/>
            <w:vAlign w:val="bottom"/>
          </w:tcPr>
          <w:p w14:paraId="0A1EFEB8" w14:textId="27605986" w:rsidR="009725C5" w:rsidRPr="0082211E" w:rsidRDefault="009725C5" w:rsidP="00B316B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B316BE">
              <w:rPr>
                <w:rFonts w:eastAsia="Times New Roman"/>
                <w:sz w:val="16"/>
                <w:szCs w:val="18"/>
              </w:rPr>
              <w:t>S</w:t>
            </w:r>
            <w:r w:rsidRPr="0082211E">
              <w:rPr>
                <w:rFonts w:eastAsia="Times New Roman"/>
                <w:sz w:val="16"/>
                <w:szCs w:val="18"/>
              </w:rPr>
              <w:t>ystem</w:t>
            </w:r>
          </w:p>
        </w:tc>
        <w:tc>
          <w:tcPr>
            <w:tcW w:w="792" w:type="dxa"/>
            <w:vAlign w:val="bottom"/>
          </w:tcPr>
          <w:p w14:paraId="0A1EFEB9"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Water Heater </w:t>
            </w:r>
          </w:p>
          <w:p w14:paraId="0A1EFEBA"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Storage</w:t>
            </w:r>
          </w:p>
          <w:p w14:paraId="0A1EFEBB"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vAlign w:val="bottom"/>
          </w:tcPr>
          <w:p w14:paraId="0A1EFEBC"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Fuel Type</w:t>
            </w:r>
          </w:p>
        </w:tc>
        <w:tc>
          <w:tcPr>
            <w:tcW w:w="685" w:type="dxa"/>
            <w:vAlign w:val="bottom"/>
          </w:tcPr>
          <w:p w14:paraId="0A1EFEBD"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Type</w:t>
            </w:r>
          </w:p>
        </w:tc>
        <w:tc>
          <w:tcPr>
            <w:tcW w:w="720" w:type="dxa"/>
            <w:vAlign w:val="bottom"/>
          </w:tcPr>
          <w:p w14:paraId="0A1EFEBE"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Value</w:t>
            </w:r>
          </w:p>
        </w:tc>
        <w:tc>
          <w:tcPr>
            <w:tcW w:w="900" w:type="dxa"/>
            <w:vAlign w:val="bottom"/>
          </w:tcPr>
          <w:p w14:paraId="0A1EFEBF"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Type</w:t>
            </w:r>
          </w:p>
        </w:tc>
        <w:tc>
          <w:tcPr>
            <w:tcW w:w="863" w:type="dxa"/>
            <w:vAlign w:val="bottom"/>
          </w:tcPr>
          <w:p w14:paraId="0A1EFEC0"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Value</w:t>
            </w:r>
          </w:p>
        </w:tc>
        <w:tc>
          <w:tcPr>
            <w:tcW w:w="792" w:type="dxa"/>
            <w:vAlign w:val="bottom"/>
          </w:tcPr>
          <w:p w14:paraId="4F6460E8" w14:textId="77777777" w:rsidR="00B316B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Standby Loss </w:t>
            </w:r>
          </w:p>
          <w:p w14:paraId="0A1EFEC1" w14:textId="58E6957F"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t>
            </w:r>
          </w:p>
        </w:tc>
        <w:tc>
          <w:tcPr>
            <w:tcW w:w="775" w:type="dxa"/>
            <w:vAlign w:val="bottom"/>
          </w:tcPr>
          <w:p w14:paraId="0A1EFEC2"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Exterior </w:t>
            </w:r>
            <w:proofErr w:type="spellStart"/>
            <w:r w:rsidRPr="0082211E">
              <w:rPr>
                <w:rFonts w:eastAsia="Times New Roman"/>
                <w:sz w:val="16"/>
                <w:szCs w:val="18"/>
              </w:rPr>
              <w:t>Insul</w:t>
            </w:r>
            <w:proofErr w:type="spellEnd"/>
            <w:r w:rsidRPr="0082211E">
              <w:rPr>
                <w:rFonts w:eastAsia="Times New Roman"/>
                <w:sz w:val="16"/>
                <w:szCs w:val="18"/>
              </w:rPr>
              <w:t xml:space="preserve">. </w:t>
            </w:r>
          </w:p>
          <w:p w14:paraId="0A1EFEC3"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R-Value</w:t>
            </w:r>
          </w:p>
        </w:tc>
        <w:tc>
          <w:tcPr>
            <w:tcW w:w="2070" w:type="dxa"/>
            <w:vAlign w:val="bottom"/>
          </w:tcPr>
          <w:p w14:paraId="0A1EFEC4"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Central DHW System </w:t>
            </w:r>
          </w:p>
          <w:p w14:paraId="0A1EFEC5"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c>
          <w:tcPr>
            <w:tcW w:w="1980" w:type="dxa"/>
            <w:vAlign w:val="bottom"/>
          </w:tcPr>
          <w:p w14:paraId="0A1EFEC6"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Dwelling Unit DHW System</w:t>
            </w:r>
          </w:p>
          <w:p w14:paraId="0A1EFEC7"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r>
      <w:tr w:rsidR="00BE2570" w:rsidRPr="0082211E" w14:paraId="0A1EFEF2" w14:textId="77777777" w:rsidTr="00380EB1">
        <w:trPr>
          <w:cantSplit/>
          <w:trHeight w:val="246"/>
        </w:trPr>
        <w:tc>
          <w:tcPr>
            <w:tcW w:w="1457" w:type="dxa"/>
          </w:tcPr>
          <w:p w14:paraId="0A1EFEC9"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494508">
              <w:rPr>
                <w:rFonts w:eastAsia="Times New Roman"/>
                <w:sz w:val="14"/>
                <w:szCs w:val="14"/>
              </w:rPr>
              <w:t>&lt;&lt;reference values from CF1R (see rule in header)&gt;&gt;</w:t>
            </w:r>
          </w:p>
        </w:tc>
        <w:tc>
          <w:tcPr>
            <w:tcW w:w="1080" w:type="dxa"/>
          </w:tcPr>
          <w:p w14:paraId="0A1EFECA" w14:textId="77777777" w:rsidR="00BE2570" w:rsidRPr="000F282C" w:rsidRDefault="00BE2570" w:rsidP="00BE2570">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494508">
              <w:rPr>
                <w:rFonts w:eastAsia="Times New Roman"/>
                <w:sz w:val="14"/>
                <w:szCs w:val="14"/>
              </w:rPr>
              <w:t xml:space="preserve">&lt;&lt;reference values from CF1R </w:t>
            </w:r>
          </w:p>
          <w:p w14:paraId="0A1EFECB" w14:textId="77777777" w:rsidR="00BE2570" w:rsidRPr="000F282C" w:rsidRDefault="00BE2570" w:rsidP="00BE2570">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494508">
              <w:rPr>
                <w:rFonts w:eastAsia="Times New Roman"/>
                <w:sz w:val="14"/>
                <w:szCs w:val="14"/>
              </w:rPr>
              <w:t>allowed values=</w:t>
            </w:r>
          </w:p>
          <w:p w14:paraId="0A1EFECC" w14:textId="78EDD261" w:rsidR="00BE2570" w:rsidRPr="000F282C" w:rsidRDefault="00BE2570" w:rsidP="00BE2570">
            <w:pPr>
              <w:keepNext/>
              <w:tabs>
                <w:tab w:val="left" w:pos="2160"/>
                <w:tab w:val="left" w:pos="2700"/>
                <w:tab w:val="left" w:pos="3420"/>
                <w:tab w:val="left" w:pos="3780"/>
                <w:tab w:val="left" w:pos="5760"/>
                <w:tab w:val="left" w:pos="7212"/>
              </w:tabs>
              <w:spacing w:after="0"/>
              <w:rPr>
                <w:rFonts w:eastAsia="Times New Roman"/>
                <w:sz w:val="14"/>
                <w:szCs w:val="14"/>
              </w:rPr>
            </w:pPr>
            <w:r w:rsidRPr="00494508">
              <w:rPr>
                <w:rFonts w:eastAsia="Times New Roman"/>
                <w:sz w:val="14"/>
                <w:szCs w:val="14"/>
              </w:rPr>
              <w:t xml:space="preserve">DHW, </w:t>
            </w:r>
          </w:p>
          <w:p w14:paraId="0A1EFECD" w14:textId="77777777" w:rsidR="00BE2570" w:rsidRPr="000F282C" w:rsidRDefault="00BE2570" w:rsidP="00BE2570">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494508">
              <w:rPr>
                <w:rFonts w:eastAsia="Times New Roman"/>
                <w:sz w:val="14"/>
                <w:szCs w:val="14"/>
              </w:rPr>
              <w:t>Combined Hydronic,</w:t>
            </w:r>
          </w:p>
          <w:p w14:paraId="0A1EFECE"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494508">
              <w:rPr>
                <w:rFonts w:eastAsia="Times New Roman"/>
                <w:sz w:val="14"/>
                <w:szCs w:val="14"/>
              </w:rPr>
              <w:t>&gt;&gt;</w:t>
            </w:r>
          </w:p>
        </w:tc>
        <w:tc>
          <w:tcPr>
            <w:tcW w:w="901" w:type="dxa"/>
          </w:tcPr>
          <w:p w14:paraId="0A1EFECF" w14:textId="77777777" w:rsidR="00BE2570" w:rsidRPr="00726561" w:rsidRDefault="00BE2570" w:rsidP="00BE2570">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726561">
              <w:rPr>
                <w:rFonts w:eastAsia="Times New Roman"/>
                <w:sz w:val="14"/>
                <w:szCs w:val="14"/>
              </w:rPr>
              <w:t xml:space="preserve">&lt;&lt;reference values from CF1R </w:t>
            </w:r>
          </w:p>
          <w:p w14:paraId="0A1EFED0" w14:textId="77777777" w:rsidR="00BE2570" w:rsidRPr="00726561" w:rsidRDefault="00BE2570" w:rsidP="00BE2570">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726561">
              <w:rPr>
                <w:rFonts w:eastAsia="Times New Roman"/>
                <w:sz w:val="14"/>
                <w:szCs w:val="14"/>
              </w:rPr>
              <w:t>Allowed values =</w:t>
            </w:r>
          </w:p>
          <w:p w14:paraId="0A1EFED1" w14:textId="507C7BC0" w:rsidR="00BE2570" w:rsidRPr="0082211E" w:rsidRDefault="00BE2570" w:rsidP="00BC31C2">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ED0648">
              <w:rPr>
                <w:rFonts w:eastAsia="Times New Roman"/>
                <w:sz w:val="14"/>
                <w:szCs w:val="14"/>
              </w:rPr>
              <w:t>Large Storage, Small Storage, Heat Pump, Boiler, Large Instantaneous, Small Instantaneous</w:t>
            </w:r>
            <w:ins w:id="7" w:author="Michael Ken Shewmaker" w:date="2017-08-02T15:54:00Z">
              <w:r w:rsidR="00BC31C2">
                <w:rPr>
                  <w:rFonts w:eastAsia="Times New Roman"/>
                  <w:sz w:val="14"/>
                  <w:szCs w:val="14"/>
                </w:rPr>
                <w:t>,</w:t>
              </w:r>
            </w:ins>
            <w:del w:id="8" w:author="Michael Ken Shewmaker" w:date="2017-08-02T15:54:00Z">
              <w:r w:rsidRPr="00ED0648" w:rsidDel="00BC31C2">
                <w:rPr>
                  <w:rFonts w:eastAsia="Times New Roman"/>
                  <w:sz w:val="14"/>
                  <w:szCs w:val="14"/>
                </w:rPr>
                <w:delText xml:space="preserve"> or</w:delText>
              </w:r>
            </w:del>
            <w:r w:rsidRPr="00ED0648">
              <w:rPr>
                <w:rFonts w:eastAsia="Times New Roman"/>
                <w:sz w:val="14"/>
                <w:szCs w:val="14"/>
              </w:rPr>
              <w:t xml:space="preserve"> Indirect</w:t>
            </w:r>
            <w:ins w:id="9" w:author="Michael Ken Shewmaker" w:date="2017-08-02T15:54:00Z">
              <w:r w:rsidR="00BC31C2">
                <w:rPr>
                  <w:rFonts w:eastAsia="Times New Roman"/>
                  <w:sz w:val="14"/>
                  <w:szCs w:val="14"/>
                </w:rPr>
                <w:t>, Consumer Instantaneous, Commercial Instantaneous, Consumer Storage, Commercial Storage, Residential-Duty Commercial Storage, or Residential-Duty Commercial Instantaneous</w:t>
              </w:r>
            </w:ins>
            <w:r w:rsidRPr="00726561">
              <w:rPr>
                <w:rFonts w:eastAsia="Times New Roman"/>
                <w:sz w:val="14"/>
                <w:szCs w:val="14"/>
              </w:rPr>
              <w:t xml:space="preserve"> &gt;&gt;</w:t>
            </w:r>
          </w:p>
        </w:tc>
        <w:tc>
          <w:tcPr>
            <w:tcW w:w="791" w:type="dxa"/>
          </w:tcPr>
          <w:p w14:paraId="0A1EFED2"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494508">
              <w:rPr>
                <w:rFonts w:eastAsia="Times New Roman"/>
                <w:sz w:val="14"/>
                <w:szCs w:val="14"/>
              </w:rPr>
              <w:t>&lt;&lt;reference values from CF1R &gt;&gt;</w:t>
            </w:r>
          </w:p>
        </w:tc>
        <w:tc>
          <w:tcPr>
            <w:tcW w:w="792" w:type="dxa"/>
          </w:tcPr>
          <w:p w14:paraId="0A1EFED3"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494508">
              <w:rPr>
                <w:rFonts w:eastAsia="Times New Roman"/>
                <w:sz w:val="14"/>
                <w:szCs w:val="14"/>
              </w:rPr>
              <w:t xml:space="preserve">&lt;&lt;reference values from CF1R </w:t>
            </w:r>
            <w:r w:rsidR="0010012A">
              <w:rPr>
                <w:rFonts w:eastAsia="Times New Roman"/>
                <w:sz w:val="14"/>
                <w:szCs w:val="14"/>
              </w:rPr>
              <w:t>N/A is allowed only if Water Heater Type = Small Instantaneous or Large Instantaneous</w:t>
            </w:r>
            <w:r w:rsidR="0010012A" w:rsidRPr="00494508">
              <w:rPr>
                <w:rFonts w:eastAsia="Times New Roman"/>
                <w:sz w:val="14"/>
                <w:szCs w:val="14"/>
              </w:rPr>
              <w:t xml:space="preserve"> </w:t>
            </w:r>
            <w:r w:rsidRPr="00494508">
              <w:rPr>
                <w:rFonts w:eastAsia="Times New Roman"/>
                <w:sz w:val="14"/>
                <w:szCs w:val="14"/>
              </w:rPr>
              <w:t>&gt;&gt;</w:t>
            </w:r>
          </w:p>
        </w:tc>
        <w:tc>
          <w:tcPr>
            <w:tcW w:w="792" w:type="dxa"/>
          </w:tcPr>
          <w:p w14:paraId="0A1EFED4"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74EF4">
              <w:rPr>
                <w:rFonts w:eastAsia="Times New Roman"/>
                <w:sz w:val="14"/>
                <w:szCs w:val="14"/>
              </w:rPr>
              <w:t xml:space="preserve">&lt;&lt;reference values from CF1R.  Allowed values are </w:t>
            </w:r>
            <w:r w:rsidRPr="0082211E">
              <w:rPr>
                <w:rFonts w:eastAsia="Times New Roman"/>
                <w:sz w:val="14"/>
                <w:szCs w:val="14"/>
              </w:rPr>
              <w:t>Natural Gas, Propane, Oil, or Electricity</w:t>
            </w:r>
            <w:r>
              <w:rPr>
                <w:sz w:val="18"/>
                <w:szCs w:val="18"/>
              </w:rPr>
              <w:t>&gt;&gt;</w:t>
            </w:r>
          </w:p>
        </w:tc>
        <w:tc>
          <w:tcPr>
            <w:tcW w:w="685" w:type="dxa"/>
          </w:tcPr>
          <w:p w14:paraId="0A1EFED5" w14:textId="1C9EC051" w:rsidR="00BE2570" w:rsidRDefault="00BE2570" w:rsidP="00BE2570">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74EF4">
              <w:rPr>
                <w:rFonts w:eastAsia="Times New Roman"/>
                <w:sz w:val="14"/>
                <w:szCs w:val="14"/>
              </w:rPr>
              <w:t>&lt;&lt;</w:t>
            </w:r>
            <w:r w:rsidR="00E12E8E">
              <w:rPr>
                <w:rFonts w:eastAsia="Times New Roman"/>
                <w:sz w:val="14"/>
                <w:szCs w:val="14"/>
              </w:rPr>
              <w:t xml:space="preserve">if A03 = Heat Pump, then result = NA; Else </w:t>
            </w:r>
            <w:r w:rsidRPr="00C74EF4">
              <w:rPr>
                <w:rFonts w:eastAsia="Times New Roman"/>
                <w:sz w:val="14"/>
                <w:szCs w:val="14"/>
              </w:rPr>
              <w:t>reference values from CF1R</w:t>
            </w:r>
            <w:r>
              <w:rPr>
                <w:rFonts w:eastAsia="Times New Roman"/>
                <w:sz w:val="14"/>
                <w:szCs w:val="14"/>
              </w:rPr>
              <w:t>.  Allowed values:</w:t>
            </w:r>
          </w:p>
          <w:p w14:paraId="0A1EFED6"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If Fuel Type B</w:t>
            </w:r>
            <w:r w:rsidRPr="0082211E">
              <w:rPr>
                <w:rFonts w:eastAsia="Times New Roman"/>
                <w:sz w:val="14"/>
                <w:szCs w:val="14"/>
              </w:rPr>
              <w:t>06 = Natural Gas, Propane, Oil then Rated Input Type = Btu/Hr.  Else if Fuel Type = Electricity then Rated Input = kW</w:t>
            </w:r>
            <w:r w:rsidRPr="00C74EF4">
              <w:rPr>
                <w:rFonts w:eastAsia="Times New Roman"/>
                <w:sz w:val="14"/>
                <w:szCs w:val="14"/>
              </w:rPr>
              <w:t xml:space="preserve"> &gt;&gt;</w:t>
            </w:r>
          </w:p>
        </w:tc>
        <w:tc>
          <w:tcPr>
            <w:tcW w:w="720" w:type="dxa"/>
          </w:tcPr>
          <w:p w14:paraId="0A1EFED7" w14:textId="11449CD3" w:rsidR="00BE2570" w:rsidRPr="0082211E" w:rsidRDefault="00BE2570" w:rsidP="00380EB1">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74EF4">
              <w:rPr>
                <w:rFonts w:eastAsia="Times New Roman"/>
                <w:sz w:val="14"/>
                <w:szCs w:val="14"/>
              </w:rPr>
              <w:t>&lt;&lt;</w:t>
            </w:r>
            <w:r w:rsidR="00E12E8E">
              <w:rPr>
                <w:rFonts w:eastAsia="Times New Roman"/>
                <w:sz w:val="14"/>
                <w:szCs w:val="14"/>
              </w:rPr>
              <w:t xml:space="preserve">if A03 = Heat Pump, then result = NA; Else </w:t>
            </w:r>
            <w:r w:rsidRPr="00C74EF4">
              <w:rPr>
                <w:rFonts w:eastAsia="Times New Roman"/>
                <w:sz w:val="14"/>
                <w:szCs w:val="14"/>
              </w:rPr>
              <w:t>reference values from CF1R &gt;</w:t>
            </w:r>
          </w:p>
        </w:tc>
        <w:tc>
          <w:tcPr>
            <w:tcW w:w="900" w:type="dxa"/>
          </w:tcPr>
          <w:p w14:paraId="0A1EFED8" w14:textId="77777777" w:rsidR="00BE2570" w:rsidRPr="0082211E" w:rsidRDefault="00BE2570" w:rsidP="00BE2570">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74EF4">
              <w:rPr>
                <w:rFonts w:eastAsia="Times New Roman"/>
                <w:sz w:val="14"/>
                <w:szCs w:val="14"/>
              </w:rPr>
              <w:t xml:space="preserve">&lt;&lt;reference values from CF1R.  Allowed values are </w:t>
            </w:r>
            <w:r w:rsidRPr="0082211E">
              <w:rPr>
                <w:rFonts w:eastAsia="Times New Roman"/>
                <w:sz w:val="14"/>
                <w:szCs w:val="14"/>
              </w:rPr>
              <w:t xml:space="preserve">*Energy Factor, *AFUE </w:t>
            </w:r>
          </w:p>
          <w:p w14:paraId="3F8B2B74" w14:textId="77777777" w:rsidR="00A45EBD" w:rsidRDefault="00BE2570" w:rsidP="00380EB1">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82211E">
              <w:rPr>
                <w:rFonts w:eastAsia="Times New Roman"/>
                <w:sz w:val="14"/>
                <w:szCs w:val="14"/>
              </w:rPr>
              <w:t>*Thermal Efficiency</w:t>
            </w:r>
          </w:p>
          <w:p w14:paraId="0A1EFED9" w14:textId="28139674" w:rsidR="00BE2570" w:rsidRPr="0082211E" w:rsidRDefault="00A45EBD" w:rsidP="00380EB1">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*Uniform Energy Factor</w:t>
            </w:r>
            <w:r w:rsidR="00BE2570">
              <w:rPr>
                <w:sz w:val="18"/>
                <w:szCs w:val="18"/>
              </w:rPr>
              <w:t>&gt;&gt;</w:t>
            </w:r>
          </w:p>
        </w:tc>
        <w:tc>
          <w:tcPr>
            <w:tcW w:w="863" w:type="dxa"/>
          </w:tcPr>
          <w:p w14:paraId="0A1EFEDA"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74EF4">
              <w:rPr>
                <w:rFonts w:eastAsia="Times New Roman"/>
                <w:sz w:val="14"/>
                <w:szCs w:val="14"/>
              </w:rPr>
              <w:t>&lt;&lt;reference values from CF1R &gt;&gt;</w:t>
            </w:r>
          </w:p>
        </w:tc>
        <w:tc>
          <w:tcPr>
            <w:tcW w:w="792" w:type="dxa"/>
          </w:tcPr>
          <w:p w14:paraId="0A1EFEDB"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C74EF4">
              <w:rPr>
                <w:rFonts w:eastAsia="Times New Roman"/>
                <w:sz w:val="14"/>
                <w:szCs w:val="14"/>
              </w:rPr>
              <w:t>&lt;&lt;reference values from CF1R</w:t>
            </w:r>
            <w:r w:rsidR="009E3C09">
              <w:rPr>
                <w:rFonts w:eastAsia="Times New Roman"/>
                <w:sz w:val="14"/>
                <w:szCs w:val="14"/>
              </w:rPr>
              <w:t xml:space="preserve"> Values = N/A if water heater type = Small Storage, Heat Pump, Boiler, Large </w:t>
            </w:r>
            <w:r w:rsidR="009E3C09" w:rsidRPr="00ED0648">
              <w:rPr>
                <w:rFonts w:eastAsia="Times New Roman"/>
                <w:sz w:val="14"/>
                <w:szCs w:val="14"/>
              </w:rPr>
              <w:t>Instantaneous,</w:t>
            </w:r>
            <w:r w:rsidR="009E3C09">
              <w:rPr>
                <w:rFonts w:eastAsia="Times New Roman"/>
                <w:sz w:val="14"/>
                <w:szCs w:val="14"/>
              </w:rPr>
              <w:t xml:space="preserve"> </w:t>
            </w:r>
            <w:r w:rsidR="009E3C09" w:rsidRPr="00ED0648">
              <w:rPr>
                <w:rFonts w:eastAsia="Times New Roman"/>
                <w:sz w:val="14"/>
                <w:szCs w:val="14"/>
              </w:rPr>
              <w:t>Small Instantaneous</w:t>
            </w:r>
            <w:r w:rsidR="009E3C09">
              <w:rPr>
                <w:rFonts w:eastAsia="Times New Roman"/>
                <w:sz w:val="14"/>
                <w:szCs w:val="14"/>
              </w:rPr>
              <w:t xml:space="preserve"> or indirect</w:t>
            </w:r>
            <w:r w:rsidRPr="00C74EF4">
              <w:rPr>
                <w:rFonts w:eastAsia="Times New Roman"/>
                <w:sz w:val="14"/>
                <w:szCs w:val="14"/>
              </w:rPr>
              <w:t xml:space="preserve"> &gt;&gt;</w:t>
            </w:r>
          </w:p>
        </w:tc>
        <w:tc>
          <w:tcPr>
            <w:tcW w:w="775" w:type="dxa"/>
          </w:tcPr>
          <w:p w14:paraId="0A1EFEDC" w14:textId="77777777" w:rsidR="008C5764" w:rsidRDefault="00BE2570" w:rsidP="00116356">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C74EF4">
              <w:rPr>
                <w:rFonts w:eastAsia="Times New Roman"/>
                <w:sz w:val="14"/>
                <w:szCs w:val="14"/>
              </w:rPr>
              <w:t>&lt;&lt;reference values from CF1R</w:t>
            </w:r>
            <w:r w:rsidR="009E3C09">
              <w:rPr>
                <w:rFonts w:eastAsia="Times New Roman"/>
                <w:sz w:val="14"/>
                <w:szCs w:val="14"/>
              </w:rPr>
              <w:t xml:space="preserve"> Values = N/A if water heater type = Large Storage, Small Storage, Heat Pump, Boiler, Large </w:t>
            </w:r>
            <w:r w:rsidR="009E3C09" w:rsidRPr="00ED0648">
              <w:rPr>
                <w:rFonts w:eastAsia="Times New Roman"/>
                <w:sz w:val="14"/>
                <w:szCs w:val="14"/>
              </w:rPr>
              <w:t xml:space="preserve">Instantaneous, </w:t>
            </w:r>
            <w:r w:rsidR="009E3C09">
              <w:rPr>
                <w:rFonts w:eastAsia="Times New Roman"/>
                <w:sz w:val="14"/>
                <w:szCs w:val="14"/>
              </w:rPr>
              <w:t xml:space="preserve">or </w:t>
            </w:r>
            <w:r w:rsidR="009E3C09" w:rsidRPr="00ED0648">
              <w:rPr>
                <w:rFonts w:eastAsia="Times New Roman"/>
                <w:sz w:val="14"/>
                <w:szCs w:val="14"/>
              </w:rPr>
              <w:t>Small Instantaneous</w:t>
            </w:r>
            <w:r w:rsidRPr="00C74EF4">
              <w:rPr>
                <w:rFonts w:eastAsia="Times New Roman"/>
                <w:sz w:val="14"/>
                <w:szCs w:val="14"/>
              </w:rPr>
              <w:t xml:space="preserve"> &gt;&gt;</w:t>
            </w:r>
          </w:p>
        </w:tc>
        <w:tc>
          <w:tcPr>
            <w:tcW w:w="2070" w:type="dxa"/>
          </w:tcPr>
          <w:p w14:paraId="0A1EFEDD" w14:textId="77777777" w:rsidR="00BE2570" w:rsidRDefault="00BE2570" w:rsidP="00BE2570">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C74EF4">
              <w:rPr>
                <w:rFonts w:eastAsia="Times New Roman"/>
                <w:sz w:val="14"/>
                <w:szCs w:val="14"/>
              </w:rPr>
              <w:t>&lt;&lt;reference values from CF1R.  Allowed values are</w:t>
            </w:r>
          </w:p>
          <w:p w14:paraId="0A1EFEDE" w14:textId="77777777" w:rsidR="00BE2570" w:rsidRDefault="00BE2570" w:rsidP="00BE2570">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0A1EFEDF" w14:textId="48E0A131" w:rsidR="00BE2570" w:rsidRDefault="00BE2570" w:rsidP="00BE2570">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Pr="001B0A17">
              <w:rPr>
                <w:rFonts w:eastAsia="Times New Roman"/>
                <w:sz w:val="14"/>
                <w:szCs w:val="14"/>
              </w:rPr>
              <w:t xml:space="preserve"> </w:t>
            </w:r>
            <w:r w:rsidR="00B72136">
              <w:rPr>
                <w:rFonts w:eastAsia="Times New Roman"/>
                <w:sz w:val="14"/>
                <w:szCs w:val="14"/>
              </w:rPr>
              <w:t>Multi-family: Recirculating with temperature modulation;</w:t>
            </w:r>
          </w:p>
          <w:p w14:paraId="0A1EFEE0" w14:textId="77777777" w:rsidR="00BE2570" w:rsidRDefault="00BE2570" w:rsidP="00BE2570">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0A1EFEE1" w14:textId="6D19E165" w:rsidR="00BE2570" w:rsidRDefault="00BE2570" w:rsidP="00BE2570">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00B72136">
              <w:rPr>
                <w:rFonts w:eastAsia="Times New Roman"/>
                <w:sz w:val="14"/>
                <w:szCs w:val="14"/>
              </w:rPr>
              <w:t>Multi-family: Recirculating with temperature modulation and monitoring;</w:t>
            </w:r>
          </w:p>
          <w:p w14:paraId="0A1EFEE2" w14:textId="77777777" w:rsidR="00BE2570" w:rsidRDefault="00BE2570" w:rsidP="00BE2570">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0A1EFEE3" w14:textId="0C1095A3" w:rsidR="00BE2570" w:rsidRDefault="00BE2570" w:rsidP="00BE2570">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Pr="001B0A17">
              <w:rPr>
                <w:rFonts w:eastAsia="Times New Roman"/>
                <w:sz w:val="14"/>
                <w:szCs w:val="14"/>
              </w:rPr>
              <w:t xml:space="preserve"> </w:t>
            </w:r>
            <w:r w:rsidR="00B72136">
              <w:rPr>
                <w:rFonts w:eastAsia="Times New Roman"/>
                <w:sz w:val="14"/>
                <w:szCs w:val="14"/>
              </w:rPr>
              <w:t>Multi-family: Recirculating demand control;</w:t>
            </w:r>
          </w:p>
          <w:p w14:paraId="0A1EFEE4" w14:textId="77777777" w:rsidR="00BE2570" w:rsidRDefault="00BE2570" w:rsidP="00BE2570">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0A1EFEE5" w14:textId="427FEBA5" w:rsidR="00BE2570" w:rsidRDefault="00BE2570" w:rsidP="00BE2570">
            <w:pPr>
              <w:keepNext/>
              <w:tabs>
                <w:tab w:val="left" w:pos="2160"/>
                <w:tab w:val="left" w:pos="2700"/>
                <w:tab w:val="left" w:pos="3420"/>
                <w:tab w:val="left" w:pos="3780"/>
                <w:tab w:val="left" w:pos="5760"/>
                <w:tab w:val="left" w:pos="7212"/>
              </w:tabs>
              <w:spacing w:after="0" w:line="240" w:lineRule="auto"/>
              <w:contextualSpacing/>
              <w:rPr>
                <w:rFonts w:asciiTheme="minorHAnsi" w:hAnsiTheme="minorHAnsi"/>
                <w:sz w:val="14"/>
                <w:szCs w:val="20"/>
              </w:rPr>
            </w:pPr>
            <w:r>
              <w:rPr>
                <w:rFonts w:eastAsia="Times New Roman"/>
                <w:sz w:val="14"/>
                <w:szCs w:val="14"/>
              </w:rPr>
              <w:t>*</w:t>
            </w:r>
            <w:r w:rsidR="00B72136" w:rsidRPr="00B72136">
              <w:rPr>
                <w:rFonts w:asciiTheme="minorHAnsi" w:hAnsiTheme="minorHAnsi"/>
                <w:sz w:val="14"/>
                <w:szCs w:val="20"/>
              </w:rPr>
              <w:t>Multi-family: Recirculating with no control (continuous pumping)</w:t>
            </w:r>
          </w:p>
          <w:p w14:paraId="0A22B85F" w14:textId="77777777" w:rsidR="005830FF" w:rsidRDefault="005830FF" w:rsidP="00BE2570">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0A1EFEE6" w14:textId="02716035" w:rsidR="00BE2570" w:rsidRDefault="005830FF" w:rsidP="00BE2570">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*Multi-family: No loops or </w:t>
            </w:r>
            <w:proofErr w:type="spellStart"/>
            <w:r>
              <w:rPr>
                <w:rFonts w:eastAsia="Times New Roman"/>
                <w:sz w:val="14"/>
                <w:szCs w:val="14"/>
              </w:rPr>
              <w:t>recirc</w:t>
            </w:r>
            <w:proofErr w:type="spellEnd"/>
            <w:r>
              <w:rPr>
                <w:rFonts w:eastAsia="Times New Roman"/>
                <w:sz w:val="14"/>
                <w:szCs w:val="14"/>
              </w:rPr>
              <w:t xml:space="preserve"> pump</w:t>
            </w:r>
          </w:p>
          <w:p w14:paraId="0A1EFEE7"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494508">
              <w:rPr>
                <w:rFonts w:eastAsia="Times New Roman"/>
                <w:sz w:val="14"/>
                <w:szCs w:val="14"/>
              </w:rPr>
              <w:t xml:space="preserve"> &gt;&gt;</w:t>
            </w:r>
          </w:p>
        </w:tc>
        <w:tc>
          <w:tcPr>
            <w:tcW w:w="1980" w:type="dxa"/>
          </w:tcPr>
          <w:p w14:paraId="0A1EFEE8" w14:textId="77777777" w:rsidR="00BE2570" w:rsidRDefault="00BE2570" w:rsidP="00BE2570">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C74EF4">
              <w:rPr>
                <w:rFonts w:eastAsia="Times New Roman"/>
                <w:sz w:val="14"/>
                <w:szCs w:val="14"/>
              </w:rPr>
              <w:t>&lt;&lt;reference values from CF1R</w:t>
            </w:r>
            <w:r>
              <w:rPr>
                <w:rFonts w:eastAsia="Times New Roman"/>
                <w:sz w:val="14"/>
                <w:szCs w:val="14"/>
              </w:rPr>
              <w:t xml:space="preserve"> </w:t>
            </w:r>
          </w:p>
          <w:p w14:paraId="0A1EFEE9" w14:textId="77777777" w:rsidR="00BE2570" w:rsidRDefault="00BE2570" w:rsidP="00BE2570">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Allowed values are</w:t>
            </w:r>
          </w:p>
          <w:p w14:paraId="0A1EFEEA" w14:textId="77777777" w:rsidR="00BE2570" w:rsidRDefault="00BE2570" w:rsidP="00BE2570">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0A1EFEEB" w14:textId="77777777" w:rsidR="00BE2570" w:rsidRPr="0082211E" w:rsidRDefault="00BE2570" w:rsidP="00BE2570">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82211E">
              <w:rPr>
                <w:rFonts w:eastAsia="Times New Roman"/>
                <w:sz w:val="14"/>
                <w:szCs w:val="14"/>
              </w:rPr>
              <w:t>*Standard Distribution System</w:t>
            </w:r>
          </w:p>
          <w:p w14:paraId="0A1EFEEC" w14:textId="77777777" w:rsidR="00BE2570" w:rsidRPr="0082211E" w:rsidRDefault="00BE2570" w:rsidP="00BE2570">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0A1EFEED" w14:textId="77777777" w:rsidR="00BE2570" w:rsidRPr="0082211E" w:rsidRDefault="00BE2570" w:rsidP="00BE2570">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82211E">
              <w:rPr>
                <w:rFonts w:eastAsia="Times New Roman"/>
                <w:sz w:val="14"/>
                <w:szCs w:val="14"/>
              </w:rPr>
              <w:t>*</w:t>
            </w:r>
            <w:r>
              <w:rPr>
                <w:rFonts w:eastAsia="Times New Roman"/>
                <w:sz w:val="14"/>
                <w:szCs w:val="14"/>
              </w:rPr>
              <w:t>Pipe Insulation</w:t>
            </w:r>
          </w:p>
          <w:p w14:paraId="0A1EFEEE" w14:textId="77777777" w:rsidR="00BE2570" w:rsidRPr="0082211E" w:rsidRDefault="00BE2570" w:rsidP="00BE2570">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0A1EFEEF" w14:textId="77777777" w:rsidR="00BE2570" w:rsidRDefault="00BE2570" w:rsidP="00BE2570">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82211E">
              <w:rPr>
                <w:rFonts w:eastAsia="Times New Roman"/>
                <w:sz w:val="14"/>
                <w:szCs w:val="14"/>
              </w:rPr>
              <w:t>*</w:t>
            </w:r>
            <w:r>
              <w:rPr>
                <w:rFonts w:eastAsia="Times New Roman"/>
                <w:sz w:val="14"/>
                <w:szCs w:val="14"/>
              </w:rPr>
              <w:t>HERS-Verified Pipe Insulation</w:t>
            </w:r>
          </w:p>
          <w:p w14:paraId="0A1EFEF0" w14:textId="77777777" w:rsidR="00BE2570" w:rsidRDefault="00BE2570" w:rsidP="00BE2570">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0A1EFEF1"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C74EF4">
              <w:rPr>
                <w:rFonts w:eastAsia="Times New Roman"/>
                <w:sz w:val="14"/>
                <w:szCs w:val="14"/>
              </w:rPr>
              <w:t xml:space="preserve"> &gt;&gt;</w:t>
            </w:r>
          </w:p>
        </w:tc>
      </w:tr>
      <w:tr w:rsidR="00BE2570" w:rsidRPr="0082211E" w14:paraId="0A1EFF01" w14:textId="77777777" w:rsidTr="00380EB1">
        <w:trPr>
          <w:cantSplit/>
          <w:trHeight w:val="255"/>
        </w:trPr>
        <w:tc>
          <w:tcPr>
            <w:tcW w:w="1457" w:type="dxa"/>
            <w:vAlign w:val="center"/>
          </w:tcPr>
          <w:p w14:paraId="0A1EFEF3"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vAlign w:val="center"/>
          </w:tcPr>
          <w:p w14:paraId="0A1EFEF4"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vAlign w:val="center"/>
          </w:tcPr>
          <w:p w14:paraId="0A1EFEF5"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vAlign w:val="center"/>
          </w:tcPr>
          <w:p w14:paraId="0A1EFEF6"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0A1EFEF7"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0A1EFEF8"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vAlign w:val="center"/>
          </w:tcPr>
          <w:p w14:paraId="0A1EFEF9"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vAlign w:val="center"/>
          </w:tcPr>
          <w:p w14:paraId="0A1EFEFA"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vAlign w:val="center"/>
          </w:tcPr>
          <w:p w14:paraId="0A1EFEFB"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vAlign w:val="center"/>
          </w:tcPr>
          <w:p w14:paraId="0A1EFEFC"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0A1EFEFD"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vAlign w:val="center"/>
          </w:tcPr>
          <w:p w14:paraId="0A1EFEFE"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vAlign w:val="center"/>
          </w:tcPr>
          <w:p w14:paraId="0A1EFEFF"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vAlign w:val="center"/>
          </w:tcPr>
          <w:p w14:paraId="0A1EFF00"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0A1EFF02" w14:textId="77777777" w:rsidR="00A374A5" w:rsidRDefault="00A374A5" w:rsidP="00452DF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b/>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558"/>
        <w:gridCol w:w="899"/>
        <w:gridCol w:w="1080"/>
        <w:gridCol w:w="901"/>
        <w:gridCol w:w="791"/>
        <w:gridCol w:w="792"/>
        <w:gridCol w:w="792"/>
        <w:gridCol w:w="685"/>
        <w:gridCol w:w="720"/>
        <w:gridCol w:w="900"/>
        <w:gridCol w:w="863"/>
        <w:gridCol w:w="792"/>
        <w:gridCol w:w="775"/>
        <w:gridCol w:w="1980"/>
        <w:gridCol w:w="2070"/>
      </w:tblGrid>
      <w:tr w:rsidR="009725C5" w:rsidRPr="0082211E" w14:paraId="0A1EFF05" w14:textId="77777777" w:rsidTr="00382877">
        <w:trPr>
          <w:cantSplit/>
          <w:trHeight w:val="507"/>
        </w:trPr>
        <w:tc>
          <w:tcPr>
            <w:tcW w:w="14598" w:type="dxa"/>
            <w:gridSpan w:val="15"/>
            <w:tcBorders>
              <w:top w:val="single" w:sz="6" w:space="0" w:color="auto"/>
              <w:bottom w:val="single" w:sz="6" w:space="0" w:color="auto"/>
            </w:tcBorders>
          </w:tcPr>
          <w:p w14:paraId="0A1EFF03" w14:textId="77777777" w:rsidR="009725C5" w:rsidRPr="00382877" w:rsidRDefault="009725C5" w:rsidP="00380EB1">
            <w:pPr>
              <w:keepNext/>
              <w:spacing w:after="0" w:line="240" w:lineRule="auto"/>
              <w:rPr>
                <w:b/>
                <w:sz w:val="20"/>
              </w:rPr>
            </w:pPr>
            <w:r w:rsidRPr="00382877">
              <w:rPr>
                <w:b/>
                <w:sz w:val="20"/>
              </w:rPr>
              <w:lastRenderedPageBreak/>
              <w:t xml:space="preserve">B. Installed </w:t>
            </w:r>
            <w:r w:rsidR="00D77125" w:rsidRPr="00382877">
              <w:rPr>
                <w:b/>
                <w:sz w:val="20"/>
              </w:rPr>
              <w:t xml:space="preserve">HERS Verified </w:t>
            </w:r>
            <w:r w:rsidRPr="00382877">
              <w:rPr>
                <w:b/>
                <w:sz w:val="20"/>
              </w:rPr>
              <w:t xml:space="preserve">Central Water Heating Systems Information </w:t>
            </w:r>
          </w:p>
          <w:p w14:paraId="0A1EFF04" w14:textId="77777777" w:rsidR="009725C5" w:rsidRPr="0082211E" w:rsidRDefault="009725C5" w:rsidP="002D7B01">
            <w:pPr>
              <w:keepNext/>
              <w:spacing w:after="0" w:line="240" w:lineRule="auto"/>
              <w:rPr>
                <w:b/>
              </w:rPr>
            </w:pPr>
            <w:r w:rsidRPr="00FB4BFD">
              <w:rPr>
                <w:sz w:val="18"/>
                <w:szCs w:val="18"/>
              </w:rPr>
              <w:t xml:space="preserve">&lt;&lt;require one row of data for each </w:t>
            </w:r>
            <w:r>
              <w:rPr>
                <w:sz w:val="18"/>
                <w:szCs w:val="18"/>
              </w:rPr>
              <w:t>Water Heating</w:t>
            </w:r>
            <w:r w:rsidRPr="00FB4BFD">
              <w:rPr>
                <w:sz w:val="18"/>
                <w:szCs w:val="18"/>
              </w:rPr>
              <w:t xml:space="preserve"> System</w:t>
            </w:r>
            <w:r w:rsidR="002D7B01">
              <w:rPr>
                <w:sz w:val="18"/>
                <w:szCs w:val="18"/>
              </w:rPr>
              <w:t xml:space="preserve"> listed</w:t>
            </w:r>
            <w:r w:rsidRPr="00FB4BFD">
              <w:rPr>
                <w:sz w:val="18"/>
                <w:szCs w:val="18"/>
              </w:rPr>
              <w:t xml:space="preserve"> in Section </w:t>
            </w:r>
            <w:r w:rsidR="002D7B01">
              <w:rPr>
                <w:sz w:val="18"/>
                <w:szCs w:val="18"/>
              </w:rPr>
              <w:t>A</w:t>
            </w:r>
            <w:r w:rsidRPr="00FB4BFD">
              <w:rPr>
                <w:sz w:val="18"/>
                <w:szCs w:val="18"/>
              </w:rPr>
              <w:t>&gt;&gt;</w:t>
            </w:r>
          </w:p>
        </w:tc>
      </w:tr>
      <w:tr w:rsidR="009725C5" w:rsidRPr="0082211E" w14:paraId="0A1EFF14" w14:textId="77777777" w:rsidTr="00380EB1">
        <w:trPr>
          <w:cantSplit/>
          <w:trHeight w:val="277"/>
        </w:trPr>
        <w:tc>
          <w:tcPr>
            <w:tcW w:w="1457" w:type="dxa"/>
            <w:gridSpan w:val="2"/>
            <w:tcBorders>
              <w:top w:val="single" w:sz="6" w:space="0" w:color="auto"/>
            </w:tcBorders>
            <w:vAlign w:val="bottom"/>
          </w:tcPr>
          <w:p w14:paraId="0A1EFF06"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01</w:t>
            </w:r>
          </w:p>
        </w:tc>
        <w:tc>
          <w:tcPr>
            <w:tcW w:w="1080" w:type="dxa"/>
            <w:tcBorders>
              <w:top w:val="single" w:sz="6" w:space="0" w:color="auto"/>
            </w:tcBorders>
            <w:vAlign w:val="bottom"/>
          </w:tcPr>
          <w:p w14:paraId="0A1EFF07"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02</w:t>
            </w:r>
          </w:p>
        </w:tc>
        <w:tc>
          <w:tcPr>
            <w:tcW w:w="901" w:type="dxa"/>
            <w:tcBorders>
              <w:top w:val="single" w:sz="6" w:space="0" w:color="auto"/>
            </w:tcBorders>
            <w:vAlign w:val="bottom"/>
          </w:tcPr>
          <w:p w14:paraId="0A1EFF08"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03</w:t>
            </w:r>
          </w:p>
        </w:tc>
        <w:tc>
          <w:tcPr>
            <w:tcW w:w="791" w:type="dxa"/>
            <w:tcBorders>
              <w:top w:val="single" w:sz="6" w:space="0" w:color="auto"/>
            </w:tcBorders>
            <w:vAlign w:val="bottom"/>
          </w:tcPr>
          <w:p w14:paraId="0A1EFF09"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6" w:space="0" w:color="auto"/>
            </w:tcBorders>
            <w:vAlign w:val="bottom"/>
          </w:tcPr>
          <w:p w14:paraId="0A1EFF0A"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6" w:space="0" w:color="auto"/>
            </w:tcBorders>
            <w:vAlign w:val="bottom"/>
          </w:tcPr>
          <w:p w14:paraId="0A1EFF0B"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6" w:space="0" w:color="auto"/>
            </w:tcBorders>
            <w:vAlign w:val="bottom"/>
          </w:tcPr>
          <w:p w14:paraId="0A1EFF0C"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6" w:space="0" w:color="auto"/>
            </w:tcBorders>
            <w:vAlign w:val="bottom"/>
          </w:tcPr>
          <w:p w14:paraId="0A1EFF0D"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6" w:space="0" w:color="auto"/>
            </w:tcBorders>
            <w:vAlign w:val="bottom"/>
          </w:tcPr>
          <w:p w14:paraId="0A1EFF0E"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6" w:space="0" w:color="auto"/>
            </w:tcBorders>
            <w:vAlign w:val="bottom"/>
          </w:tcPr>
          <w:p w14:paraId="0A1EFF0F"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6" w:space="0" w:color="auto"/>
            </w:tcBorders>
            <w:vAlign w:val="bottom"/>
          </w:tcPr>
          <w:p w14:paraId="0A1EFF10"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6" w:space="0" w:color="auto"/>
            </w:tcBorders>
            <w:vAlign w:val="bottom"/>
          </w:tcPr>
          <w:p w14:paraId="0A1EFF11"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12</w:t>
            </w:r>
          </w:p>
        </w:tc>
        <w:tc>
          <w:tcPr>
            <w:tcW w:w="1980" w:type="dxa"/>
            <w:tcBorders>
              <w:top w:val="single" w:sz="6" w:space="0" w:color="auto"/>
            </w:tcBorders>
            <w:vAlign w:val="bottom"/>
          </w:tcPr>
          <w:p w14:paraId="0A1EFF12"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2070" w:type="dxa"/>
            <w:tcBorders>
              <w:top w:val="single" w:sz="6" w:space="0" w:color="auto"/>
            </w:tcBorders>
            <w:vAlign w:val="bottom"/>
          </w:tcPr>
          <w:p w14:paraId="0A1EFF13"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9725C5" w:rsidRPr="0082211E" w14:paraId="0A1EFF28" w14:textId="77777777" w:rsidTr="00380EB1">
        <w:trPr>
          <w:cantSplit/>
          <w:trHeight w:val="492"/>
        </w:trPr>
        <w:tc>
          <w:tcPr>
            <w:tcW w:w="1457" w:type="dxa"/>
            <w:gridSpan w:val="2"/>
            <w:vAlign w:val="bottom"/>
          </w:tcPr>
          <w:p w14:paraId="0A1EFF15"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Heating System ID or Name</w:t>
            </w:r>
          </w:p>
        </w:tc>
        <w:tc>
          <w:tcPr>
            <w:tcW w:w="1080" w:type="dxa"/>
            <w:vAlign w:val="bottom"/>
          </w:tcPr>
          <w:p w14:paraId="0A1EFF16"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 Water Heating System Type</w:t>
            </w:r>
          </w:p>
        </w:tc>
        <w:tc>
          <w:tcPr>
            <w:tcW w:w="901" w:type="dxa"/>
            <w:vAlign w:val="bottom"/>
          </w:tcPr>
          <w:p w14:paraId="0A1EFF17"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Heater Type</w:t>
            </w:r>
          </w:p>
        </w:tc>
        <w:tc>
          <w:tcPr>
            <w:tcW w:w="791" w:type="dxa"/>
            <w:vAlign w:val="bottom"/>
          </w:tcPr>
          <w:p w14:paraId="0A1EFF18" w14:textId="36574458" w:rsidR="009725C5" w:rsidRPr="0082211E" w:rsidRDefault="009725C5" w:rsidP="00B316B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B316BE">
              <w:rPr>
                <w:rFonts w:eastAsia="Times New Roman"/>
                <w:sz w:val="16"/>
                <w:szCs w:val="18"/>
              </w:rPr>
              <w:t>S</w:t>
            </w:r>
            <w:r w:rsidRPr="0082211E">
              <w:rPr>
                <w:rFonts w:eastAsia="Times New Roman"/>
                <w:sz w:val="16"/>
                <w:szCs w:val="18"/>
              </w:rPr>
              <w:t>ystem</w:t>
            </w:r>
          </w:p>
        </w:tc>
        <w:tc>
          <w:tcPr>
            <w:tcW w:w="792" w:type="dxa"/>
            <w:vAlign w:val="bottom"/>
          </w:tcPr>
          <w:p w14:paraId="0A1EFF19"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Water Heater </w:t>
            </w:r>
          </w:p>
          <w:p w14:paraId="0A1EFF1A"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Storage</w:t>
            </w:r>
          </w:p>
          <w:p w14:paraId="0A1EFF1B"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vAlign w:val="bottom"/>
          </w:tcPr>
          <w:p w14:paraId="0A1EFF1C"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Fuel Type</w:t>
            </w:r>
          </w:p>
        </w:tc>
        <w:tc>
          <w:tcPr>
            <w:tcW w:w="685" w:type="dxa"/>
            <w:vAlign w:val="bottom"/>
          </w:tcPr>
          <w:p w14:paraId="0A1EFF1D"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Type</w:t>
            </w:r>
          </w:p>
        </w:tc>
        <w:tc>
          <w:tcPr>
            <w:tcW w:w="720" w:type="dxa"/>
            <w:vAlign w:val="bottom"/>
          </w:tcPr>
          <w:p w14:paraId="0A1EFF1E"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Value</w:t>
            </w:r>
          </w:p>
        </w:tc>
        <w:tc>
          <w:tcPr>
            <w:tcW w:w="900" w:type="dxa"/>
            <w:vAlign w:val="bottom"/>
          </w:tcPr>
          <w:p w14:paraId="0A1EFF1F"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Type</w:t>
            </w:r>
          </w:p>
        </w:tc>
        <w:tc>
          <w:tcPr>
            <w:tcW w:w="863" w:type="dxa"/>
            <w:vAlign w:val="bottom"/>
          </w:tcPr>
          <w:p w14:paraId="0A1EFF20"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Value</w:t>
            </w:r>
          </w:p>
        </w:tc>
        <w:tc>
          <w:tcPr>
            <w:tcW w:w="792" w:type="dxa"/>
            <w:vAlign w:val="bottom"/>
          </w:tcPr>
          <w:p w14:paraId="11C4A979" w14:textId="77777777" w:rsidR="00B316B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Standby Loss </w:t>
            </w:r>
          </w:p>
          <w:p w14:paraId="0A1EFF21" w14:textId="40A63A22"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t>
            </w:r>
          </w:p>
        </w:tc>
        <w:tc>
          <w:tcPr>
            <w:tcW w:w="775" w:type="dxa"/>
            <w:vAlign w:val="bottom"/>
          </w:tcPr>
          <w:p w14:paraId="0A1EFF22"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Exterior </w:t>
            </w:r>
            <w:proofErr w:type="spellStart"/>
            <w:r w:rsidRPr="0082211E">
              <w:rPr>
                <w:rFonts w:eastAsia="Times New Roman"/>
                <w:sz w:val="16"/>
                <w:szCs w:val="18"/>
              </w:rPr>
              <w:t>Insul</w:t>
            </w:r>
            <w:proofErr w:type="spellEnd"/>
            <w:r w:rsidRPr="0082211E">
              <w:rPr>
                <w:rFonts w:eastAsia="Times New Roman"/>
                <w:sz w:val="16"/>
                <w:szCs w:val="18"/>
              </w:rPr>
              <w:t xml:space="preserve">. </w:t>
            </w:r>
          </w:p>
          <w:p w14:paraId="0A1EFF23"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R-Value</w:t>
            </w:r>
          </w:p>
        </w:tc>
        <w:tc>
          <w:tcPr>
            <w:tcW w:w="1980" w:type="dxa"/>
            <w:vAlign w:val="bottom"/>
          </w:tcPr>
          <w:p w14:paraId="0A1EFF24"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Central DHW System </w:t>
            </w:r>
          </w:p>
          <w:p w14:paraId="0A1EFF25"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c>
          <w:tcPr>
            <w:tcW w:w="2070" w:type="dxa"/>
            <w:vAlign w:val="bottom"/>
          </w:tcPr>
          <w:p w14:paraId="0A1EFF26"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Dwelling Unit DHW System</w:t>
            </w:r>
          </w:p>
          <w:p w14:paraId="0A1EFF27"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r>
      <w:tr w:rsidR="00BE2570" w:rsidRPr="0082211E" w14:paraId="0A1EFF41" w14:textId="77777777" w:rsidTr="00380EB1">
        <w:trPr>
          <w:cantSplit/>
          <w:trHeight w:val="246"/>
        </w:trPr>
        <w:tc>
          <w:tcPr>
            <w:tcW w:w="1457" w:type="dxa"/>
            <w:gridSpan w:val="2"/>
          </w:tcPr>
          <w:p w14:paraId="0A1EFF29" w14:textId="77777777" w:rsidR="00BE2570" w:rsidRPr="00CD2C84" w:rsidRDefault="00BE2570" w:rsidP="00380EB1">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1B0A17">
              <w:rPr>
                <w:rFonts w:eastAsia="Times New Roman"/>
                <w:sz w:val="14"/>
                <w:szCs w:val="14"/>
              </w:rPr>
              <w:lastRenderedPageBreak/>
              <w:t xml:space="preserve">&lt;&lt;reference value from </w:t>
            </w:r>
            <w:r>
              <w:rPr>
                <w:rFonts w:eastAsia="Times New Roman"/>
                <w:sz w:val="14"/>
                <w:szCs w:val="14"/>
              </w:rPr>
              <w:t>A</w:t>
            </w:r>
            <w:r w:rsidRPr="001B0A17">
              <w:rPr>
                <w:rFonts w:eastAsia="Times New Roman"/>
                <w:sz w:val="14"/>
                <w:szCs w:val="14"/>
              </w:rPr>
              <w:t>01&gt;&gt;</w:t>
            </w:r>
          </w:p>
        </w:tc>
        <w:tc>
          <w:tcPr>
            <w:tcW w:w="1080" w:type="dxa"/>
          </w:tcPr>
          <w:p w14:paraId="0A1EFF2A" w14:textId="77777777" w:rsidR="00BE2570" w:rsidRDefault="00BE2570" w:rsidP="00BE2570">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A02&gt;&gt;</w:t>
            </w:r>
          </w:p>
          <w:p w14:paraId="0A1EFF2B" w14:textId="77777777" w:rsidR="00BE2570" w:rsidRDefault="00BE2570" w:rsidP="00BE2570">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p w14:paraId="0A1EFF2C" w14:textId="77777777" w:rsidR="00BE2570" w:rsidRDefault="00BE2570" w:rsidP="00BE2570">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p w14:paraId="0A1EFF2D" w14:textId="77777777" w:rsidR="00BE2570" w:rsidRPr="00CD2C84" w:rsidRDefault="00BE2570" w:rsidP="00380EB1">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1" w:type="dxa"/>
          </w:tcPr>
          <w:p w14:paraId="0A1EFF2E" w14:textId="77777777" w:rsidR="00BE2570" w:rsidRDefault="00BE2570" w:rsidP="00BE2570">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A03&gt;&gt;</w:t>
            </w:r>
          </w:p>
          <w:p w14:paraId="0A1EFF2F"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tcPr>
          <w:p w14:paraId="0A1EFF30" w14:textId="77777777" w:rsidR="00BE2570" w:rsidRDefault="00BE2570" w:rsidP="00BE2570">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A04&gt;&gt;</w:t>
            </w:r>
          </w:p>
          <w:p w14:paraId="0A1EFF31"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Pr>
          <w:p w14:paraId="0A1EFF32" w14:textId="77777777" w:rsidR="001611BF" w:rsidRDefault="00BE2570">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w:t>
            </w:r>
            <w:proofErr w:type="gramStart"/>
            <w:r w:rsidRPr="0082211E">
              <w:rPr>
                <w:rFonts w:eastAsia="Times New Roman"/>
                <w:sz w:val="14"/>
                <w:szCs w:val="14"/>
              </w:rPr>
              <w:t>user enter</w:t>
            </w:r>
            <w:proofErr w:type="gramEnd"/>
            <w:r w:rsidRPr="0082211E">
              <w:rPr>
                <w:rFonts w:eastAsia="Times New Roman"/>
                <w:sz w:val="14"/>
                <w:szCs w:val="14"/>
              </w:rPr>
              <w:t xml:space="preserve"> number </w:t>
            </w:r>
            <w:proofErr w:type="spellStart"/>
            <w:r w:rsidRPr="0082211E">
              <w:rPr>
                <w:rFonts w:eastAsia="Times New Roman"/>
                <w:sz w:val="14"/>
                <w:szCs w:val="14"/>
              </w:rPr>
              <w:t>xx.x</w:t>
            </w:r>
            <w:proofErr w:type="spellEnd"/>
            <w:r w:rsidR="003C03E9">
              <w:rPr>
                <w:rFonts w:eastAsia="Times New Roman"/>
                <w:sz w:val="14"/>
                <w:szCs w:val="14"/>
              </w:rPr>
              <w:t>. Value may be N/A if CF1R value is N/A</w:t>
            </w:r>
            <w:r w:rsidR="003C03E9" w:rsidRPr="0082211E">
              <w:rPr>
                <w:rFonts w:eastAsia="Times New Roman"/>
                <w:sz w:val="14"/>
                <w:szCs w:val="14"/>
              </w:rPr>
              <w:t xml:space="preserve"> </w:t>
            </w:r>
            <w:r w:rsidRPr="0082211E">
              <w:rPr>
                <w:rFonts w:eastAsia="Times New Roman"/>
                <w:sz w:val="14"/>
                <w:szCs w:val="14"/>
              </w:rPr>
              <w:t>&gt;&gt;</w:t>
            </w:r>
          </w:p>
        </w:tc>
        <w:tc>
          <w:tcPr>
            <w:tcW w:w="792" w:type="dxa"/>
          </w:tcPr>
          <w:p w14:paraId="0A1EFF33" w14:textId="77777777" w:rsidR="00BE2570" w:rsidRDefault="00BE2570" w:rsidP="00BE2570">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A06&gt;&gt;</w:t>
            </w:r>
          </w:p>
          <w:p w14:paraId="0A1EFF34"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Pr>
          <w:p w14:paraId="0A1EFF35" w14:textId="10410360" w:rsidR="00BE2570" w:rsidRPr="004928A3" w:rsidRDefault="00BE2570" w:rsidP="00BE2570">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4928A3">
              <w:rPr>
                <w:rFonts w:eastAsia="Times New Roman"/>
                <w:sz w:val="14"/>
                <w:szCs w:val="14"/>
              </w:rPr>
              <w:t>&lt;&lt;</w:t>
            </w:r>
            <w:r w:rsidR="00E12E8E" w:rsidRPr="004928A3">
              <w:rPr>
                <w:rFonts w:eastAsia="Times New Roman"/>
                <w:sz w:val="14"/>
                <w:szCs w:val="14"/>
              </w:rPr>
              <w:t xml:space="preserve">if B03 = Heat Pump, then result = NA; Else </w:t>
            </w:r>
            <w:r w:rsidRPr="004928A3">
              <w:rPr>
                <w:rFonts w:eastAsia="Times New Roman"/>
                <w:sz w:val="14"/>
                <w:szCs w:val="14"/>
              </w:rPr>
              <w:t>reference value from A07&gt;&gt;</w:t>
            </w:r>
          </w:p>
          <w:p w14:paraId="0A1EFF36" w14:textId="77777777" w:rsidR="00BE2570" w:rsidRPr="004928A3" w:rsidRDefault="00BE2570" w:rsidP="00380EB1">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Pr>
          <w:p w14:paraId="36DA3F62" w14:textId="77777777" w:rsidR="005C168E" w:rsidRPr="003D35D1" w:rsidRDefault="005C168E" w:rsidP="005C168E">
            <w:pPr>
              <w:spacing w:after="0"/>
              <w:rPr>
                <w:ins w:id="10" w:author="Shewmaker, Michael@Energy" w:date="2018-03-29T11:23:00Z"/>
                <w:rFonts w:eastAsia="Times New Roman"/>
                <w:sz w:val="14"/>
                <w:szCs w:val="14"/>
              </w:rPr>
            </w:pPr>
            <w:ins w:id="11" w:author="Shewmaker, Michael@Energy" w:date="2018-03-29T11:23:00Z">
              <w:r w:rsidRPr="003D35D1">
                <w:rPr>
                  <w:rFonts w:eastAsia="Times New Roman"/>
                  <w:sz w:val="14"/>
                  <w:szCs w:val="14"/>
                </w:rPr>
                <w:t>&lt;&lt;User input value which must pass the following range tests:</w:t>
              </w:r>
            </w:ins>
          </w:p>
          <w:p w14:paraId="6DBE555C" w14:textId="77777777" w:rsidR="005C168E" w:rsidRPr="003D35D1" w:rsidRDefault="005C168E" w:rsidP="005C168E">
            <w:pPr>
              <w:spacing w:after="0"/>
              <w:rPr>
                <w:ins w:id="12" w:author="Shewmaker, Michael@Energy" w:date="2018-03-29T11:23:00Z"/>
                <w:rFonts w:eastAsia="Times New Roman"/>
                <w:sz w:val="14"/>
                <w:szCs w:val="14"/>
              </w:rPr>
            </w:pPr>
            <w:ins w:id="13" w:author="Shewmaker, Michael@Energy" w:date="2018-03-29T11:23:00Z">
              <w:r w:rsidRPr="003D35D1">
                <w:rPr>
                  <w:rFonts w:eastAsia="Times New Roman"/>
                  <w:sz w:val="14"/>
                  <w:szCs w:val="14"/>
                </w:rPr>
                <w:t>If B06 = Natural Gas or Propane, then</w:t>
              </w:r>
            </w:ins>
          </w:p>
          <w:p w14:paraId="39DDA48E" w14:textId="77777777" w:rsidR="005C168E" w:rsidRPr="003D35D1" w:rsidRDefault="005C168E" w:rsidP="005C168E">
            <w:pPr>
              <w:spacing w:after="0"/>
              <w:rPr>
                <w:ins w:id="14" w:author="Shewmaker, Michael@Energy" w:date="2018-03-29T11:23:00Z"/>
                <w:rFonts w:eastAsia="Times New Roman"/>
                <w:sz w:val="14"/>
                <w:szCs w:val="14"/>
              </w:rPr>
            </w:pPr>
            <w:ins w:id="15" w:author="Shewmaker, Michael@Energy" w:date="2018-03-29T11:23:00Z">
              <w:r w:rsidRPr="003D35D1">
                <w:rPr>
                  <w:rFonts w:eastAsia="Times New Roman"/>
                  <w:sz w:val="14"/>
                  <w:szCs w:val="14"/>
                </w:rPr>
                <w:t>If B03 = Large Storage</w:t>
              </w:r>
              <w:r>
                <w:rPr>
                  <w:rFonts w:eastAsia="Times New Roman"/>
                  <w:sz w:val="14"/>
                  <w:szCs w:val="14"/>
                </w:rPr>
                <w:t xml:space="preserve"> </w:t>
              </w:r>
              <w:r w:rsidRPr="001471F0">
                <w:rPr>
                  <w:rFonts w:eastAsia="Times New Roman"/>
                  <w:color w:val="FF0000"/>
                  <w:sz w:val="14"/>
                  <w:szCs w:val="14"/>
                  <w:u w:val="single"/>
                </w:rPr>
                <w:t>or Commercial Storage</w:t>
              </w:r>
              <w:r w:rsidRPr="003D35D1">
                <w:rPr>
                  <w:rFonts w:eastAsia="Times New Roman"/>
                  <w:sz w:val="14"/>
                  <w:szCs w:val="14"/>
                </w:rPr>
                <w:t>, then value must be &gt; 75,000 Btu/</w:t>
              </w:r>
              <w:proofErr w:type="spellStart"/>
              <w:r w:rsidRPr="003D35D1">
                <w:rPr>
                  <w:rFonts w:eastAsia="Times New Roman"/>
                  <w:sz w:val="14"/>
                  <w:szCs w:val="14"/>
                </w:rPr>
                <w:t>hr</w:t>
              </w:r>
              <w:proofErr w:type="spellEnd"/>
              <w:r w:rsidRPr="003D35D1">
                <w:rPr>
                  <w:rFonts w:eastAsia="Times New Roman"/>
                  <w:sz w:val="14"/>
                  <w:szCs w:val="14"/>
                </w:rPr>
                <w:t>;</w:t>
              </w:r>
            </w:ins>
          </w:p>
          <w:p w14:paraId="06FEB847" w14:textId="77777777" w:rsidR="005C168E" w:rsidRPr="003D35D1" w:rsidRDefault="005C168E" w:rsidP="005C168E">
            <w:pPr>
              <w:spacing w:after="0"/>
              <w:rPr>
                <w:ins w:id="16" w:author="Shewmaker, Michael@Energy" w:date="2018-03-29T11:23:00Z"/>
                <w:rFonts w:eastAsia="Times New Roman"/>
                <w:sz w:val="14"/>
                <w:szCs w:val="14"/>
              </w:rPr>
            </w:pPr>
            <w:ins w:id="17" w:author="Shewmaker, Michael@Energy" w:date="2018-03-29T11:23:00Z">
              <w:r w:rsidRPr="003D35D1">
                <w:rPr>
                  <w:rFonts w:eastAsia="Times New Roman"/>
                  <w:sz w:val="14"/>
                  <w:szCs w:val="14"/>
                </w:rPr>
                <w:t>If B03 = Small Storage</w:t>
              </w:r>
              <w:r>
                <w:rPr>
                  <w:rFonts w:eastAsia="Times New Roman"/>
                  <w:sz w:val="14"/>
                  <w:szCs w:val="14"/>
                </w:rPr>
                <w:t xml:space="preserve"> </w:t>
              </w:r>
              <w:r w:rsidRPr="001471F0">
                <w:rPr>
                  <w:rFonts w:eastAsia="Times New Roman"/>
                  <w:color w:val="FF0000"/>
                  <w:sz w:val="14"/>
                  <w:szCs w:val="14"/>
                  <w:u w:val="single"/>
                </w:rPr>
                <w:t>or Consumer Storage</w:t>
              </w:r>
              <w:r w:rsidRPr="003D35D1">
                <w:rPr>
                  <w:rFonts w:eastAsia="Times New Roman"/>
                  <w:sz w:val="14"/>
                  <w:szCs w:val="14"/>
                </w:rPr>
                <w:t>, then value must be ≤ 75,000 Btu/</w:t>
              </w:r>
              <w:proofErr w:type="spellStart"/>
              <w:r w:rsidRPr="003D35D1">
                <w:rPr>
                  <w:rFonts w:eastAsia="Times New Roman"/>
                  <w:sz w:val="14"/>
                  <w:szCs w:val="14"/>
                </w:rPr>
                <w:t>hr</w:t>
              </w:r>
              <w:proofErr w:type="spellEnd"/>
              <w:r w:rsidRPr="003D35D1">
                <w:rPr>
                  <w:rFonts w:eastAsia="Times New Roman"/>
                  <w:sz w:val="14"/>
                  <w:szCs w:val="14"/>
                </w:rPr>
                <w:t>;</w:t>
              </w:r>
            </w:ins>
          </w:p>
          <w:p w14:paraId="74F0235A" w14:textId="77777777" w:rsidR="005C168E" w:rsidRPr="003D35D1" w:rsidRDefault="005C168E" w:rsidP="005C168E">
            <w:pPr>
              <w:spacing w:after="0"/>
              <w:rPr>
                <w:ins w:id="18" w:author="Shewmaker, Michael@Energy" w:date="2018-03-29T11:23:00Z"/>
                <w:rFonts w:eastAsia="Times New Roman"/>
                <w:sz w:val="14"/>
                <w:szCs w:val="14"/>
              </w:rPr>
            </w:pPr>
            <w:ins w:id="19" w:author="Shewmaker, Michael@Energy" w:date="2018-03-29T11:23:00Z">
              <w:r w:rsidRPr="003D35D1">
                <w:rPr>
                  <w:rFonts w:eastAsia="Times New Roman"/>
                  <w:sz w:val="14"/>
                  <w:szCs w:val="14"/>
                </w:rPr>
                <w:t>If B03 = Large Instant</w:t>
              </w:r>
              <w:r>
                <w:rPr>
                  <w:rFonts w:eastAsia="Times New Roman"/>
                  <w:sz w:val="14"/>
                  <w:szCs w:val="14"/>
                </w:rPr>
                <w:t xml:space="preserve"> </w:t>
              </w:r>
              <w:r w:rsidRPr="001471F0">
                <w:rPr>
                  <w:rFonts w:eastAsia="Times New Roman"/>
                  <w:color w:val="FF0000"/>
                  <w:sz w:val="14"/>
                  <w:szCs w:val="14"/>
                  <w:u w:val="single"/>
                </w:rPr>
                <w:t>or Commercial Instant</w:t>
              </w:r>
              <w:r w:rsidRPr="003D35D1">
                <w:rPr>
                  <w:rFonts w:eastAsia="Times New Roman"/>
                  <w:sz w:val="14"/>
                  <w:szCs w:val="14"/>
                </w:rPr>
                <w:t>, then value must be &gt; 200,000 Btu/</w:t>
              </w:r>
              <w:proofErr w:type="spellStart"/>
              <w:r w:rsidRPr="003D35D1">
                <w:rPr>
                  <w:rFonts w:eastAsia="Times New Roman"/>
                  <w:sz w:val="14"/>
                  <w:szCs w:val="14"/>
                </w:rPr>
                <w:t>hr</w:t>
              </w:r>
              <w:proofErr w:type="spellEnd"/>
              <w:r w:rsidRPr="003D35D1">
                <w:rPr>
                  <w:rFonts w:eastAsia="Times New Roman"/>
                  <w:sz w:val="14"/>
                  <w:szCs w:val="14"/>
                </w:rPr>
                <w:t>;</w:t>
              </w:r>
            </w:ins>
          </w:p>
          <w:p w14:paraId="3B89304D" w14:textId="77777777" w:rsidR="005C168E" w:rsidRDefault="005C168E" w:rsidP="005C168E">
            <w:pPr>
              <w:spacing w:after="0"/>
              <w:rPr>
                <w:ins w:id="20" w:author="Shewmaker, Michael@Energy" w:date="2018-03-29T11:23:00Z"/>
                <w:rFonts w:eastAsia="Times New Roman"/>
                <w:sz w:val="14"/>
                <w:szCs w:val="14"/>
              </w:rPr>
            </w:pPr>
            <w:ins w:id="21" w:author="Shewmaker, Michael@Energy" w:date="2018-03-29T11:23:00Z">
              <w:r>
                <w:rPr>
                  <w:rFonts w:eastAsia="Times New Roman"/>
                  <w:sz w:val="14"/>
                  <w:szCs w:val="14"/>
                </w:rPr>
                <w:t>I</w:t>
              </w:r>
              <w:r w:rsidRPr="003D35D1">
                <w:rPr>
                  <w:rFonts w:eastAsia="Times New Roman"/>
                  <w:sz w:val="14"/>
                  <w:szCs w:val="14"/>
                </w:rPr>
                <w:t>f B03 = Small Instant</w:t>
              </w:r>
              <w:r>
                <w:rPr>
                  <w:rFonts w:eastAsia="Times New Roman"/>
                  <w:sz w:val="14"/>
                  <w:szCs w:val="14"/>
                </w:rPr>
                <w:t xml:space="preserve"> </w:t>
              </w:r>
              <w:r w:rsidRPr="00DC61E1">
                <w:rPr>
                  <w:rFonts w:eastAsia="Times New Roman"/>
                  <w:color w:val="FF0000"/>
                  <w:sz w:val="14"/>
                  <w:szCs w:val="14"/>
                  <w:u w:val="single"/>
                </w:rPr>
                <w:t>or Consumer Instant</w:t>
              </w:r>
              <w:r w:rsidRPr="003D35D1">
                <w:rPr>
                  <w:rFonts w:eastAsia="Times New Roman"/>
                  <w:sz w:val="14"/>
                  <w:szCs w:val="14"/>
                </w:rPr>
                <w:t>, then value must be ≤ 200,000 Btu/</w:t>
              </w:r>
              <w:proofErr w:type="spellStart"/>
              <w:r w:rsidRPr="003D35D1">
                <w:rPr>
                  <w:rFonts w:eastAsia="Times New Roman"/>
                  <w:sz w:val="14"/>
                  <w:szCs w:val="14"/>
                </w:rPr>
                <w:t>hr</w:t>
              </w:r>
              <w:proofErr w:type="spellEnd"/>
              <w:r w:rsidRPr="003D35D1">
                <w:rPr>
                  <w:rFonts w:eastAsia="Times New Roman"/>
                  <w:sz w:val="14"/>
                  <w:szCs w:val="14"/>
                </w:rPr>
                <w:t>;</w:t>
              </w:r>
            </w:ins>
          </w:p>
          <w:p w14:paraId="190ED683" w14:textId="77777777" w:rsidR="005C168E" w:rsidRPr="001471F0" w:rsidRDefault="005C168E" w:rsidP="005C168E">
            <w:pPr>
              <w:spacing w:after="0"/>
              <w:rPr>
                <w:ins w:id="22" w:author="Shewmaker, Michael@Energy" w:date="2018-03-29T11:23:00Z"/>
                <w:rFonts w:eastAsia="Times New Roman"/>
                <w:sz w:val="14"/>
                <w:szCs w:val="14"/>
                <w:u w:val="single"/>
              </w:rPr>
            </w:pPr>
            <w:ins w:id="23" w:author="Shewmaker, Michael@Energy" w:date="2018-03-29T11:23:00Z">
              <w:r w:rsidRPr="001471F0">
                <w:rPr>
                  <w:rFonts w:eastAsia="Times New Roman"/>
                  <w:color w:val="FF0000"/>
                  <w:sz w:val="14"/>
                  <w:szCs w:val="14"/>
                  <w:u w:val="single"/>
                </w:rPr>
                <w:t xml:space="preserve">Else if B03 = Residential-Duty Commercial Storage, then value must be ≤ </w:t>
              </w:r>
              <w:r>
                <w:rPr>
                  <w:rFonts w:eastAsia="Times New Roman"/>
                  <w:color w:val="FF0000"/>
                  <w:sz w:val="14"/>
                  <w:szCs w:val="14"/>
                  <w:u w:val="single"/>
                </w:rPr>
                <w:t>105</w:t>
              </w:r>
              <w:r w:rsidRPr="001471F0">
                <w:rPr>
                  <w:rFonts w:eastAsia="Times New Roman"/>
                  <w:color w:val="FF0000"/>
                  <w:sz w:val="14"/>
                  <w:szCs w:val="14"/>
                  <w:u w:val="single"/>
                </w:rPr>
                <w:t>,000 Btu/</w:t>
              </w:r>
              <w:proofErr w:type="spellStart"/>
              <w:r w:rsidRPr="001471F0">
                <w:rPr>
                  <w:rFonts w:eastAsia="Times New Roman"/>
                  <w:color w:val="FF0000"/>
                  <w:sz w:val="14"/>
                  <w:szCs w:val="14"/>
                  <w:u w:val="single"/>
                </w:rPr>
                <w:t>hr</w:t>
              </w:r>
              <w:proofErr w:type="spellEnd"/>
              <w:r w:rsidRPr="001471F0">
                <w:rPr>
                  <w:rFonts w:eastAsia="Times New Roman"/>
                  <w:color w:val="FF0000"/>
                  <w:sz w:val="14"/>
                  <w:szCs w:val="14"/>
                  <w:u w:val="single"/>
                </w:rPr>
                <w:t>;</w:t>
              </w:r>
            </w:ins>
          </w:p>
          <w:p w14:paraId="69481F94" w14:textId="77777777" w:rsidR="005C168E" w:rsidRPr="003D35D1" w:rsidRDefault="005C168E" w:rsidP="005C168E">
            <w:pPr>
              <w:spacing w:after="0"/>
              <w:rPr>
                <w:ins w:id="24" w:author="Shewmaker, Michael@Energy" w:date="2018-03-29T11:23:00Z"/>
                <w:rFonts w:eastAsia="Times New Roman"/>
                <w:sz w:val="14"/>
                <w:szCs w:val="14"/>
              </w:rPr>
            </w:pPr>
            <w:ins w:id="25" w:author="Shewmaker, Michael@Energy" w:date="2018-03-29T11:23:00Z">
              <w:r w:rsidRPr="003D35D1">
                <w:rPr>
                  <w:rFonts w:eastAsia="Times New Roman"/>
                  <w:sz w:val="14"/>
                  <w:szCs w:val="14"/>
                </w:rPr>
                <w:t>Else if B06 = Electricity, then</w:t>
              </w:r>
            </w:ins>
          </w:p>
          <w:p w14:paraId="0EF04F41" w14:textId="77777777" w:rsidR="005C168E" w:rsidRPr="003D35D1" w:rsidRDefault="005C168E" w:rsidP="005C168E">
            <w:pPr>
              <w:spacing w:after="0"/>
              <w:rPr>
                <w:ins w:id="26" w:author="Shewmaker, Michael@Energy" w:date="2018-03-29T11:23:00Z"/>
                <w:rFonts w:eastAsia="Times New Roman"/>
                <w:sz w:val="14"/>
                <w:szCs w:val="14"/>
              </w:rPr>
            </w:pPr>
            <w:ins w:id="27" w:author="Shewmaker, Michael@Energy" w:date="2018-03-29T11:23:00Z">
              <w:r w:rsidRPr="003D35D1">
                <w:rPr>
                  <w:rFonts w:eastAsia="Times New Roman"/>
                  <w:sz w:val="14"/>
                  <w:szCs w:val="14"/>
                </w:rPr>
                <w:tab/>
                <w:t>If B03 = Large Storage or Large Instant</w:t>
              </w:r>
              <w:r w:rsidRPr="001471F0">
                <w:rPr>
                  <w:rFonts w:eastAsia="Times New Roman"/>
                  <w:color w:val="FF0000"/>
                  <w:sz w:val="14"/>
                  <w:szCs w:val="14"/>
                </w:rPr>
                <w:t xml:space="preserve"> </w:t>
              </w:r>
              <w:r w:rsidRPr="001471F0">
                <w:rPr>
                  <w:rFonts w:eastAsia="Times New Roman"/>
                  <w:color w:val="FF0000"/>
                  <w:sz w:val="14"/>
                  <w:szCs w:val="14"/>
                  <w:u w:val="single"/>
                </w:rPr>
                <w:t>or Commercial Storage or Commercial Instant</w:t>
              </w:r>
              <w:r w:rsidRPr="003D35D1">
                <w:rPr>
                  <w:rFonts w:eastAsia="Times New Roman"/>
                  <w:sz w:val="14"/>
                  <w:szCs w:val="14"/>
                </w:rPr>
                <w:t>, then value must be &gt; 12 kW;</w:t>
              </w:r>
            </w:ins>
          </w:p>
          <w:p w14:paraId="341D25F7" w14:textId="77777777" w:rsidR="005C168E" w:rsidRDefault="005C168E" w:rsidP="005C168E">
            <w:pPr>
              <w:spacing w:after="0"/>
              <w:rPr>
                <w:ins w:id="28" w:author="Shewmaker, Michael@Energy" w:date="2018-03-29T11:23:00Z"/>
                <w:rFonts w:eastAsia="Times New Roman"/>
                <w:sz w:val="14"/>
                <w:szCs w:val="14"/>
              </w:rPr>
            </w:pPr>
            <w:ins w:id="29" w:author="Shewmaker, Michael@Energy" w:date="2018-03-29T11:23:00Z">
              <w:r>
                <w:rPr>
                  <w:rFonts w:eastAsia="Times New Roman"/>
                  <w:sz w:val="14"/>
                  <w:szCs w:val="14"/>
                </w:rPr>
                <w:tab/>
              </w:r>
              <w:r w:rsidRPr="003D35D1">
                <w:rPr>
                  <w:rFonts w:eastAsia="Times New Roman"/>
                  <w:sz w:val="14"/>
                  <w:szCs w:val="14"/>
                </w:rPr>
                <w:t>If B03 = Small Storage or Small Instant</w:t>
              </w:r>
              <w:r>
                <w:rPr>
                  <w:rFonts w:eastAsia="Times New Roman"/>
                  <w:sz w:val="14"/>
                  <w:szCs w:val="14"/>
                </w:rPr>
                <w:t xml:space="preserve"> </w:t>
              </w:r>
              <w:r w:rsidRPr="001471F0">
                <w:rPr>
                  <w:rFonts w:eastAsia="Times New Roman"/>
                  <w:color w:val="FF0000"/>
                  <w:sz w:val="14"/>
                  <w:szCs w:val="14"/>
                  <w:u w:val="single"/>
                </w:rPr>
                <w:t>or Consumer Storage or Consumer Instant</w:t>
              </w:r>
              <w:r>
                <w:rPr>
                  <w:rFonts w:eastAsia="Times New Roman"/>
                  <w:color w:val="FF0000"/>
                  <w:sz w:val="14"/>
                  <w:szCs w:val="14"/>
                  <w:u w:val="single"/>
                </w:rPr>
                <w:t xml:space="preserve"> or Heat Pump</w:t>
              </w:r>
              <w:r w:rsidRPr="003D35D1">
                <w:rPr>
                  <w:rFonts w:eastAsia="Times New Roman"/>
                  <w:sz w:val="14"/>
                  <w:szCs w:val="14"/>
                </w:rPr>
                <w:t>, then value must be ≤ 12 kW;</w:t>
              </w:r>
            </w:ins>
          </w:p>
          <w:p w14:paraId="5D4634CB" w14:textId="77777777" w:rsidR="005C168E" w:rsidRPr="001471F0" w:rsidRDefault="005C168E" w:rsidP="005C168E">
            <w:pPr>
              <w:spacing w:after="0"/>
              <w:rPr>
                <w:ins w:id="30" w:author="Shewmaker, Michael@Energy" w:date="2018-03-29T11:23:00Z"/>
                <w:rFonts w:eastAsia="Times New Roman"/>
                <w:sz w:val="14"/>
                <w:szCs w:val="14"/>
                <w:u w:val="single"/>
              </w:rPr>
            </w:pPr>
            <w:ins w:id="31" w:author="Shewmaker, Michael@Energy" w:date="2018-03-29T11:23:00Z">
              <w:r>
                <w:rPr>
                  <w:rFonts w:eastAsia="Times New Roman"/>
                  <w:sz w:val="14"/>
                  <w:szCs w:val="14"/>
                </w:rPr>
                <w:tab/>
              </w:r>
              <w:r w:rsidRPr="001471F0">
                <w:rPr>
                  <w:rFonts w:eastAsia="Times New Roman"/>
                  <w:color w:val="FF0000"/>
                  <w:sz w:val="14"/>
                  <w:szCs w:val="14"/>
                  <w:u w:val="single"/>
                </w:rPr>
                <w:t>Else if B03 = Residential-Duty Commercial Instantaneous, then value must be ≤ 58.6 kW;</w:t>
              </w:r>
            </w:ins>
          </w:p>
          <w:p w14:paraId="69643532" w14:textId="77777777" w:rsidR="005C168E" w:rsidRPr="003D35D1" w:rsidRDefault="005C168E" w:rsidP="005C168E">
            <w:pPr>
              <w:spacing w:after="0"/>
              <w:rPr>
                <w:ins w:id="32" w:author="Shewmaker, Michael@Energy" w:date="2018-03-29T11:23:00Z"/>
                <w:rFonts w:eastAsia="Times New Roman"/>
                <w:sz w:val="14"/>
                <w:szCs w:val="14"/>
              </w:rPr>
            </w:pPr>
            <w:ins w:id="33" w:author="Shewmaker, Michael@Energy" w:date="2018-03-29T11:23:00Z">
              <w:r w:rsidRPr="003D35D1">
                <w:rPr>
                  <w:rFonts w:eastAsia="Times New Roman"/>
                  <w:sz w:val="14"/>
                  <w:szCs w:val="14"/>
                </w:rPr>
                <w:t>End If</w:t>
              </w:r>
            </w:ins>
          </w:p>
          <w:p w14:paraId="4459BD1E" w14:textId="77777777" w:rsidR="005C168E" w:rsidRDefault="005C168E" w:rsidP="005C168E">
            <w:pPr>
              <w:rPr>
                <w:ins w:id="34" w:author="Shewmaker, Michael@Energy" w:date="2018-03-29T11:23:00Z"/>
              </w:rPr>
            </w:pPr>
            <w:ins w:id="35" w:author="Shewmaker, Michael@Energy" w:date="2018-03-29T11:23:00Z">
              <w:r w:rsidRPr="003D35D1">
                <w:rPr>
                  <w:rFonts w:eastAsia="Times New Roman"/>
                  <w:sz w:val="14"/>
                  <w:szCs w:val="14"/>
                </w:rPr>
                <w:t xml:space="preserve">If the value passes range test, it is stored in </w:t>
              </w:r>
              <w:proofErr w:type="spellStart"/>
              <w:r w:rsidRPr="003D35D1">
                <w:rPr>
                  <w:rFonts w:eastAsia="Times New Roman"/>
                  <w:sz w:val="14"/>
                  <w:szCs w:val="14"/>
                </w:rPr>
                <w:t>WaterHeaterElectricFiredRatedInput</w:t>
              </w:r>
              <w:proofErr w:type="spellEnd"/>
              <w:r w:rsidRPr="003D35D1">
                <w:rPr>
                  <w:rFonts w:eastAsia="Times New Roman"/>
                  <w:sz w:val="14"/>
                  <w:szCs w:val="14"/>
                </w:rPr>
                <w:t xml:space="preserve">, if B06 = Electricity. Otherwise the value is stored in </w:t>
              </w:r>
              <w:proofErr w:type="spellStart"/>
              <w:r w:rsidRPr="003D35D1">
                <w:rPr>
                  <w:rFonts w:eastAsia="Times New Roman"/>
                  <w:sz w:val="14"/>
                  <w:szCs w:val="14"/>
                </w:rPr>
                <w:t>WaterHeaterGasFiredRatedInput</w:t>
              </w:r>
              <w:proofErr w:type="spellEnd"/>
              <w:r w:rsidRPr="003D35D1">
                <w:rPr>
                  <w:rFonts w:eastAsia="Times New Roman"/>
                  <w:sz w:val="14"/>
                  <w:szCs w:val="14"/>
                </w:rPr>
                <w:t>&gt;&gt;</w:t>
              </w:r>
            </w:ins>
          </w:p>
          <w:p w14:paraId="0A1EFF37" w14:textId="10EE53BD" w:rsidR="00BE2570" w:rsidRPr="004928A3" w:rsidRDefault="00BE2570" w:rsidP="005F492A">
            <w:pPr>
              <w:keepNext/>
              <w:tabs>
                <w:tab w:val="left" w:pos="2160"/>
                <w:tab w:val="left" w:pos="2700"/>
                <w:tab w:val="left" w:pos="3420"/>
                <w:tab w:val="left" w:pos="3780"/>
                <w:tab w:val="left" w:pos="5760"/>
                <w:tab w:val="left" w:pos="7212"/>
              </w:tabs>
              <w:spacing w:after="0" w:line="240" w:lineRule="auto"/>
              <w:rPr>
                <w:rFonts w:eastAsia="Times New Roman"/>
                <w:sz w:val="14"/>
                <w:szCs w:val="14"/>
              </w:rPr>
            </w:pPr>
            <w:bookmarkStart w:id="36" w:name="_GoBack"/>
            <w:bookmarkEnd w:id="36"/>
          </w:p>
        </w:tc>
        <w:tc>
          <w:tcPr>
            <w:tcW w:w="900" w:type="dxa"/>
          </w:tcPr>
          <w:p w14:paraId="0A1EFF38" w14:textId="77777777" w:rsidR="00BE2570" w:rsidRDefault="00BE2570" w:rsidP="00BE2570">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A09&gt;&gt;</w:t>
            </w:r>
          </w:p>
          <w:p w14:paraId="0A1EFF39"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Pr>
          <w:p w14:paraId="0A1EFF3A" w14:textId="51A92633" w:rsidR="00BE2570" w:rsidRPr="0082211E" w:rsidRDefault="00BE2570" w:rsidP="00FB361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D2C84">
              <w:rPr>
                <w:rFonts w:eastAsia="Times New Roman"/>
                <w:sz w:val="14"/>
                <w:szCs w:val="14"/>
              </w:rPr>
              <w:t xml:space="preserve">&lt;&lt;User </w:t>
            </w:r>
            <w:proofErr w:type="spellStart"/>
            <w:r w:rsidRPr="00CD2C84">
              <w:rPr>
                <w:rFonts w:eastAsia="Times New Roman"/>
                <w:sz w:val="14"/>
                <w:szCs w:val="14"/>
              </w:rPr>
              <w:t>input</w:t>
            </w:r>
            <w:r>
              <w:rPr>
                <w:rFonts w:eastAsia="Times New Roman"/>
                <w:sz w:val="14"/>
                <w:szCs w:val="14"/>
              </w:rPr>
              <w:t>value</w:t>
            </w:r>
            <w:proofErr w:type="spellEnd"/>
            <w:r w:rsidRPr="00CD2C84">
              <w:rPr>
                <w:rFonts w:eastAsia="Times New Roman"/>
                <w:sz w:val="14"/>
                <w:szCs w:val="14"/>
              </w:rPr>
              <w:t>&gt;&gt;</w:t>
            </w:r>
          </w:p>
        </w:tc>
        <w:tc>
          <w:tcPr>
            <w:tcW w:w="792" w:type="dxa"/>
          </w:tcPr>
          <w:p w14:paraId="0A1EFF3B" w14:textId="261169FB" w:rsidR="000F738F" w:rsidRDefault="00BE2570">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CD2C84">
              <w:rPr>
                <w:rFonts w:eastAsia="Times New Roman"/>
                <w:sz w:val="14"/>
                <w:szCs w:val="14"/>
              </w:rPr>
              <w:t xml:space="preserve">&lt;&lt;User input </w:t>
            </w:r>
            <w:r>
              <w:rPr>
                <w:rFonts w:eastAsia="Times New Roman"/>
                <w:sz w:val="14"/>
                <w:szCs w:val="14"/>
              </w:rPr>
              <w:t xml:space="preserve">value </w:t>
            </w:r>
            <w:r w:rsidR="002F7891">
              <w:rPr>
                <w:rFonts w:eastAsia="Times New Roman"/>
                <w:sz w:val="14"/>
                <w:szCs w:val="14"/>
              </w:rPr>
              <w:t xml:space="preserve">Values = N/A if water heater type = Small Storage, Heat Pump, Boiler, Large </w:t>
            </w:r>
            <w:r w:rsidR="002F7891" w:rsidRPr="00ED0648">
              <w:rPr>
                <w:rFonts w:eastAsia="Times New Roman"/>
                <w:sz w:val="14"/>
                <w:szCs w:val="14"/>
              </w:rPr>
              <w:t>Instantaneous,</w:t>
            </w:r>
            <w:r w:rsidR="002F7891">
              <w:rPr>
                <w:rFonts w:eastAsia="Times New Roman"/>
                <w:sz w:val="14"/>
                <w:szCs w:val="14"/>
              </w:rPr>
              <w:t xml:space="preserve"> </w:t>
            </w:r>
            <w:r w:rsidR="002F7891" w:rsidRPr="00ED0648">
              <w:rPr>
                <w:rFonts w:eastAsia="Times New Roman"/>
                <w:sz w:val="14"/>
                <w:szCs w:val="14"/>
              </w:rPr>
              <w:t>Small Instantaneous</w:t>
            </w:r>
            <w:r w:rsidR="002F7891">
              <w:rPr>
                <w:rFonts w:eastAsia="Times New Roman"/>
                <w:sz w:val="14"/>
                <w:szCs w:val="14"/>
              </w:rPr>
              <w:t xml:space="preserve"> or indirect</w:t>
            </w:r>
            <w:r w:rsidRPr="00CD2C84">
              <w:rPr>
                <w:rFonts w:eastAsia="Times New Roman"/>
                <w:sz w:val="14"/>
                <w:szCs w:val="14"/>
              </w:rPr>
              <w:t>&gt;&gt;</w:t>
            </w:r>
          </w:p>
        </w:tc>
        <w:tc>
          <w:tcPr>
            <w:tcW w:w="775" w:type="dxa"/>
          </w:tcPr>
          <w:p w14:paraId="0A1EFF3C" w14:textId="77777777" w:rsidR="00FB3618" w:rsidRDefault="00BE2570" w:rsidP="00331E9A">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D2C84">
              <w:rPr>
                <w:rFonts w:eastAsia="Times New Roman"/>
                <w:sz w:val="14"/>
                <w:szCs w:val="14"/>
              </w:rPr>
              <w:t>&lt;&lt;User input,</w:t>
            </w:r>
            <w:r>
              <w:rPr>
                <w:rFonts w:eastAsia="Times New Roman"/>
                <w:sz w:val="14"/>
                <w:szCs w:val="14"/>
              </w:rPr>
              <w:t xml:space="preserve"> value</w:t>
            </w:r>
          </w:p>
          <w:p w14:paraId="0A1EFF3D" w14:textId="1D93C69C" w:rsidR="008C5764" w:rsidRDefault="00630F1D">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eastAsia="Times New Roman"/>
                <w:sz w:val="14"/>
                <w:szCs w:val="14"/>
              </w:rPr>
              <w:t xml:space="preserve">Values = N/A if water heater type = Large Storage, Small Storage, Heat Pump, Boiler, Large </w:t>
            </w:r>
            <w:r w:rsidRPr="00ED0648">
              <w:rPr>
                <w:rFonts w:eastAsia="Times New Roman"/>
                <w:sz w:val="14"/>
                <w:szCs w:val="14"/>
              </w:rPr>
              <w:t xml:space="preserve">Instantaneous, </w:t>
            </w:r>
            <w:r>
              <w:rPr>
                <w:rFonts w:eastAsia="Times New Roman"/>
                <w:sz w:val="14"/>
                <w:szCs w:val="14"/>
              </w:rPr>
              <w:t xml:space="preserve">or </w:t>
            </w:r>
            <w:r w:rsidRPr="00ED0648">
              <w:rPr>
                <w:rFonts w:eastAsia="Times New Roman"/>
                <w:sz w:val="14"/>
                <w:szCs w:val="14"/>
              </w:rPr>
              <w:t>Small Instantaneous</w:t>
            </w:r>
            <w:r w:rsidRPr="00CD2C84">
              <w:rPr>
                <w:rFonts w:eastAsia="Times New Roman"/>
                <w:sz w:val="14"/>
                <w:szCs w:val="14"/>
              </w:rPr>
              <w:t xml:space="preserve"> </w:t>
            </w:r>
            <w:r w:rsidR="00BE2570" w:rsidRPr="00CD2C84">
              <w:rPr>
                <w:rFonts w:eastAsia="Times New Roman"/>
                <w:sz w:val="14"/>
                <w:szCs w:val="14"/>
              </w:rPr>
              <w:t>&gt;&gt;</w:t>
            </w:r>
          </w:p>
        </w:tc>
        <w:tc>
          <w:tcPr>
            <w:tcW w:w="1980" w:type="dxa"/>
          </w:tcPr>
          <w:p w14:paraId="0A1EFF3E"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Pr>
                <w:rFonts w:eastAsia="Times New Roman"/>
                <w:sz w:val="14"/>
                <w:szCs w:val="14"/>
              </w:rPr>
              <w:t>&lt;&lt;referenced from A13&gt;&gt;</w:t>
            </w:r>
          </w:p>
        </w:tc>
        <w:tc>
          <w:tcPr>
            <w:tcW w:w="2070" w:type="dxa"/>
          </w:tcPr>
          <w:p w14:paraId="0A1EFF3F" w14:textId="77777777" w:rsidR="00BE2570" w:rsidRDefault="00BE2570" w:rsidP="00BE2570">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&lt;&lt;referenced from A14&gt;&gt;</w:t>
            </w:r>
          </w:p>
          <w:p w14:paraId="0A1EFF40"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BE2570" w:rsidRPr="0082211E" w14:paraId="0A1EFF50" w14:textId="77777777" w:rsidTr="00380EB1">
        <w:trPr>
          <w:cantSplit/>
          <w:trHeight w:val="255"/>
        </w:trPr>
        <w:tc>
          <w:tcPr>
            <w:tcW w:w="1457" w:type="dxa"/>
            <w:gridSpan w:val="2"/>
            <w:vAlign w:val="center"/>
          </w:tcPr>
          <w:p w14:paraId="0A1EFF42"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vAlign w:val="center"/>
          </w:tcPr>
          <w:p w14:paraId="0A1EFF43"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vAlign w:val="center"/>
          </w:tcPr>
          <w:p w14:paraId="0A1EFF44"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vAlign w:val="center"/>
          </w:tcPr>
          <w:p w14:paraId="0A1EFF45"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0A1EFF46"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0A1EFF47"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vAlign w:val="center"/>
          </w:tcPr>
          <w:p w14:paraId="0A1EFF48"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vAlign w:val="center"/>
          </w:tcPr>
          <w:p w14:paraId="0A1EFF49"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vAlign w:val="center"/>
          </w:tcPr>
          <w:p w14:paraId="0A1EFF4A"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vAlign w:val="center"/>
          </w:tcPr>
          <w:p w14:paraId="0A1EFF4B"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0A1EFF4C"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vAlign w:val="center"/>
          </w:tcPr>
          <w:p w14:paraId="0A1EFF4D"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vAlign w:val="center"/>
          </w:tcPr>
          <w:p w14:paraId="0A1EFF4E"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vAlign w:val="center"/>
          </w:tcPr>
          <w:p w14:paraId="0A1EFF4F"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r w:rsidR="00EF63FB" w:rsidRPr="0082211E" w14:paraId="0A1EFF54" w14:textId="77777777" w:rsidTr="00FB3618">
        <w:trPr>
          <w:cantSplit/>
          <w:trHeight w:val="255"/>
        </w:trPr>
        <w:tc>
          <w:tcPr>
            <w:tcW w:w="558" w:type="dxa"/>
            <w:vAlign w:val="center"/>
          </w:tcPr>
          <w:p w14:paraId="0A1EFF51" w14:textId="77777777" w:rsidR="00EF63FB" w:rsidRPr="0082211E" w:rsidRDefault="00CD093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15</w:t>
            </w:r>
          </w:p>
        </w:tc>
        <w:tc>
          <w:tcPr>
            <w:tcW w:w="2880" w:type="dxa"/>
            <w:gridSpan w:val="3"/>
            <w:vAlign w:val="center"/>
          </w:tcPr>
          <w:p w14:paraId="0A1EFF52" w14:textId="77777777" w:rsidR="00EF63FB" w:rsidRPr="0082211E" w:rsidRDefault="00CD0930" w:rsidP="00EF63FB">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eastAsia="Times New Roman"/>
                <w:sz w:val="18"/>
                <w:szCs w:val="18"/>
              </w:rPr>
              <w:t>Compliance Statement</w:t>
            </w:r>
          </w:p>
        </w:tc>
        <w:tc>
          <w:tcPr>
            <w:tcW w:w="11160" w:type="dxa"/>
            <w:gridSpan w:val="11"/>
            <w:vAlign w:val="center"/>
          </w:tcPr>
          <w:p w14:paraId="0A1EFF53" w14:textId="77777777" w:rsidR="00C74EF8" w:rsidRDefault="00F6339D" w:rsidP="00F6339D">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eastAsia="Times New Roman"/>
                <w:sz w:val="18"/>
                <w:szCs w:val="18"/>
              </w:rPr>
              <w:t xml:space="preserve">&lt;&lt;calculated field: </w:t>
            </w:r>
            <w:r w:rsidR="00CD0930">
              <w:rPr>
                <w:rFonts w:eastAsia="Times New Roman"/>
                <w:sz w:val="18"/>
                <w:szCs w:val="18"/>
              </w:rPr>
              <w:t xml:space="preserve">If </w:t>
            </w:r>
            <w:r w:rsidR="00A45937">
              <w:rPr>
                <w:rFonts w:eastAsia="Times New Roman"/>
                <w:sz w:val="18"/>
                <w:szCs w:val="18"/>
              </w:rPr>
              <w:t xml:space="preserve">B08 ≤ A08, and </w:t>
            </w:r>
            <w:r w:rsidR="00CD0930">
              <w:rPr>
                <w:rFonts w:eastAsia="Times New Roman"/>
                <w:sz w:val="18"/>
                <w:szCs w:val="18"/>
              </w:rPr>
              <w:t>B</w:t>
            </w:r>
            <w:r w:rsidR="00344882">
              <w:rPr>
                <w:rFonts w:eastAsia="Times New Roman"/>
                <w:sz w:val="18"/>
                <w:szCs w:val="18"/>
              </w:rPr>
              <w:t xml:space="preserve">10 </w:t>
            </w:r>
            <w:r w:rsidR="005460CB" w:rsidRPr="005460CB">
              <w:rPr>
                <w:rFonts w:eastAsia="Times New Roman"/>
                <w:sz w:val="18"/>
                <w:szCs w:val="18"/>
              </w:rPr>
              <w:t>≥ value in A10</w:t>
            </w:r>
            <w:r w:rsidR="00FB3618">
              <w:rPr>
                <w:rFonts w:eastAsia="Times New Roman"/>
                <w:sz w:val="18"/>
                <w:szCs w:val="18"/>
              </w:rPr>
              <w:t>,</w:t>
            </w:r>
            <w:r w:rsidR="00344882">
              <w:rPr>
                <w:rFonts w:eastAsia="Times New Roman"/>
                <w:sz w:val="18"/>
                <w:szCs w:val="18"/>
              </w:rPr>
              <w:t xml:space="preserve"> and B11 </w:t>
            </w:r>
            <w:r w:rsidR="005460CB" w:rsidRPr="005460CB">
              <w:rPr>
                <w:rFonts w:eastAsia="Times New Roman"/>
                <w:sz w:val="18"/>
                <w:szCs w:val="18"/>
              </w:rPr>
              <w:t>≤ value in A11</w:t>
            </w:r>
            <w:r w:rsidR="00FB3618">
              <w:rPr>
                <w:rFonts w:eastAsia="Times New Roman"/>
                <w:sz w:val="18"/>
                <w:szCs w:val="18"/>
              </w:rPr>
              <w:t>,</w:t>
            </w:r>
            <w:r w:rsidR="00344882">
              <w:rPr>
                <w:rFonts w:eastAsia="Times New Roman"/>
                <w:sz w:val="18"/>
                <w:szCs w:val="18"/>
              </w:rPr>
              <w:t xml:space="preserve"> </w:t>
            </w:r>
            <w:r w:rsidR="005460CB" w:rsidRPr="005460CB">
              <w:rPr>
                <w:rFonts w:eastAsia="Times New Roman"/>
                <w:sz w:val="18"/>
                <w:szCs w:val="18"/>
              </w:rPr>
              <w:t>and B12 ≥ value in A12</w:t>
            </w:r>
            <w:r w:rsidR="00FB3618">
              <w:rPr>
                <w:rFonts w:eastAsia="Times New Roman"/>
                <w:sz w:val="18"/>
                <w:szCs w:val="18"/>
              </w:rPr>
              <w:t>,</w:t>
            </w:r>
            <w:r w:rsidR="00344882">
              <w:rPr>
                <w:rFonts w:eastAsia="Times New Roman"/>
                <w:sz w:val="18"/>
                <w:szCs w:val="18"/>
              </w:rPr>
              <w:t xml:space="preserve"> then display </w:t>
            </w:r>
            <w:r>
              <w:rPr>
                <w:rFonts w:eastAsia="Times New Roman"/>
                <w:sz w:val="18"/>
                <w:szCs w:val="18"/>
              </w:rPr>
              <w:t>result = System complies; else display result = system does not comply</w:t>
            </w:r>
            <w:r w:rsidR="000A06B0">
              <w:rPr>
                <w:rFonts w:eastAsia="Times New Roman"/>
                <w:sz w:val="18"/>
                <w:szCs w:val="18"/>
              </w:rPr>
              <w:t>&gt;&gt;</w:t>
            </w:r>
          </w:p>
        </w:tc>
      </w:tr>
    </w:tbl>
    <w:p w14:paraId="0A1EFF55" w14:textId="77777777" w:rsidR="00036B48" w:rsidRDefault="00036B48" w:rsidP="00452DF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b/>
          <w:sz w:val="20"/>
          <w:szCs w:val="20"/>
        </w:rPr>
      </w:pPr>
    </w:p>
    <w:tbl>
      <w:tblPr>
        <w:tblW w:w="2777"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548"/>
        <w:gridCol w:w="1710"/>
        <w:gridCol w:w="4860"/>
      </w:tblGrid>
      <w:tr w:rsidR="009725C5" w:rsidRPr="00C711C6" w14:paraId="0A1EFF58" w14:textId="77777777" w:rsidTr="00380EB1">
        <w:trPr>
          <w:trHeight w:val="327"/>
        </w:trPr>
        <w:tc>
          <w:tcPr>
            <w:tcW w:w="8118" w:type="dxa"/>
            <w:gridSpan w:val="3"/>
            <w:vAlign w:val="center"/>
          </w:tcPr>
          <w:p w14:paraId="0A1EFF56" w14:textId="77777777" w:rsidR="009725C5" w:rsidRDefault="009725C5" w:rsidP="00380EB1">
            <w:pPr>
              <w:keepNext/>
              <w:tabs>
                <w:tab w:val="left" w:pos="2160"/>
                <w:tab w:val="left" w:pos="2700"/>
                <w:tab w:val="left" w:pos="3420"/>
                <w:tab w:val="left" w:pos="3780"/>
                <w:tab w:val="left" w:pos="5760"/>
                <w:tab w:val="left" w:pos="7212"/>
              </w:tabs>
              <w:spacing w:after="0" w:line="240" w:lineRule="auto"/>
              <w:rPr>
                <w:rFonts w:asciiTheme="minorHAnsi" w:hAnsiTheme="minorHAnsi" w:cs="Arial"/>
                <w:b/>
                <w:sz w:val="20"/>
                <w:szCs w:val="20"/>
              </w:rPr>
            </w:pPr>
            <w:r w:rsidRPr="00335E47">
              <w:rPr>
                <w:rFonts w:asciiTheme="minorHAnsi" w:hAnsiTheme="minorHAnsi" w:cs="Arial"/>
                <w:b/>
                <w:sz w:val="20"/>
                <w:szCs w:val="20"/>
              </w:rPr>
              <w:t xml:space="preserve">C. </w:t>
            </w:r>
            <w:r>
              <w:rPr>
                <w:rFonts w:asciiTheme="minorHAnsi" w:hAnsiTheme="minorHAnsi" w:cs="Arial"/>
                <w:b/>
                <w:sz w:val="20"/>
                <w:szCs w:val="20"/>
              </w:rPr>
              <w:t>Installed Water Heater Manufacturer Information</w:t>
            </w:r>
          </w:p>
          <w:p w14:paraId="0A1EFF57" w14:textId="77777777" w:rsidR="009725C5" w:rsidRPr="00C711C6" w:rsidRDefault="009725C5" w:rsidP="00380EB1">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392860">
              <w:rPr>
                <w:sz w:val="18"/>
                <w:szCs w:val="18"/>
              </w:rPr>
              <w:t xml:space="preserve">&lt;&lt; require one row of data in this table </w:t>
            </w:r>
            <w:r>
              <w:rPr>
                <w:sz w:val="18"/>
                <w:szCs w:val="18"/>
              </w:rPr>
              <w:t>for each of the Water Heaters listed in Section A04</w:t>
            </w:r>
            <w:r w:rsidRPr="00392860">
              <w:rPr>
                <w:sz w:val="18"/>
                <w:szCs w:val="18"/>
              </w:rPr>
              <w:t>&gt;&gt;</w:t>
            </w:r>
          </w:p>
        </w:tc>
      </w:tr>
      <w:tr w:rsidR="009725C5" w:rsidRPr="00C711C6" w14:paraId="0A1EFF5C" w14:textId="77777777" w:rsidTr="00380EB1">
        <w:trPr>
          <w:trHeight w:val="426"/>
        </w:trPr>
        <w:tc>
          <w:tcPr>
            <w:tcW w:w="1548" w:type="dxa"/>
            <w:vAlign w:val="bottom"/>
          </w:tcPr>
          <w:p w14:paraId="0A1EFF59" w14:textId="77777777" w:rsidR="009725C5" w:rsidRPr="00C711C6"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01</w:t>
            </w:r>
          </w:p>
        </w:tc>
        <w:tc>
          <w:tcPr>
            <w:tcW w:w="1710" w:type="dxa"/>
            <w:vAlign w:val="bottom"/>
          </w:tcPr>
          <w:p w14:paraId="0A1EFF5A" w14:textId="77777777" w:rsidR="009725C5" w:rsidRPr="00C711C6"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02</w:t>
            </w:r>
          </w:p>
        </w:tc>
        <w:tc>
          <w:tcPr>
            <w:tcW w:w="4860" w:type="dxa"/>
            <w:vAlign w:val="bottom"/>
          </w:tcPr>
          <w:p w14:paraId="0A1EFF5B" w14:textId="77777777" w:rsidR="009725C5" w:rsidRPr="00C711C6" w:rsidRDefault="009725C5"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03</w:t>
            </w:r>
          </w:p>
        </w:tc>
      </w:tr>
      <w:tr w:rsidR="009725C5" w:rsidRPr="00C711C6" w14:paraId="0A1EFF60" w14:textId="77777777" w:rsidTr="00380EB1">
        <w:trPr>
          <w:trHeight w:val="282"/>
        </w:trPr>
        <w:tc>
          <w:tcPr>
            <w:tcW w:w="1548" w:type="dxa"/>
            <w:vAlign w:val="bottom"/>
          </w:tcPr>
          <w:p w14:paraId="0A1EFF5D" w14:textId="77777777" w:rsidR="009725C5" w:rsidRPr="00C711C6"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6"/>
                <w:szCs w:val="18"/>
              </w:rPr>
              <w:t>Water Heating System ID or Name</w:t>
            </w:r>
          </w:p>
        </w:tc>
        <w:tc>
          <w:tcPr>
            <w:tcW w:w="1710" w:type="dxa"/>
            <w:vAlign w:val="bottom"/>
          </w:tcPr>
          <w:p w14:paraId="0A1EFF5E" w14:textId="77777777" w:rsidR="009725C5" w:rsidRPr="00C711C6"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Manufacturer</w:t>
            </w:r>
          </w:p>
        </w:tc>
        <w:tc>
          <w:tcPr>
            <w:tcW w:w="4860" w:type="dxa"/>
            <w:vAlign w:val="bottom"/>
          </w:tcPr>
          <w:p w14:paraId="0A1EFF5F" w14:textId="77777777" w:rsidR="009725C5" w:rsidRPr="00C711C6"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Model Number</w:t>
            </w:r>
          </w:p>
        </w:tc>
      </w:tr>
      <w:tr w:rsidR="009725C5" w:rsidRPr="00C711C6" w14:paraId="0A1EFF64" w14:textId="77777777" w:rsidTr="00380EB1">
        <w:trPr>
          <w:trHeight w:val="246"/>
        </w:trPr>
        <w:tc>
          <w:tcPr>
            <w:tcW w:w="1548" w:type="dxa"/>
            <w:vAlign w:val="bottom"/>
          </w:tcPr>
          <w:p w14:paraId="0A1EFF61" w14:textId="77777777" w:rsidR="009725C5" w:rsidRPr="00C711C6" w:rsidRDefault="009725C5"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CD2C84">
              <w:rPr>
                <w:rFonts w:eastAsia="Times New Roman"/>
                <w:sz w:val="14"/>
                <w:szCs w:val="14"/>
              </w:rPr>
              <w:t>&lt;&lt;reference value from A01&gt;&gt;</w:t>
            </w:r>
          </w:p>
        </w:tc>
        <w:tc>
          <w:tcPr>
            <w:tcW w:w="1710" w:type="dxa"/>
            <w:vAlign w:val="bottom"/>
          </w:tcPr>
          <w:p w14:paraId="0A1EFF62" w14:textId="77777777" w:rsidR="009725C5" w:rsidRPr="00C711C6" w:rsidRDefault="009725C5"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&lt;&lt;User input&gt;&gt;</w:t>
            </w:r>
          </w:p>
        </w:tc>
        <w:tc>
          <w:tcPr>
            <w:tcW w:w="4860" w:type="dxa"/>
            <w:shd w:val="clear" w:color="auto" w:fill="FFFFFF" w:themeFill="background1"/>
          </w:tcPr>
          <w:p w14:paraId="0A1EFF63" w14:textId="77777777" w:rsidR="009725C5" w:rsidRPr="00C711C6"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&lt;&lt;User input&gt;&gt;</w:t>
            </w:r>
          </w:p>
        </w:tc>
      </w:tr>
      <w:tr w:rsidR="009725C5" w:rsidRPr="00C711C6" w14:paraId="0A1EFF68" w14:textId="77777777" w:rsidTr="00380EB1">
        <w:trPr>
          <w:trHeight w:val="255"/>
        </w:trPr>
        <w:tc>
          <w:tcPr>
            <w:tcW w:w="1548" w:type="dxa"/>
            <w:vAlign w:val="bottom"/>
          </w:tcPr>
          <w:p w14:paraId="0A1EFF65" w14:textId="77777777" w:rsidR="009725C5" w:rsidRPr="00C711C6" w:rsidRDefault="009725C5"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710" w:type="dxa"/>
            <w:vAlign w:val="bottom"/>
          </w:tcPr>
          <w:p w14:paraId="0A1EFF66" w14:textId="77777777" w:rsidR="009725C5" w:rsidRPr="00C711C6" w:rsidRDefault="009725C5"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4860" w:type="dxa"/>
          </w:tcPr>
          <w:p w14:paraId="0A1EFF67" w14:textId="77777777" w:rsidR="009725C5" w:rsidRPr="00C711C6" w:rsidRDefault="009725C5"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0A1EFF69" w14:textId="77777777" w:rsidR="00036B48" w:rsidRDefault="00036B48" w:rsidP="00452DF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b/>
          <w:sz w:val="20"/>
          <w:szCs w:val="20"/>
        </w:rPr>
      </w:pPr>
    </w:p>
    <w:p w14:paraId="0A1EFF6A" w14:textId="77777777" w:rsidR="00036B48" w:rsidRDefault="00036B48" w:rsidP="00452DF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b/>
          <w:sz w:val="20"/>
          <w:szCs w:val="20"/>
        </w:rPr>
      </w:pPr>
    </w:p>
    <w:p w14:paraId="0A1EFF6B" w14:textId="77777777" w:rsidR="00036B48" w:rsidRDefault="00036B48" w:rsidP="00452DF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1"/>
        <w:gridCol w:w="3957"/>
        <w:gridCol w:w="9918"/>
      </w:tblGrid>
      <w:tr w:rsidR="00CA0F92" w:rsidRPr="002332EE" w14:paraId="0A1EFF6D" w14:textId="77777777" w:rsidTr="009725C5">
        <w:trPr>
          <w:trHeight w:hRule="exact" w:val="216"/>
        </w:trPr>
        <w:tc>
          <w:tcPr>
            <w:tcW w:w="14616" w:type="dxa"/>
            <w:gridSpan w:val="3"/>
          </w:tcPr>
          <w:p w14:paraId="0A1EFF6C" w14:textId="407FFD45" w:rsidR="00331E9A" w:rsidRDefault="009725C5" w:rsidP="00065B73">
            <w:pPr>
              <w:keepNext/>
              <w:spacing w:after="60" w:line="240" w:lineRule="auto"/>
              <w:jc w:val="both"/>
              <w:rPr>
                <w:rFonts w:asciiTheme="minorHAnsi" w:hAnsiTheme="minorHAnsi" w:cs="Arial"/>
                <w:sz w:val="20"/>
                <w:szCs w:val="20"/>
              </w:rPr>
            </w:pPr>
            <w:r>
              <w:rPr>
                <w:rFonts w:asciiTheme="minorHAnsi" w:hAnsiTheme="minorHAnsi" w:cs="Arial"/>
                <w:b/>
                <w:sz w:val="20"/>
                <w:szCs w:val="20"/>
              </w:rPr>
              <w:lastRenderedPageBreak/>
              <w:t>D</w:t>
            </w:r>
            <w:r w:rsidR="00CA0F92">
              <w:rPr>
                <w:rFonts w:asciiTheme="minorHAnsi" w:hAnsiTheme="minorHAnsi" w:cs="Arial"/>
                <w:b/>
                <w:sz w:val="20"/>
                <w:szCs w:val="20"/>
              </w:rPr>
              <w:t xml:space="preserve">. </w:t>
            </w:r>
            <w:r w:rsidR="00787649">
              <w:rPr>
                <w:b/>
                <w:sz w:val="20"/>
                <w:szCs w:val="20"/>
              </w:rPr>
              <w:t>HERS Verification Requirements for All Central Domestic Hot Water Systems</w:t>
            </w:r>
          </w:p>
        </w:tc>
      </w:tr>
      <w:tr w:rsidR="00CA0F92" w:rsidRPr="00B36001" w14:paraId="0A1EFF80" w14:textId="77777777" w:rsidTr="009725C5">
        <w:trPr>
          <w:trHeight w:val="288"/>
        </w:trPr>
        <w:tc>
          <w:tcPr>
            <w:tcW w:w="741" w:type="dxa"/>
            <w:vAlign w:val="center"/>
          </w:tcPr>
          <w:p w14:paraId="0A1EFF7A" w14:textId="271EC9DD" w:rsidR="00331E9A" w:rsidRDefault="000E2B97" w:rsidP="00331E9A">
            <w:pPr>
              <w:keepNext/>
              <w:spacing w:after="0"/>
              <w:jc w:val="center"/>
              <w:rPr>
                <w:rFonts w:asciiTheme="minorHAnsi" w:hAnsiTheme="minorHAnsi"/>
                <w:sz w:val="20"/>
                <w:szCs w:val="20"/>
              </w:rPr>
            </w:pPr>
            <w:r>
              <w:rPr>
                <w:rFonts w:asciiTheme="minorHAnsi" w:hAnsiTheme="minorHAnsi"/>
                <w:sz w:val="20"/>
                <w:szCs w:val="20"/>
              </w:rPr>
              <w:t>01</w:t>
            </w:r>
          </w:p>
        </w:tc>
        <w:tc>
          <w:tcPr>
            <w:tcW w:w="13875" w:type="dxa"/>
            <w:gridSpan w:val="2"/>
            <w:vAlign w:val="center"/>
          </w:tcPr>
          <w:p w14:paraId="0A1EFF7B" w14:textId="4CE5B591" w:rsidR="00331E9A" w:rsidRDefault="00CA0F92" w:rsidP="00331E9A">
            <w:pPr>
              <w:keepNext/>
              <w:autoSpaceDE w:val="0"/>
              <w:autoSpaceDN w:val="0"/>
              <w:adjustRightInd w:val="0"/>
              <w:spacing w:after="0" w:line="240" w:lineRule="auto"/>
              <w:rPr>
                <w:rFonts w:asciiTheme="minorHAnsi" w:hAnsiTheme="minorHAnsi" w:cs="TimesNewRomanPS-BoldMT"/>
                <w:bCs/>
                <w:sz w:val="20"/>
                <w:szCs w:val="20"/>
              </w:rPr>
            </w:pPr>
            <w:r>
              <w:rPr>
                <w:rFonts w:asciiTheme="minorHAnsi" w:hAnsiTheme="minorHAnsi" w:cs="TimesNewRomanPS-BoldMT"/>
                <w:bCs/>
                <w:sz w:val="20"/>
                <w:szCs w:val="20"/>
              </w:rPr>
              <w:t xml:space="preserve">All sections of the recirculation loop, </w:t>
            </w:r>
            <w:r>
              <w:rPr>
                <w:sz w:val="20"/>
                <w:szCs w:val="20"/>
              </w:rPr>
              <w:t xml:space="preserve">and the first </w:t>
            </w:r>
            <w:r w:rsidR="00B316BE">
              <w:rPr>
                <w:sz w:val="20"/>
                <w:szCs w:val="20"/>
              </w:rPr>
              <w:t>5</w:t>
            </w:r>
            <w:r>
              <w:rPr>
                <w:sz w:val="20"/>
                <w:szCs w:val="20"/>
              </w:rPr>
              <w:t xml:space="preserve"> feet of all branches off the loop </w:t>
            </w:r>
            <w:r>
              <w:rPr>
                <w:rFonts w:asciiTheme="minorHAnsi" w:hAnsiTheme="minorHAnsi" w:cs="TimesNewRomanPS-BoldMT"/>
                <w:bCs/>
                <w:sz w:val="20"/>
                <w:szCs w:val="20"/>
              </w:rPr>
              <w:t xml:space="preserve">are </w:t>
            </w:r>
            <w:r w:rsidRPr="00DB17F7">
              <w:rPr>
                <w:rFonts w:asciiTheme="minorHAnsi" w:hAnsiTheme="minorHAnsi" w:cs="TimesNewRomanPS-BoldMT"/>
                <w:bCs/>
                <w:sz w:val="20"/>
                <w:szCs w:val="20"/>
              </w:rPr>
              <w:t>insulated</w:t>
            </w:r>
            <w:r>
              <w:rPr>
                <w:rFonts w:asciiTheme="minorHAnsi" w:hAnsiTheme="minorHAnsi" w:cs="TimesNewRomanPS-BoldMT"/>
                <w:bCs/>
                <w:sz w:val="20"/>
                <w:szCs w:val="20"/>
              </w:rPr>
              <w:t>,</w:t>
            </w:r>
            <w:r w:rsidRPr="00DB17F7">
              <w:rPr>
                <w:rFonts w:asciiTheme="minorHAnsi" w:hAnsiTheme="minorHAnsi" w:cs="TimesNewRomanPS-BoldMT"/>
                <w:bCs/>
                <w:sz w:val="20"/>
                <w:szCs w:val="20"/>
              </w:rPr>
              <w:t xml:space="preserve"> </w:t>
            </w:r>
            <w:r>
              <w:rPr>
                <w:rFonts w:asciiTheme="minorHAnsi" w:hAnsiTheme="minorHAnsi" w:cs="TimesNewRomanPS-BoldMT"/>
                <w:bCs/>
                <w:sz w:val="20"/>
                <w:szCs w:val="20"/>
              </w:rPr>
              <w:t xml:space="preserve">to the thicknesses required by </w:t>
            </w:r>
            <w:r w:rsidRPr="00DB17F7">
              <w:rPr>
                <w:rFonts w:asciiTheme="minorHAnsi" w:hAnsiTheme="minorHAnsi" w:cs="TimesNewRomanPS-BoldMT"/>
                <w:bCs/>
                <w:sz w:val="20"/>
                <w:szCs w:val="20"/>
              </w:rPr>
              <w:t>Table 120.3A</w:t>
            </w:r>
            <w:r>
              <w:rPr>
                <w:rFonts w:asciiTheme="minorHAnsi" w:hAnsiTheme="minorHAnsi" w:cs="TimesNewRomanPS-BoldMT"/>
                <w:bCs/>
                <w:sz w:val="20"/>
                <w:szCs w:val="20"/>
              </w:rPr>
              <w:t>, except for the following: (RA4.4.1)</w:t>
            </w:r>
          </w:p>
          <w:p w14:paraId="0A1EFF7C" w14:textId="77777777" w:rsidR="00331E9A" w:rsidRDefault="00CA0F92" w:rsidP="00331E9A">
            <w:pPr>
              <w:pStyle w:val="ListParagraph"/>
              <w:keepNext/>
              <w:numPr>
                <w:ilvl w:val="0"/>
                <w:numId w:val="12"/>
              </w:numPr>
              <w:autoSpaceDE w:val="0"/>
              <w:autoSpaceDN w:val="0"/>
              <w:adjustRightInd w:val="0"/>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 xml:space="preserve">Piping installed in interior or exterior walls </w:t>
            </w:r>
            <w:r>
              <w:rPr>
                <w:rFonts w:asciiTheme="minorHAnsi" w:hAnsiTheme="minorHAnsi" w:cs="TimesNewRomanPS-BoldMT"/>
                <w:bCs/>
                <w:sz w:val="20"/>
                <w:szCs w:val="20"/>
              </w:rPr>
              <w:t>that is surrou</w:t>
            </w:r>
            <w:r w:rsidR="00E5578B">
              <w:rPr>
                <w:rFonts w:asciiTheme="minorHAnsi" w:hAnsiTheme="minorHAnsi" w:cs="TimesNewRomanPS-BoldMT"/>
                <w:bCs/>
                <w:sz w:val="20"/>
                <w:szCs w:val="20"/>
              </w:rPr>
              <w:t>nded on all sides by at least 1 inch</w:t>
            </w:r>
            <w:r>
              <w:rPr>
                <w:rFonts w:asciiTheme="minorHAnsi" w:hAnsiTheme="minorHAnsi" w:cs="TimesNewRomanPS-BoldMT"/>
                <w:bCs/>
                <w:sz w:val="20"/>
                <w:szCs w:val="20"/>
              </w:rPr>
              <w:t xml:space="preserve"> of insulation.</w:t>
            </w:r>
          </w:p>
          <w:p w14:paraId="0A1EFF7D" w14:textId="77777777" w:rsidR="00331E9A" w:rsidRDefault="00CA0F92" w:rsidP="00331E9A">
            <w:pPr>
              <w:pStyle w:val="ListParagraph"/>
              <w:keepNext/>
              <w:numPr>
                <w:ilvl w:val="0"/>
                <w:numId w:val="12"/>
              </w:numPr>
              <w:autoSpaceDE w:val="0"/>
              <w:autoSpaceDN w:val="0"/>
              <w:adjustRightInd w:val="0"/>
              <w:spacing w:after="0" w:line="240" w:lineRule="auto"/>
              <w:rPr>
                <w:rFonts w:asciiTheme="minorHAnsi" w:hAnsiTheme="minorHAnsi" w:cs="TimesNewRomanPS-BoldMT"/>
                <w:bCs/>
                <w:sz w:val="20"/>
                <w:szCs w:val="20"/>
              </w:rPr>
            </w:pPr>
            <w:r w:rsidRPr="00524AB7">
              <w:rPr>
                <w:rFonts w:asciiTheme="minorHAnsi" w:hAnsiTheme="minorHAnsi" w:cs="TimesNewRomanPS-BoldMT"/>
                <w:bCs/>
                <w:sz w:val="20"/>
                <w:szCs w:val="20"/>
              </w:rPr>
              <w:t>Piping installed in attics with a minimum of 4 inches (10 cm) of attic insulation on top</w:t>
            </w:r>
          </w:p>
          <w:p w14:paraId="0A1EFF7E" w14:textId="77777777" w:rsidR="00331E9A" w:rsidRDefault="00CA0F92" w:rsidP="00331E9A">
            <w:pPr>
              <w:pStyle w:val="ListParagraph"/>
              <w:keepNext/>
              <w:numPr>
                <w:ilvl w:val="0"/>
                <w:numId w:val="12"/>
              </w:numPr>
              <w:autoSpaceDE w:val="0"/>
              <w:autoSpaceDN w:val="0"/>
              <w:adjustRightInd w:val="0"/>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p w14:paraId="0A1EFF7F" w14:textId="77777777" w:rsidR="00331E9A" w:rsidRDefault="00882870" w:rsidP="00331E9A">
            <w:pPr>
              <w:pStyle w:val="ListParagraph"/>
              <w:keepNext/>
              <w:numPr>
                <w:ilvl w:val="0"/>
                <w:numId w:val="12"/>
              </w:numPr>
              <w:autoSpaceDE w:val="0"/>
              <w:autoSpaceDN w:val="0"/>
              <w:adjustRightInd w:val="0"/>
              <w:spacing w:after="0" w:line="240" w:lineRule="auto"/>
              <w:rPr>
                <w:rFonts w:asciiTheme="minorHAnsi" w:hAnsiTheme="minorHAnsi" w:cs="TimesNewRomanPS-BoldMT"/>
                <w:bCs/>
                <w:sz w:val="20"/>
                <w:szCs w:val="20"/>
              </w:rPr>
            </w:pPr>
            <w:r w:rsidRPr="00B36001">
              <w:rPr>
                <w:sz w:val="20"/>
                <w:szCs w:val="20"/>
              </w:rPr>
              <w:t>Insulation is not required on the cold water line when it is used as the return</w:t>
            </w:r>
          </w:p>
        </w:tc>
      </w:tr>
      <w:tr w:rsidR="00CA0F92" w:rsidRPr="00C93879" w14:paraId="0A1EFF83" w14:textId="77777777" w:rsidTr="009725C5">
        <w:trPr>
          <w:trHeight w:hRule="exact" w:val="622"/>
        </w:trPr>
        <w:tc>
          <w:tcPr>
            <w:tcW w:w="741" w:type="dxa"/>
            <w:vAlign w:val="center"/>
          </w:tcPr>
          <w:p w14:paraId="0A1EFF81" w14:textId="493712A2" w:rsidR="00331E9A" w:rsidRDefault="000E2B97" w:rsidP="00331E9A">
            <w:pPr>
              <w:keepNext/>
              <w:spacing w:after="0"/>
              <w:jc w:val="center"/>
              <w:rPr>
                <w:rFonts w:asciiTheme="minorHAnsi" w:hAnsiTheme="minorHAnsi" w:cs="Arial"/>
                <w:sz w:val="20"/>
                <w:szCs w:val="20"/>
              </w:rPr>
            </w:pPr>
            <w:r>
              <w:rPr>
                <w:rFonts w:asciiTheme="minorHAnsi" w:hAnsiTheme="minorHAnsi"/>
                <w:sz w:val="20"/>
                <w:szCs w:val="20"/>
              </w:rPr>
              <w:t>02</w:t>
            </w:r>
          </w:p>
        </w:tc>
        <w:tc>
          <w:tcPr>
            <w:tcW w:w="13875" w:type="dxa"/>
            <w:gridSpan w:val="2"/>
            <w:vAlign w:val="center"/>
          </w:tcPr>
          <w:p w14:paraId="0A1EFF82" w14:textId="77777777" w:rsidR="00331E9A" w:rsidRDefault="00CA0F92" w:rsidP="00331E9A">
            <w:pPr>
              <w:keepNext/>
              <w:spacing w:after="0"/>
              <w:rPr>
                <w:rFonts w:asciiTheme="minorHAnsi" w:hAnsiTheme="minorHAnsi" w:cs="TimesNewRomanPS-BoldMT"/>
                <w:bCs/>
                <w:sz w:val="20"/>
                <w:szCs w:val="20"/>
              </w:rPr>
            </w:pPr>
            <w:r w:rsidRPr="00B36001">
              <w:rPr>
                <w:rFonts w:asciiTheme="minorHAnsi" w:hAnsiTheme="minorHAnsi" w:cs="TimesNewRomanPS-BoldMT"/>
                <w:bCs/>
                <w:sz w:val="20"/>
                <w:szCs w:val="20"/>
              </w:rPr>
              <w:t xml:space="preserve">Hot water pipes that are buried below grade are installed in a water proof and non-crushable casing or sleeve that allows for installation, removal, and replacement of the enclosed pipe and insulation. </w:t>
            </w:r>
            <w:r>
              <w:rPr>
                <w:rFonts w:asciiTheme="minorHAnsi" w:hAnsiTheme="minorHAnsi" w:cs="TimesNewRomanPS-BoldMT"/>
                <w:bCs/>
                <w:sz w:val="20"/>
                <w:szCs w:val="20"/>
              </w:rPr>
              <w:t>(RA4.4.1)</w:t>
            </w:r>
          </w:p>
        </w:tc>
      </w:tr>
      <w:tr w:rsidR="00CA0F92" w:rsidRPr="00C93879" w14:paraId="0A1EFF86" w14:textId="77777777" w:rsidTr="009725C5">
        <w:trPr>
          <w:trHeight w:val="288"/>
        </w:trPr>
        <w:tc>
          <w:tcPr>
            <w:tcW w:w="741" w:type="dxa"/>
            <w:vAlign w:val="center"/>
          </w:tcPr>
          <w:p w14:paraId="0A1EFF84" w14:textId="60D2A106" w:rsidR="00331E9A" w:rsidRDefault="000E2B97" w:rsidP="00331E9A">
            <w:pPr>
              <w:keepNext/>
              <w:spacing w:after="0"/>
              <w:jc w:val="center"/>
              <w:rPr>
                <w:rFonts w:asciiTheme="minorHAnsi" w:hAnsiTheme="minorHAnsi" w:cs="Arial"/>
                <w:sz w:val="20"/>
                <w:szCs w:val="20"/>
              </w:rPr>
            </w:pPr>
            <w:r>
              <w:rPr>
                <w:rFonts w:asciiTheme="minorHAnsi" w:hAnsiTheme="minorHAnsi"/>
                <w:sz w:val="20"/>
                <w:szCs w:val="20"/>
              </w:rPr>
              <w:t>03</w:t>
            </w:r>
          </w:p>
        </w:tc>
        <w:tc>
          <w:tcPr>
            <w:tcW w:w="13875" w:type="dxa"/>
            <w:gridSpan w:val="2"/>
            <w:vAlign w:val="center"/>
          </w:tcPr>
          <w:p w14:paraId="0A1EFF85" w14:textId="77777777" w:rsidR="00331E9A" w:rsidRDefault="00CA0F92" w:rsidP="00331E9A">
            <w:pPr>
              <w:keepNext/>
              <w:spacing w:after="0"/>
              <w:rPr>
                <w:rFonts w:asciiTheme="minorHAnsi" w:hAnsiTheme="minorHAnsi" w:cs="TimesNewRomanPS-BoldMT"/>
                <w:bCs/>
                <w:sz w:val="20"/>
                <w:szCs w:val="20"/>
              </w:rPr>
            </w:pPr>
            <w:r w:rsidRPr="00B36001">
              <w:rPr>
                <w:rFonts w:asciiTheme="minorHAnsi" w:hAnsiTheme="minorHAnsi" w:cs="TimesNewRomanPS-BoldMT"/>
                <w:bCs/>
                <w:sz w:val="20"/>
                <w:szCs w:val="20"/>
              </w:rPr>
              <w:t xml:space="preserve">Insulation outside conditioned space </w:t>
            </w:r>
            <w:r>
              <w:rPr>
                <w:rFonts w:asciiTheme="minorHAnsi" w:hAnsiTheme="minorHAnsi" w:cs="TimesNewRomanPS-BoldMT"/>
                <w:bCs/>
                <w:sz w:val="20"/>
                <w:szCs w:val="20"/>
              </w:rPr>
              <w:t>is</w:t>
            </w:r>
            <w:r w:rsidRPr="00B36001">
              <w:rPr>
                <w:rFonts w:asciiTheme="minorHAnsi" w:hAnsiTheme="minorHAnsi" w:cs="TimesNewRomanPS-BoldMT"/>
                <w:bCs/>
                <w:sz w:val="20"/>
                <w:szCs w:val="20"/>
              </w:rPr>
              <w:t xml:space="preserve"> protected from damage, including that due to sunlight, moisture, equipment maintenance, and wind. </w:t>
            </w:r>
            <w:r>
              <w:rPr>
                <w:rFonts w:asciiTheme="minorHAnsi" w:hAnsiTheme="minorHAnsi" w:cs="TimesNewRomanPS-BoldMT"/>
                <w:bCs/>
                <w:sz w:val="20"/>
                <w:szCs w:val="20"/>
              </w:rPr>
              <w:t xml:space="preserve"> (RA4.4.1)</w:t>
            </w:r>
          </w:p>
        </w:tc>
      </w:tr>
      <w:tr w:rsidR="00CA0F92" w:rsidRPr="00C93879" w14:paraId="0A1EFF89" w14:textId="77777777" w:rsidTr="009725C5">
        <w:trPr>
          <w:trHeight w:val="144"/>
        </w:trPr>
        <w:tc>
          <w:tcPr>
            <w:tcW w:w="741" w:type="dxa"/>
            <w:vAlign w:val="center"/>
          </w:tcPr>
          <w:p w14:paraId="0A1EFF87" w14:textId="0B784AA9"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04</w:t>
            </w:r>
          </w:p>
        </w:tc>
        <w:tc>
          <w:tcPr>
            <w:tcW w:w="13875" w:type="dxa"/>
            <w:gridSpan w:val="2"/>
            <w:vAlign w:val="center"/>
          </w:tcPr>
          <w:p w14:paraId="0A1EFF88" w14:textId="77777777" w:rsidR="00331E9A" w:rsidRDefault="00CA0F92" w:rsidP="00331E9A">
            <w:pPr>
              <w:keepNext/>
              <w:spacing w:after="0"/>
              <w:rPr>
                <w:rFonts w:asciiTheme="minorHAnsi" w:hAnsiTheme="minorHAnsi" w:cs="TimesNewRomanPS-BoldMT"/>
                <w:bCs/>
                <w:sz w:val="20"/>
                <w:szCs w:val="20"/>
              </w:rPr>
            </w:pPr>
            <w:r w:rsidRPr="00B36001">
              <w:rPr>
                <w:rFonts w:asciiTheme="minorHAnsi" w:hAnsiTheme="minorHAnsi" w:cs="TimesNewRomanPS-BoldMT"/>
                <w:bCs/>
                <w:sz w:val="20"/>
                <w:szCs w:val="20"/>
              </w:rPr>
              <w:t>Pipe insulation fit</w:t>
            </w:r>
            <w:r>
              <w:rPr>
                <w:rFonts w:asciiTheme="minorHAnsi" w:hAnsiTheme="minorHAnsi" w:cs="TimesNewRomanPS-BoldMT"/>
                <w:bCs/>
                <w:sz w:val="20"/>
                <w:szCs w:val="20"/>
              </w:rPr>
              <w:t>s</w:t>
            </w:r>
            <w:r w:rsidRPr="00B36001">
              <w:rPr>
                <w:rFonts w:asciiTheme="minorHAnsi" w:hAnsiTheme="minorHAnsi" w:cs="TimesNewRomanPS-BoldMT"/>
                <w:bCs/>
                <w:sz w:val="20"/>
                <w:szCs w:val="20"/>
              </w:rPr>
              <w:t xml:space="preserve"> tightly to the pipe. </w:t>
            </w:r>
            <w:r>
              <w:rPr>
                <w:rFonts w:asciiTheme="minorHAnsi" w:hAnsiTheme="minorHAnsi" w:cs="TimesNewRomanPS-BoldMT"/>
                <w:bCs/>
                <w:sz w:val="20"/>
                <w:szCs w:val="20"/>
              </w:rPr>
              <w:t>(RA4.4.1)</w:t>
            </w:r>
          </w:p>
        </w:tc>
      </w:tr>
      <w:tr w:rsidR="00CA0F92" w:rsidRPr="00B36001" w14:paraId="0A1EFF8C" w14:textId="77777777" w:rsidTr="009725C5">
        <w:trPr>
          <w:trHeight w:val="144"/>
        </w:trPr>
        <w:tc>
          <w:tcPr>
            <w:tcW w:w="741" w:type="dxa"/>
            <w:vAlign w:val="center"/>
          </w:tcPr>
          <w:p w14:paraId="0A1EFF8A" w14:textId="20D4E2F4"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05</w:t>
            </w:r>
          </w:p>
        </w:tc>
        <w:tc>
          <w:tcPr>
            <w:tcW w:w="13875" w:type="dxa"/>
            <w:gridSpan w:val="2"/>
            <w:vAlign w:val="center"/>
          </w:tcPr>
          <w:p w14:paraId="0A1EFF8B" w14:textId="77777777" w:rsidR="00331E9A" w:rsidRDefault="00CA0F92" w:rsidP="00331E9A">
            <w:pPr>
              <w:keepNext/>
              <w:spacing w:after="0"/>
              <w:rPr>
                <w:rFonts w:asciiTheme="minorHAnsi" w:hAnsiTheme="minorHAnsi" w:cs="TimesNewRomanPS-BoldMT"/>
                <w:bCs/>
                <w:sz w:val="20"/>
                <w:szCs w:val="20"/>
              </w:rPr>
            </w:pPr>
            <w:r>
              <w:rPr>
                <w:rFonts w:asciiTheme="minorHAnsi" w:hAnsiTheme="minorHAnsi" w:cs="TimesNewRomanPS-BoldMT"/>
                <w:bCs/>
                <w:sz w:val="20"/>
                <w:szCs w:val="20"/>
              </w:rPr>
              <w:t>On insulated sections of pipe, n</w:t>
            </w:r>
            <w:r w:rsidRPr="00B36001">
              <w:rPr>
                <w:rFonts w:asciiTheme="minorHAnsi" w:hAnsiTheme="minorHAnsi" w:cs="TimesNewRomanPS-BoldMT"/>
                <w:bCs/>
                <w:sz w:val="20"/>
                <w:szCs w:val="20"/>
              </w:rPr>
              <w:t xml:space="preserve">o piping </w:t>
            </w:r>
            <w:r>
              <w:rPr>
                <w:rFonts w:asciiTheme="minorHAnsi" w:hAnsiTheme="minorHAnsi" w:cs="TimesNewRomanPS-BoldMT"/>
                <w:bCs/>
                <w:sz w:val="20"/>
                <w:szCs w:val="20"/>
              </w:rPr>
              <w:t>is</w:t>
            </w:r>
            <w:r w:rsidRPr="00B36001">
              <w:rPr>
                <w:rFonts w:asciiTheme="minorHAnsi" w:hAnsiTheme="minorHAnsi" w:cs="TimesNewRomanPS-BoldMT"/>
                <w:bCs/>
                <w:sz w:val="20"/>
                <w:szCs w:val="20"/>
              </w:rPr>
              <w:t xml:space="preserve"> visible due to insulation voids</w:t>
            </w:r>
            <w:r w:rsidR="009725C5">
              <w:rPr>
                <w:rFonts w:asciiTheme="minorHAnsi" w:hAnsiTheme="minorHAnsi" w:cs="TimesNewRomanPS-BoldMT"/>
                <w:bCs/>
                <w:sz w:val="20"/>
                <w:szCs w:val="20"/>
              </w:rPr>
              <w:t>, and a</w:t>
            </w:r>
            <w:r w:rsidR="009725C5" w:rsidRPr="00C93879">
              <w:rPr>
                <w:rFonts w:asciiTheme="minorHAnsi" w:hAnsiTheme="minorHAnsi" w:cs="TimesNewRomanPS-BoldMT"/>
                <w:bCs/>
                <w:sz w:val="20"/>
                <w:szCs w:val="20"/>
              </w:rPr>
              <w:t xml:space="preserve">ll elbows and tees </w:t>
            </w:r>
            <w:r w:rsidR="009725C5">
              <w:rPr>
                <w:rFonts w:asciiTheme="minorHAnsi" w:hAnsiTheme="minorHAnsi" w:cs="TimesNewRomanPS-BoldMT"/>
                <w:bCs/>
                <w:sz w:val="20"/>
                <w:szCs w:val="20"/>
              </w:rPr>
              <w:t xml:space="preserve">are </w:t>
            </w:r>
            <w:r w:rsidR="009725C5" w:rsidRPr="00C93879">
              <w:rPr>
                <w:rFonts w:asciiTheme="minorHAnsi" w:hAnsiTheme="minorHAnsi" w:cs="TimesNewRomanPS-BoldMT"/>
                <w:bCs/>
                <w:sz w:val="20"/>
                <w:szCs w:val="20"/>
              </w:rPr>
              <w:t>fully insulated</w:t>
            </w:r>
            <w:r>
              <w:rPr>
                <w:rFonts w:asciiTheme="minorHAnsi" w:hAnsiTheme="minorHAnsi" w:cs="TimesNewRomanPS-BoldMT"/>
                <w:bCs/>
                <w:sz w:val="20"/>
                <w:szCs w:val="20"/>
              </w:rPr>
              <w:t>. (RA4.4.1)</w:t>
            </w:r>
          </w:p>
        </w:tc>
      </w:tr>
      <w:tr w:rsidR="00CA0F92" w:rsidRPr="00337A1D" w14:paraId="0A1EFF8F" w14:textId="77777777" w:rsidTr="009725C5">
        <w:trPr>
          <w:trHeight w:val="288"/>
        </w:trPr>
        <w:tc>
          <w:tcPr>
            <w:tcW w:w="741" w:type="dxa"/>
            <w:vAlign w:val="center"/>
          </w:tcPr>
          <w:p w14:paraId="0A1EFF8D" w14:textId="5E92599A"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06</w:t>
            </w:r>
          </w:p>
        </w:tc>
        <w:tc>
          <w:tcPr>
            <w:tcW w:w="13875" w:type="dxa"/>
            <w:gridSpan w:val="2"/>
            <w:vAlign w:val="center"/>
          </w:tcPr>
          <w:p w14:paraId="0A1EFF8E" w14:textId="77777777" w:rsidR="00331E9A" w:rsidRDefault="00CA0F92" w:rsidP="00331E9A">
            <w:pPr>
              <w:keepNext/>
              <w:autoSpaceDE w:val="0"/>
              <w:autoSpaceDN w:val="0"/>
              <w:adjustRightInd w:val="0"/>
              <w:spacing w:after="0" w:line="240" w:lineRule="auto"/>
              <w:rPr>
                <w:rFonts w:asciiTheme="minorHAnsi" w:hAnsiTheme="minorHAnsi" w:cs="Arial"/>
                <w:sz w:val="20"/>
                <w:szCs w:val="20"/>
              </w:rPr>
            </w:pPr>
            <w:r>
              <w:rPr>
                <w:rFonts w:asciiTheme="minorHAnsi" w:hAnsiTheme="minorHAnsi" w:cs="TimesNewRomanPS-BoldMT"/>
                <w:bCs/>
                <w:sz w:val="20"/>
                <w:szCs w:val="20"/>
              </w:rPr>
              <w:t>The recirculation pump is mounted on a vertical section of the return line, OR an a</w:t>
            </w:r>
            <w:r w:rsidRPr="00337A1D">
              <w:rPr>
                <w:rFonts w:asciiTheme="minorHAnsi" w:hAnsiTheme="minorHAnsi" w:cs="TimesNewRomanPS-BoldMT"/>
                <w:bCs/>
                <w:sz w:val="20"/>
                <w:szCs w:val="20"/>
              </w:rPr>
              <w:t xml:space="preserve">utomatic </w:t>
            </w:r>
            <w:r>
              <w:rPr>
                <w:rFonts w:asciiTheme="minorHAnsi" w:hAnsiTheme="minorHAnsi" w:cs="TimesNewRomanPS-BoldMT"/>
                <w:bCs/>
                <w:sz w:val="20"/>
                <w:szCs w:val="20"/>
              </w:rPr>
              <w:t>a</w:t>
            </w:r>
            <w:r w:rsidRPr="00337A1D">
              <w:rPr>
                <w:rFonts w:asciiTheme="minorHAnsi" w:hAnsiTheme="minorHAnsi" w:cs="TimesNewRomanPS-BoldMT"/>
                <w:bCs/>
                <w:sz w:val="20"/>
                <w:szCs w:val="20"/>
              </w:rPr>
              <w:t xml:space="preserve">ir release valve is installed </w:t>
            </w:r>
            <w:r w:rsidR="00E5578B">
              <w:rPr>
                <w:rFonts w:asciiTheme="minorHAnsi" w:hAnsiTheme="minorHAnsi" w:cs="TimesNewRomanPS-BoldMT"/>
                <w:bCs/>
                <w:sz w:val="20"/>
                <w:szCs w:val="20"/>
              </w:rPr>
              <w:t>on a riser at least 12 inches</w:t>
            </w:r>
            <w:r>
              <w:rPr>
                <w:rFonts w:asciiTheme="minorHAnsi" w:hAnsiTheme="minorHAnsi" w:cs="TimesNewRomanPS-BoldMT"/>
                <w:bCs/>
                <w:sz w:val="20"/>
                <w:szCs w:val="20"/>
              </w:rPr>
              <w:t xml:space="preserve"> in length, on the inlet side of the recirculation</w:t>
            </w:r>
            <w:r w:rsidRPr="00337A1D">
              <w:rPr>
                <w:rFonts w:asciiTheme="minorHAnsi" w:hAnsiTheme="minorHAnsi" w:cs="TimesNewRomanPS-BoldMT"/>
                <w:bCs/>
                <w:sz w:val="20"/>
                <w:szCs w:val="20"/>
              </w:rPr>
              <w:t xml:space="preserve"> pump</w:t>
            </w:r>
            <w:r w:rsidR="00E5578B">
              <w:rPr>
                <w:rFonts w:asciiTheme="minorHAnsi" w:hAnsiTheme="minorHAnsi" w:cs="TimesNewRomanPS-BoldMT"/>
                <w:bCs/>
                <w:sz w:val="20"/>
                <w:szCs w:val="20"/>
              </w:rPr>
              <w:t>, no more than 4 feet</w:t>
            </w:r>
            <w:r>
              <w:rPr>
                <w:rFonts w:asciiTheme="minorHAnsi" w:hAnsiTheme="minorHAnsi" w:cs="TimesNewRomanPS-BoldMT"/>
                <w:bCs/>
                <w:sz w:val="20"/>
                <w:szCs w:val="20"/>
              </w:rPr>
              <w:t xml:space="preserve"> from the pump.</w:t>
            </w:r>
            <w:r w:rsidRPr="00337A1D">
              <w:rPr>
                <w:rFonts w:asciiTheme="minorHAnsi" w:hAnsiTheme="minorHAnsi" w:cs="TimesNewRomanPS-BoldMT"/>
                <w:bCs/>
                <w:sz w:val="20"/>
                <w:szCs w:val="20"/>
              </w:rPr>
              <w:t xml:space="preserve"> </w:t>
            </w:r>
            <w:r>
              <w:rPr>
                <w:rFonts w:asciiTheme="minorHAnsi" w:hAnsiTheme="minorHAnsi" w:cs="TimesNewRomanPS-BoldMT"/>
                <w:bCs/>
                <w:sz w:val="20"/>
                <w:szCs w:val="20"/>
              </w:rPr>
              <w:t>(</w:t>
            </w:r>
            <w:r w:rsidRPr="00337A1D">
              <w:rPr>
                <w:rFonts w:asciiTheme="minorHAnsi" w:hAnsiTheme="minorHAnsi" w:cs="TimesNewRomanPSMT"/>
                <w:sz w:val="20"/>
                <w:szCs w:val="20"/>
              </w:rPr>
              <w:t>Section 110.3(c</w:t>
            </w:r>
            <w:proofErr w:type="gramStart"/>
            <w:r w:rsidRPr="00337A1D">
              <w:rPr>
                <w:rFonts w:asciiTheme="minorHAnsi" w:hAnsiTheme="minorHAnsi" w:cs="TimesNewRomanPSMT"/>
                <w:sz w:val="20"/>
                <w:szCs w:val="20"/>
              </w:rPr>
              <w:t>)5A</w:t>
            </w:r>
            <w:proofErr w:type="gramEnd"/>
            <w:r>
              <w:rPr>
                <w:rFonts w:asciiTheme="minorHAnsi" w:hAnsiTheme="minorHAnsi" w:cs="TimesNewRomanPSMT"/>
                <w:sz w:val="20"/>
                <w:szCs w:val="20"/>
              </w:rPr>
              <w:t>)</w:t>
            </w:r>
            <w:r w:rsidRPr="00337A1D">
              <w:rPr>
                <w:rFonts w:asciiTheme="minorHAnsi" w:hAnsiTheme="minorHAnsi" w:cs="TimesNewRomanPSMT"/>
                <w:sz w:val="20"/>
                <w:szCs w:val="20"/>
              </w:rPr>
              <w:t>.</w:t>
            </w:r>
          </w:p>
        </w:tc>
      </w:tr>
      <w:tr w:rsidR="00CA0F92" w:rsidRPr="00337A1D" w14:paraId="0A1EFF92" w14:textId="77777777" w:rsidTr="009725C5">
        <w:trPr>
          <w:trHeight w:val="288"/>
        </w:trPr>
        <w:tc>
          <w:tcPr>
            <w:tcW w:w="741" w:type="dxa"/>
            <w:vAlign w:val="center"/>
          </w:tcPr>
          <w:p w14:paraId="0A1EFF90" w14:textId="7F95AF9A"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07</w:t>
            </w:r>
          </w:p>
        </w:tc>
        <w:tc>
          <w:tcPr>
            <w:tcW w:w="13875" w:type="dxa"/>
            <w:gridSpan w:val="2"/>
            <w:vAlign w:val="center"/>
          </w:tcPr>
          <w:p w14:paraId="0A1EFF91" w14:textId="77777777" w:rsidR="00331E9A" w:rsidRDefault="00CA0F92" w:rsidP="00331E9A">
            <w:pPr>
              <w:keepNext/>
              <w:spacing w:after="0"/>
              <w:rPr>
                <w:rFonts w:asciiTheme="minorHAnsi" w:hAnsiTheme="minorHAnsi" w:cs="Arial"/>
                <w:sz w:val="20"/>
                <w:szCs w:val="20"/>
              </w:rPr>
            </w:pPr>
            <w:r w:rsidRPr="00337A1D">
              <w:rPr>
                <w:rFonts w:asciiTheme="minorHAnsi" w:hAnsiTheme="minorHAnsi"/>
                <w:sz w:val="20"/>
                <w:szCs w:val="20"/>
              </w:rPr>
              <w:t>A check valve is located between the recirculation pump and the water heater</w:t>
            </w:r>
            <w:r>
              <w:rPr>
                <w:rFonts w:asciiTheme="minorHAnsi" w:hAnsiTheme="minorHAnsi"/>
                <w:sz w:val="20"/>
                <w:szCs w:val="20"/>
              </w:rPr>
              <w:t>. (</w:t>
            </w:r>
            <w:r w:rsidRPr="00337A1D">
              <w:rPr>
                <w:rFonts w:asciiTheme="minorHAnsi" w:hAnsiTheme="minorHAnsi" w:cs="TimesNewRomanPSMT"/>
                <w:sz w:val="20"/>
                <w:szCs w:val="20"/>
              </w:rPr>
              <w:t>Section 110.3(c</w:t>
            </w:r>
            <w:proofErr w:type="gramStart"/>
            <w:r w:rsidRPr="00337A1D">
              <w:rPr>
                <w:rFonts w:asciiTheme="minorHAnsi" w:hAnsiTheme="minorHAnsi" w:cs="TimesNewRomanPSMT"/>
                <w:sz w:val="20"/>
                <w:szCs w:val="20"/>
              </w:rPr>
              <w:t>)5B</w:t>
            </w:r>
            <w:proofErr w:type="gramEnd"/>
            <w:r>
              <w:rPr>
                <w:rFonts w:asciiTheme="minorHAnsi" w:hAnsiTheme="minorHAnsi" w:cs="TimesNewRomanPSMT"/>
                <w:sz w:val="20"/>
                <w:szCs w:val="20"/>
              </w:rPr>
              <w:t>)</w:t>
            </w:r>
            <w:r w:rsidRPr="00337A1D">
              <w:rPr>
                <w:rFonts w:asciiTheme="minorHAnsi" w:hAnsiTheme="minorHAnsi" w:cs="TimesNewRomanPSMT"/>
                <w:sz w:val="20"/>
                <w:szCs w:val="20"/>
              </w:rPr>
              <w:t>.</w:t>
            </w:r>
          </w:p>
        </w:tc>
      </w:tr>
      <w:tr w:rsidR="00CA0F92" w:rsidRPr="00337A1D" w14:paraId="0A1EFF95" w14:textId="77777777" w:rsidTr="009725C5">
        <w:trPr>
          <w:trHeight w:val="144"/>
        </w:trPr>
        <w:tc>
          <w:tcPr>
            <w:tcW w:w="741" w:type="dxa"/>
            <w:vAlign w:val="center"/>
          </w:tcPr>
          <w:p w14:paraId="0A1EFF93" w14:textId="1246A9E6"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08</w:t>
            </w:r>
          </w:p>
        </w:tc>
        <w:tc>
          <w:tcPr>
            <w:tcW w:w="13875" w:type="dxa"/>
            <w:gridSpan w:val="2"/>
            <w:vAlign w:val="center"/>
          </w:tcPr>
          <w:p w14:paraId="0A1EFF94" w14:textId="77777777" w:rsidR="00331E9A" w:rsidRDefault="00CA0F92" w:rsidP="00331E9A">
            <w:pPr>
              <w:keepNext/>
              <w:spacing w:after="0"/>
              <w:rPr>
                <w:rFonts w:asciiTheme="minorHAnsi" w:hAnsiTheme="minorHAnsi" w:cs="TimesNewRomanPS-BoldMT"/>
                <w:bCs/>
                <w:sz w:val="20"/>
                <w:szCs w:val="20"/>
              </w:rPr>
            </w:pPr>
            <w:r>
              <w:rPr>
                <w:rFonts w:asciiTheme="minorHAnsi" w:hAnsiTheme="minorHAnsi"/>
                <w:sz w:val="20"/>
                <w:szCs w:val="20"/>
              </w:rPr>
              <w:t>A h</w:t>
            </w:r>
            <w:r w:rsidRPr="00337A1D">
              <w:rPr>
                <w:rFonts w:asciiTheme="minorHAnsi" w:hAnsiTheme="minorHAnsi"/>
                <w:sz w:val="20"/>
                <w:szCs w:val="20"/>
              </w:rPr>
              <w:t xml:space="preserve">ose </w:t>
            </w:r>
            <w:proofErr w:type="spellStart"/>
            <w:r w:rsidRPr="00337A1D">
              <w:rPr>
                <w:rFonts w:asciiTheme="minorHAnsi" w:hAnsiTheme="minorHAnsi"/>
                <w:sz w:val="20"/>
                <w:szCs w:val="20"/>
              </w:rPr>
              <w:t>bibb</w:t>
            </w:r>
            <w:proofErr w:type="spellEnd"/>
            <w:r w:rsidRPr="00337A1D">
              <w:rPr>
                <w:rFonts w:asciiTheme="minorHAnsi" w:hAnsiTheme="minorHAnsi"/>
                <w:sz w:val="20"/>
                <w:szCs w:val="20"/>
              </w:rPr>
              <w:t xml:space="preserve"> is installed between the pump and the water heating equipment with an isolation valve between the hose </w:t>
            </w:r>
            <w:proofErr w:type="spellStart"/>
            <w:r w:rsidRPr="00337A1D">
              <w:rPr>
                <w:rFonts w:asciiTheme="minorHAnsi" w:hAnsiTheme="minorHAnsi"/>
                <w:sz w:val="20"/>
                <w:szCs w:val="20"/>
              </w:rPr>
              <w:t>bibb</w:t>
            </w:r>
            <w:proofErr w:type="spellEnd"/>
            <w:r w:rsidRPr="00337A1D">
              <w:rPr>
                <w:rFonts w:asciiTheme="minorHAnsi" w:hAnsiTheme="minorHAnsi"/>
                <w:sz w:val="20"/>
                <w:szCs w:val="20"/>
              </w:rPr>
              <w:t xml:space="preserve"> and the water heating equipment</w:t>
            </w:r>
            <w:r>
              <w:rPr>
                <w:rFonts w:asciiTheme="minorHAnsi" w:hAnsiTheme="minorHAnsi"/>
                <w:sz w:val="20"/>
                <w:szCs w:val="20"/>
              </w:rPr>
              <w:t>.  (</w:t>
            </w:r>
            <w:r w:rsidRPr="00337A1D">
              <w:rPr>
                <w:rFonts w:asciiTheme="minorHAnsi" w:hAnsiTheme="minorHAnsi" w:cs="TimesNewRomanPSMT"/>
                <w:sz w:val="20"/>
                <w:szCs w:val="20"/>
              </w:rPr>
              <w:t>Section 110.3(c</w:t>
            </w:r>
            <w:proofErr w:type="gramStart"/>
            <w:r w:rsidRPr="00337A1D">
              <w:rPr>
                <w:rFonts w:asciiTheme="minorHAnsi" w:hAnsiTheme="minorHAnsi" w:cs="TimesNewRomanPSMT"/>
                <w:sz w:val="20"/>
                <w:szCs w:val="20"/>
              </w:rPr>
              <w:t>)5C</w:t>
            </w:r>
            <w:proofErr w:type="gramEnd"/>
            <w:r>
              <w:rPr>
                <w:rFonts w:asciiTheme="minorHAnsi" w:hAnsiTheme="minorHAnsi" w:cs="TimesNewRomanPSMT"/>
                <w:sz w:val="20"/>
                <w:szCs w:val="20"/>
              </w:rPr>
              <w:t>)</w:t>
            </w:r>
            <w:r w:rsidRPr="00337A1D">
              <w:rPr>
                <w:rFonts w:asciiTheme="minorHAnsi" w:hAnsiTheme="minorHAnsi" w:cs="TimesNewRomanPSMT"/>
                <w:sz w:val="20"/>
                <w:szCs w:val="20"/>
              </w:rPr>
              <w:t>.</w:t>
            </w:r>
          </w:p>
        </w:tc>
      </w:tr>
      <w:tr w:rsidR="00CA0F92" w:rsidRPr="00DB17F7" w14:paraId="0A1EFF98" w14:textId="77777777" w:rsidTr="009725C5">
        <w:trPr>
          <w:trHeight w:val="144"/>
        </w:trPr>
        <w:tc>
          <w:tcPr>
            <w:tcW w:w="741" w:type="dxa"/>
            <w:vAlign w:val="center"/>
          </w:tcPr>
          <w:p w14:paraId="0A1EFF96" w14:textId="188FE089"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09</w:t>
            </w:r>
          </w:p>
        </w:tc>
        <w:tc>
          <w:tcPr>
            <w:tcW w:w="13875" w:type="dxa"/>
            <w:gridSpan w:val="2"/>
            <w:vAlign w:val="center"/>
          </w:tcPr>
          <w:p w14:paraId="0A1EFF97" w14:textId="23734E19" w:rsidR="00331E9A" w:rsidRDefault="00CA0F92" w:rsidP="00B316BE">
            <w:pPr>
              <w:pStyle w:val="BulletCALetter"/>
              <w:keepNext/>
              <w:spacing w:before="0"/>
              <w:ind w:left="0" w:firstLine="0"/>
              <w:rPr>
                <w:rFonts w:asciiTheme="minorHAnsi" w:hAnsiTheme="minorHAnsi" w:cs="TimesNewRomanPS-BoldMT"/>
                <w:bCs/>
              </w:rPr>
            </w:pPr>
            <w:r w:rsidRPr="00DB17F7">
              <w:rPr>
                <w:rFonts w:asciiTheme="minorHAnsi" w:hAnsiTheme="minorHAnsi"/>
              </w:rPr>
              <w:t>Isolation valves are installed on both sides of the pump. One of the isolation valves may be the s</w:t>
            </w:r>
            <w:r w:rsidR="00513DD9">
              <w:rPr>
                <w:rFonts w:asciiTheme="minorHAnsi" w:hAnsiTheme="minorHAnsi"/>
              </w:rPr>
              <w:t xml:space="preserve">ame isolation valve as in item </w:t>
            </w:r>
            <w:r w:rsidR="00B316BE">
              <w:rPr>
                <w:rFonts w:asciiTheme="minorHAnsi" w:hAnsiTheme="minorHAnsi"/>
              </w:rPr>
              <w:t>07</w:t>
            </w:r>
            <w:r w:rsidRPr="00DB17F7">
              <w:rPr>
                <w:rFonts w:asciiTheme="minorHAnsi" w:hAnsiTheme="minorHAnsi"/>
              </w:rPr>
              <w:t xml:space="preserve"> above</w:t>
            </w:r>
            <w:r>
              <w:rPr>
                <w:rFonts w:asciiTheme="minorHAnsi" w:hAnsiTheme="minorHAnsi"/>
              </w:rPr>
              <w:t>.  (</w:t>
            </w:r>
            <w:r w:rsidRPr="00DB17F7">
              <w:rPr>
                <w:rFonts w:asciiTheme="minorHAnsi" w:hAnsiTheme="minorHAnsi" w:cs="TimesNewRomanPSMT"/>
              </w:rPr>
              <w:t>Section 110.3(c</w:t>
            </w:r>
            <w:proofErr w:type="gramStart"/>
            <w:r w:rsidRPr="00DB17F7">
              <w:rPr>
                <w:rFonts w:asciiTheme="minorHAnsi" w:hAnsiTheme="minorHAnsi" w:cs="TimesNewRomanPSMT"/>
              </w:rPr>
              <w:t>)5D</w:t>
            </w:r>
            <w:proofErr w:type="gramEnd"/>
            <w:r>
              <w:rPr>
                <w:rFonts w:asciiTheme="minorHAnsi" w:hAnsiTheme="minorHAnsi" w:cs="TimesNewRomanPSMT"/>
              </w:rPr>
              <w:t>)</w:t>
            </w:r>
            <w:r w:rsidRPr="00DB17F7">
              <w:rPr>
                <w:rFonts w:asciiTheme="minorHAnsi" w:hAnsiTheme="minorHAnsi" w:cs="TimesNewRomanPSMT"/>
              </w:rPr>
              <w:t>.</w:t>
            </w:r>
          </w:p>
        </w:tc>
      </w:tr>
      <w:tr w:rsidR="00CA0F92" w:rsidRPr="00DB17F7" w14:paraId="0A1EFF9B" w14:textId="77777777" w:rsidTr="009725C5">
        <w:trPr>
          <w:trHeight w:val="144"/>
        </w:trPr>
        <w:tc>
          <w:tcPr>
            <w:tcW w:w="741" w:type="dxa"/>
            <w:vAlign w:val="center"/>
          </w:tcPr>
          <w:p w14:paraId="0A1EFF99" w14:textId="0832DB30"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10</w:t>
            </w:r>
          </w:p>
        </w:tc>
        <w:tc>
          <w:tcPr>
            <w:tcW w:w="13875" w:type="dxa"/>
            <w:gridSpan w:val="2"/>
            <w:vAlign w:val="center"/>
          </w:tcPr>
          <w:p w14:paraId="0A1EFF9A" w14:textId="77777777" w:rsidR="00331E9A" w:rsidRDefault="00CA0F92" w:rsidP="00331E9A">
            <w:pPr>
              <w:keepNext/>
              <w:spacing w:after="0"/>
              <w:rPr>
                <w:rFonts w:asciiTheme="minorHAnsi" w:hAnsiTheme="minorHAnsi" w:cs="TimesNewRomanPS-BoldMT"/>
                <w:bCs/>
                <w:sz w:val="20"/>
                <w:szCs w:val="20"/>
              </w:rPr>
            </w:pPr>
            <w:r w:rsidRPr="00DB17F7">
              <w:rPr>
                <w:rFonts w:asciiTheme="minorHAnsi" w:hAnsiTheme="minorHAnsi"/>
                <w:sz w:val="20"/>
                <w:szCs w:val="20"/>
              </w:rPr>
              <w:t>The cold water supply piping and the recirculation loop piping is not connected to the hot water storage tank drain port</w:t>
            </w:r>
            <w:r>
              <w:rPr>
                <w:rFonts w:asciiTheme="minorHAnsi" w:hAnsiTheme="minorHAnsi"/>
                <w:sz w:val="20"/>
                <w:szCs w:val="20"/>
              </w:rPr>
              <w:t>.  (</w:t>
            </w:r>
            <w:r w:rsidRPr="00DB17F7">
              <w:rPr>
                <w:rFonts w:asciiTheme="minorHAnsi" w:hAnsiTheme="minorHAnsi" w:cs="TimesNewRomanPSMT"/>
                <w:sz w:val="20"/>
                <w:szCs w:val="20"/>
              </w:rPr>
              <w:t>Section 110.3(c</w:t>
            </w:r>
            <w:proofErr w:type="gramStart"/>
            <w:r w:rsidRPr="00DB17F7">
              <w:rPr>
                <w:rFonts w:asciiTheme="minorHAnsi" w:hAnsiTheme="minorHAnsi" w:cs="TimesNewRomanPSMT"/>
                <w:sz w:val="20"/>
                <w:szCs w:val="20"/>
              </w:rPr>
              <w:t>)5E</w:t>
            </w:r>
            <w:proofErr w:type="gramEnd"/>
            <w:r>
              <w:rPr>
                <w:rFonts w:asciiTheme="minorHAnsi" w:hAnsiTheme="minorHAnsi" w:cs="TimesNewRomanPSMT"/>
                <w:sz w:val="20"/>
                <w:szCs w:val="20"/>
              </w:rPr>
              <w:t>)</w:t>
            </w:r>
            <w:r w:rsidRPr="00DB17F7">
              <w:rPr>
                <w:rFonts w:asciiTheme="minorHAnsi" w:hAnsiTheme="minorHAnsi" w:cs="TimesNewRomanPSMT"/>
                <w:sz w:val="20"/>
                <w:szCs w:val="20"/>
              </w:rPr>
              <w:t>.</w:t>
            </w:r>
          </w:p>
        </w:tc>
      </w:tr>
      <w:tr w:rsidR="00CA0F92" w:rsidRPr="00DB17F7" w14:paraId="0A1EFF9E" w14:textId="77777777" w:rsidTr="009725C5">
        <w:trPr>
          <w:trHeight w:val="144"/>
        </w:trPr>
        <w:tc>
          <w:tcPr>
            <w:tcW w:w="741" w:type="dxa"/>
            <w:vAlign w:val="center"/>
          </w:tcPr>
          <w:p w14:paraId="0A1EFF9C" w14:textId="4831AEE9"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11</w:t>
            </w:r>
          </w:p>
        </w:tc>
        <w:tc>
          <w:tcPr>
            <w:tcW w:w="13875" w:type="dxa"/>
            <w:gridSpan w:val="2"/>
            <w:vAlign w:val="center"/>
          </w:tcPr>
          <w:p w14:paraId="0A1EFF9D" w14:textId="77777777" w:rsidR="00331E9A" w:rsidRDefault="00CA0F92" w:rsidP="00331E9A">
            <w:pPr>
              <w:keepNext/>
              <w:spacing w:after="0"/>
              <w:rPr>
                <w:rFonts w:asciiTheme="minorHAnsi" w:hAnsiTheme="minorHAnsi" w:cs="TimesNewRomanPS-BoldMT"/>
                <w:bCs/>
                <w:sz w:val="20"/>
                <w:szCs w:val="20"/>
              </w:rPr>
            </w:pPr>
            <w:r w:rsidRPr="00DB17F7">
              <w:rPr>
                <w:sz w:val="20"/>
                <w:szCs w:val="20"/>
              </w:rPr>
              <w:t>A check valve is installed on the cold water supply line between the hot water system and the next closest tee on the cold water supply</w:t>
            </w:r>
            <w:r>
              <w:rPr>
                <w:sz w:val="20"/>
                <w:szCs w:val="20"/>
              </w:rPr>
              <w:t>.  (</w:t>
            </w:r>
            <w:r w:rsidRPr="00DB17F7">
              <w:rPr>
                <w:rFonts w:asciiTheme="minorHAnsi" w:hAnsiTheme="minorHAnsi" w:cs="TimesNewRomanPSMT"/>
                <w:sz w:val="20"/>
                <w:szCs w:val="20"/>
              </w:rPr>
              <w:t>Section 110.3(c</w:t>
            </w:r>
            <w:proofErr w:type="gramStart"/>
            <w:r w:rsidRPr="00DB17F7">
              <w:rPr>
                <w:rFonts w:asciiTheme="minorHAnsi" w:hAnsiTheme="minorHAnsi" w:cs="TimesNewRomanPSMT"/>
                <w:sz w:val="20"/>
                <w:szCs w:val="20"/>
              </w:rPr>
              <w:t>)5F</w:t>
            </w:r>
            <w:proofErr w:type="gramEnd"/>
            <w:r>
              <w:rPr>
                <w:rFonts w:asciiTheme="minorHAnsi" w:hAnsiTheme="minorHAnsi" w:cs="TimesNewRomanPSMT"/>
                <w:sz w:val="20"/>
                <w:szCs w:val="20"/>
              </w:rPr>
              <w:t>)</w:t>
            </w:r>
            <w:r w:rsidRPr="00DB17F7">
              <w:rPr>
                <w:rFonts w:asciiTheme="minorHAnsi" w:hAnsiTheme="minorHAnsi" w:cs="TimesNewRomanPSMT"/>
                <w:sz w:val="20"/>
                <w:szCs w:val="20"/>
              </w:rPr>
              <w:t>.</w:t>
            </w:r>
          </w:p>
        </w:tc>
      </w:tr>
      <w:tr w:rsidR="00CA0F92" w14:paraId="0A1EFFA1" w14:textId="77777777" w:rsidTr="009725C5">
        <w:trPr>
          <w:trHeight w:val="144"/>
        </w:trPr>
        <w:tc>
          <w:tcPr>
            <w:tcW w:w="741" w:type="dxa"/>
            <w:vAlign w:val="center"/>
          </w:tcPr>
          <w:p w14:paraId="0A1EFF9F" w14:textId="3F9C2925"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12</w:t>
            </w:r>
          </w:p>
        </w:tc>
        <w:tc>
          <w:tcPr>
            <w:tcW w:w="13875" w:type="dxa"/>
            <w:gridSpan w:val="2"/>
            <w:vAlign w:val="center"/>
          </w:tcPr>
          <w:p w14:paraId="0A1EFFA0" w14:textId="77777777" w:rsidR="00331E9A" w:rsidRDefault="00CA0F92" w:rsidP="00331E9A">
            <w:pPr>
              <w:keepNext/>
              <w:spacing w:after="0"/>
              <w:rPr>
                <w:sz w:val="20"/>
                <w:szCs w:val="20"/>
              </w:rPr>
            </w:pPr>
            <w:r w:rsidRPr="00524AB7">
              <w:rPr>
                <w:sz w:val="20"/>
                <w:szCs w:val="20"/>
              </w:rPr>
              <w:t>The hot water distribution system piping from the water heater(s) to the fixtures and appliances take</w:t>
            </w:r>
            <w:r>
              <w:rPr>
                <w:sz w:val="20"/>
                <w:szCs w:val="20"/>
              </w:rPr>
              <w:t>s</w:t>
            </w:r>
            <w:r w:rsidRPr="00524AB7">
              <w:rPr>
                <w:sz w:val="20"/>
                <w:szCs w:val="20"/>
              </w:rPr>
              <w:t xml:space="preserve"> the</w:t>
            </w:r>
            <w:r>
              <w:rPr>
                <w:sz w:val="20"/>
                <w:szCs w:val="20"/>
              </w:rPr>
              <w:t xml:space="preserve"> </w:t>
            </w:r>
            <w:r w:rsidRPr="00524AB7">
              <w:rPr>
                <w:sz w:val="20"/>
                <w:szCs w:val="20"/>
              </w:rPr>
              <w:t xml:space="preserve">most direct path. </w:t>
            </w:r>
            <w:r>
              <w:rPr>
                <w:sz w:val="20"/>
                <w:szCs w:val="20"/>
              </w:rPr>
              <w:t>(RA 4.4.7.1)</w:t>
            </w:r>
          </w:p>
        </w:tc>
      </w:tr>
      <w:tr w:rsidR="00CA0F92" w14:paraId="0A1EFFA4" w14:textId="77777777" w:rsidTr="009725C5">
        <w:trPr>
          <w:trHeight w:val="144"/>
        </w:trPr>
        <w:tc>
          <w:tcPr>
            <w:tcW w:w="741" w:type="dxa"/>
            <w:vAlign w:val="center"/>
          </w:tcPr>
          <w:p w14:paraId="0A1EFFA2" w14:textId="7C863644"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13</w:t>
            </w:r>
          </w:p>
        </w:tc>
        <w:tc>
          <w:tcPr>
            <w:tcW w:w="13875" w:type="dxa"/>
            <w:gridSpan w:val="2"/>
            <w:vAlign w:val="center"/>
          </w:tcPr>
          <w:p w14:paraId="0A1EFFA3" w14:textId="77777777" w:rsidR="00331E9A" w:rsidRDefault="00CA0F92" w:rsidP="00331E9A">
            <w:pPr>
              <w:keepNext/>
              <w:spacing w:after="0"/>
              <w:rPr>
                <w:sz w:val="20"/>
                <w:szCs w:val="20"/>
              </w:rPr>
            </w:pPr>
            <w:r>
              <w:rPr>
                <w:sz w:val="20"/>
                <w:szCs w:val="20"/>
              </w:rPr>
              <w:t>I</w:t>
            </w:r>
            <w:r w:rsidRPr="00524AB7">
              <w:rPr>
                <w:sz w:val="20"/>
                <w:szCs w:val="20"/>
              </w:rPr>
              <w:t>nstallation and operation</w:t>
            </w:r>
            <w:r>
              <w:rPr>
                <w:sz w:val="20"/>
                <w:szCs w:val="20"/>
              </w:rPr>
              <w:t xml:space="preserve"> </w:t>
            </w:r>
            <w:r w:rsidRPr="00524AB7">
              <w:rPr>
                <w:sz w:val="20"/>
                <w:szCs w:val="20"/>
              </w:rPr>
              <w:t xml:space="preserve">instructions that provide details of the operation of the pump and controls </w:t>
            </w:r>
            <w:r>
              <w:rPr>
                <w:sz w:val="20"/>
                <w:szCs w:val="20"/>
              </w:rPr>
              <w:t xml:space="preserve">are </w:t>
            </w:r>
            <w:r w:rsidRPr="00524AB7">
              <w:rPr>
                <w:sz w:val="20"/>
                <w:szCs w:val="20"/>
              </w:rPr>
              <w:t>available at the jobsite for inspection.</w:t>
            </w:r>
            <w:r>
              <w:rPr>
                <w:sz w:val="20"/>
                <w:szCs w:val="20"/>
              </w:rPr>
              <w:t xml:space="preserve"> (RA 4.4.7.1)</w:t>
            </w:r>
          </w:p>
        </w:tc>
      </w:tr>
      <w:tr w:rsidR="00CA0F92" w14:paraId="0A1EFFA7" w14:textId="77777777" w:rsidTr="009725C5">
        <w:trPr>
          <w:trHeight w:val="593"/>
        </w:trPr>
        <w:tc>
          <w:tcPr>
            <w:tcW w:w="741" w:type="dxa"/>
            <w:vAlign w:val="center"/>
          </w:tcPr>
          <w:p w14:paraId="0A1EFFA5" w14:textId="0AA6B8B0"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14</w:t>
            </w:r>
          </w:p>
        </w:tc>
        <w:tc>
          <w:tcPr>
            <w:tcW w:w="13875" w:type="dxa"/>
            <w:gridSpan w:val="2"/>
            <w:vAlign w:val="center"/>
          </w:tcPr>
          <w:p w14:paraId="0A1EFFA6" w14:textId="77777777" w:rsidR="00331E9A" w:rsidRDefault="00CA0F92" w:rsidP="00331E9A">
            <w:pPr>
              <w:keepNext/>
              <w:spacing w:after="0"/>
              <w:rPr>
                <w:sz w:val="20"/>
                <w:szCs w:val="20"/>
              </w:rPr>
            </w:pPr>
            <w:r w:rsidRPr="00524AB7">
              <w:rPr>
                <w:sz w:val="20"/>
                <w:szCs w:val="20"/>
              </w:rPr>
              <w:t>More than one circulation loop may be installed. Each loop shall have its own pump and controls.</w:t>
            </w:r>
            <w:r>
              <w:rPr>
                <w:sz w:val="20"/>
                <w:szCs w:val="20"/>
              </w:rPr>
              <w:t xml:space="preserve"> (</w:t>
            </w:r>
            <w:r w:rsidRPr="00524AB7">
              <w:rPr>
                <w:sz w:val="20"/>
                <w:szCs w:val="20"/>
              </w:rPr>
              <w:t>RA4.4.8, RA 4.4.9, RA 4.4.10)</w:t>
            </w:r>
          </w:p>
        </w:tc>
      </w:tr>
      <w:tr w:rsidR="00CA0F92" w:rsidRPr="002332EE" w14:paraId="0A1EFFAE" w14:textId="77777777" w:rsidTr="00375023">
        <w:trPr>
          <w:trHeight w:val="302"/>
        </w:trPr>
        <w:tc>
          <w:tcPr>
            <w:tcW w:w="741" w:type="dxa"/>
            <w:vAlign w:val="center"/>
          </w:tcPr>
          <w:p w14:paraId="0A1EFFA8" w14:textId="7FC53457" w:rsidR="006A6017" w:rsidRDefault="000E2B97">
            <w:pPr>
              <w:keepNext/>
              <w:spacing w:after="0" w:line="240" w:lineRule="auto"/>
              <w:jc w:val="center"/>
              <w:rPr>
                <w:rFonts w:asciiTheme="minorHAnsi" w:hAnsiTheme="minorHAnsi" w:cs="Arial"/>
                <w:sz w:val="20"/>
                <w:szCs w:val="20"/>
              </w:rPr>
            </w:pPr>
            <w:r>
              <w:rPr>
                <w:rFonts w:asciiTheme="minorHAnsi" w:hAnsiTheme="minorHAnsi" w:cs="Arial"/>
                <w:sz w:val="20"/>
                <w:szCs w:val="20"/>
              </w:rPr>
              <w:t>15</w:t>
            </w:r>
          </w:p>
        </w:tc>
        <w:tc>
          <w:tcPr>
            <w:tcW w:w="3957" w:type="dxa"/>
            <w:vAlign w:val="center"/>
          </w:tcPr>
          <w:p w14:paraId="0A1EFFA9" w14:textId="77777777" w:rsidR="006A6017" w:rsidRDefault="00CA0F92">
            <w:pPr>
              <w:keepNext/>
              <w:spacing w:after="0" w:line="240" w:lineRule="auto"/>
              <w:rPr>
                <w:rFonts w:asciiTheme="minorHAnsi" w:hAnsiTheme="minorHAnsi" w:cs="TimesNewRomanPS-BoldMT"/>
                <w:bCs/>
                <w:sz w:val="20"/>
                <w:szCs w:val="20"/>
              </w:rPr>
            </w:pPr>
            <w:r w:rsidRPr="008C6FCB">
              <w:rPr>
                <w:rFonts w:asciiTheme="minorHAnsi" w:hAnsiTheme="minorHAnsi" w:cs="TimesNewRomanPS-BoldMT"/>
                <w:bCs/>
                <w:sz w:val="20"/>
                <w:szCs w:val="20"/>
              </w:rPr>
              <w:t>Verification Status:</w:t>
            </w:r>
          </w:p>
        </w:tc>
        <w:tc>
          <w:tcPr>
            <w:tcW w:w="9918" w:type="dxa"/>
            <w:vAlign w:val="center"/>
          </w:tcPr>
          <w:p w14:paraId="0A1EFFAA" w14:textId="77777777" w:rsidR="00331E9A" w:rsidRDefault="00CA0F92" w:rsidP="00331E9A">
            <w:pPr>
              <w:keepNext/>
              <w:spacing w:after="0"/>
              <w:rPr>
                <w:rFonts w:asciiTheme="minorHAnsi" w:hAnsiTheme="minorHAnsi" w:cs="Arial"/>
                <w:sz w:val="20"/>
                <w:szCs w:val="20"/>
              </w:rPr>
            </w:pPr>
            <w:r w:rsidRPr="008C6FCB">
              <w:rPr>
                <w:rFonts w:asciiTheme="minorHAnsi" w:hAnsiTheme="minorHAnsi" w:cs="Arial"/>
                <w:sz w:val="20"/>
                <w:szCs w:val="20"/>
              </w:rPr>
              <w:t>&lt;&lt;user pick from list:</w:t>
            </w:r>
          </w:p>
          <w:p w14:paraId="0A1EFFAB" w14:textId="77777777" w:rsidR="00331E9A" w:rsidRDefault="00CA0F92" w:rsidP="00331E9A">
            <w:pPr>
              <w:keepNext/>
              <w:tabs>
                <w:tab w:val="left" w:pos="356"/>
              </w:tabs>
              <w:spacing w:after="0"/>
              <w:rPr>
                <w:rFonts w:asciiTheme="minorHAnsi" w:hAnsiTheme="minorHAnsi" w:cs="Arial"/>
                <w:sz w:val="20"/>
                <w:szCs w:val="20"/>
              </w:rPr>
            </w:pPr>
            <w:r w:rsidRPr="008C6FCB">
              <w:rPr>
                <w:rFonts w:asciiTheme="minorHAnsi" w:hAnsiTheme="minorHAnsi" w:cs="Arial"/>
                <w:sz w:val="20"/>
                <w:szCs w:val="20"/>
              </w:rPr>
              <w:t>*** Pass - all applicable requirements are met; or</w:t>
            </w:r>
          </w:p>
          <w:p w14:paraId="0A1EFFAC" w14:textId="77777777" w:rsidR="00331E9A" w:rsidRDefault="00CA0F92" w:rsidP="00331E9A">
            <w:pPr>
              <w:keepNext/>
              <w:tabs>
                <w:tab w:val="left" w:pos="356"/>
              </w:tabs>
              <w:spacing w:after="0"/>
              <w:ind w:left="356" w:hanging="356"/>
              <w:rPr>
                <w:rFonts w:asciiTheme="minorHAnsi" w:hAnsiTheme="minorHAnsi" w:cs="Arial"/>
                <w:sz w:val="20"/>
                <w:szCs w:val="20"/>
              </w:rPr>
            </w:pPr>
            <w:r w:rsidRPr="008C6FCB">
              <w:rPr>
                <w:rFonts w:asciiTheme="minorHAnsi" w:hAnsiTheme="minorHAnsi" w:cs="Arial"/>
                <w:sz w:val="20"/>
                <w:szCs w:val="20"/>
              </w:rPr>
              <w:t>*** Fail - one or more applicable requirements are not met. Enter reason for failure in corrections notes field below; or</w:t>
            </w:r>
          </w:p>
          <w:p w14:paraId="0A1EFFAD" w14:textId="77777777" w:rsidR="00331E9A" w:rsidRDefault="00CA0F92" w:rsidP="00331E9A">
            <w:pPr>
              <w:pStyle w:val="ListParagraph"/>
              <w:keepNext/>
              <w:tabs>
                <w:tab w:val="left" w:pos="366"/>
              </w:tabs>
              <w:spacing w:after="0" w:line="240" w:lineRule="auto"/>
              <w:rPr>
                <w:rFonts w:asciiTheme="minorHAnsi" w:hAnsiTheme="minorHAnsi" w:cs="TimesNewRomanPS-BoldMT"/>
                <w:bCs/>
                <w:sz w:val="20"/>
                <w:szCs w:val="20"/>
              </w:rPr>
            </w:pPr>
            <w:r w:rsidRPr="008C6FCB">
              <w:rPr>
                <w:rFonts w:asciiTheme="minorHAnsi" w:hAnsiTheme="minorHAnsi" w:cs="Arial"/>
                <w:sz w:val="20"/>
                <w:szCs w:val="20"/>
              </w:rPr>
              <w:t>*** All n/a - This entire table is not applicable</w:t>
            </w:r>
          </w:p>
        </w:tc>
      </w:tr>
      <w:tr w:rsidR="00CA0F92" w:rsidRPr="002332EE" w14:paraId="0A1EFFB1" w14:textId="77777777" w:rsidTr="009725C5">
        <w:trPr>
          <w:trHeight w:val="302"/>
        </w:trPr>
        <w:tc>
          <w:tcPr>
            <w:tcW w:w="741" w:type="dxa"/>
            <w:vAlign w:val="center"/>
          </w:tcPr>
          <w:p w14:paraId="0A1EFFAF" w14:textId="4B75EC16" w:rsidR="006A6017" w:rsidRDefault="000E2B97">
            <w:pPr>
              <w:keepNext/>
              <w:spacing w:after="0" w:line="240" w:lineRule="auto"/>
              <w:jc w:val="center"/>
              <w:rPr>
                <w:rFonts w:asciiTheme="minorHAnsi" w:hAnsiTheme="minorHAnsi" w:cs="Arial"/>
                <w:sz w:val="20"/>
                <w:szCs w:val="20"/>
              </w:rPr>
            </w:pPr>
            <w:r>
              <w:rPr>
                <w:rFonts w:asciiTheme="minorHAnsi" w:hAnsiTheme="minorHAnsi" w:cs="Arial"/>
                <w:sz w:val="20"/>
                <w:szCs w:val="20"/>
              </w:rPr>
              <w:t>16</w:t>
            </w:r>
          </w:p>
        </w:tc>
        <w:tc>
          <w:tcPr>
            <w:tcW w:w="13875" w:type="dxa"/>
            <w:gridSpan w:val="2"/>
            <w:vAlign w:val="center"/>
          </w:tcPr>
          <w:p w14:paraId="0A1EFFB0" w14:textId="77777777" w:rsidR="006A6017" w:rsidRDefault="00CA0F92">
            <w:pPr>
              <w:keepNext/>
              <w:spacing w:after="0" w:line="240" w:lineRule="auto"/>
              <w:rPr>
                <w:rFonts w:asciiTheme="minorHAnsi" w:hAnsiTheme="minorHAnsi" w:cs="TimesNewRomanPS-BoldMT"/>
                <w:bCs/>
                <w:sz w:val="20"/>
                <w:szCs w:val="20"/>
              </w:rPr>
            </w:pPr>
            <w:r w:rsidRPr="008C6FCB">
              <w:rPr>
                <w:rFonts w:asciiTheme="minorHAnsi" w:hAnsiTheme="minorHAnsi" w:cs="TimesNewRomanPS-BoldMT"/>
                <w:bCs/>
                <w:sz w:val="20"/>
                <w:szCs w:val="20"/>
              </w:rPr>
              <w:t>Correction Notes: &lt;&lt;if Verification Status= Fail, then text entry in this Corrections Notes field is required;  user input text&gt;&gt;</w:t>
            </w:r>
          </w:p>
        </w:tc>
      </w:tr>
      <w:tr w:rsidR="00CA0F92" w:rsidRPr="002332EE" w14:paraId="0A1EFFB3" w14:textId="77777777" w:rsidTr="009725C5">
        <w:trPr>
          <w:trHeight w:val="302"/>
        </w:trPr>
        <w:tc>
          <w:tcPr>
            <w:tcW w:w="14616" w:type="dxa"/>
            <w:gridSpan w:val="3"/>
            <w:vAlign w:val="center"/>
          </w:tcPr>
          <w:p w14:paraId="0A1EFFB2" w14:textId="77777777" w:rsidR="00331E9A" w:rsidRDefault="00CA0F92" w:rsidP="00331E9A">
            <w:pPr>
              <w:keepNext/>
              <w:spacing w:after="0"/>
              <w:rPr>
                <w:rFonts w:asciiTheme="minorHAnsi" w:hAnsiTheme="minorHAnsi"/>
                <w:sz w:val="20"/>
                <w:szCs w:val="20"/>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0A1EFFB4" w14:textId="77777777" w:rsidR="00A374A5" w:rsidRDefault="00A374A5" w:rsidP="00A374A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0"/>
        <w:gridCol w:w="3958"/>
        <w:gridCol w:w="9895"/>
      </w:tblGrid>
      <w:tr w:rsidR="005A1843" w:rsidRPr="006D2E42" w14:paraId="0A1EFFB9" w14:textId="77777777" w:rsidTr="00172029">
        <w:trPr>
          <w:trHeight w:hRule="exact" w:val="1054"/>
          <w:tblHeader/>
        </w:trPr>
        <w:tc>
          <w:tcPr>
            <w:tcW w:w="14593" w:type="dxa"/>
            <w:gridSpan w:val="3"/>
            <w:tcBorders>
              <w:bottom w:val="single" w:sz="4" w:space="0" w:color="000000"/>
            </w:tcBorders>
            <w:vAlign w:val="center"/>
          </w:tcPr>
          <w:p w14:paraId="0A1EFFB5" w14:textId="77777777" w:rsidR="005A1843" w:rsidRPr="00382877" w:rsidRDefault="009725C5" w:rsidP="00B54CAD">
            <w:pPr>
              <w:spacing w:after="0" w:line="240" w:lineRule="auto"/>
              <w:rPr>
                <w:rFonts w:asciiTheme="minorHAnsi" w:hAnsiTheme="minorHAnsi"/>
                <w:b/>
                <w:szCs w:val="20"/>
              </w:rPr>
            </w:pPr>
            <w:r w:rsidRPr="00382877">
              <w:rPr>
                <w:rFonts w:asciiTheme="minorHAnsi" w:hAnsiTheme="minorHAnsi"/>
                <w:b/>
                <w:szCs w:val="20"/>
              </w:rPr>
              <w:lastRenderedPageBreak/>
              <w:t>E</w:t>
            </w:r>
            <w:r w:rsidR="005A1843" w:rsidRPr="00382877">
              <w:rPr>
                <w:rFonts w:asciiTheme="minorHAnsi" w:hAnsiTheme="minorHAnsi"/>
                <w:b/>
                <w:szCs w:val="20"/>
              </w:rPr>
              <w:t>. Multiple Dwelling Units – Recirculation Temperature Modulation Control</w:t>
            </w:r>
            <w:r w:rsidR="005A1843" w:rsidRPr="00382877">
              <w:rPr>
                <w:rFonts w:asciiTheme="minorHAnsi" w:hAnsiTheme="minorHAnsi" w:cs="Arial"/>
                <w:szCs w:val="20"/>
              </w:rPr>
              <w:t xml:space="preserve"> </w:t>
            </w:r>
            <w:r w:rsidR="00BE2570" w:rsidRPr="00382877">
              <w:rPr>
                <w:rFonts w:asciiTheme="minorHAnsi" w:hAnsiTheme="minorHAnsi"/>
                <w:b/>
                <w:szCs w:val="20"/>
              </w:rPr>
              <w:t>Requirements</w:t>
            </w:r>
          </w:p>
          <w:p w14:paraId="0A1EFFB6" w14:textId="77777777" w:rsidR="00331E9A" w:rsidRDefault="00BE2570" w:rsidP="00331E9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284D0A">
              <w:rPr>
                <w:rFonts w:asciiTheme="minorHAnsi" w:hAnsiTheme="minorHAnsi"/>
                <w:sz w:val="20"/>
                <w:szCs w:val="20"/>
              </w:rPr>
              <w:t>Systems that utilize this distribution type shall comply with these requirements</w:t>
            </w:r>
          </w:p>
          <w:p w14:paraId="0A1EFFB7" w14:textId="0924223A" w:rsidR="00882870" w:rsidRPr="006D2E42" w:rsidRDefault="00882870" w:rsidP="00882870">
            <w:pPr>
              <w:spacing w:after="0" w:line="240" w:lineRule="auto"/>
              <w:rPr>
                <w:rFonts w:asciiTheme="minorHAnsi" w:hAnsiTheme="minorHAnsi" w:cs="Arial"/>
                <w:sz w:val="20"/>
                <w:szCs w:val="20"/>
              </w:rPr>
            </w:pPr>
            <w:r>
              <w:rPr>
                <w:rFonts w:asciiTheme="minorHAnsi" w:hAnsiTheme="minorHAnsi" w:cs="Arial"/>
                <w:sz w:val="20"/>
                <w:szCs w:val="20"/>
              </w:rPr>
              <w:t>&lt;&lt;</w:t>
            </w:r>
            <w:r w:rsidR="00C54DE2">
              <w:rPr>
                <w:rFonts w:asciiTheme="minorHAnsi" w:hAnsiTheme="minorHAnsi" w:cs="Arial"/>
                <w:sz w:val="20"/>
                <w:szCs w:val="20"/>
              </w:rPr>
              <w:t xml:space="preserve"> If there are no systems in column A13 that have a value =</w:t>
            </w:r>
            <w:r w:rsidR="00172029">
              <w:rPr>
                <w:rFonts w:asciiTheme="minorHAnsi" w:hAnsiTheme="minorHAnsi" w:cs="Arial"/>
                <w:sz w:val="20"/>
                <w:szCs w:val="20"/>
              </w:rPr>
              <w:t xml:space="preserve"> “</w:t>
            </w:r>
            <w:r w:rsidR="0074733C">
              <w:rPr>
                <w:rFonts w:asciiTheme="minorHAnsi" w:hAnsiTheme="minorHAnsi"/>
                <w:sz w:val="20"/>
                <w:szCs w:val="20"/>
              </w:rPr>
              <w:t>Multi-family: Recirculating with temperature modulation</w:t>
            </w:r>
            <w:r w:rsidR="00172029">
              <w:rPr>
                <w:rFonts w:asciiTheme="minorHAnsi" w:hAnsiTheme="minorHAnsi" w:cs="Arial"/>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sidR="00172029">
              <w:rPr>
                <w:sz w:val="20"/>
                <w:szCs w:val="20"/>
              </w:rPr>
              <w:t>; else display this entire table</w:t>
            </w:r>
            <w:r w:rsidR="00172029" w:rsidRPr="00C24D1F">
              <w:rPr>
                <w:sz w:val="20"/>
                <w:szCs w:val="20"/>
              </w:rPr>
              <w:t xml:space="preserve"> </w:t>
            </w:r>
            <w:r w:rsidRPr="00C24D1F">
              <w:rPr>
                <w:sz w:val="20"/>
                <w:szCs w:val="20"/>
              </w:rPr>
              <w:t>&gt;&gt;</w:t>
            </w:r>
          </w:p>
          <w:p w14:paraId="0A1EFFB8" w14:textId="77777777" w:rsidR="00882870" w:rsidRDefault="00882870" w:rsidP="00B54CAD">
            <w:pPr>
              <w:spacing w:after="0" w:line="240" w:lineRule="auto"/>
              <w:rPr>
                <w:rFonts w:asciiTheme="minorHAnsi" w:hAnsiTheme="minorHAnsi"/>
                <w:b/>
                <w:sz w:val="20"/>
                <w:szCs w:val="20"/>
              </w:rPr>
            </w:pPr>
          </w:p>
        </w:tc>
      </w:tr>
      <w:tr w:rsidR="005A1843" w:rsidRPr="006D2E42" w14:paraId="0A1EFFBC" w14:textId="77777777" w:rsidTr="00B54CAD">
        <w:trPr>
          <w:trHeight w:hRule="exact" w:val="1072"/>
          <w:tblHeader/>
        </w:trPr>
        <w:tc>
          <w:tcPr>
            <w:tcW w:w="740" w:type="dxa"/>
            <w:tcBorders>
              <w:top w:val="single" w:sz="4" w:space="0" w:color="000000"/>
            </w:tcBorders>
            <w:vAlign w:val="center"/>
          </w:tcPr>
          <w:p w14:paraId="0A1EFFBA" w14:textId="77777777" w:rsidR="005A1843" w:rsidRPr="006D2E42" w:rsidRDefault="005A1843" w:rsidP="00B54C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53" w:type="dxa"/>
            <w:gridSpan w:val="2"/>
            <w:tcBorders>
              <w:top w:val="single" w:sz="4" w:space="0" w:color="000000"/>
            </w:tcBorders>
            <w:vAlign w:val="center"/>
          </w:tcPr>
          <w:p w14:paraId="0A1EFFBB" w14:textId="77777777" w:rsidR="005A1843" w:rsidRPr="006D2E42" w:rsidRDefault="005A1843" w:rsidP="00B54CAD">
            <w:pPr>
              <w:autoSpaceDE w:val="0"/>
              <w:autoSpaceDN w:val="0"/>
              <w:adjustRightInd w:val="0"/>
              <w:spacing w:after="0" w:line="240" w:lineRule="auto"/>
              <w:rPr>
                <w:rFonts w:asciiTheme="minorHAnsi" w:hAnsiTheme="minorHAnsi"/>
                <w:sz w:val="20"/>
                <w:szCs w:val="20"/>
              </w:rPr>
            </w:pPr>
            <w:r>
              <w:rPr>
                <w:rFonts w:asciiTheme="minorHAnsi" w:hAnsiTheme="minorHAnsi"/>
                <w:sz w:val="20"/>
                <w:szCs w:val="20"/>
              </w:rPr>
              <w:t xml:space="preserve">Controls have been installed that </w:t>
            </w:r>
            <w:r w:rsidRPr="00E41D1D">
              <w:rPr>
                <w:rFonts w:asciiTheme="minorHAnsi" w:hAnsiTheme="minorHAnsi"/>
                <w:sz w:val="20"/>
                <w:szCs w:val="20"/>
              </w:rPr>
              <w:t>reduce the hot water supply temperature when hot water</w:t>
            </w:r>
            <w:r>
              <w:rPr>
                <w:rFonts w:asciiTheme="minorHAnsi" w:hAnsiTheme="minorHAnsi"/>
                <w:sz w:val="20"/>
                <w:szCs w:val="20"/>
              </w:rPr>
              <w:t xml:space="preserve"> </w:t>
            </w:r>
            <w:r w:rsidRPr="00E41D1D">
              <w:rPr>
                <w:rFonts w:asciiTheme="minorHAnsi" w:hAnsiTheme="minorHAnsi"/>
                <w:sz w:val="20"/>
                <w:szCs w:val="20"/>
              </w:rPr>
              <w:t>demand is determined to be low by the control system. The control system may use a fixed control schedule or</w:t>
            </w:r>
            <w:r>
              <w:rPr>
                <w:rFonts w:asciiTheme="minorHAnsi" w:hAnsiTheme="minorHAnsi"/>
                <w:sz w:val="20"/>
                <w:szCs w:val="20"/>
              </w:rPr>
              <w:t xml:space="preserve"> </w:t>
            </w:r>
            <w:r w:rsidRPr="00E41D1D">
              <w:rPr>
                <w:rFonts w:asciiTheme="minorHAnsi" w:hAnsiTheme="minorHAnsi"/>
                <w:sz w:val="20"/>
                <w:szCs w:val="20"/>
              </w:rPr>
              <w:t>dynamic control schedules based measurements of hot water demand.</w:t>
            </w:r>
            <w:r>
              <w:rPr>
                <w:rFonts w:asciiTheme="minorHAnsi" w:hAnsiTheme="minorHAnsi"/>
                <w:sz w:val="20"/>
                <w:szCs w:val="20"/>
              </w:rPr>
              <w:t xml:space="preserve">  (</w:t>
            </w:r>
            <w:r w:rsidRPr="00B36001">
              <w:rPr>
                <w:rFonts w:asciiTheme="minorHAnsi" w:hAnsiTheme="minorHAnsi"/>
                <w:sz w:val="20"/>
                <w:szCs w:val="20"/>
              </w:rPr>
              <w:t>RA4.4.11)</w:t>
            </w:r>
            <w:r>
              <w:rPr>
                <w:rFonts w:asciiTheme="minorHAnsi" w:hAnsiTheme="minorHAnsi"/>
                <w:sz w:val="20"/>
                <w:szCs w:val="20"/>
              </w:rPr>
              <w:t>.</w:t>
            </w:r>
          </w:p>
        </w:tc>
      </w:tr>
      <w:tr w:rsidR="005A1843" w14:paraId="0A1EFFBF" w14:textId="77777777" w:rsidTr="00B54CAD">
        <w:trPr>
          <w:trHeight w:hRule="exact" w:val="576"/>
          <w:tblHeader/>
        </w:trPr>
        <w:tc>
          <w:tcPr>
            <w:tcW w:w="740" w:type="dxa"/>
            <w:vAlign w:val="center"/>
          </w:tcPr>
          <w:p w14:paraId="0A1EFFBD" w14:textId="77777777" w:rsidR="005A1843" w:rsidRDefault="005A1843" w:rsidP="00B54C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853" w:type="dxa"/>
            <w:gridSpan w:val="2"/>
            <w:vAlign w:val="center"/>
          </w:tcPr>
          <w:p w14:paraId="0A1EFFBE" w14:textId="1987E76E" w:rsidR="005A1843" w:rsidRDefault="005A1843" w:rsidP="00B54C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Daily hot water supply temperature reduction (which is defined as the sum of temperature reduction by the control in each hour within a 24-hour period) shall be more than 50</w:t>
            </w:r>
            <w:r w:rsidR="00B316BE">
              <w:rPr>
                <w:rFonts w:asciiTheme="minorHAnsi" w:hAnsiTheme="minorHAnsi"/>
                <w:sz w:val="20"/>
                <w:szCs w:val="20"/>
              </w:rPr>
              <w:t>°F</w:t>
            </w:r>
            <w:r>
              <w:rPr>
                <w:rFonts w:asciiTheme="minorHAnsi" w:hAnsiTheme="minorHAnsi"/>
                <w:sz w:val="20"/>
                <w:szCs w:val="20"/>
              </w:rPr>
              <w:t>. (</w:t>
            </w:r>
            <w:r w:rsidRPr="00B36001">
              <w:rPr>
                <w:rFonts w:asciiTheme="minorHAnsi" w:hAnsiTheme="minorHAnsi"/>
                <w:sz w:val="20"/>
                <w:szCs w:val="20"/>
              </w:rPr>
              <w:t>RA4.4.11)</w:t>
            </w:r>
            <w:r>
              <w:rPr>
                <w:rFonts w:asciiTheme="minorHAnsi" w:hAnsiTheme="minorHAnsi"/>
                <w:sz w:val="20"/>
                <w:szCs w:val="20"/>
              </w:rPr>
              <w:t xml:space="preserve"> </w:t>
            </w:r>
          </w:p>
        </w:tc>
      </w:tr>
      <w:tr w:rsidR="005A1843" w14:paraId="0A1EFFC6" w14:textId="77777777" w:rsidTr="00375023">
        <w:trPr>
          <w:trHeight w:hRule="exact" w:val="1585"/>
          <w:tblHeader/>
        </w:trPr>
        <w:tc>
          <w:tcPr>
            <w:tcW w:w="740" w:type="dxa"/>
            <w:vAlign w:val="center"/>
          </w:tcPr>
          <w:p w14:paraId="0A1EFFC0" w14:textId="77777777" w:rsidR="005A1843" w:rsidRDefault="005A1843" w:rsidP="00A677C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8C6FCB">
              <w:rPr>
                <w:rFonts w:asciiTheme="minorHAnsi" w:hAnsiTheme="minorHAnsi" w:cs="TimesNewRomanPS-BoldMT"/>
                <w:bCs/>
                <w:sz w:val="20"/>
                <w:szCs w:val="20"/>
              </w:rPr>
              <w:t>0</w:t>
            </w:r>
            <w:r w:rsidR="00A677CC">
              <w:rPr>
                <w:rFonts w:asciiTheme="minorHAnsi" w:hAnsiTheme="minorHAnsi" w:cs="TimesNewRomanPS-BoldMT"/>
                <w:bCs/>
                <w:sz w:val="20"/>
                <w:szCs w:val="20"/>
              </w:rPr>
              <w:t>3</w:t>
            </w:r>
          </w:p>
        </w:tc>
        <w:tc>
          <w:tcPr>
            <w:tcW w:w="3958" w:type="dxa"/>
            <w:vAlign w:val="center"/>
          </w:tcPr>
          <w:p w14:paraId="0A1EFFC1" w14:textId="77777777" w:rsidR="005A1843" w:rsidRDefault="005A1843" w:rsidP="00B54C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8C6FCB">
              <w:rPr>
                <w:rFonts w:asciiTheme="minorHAnsi" w:hAnsiTheme="minorHAnsi" w:cs="TimesNewRomanPS-BoldMT"/>
                <w:bCs/>
                <w:sz w:val="20"/>
                <w:szCs w:val="20"/>
              </w:rPr>
              <w:t>Verification Status:</w:t>
            </w:r>
          </w:p>
        </w:tc>
        <w:tc>
          <w:tcPr>
            <w:tcW w:w="9895" w:type="dxa"/>
            <w:vAlign w:val="center"/>
          </w:tcPr>
          <w:p w14:paraId="0A1EFFC2" w14:textId="77777777" w:rsidR="005A1843" w:rsidRPr="008C6FCB" w:rsidRDefault="005A1843" w:rsidP="00B54CAD">
            <w:pPr>
              <w:spacing w:after="0"/>
              <w:rPr>
                <w:rFonts w:asciiTheme="minorHAnsi" w:hAnsiTheme="minorHAnsi" w:cs="Arial"/>
                <w:sz w:val="20"/>
                <w:szCs w:val="20"/>
              </w:rPr>
            </w:pPr>
            <w:r w:rsidRPr="008C6FCB">
              <w:rPr>
                <w:rFonts w:asciiTheme="minorHAnsi" w:hAnsiTheme="minorHAnsi" w:cs="Arial"/>
                <w:sz w:val="20"/>
                <w:szCs w:val="20"/>
              </w:rPr>
              <w:t>&lt;&lt;user pick from list:</w:t>
            </w:r>
          </w:p>
          <w:p w14:paraId="0A1EFFC3" w14:textId="77777777" w:rsidR="005A1843" w:rsidRPr="008C6FCB" w:rsidRDefault="005A1843" w:rsidP="00B54CAD">
            <w:pPr>
              <w:tabs>
                <w:tab w:val="left" w:pos="356"/>
              </w:tabs>
              <w:spacing w:after="0"/>
              <w:rPr>
                <w:rFonts w:asciiTheme="minorHAnsi" w:hAnsiTheme="minorHAnsi" w:cs="Arial"/>
                <w:sz w:val="20"/>
                <w:szCs w:val="20"/>
              </w:rPr>
            </w:pPr>
            <w:r w:rsidRPr="008C6FCB">
              <w:rPr>
                <w:rFonts w:asciiTheme="minorHAnsi" w:hAnsiTheme="minorHAnsi" w:cs="Arial"/>
                <w:sz w:val="20"/>
                <w:szCs w:val="20"/>
              </w:rPr>
              <w:t>*** Pass - all applicable requirements are met; or</w:t>
            </w:r>
          </w:p>
          <w:p w14:paraId="0A1EFFC4" w14:textId="77777777" w:rsidR="005A1843" w:rsidRPr="008C6FCB" w:rsidRDefault="005A1843" w:rsidP="00B54CAD">
            <w:pPr>
              <w:tabs>
                <w:tab w:val="left" w:pos="356"/>
              </w:tabs>
              <w:spacing w:after="0"/>
              <w:ind w:left="356" w:hanging="356"/>
              <w:rPr>
                <w:rFonts w:asciiTheme="minorHAnsi" w:hAnsiTheme="minorHAnsi" w:cs="Arial"/>
                <w:sz w:val="20"/>
                <w:szCs w:val="20"/>
              </w:rPr>
            </w:pPr>
            <w:r w:rsidRPr="008C6FCB">
              <w:rPr>
                <w:rFonts w:asciiTheme="minorHAnsi" w:hAnsiTheme="minorHAnsi" w:cs="Arial"/>
                <w:sz w:val="20"/>
                <w:szCs w:val="20"/>
              </w:rPr>
              <w:t>*** Fail - one or more applicable requirements are not met. Enter reason for failure in corrections notes field below; or</w:t>
            </w:r>
          </w:p>
          <w:p w14:paraId="0A1EFFC5" w14:textId="77777777" w:rsidR="005A1843" w:rsidRDefault="005A1843" w:rsidP="00B54C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8C6FCB">
              <w:rPr>
                <w:rFonts w:asciiTheme="minorHAnsi" w:hAnsiTheme="minorHAnsi" w:cs="Arial"/>
                <w:sz w:val="20"/>
                <w:szCs w:val="20"/>
              </w:rPr>
              <w:t>*** All n/a - This entire table is not applicable</w:t>
            </w:r>
          </w:p>
        </w:tc>
      </w:tr>
      <w:tr w:rsidR="005A1843" w14:paraId="0A1EFFC9" w14:textId="77777777" w:rsidTr="00B54CAD">
        <w:trPr>
          <w:trHeight w:hRule="exact" w:val="451"/>
          <w:tblHeader/>
        </w:trPr>
        <w:tc>
          <w:tcPr>
            <w:tcW w:w="740" w:type="dxa"/>
            <w:vAlign w:val="center"/>
          </w:tcPr>
          <w:p w14:paraId="0A1EFFC7" w14:textId="77777777" w:rsidR="005A1843" w:rsidRDefault="005A1843" w:rsidP="00A677C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8C6FCB">
              <w:rPr>
                <w:rFonts w:asciiTheme="minorHAnsi" w:hAnsiTheme="minorHAnsi" w:cs="TimesNewRomanPS-BoldMT"/>
                <w:bCs/>
                <w:sz w:val="20"/>
                <w:szCs w:val="20"/>
              </w:rPr>
              <w:t>0</w:t>
            </w:r>
            <w:r w:rsidR="00A677CC">
              <w:rPr>
                <w:rFonts w:asciiTheme="minorHAnsi" w:hAnsiTheme="minorHAnsi" w:cs="TimesNewRomanPS-BoldMT"/>
                <w:bCs/>
                <w:sz w:val="20"/>
                <w:szCs w:val="20"/>
              </w:rPr>
              <w:t>4</w:t>
            </w:r>
          </w:p>
        </w:tc>
        <w:tc>
          <w:tcPr>
            <w:tcW w:w="13853" w:type="dxa"/>
            <w:gridSpan w:val="2"/>
            <w:vAlign w:val="center"/>
          </w:tcPr>
          <w:p w14:paraId="0A1EFFC8" w14:textId="77777777" w:rsidR="005A1843" w:rsidRDefault="005A1843" w:rsidP="00B54C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8C6FCB">
              <w:rPr>
                <w:rFonts w:asciiTheme="minorHAnsi" w:hAnsiTheme="minorHAnsi" w:cs="TimesNewRomanPS-BoldMT"/>
                <w:bCs/>
                <w:sz w:val="20"/>
                <w:szCs w:val="20"/>
              </w:rPr>
              <w:t>Correction Notes: &lt;&lt;if Verification Status= Fail, then text entry in this Corrections Notes field is required;  user input text&gt;&gt;</w:t>
            </w:r>
          </w:p>
        </w:tc>
      </w:tr>
      <w:tr w:rsidR="005A1843" w:rsidRPr="0093694E" w14:paraId="0A1EFFCB" w14:textId="77777777" w:rsidTr="00DE74B2">
        <w:trPr>
          <w:trHeight w:hRule="exact" w:val="541"/>
        </w:trPr>
        <w:tc>
          <w:tcPr>
            <w:tcW w:w="14593" w:type="dxa"/>
            <w:gridSpan w:val="3"/>
            <w:tcBorders>
              <w:top w:val="single" w:sz="4" w:space="0" w:color="000000"/>
              <w:left w:val="single" w:sz="4" w:space="0" w:color="000000"/>
              <w:bottom w:val="single" w:sz="4" w:space="0" w:color="000000"/>
              <w:right w:val="single" w:sz="4" w:space="0" w:color="000000"/>
            </w:tcBorders>
          </w:tcPr>
          <w:p w14:paraId="0A1EFFCA" w14:textId="77777777" w:rsidR="005A1843" w:rsidRPr="0093694E" w:rsidRDefault="00DE74B2" w:rsidP="00B54CAD">
            <w:pPr>
              <w:spacing w:after="0" w:line="240" w:lineRule="auto"/>
              <w:rPr>
                <w:rFonts w:asciiTheme="minorHAnsi" w:hAnsiTheme="minorHAnsi" w:cs="Arial"/>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0A1EFFCC" w14:textId="77777777" w:rsidR="00A374A5" w:rsidRDefault="00A374A5" w:rsidP="00A374A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0"/>
        <w:gridCol w:w="3958"/>
        <w:gridCol w:w="9895"/>
      </w:tblGrid>
      <w:tr w:rsidR="00362C31" w:rsidRPr="006D2E42" w14:paraId="0A1EFFD2" w14:textId="77777777" w:rsidTr="00172029">
        <w:trPr>
          <w:trHeight w:hRule="exact" w:val="982"/>
          <w:tblHeader/>
        </w:trPr>
        <w:tc>
          <w:tcPr>
            <w:tcW w:w="14593" w:type="dxa"/>
            <w:gridSpan w:val="3"/>
            <w:tcBorders>
              <w:bottom w:val="single" w:sz="4" w:space="0" w:color="000000"/>
            </w:tcBorders>
            <w:vAlign w:val="center"/>
          </w:tcPr>
          <w:p w14:paraId="0A1EFFCD" w14:textId="77777777" w:rsidR="00656A37" w:rsidRDefault="009725C5">
            <w:pPr>
              <w:keepNext/>
              <w:spacing w:after="0" w:line="240" w:lineRule="auto"/>
              <w:rPr>
                <w:rFonts w:asciiTheme="minorHAnsi" w:hAnsiTheme="minorHAnsi"/>
                <w:b/>
                <w:sz w:val="20"/>
                <w:szCs w:val="20"/>
              </w:rPr>
            </w:pPr>
            <w:r>
              <w:rPr>
                <w:rFonts w:asciiTheme="minorHAnsi" w:hAnsiTheme="minorHAnsi"/>
                <w:b/>
                <w:sz w:val="20"/>
                <w:szCs w:val="20"/>
              </w:rPr>
              <w:lastRenderedPageBreak/>
              <w:t>F</w:t>
            </w:r>
            <w:r w:rsidR="00362C31" w:rsidRPr="006D2E42">
              <w:rPr>
                <w:rFonts w:asciiTheme="minorHAnsi" w:hAnsiTheme="minorHAnsi"/>
                <w:b/>
                <w:sz w:val="20"/>
                <w:szCs w:val="20"/>
              </w:rPr>
              <w:t xml:space="preserve">. </w:t>
            </w:r>
            <w:r w:rsidR="00362C31" w:rsidRPr="00E215C5">
              <w:rPr>
                <w:rFonts w:asciiTheme="minorHAnsi" w:hAnsiTheme="minorHAnsi"/>
                <w:b/>
                <w:sz w:val="20"/>
                <w:szCs w:val="20"/>
              </w:rPr>
              <w:t>Multiple Dwelling Units – Recirculation Continuous Monitoring Systems</w:t>
            </w:r>
            <w:r w:rsidR="00362C31" w:rsidRPr="006D2E42">
              <w:rPr>
                <w:rFonts w:asciiTheme="minorHAnsi" w:hAnsiTheme="minorHAnsi" w:cs="Arial"/>
                <w:sz w:val="20"/>
                <w:szCs w:val="20"/>
              </w:rPr>
              <w:t xml:space="preserve"> </w:t>
            </w:r>
            <w:r w:rsidR="00BE2570" w:rsidRPr="00494508">
              <w:rPr>
                <w:rFonts w:asciiTheme="minorHAnsi" w:hAnsiTheme="minorHAnsi"/>
                <w:b/>
                <w:sz w:val="20"/>
                <w:szCs w:val="20"/>
              </w:rPr>
              <w:t>Requirements</w:t>
            </w:r>
          </w:p>
          <w:p w14:paraId="0A1EFFCE" w14:textId="77777777" w:rsidR="00331E9A" w:rsidRDefault="00BE2570" w:rsidP="00331E9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p>
          <w:p w14:paraId="0A1EFFCF" w14:textId="56ED15E5" w:rsidR="00331E9A" w:rsidRDefault="00362C31" w:rsidP="00331E9A">
            <w:pPr>
              <w:keepNext/>
              <w:spacing w:after="0" w:line="240" w:lineRule="auto"/>
              <w:rPr>
                <w:rFonts w:asciiTheme="minorHAnsi" w:hAnsiTheme="minorHAnsi" w:cs="Arial"/>
                <w:sz w:val="20"/>
                <w:szCs w:val="20"/>
              </w:rPr>
            </w:pPr>
            <w:r>
              <w:rPr>
                <w:rFonts w:asciiTheme="minorHAnsi" w:hAnsiTheme="minorHAnsi" w:cs="Arial"/>
                <w:sz w:val="20"/>
                <w:szCs w:val="20"/>
              </w:rPr>
              <w:t xml:space="preserve">&lt;&lt;If </w:t>
            </w:r>
            <w:r w:rsidR="00C54DE2">
              <w:rPr>
                <w:rFonts w:asciiTheme="minorHAnsi" w:hAnsiTheme="minorHAnsi" w:cs="Arial"/>
                <w:sz w:val="20"/>
                <w:szCs w:val="20"/>
              </w:rPr>
              <w:t xml:space="preserve">there are no systems in column A13 that have a value = </w:t>
            </w:r>
            <w:r w:rsidR="00172029">
              <w:rPr>
                <w:rFonts w:asciiTheme="minorHAnsi" w:hAnsiTheme="minorHAnsi" w:cs="Arial"/>
                <w:sz w:val="20"/>
                <w:szCs w:val="20"/>
              </w:rPr>
              <w:t>”</w:t>
            </w:r>
            <w:r w:rsidR="0074733C">
              <w:rPr>
                <w:rFonts w:asciiTheme="minorHAnsi" w:hAnsiTheme="minorHAnsi"/>
                <w:sz w:val="20"/>
                <w:szCs w:val="20"/>
              </w:rPr>
              <w:t>Multi-family: Recirculating with temperature modulation and monitoring</w:t>
            </w:r>
            <w:r w:rsidR="00172029">
              <w:rPr>
                <w:rFonts w:asciiTheme="minorHAnsi" w:hAnsiTheme="minorHAnsi" w:cs="Arial"/>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sidR="00172029">
              <w:rPr>
                <w:sz w:val="20"/>
                <w:szCs w:val="20"/>
              </w:rPr>
              <w:t>; else display this entire table</w:t>
            </w:r>
            <w:r w:rsidR="00172029" w:rsidRPr="00C24D1F">
              <w:rPr>
                <w:sz w:val="20"/>
                <w:szCs w:val="20"/>
              </w:rPr>
              <w:t xml:space="preserve"> </w:t>
            </w:r>
            <w:r w:rsidRPr="00C24D1F">
              <w:rPr>
                <w:sz w:val="20"/>
                <w:szCs w:val="20"/>
              </w:rPr>
              <w:t>&gt;&gt;</w:t>
            </w:r>
          </w:p>
          <w:p w14:paraId="0A1EFFD0" w14:textId="77777777" w:rsidR="00656A37" w:rsidRDefault="00656A37">
            <w:pPr>
              <w:keepNext/>
              <w:spacing w:after="0" w:line="240" w:lineRule="auto"/>
              <w:rPr>
                <w:rFonts w:asciiTheme="minorHAnsi" w:hAnsiTheme="minorHAnsi" w:cs="Arial"/>
                <w:sz w:val="20"/>
                <w:szCs w:val="20"/>
              </w:rPr>
            </w:pPr>
          </w:p>
          <w:p w14:paraId="0A1EFFD1" w14:textId="77777777" w:rsidR="00656A37" w:rsidRDefault="00656A3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p>
        </w:tc>
      </w:tr>
      <w:tr w:rsidR="00362C31" w:rsidRPr="006D2E42" w14:paraId="0A1EFFD5" w14:textId="77777777" w:rsidTr="005A1843">
        <w:trPr>
          <w:trHeight w:hRule="exact" w:val="640"/>
          <w:tblHeader/>
        </w:trPr>
        <w:tc>
          <w:tcPr>
            <w:tcW w:w="740" w:type="dxa"/>
            <w:tcBorders>
              <w:top w:val="single" w:sz="4" w:space="0" w:color="000000"/>
            </w:tcBorders>
            <w:vAlign w:val="center"/>
          </w:tcPr>
          <w:p w14:paraId="0A1EFFD3" w14:textId="77777777" w:rsidR="00656A37" w:rsidRDefault="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53" w:type="dxa"/>
            <w:gridSpan w:val="2"/>
            <w:tcBorders>
              <w:top w:val="single" w:sz="4" w:space="0" w:color="000000"/>
            </w:tcBorders>
            <w:vAlign w:val="center"/>
          </w:tcPr>
          <w:p w14:paraId="0A1EFFD4" w14:textId="77777777" w:rsidR="00656A37" w:rsidRDefault="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 xml:space="preserve">The water heating system must have a means of communicating with the remote monitoring </w:t>
            </w:r>
            <w:r w:rsidR="00E5578B">
              <w:rPr>
                <w:rFonts w:asciiTheme="minorHAnsi" w:hAnsiTheme="minorHAnsi"/>
                <w:sz w:val="20"/>
                <w:szCs w:val="20"/>
              </w:rPr>
              <w:t>facility</w:t>
            </w:r>
            <w:r>
              <w:rPr>
                <w:rFonts w:asciiTheme="minorHAnsi" w:hAnsiTheme="minorHAnsi"/>
                <w:sz w:val="20"/>
                <w:szCs w:val="20"/>
              </w:rPr>
              <w:t>. (</w:t>
            </w:r>
            <w:r w:rsidRPr="00B36001">
              <w:rPr>
                <w:rFonts w:asciiTheme="minorHAnsi" w:hAnsiTheme="minorHAnsi"/>
                <w:sz w:val="20"/>
                <w:szCs w:val="20"/>
              </w:rPr>
              <w:t>RA4.4.1</w:t>
            </w:r>
            <w:r>
              <w:rPr>
                <w:rFonts w:asciiTheme="minorHAnsi" w:hAnsiTheme="minorHAnsi"/>
                <w:sz w:val="20"/>
                <w:szCs w:val="20"/>
              </w:rPr>
              <w:t>2</w:t>
            </w:r>
            <w:r w:rsidRPr="00B36001">
              <w:rPr>
                <w:rFonts w:asciiTheme="minorHAnsi" w:hAnsiTheme="minorHAnsi"/>
                <w:sz w:val="20"/>
                <w:szCs w:val="20"/>
              </w:rPr>
              <w:t>)</w:t>
            </w:r>
          </w:p>
        </w:tc>
      </w:tr>
      <w:tr w:rsidR="00362C31" w14:paraId="0A1EFFD8" w14:textId="77777777" w:rsidTr="005A1843">
        <w:trPr>
          <w:trHeight w:hRule="exact" w:val="515"/>
          <w:tblHeader/>
        </w:trPr>
        <w:tc>
          <w:tcPr>
            <w:tcW w:w="740" w:type="dxa"/>
            <w:vAlign w:val="center"/>
          </w:tcPr>
          <w:p w14:paraId="0A1EFFD6" w14:textId="77777777" w:rsidR="00656A37" w:rsidRDefault="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853" w:type="dxa"/>
            <w:gridSpan w:val="2"/>
            <w:vAlign w:val="center"/>
          </w:tcPr>
          <w:p w14:paraId="0A1EFFD7" w14:textId="77777777" w:rsidR="00656A37" w:rsidRDefault="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The monitoring system must record no less frequently than hourly measurement of key system operation parameters, including hot water supply and return temperatures, and status of gas valve relays. (</w:t>
            </w:r>
            <w:r w:rsidRPr="00B36001">
              <w:rPr>
                <w:rFonts w:asciiTheme="minorHAnsi" w:hAnsiTheme="minorHAnsi"/>
                <w:sz w:val="20"/>
                <w:szCs w:val="20"/>
              </w:rPr>
              <w:t>RA4.4.1</w:t>
            </w:r>
            <w:r>
              <w:rPr>
                <w:rFonts w:asciiTheme="minorHAnsi" w:hAnsiTheme="minorHAnsi"/>
                <w:sz w:val="20"/>
                <w:szCs w:val="20"/>
              </w:rPr>
              <w:t>2</w:t>
            </w:r>
            <w:r w:rsidRPr="00B36001">
              <w:rPr>
                <w:rFonts w:asciiTheme="minorHAnsi" w:hAnsiTheme="minorHAnsi"/>
                <w:sz w:val="20"/>
                <w:szCs w:val="20"/>
              </w:rPr>
              <w:t>)</w:t>
            </w:r>
          </w:p>
        </w:tc>
      </w:tr>
      <w:tr w:rsidR="00362C31" w14:paraId="0A1EFFDB" w14:textId="77777777" w:rsidTr="005A1843">
        <w:trPr>
          <w:trHeight w:hRule="exact" w:val="425"/>
          <w:tblHeader/>
        </w:trPr>
        <w:tc>
          <w:tcPr>
            <w:tcW w:w="740" w:type="dxa"/>
            <w:vAlign w:val="center"/>
          </w:tcPr>
          <w:p w14:paraId="0A1EFFD9" w14:textId="77777777" w:rsidR="00656A37" w:rsidRDefault="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853" w:type="dxa"/>
            <w:gridSpan w:val="2"/>
            <w:vAlign w:val="center"/>
          </w:tcPr>
          <w:p w14:paraId="0A1EFFDA" w14:textId="77777777" w:rsidR="00656A37" w:rsidRDefault="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A current contract must be available that demonstrate the system will be monitored. (</w:t>
            </w:r>
            <w:r w:rsidRPr="00B36001">
              <w:rPr>
                <w:rFonts w:asciiTheme="minorHAnsi" w:hAnsiTheme="minorHAnsi"/>
                <w:sz w:val="20"/>
                <w:szCs w:val="20"/>
              </w:rPr>
              <w:t>RA4.4.1</w:t>
            </w:r>
            <w:r>
              <w:rPr>
                <w:rFonts w:asciiTheme="minorHAnsi" w:hAnsiTheme="minorHAnsi"/>
                <w:sz w:val="20"/>
                <w:szCs w:val="20"/>
              </w:rPr>
              <w:t>2</w:t>
            </w:r>
            <w:r w:rsidRPr="00B36001">
              <w:rPr>
                <w:rFonts w:asciiTheme="minorHAnsi" w:hAnsiTheme="minorHAnsi"/>
                <w:sz w:val="20"/>
                <w:szCs w:val="20"/>
              </w:rPr>
              <w:t>)</w:t>
            </w:r>
          </w:p>
        </w:tc>
      </w:tr>
      <w:tr w:rsidR="005A1843" w14:paraId="0A1EFFE2" w14:textId="77777777" w:rsidTr="00375023">
        <w:trPr>
          <w:trHeight w:hRule="exact" w:val="1468"/>
          <w:tblHeader/>
        </w:trPr>
        <w:tc>
          <w:tcPr>
            <w:tcW w:w="740" w:type="dxa"/>
            <w:vAlign w:val="center"/>
          </w:tcPr>
          <w:p w14:paraId="0A1EFFDC" w14:textId="77777777" w:rsidR="00656A37" w:rsidRDefault="005A184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8C6FCB">
              <w:rPr>
                <w:rFonts w:asciiTheme="minorHAnsi" w:hAnsiTheme="minorHAnsi" w:cs="TimesNewRomanPS-BoldMT"/>
                <w:bCs/>
                <w:sz w:val="20"/>
                <w:szCs w:val="20"/>
              </w:rPr>
              <w:t>0</w:t>
            </w:r>
            <w:r>
              <w:rPr>
                <w:rFonts w:asciiTheme="minorHAnsi" w:hAnsiTheme="minorHAnsi" w:cs="TimesNewRomanPS-BoldMT"/>
                <w:bCs/>
                <w:sz w:val="20"/>
                <w:szCs w:val="20"/>
              </w:rPr>
              <w:t>4</w:t>
            </w:r>
          </w:p>
        </w:tc>
        <w:tc>
          <w:tcPr>
            <w:tcW w:w="3958" w:type="dxa"/>
            <w:vAlign w:val="center"/>
          </w:tcPr>
          <w:p w14:paraId="0A1EFFDD" w14:textId="77777777" w:rsidR="00656A37" w:rsidRDefault="005A184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8C6FCB">
              <w:rPr>
                <w:rFonts w:asciiTheme="minorHAnsi" w:hAnsiTheme="minorHAnsi" w:cs="TimesNewRomanPS-BoldMT"/>
                <w:bCs/>
                <w:sz w:val="20"/>
                <w:szCs w:val="20"/>
              </w:rPr>
              <w:t>Verification Status:</w:t>
            </w:r>
          </w:p>
        </w:tc>
        <w:tc>
          <w:tcPr>
            <w:tcW w:w="9895" w:type="dxa"/>
            <w:vAlign w:val="center"/>
          </w:tcPr>
          <w:p w14:paraId="0A1EFFDE" w14:textId="77777777" w:rsidR="00331E9A" w:rsidRDefault="005A1843" w:rsidP="00331E9A">
            <w:pPr>
              <w:keepNext/>
              <w:spacing w:after="0"/>
              <w:rPr>
                <w:rFonts w:asciiTheme="minorHAnsi" w:hAnsiTheme="minorHAnsi" w:cs="Arial"/>
                <w:sz w:val="20"/>
                <w:szCs w:val="20"/>
              </w:rPr>
            </w:pPr>
            <w:r w:rsidRPr="008C6FCB">
              <w:rPr>
                <w:rFonts w:asciiTheme="minorHAnsi" w:hAnsiTheme="minorHAnsi" w:cs="Arial"/>
                <w:sz w:val="20"/>
                <w:szCs w:val="20"/>
              </w:rPr>
              <w:t>&lt;&lt;user pick from list:</w:t>
            </w:r>
          </w:p>
          <w:p w14:paraId="0A1EFFDF" w14:textId="77777777" w:rsidR="00331E9A" w:rsidRDefault="005A1843" w:rsidP="00331E9A">
            <w:pPr>
              <w:keepNext/>
              <w:tabs>
                <w:tab w:val="left" w:pos="356"/>
              </w:tabs>
              <w:spacing w:after="0"/>
              <w:rPr>
                <w:rFonts w:asciiTheme="minorHAnsi" w:hAnsiTheme="minorHAnsi" w:cs="Arial"/>
                <w:sz w:val="20"/>
                <w:szCs w:val="20"/>
              </w:rPr>
            </w:pPr>
            <w:r w:rsidRPr="008C6FCB">
              <w:rPr>
                <w:rFonts w:asciiTheme="minorHAnsi" w:hAnsiTheme="minorHAnsi" w:cs="Arial"/>
                <w:sz w:val="20"/>
                <w:szCs w:val="20"/>
              </w:rPr>
              <w:t>*** Pass - all applicable requirements are met; or</w:t>
            </w:r>
          </w:p>
          <w:p w14:paraId="0A1EFFE0" w14:textId="77777777" w:rsidR="00331E9A" w:rsidRDefault="005A1843" w:rsidP="00331E9A">
            <w:pPr>
              <w:keepNext/>
              <w:tabs>
                <w:tab w:val="left" w:pos="356"/>
              </w:tabs>
              <w:spacing w:after="0"/>
              <w:ind w:left="356" w:hanging="356"/>
              <w:rPr>
                <w:rFonts w:asciiTheme="minorHAnsi" w:hAnsiTheme="minorHAnsi" w:cs="Arial"/>
                <w:sz w:val="20"/>
                <w:szCs w:val="20"/>
              </w:rPr>
            </w:pPr>
            <w:r w:rsidRPr="008C6FCB">
              <w:rPr>
                <w:rFonts w:asciiTheme="minorHAnsi" w:hAnsiTheme="minorHAnsi" w:cs="Arial"/>
                <w:sz w:val="20"/>
                <w:szCs w:val="20"/>
              </w:rPr>
              <w:t>*** Fail - one or more applicable requirements are not met. Enter reason for failure in corrections notes field below; or</w:t>
            </w:r>
          </w:p>
          <w:p w14:paraId="0A1EFFE1" w14:textId="77777777" w:rsidR="00656A37" w:rsidRDefault="005A184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8C6FCB">
              <w:rPr>
                <w:rFonts w:asciiTheme="minorHAnsi" w:hAnsiTheme="minorHAnsi" w:cs="Arial"/>
                <w:sz w:val="20"/>
                <w:szCs w:val="20"/>
              </w:rPr>
              <w:t>*** All n/a - This entire table is not applicable</w:t>
            </w:r>
          </w:p>
        </w:tc>
      </w:tr>
      <w:tr w:rsidR="005A1843" w14:paraId="0A1EFFE5" w14:textId="77777777" w:rsidTr="005A1843">
        <w:trPr>
          <w:trHeight w:hRule="exact" w:val="425"/>
          <w:tblHeader/>
        </w:trPr>
        <w:tc>
          <w:tcPr>
            <w:tcW w:w="740" w:type="dxa"/>
            <w:vAlign w:val="center"/>
          </w:tcPr>
          <w:p w14:paraId="0A1EFFE3" w14:textId="77777777" w:rsidR="00656A37" w:rsidRDefault="005A184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8C6FCB">
              <w:rPr>
                <w:rFonts w:asciiTheme="minorHAnsi" w:hAnsiTheme="minorHAnsi" w:cs="TimesNewRomanPS-BoldMT"/>
                <w:bCs/>
                <w:sz w:val="20"/>
                <w:szCs w:val="20"/>
              </w:rPr>
              <w:t>0</w:t>
            </w:r>
            <w:r>
              <w:rPr>
                <w:rFonts w:asciiTheme="minorHAnsi" w:hAnsiTheme="minorHAnsi" w:cs="TimesNewRomanPS-BoldMT"/>
                <w:bCs/>
                <w:sz w:val="20"/>
                <w:szCs w:val="20"/>
              </w:rPr>
              <w:t>5</w:t>
            </w:r>
          </w:p>
        </w:tc>
        <w:tc>
          <w:tcPr>
            <w:tcW w:w="13853" w:type="dxa"/>
            <w:gridSpan w:val="2"/>
            <w:vAlign w:val="center"/>
          </w:tcPr>
          <w:p w14:paraId="0A1EFFE4" w14:textId="77777777" w:rsidR="00656A37" w:rsidRDefault="005A184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8C6FCB">
              <w:rPr>
                <w:rFonts w:asciiTheme="minorHAnsi" w:hAnsiTheme="minorHAnsi" w:cs="TimesNewRomanPS-BoldMT"/>
                <w:bCs/>
                <w:sz w:val="20"/>
                <w:szCs w:val="20"/>
              </w:rPr>
              <w:t>Correction Notes: &lt;&lt;if Verification Status= Fail, then text entry in this Corrections Notes field is required;  user input text&gt;&gt;</w:t>
            </w:r>
          </w:p>
        </w:tc>
      </w:tr>
      <w:tr w:rsidR="005A1843" w:rsidRPr="0093694E" w14:paraId="0A1EFFE7" w14:textId="77777777" w:rsidTr="00DE74B2">
        <w:trPr>
          <w:trHeight w:hRule="exact" w:val="523"/>
        </w:trPr>
        <w:tc>
          <w:tcPr>
            <w:tcW w:w="14593" w:type="dxa"/>
            <w:gridSpan w:val="3"/>
            <w:tcBorders>
              <w:top w:val="single" w:sz="4" w:space="0" w:color="000000"/>
              <w:left w:val="single" w:sz="4" w:space="0" w:color="000000"/>
              <w:bottom w:val="single" w:sz="4" w:space="0" w:color="000000"/>
              <w:right w:val="single" w:sz="4" w:space="0" w:color="000000"/>
            </w:tcBorders>
          </w:tcPr>
          <w:p w14:paraId="0A1EFFE6" w14:textId="77777777" w:rsidR="00331E9A" w:rsidRDefault="00DE74B2" w:rsidP="00331E9A">
            <w:pPr>
              <w:keepNext/>
              <w:spacing w:after="0" w:line="240" w:lineRule="auto"/>
              <w:rPr>
                <w:rFonts w:asciiTheme="minorHAnsi" w:hAnsiTheme="minorHAnsi" w:cs="Arial"/>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0A1EFFE8" w14:textId="77777777" w:rsidR="00362C31" w:rsidRDefault="00362C31" w:rsidP="00A374A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0"/>
        <w:gridCol w:w="3958"/>
        <w:gridCol w:w="9895"/>
      </w:tblGrid>
      <w:tr w:rsidR="009725C5" w:rsidRPr="006D2E42" w14:paraId="0A1EFFEC" w14:textId="77777777" w:rsidTr="00C54DE2">
        <w:trPr>
          <w:trHeight w:hRule="exact" w:val="982"/>
        </w:trPr>
        <w:tc>
          <w:tcPr>
            <w:tcW w:w="14593" w:type="dxa"/>
            <w:gridSpan w:val="3"/>
            <w:tcBorders>
              <w:bottom w:val="single" w:sz="4" w:space="0" w:color="000000"/>
            </w:tcBorders>
            <w:vAlign w:val="center"/>
          </w:tcPr>
          <w:p w14:paraId="0A1EFFE9" w14:textId="77777777" w:rsidR="00656A37" w:rsidRDefault="009725C5">
            <w:pPr>
              <w:keepNext/>
              <w:spacing w:after="0" w:line="240" w:lineRule="auto"/>
              <w:rPr>
                <w:rFonts w:asciiTheme="minorHAnsi" w:hAnsiTheme="minorHAnsi"/>
                <w:b/>
                <w:sz w:val="20"/>
                <w:szCs w:val="20"/>
              </w:rPr>
            </w:pPr>
            <w:r>
              <w:rPr>
                <w:rFonts w:asciiTheme="minorHAnsi" w:hAnsiTheme="minorHAnsi"/>
                <w:b/>
                <w:sz w:val="20"/>
                <w:szCs w:val="20"/>
              </w:rPr>
              <w:lastRenderedPageBreak/>
              <w:t>G</w:t>
            </w:r>
            <w:r w:rsidRPr="006D2E42">
              <w:rPr>
                <w:rFonts w:asciiTheme="minorHAnsi" w:hAnsiTheme="minorHAnsi"/>
                <w:b/>
                <w:sz w:val="20"/>
                <w:szCs w:val="20"/>
              </w:rPr>
              <w:t xml:space="preserve">. </w:t>
            </w:r>
            <w:r w:rsidRPr="00E215C5">
              <w:rPr>
                <w:rFonts w:asciiTheme="minorHAnsi" w:hAnsiTheme="minorHAnsi"/>
                <w:b/>
                <w:sz w:val="20"/>
                <w:szCs w:val="20"/>
              </w:rPr>
              <w:t>Multiple Dwelling Units – Demand Recirculation</w:t>
            </w:r>
            <w:r w:rsidRPr="006D2E42">
              <w:rPr>
                <w:rFonts w:asciiTheme="minorHAnsi" w:hAnsiTheme="minorHAnsi" w:cs="Arial"/>
                <w:sz w:val="20"/>
                <w:szCs w:val="20"/>
              </w:rPr>
              <w:t xml:space="preserve"> </w:t>
            </w:r>
            <w:r w:rsidR="00BE2570" w:rsidRPr="00494508">
              <w:rPr>
                <w:rFonts w:asciiTheme="minorHAnsi" w:hAnsiTheme="minorHAnsi"/>
                <w:b/>
                <w:sz w:val="20"/>
                <w:szCs w:val="20"/>
              </w:rPr>
              <w:t>Requirements</w:t>
            </w:r>
          </w:p>
          <w:p w14:paraId="0A1EFFEA" w14:textId="77777777" w:rsidR="00331E9A" w:rsidRDefault="00BE2570" w:rsidP="00331E9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p>
          <w:p w14:paraId="0A1EFFEB" w14:textId="6DF72F0F" w:rsidR="00331E9A" w:rsidRDefault="009725C5" w:rsidP="0074733C">
            <w:pPr>
              <w:keepNext/>
              <w:suppressAutoHyphens/>
              <w:spacing w:after="0" w:line="240" w:lineRule="auto"/>
              <w:rPr>
                <w:rFonts w:asciiTheme="minorHAnsi" w:hAnsiTheme="minorHAnsi"/>
                <w:b/>
                <w:sz w:val="20"/>
                <w:szCs w:val="20"/>
              </w:rPr>
            </w:pPr>
            <w:r w:rsidRPr="00E41D1D">
              <w:rPr>
                <w:rFonts w:asciiTheme="minorHAnsi" w:hAnsiTheme="minorHAnsi" w:cs="Arial"/>
                <w:sz w:val="20"/>
                <w:szCs w:val="20"/>
              </w:rPr>
              <w:t xml:space="preserve">&lt;&lt;If </w:t>
            </w:r>
            <w:r w:rsidR="00C54DE2">
              <w:rPr>
                <w:rFonts w:asciiTheme="minorHAnsi" w:hAnsiTheme="minorHAnsi" w:cs="Arial"/>
                <w:sz w:val="20"/>
                <w:szCs w:val="20"/>
              </w:rPr>
              <w:t>there are no systems in column A13 that have a value =</w:t>
            </w:r>
            <w:r w:rsidR="00172029">
              <w:rPr>
                <w:rFonts w:asciiTheme="minorHAnsi" w:hAnsiTheme="minorHAnsi" w:cs="Arial"/>
                <w:sz w:val="20"/>
                <w:szCs w:val="20"/>
              </w:rPr>
              <w:t xml:space="preserve"> “</w:t>
            </w:r>
            <w:r w:rsidR="0074733C">
              <w:rPr>
                <w:rFonts w:asciiTheme="minorHAnsi" w:hAnsiTheme="minorHAnsi"/>
                <w:sz w:val="20"/>
                <w:szCs w:val="20"/>
              </w:rPr>
              <w:t>Multi-family: Recirculating demand control</w:t>
            </w:r>
            <w:r w:rsidR="00172029">
              <w:rPr>
                <w:rFonts w:asciiTheme="minorHAnsi" w:hAnsiTheme="minorHAnsi" w:cs="Arial"/>
                <w:sz w:val="20"/>
                <w:szCs w:val="20"/>
              </w:rPr>
              <w:t>”,</w:t>
            </w:r>
            <w:r w:rsidRPr="00E41D1D">
              <w:rPr>
                <w:rFonts w:asciiTheme="minorHAnsi" w:hAnsiTheme="minorHAnsi" w:cs="Arial"/>
                <w:sz w:val="20"/>
                <w:szCs w:val="20"/>
              </w:rPr>
              <w:t xml:space="preserve"> </w:t>
            </w:r>
            <w:r w:rsidRPr="00E41D1D">
              <w:rPr>
                <w:sz w:val="20"/>
                <w:szCs w:val="20"/>
              </w:rPr>
              <w:t>then display the "section does not apply" message</w:t>
            </w:r>
            <w:r w:rsidR="00172029">
              <w:rPr>
                <w:sz w:val="20"/>
                <w:szCs w:val="20"/>
              </w:rPr>
              <w:t>; else display this entire table</w:t>
            </w:r>
            <w:r w:rsidR="00172029" w:rsidRPr="00E41D1D">
              <w:rPr>
                <w:sz w:val="20"/>
                <w:szCs w:val="20"/>
              </w:rPr>
              <w:t xml:space="preserve"> </w:t>
            </w:r>
            <w:r w:rsidRPr="00E41D1D">
              <w:rPr>
                <w:sz w:val="20"/>
                <w:szCs w:val="20"/>
              </w:rPr>
              <w:t>&gt;&gt;</w:t>
            </w:r>
          </w:p>
        </w:tc>
      </w:tr>
      <w:tr w:rsidR="009725C5" w:rsidRPr="006D2E42" w14:paraId="0A1EFFEF" w14:textId="77777777" w:rsidTr="00382877">
        <w:trPr>
          <w:trHeight w:hRule="exact" w:val="712"/>
        </w:trPr>
        <w:tc>
          <w:tcPr>
            <w:tcW w:w="740" w:type="dxa"/>
            <w:tcBorders>
              <w:top w:val="single" w:sz="4" w:space="0" w:color="000000"/>
            </w:tcBorders>
            <w:vAlign w:val="center"/>
          </w:tcPr>
          <w:p w14:paraId="0A1EFFED" w14:textId="77777777" w:rsidR="00656A37" w:rsidRDefault="009725C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53" w:type="dxa"/>
            <w:gridSpan w:val="2"/>
            <w:tcBorders>
              <w:top w:val="single" w:sz="4" w:space="0" w:color="000000"/>
            </w:tcBorders>
            <w:vAlign w:val="center"/>
          </w:tcPr>
          <w:p w14:paraId="0A1EFFEE" w14:textId="77777777" w:rsidR="00656A37" w:rsidRDefault="009725C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w:t>
            </w:r>
            <w:r w:rsidRPr="000C1AEF">
              <w:rPr>
                <w:rFonts w:asciiTheme="minorHAnsi" w:hAnsiTheme="minorHAnsi"/>
                <w:sz w:val="20"/>
                <w:szCs w:val="20"/>
              </w:rPr>
              <w:t>he system operate</w:t>
            </w:r>
            <w:r>
              <w:rPr>
                <w:rFonts w:asciiTheme="minorHAnsi" w:hAnsiTheme="minorHAnsi"/>
                <w:sz w:val="20"/>
                <w:szCs w:val="20"/>
              </w:rPr>
              <w:t>s</w:t>
            </w:r>
            <w:r w:rsidRPr="000C1AEF">
              <w:rPr>
                <w:rFonts w:asciiTheme="minorHAnsi" w:hAnsiTheme="minorHAnsi"/>
                <w:sz w:val="20"/>
                <w:szCs w:val="20"/>
              </w:rPr>
              <w:t xml:space="preserve"> “on-demand”, meaning that </w:t>
            </w:r>
            <w:r>
              <w:rPr>
                <w:rFonts w:asciiTheme="minorHAnsi" w:hAnsiTheme="minorHAnsi"/>
                <w:sz w:val="20"/>
                <w:szCs w:val="20"/>
              </w:rPr>
              <w:t xml:space="preserve">the pump begins to operate shortly before or immediately after </w:t>
            </w:r>
            <w:r w:rsidRPr="000C1AEF">
              <w:rPr>
                <w:rFonts w:asciiTheme="minorHAnsi" w:hAnsiTheme="minorHAnsi"/>
                <w:sz w:val="20"/>
                <w:szCs w:val="20"/>
              </w:rPr>
              <w:t>hot water draw</w:t>
            </w:r>
            <w:r>
              <w:rPr>
                <w:rFonts w:asciiTheme="minorHAnsi" w:hAnsiTheme="minorHAnsi"/>
                <w:sz w:val="20"/>
                <w:szCs w:val="20"/>
              </w:rPr>
              <w:t xml:space="preserve"> begins, and stops when the return water temperature reaches a certain threshold value. (</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9725C5" w:rsidRPr="000C1AEF" w14:paraId="0A1EFFF4" w14:textId="77777777" w:rsidTr="00382877">
        <w:trPr>
          <w:trHeight w:hRule="exact" w:val="1090"/>
        </w:trPr>
        <w:tc>
          <w:tcPr>
            <w:tcW w:w="740" w:type="dxa"/>
            <w:vAlign w:val="center"/>
          </w:tcPr>
          <w:p w14:paraId="0A1EFFF0" w14:textId="77777777" w:rsidR="00656A37" w:rsidRDefault="009725C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853" w:type="dxa"/>
            <w:gridSpan w:val="2"/>
            <w:vAlign w:val="center"/>
          </w:tcPr>
          <w:p w14:paraId="0A1EFFF1" w14:textId="77777777" w:rsidR="00656A37" w:rsidRDefault="009725C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After the pump has been activated, the controls shall allow the pump to operate until the water temperature</w:t>
            </w:r>
            <w:r>
              <w:rPr>
                <w:sz w:val="20"/>
                <w:szCs w:val="20"/>
              </w:rPr>
              <w:t xml:space="preserve"> </w:t>
            </w:r>
            <w:r w:rsidRPr="00B36001">
              <w:rPr>
                <w:sz w:val="20"/>
                <w:szCs w:val="20"/>
              </w:rPr>
              <w:t>at the thermo-sensor rises</w:t>
            </w:r>
            <w:r>
              <w:rPr>
                <w:sz w:val="20"/>
                <w:szCs w:val="20"/>
              </w:rPr>
              <w:t xml:space="preserve"> to one of the following values: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0A1EFFF2" w14:textId="54B20E74" w:rsidR="00656A37" w:rsidRDefault="009725C5">
            <w:pPr>
              <w:pStyle w:val="ListParagraph"/>
              <w:keepNext/>
              <w:numPr>
                <w:ilvl w:val="0"/>
                <w:numId w:val="1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Not more than 10</w:t>
            </w:r>
            <w:r w:rsidR="00811D32">
              <w:rPr>
                <w:sz w:val="20"/>
                <w:szCs w:val="20"/>
              </w:rPr>
              <w:t>°</w:t>
            </w:r>
            <w:r>
              <w:rPr>
                <w:rFonts w:asciiTheme="minorHAnsi" w:hAnsiTheme="minorHAnsi"/>
                <w:sz w:val="20"/>
                <w:szCs w:val="20"/>
              </w:rPr>
              <w:t>F</w:t>
            </w:r>
            <w:r w:rsidRPr="00B36001">
              <w:rPr>
                <w:sz w:val="20"/>
                <w:szCs w:val="20"/>
              </w:rPr>
              <w:t xml:space="preserve"> ( 5.6</w:t>
            </w:r>
            <w:r w:rsidR="00811D32">
              <w:rPr>
                <w:sz w:val="20"/>
                <w:szCs w:val="20"/>
              </w:rPr>
              <w:t>°</w:t>
            </w:r>
            <w:r>
              <w:rPr>
                <w:rFonts w:asciiTheme="minorHAnsi" w:hAnsiTheme="minorHAnsi"/>
                <w:sz w:val="20"/>
                <w:szCs w:val="20"/>
              </w:rPr>
              <w:t>C</w:t>
            </w:r>
            <w:r w:rsidRPr="00B36001">
              <w:rPr>
                <w:sz w:val="20"/>
                <w:szCs w:val="20"/>
              </w:rPr>
              <w:t>) above the initial temperature of the water in the pipe</w:t>
            </w:r>
          </w:p>
          <w:p w14:paraId="0A1EFFF3" w14:textId="096409C0" w:rsidR="00656A37" w:rsidRDefault="009725C5" w:rsidP="00811D32">
            <w:pPr>
              <w:pStyle w:val="ListParagraph"/>
              <w:keepNext/>
              <w:numPr>
                <w:ilvl w:val="0"/>
                <w:numId w:val="1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Not more than 102</w:t>
            </w:r>
            <w:r w:rsidR="00811D32">
              <w:rPr>
                <w:sz w:val="20"/>
                <w:szCs w:val="20"/>
              </w:rPr>
              <w:t>°</w:t>
            </w:r>
            <w:r>
              <w:rPr>
                <w:rFonts w:asciiTheme="minorHAnsi" w:hAnsiTheme="minorHAnsi"/>
                <w:sz w:val="20"/>
                <w:szCs w:val="20"/>
              </w:rPr>
              <w:t>F</w:t>
            </w:r>
            <w:r w:rsidRPr="00B36001">
              <w:rPr>
                <w:sz w:val="20"/>
                <w:szCs w:val="20"/>
              </w:rPr>
              <w:t xml:space="preserve"> (38.9</w:t>
            </w:r>
            <w:r w:rsidR="00811D32">
              <w:rPr>
                <w:sz w:val="20"/>
                <w:szCs w:val="20"/>
              </w:rPr>
              <w:t>°</w:t>
            </w:r>
            <w:r>
              <w:rPr>
                <w:rFonts w:asciiTheme="minorHAnsi" w:hAnsiTheme="minorHAnsi"/>
                <w:sz w:val="20"/>
                <w:szCs w:val="20"/>
              </w:rPr>
              <w:t>C</w:t>
            </w:r>
            <w:r w:rsidRPr="00B36001">
              <w:rPr>
                <w:sz w:val="20"/>
                <w:szCs w:val="20"/>
              </w:rPr>
              <w:t>).</w:t>
            </w:r>
          </w:p>
        </w:tc>
      </w:tr>
      <w:tr w:rsidR="009725C5" w:rsidRPr="000C1AEF" w14:paraId="0A1EFFF7" w14:textId="77777777" w:rsidTr="00382877">
        <w:trPr>
          <w:trHeight w:hRule="exact" w:val="622"/>
        </w:trPr>
        <w:tc>
          <w:tcPr>
            <w:tcW w:w="740" w:type="dxa"/>
            <w:vAlign w:val="center"/>
          </w:tcPr>
          <w:p w14:paraId="0A1EFFF5" w14:textId="77777777" w:rsidR="00656A37" w:rsidRDefault="009725C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853" w:type="dxa"/>
            <w:gridSpan w:val="2"/>
            <w:vAlign w:val="center"/>
          </w:tcPr>
          <w:p w14:paraId="0A1EFFF6" w14:textId="77777777" w:rsidR="00656A37" w:rsidRDefault="009725C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The controls shall limit pump operation to a maximum of 10 minutes following any activation. This is</w:t>
            </w:r>
            <w:r>
              <w:rPr>
                <w:sz w:val="20"/>
                <w:szCs w:val="20"/>
              </w:rPr>
              <w:t xml:space="preserve"> </w:t>
            </w:r>
            <w:r w:rsidRPr="00B36001">
              <w:rPr>
                <w:sz w:val="20"/>
                <w:szCs w:val="20"/>
              </w:rPr>
              <w:t>provided in the event that the normal means of shutting off the pump have failed.</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9725C5" w:rsidRPr="000C1AEF" w14:paraId="0A1EFFFD" w14:textId="77777777" w:rsidTr="00382877">
        <w:trPr>
          <w:trHeight w:hRule="exact" w:val="1990"/>
        </w:trPr>
        <w:tc>
          <w:tcPr>
            <w:tcW w:w="740" w:type="dxa"/>
            <w:vAlign w:val="center"/>
          </w:tcPr>
          <w:p w14:paraId="0A1EFFF8" w14:textId="77777777" w:rsidR="00656A37" w:rsidRDefault="009725C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853" w:type="dxa"/>
            <w:gridSpan w:val="2"/>
            <w:vAlign w:val="center"/>
          </w:tcPr>
          <w:p w14:paraId="0A1EFFF9" w14:textId="77777777" w:rsidR="00656A37" w:rsidRDefault="009725C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Pump and control placement shall meet one of the following criteria:</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0A1EFFFA" w14:textId="77777777" w:rsidR="00656A37" w:rsidRDefault="009725C5">
            <w:pPr>
              <w:pStyle w:val="ListParagraph"/>
              <w:keepNext/>
              <w:numPr>
                <w:ilvl w:val="0"/>
                <w:numId w:val="1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When a dedicated return line has been installed the pump, controls and thermo-sensor are installed at the end of the supply portion of the recirculation loop; or</w:t>
            </w:r>
          </w:p>
          <w:p w14:paraId="0A1EFFFB" w14:textId="77777777" w:rsidR="00656A37" w:rsidRDefault="009725C5">
            <w:pPr>
              <w:pStyle w:val="ListParagraph"/>
              <w:keepNext/>
              <w:numPr>
                <w:ilvl w:val="0"/>
                <w:numId w:val="1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The pump and controls are installed on the dedicated return line near the water heater and the thermo-sensor is installed in an accessible location as close to the end of the supply portion of the recirculation loop as possible, or</w:t>
            </w:r>
          </w:p>
          <w:p w14:paraId="0A1EFFFC" w14:textId="77777777" w:rsidR="00656A37" w:rsidRDefault="009725C5">
            <w:pPr>
              <w:pStyle w:val="ListParagraph"/>
              <w:keepNext/>
              <w:numPr>
                <w:ilvl w:val="0"/>
                <w:numId w:val="1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 xml:space="preserve">When the cold water line is used as the return, the pump, demand controls and </w:t>
            </w:r>
            <w:proofErr w:type="spellStart"/>
            <w:r w:rsidRPr="00B36001">
              <w:rPr>
                <w:sz w:val="20"/>
                <w:szCs w:val="20"/>
              </w:rPr>
              <w:t>thermosensor</w:t>
            </w:r>
            <w:proofErr w:type="spellEnd"/>
            <w:r w:rsidRPr="00B36001">
              <w:rPr>
                <w:sz w:val="20"/>
                <w:szCs w:val="20"/>
              </w:rPr>
              <w:t xml:space="preserve"> shall be installed in an accessible location at the end of supply portion of the hot water distribution line (typically under a sink).</w:t>
            </w:r>
          </w:p>
        </w:tc>
      </w:tr>
      <w:tr w:rsidR="009725C5" w:rsidRPr="000C1AEF" w14:paraId="0A1F0000" w14:textId="77777777" w:rsidTr="00382877">
        <w:trPr>
          <w:trHeight w:hRule="exact" w:val="352"/>
        </w:trPr>
        <w:tc>
          <w:tcPr>
            <w:tcW w:w="740" w:type="dxa"/>
            <w:vAlign w:val="center"/>
          </w:tcPr>
          <w:p w14:paraId="0A1EFFFE" w14:textId="77777777" w:rsidR="00656A37" w:rsidRDefault="009725C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05</w:t>
            </w:r>
          </w:p>
        </w:tc>
        <w:tc>
          <w:tcPr>
            <w:tcW w:w="13853" w:type="dxa"/>
            <w:gridSpan w:val="2"/>
            <w:vAlign w:val="center"/>
          </w:tcPr>
          <w:p w14:paraId="0A1EFFFF" w14:textId="77777777" w:rsidR="00656A37" w:rsidRDefault="009725C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Insulation is not required on the cold water line when it is used as the return.</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9725C5" w:rsidRPr="000C1AEF" w14:paraId="0A1F0003" w14:textId="77777777" w:rsidTr="00382877">
        <w:trPr>
          <w:trHeight w:hRule="exact" w:val="622"/>
        </w:trPr>
        <w:tc>
          <w:tcPr>
            <w:tcW w:w="740" w:type="dxa"/>
            <w:vAlign w:val="center"/>
          </w:tcPr>
          <w:p w14:paraId="0A1F0001" w14:textId="77777777" w:rsidR="00656A37" w:rsidRDefault="009725C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06</w:t>
            </w:r>
          </w:p>
        </w:tc>
        <w:tc>
          <w:tcPr>
            <w:tcW w:w="13853" w:type="dxa"/>
            <w:gridSpan w:val="2"/>
            <w:vAlign w:val="center"/>
          </w:tcPr>
          <w:p w14:paraId="0A1F0002" w14:textId="77777777" w:rsidR="00656A37" w:rsidRDefault="009725C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 xml:space="preserve">Manual or sensor controls shall be installed and, if powered, </w:t>
            </w:r>
            <w:r>
              <w:rPr>
                <w:sz w:val="20"/>
                <w:szCs w:val="20"/>
              </w:rPr>
              <w:t>each control has</w:t>
            </w:r>
            <w:r w:rsidRPr="00B36001">
              <w:rPr>
                <w:sz w:val="20"/>
                <w:szCs w:val="20"/>
              </w:rPr>
              <w:t xml:space="preserve"> standby power of 1 Watt or less. </w:t>
            </w:r>
            <w:r>
              <w:rPr>
                <w:sz w:val="20"/>
                <w:szCs w:val="20"/>
              </w:rPr>
              <w:t xml:space="preserve"> </w:t>
            </w:r>
            <w:r w:rsidRPr="00B36001">
              <w:rPr>
                <w:sz w:val="20"/>
                <w:szCs w:val="20"/>
              </w:rPr>
              <w:t>Controls may be located in individual units or on the loop. Controls may be activated by wired or wireless mechanisms,</w:t>
            </w:r>
            <w:r>
              <w:rPr>
                <w:sz w:val="20"/>
                <w:szCs w:val="20"/>
              </w:rPr>
              <w:t xml:space="preserve"> </w:t>
            </w:r>
            <w:r w:rsidRPr="00B36001">
              <w:rPr>
                <w:sz w:val="20"/>
                <w:szCs w:val="20"/>
              </w:rPr>
              <w:t>including buttons, motion sensors, door switches and flow switches.</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9725C5" w:rsidRPr="000C1AEF" w14:paraId="0A1F000A" w14:textId="77777777" w:rsidTr="00375023">
        <w:trPr>
          <w:trHeight w:hRule="exact" w:val="1477"/>
        </w:trPr>
        <w:tc>
          <w:tcPr>
            <w:tcW w:w="740" w:type="dxa"/>
            <w:vAlign w:val="center"/>
          </w:tcPr>
          <w:p w14:paraId="0A1F0004" w14:textId="77777777" w:rsidR="00656A37" w:rsidRDefault="009725C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8C6FCB">
              <w:rPr>
                <w:rFonts w:asciiTheme="minorHAnsi" w:hAnsiTheme="minorHAnsi" w:cs="TimesNewRomanPS-BoldMT"/>
                <w:bCs/>
                <w:sz w:val="20"/>
                <w:szCs w:val="20"/>
              </w:rPr>
              <w:t>0</w:t>
            </w:r>
            <w:r>
              <w:rPr>
                <w:rFonts w:asciiTheme="minorHAnsi" w:hAnsiTheme="minorHAnsi" w:cs="TimesNewRomanPS-BoldMT"/>
                <w:bCs/>
                <w:sz w:val="20"/>
                <w:szCs w:val="20"/>
              </w:rPr>
              <w:t>7</w:t>
            </w:r>
          </w:p>
        </w:tc>
        <w:tc>
          <w:tcPr>
            <w:tcW w:w="3958" w:type="dxa"/>
            <w:vAlign w:val="center"/>
          </w:tcPr>
          <w:p w14:paraId="0A1F0005" w14:textId="77777777" w:rsidR="00656A37" w:rsidRDefault="009725C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8C6FCB">
              <w:rPr>
                <w:rFonts w:asciiTheme="minorHAnsi" w:hAnsiTheme="minorHAnsi" w:cs="TimesNewRomanPS-BoldMT"/>
                <w:bCs/>
                <w:sz w:val="20"/>
                <w:szCs w:val="20"/>
              </w:rPr>
              <w:t>Verification Status:</w:t>
            </w:r>
          </w:p>
        </w:tc>
        <w:tc>
          <w:tcPr>
            <w:tcW w:w="9895" w:type="dxa"/>
            <w:vAlign w:val="center"/>
          </w:tcPr>
          <w:p w14:paraId="0A1F0006" w14:textId="77777777" w:rsidR="00656A37" w:rsidRDefault="009725C5">
            <w:pPr>
              <w:keepNext/>
              <w:spacing w:after="0"/>
              <w:rPr>
                <w:rFonts w:asciiTheme="minorHAnsi" w:hAnsiTheme="minorHAnsi" w:cs="Arial"/>
                <w:sz w:val="20"/>
                <w:szCs w:val="20"/>
              </w:rPr>
            </w:pPr>
            <w:r w:rsidRPr="008C6FCB">
              <w:rPr>
                <w:rFonts w:asciiTheme="minorHAnsi" w:hAnsiTheme="minorHAnsi" w:cs="Arial"/>
                <w:sz w:val="20"/>
                <w:szCs w:val="20"/>
              </w:rPr>
              <w:t>&lt;&lt;user pick from list:</w:t>
            </w:r>
          </w:p>
          <w:p w14:paraId="0A1F0007" w14:textId="77777777" w:rsidR="00656A37" w:rsidRDefault="009725C5">
            <w:pPr>
              <w:keepNext/>
              <w:tabs>
                <w:tab w:val="left" w:pos="356"/>
              </w:tabs>
              <w:spacing w:after="0"/>
              <w:rPr>
                <w:rFonts w:asciiTheme="minorHAnsi" w:hAnsiTheme="minorHAnsi" w:cs="Arial"/>
                <w:sz w:val="20"/>
                <w:szCs w:val="20"/>
              </w:rPr>
            </w:pPr>
            <w:r w:rsidRPr="008C6FCB">
              <w:rPr>
                <w:rFonts w:asciiTheme="minorHAnsi" w:hAnsiTheme="minorHAnsi" w:cs="Arial"/>
                <w:sz w:val="20"/>
                <w:szCs w:val="20"/>
              </w:rPr>
              <w:t>*** Pass - all applicable requirements are met; or</w:t>
            </w:r>
          </w:p>
          <w:p w14:paraId="0A1F0008" w14:textId="77777777" w:rsidR="00656A37" w:rsidRDefault="009725C5">
            <w:pPr>
              <w:keepNext/>
              <w:tabs>
                <w:tab w:val="left" w:pos="356"/>
              </w:tabs>
              <w:spacing w:after="0"/>
              <w:ind w:left="356" w:hanging="356"/>
              <w:rPr>
                <w:rFonts w:asciiTheme="minorHAnsi" w:hAnsiTheme="minorHAnsi" w:cs="Arial"/>
                <w:sz w:val="20"/>
                <w:szCs w:val="20"/>
              </w:rPr>
            </w:pPr>
            <w:r w:rsidRPr="008C6FCB">
              <w:rPr>
                <w:rFonts w:asciiTheme="minorHAnsi" w:hAnsiTheme="minorHAnsi" w:cs="Arial"/>
                <w:sz w:val="20"/>
                <w:szCs w:val="20"/>
              </w:rPr>
              <w:t>*** Fail - one or more applicable requirements are not met. Enter reason for failure in corrections notes field below; or</w:t>
            </w:r>
          </w:p>
          <w:p w14:paraId="0A1F0009" w14:textId="77777777" w:rsidR="00656A37" w:rsidRDefault="009725C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8C6FCB">
              <w:rPr>
                <w:rFonts w:asciiTheme="minorHAnsi" w:hAnsiTheme="minorHAnsi" w:cs="Arial"/>
                <w:sz w:val="20"/>
                <w:szCs w:val="20"/>
              </w:rPr>
              <w:t>*** All n/a - This entire table is not applicable</w:t>
            </w:r>
          </w:p>
        </w:tc>
      </w:tr>
      <w:tr w:rsidR="009725C5" w:rsidRPr="000C1AEF" w14:paraId="0A1F000D" w14:textId="77777777" w:rsidTr="00382877">
        <w:trPr>
          <w:trHeight w:hRule="exact" w:val="595"/>
        </w:trPr>
        <w:tc>
          <w:tcPr>
            <w:tcW w:w="740" w:type="dxa"/>
            <w:vAlign w:val="center"/>
          </w:tcPr>
          <w:p w14:paraId="0A1F000B" w14:textId="77777777" w:rsidR="00656A37" w:rsidRDefault="009725C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8C6FCB">
              <w:rPr>
                <w:rFonts w:asciiTheme="minorHAnsi" w:hAnsiTheme="minorHAnsi" w:cs="TimesNewRomanPS-BoldMT"/>
                <w:bCs/>
                <w:sz w:val="20"/>
                <w:szCs w:val="20"/>
              </w:rPr>
              <w:t>0</w:t>
            </w:r>
            <w:r>
              <w:rPr>
                <w:rFonts w:asciiTheme="minorHAnsi" w:hAnsiTheme="minorHAnsi" w:cs="TimesNewRomanPS-BoldMT"/>
                <w:bCs/>
                <w:sz w:val="20"/>
                <w:szCs w:val="20"/>
              </w:rPr>
              <w:t>8</w:t>
            </w:r>
          </w:p>
        </w:tc>
        <w:tc>
          <w:tcPr>
            <w:tcW w:w="13853" w:type="dxa"/>
            <w:gridSpan w:val="2"/>
            <w:vAlign w:val="center"/>
          </w:tcPr>
          <w:p w14:paraId="0A1F000C" w14:textId="77777777" w:rsidR="00656A37" w:rsidRDefault="009725C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8C6FCB">
              <w:rPr>
                <w:rFonts w:asciiTheme="minorHAnsi" w:hAnsiTheme="minorHAnsi" w:cs="TimesNewRomanPS-BoldMT"/>
                <w:bCs/>
                <w:sz w:val="20"/>
                <w:szCs w:val="20"/>
              </w:rPr>
              <w:t>Correction Notes: &lt;&lt;if Verification Status= Fail, then text entry in this Corrections Notes field is required;  user input text&gt;&gt;</w:t>
            </w:r>
          </w:p>
        </w:tc>
      </w:tr>
      <w:tr w:rsidR="009725C5" w:rsidRPr="0093694E" w14:paraId="0A1F000F" w14:textId="77777777" w:rsidTr="00DE74B2">
        <w:trPr>
          <w:trHeight w:hRule="exact" w:val="469"/>
        </w:trPr>
        <w:tc>
          <w:tcPr>
            <w:tcW w:w="14593" w:type="dxa"/>
            <w:gridSpan w:val="3"/>
            <w:tcBorders>
              <w:top w:val="single" w:sz="4" w:space="0" w:color="000000"/>
              <w:left w:val="single" w:sz="4" w:space="0" w:color="000000"/>
              <w:bottom w:val="single" w:sz="4" w:space="0" w:color="000000"/>
              <w:right w:val="single" w:sz="4" w:space="0" w:color="000000"/>
            </w:tcBorders>
          </w:tcPr>
          <w:p w14:paraId="0A1F000E" w14:textId="77777777" w:rsidR="00656A37" w:rsidRDefault="00DE74B2">
            <w:pPr>
              <w:keepNext/>
              <w:spacing w:after="0" w:line="240" w:lineRule="auto"/>
              <w:rPr>
                <w:rFonts w:asciiTheme="minorHAnsi" w:hAnsiTheme="minorHAnsi" w:cs="Arial"/>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r w:rsidR="009725C5" w:rsidRPr="0093694E">
              <w:rPr>
                <w:rFonts w:asciiTheme="minorHAnsi" w:hAnsiTheme="minorHAnsi" w:cs="Arial"/>
                <w:b/>
                <w:sz w:val="18"/>
                <w:szCs w:val="18"/>
              </w:rPr>
              <w:t xml:space="preserve"> </w:t>
            </w:r>
          </w:p>
        </w:tc>
      </w:tr>
    </w:tbl>
    <w:p w14:paraId="3286C5F1" w14:textId="77777777" w:rsidR="00787649" w:rsidRDefault="00787649">
      <w:r>
        <w:br w:type="page"/>
      </w: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8"/>
        <w:gridCol w:w="3840"/>
        <w:gridCol w:w="9895"/>
      </w:tblGrid>
      <w:tr w:rsidR="00362C31" w:rsidRPr="006D2E42" w14:paraId="0A1F0013" w14:textId="77777777" w:rsidTr="00BE2570">
        <w:trPr>
          <w:trHeight w:hRule="exact" w:val="1027"/>
        </w:trPr>
        <w:tc>
          <w:tcPr>
            <w:tcW w:w="14593" w:type="dxa"/>
            <w:gridSpan w:val="3"/>
            <w:tcBorders>
              <w:bottom w:val="single" w:sz="4" w:space="0" w:color="000000"/>
            </w:tcBorders>
            <w:vAlign w:val="center"/>
          </w:tcPr>
          <w:p w14:paraId="0A1F0010" w14:textId="77777777" w:rsidR="00362C31" w:rsidRDefault="009725C5" w:rsidP="00362C31">
            <w:pPr>
              <w:spacing w:after="0" w:line="240" w:lineRule="auto"/>
              <w:rPr>
                <w:rFonts w:asciiTheme="minorHAnsi" w:hAnsiTheme="minorHAnsi"/>
                <w:b/>
                <w:sz w:val="20"/>
                <w:szCs w:val="20"/>
              </w:rPr>
            </w:pPr>
            <w:r>
              <w:rPr>
                <w:rFonts w:asciiTheme="minorHAnsi" w:hAnsiTheme="minorHAnsi"/>
                <w:b/>
                <w:sz w:val="20"/>
                <w:szCs w:val="20"/>
              </w:rPr>
              <w:lastRenderedPageBreak/>
              <w:t>H</w:t>
            </w:r>
            <w:r w:rsidR="00362C31" w:rsidRPr="006D2E42">
              <w:rPr>
                <w:rFonts w:asciiTheme="minorHAnsi" w:hAnsiTheme="minorHAnsi"/>
                <w:b/>
                <w:sz w:val="20"/>
                <w:szCs w:val="20"/>
              </w:rPr>
              <w:t xml:space="preserve">. </w:t>
            </w:r>
            <w:r w:rsidR="00362C31" w:rsidRPr="00E215C5">
              <w:rPr>
                <w:rFonts w:asciiTheme="minorHAnsi" w:hAnsiTheme="minorHAnsi"/>
                <w:b/>
                <w:sz w:val="20"/>
                <w:szCs w:val="20"/>
              </w:rPr>
              <w:t xml:space="preserve">Multiple Dwelling Units – </w:t>
            </w:r>
            <w:r w:rsidR="00D60A47">
              <w:rPr>
                <w:rFonts w:asciiTheme="minorHAnsi" w:hAnsiTheme="minorHAnsi"/>
                <w:b/>
                <w:sz w:val="20"/>
                <w:szCs w:val="20"/>
              </w:rPr>
              <w:t>Non-demand</w:t>
            </w:r>
            <w:r w:rsidR="00D60A47" w:rsidRPr="00E215C5">
              <w:rPr>
                <w:rFonts w:asciiTheme="minorHAnsi" w:hAnsiTheme="minorHAnsi"/>
                <w:b/>
                <w:sz w:val="20"/>
                <w:szCs w:val="20"/>
              </w:rPr>
              <w:t xml:space="preserve"> </w:t>
            </w:r>
            <w:r w:rsidR="00D60A47">
              <w:rPr>
                <w:rFonts w:asciiTheme="minorHAnsi" w:hAnsiTheme="minorHAnsi"/>
                <w:b/>
                <w:sz w:val="20"/>
                <w:szCs w:val="20"/>
              </w:rPr>
              <w:t xml:space="preserve">control </w:t>
            </w:r>
            <w:r w:rsidR="00362C31" w:rsidRPr="00E215C5">
              <w:rPr>
                <w:rFonts w:asciiTheme="minorHAnsi" w:hAnsiTheme="minorHAnsi"/>
                <w:b/>
                <w:sz w:val="20"/>
                <w:szCs w:val="20"/>
              </w:rPr>
              <w:t>Recirculation</w:t>
            </w:r>
            <w:r w:rsidR="00362C31">
              <w:rPr>
                <w:rFonts w:asciiTheme="minorHAnsi" w:hAnsiTheme="minorHAnsi"/>
                <w:b/>
                <w:sz w:val="20"/>
                <w:szCs w:val="20"/>
              </w:rPr>
              <w:t xml:space="preserve"> Systems</w:t>
            </w:r>
            <w:r w:rsidR="00BE2570">
              <w:rPr>
                <w:rFonts w:asciiTheme="minorHAnsi" w:hAnsiTheme="minorHAnsi"/>
                <w:b/>
                <w:sz w:val="20"/>
                <w:szCs w:val="20"/>
              </w:rPr>
              <w:t xml:space="preserve"> </w:t>
            </w:r>
            <w:r w:rsidR="00BE2570" w:rsidRPr="00494508">
              <w:rPr>
                <w:rFonts w:asciiTheme="minorHAnsi" w:hAnsiTheme="minorHAnsi"/>
                <w:b/>
                <w:sz w:val="20"/>
                <w:szCs w:val="20"/>
              </w:rPr>
              <w:t>Requirements</w:t>
            </w:r>
          </w:p>
          <w:p w14:paraId="0A1F0011" w14:textId="77777777" w:rsidR="00331E9A" w:rsidRDefault="00BE2570" w:rsidP="00331E9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p>
          <w:p w14:paraId="0A1F0012" w14:textId="65B3BFC5" w:rsidR="00362C31" w:rsidRDefault="00362C31" w:rsidP="0074733C">
            <w:pPr>
              <w:spacing w:after="0" w:line="240" w:lineRule="auto"/>
              <w:rPr>
                <w:rFonts w:asciiTheme="minorHAnsi" w:hAnsiTheme="minorHAnsi"/>
                <w:b/>
                <w:sz w:val="20"/>
                <w:szCs w:val="20"/>
              </w:rPr>
            </w:pPr>
            <w:r>
              <w:rPr>
                <w:rFonts w:asciiTheme="minorHAnsi" w:hAnsiTheme="minorHAnsi" w:cs="Arial"/>
                <w:sz w:val="20"/>
                <w:szCs w:val="20"/>
              </w:rPr>
              <w:t>&lt;&lt;</w:t>
            </w:r>
            <w:r w:rsidR="00C54DE2">
              <w:rPr>
                <w:rFonts w:asciiTheme="minorHAnsi" w:hAnsiTheme="minorHAnsi" w:cs="Arial"/>
                <w:sz w:val="20"/>
                <w:szCs w:val="20"/>
              </w:rPr>
              <w:t xml:space="preserve"> If there are no systems in column A13 that have a value =</w:t>
            </w:r>
            <w:r w:rsidR="00172029">
              <w:rPr>
                <w:rFonts w:asciiTheme="minorHAnsi" w:hAnsiTheme="minorHAnsi" w:cs="Arial"/>
                <w:sz w:val="20"/>
                <w:szCs w:val="20"/>
              </w:rPr>
              <w:t xml:space="preserve"> “</w:t>
            </w:r>
            <w:r w:rsidR="0074733C">
              <w:rPr>
                <w:rFonts w:asciiTheme="minorHAnsi" w:hAnsiTheme="minorHAnsi"/>
                <w:sz w:val="20"/>
                <w:szCs w:val="20"/>
              </w:rPr>
              <w:t>Multi-family: Recirculating with no control (continuous pumping)</w:t>
            </w:r>
            <w:r w:rsidR="00172029">
              <w:rPr>
                <w:rFonts w:asciiTheme="minorHAnsi" w:hAnsiTheme="minorHAnsi"/>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sidR="00172029">
              <w:rPr>
                <w:sz w:val="20"/>
                <w:szCs w:val="20"/>
              </w:rPr>
              <w:t>; else display this entire table</w:t>
            </w:r>
            <w:r w:rsidR="00172029" w:rsidRPr="00C24D1F">
              <w:rPr>
                <w:sz w:val="20"/>
                <w:szCs w:val="20"/>
              </w:rPr>
              <w:t xml:space="preserve"> </w:t>
            </w:r>
            <w:r w:rsidRPr="00C24D1F">
              <w:rPr>
                <w:sz w:val="20"/>
                <w:szCs w:val="20"/>
              </w:rPr>
              <w:t>&gt;&gt;</w:t>
            </w:r>
          </w:p>
        </w:tc>
      </w:tr>
      <w:tr w:rsidR="00362C31" w14:paraId="0A1F0016" w14:textId="77777777" w:rsidTr="00382877">
        <w:trPr>
          <w:trHeight w:hRule="exact" w:val="667"/>
          <w:tblHeader/>
        </w:trPr>
        <w:tc>
          <w:tcPr>
            <w:tcW w:w="858" w:type="dxa"/>
            <w:vAlign w:val="center"/>
          </w:tcPr>
          <w:p w14:paraId="0A1F0014" w14:textId="77777777" w:rsidR="00362C31" w:rsidRDefault="00362C31" w:rsidP="00382877">
            <w:pPr>
              <w:spacing w:after="0" w:line="240" w:lineRule="auto"/>
              <w:jc w:val="center"/>
              <w:rPr>
                <w:rFonts w:asciiTheme="minorHAnsi" w:hAnsiTheme="minorHAnsi"/>
                <w:sz w:val="20"/>
                <w:szCs w:val="20"/>
              </w:rPr>
            </w:pPr>
            <w:r>
              <w:rPr>
                <w:rFonts w:asciiTheme="minorHAnsi" w:hAnsiTheme="minorHAnsi"/>
                <w:sz w:val="20"/>
                <w:szCs w:val="20"/>
              </w:rPr>
              <w:t>01</w:t>
            </w:r>
          </w:p>
        </w:tc>
        <w:tc>
          <w:tcPr>
            <w:tcW w:w="13735" w:type="dxa"/>
            <w:gridSpan w:val="2"/>
            <w:vAlign w:val="center"/>
          </w:tcPr>
          <w:p w14:paraId="0A1F0015" w14:textId="77777777" w:rsidR="00362C31" w:rsidRPr="00524AB7" w:rsidDel="00524AB7" w:rsidRDefault="00362C31" w:rsidP="00362C31">
            <w:pPr>
              <w:autoSpaceDE w:val="0"/>
              <w:autoSpaceDN w:val="0"/>
              <w:adjustRightInd w:val="0"/>
              <w:spacing w:after="0" w:line="240" w:lineRule="auto"/>
              <w:rPr>
                <w:rFonts w:asciiTheme="minorHAnsi" w:hAnsiTheme="minorHAnsi"/>
                <w:sz w:val="20"/>
                <w:szCs w:val="20"/>
              </w:rPr>
            </w:pPr>
            <w:r w:rsidRPr="00FF432D">
              <w:rPr>
                <w:rFonts w:asciiTheme="minorHAnsi" w:hAnsiTheme="minorHAnsi"/>
                <w:sz w:val="20"/>
                <w:szCs w:val="20"/>
              </w:rPr>
              <w:t>The active control shall be either: timer, temperature, or time and temperature. Timers shall be set to less than 24 hours. The temperature sensor shall be connected to the piping and to the controls for the pump.</w:t>
            </w:r>
          </w:p>
        </w:tc>
      </w:tr>
      <w:tr w:rsidR="00362C31" w14:paraId="0A1F001D" w14:textId="77777777" w:rsidTr="00375023">
        <w:trPr>
          <w:trHeight w:hRule="exact" w:val="1396"/>
          <w:tblHeader/>
        </w:trPr>
        <w:tc>
          <w:tcPr>
            <w:tcW w:w="858" w:type="dxa"/>
            <w:vAlign w:val="center"/>
          </w:tcPr>
          <w:p w14:paraId="0A1F0017" w14:textId="77777777" w:rsidR="00362C31" w:rsidRDefault="00362C31" w:rsidP="00382877">
            <w:pPr>
              <w:spacing w:after="0" w:line="240" w:lineRule="auto"/>
              <w:jc w:val="center"/>
              <w:rPr>
                <w:rFonts w:asciiTheme="minorHAnsi" w:hAnsiTheme="minorHAnsi"/>
                <w:sz w:val="20"/>
                <w:szCs w:val="20"/>
              </w:rPr>
            </w:pPr>
            <w:r w:rsidRPr="008C6FCB">
              <w:rPr>
                <w:rFonts w:asciiTheme="minorHAnsi" w:hAnsiTheme="minorHAnsi" w:cs="TimesNewRomanPS-BoldMT"/>
                <w:bCs/>
                <w:sz w:val="20"/>
                <w:szCs w:val="20"/>
              </w:rPr>
              <w:t>0</w:t>
            </w:r>
            <w:r>
              <w:rPr>
                <w:rFonts w:asciiTheme="minorHAnsi" w:hAnsiTheme="minorHAnsi" w:cs="TimesNewRomanPS-BoldMT"/>
                <w:bCs/>
                <w:sz w:val="20"/>
                <w:szCs w:val="20"/>
              </w:rPr>
              <w:t>2</w:t>
            </w:r>
          </w:p>
        </w:tc>
        <w:tc>
          <w:tcPr>
            <w:tcW w:w="3840" w:type="dxa"/>
            <w:vAlign w:val="center"/>
          </w:tcPr>
          <w:p w14:paraId="0A1F0018" w14:textId="77777777" w:rsidR="00362C31" w:rsidRPr="00FF432D" w:rsidRDefault="00362C31" w:rsidP="00362C31">
            <w:pPr>
              <w:autoSpaceDE w:val="0"/>
              <w:autoSpaceDN w:val="0"/>
              <w:adjustRightInd w:val="0"/>
              <w:spacing w:after="0" w:line="240" w:lineRule="auto"/>
              <w:rPr>
                <w:rFonts w:asciiTheme="minorHAnsi" w:hAnsiTheme="minorHAnsi"/>
                <w:sz w:val="20"/>
                <w:szCs w:val="20"/>
              </w:rPr>
            </w:pPr>
            <w:r w:rsidRPr="008C6FCB">
              <w:rPr>
                <w:rFonts w:asciiTheme="minorHAnsi" w:hAnsiTheme="minorHAnsi" w:cs="TimesNewRomanPS-BoldMT"/>
                <w:bCs/>
                <w:sz w:val="20"/>
                <w:szCs w:val="20"/>
              </w:rPr>
              <w:t>Verification Status:</w:t>
            </w:r>
          </w:p>
        </w:tc>
        <w:tc>
          <w:tcPr>
            <w:tcW w:w="9895" w:type="dxa"/>
            <w:vAlign w:val="center"/>
          </w:tcPr>
          <w:p w14:paraId="0A1F0019" w14:textId="77777777" w:rsidR="00362C31" w:rsidRPr="008C6FCB" w:rsidRDefault="00362C31" w:rsidP="00362C31">
            <w:pPr>
              <w:spacing w:after="0"/>
              <w:rPr>
                <w:rFonts w:asciiTheme="minorHAnsi" w:hAnsiTheme="minorHAnsi" w:cs="Arial"/>
                <w:sz w:val="20"/>
                <w:szCs w:val="20"/>
              </w:rPr>
            </w:pPr>
            <w:r w:rsidRPr="008C6FCB">
              <w:rPr>
                <w:rFonts w:asciiTheme="minorHAnsi" w:hAnsiTheme="minorHAnsi" w:cs="Arial"/>
                <w:sz w:val="20"/>
                <w:szCs w:val="20"/>
              </w:rPr>
              <w:t>&lt;&lt;user pick from list:</w:t>
            </w:r>
          </w:p>
          <w:p w14:paraId="0A1F001A" w14:textId="77777777" w:rsidR="00362C31" w:rsidRPr="008C6FCB" w:rsidRDefault="00362C31" w:rsidP="00362C31">
            <w:pPr>
              <w:tabs>
                <w:tab w:val="left" w:pos="356"/>
              </w:tabs>
              <w:spacing w:after="0"/>
              <w:rPr>
                <w:rFonts w:asciiTheme="minorHAnsi" w:hAnsiTheme="minorHAnsi" w:cs="Arial"/>
                <w:sz w:val="20"/>
                <w:szCs w:val="20"/>
              </w:rPr>
            </w:pPr>
            <w:r w:rsidRPr="008C6FCB">
              <w:rPr>
                <w:rFonts w:asciiTheme="minorHAnsi" w:hAnsiTheme="minorHAnsi" w:cs="Arial"/>
                <w:sz w:val="20"/>
                <w:szCs w:val="20"/>
              </w:rPr>
              <w:t>*** Pass - all applicable requirements are met; or</w:t>
            </w:r>
          </w:p>
          <w:p w14:paraId="0A1F001B" w14:textId="77777777" w:rsidR="00362C31" w:rsidRPr="008C6FCB" w:rsidRDefault="00362C31" w:rsidP="00362C31">
            <w:pPr>
              <w:tabs>
                <w:tab w:val="left" w:pos="356"/>
              </w:tabs>
              <w:spacing w:after="0"/>
              <w:ind w:left="356" w:hanging="356"/>
              <w:rPr>
                <w:rFonts w:asciiTheme="minorHAnsi" w:hAnsiTheme="minorHAnsi" w:cs="Arial"/>
                <w:sz w:val="20"/>
                <w:szCs w:val="20"/>
              </w:rPr>
            </w:pPr>
            <w:r w:rsidRPr="008C6FCB">
              <w:rPr>
                <w:rFonts w:asciiTheme="minorHAnsi" w:hAnsiTheme="minorHAnsi" w:cs="Arial"/>
                <w:sz w:val="20"/>
                <w:szCs w:val="20"/>
              </w:rPr>
              <w:t>*** Fail - one or more applicable requirements are not met. Enter reason for failure in corrections notes field below; or</w:t>
            </w:r>
          </w:p>
          <w:p w14:paraId="0A1F001C" w14:textId="77777777" w:rsidR="00362C31" w:rsidRPr="00FF432D" w:rsidRDefault="00362C31" w:rsidP="00362C31">
            <w:pPr>
              <w:autoSpaceDE w:val="0"/>
              <w:autoSpaceDN w:val="0"/>
              <w:adjustRightInd w:val="0"/>
              <w:spacing w:after="0" w:line="240" w:lineRule="auto"/>
              <w:rPr>
                <w:rFonts w:asciiTheme="minorHAnsi" w:hAnsiTheme="minorHAnsi"/>
                <w:sz w:val="20"/>
                <w:szCs w:val="20"/>
              </w:rPr>
            </w:pPr>
            <w:r w:rsidRPr="008C6FCB">
              <w:rPr>
                <w:rFonts w:asciiTheme="minorHAnsi" w:hAnsiTheme="minorHAnsi" w:cs="Arial"/>
                <w:sz w:val="20"/>
                <w:szCs w:val="20"/>
              </w:rPr>
              <w:t>*** All n/a - This entire table is not applicable</w:t>
            </w:r>
          </w:p>
        </w:tc>
      </w:tr>
      <w:tr w:rsidR="00362C31" w14:paraId="0A1F0020" w14:textId="77777777" w:rsidTr="00382877">
        <w:trPr>
          <w:trHeight w:hRule="exact" w:val="667"/>
          <w:tblHeader/>
        </w:trPr>
        <w:tc>
          <w:tcPr>
            <w:tcW w:w="858" w:type="dxa"/>
            <w:vAlign w:val="center"/>
          </w:tcPr>
          <w:p w14:paraId="0A1F001E" w14:textId="77777777" w:rsidR="00362C31" w:rsidRDefault="00362C31" w:rsidP="00382877">
            <w:pPr>
              <w:spacing w:after="0" w:line="240" w:lineRule="auto"/>
              <w:jc w:val="center"/>
              <w:rPr>
                <w:rFonts w:asciiTheme="minorHAnsi" w:hAnsiTheme="minorHAnsi"/>
                <w:sz w:val="20"/>
                <w:szCs w:val="20"/>
              </w:rPr>
            </w:pPr>
            <w:r w:rsidRPr="008C6FCB">
              <w:rPr>
                <w:rFonts w:asciiTheme="minorHAnsi" w:hAnsiTheme="minorHAnsi" w:cs="TimesNewRomanPS-BoldMT"/>
                <w:bCs/>
                <w:sz w:val="20"/>
                <w:szCs w:val="20"/>
              </w:rPr>
              <w:t>0</w:t>
            </w:r>
            <w:r>
              <w:rPr>
                <w:rFonts w:asciiTheme="minorHAnsi" w:hAnsiTheme="minorHAnsi" w:cs="TimesNewRomanPS-BoldMT"/>
                <w:bCs/>
                <w:sz w:val="20"/>
                <w:szCs w:val="20"/>
              </w:rPr>
              <w:t>3</w:t>
            </w:r>
          </w:p>
        </w:tc>
        <w:tc>
          <w:tcPr>
            <w:tcW w:w="13735" w:type="dxa"/>
            <w:gridSpan w:val="2"/>
            <w:vAlign w:val="center"/>
          </w:tcPr>
          <w:p w14:paraId="0A1F001F" w14:textId="77777777" w:rsidR="00362C31" w:rsidRPr="00FF432D" w:rsidRDefault="00362C31" w:rsidP="00362C31">
            <w:pPr>
              <w:autoSpaceDE w:val="0"/>
              <w:autoSpaceDN w:val="0"/>
              <w:adjustRightInd w:val="0"/>
              <w:spacing w:after="0" w:line="240" w:lineRule="auto"/>
              <w:rPr>
                <w:rFonts w:asciiTheme="minorHAnsi" w:hAnsiTheme="minorHAnsi"/>
                <w:sz w:val="20"/>
                <w:szCs w:val="20"/>
              </w:rPr>
            </w:pPr>
            <w:r w:rsidRPr="008C6FCB">
              <w:rPr>
                <w:rFonts w:asciiTheme="minorHAnsi" w:hAnsiTheme="minorHAnsi" w:cs="TimesNewRomanPS-BoldMT"/>
                <w:bCs/>
                <w:sz w:val="20"/>
                <w:szCs w:val="20"/>
              </w:rPr>
              <w:t>Correction Notes: &lt;&lt;if Verification Status= Fail, then text entry in this Corrections Notes field is required;  user input text&gt;&gt;</w:t>
            </w:r>
          </w:p>
        </w:tc>
      </w:tr>
      <w:tr w:rsidR="00362C31" w:rsidRPr="0093694E" w14:paraId="0A1F0022" w14:textId="77777777" w:rsidTr="00DE74B2">
        <w:trPr>
          <w:trHeight w:hRule="exact" w:val="550"/>
        </w:trPr>
        <w:tc>
          <w:tcPr>
            <w:tcW w:w="14593" w:type="dxa"/>
            <w:gridSpan w:val="3"/>
            <w:tcBorders>
              <w:top w:val="single" w:sz="4" w:space="0" w:color="000000"/>
              <w:left w:val="single" w:sz="4" w:space="0" w:color="000000"/>
              <w:bottom w:val="single" w:sz="4" w:space="0" w:color="000000"/>
              <w:right w:val="single" w:sz="4" w:space="0" w:color="000000"/>
            </w:tcBorders>
          </w:tcPr>
          <w:p w14:paraId="0A1F0021" w14:textId="77777777" w:rsidR="00362C31" w:rsidRPr="0093694E" w:rsidRDefault="00DE74B2" w:rsidP="00362C31">
            <w:pPr>
              <w:spacing w:after="0" w:line="240" w:lineRule="auto"/>
              <w:rPr>
                <w:rFonts w:asciiTheme="minorHAnsi" w:hAnsiTheme="minorHAnsi" w:cs="Arial"/>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0A1F0023" w14:textId="77777777" w:rsidR="00362C31" w:rsidRDefault="00362C31" w:rsidP="00A374A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79"/>
        <w:gridCol w:w="3719"/>
        <w:gridCol w:w="9918"/>
      </w:tblGrid>
      <w:tr w:rsidR="003217C3" w:rsidRPr="002332EE" w14:paraId="0A1F0026" w14:textId="77777777" w:rsidTr="00811D32">
        <w:trPr>
          <w:trHeight w:hRule="exact" w:val="505"/>
        </w:trPr>
        <w:tc>
          <w:tcPr>
            <w:tcW w:w="14616" w:type="dxa"/>
            <w:gridSpan w:val="3"/>
          </w:tcPr>
          <w:p w14:paraId="5254E3AB" w14:textId="361B93EB" w:rsidR="00382877" w:rsidRPr="00811D32" w:rsidRDefault="00382877" w:rsidP="00382877">
            <w:pPr>
              <w:keepNext/>
              <w:spacing w:after="0"/>
              <w:rPr>
                <w:rFonts w:asciiTheme="minorHAnsi" w:hAnsiTheme="minorHAnsi"/>
                <w:b/>
                <w:sz w:val="18"/>
                <w:szCs w:val="18"/>
              </w:rPr>
            </w:pPr>
            <w:r w:rsidRPr="00811D32">
              <w:rPr>
                <w:rFonts w:asciiTheme="minorHAnsi" w:hAnsiTheme="minorHAnsi"/>
                <w:b/>
                <w:sz w:val="18"/>
                <w:szCs w:val="18"/>
              </w:rPr>
              <w:t xml:space="preserve">I. </w:t>
            </w:r>
            <w:r w:rsidRPr="00811D32">
              <w:rPr>
                <w:b/>
                <w:sz w:val="18"/>
                <w:szCs w:val="18"/>
              </w:rPr>
              <w:t>HERS-Verified Multiple Recirculation Loops for DHW Systems Serving Multiple Dwelling Units Requirements</w:t>
            </w:r>
            <w:r w:rsidRPr="00811D32" w:rsidDel="00382877">
              <w:rPr>
                <w:rFonts w:asciiTheme="minorHAnsi" w:hAnsiTheme="minorHAnsi"/>
                <w:b/>
                <w:sz w:val="18"/>
                <w:szCs w:val="18"/>
              </w:rPr>
              <w:t xml:space="preserve"> </w:t>
            </w:r>
          </w:p>
          <w:p w14:paraId="0A1F0025" w14:textId="77777777" w:rsidR="00BE2570" w:rsidRPr="00382877" w:rsidRDefault="00BE2570" w:rsidP="00382877">
            <w:pPr>
              <w:spacing w:after="0"/>
              <w:rPr>
                <w:rFonts w:asciiTheme="minorHAnsi" w:hAnsiTheme="minorHAnsi" w:cs="Arial"/>
              </w:rPr>
            </w:pPr>
            <w:r w:rsidRPr="00811D32">
              <w:rPr>
                <w:rFonts w:asciiTheme="minorHAnsi" w:hAnsiTheme="minorHAnsi"/>
                <w:sz w:val="18"/>
                <w:szCs w:val="18"/>
              </w:rPr>
              <w:t>All distribution systems listed on this form shall comply with these requirements</w:t>
            </w:r>
          </w:p>
        </w:tc>
      </w:tr>
      <w:tr w:rsidR="003217C3" w:rsidRPr="002332EE" w14:paraId="0A1F002A" w14:textId="77777777" w:rsidTr="00B2059F">
        <w:trPr>
          <w:trHeight w:hRule="exact" w:val="288"/>
        </w:trPr>
        <w:tc>
          <w:tcPr>
            <w:tcW w:w="979" w:type="dxa"/>
            <w:vAlign w:val="center"/>
          </w:tcPr>
          <w:p w14:paraId="0A1F0027" w14:textId="77777777" w:rsidR="003217C3" w:rsidRPr="002332EE" w:rsidRDefault="003217C3" w:rsidP="008C6FCB">
            <w:pPr>
              <w:keepNext/>
              <w:jc w:val="center"/>
              <w:rPr>
                <w:rFonts w:asciiTheme="minorHAnsi" w:hAnsiTheme="minorHAnsi" w:cs="TimesNewRomanPS-BoldMT"/>
                <w:bCs/>
                <w:sz w:val="20"/>
                <w:szCs w:val="20"/>
              </w:rPr>
            </w:pPr>
            <w:r>
              <w:rPr>
                <w:rFonts w:asciiTheme="minorHAnsi" w:hAnsiTheme="minorHAnsi" w:cs="TimesNewRomanPS-BoldMT"/>
                <w:bCs/>
                <w:sz w:val="20"/>
                <w:szCs w:val="20"/>
              </w:rPr>
              <w:t>0</w:t>
            </w:r>
            <w:r w:rsidRPr="002332EE">
              <w:rPr>
                <w:rFonts w:asciiTheme="minorHAnsi" w:hAnsiTheme="minorHAnsi" w:cs="TimesNewRomanPS-BoldMT"/>
                <w:bCs/>
                <w:sz w:val="20"/>
                <w:szCs w:val="20"/>
              </w:rPr>
              <w:t>1</w:t>
            </w:r>
          </w:p>
        </w:tc>
        <w:tc>
          <w:tcPr>
            <w:tcW w:w="13637" w:type="dxa"/>
            <w:gridSpan w:val="2"/>
            <w:vAlign w:val="center"/>
          </w:tcPr>
          <w:p w14:paraId="0A1F0028" w14:textId="77777777" w:rsidR="003217C3" w:rsidRPr="00337A1D" w:rsidRDefault="003217C3" w:rsidP="008C6FCB">
            <w:pPr>
              <w:keepNext/>
              <w:rPr>
                <w:rFonts w:asciiTheme="minorHAnsi" w:hAnsiTheme="minorHAnsi" w:cs="Arial"/>
                <w:sz w:val="20"/>
                <w:szCs w:val="20"/>
              </w:rPr>
            </w:pPr>
            <w:r w:rsidRPr="00337A1D">
              <w:rPr>
                <w:rFonts w:asciiTheme="minorHAnsi" w:hAnsiTheme="minorHAnsi" w:cs="Arial"/>
                <w:sz w:val="20"/>
                <w:szCs w:val="20"/>
              </w:rPr>
              <w:t>All buildings with 8 or more dwelling units have a</w:t>
            </w:r>
            <w:r w:rsidRPr="00337A1D">
              <w:rPr>
                <w:rFonts w:asciiTheme="minorHAnsi" w:hAnsiTheme="minorHAnsi" w:cs="Arial"/>
                <w:b/>
                <w:sz w:val="20"/>
                <w:szCs w:val="20"/>
              </w:rPr>
              <w:t xml:space="preserve"> minimum</w:t>
            </w:r>
            <w:r w:rsidRPr="00337A1D">
              <w:rPr>
                <w:rFonts w:asciiTheme="minorHAnsi" w:hAnsiTheme="minorHAnsi" w:cs="Arial"/>
                <w:sz w:val="20"/>
                <w:szCs w:val="20"/>
              </w:rPr>
              <w:t xml:space="preserve"> </w:t>
            </w:r>
            <w:r w:rsidR="00B2059F">
              <w:rPr>
                <w:rFonts w:asciiTheme="minorHAnsi" w:hAnsiTheme="minorHAnsi" w:cs="Arial"/>
                <w:sz w:val="20"/>
                <w:szCs w:val="20"/>
              </w:rPr>
              <w:t xml:space="preserve">of </w:t>
            </w:r>
            <w:r w:rsidRPr="00337A1D">
              <w:rPr>
                <w:rFonts w:asciiTheme="minorHAnsi" w:hAnsiTheme="minorHAnsi" w:cs="Arial"/>
                <w:sz w:val="20"/>
                <w:szCs w:val="20"/>
              </w:rPr>
              <w:t>2 recirculation loops.</w:t>
            </w:r>
          </w:p>
          <w:p w14:paraId="0A1F0029" w14:textId="77777777" w:rsidR="003217C3" w:rsidRPr="00337A1D" w:rsidRDefault="003217C3" w:rsidP="008C6FCB">
            <w:pPr>
              <w:keepNext/>
              <w:rPr>
                <w:rFonts w:asciiTheme="minorHAnsi" w:hAnsiTheme="minorHAnsi" w:cs="Arial"/>
                <w:b/>
                <w:sz w:val="20"/>
                <w:szCs w:val="20"/>
              </w:rPr>
            </w:pPr>
          </w:p>
        </w:tc>
      </w:tr>
      <w:tr w:rsidR="003217C3" w:rsidRPr="002332EE" w14:paraId="0A1F002E" w14:textId="77777777" w:rsidTr="00B2059F">
        <w:trPr>
          <w:trHeight w:hRule="exact" w:val="288"/>
        </w:trPr>
        <w:tc>
          <w:tcPr>
            <w:tcW w:w="979" w:type="dxa"/>
            <w:vAlign w:val="center"/>
          </w:tcPr>
          <w:p w14:paraId="0A1F002B" w14:textId="77777777" w:rsidR="003217C3" w:rsidRPr="002332EE" w:rsidRDefault="003217C3" w:rsidP="008C6FCB">
            <w:pPr>
              <w:keepNext/>
              <w:jc w:val="center"/>
              <w:rPr>
                <w:rFonts w:asciiTheme="minorHAnsi" w:hAnsiTheme="minorHAnsi" w:cs="TimesNewRomanPS-BoldMT"/>
                <w:bCs/>
                <w:sz w:val="20"/>
                <w:szCs w:val="20"/>
              </w:rPr>
            </w:pPr>
            <w:r>
              <w:rPr>
                <w:rFonts w:asciiTheme="minorHAnsi" w:hAnsiTheme="minorHAnsi" w:cs="TimesNewRomanPS-BoldMT"/>
                <w:bCs/>
                <w:sz w:val="20"/>
                <w:szCs w:val="20"/>
              </w:rPr>
              <w:t>02</w:t>
            </w:r>
          </w:p>
        </w:tc>
        <w:tc>
          <w:tcPr>
            <w:tcW w:w="13637" w:type="dxa"/>
            <w:gridSpan w:val="2"/>
            <w:vAlign w:val="center"/>
          </w:tcPr>
          <w:p w14:paraId="0A1F002C" w14:textId="77777777" w:rsidR="003217C3" w:rsidRPr="00337A1D" w:rsidRDefault="003217C3" w:rsidP="008C6FCB">
            <w:pPr>
              <w:keepNext/>
              <w:rPr>
                <w:rFonts w:asciiTheme="minorHAnsi" w:hAnsiTheme="minorHAnsi" w:cs="Arial"/>
                <w:sz w:val="20"/>
                <w:szCs w:val="20"/>
              </w:rPr>
            </w:pPr>
            <w:r w:rsidRPr="00337A1D">
              <w:rPr>
                <w:rFonts w:asciiTheme="minorHAnsi" w:hAnsiTheme="minorHAnsi" w:cs="Arial"/>
                <w:sz w:val="20"/>
                <w:szCs w:val="20"/>
              </w:rPr>
              <w:t>Each loop roughly serves the same number of dwellings.</w:t>
            </w:r>
          </w:p>
          <w:p w14:paraId="0A1F002D" w14:textId="77777777" w:rsidR="003217C3" w:rsidRPr="00337A1D" w:rsidRDefault="003217C3" w:rsidP="008C6FCB">
            <w:pPr>
              <w:keepNext/>
              <w:rPr>
                <w:rFonts w:asciiTheme="minorHAnsi" w:hAnsiTheme="minorHAnsi" w:cs="TimesNewRomanPS-BoldMT"/>
                <w:bCs/>
                <w:sz w:val="20"/>
                <w:szCs w:val="20"/>
              </w:rPr>
            </w:pPr>
          </w:p>
        </w:tc>
      </w:tr>
      <w:tr w:rsidR="008C6FCB" w:rsidRPr="001337C2" w14:paraId="0A1F0035" w14:textId="77777777" w:rsidTr="003750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Pr>
        <w:tc>
          <w:tcPr>
            <w:tcW w:w="979" w:type="dxa"/>
            <w:vAlign w:val="center"/>
          </w:tcPr>
          <w:p w14:paraId="0A1F002F" w14:textId="77777777" w:rsidR="008C6FCB" w:rsidRPr="008C6FCB" w:rsidRDefault="00B2059F" w:rsidP="008C6FCB">
            <w:pPr>
              <w:keepNext/>
              <w:jc w:val="center"/>
              <w:rPr>
                <w:rFonts w:asciiTheme="minorHAnsi" w:hAnsiTheme="minorHAnsi" w:cs="TimesNewRomanPS-BoldMT"/>
                <w:bCs/>
                <w:sz w:val="20"/>
                <w:szCs w:val="20"/>
              </w:rPr>
            </w:pPr>
            <w:r>
              <w:rPr>
                <w:rFonts w:asciiTheme="minorHAnsi" w:hAnsiTheme="minorHAnsi" w:cs="TimesNewRomanPS-BoldMT"/>
                <w:bCs/>
                <w:sz w:val="20"/>
                <w:szCs w:val="20"/>
              </w:rPr>
              <w:t>03</w:t>
            </w:r>
          </w:p>
        </w:tc>
        <w:tc>
          <w:tcPr>
            <w:tcW w:w="3719" w:type="dxa"/>
            <w:vAlign w:val="center"/>
          </w:tcPr>
          <w:p w14:paraId="0A1F0030" w14:textId="77777777" w:rsidR="008C6FCB" w:rsidRPr="008C6FCB" w:rsidRDefault="008C6FCB" w:rsidP="008C6FCB">
            <w:pPr>
              <w:keepNext/>
              <w:rPr>
                <w:rFonts w:asciiTheme="minorHAnsi" w:hAnsiTheme="minorHAnsi" w:cs="TimesNewRomanPS-BoldMT"/>
                <w:bCs/>
                <w:sz w:val="20"/>
                <w:szCs w:val="20"/>
              </w:rPr>
            </w:pPr>
            <w:r w:rsidRPr="008C6FCB">
              <w:rPr>
                <w:rFonts w:asciiTheme="minorHAnsi" w:hAnsiTheme="minorHAnsi" w:cs="TimesNewRomanPS-BoldMT"/>
                <w:bCs/>
                <w:sz w:val="20"/>
                <w:szCs w:val="20"/>
              </w:rPr>
              <w:t>Verification Status:</w:t>
            </w:r>
          </w:p>
        </w:tc>
        <w:tc>
          <w:tcPr>
            <w:tcW w:w="9918" w:type="dxa"/>
            <w:vAlign w:val="center"/>
          </w:tcPr>
          <w:p w14:paraId="0A1F0031" w14:textId="77777777" w:rsidR="008C6FCB" w:rsidRPr="008C6FCB" w:rsidRDefault="008C6FCB" w:rsidP="008C6FCB">
            <w:pPr>
              <w:spacing w:after="0"/>
              <w:rPr>
                <w:rFonts w:asciiTheme="minorHAnsi" w:hAnsiTheme="minorHAnsi" w:cs="Arial"/>
                <w:sz w:val="20"/>
                <w:szCs w:val="20"/>
              </w:rPr>
            </w:pPr>
            <w:r w:rsidRPr="008C6FCB">
              <w:rPr>
                <w:rFonts w:asciiTheme="minorHAnsi" w:hAnsiTheme="minorHAnsi" w:cs="Arial"/>
                <w:sz w:val="20"/>
                <w:szCs w:val="20"/>
              </w:rPr>
              <w:t>&lt;&lt;user pick from list:</w:t>
            </w:r>
          </w:p>
          <w:p w14:paraId="0A1F0032" w14:textId="77777777" w:rsidR="008C6FCB" w:rsidRPr="008C6FCB" w:rsidRDefault="008C6FCB" w:rsidP="008C6FCB">
            <w:pPr>
              <w:tabs>
                <w:tab w:val="left" w:pos="356"/>
              </w:tabs>
              <w:spacing w:after="0"/>
              <w:rPr>
                <w:rFonts w:asciiTheme="minorHAnsi" w:hAnsiTheme="minorHAnsi" w:cs="Arial"/>
                <w:sz w:val="20"/>
                <w:szCs w:val="20"/>
              </w:rPr>
            </w:pPr>
            <w:r w:rsidRPr="008C6FCB">
              <w:rPr>
                <w:rFonts w:asciiTheme="minorHAnsi" w:hAnsiTheme="minorHAnsi" w:cs="Arial"/>
                <w:sz w:val="20"/>
                <w:szCs w:val="20"/>
              </w:rPr>
              <w:t>*** Pass - all applicable requirements are met; or</w:t>
            </w:r>
          </w:p>
          <w:p w14:paraId="0A1F0033" w14:textId="77777777" w:rsidR="008C6FCB" w:rsidRPr="008C6FCB" w:rsidRDefault="008C6FCB" w:rsidP="008C6FCB">
            <w:pPr>
              <w:tabs>
                <w:tab w:val="left" w:pos="356"/>
              </w:tabs>
              <w:spacing w:after="0"/>
              <w:ind w:left="356" w:hanging="356"/>
              <w:rPr>
                <w:rFonts w:asciiTheme="minorHAnsi" w:hAnsiTheme="minorHAnsi" w:cs="Arial"/>
                <w:sz w:val="20"/>
                <w:szCs w:val="20"/>
              </w:rPr>
            </w:pPr>
            <w:r w:rsidRPr="008C6FCB">
              <w:rPr>
                <w:rFonts w:asciiTheme="minorHAnsi" w:hAnsiTheme="minorHAnsi" w:cs="Arial"/>
                <w:sz w:val="20"/>
                <w:szCs w:val="20"/>
              </w:rPr>
              <w:t>*** Fail - one or more applicable requirements are not met. Enter reason for failure in corrections notes field below; or</w:t>
            </w:r>
          </w:p>
          <w:p w14:paraId="0A1F0034" w14:textId="77777777" w:rsidR="008C6FCB" w:rsidRPr="008C6FCB" w:rsidRDefault="008C6FCB" w:rsidP="008C6FCB">
            <w:pPr>
              <w:tabs>
                <w:tab w:val="left" w:pos="366"/>
              </w:tabs>
              <w:spacing w:after="0"/>
              <w:rPr>
                <w:rFonts w:asciiTheme="minorHAnsi" w:hAnsiTheme="minorHAnsi" w:cs="Arial"/>
                <w:sz w:val="20"/>
                <w:szCs w:val="20"/>
              </w:rPr>
            </w:pPr>
            <w:r w:rsidRPr="008C6FCB">
              <w:rPr>
                <w:rFonts w:asciiTheme="minorHAnsi" w:hAnsiTheme="minorHAnsi" w:cs="Arial"/>
                <w:sz w:val="20"/>
                <w:szCs w:val="20"/>
              </w:rPr>
              <w:t>*** All n/a - This entire table is not applicable</w:t>
            </w:r>
          </w:p>
        </w:tc>
      </w:tr>
      <w:tr w:rsidR="008C6FCB" w:rsidRPr="001C276F" w14:paraId="0A1F0038" w14:textId="77777777" w:rsidTr="00B205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350"/>
        </w:trPr>
        <w:tc>
          <w:tcPr>
            <w:tcW w:w="979" w:type="dxa"/>
            <w:vAlign w:val="center"/>
          </w:tcPr>
          <w:p w14:paraId="0A1F0036" w14:textId="77777777" w:rsidR="008C6FCB" w:rsidRPr="008C6FCB" w:rsidRDefault="00B2059F" w:rsidP="00A17372">
            <w:pPr>
              <w:keepNext/>
              <w:spacing w:after="0"/>
              <w:jc w:val="center"/>
              <w:rPr>
                <w:rFonts w:asciiTheme="minorHAnsi" w:hAnsiTheme="minorHAnsi" w:cs="TimesNewRomanPS-BoldMT"/>
                <w:bCs/>
                <w:sz w:val="20"/>
                <w:szCs w:val="20"/>
              </w:rPr>
            </w:pPr>
            <w:r>
              <w:rPr>
                <w:rFonts w:asciiTheme="minorHAnsi" w:hAnsiTheme="minorHAnsi" w:cs="TimesNewRomanPS-BoldMT"/>
                <w:bCs/>
                <w:sz w:val="20"/>
                <w:szCs w:val="20"/>
              </w:rPr>
              <w:t>04</w:t>
            </w:r>
          </w:p>
        </w:tc>
        <w:tc>
          <w:tcPr>
            <w:tcW w:w="13637" w:type="dxa"/>
            <w:gridSpan w:val="2"/>
            <w:vAlign w:val="center"/>
          </w:tcPr>
          <w:p w14:paraId="0A1F0037" w14:textId="77777777" w:rsidR="00331E9A" w:rsidRDefault="008C6FCB" w:rsidP="00331E9A">
            <w:pPr>
              <w:keepNext/>
              <w:spacing w:after="0"/>
              <w:rPr>
                <w:rFonts w:asciiTheme="minorHAnsi" w:hAnsiTheme="minorHAnsi" w:cs="TimesNewRomanPS-BoldMT"/>
                <w:bCs/>
                <w:sz w:val="20"/>
                <w:szCs w:val="20"/>
              </w:rPr>
            </w:pPr>
            <w:r w:rsidRPr="008C6FCB">
              <w:rPr>
                <w:rFonts w:asciiTheme="minorHAnsi" w:hAnsiTheme="minorHAnsi" w:cs="TimesNewRomanPS-BoldMT"/>
                <w:bCs/>
                <w:sz w:val="20"/>
                <w:szCs w:val="20"/>
              </w:rPr>
              <w:t>Correction Notes: &lt;&lt;if Verification Status= Fail, then text entry in this Corrections Notes field is required;  user input text&gt;&gt;</w:t>
            </w:r>
          </w:p>
        </w:tc>
      </w:tr>
      <w:tr w:rsidR="003217C3" w:rsidRPr="002332EE" w14:paraId="0A1F003A" w14:textId="77777777" w:rsidTr="00B2059F">
        <w:trPr>
          <w:trHeight w:hRule="exact" w:val="614"/>
        </w:trPr>
        <w:tc>
          <w:tcPr>
            <w:tcW w:w="14616" w:type="dxa"/>
            <w:gridSpan w:val="3"/>
            <w:vAlign w:val="center"/>
          </w:tcPr>
          <w:p w14:paraId="0A1F0039" w14:textId="77777777" w:rsidR="003217C3" w:rsidRPr="006D2E42" w:rsidRDefault="00A17372" w:rsidP="008C6FC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0A1F003B" w14:textId="77777777" w:rsidR="00ED393A" w:rsidRDefault="00ED393A" w:rsidP="00672F4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0"/>
        <w:gridCol w:w="13876"/>
      </w:tblGrid>
      <w:tr w:rsidR="00821D80" w:rsidRPr="008A45F8" w14:paraId="0A1F003E" w14:textId="77777777" w:rsidTr="00A76AE7">
        <w:trPr>
          <w:cantSplit/>
          <w:trHeight w:val="432"/>
        </w:trPr>
        <w:tc>
          <w:tcPr>
            <w:tcW w:w="5000" w:type="pct"/>
            <w:gridSpan w:val="2"/>
            <w:vAlign w:val="center"/>
          </w:tcPr>
          <w:p w14:paraId="0A1F003C" w14:textId="5B0663FA" w:rsidR="00331E9A" w:rsidRPr="00331E9A" w:rsidRDefault="00331E9A" w:rsidP="00382877">
            <w:pPr>
              <w:keepNext/>
              <w:spacing w:after="0"/>
              <w:rPr>
                <w:rFonts w:asciiTheme="minorHAnsi" w:hAnsiTheme="minorHAnsi"/>
                <w:b/>
                <w:sz w:val="20"/>
                <w:szCs w:val="20"/>
              </w:rPr>
            </w:pPr>
            <w:r w:rsidRPr="00331E9A">
              <w:rPr>
                <w:rFonts w:asciiTheme="minorHAnsi" w:hAnsiTheme="minorHAnsi"/>
                <w:b/>
                <w:sz w:val="20"/>
                <w:szCs w:val="20"/>
              </w:rPr>
              <w:t>J. Determination of HERS Verification Compliance</w:t>
            </w:r>
          </w:p>
          <w:p w14:paraId="0A1F003D" w14:textId="77777777" w:rsidR="00821D80" w:rsidRPr="008A45F8" w:rsidRDefault="00821D80" w:rsidP="00A76AE7">
            <w:pPr>
              <w:keepNext/>
              <w:spacing w:after="60" w:line="240" w:lineRule="auto"/>
              <w:rPr>
                <w:rFonts w:asciiTheme="minorHAnsi" w:eastAsia="Times New Roman" w:hAnsiTheme="minorHAnsi"/>
                <w:sz w:val="18"/>
                <w:szCs w:val="18"/>
              </w:rPr>
            </w:pPr>
            <w:r w:rsidRPr="008A45F8">
              <w:rPr>
                <w:rFonts w:asciiTheme="minorHAnsi" w:eastAsia="Times New Roman"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821D80" w:rsidRPr="008A45F8" w14:paraId="0A1F0041" w14:textId="77777777" w:rsidTr="00382877">
        <w:trPr>
          <w:cantSplit/>
          <w:trHeight w:val="432"/>
        </w:trPr>
        <w:tc>
          <w:tcPr>
            <w:tcW w:w="253" w:type="pct"/>
            <w:vAlign w:val="center"/>
          </w:tcPr>
          <w:p w14:paraId="0A1F003F" w14:textId="77777777" w:rsidR="00821D80" w:rsidRPr="008A45F8" w:rsidDel="00C76C40" w:rsidRDefault="00821D80" w:rsidP="00382877">
            <w:pPr>
              <w:keepNext/>
              <w:spacing w:after="0" w:line="240" w:lineRule="auto"/>
              <w:jc w:val="center"/>
              <w:rPr>
                <w:rFonts w:asciiTheme="minorHAnsi" w:eastAsia="Times New Roman" w:hAnsiTheme="minorHAnsi"/>
                <w:sz w:val="18"/>
                <w:szCs w:val="18"/>
              </w:rPr>
            </w:pPr>
            <w:r w:rsidRPr="008A45F8">
              <w:rPr>
                <w:rFonts w:asciiTheme="minorHAnsi" w:eastAsia="Times New Roman" w:hAnsiTheme="minorHAnsi"/>
                <w:sz w:val="18"/>
                <w:szCs w:val="18"/>
              </w:rPr>
              <w:t>01</w:t>
            </w:r>
          </w:p>
        </w:tc>
        <w:tc>
          <w:tcPr>
            <w:tcW w:w="4747" w:type="pct"/>
            <w:vAlign w:val="center"/>
          </w:tcPr>
          <w:p w14:paraId="0A1F0040" w14:textId="64185F3B" w:rsidR="00663077" w:rsidRDefault="00821D80" w:rsidP="00BF0082">
            <w:pPr>
              <w:keepNext/>
              <w:spacing w:after="60" w:line="240" w:lineRule="auto"/>
              <w:rPr>
                <w:rFonts w:asciiTheme="minorHAnsi" w:eastAsia="Times New Roman" w:hAnsiTheme="minorHAnsi"/>
                <w:sz w:val="18"/>
                <w:szCs w:val="18"/>
              </w:rPr>
            </w:pPr>
            <w:r w:rsidRPr="008A45F8">
              <w:rPr>
                <w:rFonts w:asciiTheme="minorHAnsi" w:eastAsia="Times New Roman" w:hAnsiTheme="minorHAnsi"/>
                <w:sz w:val="18"/>
                <w:szCs w:val="18"/>
              </w:rPr>
              <w:t>&lt;&lt;</w:t>
            </w:r>
            <w:r w:rsidR="00EA6853">
              <w:rPr>
                <w:rFonts w:asciiTheme="minorHAnsi" w:eastAsia="Times New Roman" w:hAnsiTheme="minorHAnsi"/>
                <w:sz w:val="18"/>
                <w:szCs w:val="18"/>
              </w:rPr>
              <w:t xml:space="preserve"> if B15 result = System Complies, and result</w:t>
            </w:r>
            <w:r w:rsidR="00BF0082">
              <w:rPr>
                <w:rFonts w:asciiTheme="minorHAnsi" w:eastAsia="Times New Roman" w:hAnsiTheme="minorHAnsi"/>
                <w:sz w:val="18"/>
                <w:szCs w:val="18"/>
              </w:rPr>
              <w:t>s</w:t>
            </w:r>
            <w:r w:rsidR="00EA6853">
              <w:rPr>
                <w:rFonts w:asciiTheme="minorHAnsi" w:eastAsia="Times New Roman" w:hAnsiTheme="minorHAnsi"/>
                <w:sz w:val="18"/>
                <w:szCs w:val="18"/>
              </w:rPr>
              <w:t xml:space="preserve"> for all applicable</w:t>
            </w:r>
            <w:r w:rsidR="00344882">
              <w:rPr>
                <w:rFonts w:asciiTheme="minorHAnsi" w:eastAsia="Times New Roman" w:hAnsiTheme="minorHAnsi"/>
                <w:sz w:val="18"/>
                <w:szCs w:val="18"/>
              </w:rPr>
              <w:t xml:space="preserve"> </w:t>
            </w:r>
            <w:r w:rsidR="008C735C">
              <w:rPr>
                <w:rFonts w:asciiTheme="minorHAnsi" w:eastAsia="Times New Roman" w:hAnsiTheme="minorHAnsi"/>
                <w:sz w:val="18"/>
                <w:szCs w:val="18"/>
              </w:rPr>
              <w:t>sections D, E, F, G, H, I</w:t>
            </w:r>
            <w:r w:rsidR="00BF0082">
              <w:rPr>
                <w:rFonts w:asciiTheme="minorHAnsi" w:eastAsia="Times New Roman" w:hAnsiTheme="minorHAnsi"/>
                <w:sz w:val="18"/>
                <w:szCs w:val="18"/>
              </w:rPr>
              <w:t xml:space="preserve"> do</w:t>
            </w:r>
            <w:r w:rsidR="00EA6853">
              <w:rPr>
                <w:rFonts w:asciiTheme="minorHAnsi" w:eastAsia="Times New Roman" w:hAnsiTheme="minorHAnsi"/>
                <w:sz w:val="18"/>
                <w:szCs w:val="18"/>
              </w:rPr>
              <w:t xml:space="preserve"> not = fail, </w:t>
            </w:r>
            <w:r w:rsidRPr="008A45F8">
              <w:rPr>
                <w:rFonts w:asciiTheme="minorHAnsi" w:eastAsia="Times New Roman" w:hAnsiTheme="minorHAnsi"/>
                <w:sz w:val="18"/>
                <w:szCs w:val="18"/>
              </w:rPr>
              <w:t>then display: Complies: All specified verification protocol requirements on this document are met; else display: Does not comply: One or more specified verification protocol requirements on this document are not met.&gt;&gt;</w:t>
            </w:r>
          </w:p>
        </w:tc>
      </w:tr>
    </w:tbl>
    <w:p w14:paraId="0A1F0042" w14:textId="77777777" w:rsidR="00A374A5" w:rsidRDefault="00A374A5" w:rsidP="00672F4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218"/>
        <w:gridCol w:w="54"/>
        <w:gridCol w:w="9"/>
        <w:gridCol w:w="7262"/>
      </w:tblGrid>
      <w:tr w:rsidR="00821D80" w:rsidRPr="009D307C" w14:paraId="0A1F0044" w14:textId="77777777" w:rsidTr="00A76AE7">
        <w:trPr>
          <w:trHeight w:val="288"/>
        </w:trPr>
        <w:tc>
          <w:tcPr>
            <w:tcW w:w="10950" w:type="dxa"/>
            <w:gridSpan w:val="4"/>
            <w:vAlign w:val="center"/>
          </w:tcPr>
          <w:p w14:paraId="0A1F0043" w14:textId="77777777" w:rsidR="00821D80" w:rsidRPr="009D307C" w:rsidRDefault="00821D80" w:rsidP="00A76AE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9D307C">
              <w:rPr>
                <w:rFonts w:eastAsia="Times New Roman" w:cs="Arial"/>
                <w:b/>
                <w:caps/>
                <w:sz w:val="18"/>
                <w:szCs w:val="18"/>
              </w:rPr>
              <w:lastRenderedPageBreak/>
              <w:t>Documentation Author's Declaration Statement</w:t>
            </w:r>
          </w:p>
        </w:tc>
      </w:tr>
      <w:tr w:rsidR="00821D80" w:rsidRPr="009D307C" w14:paraId="0A1F0046" w14:textId="77777777" w:rsidTr="00A76AE7">
        <w:trPr>
          <w:trHeight w:val="360"/>
        </w:trPr>
        <w:tc>
          <w:tcPr>
            <w:tcW w:w="10950" w:type="dxa"/>
            <w:gridSpan w:val="4"/>
            <w:vAlign w:val="center"/>
          </w:tcPr>
          <w:p w14:paraId="0A1F0045" w14:textId="77777777" w:rsidR="00821D80" w:rsidRPr="009D307C" w:rsidRDefault="00821D80" w:rsidP="00811D32">
            <w:pPr>
              <w:keepNext/>
              <w:numPr>
                <w:ilvl w:val="0"/>
                <w:numId w:val="22"/>
              </w:numPr>
              <w:spacing w:after="0" w:line="240" w:lineRule="auto"/>
              <w:rPr>
                <w:rFonts w:eastAsia="Times New Roman"/>
                <w:sz w:val="18"/>
                <w:szCs w:val="18"/>
              </w:rPr>
            </w:pPr>
            <w:r w:rsidRPr="009D307C">
              <w:rPr>
                <w:rFonts w:eastAsia="Times New Roman"/>
                <w:sz w:val="18"/>
                <w:szCs w:val="18"/>
              </w:rPr>
              <w:t>I certify that this Certificate of Verification documentation is accurate and complete.</w:t>
            </w:r>
          </w:p>
        </w:tc>
      </w:tr>
      <w:tr w:rsidR="00821D80" w:rsidRPr="009D307C" w14:paraId="0A1F0049" w14:textId="77777777" w:rsidTr="00A76AE7">
        <w:trPr>
          <w:trHeight w:val="360"/>
        </w:trPr>
        <w:tc>
          <w:tcPr>
            <w:tcW w:w="5434" w:type="dxa"/>
          </w:tcPr>
          <w:p w14:paraId="0A1F0047" w14:textId="77777777" w:rsidR="00821D80" w:rsidRPr="009D307C" w:rsidRDefault="00821D80" w:rsidP="00A76AE7">
            <w:pPr>
              <w:keepNext/>
              <w:spacing w:after="0" w:line="240" w:lineRule="auto"/>
              <w:rPr>
                <w:rFonts w:eastAsia="Times New Roman"/>
                <w:sz w:val="14"/>
                <w:szCs w:val="14"/>
              </w:rPr>
            </w:pPr>
            <w:r w:rsidRPr="009D307C">
              <w:rPr>
                <w:rFonts w:eastAsia="Times New Roman"/>
                <w:sz w:val="14"/>
                <w:szCs w:val="14"/>
              </w:rPr>
              <w:t>Documentation Author Name:</w:t>
            </w:r>
          </w:p>
        </w:tc>
        <w:tc>
          <w:tcPr>
            <w:tcW w:w="5516" w:type="dxa"/>
            <w:gridSpan w:val="3"/>
          </w:tcPr>
          <w:p w14:paraId="0A1F0048" w14:textId="77777777" w:rsidR="00821D80" w:rsidRPr="009D307C" w:rsidRDefault="00821D80" w:rsidP="00A76AE7">
            <w:pPr>
              <w:keepNext/>
              <w:spacing w:after="0" w:line="240" w:lineRule="auto"/>
              <w:rPr>
                <w:rFonts w:eastAsia="Times New Roman"/>
                <w:sz w:val="14"/>
                <w:szCs w:val="14"/>
              </w:rPr>
            </w:pPr>
            <w:r w:rsidRPr="009D307C">
              <w:rPr>
                <w:rFonts w:eastAsia="Times New Roman"/>
                <w:sz w:val="14"/>
                <w:szCs w:val="14"/>
              </w:rPr>
              <w:t>Documentation Author Signature:</w:t>
            </w:r>
          </w:p>
        </w:tc>
      </w:tr>
      <w:tr w:rsidR="00821D80" w:rsidRPr="009D307C" w14:paraId="0A1F004C" w14:textId="77777777" w:rsidTr="00A76AE7">
        <w:trPr>
          <w:trHeight w:val="360"/>
        </w:trPr>
        <w:tc>
          <w:tcPr>
            <w:tcW w:w="5434" w:type="dxa"/>
          </w:tcPr>
          <w:p w14:paraId="0A1F004A" w14:textId="77777777" w:rsidR="00821D80" w:rsidRPr="009D307C" w:rsidRDefault="00821D80" w:rsidP="00A76AE7">
            <w:pPr>
              <w:keepNext/>
              <w:spacing w:after="0" w:line="240" w:lineRule="auto"/>
              <w:rPr>
                <w:rFonts w:eastAsia="Times New Roman"/>
                <w:sz w:val="14"/>
                <w:szCs w:val="14"/>
              </w:rPr>
            </w:pPr>
            <w:r w:rsidRPr="009D307C">
              <w:rPr>
                <w:rFonts w:eastAsia="Times New Roman"/>
                <w:sz w:val="14"/>
                <w:szCs w:val="14"/>
              </w:rPr>
              <w:t>Company:</w:t>
            </w:r>
          </w:p>
        </w:tc>
        <w:tc>
          <w:tcPr>
            <w:tcW w:w="5516" w:type="dxa"/>
            <w:gridSpan w:val="3"/>
          </w:tcPr>
          <w:p w14:paraId="0A1F004B" w14:textId="77777777" w:rsidR="00821D80" w:rsidRPr="009D307C" w:rsidRDefault="00821D80" w:rsidP="00A76AE7">
            <w:pPr>
              <w:keepNext/>
              <w:spacing w:after="0" w:line="240" w:lineRule="auto"/>
              <w:rPr>
                <w:rFonts w:eastAsia="Times New Roman"/>
                <w:sz w:val="14"/>
                <w:szCs w:val="14"/>
              </w:rPr>
            </w:pPr>
            <w:r w:rsidRPr="009D307C">
              <w:rPr>
                <w:rFonts w:eastAsia="Times New Roman"/>
                <w:sz w:val="14"/>
                <w:szCs w:val="14"/>
              </w:rPr>
              <w:t>Date Signed:</w:t>
            </w:r>
          </w:p>
        </w:tc>
      </w:tr>
      <w:tr w:rsidR="00821D80" w:rsidRPr="009D307C" w14:paraId="0A1F004F" w14:textId="77777777" w:rsidTr="00A76AE7">
        <w:trPr>
          <w:trHeight w:val="360"/>
        </w:trPr>
        <w:tc>
          <w:tcPr>
            <w:tcW w:w="5434" w:type="dxa"/>
          </w:tcPr>
          <w:p w14:paraId="0A1F004D" w14:textId="77777777" w:rsidR="00821D80" w:rsidRPr="009D307C" w:rsidRDefault="00821D80" w:rsidP="00A76AE7">
            <w:pPr>
              <w:keepNext/>
              <w:spacing w:after="0" w:line="240" w:lineRule="auto"/>
              <w:rPr>
                <w:rFonts w:eastAsia="Times New Roman"/>
                <w:sz w:val="14"/>
                <w:szCs w:val="14"/>
              </w:rPr>
            </w:pPr>
            <w:r w:rsidRPr="009D307C">
              <w:rPr>
                <w:rFonts w:eastAsia="Times New Roman"/>
                <w:sz w:val="14"/>
                <w:szCs w:val="14"/>
              </w:rPr>
              <w:t>Address:</w:t>
            </w:r>
          </w:p>
        </w:tc>
        <w:tc>
          <w:tcPr>
            <w:tcW w:w="5516" w:type="dxa"/>
            <w:gridSpan w:val="3"/>
          </w:tcPr>
          <w:p w14:paraId="0A1F004E" w14:textId="77777777" w:rsidR="00821D80" w:rsidRPr="009D307C" w:rsidRDefault="00821D80" w:rsidP="00A76AE7">
            <w:pPr>
              <w:keepNext/>
              <w:spacing w:after="0" w:line="240" w:lineRule="auto"/>
              <w:rPr>
                <w:rFonts w:eastAsia="Times New Roman"/>
                <w:sz w:val="14"/>
                <w:szCs w:val="14"/>
              </w:rPr>
            </w:pPr>
            <w:r w:rsidRPr="009D307C">
              <w:rPr>
                <w:rFonts w:eastAsia="Times New Roman"/>
                <w:sz w:val="14"/>
                <w:szCs w:val="14"/>
              </w:rPr>
              <w:t>CEA/HERS Certification Information (if applicable):</w:t>
            </w:r>
          </w:p>
        </w:tc>
      </w:tr>
      <w:tr w:rsidR="00821D80" w:rsidRPr="009D307C" w14:paraId="0A1F0052" w14:textId="77777777" w:rsidTr="00A76AE7">
        <w:trPr>
          <w:trHeight w:val="360"/>
        </w:trPr>
        <w:tc>
          <w:tcPr>
            <w:tcW w:w="5434" w:type="dxa"/>
          </w:tcPr>
          <w:p w14:paraId="0A1F0050" w14:textId="77777777" w:rsidR="00821D80" w:rsidRPr="009D307C" w:rsidRDefault="00821D80" w:rsidP="00A76AE7">
            <w:pPr>
              <w:keepNext/>
              <w:spacing w:after="0" w:line="240" w:lineRule="auto"/>
              <w:rPr>
                <w:rFonts w:eastAsia="Times New Roman"/>
                <w:sz w:val="14"/>
                <w:szCs w:val="14"/>
              </w:rPr>
            </w:pPr>
            <w:r w:rsidRPr="009D307C">
              <w:rPr>
                <w:rFonts w:eastAsia="Times New Roman"/>
                <w:sz w:val="14"/>
                <w:szCs w:val="14"/>
              </w:rPr>
              <w:t>City/State/Zip:</w:t>
            </w:r>
          </w:p>
        </w:tc>
        <w:tc>
          <w:tcPr>
            <w:tcW w:w="5516" w:type="dxa"/>
            <w:gridSpan w:val="3"/>
          </w:tcPr>
          <w:p w14:paraId="0A1F0051" w14:textId="77777777" w:rsidR="00821D80" w:rsidRPr="009D307C" w:rsidRDefault="00821D80" w:rsidP="00A76AE7">
            <w:pPr>
              <w:keepNext/>
              <w:spacing w:after="0" w:line="240" w:lineRule="auto"/>
              <w:rPr>
                <w:rFonts w:eastAsia="Times New Roman"/>
                <w:sz w:val="14"/>
                <w:szCs w:val="14"/>
              </w:rPr>
            </w:pPr>
            <w:r w:rsidRPr="009D307C">
              <w:rPr>
                <w:rFonts w:eastAsia="Times New Roman"/>
                <w:sz w:val="14"/>
                <w:szCs w:val="14"/>
              </w:rPr>
              <w:t>Phone:</w:t>
            </w:r>
          </w:p>
        </w:tc>
      </w:tr>
      <w:tr w:rsidR="00821D80" w:rsidRPr="009D307C" w14:paraId="0A1F0054" w14:textId="77777777" w:rsidTr="00A76AE7">
        <w:tblPrEx>
          <w:tblCellMar>
            <w:left w:w="115" w:type="dxa"/>
            <w:right w:w="115" w:type="dxa"/>
          </w:tblCellMar>
        </w:tblPrEx>
        <w:trPr>
          <w:trHeight w:val="296"/>
        </w:trPr>
        <w:tc>
          <w:tcPr>
            <w:tcW w:w="10950" w:type="dxa"/>
            <w:gridSpan w:val="4"/>
            <w:vAlign w:val="center"/>
          </w:tcPr>
          <w:p w14:paraId="0A1F0053" w14:textId="77777777" w:rsidR="00821D80" w:rsidRPr="009D307C" w:rsidRDefault="00821D80" w:rsidP="00A76AE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8"/>
                <w:szCs w:val="18"/>
              </w:rPr>
            </w:pPr>
            <w:r w:rsidRPr="009D307C">
              <w:rPr>
                <w:rFonts w:eastAsia="Times New Roman" w:cs="Arial"/>
                <w:b/>
                <w:caps/>
                <w:sz w:val="18"/>
                <w:szCs w:val="18"/>
              </w:rPr>
              <w:t xml:space="preserve">Responsible Person's Declaration statement </w:t>
            </w:r>
          </w:p>
        </w:tc>
      </w:tr>
      <w:tr w:rsidR="00821D80" w:rsidRPr="009D307C" w14:paraId="0A1F005B" w14:textId="77777777" w:rsidTr="00A76AE7">
        <w:tblPrEx>
          <w:tblCellMar>
            <w:left w:w="115" w:type="dxa"/>
            <w:right w:w="115" w:type="dxa"/>
          </w:tblCellMar>
        </w:tblPrEx>
        <w:trPr>
          <w:trHeight w:val="504"/>
        </w:trPr>
        <w:tc>
          <w:tcPr>
            <w:tcW w:w="10950" w:type="dxa"/>
            <w:gridSpan w:val="4"/>
            <w:shd w:val="clear" w:color="auto" w:fill="auto"/>
          </w:tcPr>
          <w:p w14:paraId="0A1F0055" w14:textId="77777777" w:rsidR="00821D80" w:rsidRPr="009D307C" w:rsidRDefault="00821D80" w:rsidP="00811D32">
            <w:pPr>
              <w:keepNext/>
              <w:widowControl w:val="0"/>
              <w:spacing w:after="60" w:line="240" w:lineRule="auto"/>
              <w:ind w:right="90"/>
              <w:rPr>
                <w:rFonts w:eastAsia="Times New Roman"/>
                <w:snapToGrid w:val="0"/>
                <w:sz w:val="18"/>
                <w:szCs w:val="18"/>
              </w:rPr>
            </w:pPr>
            <w:r w:rsidRPr="009D307C">
              <w:rPr>
                <w:rFonts w:eastAsia="Times New Roman"/>
                <w:snapToGrid w:val="0"/>
                <w:sz w:val="18"/>
                <w:szCs w:val="18"/>
              </w:rPr>
              <w:t xml:space="preserve">I certify the following under penalty of perjury, under the laws of the State of California: </w:t>
            </w:r>
          </w:p>
          <w:p w14:paraId="0A1F0056" w14:textId="77777777" w:rsidR="00821D80" w:rsidRPr="009D307C" w:rsidRDefault="00821D80" w:rsidP="00811D32">
            <w:pPr>
              <w:keepNext/>
              <w:widowControl w:val="0"/>
              <w:numPr>
                <w:ilvl w:val="0"/>
                <w:numId w:val="23"/>
              </w:numPr>
              <w:spacing w:after="60" w:line="240" w:lineRule="auto"/>
              <w:ind w:right="90"/>
              <w:rPr>
                <w:rFonts w:eastAsia="Times New Roman"/>
                <w:snapToGrid w:val="0"/>
                <w:sz w:val="18"/>
                <w:szCs w:val="18"/>
              </w:rPr>
            </w:pPr>
            <w:r w:rsidRPr="009D307C">
              <w:rPr>
                <w:rFonts w:eastAsia="Times New Roman"/>
                <w:snapToGrid w:val="0"/>
                <w:sz w:val="18"/>
                <w:szCs w:val="18"/>
              </w:rPr>
              <w:t>The information provided on this Certificate of Verification is true and correct.</w:t>
            </w:r>
          </w:p>
          <w:p w14:paraId="0A1F0057" w14:textId="77777777" w:rsidR="00821D80" w:rsidRPr="009D307C" w:rsidRDefault="00821D80" w:rsidP="00811D32">
            <w:pPr>
              <w:keepNext/>
              <w:widowControl w:val="0"/>
              <w:numPr>
                <w:ilvl w:val="0"/>
                <w:numId w:val="23"/>
              </w:numPr>
              <w:spacing w:after="60" w:line="240" w:lineRule="auto"/>
              <w:ind w:right="90"/>
              <w:rPr>
                <w:rFonts w:eastAsia="Times New Roman"/>
                <w:snapToGrid w:val="0"/>
                <w:sz w:val="18"/>
                <w:szCs w:val="18"/>
              </w:rPr>
            </w:pPr>
            <w:r w:rsidRPr="009D307C">
              <w:rPr>
                <w:rFonts w:eastAsia="Times New Roman"/>
                <w:snapToGrid w:val="0"/>
                <w:sz w:val="18"/>
                <w:szCs w:val="18"/>
              </w:rPr>
              <w:t>I am the certified HERS Rater who performed the verification identified and reported on this Certificate of Verification (responsible rater).</w:t>
            </w:r>
          </w:p>
          <w:p w14:paraId="0A1F0058" w14:textId="77777777" w:rsidR="00821D80" w:rsidRPr="009D307C" w:rsidRDefault="00821D80" w:rsidP="00811D32">
            <w:pPr>
              <w:keepNext/>
              <w:widowControl w:val="0"/>
              <w:numPr>
                <w:ilvl w:val="0"/>
                <w:numId w:val="23"/>
              </w:numPr>
              <w:spacing w:after="60" w:line="240" w:lineRule="auto"/>
              <w:ind w:right="90"/>
              <w:rPr>
                <w:rFonts w:eastAsia="Times New Roman"/>
                <w:snapToGrid w:val="0"/>
                <w:sz w:val="18"/>
                <w:szCs w:val="18"/>
              </w:rPr>
            </w:pPr>
            <w:r w:rsidRPr="009D307C">
              <w:rPr>
                <w:rFonts w:eastAsia="Times New Roman"/>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0A1F0059" w14:textId="77777777" w:rsidR="00821D80" w:rsidRPr="009D307C" w:rsidRDefault="00821D80" w:rsidP="00811D32">
            <w:pPr>
              <w:keepNext/>
              <w:widowControl w:val="0"/>
              <w:numPr>
                <w:ilvl w:val="0"/>
                <w:numId w:val="23"/>
              </w:numPr>
              <w:spacing w:after="60" w:line="240" w:lineRule="auto"/>
              <w:ind w:right="90"/>
              <w:rPr>
                <w:rFonts w:eastAsia="Times New Roman"/>
                <w:snapToGrid w:val="0"/>
                <w:sz w:val="18"/>
                <w:szCs w:val="18"/>
              </w:rPr>
            </w:pPr>
            <w:r w:rsidRPr="009D307C">
              <w:rPr>
                <w:rFonts w:eastAsia="Times New Roman"/>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0A1F005A" w14:textId="77777777" w:rsidR="00821D80" w:rsidRPr="009D307C" w:rsidRDefault="00821D80" w:rsidP="00811D32">
            <w:pPr>
              <w:keepNext/>
              <w:widowControl w:val="0"/>
              <w:numPr>
                <w:ilvl w:val="0"/>
                <w:numId w:val="23"/>
              </w:numPr>
              <w:spacing w:after="60" w:line="240" w:lineRule="auto"/>
              <w:ind w:right="90"/>
              <w:rPr>
                <w:rFonts w:eastAsia="Times New Roman"/>
                <w:snapToGrid w:val="0"/>
                <w:sz w:val="18"/>
                <w:szCs w:val="18"/>
              </w:rPr>
            </w:pPr>
            <w:r w:rsidRPr="009D307C">
              <w:rPr>
                <w:rFonts w:eastAsia="Times New Roman"/>
                <w:snapToGrid w:val="0"/>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821D80" w:rsidRPr="009D307C" w14:paraId="0A1F005D" w14:textId="77777777" w:rsidTr="00A76AE7">
        <w:tblPrEx>
          <w:tblCellMar>
            <w:left w:w="115" w:type="dxa"/>
            <w:right w:w="115" w:type="dxa"/>
          </w:tblCellMar>
        </w:tblPrEx>
        <w:trPr>
          <w:trHeight w:val="278"/>
        </w:trPr>
        <w:tc>
          <w:tcPr>
            <w:tcW w:w="10950" w:type="dxa"/>
            <w:gridSpan w:val="4"/>
            <w:vAlign w:val="center"/>
          </w:tcPr>
          <w:p w14:paraId="0A1F005C" w14:textId="77777777" w:rsidR="00821D80" w:rsidRPr="009D307C" w:rsidRDefault="00821D80" w:rsidP="00A76AE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Arial"/>
                <w:b/>
                <w:caps/>
                <w:sz w:val="18"/>
                <w:szCs w:val="18"/>
              </w:rPr>
            </w:pPr>
            <w:r w:rsidRPr="009D307C">
              <w:rPr>
                <w:rFonts w:eastAsia="Times New Roman" w:cs="Arial"/>
                <w:b/>
                <w:caps/>
                <w:sz w:val="18"/>
                <w:szCs w:val="18"/>
              </w:rPr>
              <w:t>BUILDER OR INSTALLER INFORMATION AS SHOWN ON THE CERTIFICATE OF INSTALLATION</w:t>
            </w:r>
          </w:p>
        </w:tc>
      </w:tr>
      <w:tr w:rsidR="00821D80" w:rsidRPr="009D307C" w14:paraId="0A1F005F" w14:textId="77777777" w:rsidTr="00A76AE7">
        <w:tblPrEx>
          <w:tblCellMar>
            <w:left w:w="115" w:type="dxa"/>
            <w:right w:w="115" w:type="dxa"/>
          </w:tblCellMar>
        </w:tblPrEx>
        <w:trPr>
          <w:trHeight w:hRule="exact" w:val="360"/>
        </w:trPr>
        <w:tc>
          <w:tcPr>
            <w:tcW w:w="10950" w:type="dxa"/>
            <w:gridSpan w:val="4"/>
            <w:vAlign w:val="center"/>
          </w:tcPr>
          <w:p w14:paraId="0A1F005E" w14:textId="77777777" w:rsidR="00821D80" w:rsidRPr="009D307C" w:rsidRDefault="00821D80" w:rsidP="00A76AE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40" w:lineRule="auto"/>
              <w:rPr>
                <w:rFonts w:eastAsia="Times New Roman"/>
                <w:sz w:val="14"/>
                <w:szCs w:val="14"/>
              </w:rPr>
            </w:pPr>
            <w:r w:rsidRPr="009D307C">
              <w:rPr>
                <w:rFonts w:eastAsia="Times New Roman"/>
                <w:sz w:val="14"/>
                <w:szCs w:val="14"/>
              </w:rPr>
              <w:t>Company Name (Installing Subcontractor, General Contractor, or Builder/Owner):</w:t>
            </w:r>
          </w:p>
        </w:tc>
      </w:tr>
      <w:tr w:rsidR="00821D80" w:rsidRPr="009D307C" w14:paraId="0A1F0062" w14:textId="77777777" w:rsidTr="00A76AE7">
        <w:tblPrEx>
          <w:tblCellMar>
            <w:left w:w="115" w:type="dxa"/>
            <w:right w:w="115" w:type="dxa"/>
          </w:tblCellMar>
        </w:tblPrEx>
        <w:trPr>
          <w:trHeight w:hRule="exact" w:val="360"/>
        </w:trPr>
        <w:tc>
          <w:tcPr>
            <w:tcW w:w="5475" w:type="dxa"/>
            <w:gridSpan w:val="2"/>
          </w:tcPr>
          <w:p w14:paraId="0A1F0060" w14:textId="77777777" w:rsidR="00821D80" w:rsidRPr="009D307C" w:rsidRDefault="00821D80" w:rsidP="00A76AE7">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40" w:lineRule="auto"/>
              <w:rPr>
                <w:rFonts w:eastAsia="Times New Roman"/>
                <w:sz w:val="14"/>
                <w:szCs w:val="14"/>
              </w:rPr>
            </w:pPr>
            <w:r w:rsidRPr="009D307C">
              <w:rPr>
                <w:rFonts w:eastAsia="Times New Roman"/>
                <w:sz w:val="14"/>
                <w:szCs w:val="14"/>
              </w:rPr>
              <w:t>Responsible Builder or Installer Name:</w:t>
            </w:r>
          </w:p>
        </w:tc>
        <w:tc>
          <w:tcPr>
            <w:tcW w:w="5475" w:type="dxa"/>
            <w:gridSpan w:val="2"/>
          </w:tcPr>
          <w:p w14:paraId="0A1F0061" w14:textId="77777777" w:rsidR="00821D80" w:rsidRPr="009D307C" w:rsidRDefault="00821D80" w:rsidP="00A76AE7">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4"/>
                <w:szCs w:val="14"/>
              </w:rPr>
            </w:pPr>
            <w:r w:rsidRPr="009D307C">
              <w:rPr>
                <w:rFonts w:eastAsia="Times New Roman"/>
                <w:sz w:val="14"/>
                <w:szCs w:val="14"/>
              </w:rPr>
              <w:t>CSLB License:</w:t>
            </w:r>
          </w:p>
        </w:tc>
      </w:tr>
      <w:tr w:rsidR="00821D80" w:rsidRPr="009D307C" w14:paraId="0A1F0064" w14:textId="77777777" w:rsidTr="00A76AE7">
        <w:tblPrEx>
          <w:tblCellMar>
            <w:left w:w="108" w:type="dxa"/>
            <w:right w:w="108" w:type="dxa"/>
          </w:tblCellMar>
        </w:tblPrEx>
        <w:trPr>
          <w:trHeight w:hRule="exact" w:val="288"/>
        </w:trPr>
        <w:tc>
          <w:tcPr>
            <w:tcW w:w="10950" w:type="dxa"/>
            <w:gridSpan w:val="4"/>
            <w:vAlign w:val="center"/>
          </w:tcPr>
          <w:p w14:paraId="0A1F0063" w14:textId="77777777" w:rsidR="00821D80" w:rsidRPr="009D307C" w:rsidRDefault="00821D80" w:rsidP="00A76AE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9D307C">
              <w:rPr>
                <w:rFonts w:eastAsia="Times New Roman" w:cs="Arial"/>
                <w:b/>
                <w:caps/>
                <w:sz w:val="18"/>
                <w:szCs w:val="18"/>
              </w:rPr>
              <w:t>HERS PROVIDER DATA REGISTRY INFORMATION</w:t>
            </w:r>
          </w:p>
        </w:tc>
      </w:tr>
      <w:tr w:rsidR="00821D80" w:rsidRPr="009D307C" w14:paraId="0A1F0067" w14:textId="77777777" w:rsidTr="00A76AE7">
        <w:tblPrEx>
          <w:tblCellMar>
            <w:left w:w="108" w:type="dxa"/>
            <w:right w:w="108" w:type="dxa"/>
          </w:tblCellMar>
        </w:tblPrEx>
        <w:trPr>
          <w:trHeight w:hRule="exact" w:val="360"/>
        </w:trPr>
        <w:tc>
          <w:tcPr>
            <w:tcW w:w="5482" w:type="dxa"/>
            <w:gridSpan w:val="3"/>
          </w:tcPr>
          <w:p w14:paraId="0A1F0065" w14:textId="77777777" w:rsidR="00821D80" w:rsidRPr="009D307C" w:rsidRDefault="00821D80" w:rsidP="00A76AE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4"/>
                <w:szCs w:val="14"/>
              </w:rPr>
            </w:pPr>
            <w:r w:rsidRPr="009D307C">
              <w:rPr>
                <w:rFonts w:eastAsia="Times New Roman"/>
                <w:sz w:val="14"/>
                <w:szCs w:val="14"/>
              </w:rPr>
              <w:t>Sample Group Number (if applicable):</w:t>
            </w:r>
          </w:p>
        </w:tc>
        <w:tc>
          <w:tcPr>
            <w:tcW w:w="5468" w:type="dxa"/>
          </w:tcPr>
          <w:p w14:paraId="0A1F0066" w14:textId="77777777" w:rsidR="00821D80" w:rsidRPr="009D307C" w:rsidRDefault="00821D80" w:rsidP="00A76AE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4"/>
                <w:szCs w:val="14"/>
              </w:rPr>
            </w:pPr>
            <w:r w:rsidRPr="009D307C">
              <w:rPr>
                <w:rFonts w:eastAsia="Times New Roman"/>
                <w:sz w:val="14"/>
                <w:szCs w:val="14"/>
              </w:rPr>
              <w:t>Dwelling Test Status in Sample Group (if applicable)</w:t>
            </w:r>
          </w:p>
        </w:tc>
      </w:tr>
      <w:tr w:rsidR="00821D80" w:rsidRPr="009D307C" w14:paraId="0A1F0069" w14:textId="77777777" w:rsidTr="00A76AE7">
        <w:tblPrEx>
          <w:tblCellMar>
            <w:left w:w="108" w:type="dxa"/>
            <w:right w:w="108" w:type="dxa"/>
          </w:tblCellMar>
        </w:tblPrEx>
        <w:trPr>
          <w:trHeight w:val="288"/>
        </w:trPr>
        <w:tc>
          <w:tcPr>
            <w:tcW w:w="10950" w:type="dxa"/>
            <w:gridSpan w:val="4"/>
            <w:vAlign w:val="center"/>
          </w:tcPr>
          <w:p w14:paraId="0A1F0068" w14:textId="77777777" w:rsidR="00821D80" w:rsidRPr="009D307C" w:rsidRDefault="00821D80" w:rsidP="00A76AE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9D307C">
              <w:rPr>
                <w:rFonts w:eastAsia="Times New Roman" w:cs="Arial"/>
                <w:b/>
                <w:caps/>
                <w:sz w:val="18"/>
                <w:szCs w:val="18"/>
              </w:rPr>
              <w:t>HERS RATER INFORMATION</w:t>
            </w:r>
          </w:p>
        </w:tc>
      </w:tr>
      <w:tr w:rsidR="00821D80" w:rsidRPr="009D307C" w14:paraId="0A1F006B" w14:textId="77777777" w:rsidTr="00A76AE7">
        <w:tblPrEx>
          <w:tblCellMar>
            <w:left w:w="108" w:type="dxa"/>
            <w:right w:w="108" w:type="dxa"/>
          </w:tblCellMar>
        </w:tblPrEx>
        <w:trPr>
          <w:trHeight w:hRule="exact" w:val="360"/>
        </w:trPr>
        <w:tc>
          <w:tcPr>
            <w:tcW w:w="10950" w:type="dxa"/>
            <w:gridSpan w:val="4"/>
          </w:tcPr>
          <w:p w14:paraId="0A1F006A" w14:textId="77777777" w:rsidR="00821D80" w:rsidRPr="009D307C" w:rsidRDefault="00821D80" w:rsidP="00A76AE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9D307C">
              <w:rPr>
                <w:rFonts w:eastAsia="Times New Roman"/>
                <w:sz w:val="14"/>
                <w:szCs w:val="14"/>
              </w:rPr>
              <w:t>HERS Rater Company Name:</w:t>
            </w:r>
          </w:p>
        </w:tc>
      </w:tr>
      <w:tr w:rsidR="00821D80" w:rsidRPr="009D307C" w14:paraId="0A1F006E" w14:textId="77777777" w:rsidTr="00A76AE7">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A1F006C" w14:textId="77777777" w:rsidR="00821D80" w:rsidRPr="009D307C" w:rsidRDefault="00821D80" w:rsidP="00A76AE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9D307C">
              <w:rPr>
                <w:rFonts w:eastAsia="Times New Roman"/>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0A1F006D" w14:textId="77777777" w:rsidR="00821D80" w:rsidRPr="009D307C" w:rsidRDefault="00821D80" w:rsidP="00A76AE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9D307C">
              <w:rPr>
                <w:rFonts w:eastAsia="Times New Roman"/>
                <w:sz w:val="14"/>
                <w:szCs w:val="14"/>
              </w:rPr>
              <w:t>Responsible Rater Signature:</w:t>
            </w:r>
          </w:p>
        </w:tc>
      </w:tr>
      <w:tr w:rsidR="00821D80" w:rsidRPr="009D307C" w14:paraId="0A1F0071" w14:textId="77777777" w:rsidTr="00A76AE7">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A1F006F" w14:textId="77777777" w:rsidR="00821D80" w:rsidRPr="009D307C" w:rsidRDefault="00821D80" w:rsidP="00A76AE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9D307C">
              <w:rPr>
                <w:rFonts w:eastAsia="Times New Roman"/>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Pr>
          <w:p w14:paraId="0A1F0070" w14:textId="77777777" w:rsidR="00821D80" w:rsidRPr="009D307C" w:rsidRDefault="00821D80" w:rsidP="00A76AE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9D307C">
              <w:rPr>
                <w:rFonts w:eastAsia="Times New Roman"/>
                <w:sz w:val="14"/>
                <w:szCs w:val="14"/>
              </w:rPr>
              <w:t>Date Signed:</w:t>
            </w:r>
          </w:p>
        </w:tc>
      </w:tr>
    </w:tbl>
    <w:p w14:paraId="0A1F0072" w14:textId="77777777" w:rsidR="00821D80" w:rsidRDefault="00821D80" w:rsidP="00672F4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sectPr w:rsidR="00821D80" w:rsidSect="002A3072">
      <w:headerReference w:type="even" r:id="rId18"/>
      <w:headerReference w:type="default" r:id="rId19"/>
      <w:headerReference w:type="first" r:id="rId20"/>
      <w:pgSz w:w="15840" w:h="12240" w:orient="landscape"/>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2A07F0D" w14:textId="77777777" w:rsidR="00A94E2D" w:rsidRPr="00DB7BEA" w:rsidRDefault="00A94E2D" w:rsidP="00B3063C">
      <w:pPr>
        <w:spacing w:after="0" w:line="240" w:lineRule="auto"/>
      </w:pPr>
      <w:r>
        <w:separator/>
      </w:r>
    </w:p>
  </w:endnote>
  <w:endnote w:type="continuationSeparator" w:id="0">
    <w:p w14:paraId="63E412C7" w14:textId="77777777" w:rsidR="00A94E2D" w:rsidRPr="00DB7BEA" w:rsidRDefault="00A94E2D" w:rsidP="00B3063C">
      <w:pPr>
        <w:spacing w:after="0" w:line="240" w:lineRule="auto"/>
      </w:pPr>
      <w:r>
        <w:continuationSeparator/>
      </w:r>
    </w:p>
  </w:endnote>
  <w:endnote w:type="continuationNotice" w:id="1">
    <w:p w14:paraId="0E9B8F53" w14:textId="77777777" w:rsidR="00A94E2D" w:rsidRDefault="00A94E2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TimesNewRomanPS-BoldMT">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1F008B" w14:textId="77777777" w:rsidR="00A94E2D" w:rsidRPr="00452DFA" w:rsidRDefault="00A94E2D" w:rsidP="002332EE">
    <w:pPr>
      <w:pStyle w:val="Style13"/>
      <w:tabs>
        <w:tab w:val="clear" w:pos="10800"/>
        <w:tab w:val="right" w:pos="9720"/>
      </w:tabs>
      <w:spacing w:before="0"/>
      <w:rPr>
        <w:i w:val="0"/>
        <w:sz w:val="20"/>
        <w:szCs w:val="20"/>
      </w:rPr>
    </w:pPr>
    <w:r w:rsidRPr="00452DFA">
      <w:rPr>
        <w:i w:val="0"/>
        <w:sz w:val="20"/>
        <w:szCs w:val="20"/>
      </w:rPr>
      <w:t xml:space="preserve">Registration Number:                                   </w:t>
    </w:r>
    <w:r>
      <w:rPr>
        <w:i w:val="0"/>
        <w:sz w:val="20"/>
        <w:szCs w:val="20"/>
      </w:rPr>
      <w:t xml:space="preserve">               </w:t>
    </w:r>
    <w:r w:rsidRPr="00452DFA">
      <w:rPr>
        <w:i w:val="0"/>
        <w:sz w:val="20"/>
        <w:szCs w:val="20"/>
      </w:rPr>
      <w:t xml:space="preserve"> </w:t>
    </w:r>
    <w:r>
      <w:rPr>
        <w:i w:val="0"/>
        <w:sz w:val="20"/>
        <w:szCs w:val="20"/>
      </w:rPr>
      <w:t xml:space="preserve">                                              </w:t>
    </w:r>
    <w:r w:rsidRPr="00452DFA">
      <w:rPr>
        <w:i w:val="0"/>
        <w:sz w:val="20"/>
        <w:szCs w:val="20"/>
      </w:rPr>
      <w:t xml:space="preserve">      Registration Date/Time:                    </w:t>
    </w:r>
    <w:r>
      <w:rPr>
        <w:i w:val="0"/>
        <w:sz w:val="20"/>
        <w:szCs w:val="20"/>
      </w:rPr>
      <w:t xml:space="preserve">       </w:t>
    </w:r>
    <w:r w:rsidRPr="00452DFA">
      <w:rPr>
        <w:i w:val="0"/>
        <w:sz w:val="20"/>
        <w:szCs w:val="20"/>
      </w:rPr>
      <w:t xml:space="preserve">  </w:t>
    </w:r>
    <w:r>
      <w:rPr>
        <w:i w:val="0"/>
        <w:sz w:val="20"/>
        <w:szCs w:val="20"/>
      </w:rPr>
      <w:t xml:space="preserve">              </w:t>
    </w:r>
    <w:r w:rsidRPr="00452DFA">
      <w:rPr>
        <w:i w:val="0"/>
        <w:sz w:val="20"/>
        <w:szCs w:val="20"/>
      </w:rPr>
      <w:t xml:space="preserve"> </w:t>
    </w:r>
    <w:r>
      <w:rPr>
        <w:i w:val="0"/>
        <w:sz w:val="20"/>
        <w:szCs w:val="20"/>
      </w:rPr>
      <w:t xml:space="preserve">    </w:t>
    </w:r>
    <w:r w:rsidRPr="00452DFA">
      <w:rPr>
        <w:i w:val="0"/>
        <w:sz w:val="20"/>
        <w:szCs w:val="20"/>
      </w:rPr>
      <w:t xml:space="preserve">       HERS Provider:                       </w:t>
    </w:r>
  </w:p>
  <w:p w14:paraId="0A1F008C" w14:textId="5DD6C50B" w:rsidR="00A94E2D" w:rsidRPr="00452DFA" w:rsidRDefault="00A94E2D" w:rsidP="00116356">
    <w:pPr>
      <w:pStyle w:val="Style13"/>
      <w:tabs>
        <w:tab w:val="clear" w:pos="10800"/>
        <w:tab w:val="right" w:pos="14400"/>
      </w:tabs>
      <w:spacing w:before="0"/>
      <w:rPr>
        <w:i w:val="0"/>
        <w:sz w:val="20"/>
        <w:szCs w:val="20"/>
      </w:rPr>
    </w:pPr>
    <w:r w:rsidRPr="00452DFA">
      <w:rPr>
        <w:i w:val="0"/>
        <w:sz w:val="20"/>
        <w:szCs w:val="20"/>
      </w:rPr>
      <w:t>CA Building Energy Efficiency Standards - 201</w:t>
    </w:r>
    <w:r>
      <w:rPr>
        <w:i w:val="0"/>
        <w:sz w:val="20"/>
        <w:szCs w:val="20"/>
      </w:rPr>
      <w:t>6</w:t>
    </w:r>
    <w:r w:rsidRPr="00452DFA">
      <w:rPr>
        <w:i w:val="0"/>
        <w:sz w:val="20"/>
        <w:szCs w:val="20"/>
      </w:rPr>
      <w:t xml:space="preserve"> Residential Compliance</w:t>
    </w:r>
    <w:r w:rsidRPr="00452DFA">
      <w:rPr>
        <w:i w:val="0"/>
        <w:sz w:val="20"/>
        <w:szCs w:val="20"/>
      </w:rPr>
      <w:tab/>
    </w:r>
    <w:r>
      <w:rPr>
        <w:i w:val="0"/>
        <w:sz w:val="20"/>
        <w:szCs w:val="20"/>
      </w:rPr>
      <w:t>January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8A8AEE" w14:textId="13521CFA" w:rsidR="00A94E2D" w:rsidRPr="00452DFA" w:rsidRDefault="00A94E2D" w:rsidP="00116356">
    <w:pPr>
      <w:pStyle w:val="Style13"/>
      <w:tabs>
        <w:tab w:val="clear" w:pos="10800"/>
        <w:tab w:val="right" w:pos="14400"/>
      </w:tabs>
      <w:spacing w:before="0"/>
      <w:rPr>
        <w:i w:val="0"/>
        <w:sz w:val="20"/>
        <w:szCs w:val="20"/>
      </w:rPr>
    </w:pPr>
    <w:r w:rsidRPr="00452DFA">
      <w:rPr>
        <w:i w:val="0"/>
        <w:sz w:val="20"/>
        <w:szCs w:val="20"/>
      </w:rPr>
      <w:t>CA Building Energy Efficiency Standards - 201</w:t>
    </w:r>
    <w:r>
      <w:rPr>
        <w:i w:val="0"/>
        <w:sz w:val="20"/>
        <w:szCs w:val="20"/>
      </w:rPr>
      <w:t>6</w:t>
    </w:r>
    <w:r w:rsidRPr="00452DFA">
      <w:rPr>
        <w:i w:val="0"/>
        <w:sz w:val="20"/>
        <w:szCs w:val="20"/>
      </w:rPr>
      <w:t xml:space="preserve"> Residential Compliance</w:t>
    </w:r>
    <w:r w:rsidRPr="00452DFA">
      <w:rPr>
        <w:i w:val="0"/>
        <w:sz w:val="20"/>
        <w:szCs w:val="20"/>
      </w:rPr>
      <w:tab/>
    </w:r>
    <w:r>
      <w:rPr>
        <w:i w:val="0"/>
        <w:sz w:val="20"/>
        <w:szCs w:val="20"/>
      </w:rPr>
      <w:t>January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F94175" w14:textId="77777777" w:rsidR="00A94E2D" w:rsidRPr="00DB7BEA" w:rsidRDefault="00A94E2D" w:rsidP="00B3063C">
      <w:pPr>
        <w:spacing w:after="0" w:line="240" w:lineRule="auto"/>
      </w:pPr>
      <w:r>
        <w:separator/>
      </w:r>
    </w:p>
  </w:footnote>
  <w:footnote w:type="continuationSeparator" w:id="0">
    <w:p w14:paraId="24635901" w14:textId="77777777" w:rsidR="00A94E2D" w:rsidRPr="00DB7BEA" w:rsidRDefault="00A94E2D" w:rsidP="00B3063C">
      <w:pPr>
        <w:spacing w:after="0" w:line="240" w:lineRule="auto"/>
      </w:pPr>
      <w:r>
        <w:continuationSeparator/>
      </w:r>
    </w:p>
  </w:footnote>
  <w:footnote w:type="continuationNotice" w:id="1">
    <w:p w14:paraId="2A9B2A92" w14:textId="77777777" w:rsidR="00A94E2D" w:rsidRDefault="00A94E2D">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1F0077" w14:textId="77777777" w:rsidR="00A94E2D" w:rsidRDefault="005C168E">
    <w:pPr>
      <w:pStyle w:val="Header"/>
    </w:pPr>
    <w:r>
      <w:rPr>
        <w:noProof/>
      </w:rPr>
      <w:pict w14:anchorId="0A1F00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29" o:spid="_x0000_s2050"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1F0078" w14:textId="160A5445" w:rsidR="00A94E2D" w:rsidRPr="009B7BB1" w:rsidRDefault="00A94E2D" w:rsidP="009B7BB1">
    <w:pPr>
      <w:suppressAutoHyphens/>
      <w:spacing w:after="0" w:line="240" w:lineRule="auto"/>
      <w:ind w:left="-90"/>
      <w:rPr>
        <w:rFonts w:ascii="Arial" w:eastAsia="Times New Roman" w:hAnsi="Arial" w:cs="Arial"/>
        <w:sz w:val="14"/>
        <w:szCs w:val="14"/>
      </w:rPr>
    </w:pPr>
    <w:r w:rsidRPr="00BE5024">
      <w:rPr>
        <w:rFonts w:ascii="Arial" w:eastAsia="Times New Roman" w:hAnsi="Arial"/>
        <w:noProof/>
        <w:sz w:val="14"/>
      </w:rPr>
      <w:drawing>
        <wp:anchor distT="0" distB="0" distL="114300" distR="114300" simplePos="0" relativeHeight="251658240" behindDoc="0" locked="0" layoutInCell="1" allowOverlap="1" wp14:anchorId="0A1F00A3" wp14:editId="5A5A90A4">
          <wp:simplePos x="0" y="0"/>
          <wp:positionH relativeFrom="margin">
            <wp:posOffset>8914765</wp:posOffset>
          </wp:positionH>
          <wp:positionV relativeFrom="margin">
            <wp:posOffset>-1221105</wp:posOffset>
          </wp:positionV>
          <wp:extent cx="308610" cy="270510"/>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V relativeFrom="margin">
            <wp14:pctHeight>0</wp14:pctHeight>
          </wp14:sizeRelV>
        </wp:anchor>
      </w:drawing>
    </w:r>
    <w:r w:rsidR="005C168E">
      <w:rPr>
        <w:rFonts w:ascii="Arial" w:eastAsia="Times New Roman" w:hAnsi="Arial" w:cs="Arial"/>
        <w:noProof/>
        <w:sz w:val="14"/>
        <w:szCs w:val="14"/>
      </w:rPr>
      <w:pict w14:anchorId="0A1F00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0"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9B7BB1">
      <w:rPr>
        <w:rFonts w:ascii="Arial" w:eastAsia="Times New Roman" w:hAnsi="Arial" w:cs="Arial"/>
        <w:sz w:val="14"/>
        <w:szCs w:val="14"/>
      </w:rPr>
      <w:t>STATE OF CALIFORNIA</w:t>
    </w:r>
  </w:p>
  <w:p w14:paraId="0A1F0079" w14:textId="77777777" w:rsidR="00A94E2D" w:rsidRPr="009B7BB1" w:rsidRDefault="00A94E2D" w:rsidP="009B7BB1">
    <w:pPr>
      <w:suppressAutoHyphens/>
      <w:spacing w:after="0" w:line="240" w:lineRule="auto"/>
      <w:ind w:left="-90"/>
      <w:rPr>
        <w:rFonts w:ascii="Arial" w:eastAsia="Times New Roman" w:hAnsi="Arial" w:cs="Arial"/>
        <w:b/>
        <w:sz w:val="24"/>
        <w:szCs w:val="24"/>
      </w:rPr>
    </w:pPr>
    <w:r>
      <w:rPr>
        <w:rFonts w:ascii="Arial" w:eastAsia="Times New Roman" w:hAnsi="Arial" w:cs="Arial"/>
        <w:b/>
        <w:sz w:val="24"/>
        <w:szCs w:val="24"/>
      </w:rPr>
      <w:t>HERS VERIFIED MULTIFAMILY CENTRAL HOT WATER SYSTEM DISTRIBUTION</w:t>
    </w:r>
  </w:p>
  <w:p w14:paraId="0A1F007A" w14:textId="4CF68530" w:rsidR="00A94E2D" w:rsidRPr="009B7BB1" w:rsidRDefault="00A94E2D" w:rsidP="009B7BB1">
    <w:pPr>
      <w:suppressAutoHyphens/>
      <w:spacing w:after="0" w:line="240" w:lineRule="auto"/>
      <w:ind w:left="-90"/>
      <w:rPr>
        <w:rFonts w:ascii="Arial" w:eastAsia="Times New Roman" w:hAnsi="Arial" w:cs="Arial"/>
        <w:sz w:val="14"/>
        <w:szCs w:val="14"/>
      </w:rPr>
    </w:pPr>
    <w:r>
      <w:rPr>
        <w:rFonts w:ascii="Arial" w:eastAsia="Times New Roman" w:hAnsi="Arial" w:cs="Arial"/>
        <w:sz w:val="14"/>
        <w:szCs w:val="14"/>
      </w:rPr>
      <w:t>CEC-CF3</w:t>
    </w:r>
    <w:r w:rsidRPr="009B7BB1">
      <w:rPr>
        <w:rFonts w:ascii="Arial" w:eastAsia="Times New Roman" w:hAnsi="Arial" w:cs="Arial"/>
        <w:sz w:val="14"/>
        <w:szCs w:val="14"/>
      </w:rPr>
      <w:t>R-</w:t>
    </w:r>
    <w:r>
      <w:rPr>
        <w:rFonts w:ascii="Arial" w:eastAsia="Times New Roman" w:hAnsi="Arial" w:cs="Arial"/>
        <w:sz w:val="14"/>
        <w:szCs w:val="14"/>
      </w:rPr>
      <w:t>PLB-21-H</w:t>
    </w:r>
    <w:r w:rsidRPr="009B7BB1">
      <w:rPr>
        <w:rFonts w:ascii="Arial" w:eastAsia="Times New Roman" w:hAnsi="Arial" w:cs="Arial"/>
        <w:sz w:val="14"/>
        <w:szCs w:val="14"/>
      </w:rPr>
      <w:t xml:space="preserve"> (Revised </w:t>
    </w:r>
    <w:r>
      <w:rPr>
        <w:rFonts w:ascii="Arial" w:eastAsia="Times New Roman" w:hAnsi="Arial" w:cs="Arial"/>
        <w:sz w:val="14"/>
        <w:szCs w:val="14"/>
      </w:rPr>
      <w:t>01/16</w:t>
    </w:r>
    <w:r w:rsidRPr="009B7BB1">
      <w:rPr>
        <w:rFonts w:ascii="Arial" w:eastAsia="Times New Roman" w:hAnsi="Arial" w:cs="Arial"/>
        <w:sz w:val="14"/>
        <w:szCs w:val="14"/>
      </w:rPr>
      <w:t xml:space="preserve">)                                                                                                   </w:t>
    </w:r>
    <w:r>
      <w:rPr>
        <w:rFonts w:ascii="Arial" w:eastAsia="Times New Roman" w:hAnsi="Arial" w:cs="Arial"/>
        <w:sz w:val="14"/>
        <w:szCs w:val="14"/>
      </w:rPr>
      <w:t xml:space="preserve">                                            </w:t>
    </w:r>
    <w:r w:rsidRPr="009B7BB1">
      <w:rPr>
        <w:rFonts w:ascii="Arial" w:eastAsia="Times New Roman" w:hAnsi="Arial" w:cs="Arial"/>
        <w:sz w:val="14"/>
        <w:szCs w:val="14"/>
      </w:rPr>
      <w:t xml:space="preserve">  </w:t>
    </w:r>
    <w:r>
      <w:rPr>
        <w:rFonts w:ascii="Arial" w:eastAsia="Times New Roman" w:hAnsi="Arial" w:cs="Arial"/>
        <w:sz w:val="14"/>
        <w:szCs w:val="14"/>
      </w:rPr>
      <w:t xml:space="preserve">                                                                                           </w:t>
    </w:r>
    <w:r w:rsidRPr="009B7BB1">
      <w:rPr>
        <w:rFonts w:ascii="Arial" w:eastAsia="Times New Roman"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914"/>
      <w:gridCol w:w="407"/>
      <w:gridCol w:w="3625"/>
      <w:gridCol w:w="3696"/>
    </w:tblGrid>
    <w:tr w:rsidR="00A94E2D" w:rsidRPr="009D307C" w14:paraId="0A1F007D" w14:textId="77777777" w:rsidTr="00A76AE7">
      <w:trPr>
        <w:cantSplit/>
        <w:trHeight w:val="288"/>
      </w:trPr>
      <w:tc>
        <w:tcPr>
          <w:tcW w:w="3599" w:type="pct"/>
          <w:gridSpan w:val="3"/>
          <w:tcBorders>
            <w:bottom w:val="single" w:sz="4" w:space="0" w:color="auto"/>
            <w:right w:val="nil"/>
          </w:tcBorders>
          <w:vAlign w:val="center"/>
        </w:tcPr>
        <w:p w14:paraId="0A1F007B" w14:textId="77777777" w:rsidR="00A94E2D" w:rsidRPr="009D307C" w:rsidRDefault="00A94E2D" w:rsidP="009D307C">
          <w:pPr>
            <w:keepNext/>
            <w:tabs>
              <w:tab w:val="num" w:pos="-2966"/>
            </w:tabs>
            <w:spacing w:after="0" w:line="240" w:lineRule="auto"/>
            <w:outlineLvl w:val="0"/>
            <w:rPr>
              <w:rFonts w:eastAsia="Times New Roman"/>
              <w:bCs/>
              <w:sz w:val="20"/>
              <w:szCs w:val="20"/>
            </w:rPr>
          </w:pPr>
          <w:r w:rsidRPr="009D307C">
            <w:rPr>
              <w:rFonts w:eastAsia="Times New Roman"/>
              <w:bCs/>
              <w:sz w:val="20"/>
              <w:szCs w:val="20"/>
            </w:rPr>
            <w:t>CERTIFICATE OF VERIFICATION</w:t>
          </w:r>
        </w:p>
      </w:tc>
      <w:tc>
        <w:tcPr>
          <w:tcW w:w="1401" w:type="pct"/>
          <w:tcBorders>
            <w:left w:val="nil"/>
            <w:bottom w:val="single" w:sz="4" w:space="0" w:color="auto"/>
          </w:tcBorders>
          <w:tcMar>
            <w:left w:w="115" w:type="dxa"/>
            <w:right w:w="115" w:type="dxa"/>
          </w:tcMar>
          <w:vAlign w:val="center"/>
        </w:tcPr>
        <w:p w14:paraId="0A1F007C" w14:textId="77777777" w:rsidR="00A94E2D" w:rsidRPr="009D307C" w:rsidRDefault="00A94E2D" w:rsidP="009D307C">
          <w:pPr>
            <w:keepNext/>
            <w:tabs>
              <w:tab w:val="num" w:pos="-2966"/>
            </w:tabs>
            <w:spacing w:after="0" w:line="240" w:lineRule="auto"/>
            <w:jc w:val="right"/>
            <w:outlineLvl w:val="0"/>
            <w:rPr>
              <w:rFonts w:eastAsia="Times New Roman"/>
              <w:bCs/>
              <w:sz w:val="20"/>
              <w:szCs w:val="20"/>
            </w:rPr>
          </w:pPr>
          <w:r w:rsidRPr="009D307C">
            <w:rPr>
              <w:rFonts w:eastAsia="Times New Roman"/>
              <w:bCs/>
              <w:sz w:val="20"/>
              <w:szCs w:val="20"/>
            </w:rPr>
            <w:t>CF3R-</w:t>
          </w:r>
          <w:r>
            <w:rPr>
              <w:rFonts w:eastAsia="Times New Roman"/>
              <w:bCs/>
              <w:sz w:val="20"/>
              <w:szCs w:val="20"/>
            </w:rPr>
            <w:t>PLB</w:t>
          </w:r>
          <w:r w:rsidRPr="009D307C">
            <w:rPr>
              <w:rFonts w:eastAsia="Times New Roman"/>
              <w:bCs/>
              <w:sz w:val="20"/>
              <w:szCs w:val="20"/>
            </w:rPr>
            <w:t>-2</w:t>
          </w:r>
          <w:r>
            <w:rPr>
              <w:rFonts w:eastAsia="Times New Roman"/>
              <w:bCs/>
              <w:sz w:val="20"/>
              <w:szCs w:val="20"/>
            </w:rPr>
            <w:t>1</w:t>
          </w:r>
          <w:r w:rsidRPr="009D307C">
            <w:rPr>
              <w:rFonts w:eastAsia="Times New Roman"/>
              <w:bCs/>
              <w:sz w:val="20"/>
              <w:szCs w:val="20"/>
            </w:rPr>
            <w:t>-H</w:t>
          </w:r>
        </w:p>
      </w:tc>
    </w:tr>
    <w:tr w:rsidR="00A94E2D" w:rsidRPr="009D307C" w14:paraId="0A1F0080" w14:textId="77777777" w:rsidTr="00A76AE7">
      <w:trPr>
        <w:cantSplit/>
        <w:trHeight w:val="288"/>
      </w:trPr>
      <w:tc>
        <w:tcPr>
          <w:tcW w:w="2500" w:type="pct"/>
          <w:gridSpan w:val="2"/>
          <w:tcBorders>
            <w:right w:val="nil"/>
          </w:tcBorders>
        </w:tcPr>
        <w:p w14:paraId="0A1F007E" w14:textId="77777777" w:rsidR="00A94E2D" w:rsidRPr="009D307C" w:rsidRDefault="00A94E2D" w:rsidP="009D307C">
          <w:pPr>
            <w:tabs>
              <w:tab w:val="right" w:pos="10543"/>
            </w:tabs>
            <w:spacing w:after="0" w:line="240" w:lineRule="auto"/>
            <w:rPr>
              <w:rFonts w:eastAsia="Times New Roman"/>
              <w:sz w:val="12"/>
              <w:szCs w:val="12"/>
            </w:rPr>
          </w:pPr>
          <w:r>
            <w:rPr>
              <w:rFonts w:asciiTheme="minorHAnsi" w:eastAsia="Times New Roman" w:hAnsiTheme="minorHAnsi"/>
              <w:bCs/>
              <w:sz w:val="20"/>
              <w:szCs w:val="20"/>
            </w:rPr>
            <w:t xml:space="preserve">HERS Verified </w:t>
          </w:r>
          <w:r w:rsidRPr="006F12B3">
            <w:rPr>
              <w:rFonts w:asciiTheme="minorHAnsi" w:eastAsia="Times New Roman" w:hAnsiTheme="minorHAnsi"/>
              <w:bCs/>
              <w:sz w:val="20"/>
              <w:szCs w:val="20"/>
            </w:rPr>
            <w:t>Multifamily Central Hot Water System Distribution</w:t>
          </w:r>
        </w:p>
      </w:tc>
      <w:tc>
        <w:tcPr>
          <w:tcW w:w="2500" w:type="pct"/>
          <w:gridSpan w:val="2"/>
          <w:tcBorders>
            <w:left w:val="nil"/>
          </w:tcBorders>
        </w:tcPr>
        <w:p w14:paraId="0A1F007F" w14:textId="77777777" w:rsidR="00A94E2D" w:rsidRPr="009D307C" w:rsidRDefault="00A94E2D" w:rsidP="009D307C">
          <w:pPr>
            <w:tabs>
              <w:tab w:val="right" w:pos="10543"/>
            </w:tabs>
            <w:spacing w:after="0" w:line="240" w:lineRule="auto"/>
            <w:jc w:val="right"/>
            <w:rPr>
              <w:rFonts w:eastAsia="Times New Roman"/>
              <w:sz w:val="12"/>
              <w:szCs w:val="12"/>
            </w:rPr>
          </w:pPr>
          <w:r w:rsidRPr="009D307C">
            <w:rPr>
              <w:rFonts w:eastAsia="Times New Roman"/>
              <w:bCs/>
              <w:sz w:val="20"/>
              <w:szCs w:val="20"/>
            </w:rPr>
            <w:t xml:space="preserve">(Page </w:t>
          </w:r>
          <w:r w:rsidRPr="009D307C">
            <w:rPr>
              <w:rFonts w:eastAsia="Times New Roman"/>
              <w:bCs/>
              <w:sz w:val="20"/>
              <w:szCs w:val="20"/>
            </w:rPr>
            <w:fldChar w:fldCharType="begin"/>
          </w:r>
          <w:r w:rsidRPr="009D307C">
            <w:rPr>
              <w:rFonts w:eastAsia="Times New Roman"/>
              <w:bCs/>
              <w:sz w:val="20"/>
              <w:szCs w:val="20"/>
            </w:rPr>
            <w:instrText xml:space="preserve"> PAGE   \* MERGEFORMAT </w:instrText>
          </w:r>
          <w:r w:rsidRPr="009D307C">
            <w:rPr>
              <w:rFonts w:eastAsia="Times New Roman"/>
              <w:bCs/>
              <w:sz w:val="20"/>
              <w:szCs w:val="20"/>
            </w:rPr>
            <w:fldChar w:fldCharType="separate"/>
          </w:r>
          <w:r w:rsidR="005C168E">
            <w:rPr>
              <w:rFonts w:eastAsia="Times New Roman"/>
              <w:bCs/>
              <w:noProof/>
              <w:sz w:val="20"/>
              <w:szCs w:val="20"/>
            </w:rPr>
            <w:t>6</w:t>
          </w:r>
          <w:r w:rsidRPr="009D307C">
            <w:rPr>
              <w:rFonts w:eastAsia="Times New Roman"/>
              <w:bCs/>
              <w:sz w:val="20"/>
              <w:szCs w:val="20"/>
            </w:rPr>
            <w:fldChar w:fldCharType="end"/>
          </w:r>
          <w:r w:rsidRPr="009D307C">
            <w:rPr>
              <w:rFonts w:eastAsia="Times New Roman"/>
              <w:bCs/>
              <w:sz w:val="20"/>
              <w:szCs w:val="20"/>
            </w:rPr>
            <w:t xml:space="preserve"> of </w:t>
          </w:r>
          <w:fldSimple w:instr=" SECTIONPAGES   \* MERGEFORMAT ">
            <w:r w:rsidR="005C168E" w:rsidRPr="005C168E">
              <w:rPr>
                <w:rFonts w:eastAsia="Times New Roman"/>
                <w:bCs/>
                <w:noProof/>
                <w:sz w:val="20"/>
                <w:szCs w:val="20"/>
              </w:rPr>
              <w:t>6</w:t>
            </w:r>
          </w:fldSimple>
          <w:r w:rsidRPr="009D307C">
            <w:rPr>
              <w:rFonts w:eastAsia="Times New Roman"/>
              <w:bCs/>
              <w:sz w:val="20"/>
              <w:szCs w:val="20"/>
            </w:rPr>
            <w:t>)</w:t>
          </w:r>
        </w:p>
      </w:tc>
    </w:tr>
    <w:tr w:rsidR="00A94E2D" w:rsidRPr="009D307C" w14:paraId="0A1F0084" w14:textId="77777777" w:rsidTr="00A76AE7">
      <w:trPr>
        <w:cantSplit/>
        <w:trHeight w:val="288"/>
      </w:trPr>
      <w:tc>
        <w:tcPr>
          <w:tcW w:w="0" w:type="auto"/>
        </w:tcPr>
        <w:p w14:paraId="0A1F0081" w14:textId="77777777" w:rsidR="00A94E2D" w:rsidRPr="009D307C" w:rsidRDefault="00A94E2D" w:rsidP="009D307C">
          <w:pPr>
            <w:spacing w:after="0" w:line="240" w:lineRule="auto"/>
            <w:rPr>
              <w:rFonts w:eastAsia="Times New Roman"/>
              <w:sz w:val="12"/>
              <w:szCs w:val="12"/>
            </w:rPr>
          </w:pPr>
          <w:r w:rsidRPr="009D307C">
            <w:rPr>
              <w:rFonts w:eastAsia="Times New Roman"/>
              <w:sz w:val="12"/>
              <w:szCs w:val="12"/>
            </w:rPr>
            <w:t>Project Name:</w:t>
          </w:r>
        </w:p>
      </w:tc>
      <w:tc>
        <w:tcPr>
          <w:tcW w:w="1238" w:type="pct"/>
          <w:gridSpan w:val="2"/>
        </w:tcPr>
        <w:p w14:paraId="0A1F0082" w14:textId="77777777" w:rsidR="00A94E2D" w:rsidRPr="009D307C" w:rsidRDefault="00A94E2D" w:rsidP="009D307C">
          <w:pPr>
            <w:spacing w:after="0" w:line="240" w:lineRule="auto"/>
            <w:rPr>
              <w:rFonts w:eastAsia="Times New Roman"/>
              <w:sz w:val="12"/>
              <w:szCs w:val="12"/>
            </w:rPr>
          </w:pPr>
          <w:r w:rsidRPr="009D307C">
            <w:rPr>
              <w:rFonts w:eastAsia="Times New Roman"/>
              <w:sz w:val="12"/>
              <w:szCs w:val="12"/>
            </w:rPr>
            <w:t>Enforcement Agency:</w:t>
          </w:r>
        </w:p>
      </w:tc>
      <w:tc>
        <w:tcPr>
          <w:tcW w:w="1401" w:type="pct"/>
        </w:tcPr>
        <w:p w14:paraId="0A1F0083" w14:textId="77777777" w:rsidR="00A94E2D" w:rsidRPr="009D307C" w:rsidRDefault="00A94E2D" w:rsidP="009D307C">
          <w:pPr>
            <w:spacing w:after="0" w:line="240" w:lineRule="auto"/>
            <w:rPr>
              <w:rFonts w:eastAsia="Times New Roman"/>
              <w:sz w:val="12"/>
              <w:szCs w:val="12"/>
            </w:rPr>
          </w:pPr>
          <w:r w:rsidRPr="009D307C">
            <w:rPr>
              <w:rFonts w:eastAsia="Times New Roman"/>
              <w:sz w:val="12"/>
              <w:szCs w:val="12"/>
            </w:rPr>
            <w:t>Permit Number:</w:t>
          </w:r>
        </w:p>
      </w:tc>
    </w:tr>
    <w:tr w:rsidR="00A94E2D" w:rsidRPr="009D307C" w14:paraId="0A1F0088" w14:textId="77777777" w:rsidTr="00A76AE7">
      <w:trPr>
        <w:cantSplit/>
        <w:trHeight w:val="288"/>
      </w:trPr>
      <w:tc>
        <w:tcPr>
          <w:tcW w:w="0" w:type="auto"/>
        </w:tcPr>
        <w:p w14:paraId="0A1F0085" w14:textId="77777777" w:rsidR="00A94E2D" w:rsidRPr="009D307C" w:rsidRDefault="00A94E2D" w:rsidP="009D307C">
          <w:pPr>
            <w:spacing w:after="0" w:line="240" w:lineRule="auto"/>
            <w:rPr>
              <w:rFonts w:eastAsia="Times New Roman"/>
              <w:sz w:val="12"/>
              <w:szCs w:val="12"/>
              <w:vertAlign w:val="superscript"/>
            </w:rPr>
          </w:pPr>
          <w:r w:rsidRPr="009D307C">
            <w:rPr>
              <w:rFonts w:eastAsia="Times New Roman"/>
              <w:sz w:val="12"/>
              <w:szCs w:val="12"/>
            </w:rPr>
            <w:t>Dwelling Address:</w:t>
          </w:r>
        </w:p>
      </w:tc>
      <w:tc>
        <w:tcPr>
          <w:tcW w:w="1238" w:type="pct"/>
          <w:gridSpan w:val="2"/>
        </w:tcPr>
        <w:p w14:paraId="0A1F0086" w14:textId="4FC6BD13" w:rsidR="00A94E2D" w:rsidRPr="009D307C" w:rsidRDefault="00A94E2D" w:rsidP="009D307C">
          <w:pPr>
            <w:spacing w:after="0" w:line="240" w:lineRule="auto"/>
            <w:rPr>
              <w:rFonts w:eastAsia="Times New Roman"/>
              <w:sz w:val="12"/>
              <w:szCs w:val="12"/>
              <w:vertAlign w:val="superscript"/>
            </w:rPr>
          </w:pPr>
          <w:r w:rsidRPr="009D307C">
            <w:rPr>
              <w:rFonts w:eastAsia="Times New Roman"/>
              <w:sz w:val="12"/>
              <w:szCs w:val="12"/>
            </w:rPr>
            <w:t>City</w:t>
          </w:r>
          <w:r>
            <w:rPr>
              <w:rFonts w:eastAsia="Times New Roman"/>
              <w:sz w:val="12"/>
              <w:szCs w:val="12"/>
            </w:rPr>
            <w:t>:</w:t>
          </w:r>
        </w:p>
      </w:tc>
      <w:tc>
        <w:tcPr>
          <w:tcW w:w="1401" w:type="pct"/>
        </w:tcPr>
        <w:p w14:paraId="0A1F0087" w14:textId="1650663C" w:rsidR="00A94E2D" w:rsidRPr="009D307C" w:rsidRDefault="00A94E2D" w:rsidP="009D307C">
          <w:pPr>
            <w:spacing w:after="0" w:line="240" w:lineRule="auto"/>
            <w:rPr>
              <w:rFonts w:eastAsia="Times New Roman"/>
              <w:sz w:val="12"/>
              <w:szCs w:val="12"/>
              <w:vertAlign w:val="superscript"/>
            </w:rPr>
          </w:pPr>
          <w:r w:rsidRPr="009D307C">
            <w:rPr>
              <w:rFonts w:eastAsia="Times New Roman"/>
              <w:sz w:val="12"/>
              <w:szCs w:val="12"/>
            </w:rPr>
            <w:t>Zip Code</w:t>
          </w:r>
          <w:r>
            <w:rPr>
              <w:rFonts w:eastAsia="Times New Roman"/>
              <w:sz w:val="12"/>
              <w:szCs w:val="12"/>
            </w:rPr>
            <w:t>:</w:t>
          </w:r>
        </w:p>
      </w:tc>
    </w:tr>
  </w:tbl>
  <w:p w14:paraId="0A1F0089" w14:textId="77777777" w:rsidR="00A94E2D" w:rsidRPr="00382877" w:rsidRDefault="00A94E2D" w:rsidP="002332EE">
    <w:pPr>
      <w:pStyle w:val="Header"/>
      <w:spacing w:after="0"/>
      <w:rPr>
        <w:sz w:val="20"/>
        <w:szCs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1F008D" w14:textId="77777777" w:rsidR="00A94E2D" w:rsidRDefault="005C168E">
    <w:pPr>
      <w:pStyle w:val="Header"/>
    </w:pPr>
    <w:r>
      <w:rPr>
        <w:noProof/>
      </w:rPr>
      <w:pict w14:anchorId="0A1F00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28" o:spid="_x0000_s2049"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1F008F" w14:textId="77777777" w:rsidR="00A94E2D" w:rsidRDefault="005C168E">
    <w:pPr>
      <w:pStyle w:val="Header"/>
    </w:pPr>
    <w:r>
      <w:rPr>
        <w:noProof/>
      </w:rPr>
      <w:pict w14:anchorId="0A1F00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2" o:spid="_x0000_s2053"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321"/>
      <w:gridCol w:w="4847"/>
      <w:gridCol w:w="2474"/>
    </w:tblGrid>
    <w:tr w:rsidR="00A94E2D" w:rsidRPr="00F85124" w14:paraId="0A1F0092" w14:textId="77777777" w:rsidTr="00C65571">
      <w:trPr>
        <w:cantSplit/>
        <w:trHeight w:val="288"/>
      </w:trPr>
      <w:tc>
        <w:tcPr>
          <w:tcW w:w="4155" w:type="pct"/>
          <w:gridSpan w:val="2"/>
          <w:tcBorders>
            <w:bottom w:val="single" w:sz="4" w:space="0" w:color="auto"/>
            <w:right w:val="nil"/>
          </w:tcBorders>
          <w:vAlign w:val="center"/>
        </w:tcPr>
        <w:p w14:paraId="0A1F0090" w14:textId="77777777" w:rsidR="00A94E2D" w:rsidRPr="00F85124" w:rsidRDefault="005C168E" w:rsidP="009D307C">
          <w:pPr>
            <w:pStyle w:val="Style14"/>
            <w:rPr>
              <w:b/>
            </w:rPr>
          </w:pPr>
          <w:r>
            <w:rPr>
              <w:noProof/>
            </w:rPr>
            <w:pict w14:anchorId="0A1F00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3" o:spid="_x0000_s2054"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A94E2D">
            <w:t>CERTIFICATE OF VERIFICATION  - USER INSTRUCTIONS</w:t>
          </w:r>
        </w:p>
      </w:tc>
      <w:tc>
        <w:tcPr>
          <w:tcW w:w="845" w:type="pct"/>
          <w:tcBorders>
            <w:left w:val="nil"/>
            <w:bottom w:val="single" w:sz="4" w:space="0" w:color="auto"/>
          </w:tcBorders>
          <w:tcMar>
            <w:left w:w="115" w:type="dxa"/>
            <w:right w:w="115" w:type="dxa"/>
          </w:tcMar>
          <w:vAlign w:val="center"/>
        </w:tcPr>
        <w:p w14:paraId="0A1F0091" w14:textId="77777777" w:rsidR="00A94E2D" w:rsidRPr="00F85124" w:rsidRDefault="00A94E2D" w:rsidP="00452DFA">
          <w:pPr>
            <w:pStyle w:val="Style15"/>
            <w:rPr>
              <w:b/>
            </w:rPr>
          </w:pPr>
          <w:r>
            <w:t>CF3R-PLB-21-H</w:t>
          </w:r>
        </w:p>
      </w:tc>
    </w:tr>
    <w:tr w:rsidR="00A94E2D" w:rsidRPr="00F85124" w14:paraId="0A1F0095" w14:textId="77777777" w:rsidTr="00A374A5">
      <w:trPr>
        <w:cantSplit/>
        <w:trHeight w:val="288"/>
      </w:trPr>
      <w:tc>
        <w:tcPr>
          <w:tcW w:w="2500" w:type="pct"/>
          <w:tcBorders>
            <w:right w:val="nil"/>
          </w:tcBorders>
        </w:tcPr>
        <w:p w14:paraId="0A1F0093" w14:textId="77777777" w:rsidR="00A94E2D" w:rsidRPr="00F85124" w:rsidRDefault="00A94E2D" w:rsidP="00A374A5">
          <w:pPr>
            <w:pStyle w:val="Style10"/>
            <w:rPr>
              <w:sz w:val="12"/>
              <w:szCs w:val="12"/>
            </w:rPr>
          </w:pPr>
          <w:r>
            <w:t xml:space="preserve">HERS Verified </w:t>
          </w:r>
          <w:r w:rsidRPr="002332EE">
            <w:t>Multifamily Central Hot Water System Distribution</w:t>
          </w:r>
          <w:r>
            <w:t xml:space="preserve"> </w:t>
          </w:r>
        </w:p>
      </w:tc>
      <w:tc>
        <w:tcPr>
          <w:tcW w:w="2500" w:type="pct"/>
          <w:gridSpan w:val="2"/>
          <w:tcBorders>
            <w:left w:val="nil"/>
          </w:tcBorders>
        </w:tcPr>
        <w:p w14:paraId="0A1F0094" w14:textId="77777777" w:rsidR="00A94E2D" w:rsidRPr="00F85124" w:rsidRDefault="00A94E2D" w:rsidP="00A374A5">
          <w:pPr>
            <w:pStyle w:val="Style11"/>
            <w:rPr>
              <w:sz w:val="12"/>
              <w:szCs w:val="12"/>
            </w:rPr>
          </w:pPr>
          <w:r w:rsidRPr="00F85124">
            <w:t xml:space="preserve">(Page </w:t>
          </w:r>
          <w:r>
            <w:fldChar w:fldCharType="begin"/>
          </w:r>
          <w:r>
            <w:instrText xml:space="preserve"> PAGE   \* MERGEFORMAT </w:instrText>
          </w:r>
          <w:r>
            <w:fldChar w:fldCharType="separate"/>
          </w:r>
          <w:r w:rsidR="005C168E">
            <w:rPr>
              <w:noProof/>
            </w:rPr>
            <w:t>2</w:t>
          </w:r>
          <w:r>
            <w:rPr>
              <w:noProof/>
            </w:rPr>
            <w:fldChar w:fldCharType="end"/>
          </w:r>
          <w:r w:rsidRPr="00F85124">
            <w:t xml:space="preserve"> of </w:t>
          </w:r>
          <w:fldSimple w:instr=" SECTIONPAGES   \* MERGEFORMAT ">
            <w:r w:rsidR="005C168E">
              <w:rPr>
                <w:noProof/>
              </w:rPr>
              <w:t>2</w:t>
            </w:r>
          </w:fldSimple>
          <w:r w:rsidRPr="00F85124">
            <w:t>)</w:t>
          </w:r>
        </w:p>
      </w:tc>
    </w:tr>
  </w:tbl>
  <w:p w14:paraId="0A1F0096" w14:textId="77777777" w:rsidR="00A94E2D" w:rsidRPr="002332EE" w:rsidRDefault="00A94E2D" w:rsidP="002332EE">
    <w:pPr>
      <w:pStyle w:val="Header"/>
      <w:spacing w:after="0"/>
      <w:rPr>
        <w:sz w:val="16"/>
        <w:szCs w:val="16"/>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1F0098" w14:textId="77777777" w:rsidR="00A94E2D" w:rsidRDefault="005C168E">
    <w:pPr>
      <w:pStyle w:val="Header"/>
    </w:pPr>
    <w:r>
      <w:rPr>
        <w:noProof/>
      </w:rPr>
      <w:pict w14:anchorId="0A1F00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1" o:spid="_x0000_s2052"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1F0099" w14:textId="77777777" w:rsidR="00A94E2D" w:rsidRDefault="005C168E">
    <w:pPr>
      <w:pStyle w:val="Header"/>
    </w:pPr>
    <w:r>
      <w:rPr>
        <w:noProof/>
      </w:rPr>
      <w:pict w14:anchorId="0A1F00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5" o:spid="_x0000_s2056"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321"/>
      <w:gridCol w:w="4847"/>
      <w:gridCol w:w="2474"/>
    </w:tblGrid>
    <w:tr w:rsidR="00A94E2D" w:rsidRPr="00F85124" w14:paraId="0A1F009C" w14:textId="77777777" w:rsidTr="00C65571">
      <w:trPr>
        <w:cantSplit/>
        <w:trHeight w:val="288"/>
      </w:trPr>
      <w:tc>
        <w:tcPr>
          <w:tcW w:w="4155" w:type="pct"/>
          <w:gridSpan w:val="2"/>
          <w:tcBorders>
            <w:bottom w:val="single" w:sz="4" w:space="0" w:color="auto"/>
            <w:right w:val="nil"/>
          </w:tcBorders>
          <w:vAlign w:val="center"/>
        </w:tcPr>
        <w:p w14:paraId="0A1F009A" w14:textId="77777777" w:rsidR="00A94E2D" w:rsidRPr="00F85124" w:rsidRDefault="005C168E" w:rsidP="009D307C">
          <w:pPr>
            <w:pStyle w:val="Style14"/>
            <w:rPr>
              <w:b/>
            </w:rPr>
          </w:pPr>
          <w:r>
            <w:rPr>
              <w:noProof/>
            </w:rPr>
            <w:pict w14:anchorId="0A1F00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6" o:spid="_x0000_s2057"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A94E2D">
            <w:t>CERTIFICATE OF VERIFICATION  - DATA FIELD DEFINITIONS AND CALCULATIONS</w:t>
          </w:r>
        </w:p>
      </w:tc>
      <w:tc>
        <w:tcPr>
          <w:tcW w:w="845" w:type="pct"/>
          <w:tcBorders>
            <w:left w:val="nil"/>
            <w:bottom w:val="single" w:sz="4" w:space="0" w:color="auto"/>
          </w:tcBorders>
          <w:tcMar>
            <w:left w:w="115" w:type="dxa"/>
            <w:right w:w="115" w:type="dxa"/>
          </w:tcMar>
          <w:vAlign w:val="center"/>
        </w:tcPr>
        <w:p w14:paraId="0A1F009B" w14:textId="77777777" w:rsidR="00A94E2D" w:rsidRPr="00F85124" w:rsidRDefault="00A94E2D" w:rsidP="00452DFA">
          <w:pPr>
            <w:pStyle w:val="Style15"/>
            <w:rPr>
              <w:b/>
            </w:rPr>
          </w:pPr>
          <w:r>
            <w:t>CF3R-PLB-21-H</w:t>
          </w:r>
        </w:p>
      </w:tc>
    </w:tr>
    <w:tr w:rsidR="00A94E2D" w:rsidRPr="00F85124" w14:paraId="0A1F009F" w14:textId="77777777" w:rsidTr="00A374A5">
      <w:trPr>
        <w:cantSplit/>
        <w:trHeight w:val="288"/>
      </w:trPr>
      <w:tc>
        <w:tcPr>
          <w:tcW w:w="2500" w:type="pct"/>
          <w:tcBorders>
            <w:right w:val="nil"/>
          </w:tcBorders>
        </w:tcPr>
        <w:p w14:paraId="0A1F009D" w14:textId="77777777" w:rsidR="00A94E2D" w:rsidRPr="00F85124" w:rsidRDefault="00A94E2D" w:rsidP="00A374A5">
          <w:pPr>
            <w:pStyle w:val="Style10"/>
            <w:rPr>
              <w:sz w:val="12"/>
              <w:szCs w:val="12"/>
            </w:rPr>
          </w:pPr>
          <w:r>
            <w:t xml:space="preserve">HERS Verified </w:t>
          </w:r>
          <w:r w:rsidRPr="002332EE">
            <w:t>Multifamily Central Hot Water System Distribution</w:t>
          </w:r>
          <w:r>
            <w:t xml:space="preserve"> </w:t>
          </w:r>
        </w:p>
      </w:tc>
      <w:tc>
        <w:tcPr>
          <w:tcW w:w="2500" w:type="pct"/>
          <w:gridSpan w:val="2"/>
          <w:tcBorders>
            <w:left w:val="nil"/>
          </w:tcBorders>
        </w:tcPr>
        <w:p w14:paraId="0A1F009E" w14:textId="77777777" w:rsidR="00A94E2D" w:rsidRPr="00F85124" w:rsidRDefault="00A94E2D" w:rsidP="00A374A5">
          <w:pPr>
            <w:pStyle w:val="Style11"/>
            <w:rPr>
              <w:sz w:val="12"/>
              <w:szCs w:val="12"/>
            </w:rPr>
          </w:pPr>
          <w:r w:rsidRPr="00F85124">
            <w:t xml:space="preserve">(Page </w:t>
          </w:r>
          <w:r>
            <w:fldChar w:fldCharType="begin"/>
          </w:r>
          <w:r>
            <w:instrText xml:space="preserve"> PAGE   \* MERGEFORMAT </w:instrText>
          </w:r>
          <w:r>
            <w:fldChar w:fldCharType="separate"/>
          </w:r>
          <w:r w:rsidR="005C168E">
            <w:rPr>
              <w:noProof/>
            </w:rPr>
            <w:t>3</w:t>
          </w:r>
          <w:r>
            <w:rPr>
              <w:noProof/>
            </w:rPr>
            <w:fldChar w:fldCharType="end"/>
          </w:r>
          <w:r w:rsidRPr="00F85124">
            <w:t xml:space="preserve"> of </w:t>
          </w:r>
          <w:fldSimple w:instr=" SECTIONPAGES   \* MERGEFORMAT ">
            <w:r w:rsidR="005C168E">
              <w:rPr>
                <w:noProof/>
              </w:rPr>
              <w:t>10</w:t>
            </w:r>
          </w:fldSimple>
          <w:r w:rsidRPr="00F85124">
            <w:t>)</w:t>
          </w:r>
        </w:p>
      </w:tc>
    </w:tr>
  </w:tbl>
  <w:p w14:paraId="0A1F00A0" w14:textId="77777777" w:rsidR="00A94E2D" w:rsidRPr="002332EE" w:rsidRDefault="00A94E2D" w:rsidP="002332EE">
    <w:pPr>
      <w:pStyle w:val="Header"/>
      <w:spacing w:after="0"/>
      <w:rPr>
        <w:sz w:val="16"/>
        <w:szCs w:val="16"/>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1F00A1" w14:textId="77777777" w:rsidR="00A94E2D" w:rsidRDefault="005C168E">
    <w:pPr>
      <w:pStyle w:val="Header"/>
    </w:pPr>
    <w:r>
      <w:rPr>
        <w:noProof/>
      </w:rPr>
      <w:pict w14:anchorId="0A1F00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4" o:spid="_x0000_s2055"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9D5A02"/>
    <w:multiLevelType w:val="multilevel"/>
    <w:tmpl w:val="60C01518"/>
    <w:lvl w:ilvl="0">
      <w:start w:val="1"/>
      <w:numFmt w:val="decimal"/>
      <w:lvlText w:val="%1."/>
      <w:lvlJc w:val="left"/>
      <w:pPr>
        <w:tabs>
          <w:tab w:val="num" w:pos="630"/>
        </w:tabs>
        <w:ind w:left="63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nsid w:val="0C247EF1"/>
    <w:multiLevelType w:val="hybridMultilevel"/>
    <w:tmpl w:val="45EAAB00"/>
    <w:lvl w:ilvl="0" w:tplc="5CFA361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655758F"/>
    <w:multiLevelType w:val="hybridMultilevel"/>
    <w:tmpl w:val="3FE6C032"/>
    <w:lvl w:ilvl="0" w:tplc="5CFA361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72E7968"/>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4">
    <w:nsid w:val="1730324B"/>
    <w:multiLevelType w:val="hybridMultilevel"/>
    <w:tmpl w:val="4FAA9840"/>
    <w:lvl w:ilvl="0" w:tplc="7EEE07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3D72DE3"/>
    <w:multiLevelType w:val="hybridMultilevel"/>
    <w:tmpl w:val="D8B88C7A"/>
    <w:lvl w:ilvl="0" w:tplc="B91AB514">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7">
    <w:nsid w:val="36B75685"/>
    <w:multiLevelType w:val="multilevel"/>
    <w:tmpl w:val="49BE91C8"/>
    <w:lvl w:ilvl="0">
      <w:start w:val="1"/>
      <w:numFmt w:val="decimal"/>
      <w:pStyle w:val="Heading1"/>
      <w:suff w:val="space"/>
      <w:lvlText w:val="Appendix RA%1"/>
      <w:lvlJc w:val="left"/>
      <w:pPr>
        <w:ind w:left="198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RA%1.%2.%3"/>
      <w:lvlJc w:val="left"/>
      <w:pPr>
        <w:ind w:left="72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8">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BBA0795"/>
    <w:multiLevelType w:val="hybridMultilevel"/>
    <w:tmpl w:val="29786A4A"/>
    <w:lvl w:ilvl="0" w:tplc="16CCEA74">
      <w:start w:val="1"/>
      <w:numFmt w:val="decimal"/>
      <w:lvlText w:val="%1."/>
      <w:lvlJc w:val="left"/>
      <w:pPr>
        <w:ind w:left="630" w:hanging="360"/>
      </w:pPr>
      <w:rPr>
        <w:rFonts w:hint="default"/>
        <w:sz w:val="18"/>
        <w:szCs w:val="20"/>
      </w:rPr>
    </w:lvl>
    <w:lvl w:ilvl="1" w:tplc="ABC4F360" w:tentative="1">
      <w:start w:val="1"/>
      <w:numFmt w:val="bullet"/>
      <w:lvlText w:val="o"/>
      <w:lvlJc w:val="left"/>
      <w:pPr>
        <w:ind w:left="1350" w:hanging="360"/>
      </w:pPr>
      <w:rPr>
        <w:rFonts w:ascii="Courier New" w:hAnsi="Courier New" w:cs="Courier New" w:hint="default"/>
      </w:rPr>
    </w:lvl>
    <w:lvl w:ilvl="2" w:tplc="710657AA" w:tentative="1">
      <w:start w:val="1"/>
      <w:numFmt w:val="bullet"/>
      <w:lvlText w:val=""/>
      <w:lvlJc w:val="left"/>
      <w:pPr>
        <w:ind w:left="2070" w:hanging="360"/>
      </w:pPr>
      <w:rPr>
        <w:rFonts w:ascii="Wingdings" w:hAnsi="Wingdings" w:hint="default"/>
      </w:rPr>
    </w:lvl>
    <w:lvl w:ilvl="3" w:tplc="7A1052EE" w:tentative="1">
      <w:start w:val="1"/>
      <w:numFmt w:val="bullet"/>
      <w:lvlText w:val=""/>
      <w:lvlJc w:val="left"/>
      <w:pPr>
        <w:ind w:left="2790" w:hanging="360"/>
      </w:pPr>
      <w:rPr>
        <w:rFonts w:ascii="Symbol" w:hAnsi="Symbol" w:hint="default"/>
      </w:rPr>
    </w:lvl>
    <w:lvl w:ilvl="4" w:tplc="D10C5926" w:tentative="1">
      <w:start w:val="1"/>
      <w:numFmt w:val="bullet"/>
      <w:lvlText w:val="o"/>
      <w:lvlJc w:val="left"/>
      <w:pPr>
        <w:ind w:left="3510" w:hanging="360"/>
      </w:pPr>
      <w:rPr>
        <w:rFonts w:ascii="Courier New" w:hAnsi="Courier New" w:cs="Courier New" w:hint="default"/>
      </w:rPr>
    </w:lvl>
    <w:lvl w:ilvl="5" w:tplc="5852D65C" w:tentative="1">
      <w:start w:val="1"/>
      <w:numFmt w:val="bullet"/>
      <w:lvlText w:val=""/>
      <w:lvlJc w:val="left"/>
      <w:pPr>
        <w:ind w:left="4230" w:hanging="360"/>
      </w:pPr>
      <w:rPr>
        <w:rFonts w:ascii="Wingdings" w:hAnsi="Wingdings" w:hint="default"/>
      </w:rPr>
    </w:lvl>
    <w:lvl w:ilvl="6" w:tplc="118A2374" w:tentative="1">
      <w:start w:val="1"/>
      <w:numFmt w:val="bullet"/>
      <w:lvlText w:val=""/>
      <w:lvlJc w:val="left"/>
      <w:pPr>
        <w:ind w:left="4950" w:hanging="360"/>
      </w:pPr>
      <w:rPr>
        <w:rFonts w:ascii="Symbol" w:hAnsi="Symbol" w:hint="default"/>
      </w:rPr>
    </w:lvl>
    <w:lvl w:ilvl="7" w:tplc="86CE29E0" w:tentative="1">
      <w:start w:val="1"/>
      <w:numFmt w:val="bullet"/>
      <w:lvlText w:val="o"/>
      <w:lvlJc w:val="left"/>
      <w:pPr>
        <w:ind w:left="5670" w:hanging="360"/>
      </w:pPr>
      <w:rPr>
        <w:rFonts w:ascii="Courier New" w:hAnsi="Courier New" w:cs="Courier New" w:hint="default"/>
      </w:rPr>
    </w:lvl>
    <w:lvl w:ilvl="8" w:tplc="DDD606D8" w:tentative="1">
      <w:start w:val="1"/>
      <w:numFmt w:val="bullet"/>
      <w:lvlText w:val=""/>
      <w:lvlJc w:val="left"/>
      <w:pPr>
        <w:ind w:left="6390" w:hanging="360"/>
      </w:pPr>
      <w:rPr>
        <w:rFonts w:ascii="Wingdings" w:hAnsi="Wingdings" w:hint="default"/>
      </w:rPr>
    </w:lvl>
  </w:abstractNum>
  <w:abstractNum w:abstractNumId="10">
    <w:nsid w:val="51B3090A"/>
    <w:multiLevelType w:val="hybridMultilevel"/>
    <w:tmpl w:val="29786A4A"/>
    <w:lvl w:ilvl="0" w:tplc="16CCEA74">
      <w:start w:val="1"/>
      <w:numFmt w:val="decimal"/>
      <w:lvlText w:val="%1."/>
      <w:lvlJc w:val="left"/>
      <w:pPr>
        <w:ind w:left="630" w:hanging="360"/>
      </w:pPr>
      <w:rPr>
        <w:rFonts w:hint="default"/>
        <w:sz w:val="18"/>
        <w:szCs w:val="20"/>
      </w:rPr>
    </w:lvl>
    <w:lvl w:ilvl="1" w:tplc="ABC4F360" w:tentative="1">
      <w:start w:val="1"/>
      <w:numFmt w:val="bullet"/>
      <w:lvlText w:val="o"/>
      <w:lvlJc w:val="left"/>
      <w:pPr>
        <w:ind w:left="1350" w:hanging="360"/>
      </w:pPr>
      <w:rPr>
        <w:rFonts w:ascii="Courier New" w:hAnsi="Courier New" w:cs="Courier New" w:hint="default"/>
      </w:rPr>
    </w:lvl>
    <w:lvl w:ilvl="2" w:tplc="710657AA" w:tentative="1">
      <w:start w:val="1"/>
      <w:numFmt w:val="bullet"/>
      <w:lvlText w:val=""/>
      <w:lvlJc w:val="left"/>
      <w:pPr>
        <w:ind w:left="2070" w:hanging="360"/>
      </w:pPr>
      <w:rPr>
        <w:rFonts w:ascii="Wingdings" w:hAnsi="Wingdings" w:hint="default"/>
      </w:rPr>
    </w:lvl>
    <w:lvl w:ilvl="3" w:tplc="7A1052EE" w:tentative="1">
      <w:start w:val="1"/>
      <w:numFmt w:val="bullet"/>
      <w:lvlText w:val=""/>
      <w:lvlJc w:val="left"/>
      <w:pPr>
        <w:ind w:left="2790" w:hanging="360"/>
      </w:pPr>
      <w:rPr>
        <w:rFonts w:ascii="Symbol" w:hAnsi="Symbol" w:hint="default"/>
      </w:rPr>
    </w:lvl>
    <w:lvl w:ilvl="4" w:tplc="D10C5926" w:tentative="1">
      <w:start w:val="1"/>
      <w:numFmt w:val="bullet"/>
      <w:lvlText w:val="o"/>
      <w:lvlJc w:val="left"/>
      <w:pPr>
        <w:ind w:left="3510" w:hanging="360"/>
      </w:pPr>
      <w:rPr>
        <w:rFonts w:ascii="Courier New" w:hAnsi="Courier New" w:cs="Courier New" w:hint="default"/>
      </w:rPr>
    </w:lvl>
    <w:lvl w:ilvl="5" w:tplc="5852D65C" w:tentative="1">
      <w:start w:val="1"/>
      <w:numFmt w:val="bullet"/>
      <w:lvlText w:val=""/>
      <w:lvlJc w:val="left"/>
      <w:pPr>
        <w:ind w:left="4230" w:hanging="360"/>
      </w:pPr>
      <w:rPr>
        <w:rFonts w:ascii="Wingdings" w:hAnsi="Wingdings" w:hint="default"/>
      </w:rPr>
    </w:lvl>
    <w:lvl w:ilvl="6" w:tplc="118A2374" w:tentative="1">
      <w:start w:val="1"/>
      <w:numFmt w:val="bullet"/>
      <w:lvlText w:val=""/>
      <w:lvlJc w:val="left"/>
      <w:pPr>
        <w:ind w:left="4950" w:hanging="360"/>
      </w:pPr>
      <w:rPr>
        <w:rFonts w:ascii="Symbol" w:hAnsi="Symbol" w:hint="default"/>
      </w:rPr>
    </w:lvl>
    <w:lvl w:ilvl="7" w:tplc="86CE29E0" w:tentative="1">
      <w:start w:val="1"/>
      <w:numFmt w:val="bullet"/>
      <w:lvlText w:val="o"/>
      <w:lvlJc w:val="left"/>
      <w:pPr>
        <w:ind w:left="5670" w:hanging="360"/>
      </w:pPr>
      <w:rPr>
        <w:rFonts w:ascii="Courier New" w:hAnsi="Courier New" w:cs="Courier New" w:hint="default"/>
      </w:rPr>
    </w:lvl>
    <w:lvl w:ilvl="8" w:tplc="DDD606D8" w:tentative="1">
      <w:start w:val="1"/>
      <w:numFmt w:val="bullet"/>
      <w:lvlText w:val=""/>
      <w:lvlJc w:val="left"/>
      <w:pPr>
        <w:ind w:left="6390" w:hanging="360"/>
      </w:pPr>
      <w:rPr>
        <w:rFonts w:ascii="Wingdings" w:hAnsi="Wingdings" w:hint="default"/>
      </w:rPr>
    </w:lvl>
  </w:abstractNum>
  <w:abstractNum w:abstractNumId="11">
    <w:nsid w:val="56640BBC"/>
    <w:multiLevelType w:val="hybridMultilevel"/>
    <w:tmpl w:val="D1986E0C"/>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B03220C"/>
    <w:multiLevelType w:val="hybridMultilevel"/>
    <w:tmpl w:val="4496974C"/>
    <w:lvl w:ilvl="0" w:tplc="841E1472">
      <w:start w:val="1"/>
      <w:numFmt w:val="decimal"/>
      <w:lvlText w:val="%1."/>
      <w:lvlJc w:val="left"/>
      <w:pPr>
        <w:ind w:left="720" w:hanging="360"/>
      </w:pPr>
      <w:rPr>
        <w:rFonts w:hint="default"/>
      </w:rPr>
    </w:lvl>
    <w:lvl w:ilvl="1" w:tplc="9D8C77FE">
      <w:start w:val="1"/>
      <w:numFmt w:val="lowerLetter"/>
      <w:lvlText w:val="%2."/>
      <w:lvlJc w:val="left"/>
      <w:pPr>
        <w:ind w:left="1440" w:hanging="360"/>
      </w:pPr>
    </w:lvl>
    <w:lvl w:ilvl="2" w:tplc="ADDA0D7E" w:tentative="1">
      <w:start w:val="1"/>
      <w:numFmt w:val="lowerRoman"/>
      <w:lvlText w:val="%3."/>
      <w:lvlJc w:val="right"/>
      <w:pPr>
        <w:ind w:left="2160" w:hanging="180"/>
      </w:pPr>
    </w:lvl>
    <w:lvl w:ilvl="3" w:tplc="02BC6880" w:tentative="1">
      <w:start w:val="1"/>
      <w:numFmt w:val="decimal"/>
      <w:lvlText w:val="%4."/>
      <w:lvlJc w:val="left"/>
      <w:pPr>
        <w:ind w:left="2880" w:hanging="360"/>
      </w:pPr>
    </w:lvl>
    <w:lvl w:ilvl="4" w:tplc="9412E564" w:tentative="1">
      <w:start w:val="1"/>
      <w:numFmt w:val="lowerLetter"/>
      <w:lvlText w:val="%5."/>
      <w:lvlJc w:val="left"/>
      <w:pPr>
        <w:ind w:left="3600" w:hanging="360"/>
      </w:pPr>
    </w:lvl>
    <w:lvl w:ilvl="5" w:tplc="ED72C96C" w:tentative="1">
      <w:start w:val="1"/>
      <w:numFmt w:val="lowerRoman"/>
      <w:lvlText w:val="%6."/>
      <w:lvlJc w:val="right"/>
      <w:pPr>
        <w:ind w:left="4320" w:hanging="180"/>
      </w:pPr>
    </w:lvl>
    <w:lvl w:ilvl="6" w:tplc="F33CF3F2" w:tentative="1">
      <w:start w:val="1"/>
      <w:numFmt w:val="decimal"/>
      <w:lvlText w:val="%7."/>
      <w:lvlJc w:val="left"/>
      <w:pPr>
        <w:ind w:left="5040" w:hanging="360"/>
      </w:pPr>
    </w:lvl>
    <w:lvl w:ilvl="7" w:tplc="4918A8A6" w:tentative="1">
      <w:start w:val="1"/>
      <w:numFmt w:val="lowerLetter"/>
      <w:lvlText w:val="%8."/>
      <w:lvlJc w:val="left"/>
      <w:pPr>
        <w:ind w:left="5760" w:hanging="360"/>
      </w:pPr>
    </w:lvl>
    <w:lvl w:ilvl="8" w:tplc="838C132E" w:tentative="1">
      <w:start w:val="1"/>
      <w:numFmt w:val="lowerRoman"/>
      <w:lvlText w:val="%9."/>
      <w:lvlJc w:val="right"/>
      <w:pPr>
        <w:ind w:left="6480" w:hanging="180"/>
      </w:pPr>
    </w:lvl>
  </w:abstractNum>
  <w:abstractNum w:abstractNumId="13">
    <w:nsid w:val="6B143573"/>
    <w:multiLevelType w:val="hybridMultilevel"/>
    <w:tmpl w:val="F19C8FD2"/>
    <w:lvl w:ilvl="0" w:tplc="0409000F">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6D6D2E92"/>
    <w:multiLevelType w:val="hybridMultilevel"/>
    <w:tmpl w:val="E6C01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4CB660B"/>
    <w:multiLevelType w:val="hybridMultilevel"/>
    <w:tmpl w:val="418C0314"/>
    <w:lvl w:ilvl="0" w:tplc="7BCCE83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9481BD4"/>
    <w:multiLevelType w:val="hybridMultilevel"/>
    <w:tmpl w:val="7310C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DB736A8"/>
    <w:multiLevelType w:val="hybridMultilevel"/>
    <w:tmpl w:val="B4001824"/>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3"/>
  </w:num>
  <w:num w:numId="2">
    <w:abstractNumId w:val="7"/>
  </w:num>
  <w:num w:numId="3">
    <w:abstractNumId w:val="0"/>
  </w:num>
  <w:num w:numId="4">
    <w:abstractNumId w:val="4"/>
  </w:num>
  <w:num w:numId="5">
    <w:abstractNumId w:val="12"/>
  </w:num>
  <w:num w:numId="6">
    <w:abstractNumId w:val="1"/>
  </w:num>
  <w:num w:numId="7">
    <w:abstractNumId w:val="2"/>
  </w:num>
  <w:num w:numId="8">
    <w:abstractNumId w:val="5"/>
  </w:num>
  <w:num w:numId="9">
    <w:abstractNumId w:val="10"/>
  </w:num>
  <w:num w:numId="10">
    <w:abstractNumId w:val="6"/>
  </w:num>
  <w:num w:numId="11">
    <w:abstractNumId w:val="11"/>
  </w:num>
  <w:num w:numId="12">
    <w:abstractNumId w:val="14"/>
  </w:num>
  <w:num w:numId="13">
    <w:abstractNumId w:val="16"/>
  </w:num>
  <w:num w:numId="14">
    <w:abstractNumId w:val="8"/>
  </w:num>
  <w:num w:numId="15">
    <w:abstractNumId w:val="15"/>
  </w:num>
  <w:num w:numId="16">
    <w:abstractNumId w:val="17"/>
  </w:num>
  <w:num w:numId="17">
    <w:abstractNumId w:val="17"/>
  </w:num>
  <w:num w:numId="18">
    <w:abstractNumId w:val="17"/>
  </w:num>
  <w:num w:numId="19">
    <w:abstractNumId w:val="17"/>
  </w:num>
  <w:num w:numId="20">
    <w:abstractNumId w:val="17"/>
  </w:num>
  <w:num w:numId="21">
    <w:abstractNumId w:val="17"/>
  </w:num>
  <w:num w:numId="22">
    <w:abstractNumId w:val="9"/>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trackRevisions/>
  <w:defaultTabStop w:val="720"/>
  <w:drawingGridHorizontalSpacing w:val="110"/>
  <w:displayHorizontalDrawingGridEvery w:val="2"/>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56D7"/>
    <w:rsid w:val="00005EA3"/>
    <w:rsid w:val="00010F31"/>
    <w:rsid w:val="0001334E"/>
    <w:rsid w:val="0003438B"/>
    <w:rsid w:val="00036B48"/>
    <w:rsid w:val="00065B73"/>
    <w:rsid w:val="00084AC4"/>
    <w:rsid w:val="0009219B"/>
    <w:rsid w:val="000A06B0"/>
    <w:rsid w:val="000B0681"/>
    <w:rsid w:val="000B2EF2"/>
    <w:rsid w:val="000B4A98"/>
    <w:rsid w:val="000B4BB5"/>
    <w:rsid w:val="000B4F44"/>
    <w:rsid w:val="000D5453"/>
    <w:rsid w:val="000E2B97"/>
    <w:rsid w:val="000F301D"/>
    <w:rsid w:val="000F4069"/>
    <w:rsid w:val="000F5C3E"/>
    <w:rsid w:val="000F738F"/>
    <w:rsid w:val="000F76E7"/>
    <w:rsid w:val="0010012A"/>
    <w:rsid w:val="00104D8A"/>
    <w:rsid w:val="00106FB3"/>
    <w:rsid w:val="00116356"/>
    <w:rsid w:val="00140960"/>
    <w:rsid w:val="00151B61"/>
    <w:rsid w:val="00156AEA"/>
    <w:rsid w:val="001571E1"/>
    <w:rsid w:val="001611BF"/>
    <w:rsid w:val="0016202A"/>
    <w:rsid w:val="00172029"/>
    <w:rsid w:val="00190B72"/>
    <w:rsid w:val="001A07C8"/>
    <w:rsid w:val="001A26AD"/>
    <w:rsid w:val="001C7789"/>
    <w:rsid w:val="001D56D7"/>
    <w:rsid w:val="001D7E19"/>
    <w:rsid w:val="001E41E3"/>
    <w:rsid w:val="001E73C2"/>
    <w:rsid w:val="002014B2"/>
    <w:rsid w:val="00207FAD"/>
    <w:rsid w:val="002332EE"/>
    <w:rsid w:val="00272E56"/>
    <w:rsid w:val="002A1A44"/>
    <w:rsid w:val="002A3072"/>
    <w:rsid w:val="002A6723"/>
    <w:rsid w:val="002B5215"/>
    <w:rsid w:val="002B5FE7"/>
    <w:rsid w:val="002C2041"/>
    <w:rsid w:val="002D7B01"/>
    <w:rsid w:val="002F0574"/>
    <w:rsid w:val="002F7891"/>
    <w:rsid w:val="003217C3"/>
    <w:rsid w:val="003226FA"/>
    <w:rsid w:val="00331E9A"/>
    <w:rsid w:val="00344882"/>
    <w:rsid w:val="00362C31"/>
    <w:rsid w:val="0037027D"/>
    <w:rsid w:val="00375023"/>
    <w:rsid w:val="00380EB1"/>
    <w:rsid w:val="00382877"/>
    <w:rsid w:val="003855DB"/>
    <w:rsid w:val="003A562A"/>
    <w:rsid w:val="003B7CB3"/>
    <w:rsid w:val="003C03E9"/>
    <w:rsid w:val="003C0E64"/>
    <w:rsid w:val="003D76C7"/>
    <w:rsid w:val="003F3DE8"/>
    <w:rsid w:val="00407955"/>
    <w:rsid w:val="00435049"/>
    <w:rsid w:val="0044036A"/>
    <w:rsid w:val="004454B2"/>
    <w:rsid w:val="0044661B"/>
    <w:rsid w:val="00452DFA"/>
    <w:rsid w:val="00472164"/>
    <w:rsid w:val="00484071"/>
    <w:rsid w:val="00487335"/>
    <w:rsid w:val="004928A3"/>
    <w:rsid w:val="0049341A"/>
    <w:rsid w:val="004B6977"/>
    <w:rsid w:val="004C07AB"/>
    <w:rsid w:val="004E57AA"/>
    <w:rsid w:val="00513DD9"/>
    <w:rsid w:val="00521A62"/>
    <w:rsid w:val="00521DD2"/>
    <w:rsid w:val="0052313D"/>
    <w:rsid w:val="00523417"/>
    <w:rsid w:val="00523490"/>
    <w:rsid w:val="0052451C"/>
    <w:rsid w:val="0053535C"/>
    <w:rsid w:val="00535A33"/>
    <w:rsid w:val="005460CB"/>
    <w:rsid w:val="00550094"/>
    <w:rsid w:val="005830FF"/>
    <w:rsid w:val="005850C3"/>
    <w:rsid w:val="005A1843"/>
    <w:rsid w:val="005C168E"/>
    <w:rsid w:val="005E51C8"/>
    <w:rsid w:val="005F492A"/>
    <w:rsid w:val="006032B4"/>
    <w:rsid w:val="00612463"/>
    <w:rsid w:val="00624716"/>
    <w:rsid w:val="00626EAA"/>
    <w:rsid w:val="00630F1D"/>
    <w:rsid w:val="00656A37"/>
    <w:rsid w:val="00663077"/>
    <w:rsid w:val="0067279F"/>
    <w:rsid w:val="00672F4C"/>
    <w:rsid w:val="006A51DA"/>
    <w:rsid w:val="006A6017"/>
    <w:rsid w:val="006A728C"/>
    <w:rsid w:val="006B3ED6"/>
    <w:rsid w:val="006C283B"/>
    <w:rsid w:val="006C6AE1"/>
    <w:rsid w:val="006E7AF8"/>
    <w:rsid w:val="006F74A5"/>
    <w:rsid w:val="00710DED"/>
    <w:rsid w:val="0072708F"/>
    <w:rsid w:val="007413F6"/>
    <w:rsid w:val="00742C78"/>
    <w:rsid w:val="0074733C"/>
    <w:rsid w:val="00761CA3"/>
    <w:rsid w:val="007666A1"/>
    <w:rsid w:val="0077607A"/>
    <w:rsid w:val="00781D7A"/>
    <w:rsid w:val="007870B3"/>
    <w:rsid w:val="00787649"/>
    <w:rsid w:val="007B3692"/>
    <w:rsid w:val="007C2D38"/>
    <w:rsid w:val="007D43A6"/>
    <w:rsid w:val="00811D32"/>
    <w:rsid w:val="00821D80"/>
    <w:rsid w:val="00824BC5"/>
    <w:rsid w:val="00831922"/>
    <w:rsid w:val="008410B8"/>
    <w:rsid w:val="008664B7"/>
    <w:rsid w:val="00882870"/>
    <w:rsid w:val="00892501"/>
    <w:rsid w:val="008B47F4"/>
    <w:rsid w:val="008C5764"/>
    <w:rsid w:val="008C6FCB"/>
    <w:rsid w:val="008C735C"/>
    <w:rsid w:val="008D1EC7"/>
    <w:rsid w:val="008E1EA5"/>
    <w:rsid w:val="00902C16"/>
    <w:rsid w:val="0093726E"/>
    <w:rsid w:val="00940EDF"/>
    <w:rsid w:val="00941F90"/>
    <w:rsid w:val="00944040"/>
    <w:rsid w:val="00944C1F"/>
    <w:rsid w:val="00946134"/>
    <w:rsid w:val="00947331"/>
    <w:rsid w:val="009725C5"/>
    <w:rsid w:val="00990D96"/>
    <w:rsid w:val="009961D2"/>
    <w:rsid w:val="009B0952"/>
    <w:rsid w:val="009B7BB1"/>
    <w:rsid w:val="009D307C"/>
    <w:rsid w:val="009E3C09"/>
    <w:rsid w:val="009E60F5"/>
    <w:rsid w:val="009E63ED"/>
    <w:rsid w:val="009F0846"/>
    <w:rsid w:val="009F33F1"/>
    <w:rsid w:val="009F61DE"/>
    <w:rsid w:val="00A02EBA"/>
    <w:rsid w:val="00A07723"/>
    <w:rsid w:val="00A17372"/>
    <w:rsid w:val="00A374A5"/>
    <w:rsid w:val="00A45937"/>
    <w:rsid w:val="00A45EBD"/>
    <w:rsid w:val="00A46BAE"/>
    <w:rsid w:val="00A656BE"/>
    <w:rsid w:val="00A664AF"/>
    <w:rsid w:val="00A677CC"/>
    <w:rsid w:val="00A73296"/>
    <w:rsid w:val="00A76AE7"/>
    <w:rsid w:val="00A90839"/>
    <w:rsid w:val="00A94E2D"/>
    <w:rsid w:val="00AA0481"/>
    <w:rsid w:val="00AC6405"/>
    <w:rsid w:val="00AD6154"/>
    <w:rsid w:val="00AD6D8B"/>
    <w:rsid w:val="00AE6941"/>
    <w:rsid w:val="00AF2CD9"/>
    <w:rsid w:val="00B2059F"/>
    <w:rsid w:val="00B3063C"/>
    <w:rsid w:val="00B316BE"/>
    <w:rsid w:val="00B504ED"/>
    <w:rsid w:val="00B54BC7"/>
    <w:rsid w:val="00B54CAD"/>
    <w:rsid w:val="00B72136"/>
    <w:rsid w:val="00B80EA3"/>
    <w:rsid w:val="00B81F61"/>
    <w:rsid w:val="00BA034D"/>
    <w:rsid w:val="00BC31C2"/>
    <w:rsid w:val="00BC5BF3"/>
    <w:rsid w:val="00BD59D3"/>
    <w:rsid w:val="00BE2570"/>
    <w:rsid w:val="00BE5024"/>
    <w:rsid w:val="00BF0082"/>
    <w:rsid w:val="00BF0DE9"/>
    <w:rsid w:val="00C060F2"/>
    <w:rsid w:val="00C51590"/>
    <w:rsid w:val="00C54DE2"/>
    <w:rsid w:val="00C65571"/>
    <w:rsid w:val="00C74EF8"/>
    <w:rsid w:val="00C93879"/>
    <w:rsid w:val="00CA0F92"/>
    <w:rsid w:val="00CD0930"/>
    <w:rsid w:val="00CD0AA9"/>
    <w:rsid w:val="00CD7CFB"/>
    <w:rsid w:val="00CE0B8A"/>
    <w:rsid w:val="00CE5554"/>
    <w:rsid w:val="00CE7B0C"/>
    <w:rsid w:val="00D045AB"/>
    <w:rsid w:val="00D33833"/>
    <w:rsid w:val="00D37405"/>
    <w:rsid w:val="00D40936"/>
    <w:rsid w:val="00D44EA5"/>
    <w:rsid w:val="00D45382"/>
    <w:rsid w:val="00D47C2D"/>
    <w:rsid w:val="00D60A47"/>
    <w:rsid w:val="00D61147"/>
    <w:rsid w:val="00D61EDC"/>
    <w:rsid w:val="00D66EFF"/>
    <w:rsid w:val="00D77125"/>
    <w:rsid w:val="00DB310B"/>
    <w:rsid w:val="00DE5B89"/>
    <w:rsid w:val="00DE74B2"/>
    <w:rsid w:val="00E12E8E"/>
    <w:rsid w:val="00E2111D"/>
    <w:rsid w:val="00E450A6"/>
    <w:rsid w:val="00E5545A"/>
    <w:rsid w:val="00E5578B"/>
    <w:rsid w:val="00E610B3"/>
    <w:rsid w:val="00E73A55"/>
    <w:rsid w:val="00E85AAD"/>
    <w:rsid w:val="00E90AA7"/>
    <w:rsid w:val="00EA6853"/>
    <w:rsid w:val="00EB3636"/>
    <w:rsid w:val="00EC27B2"/>
    <w:rsid w:val="00ED393A"/>
    <w:rsid w:val="00ED7E53"/>
    <w:rsid w:val="00EF1EAC"/>
    <w:rsid w:val="00EF63FB"/>
    <w:rsid w:val="00F02B5A"/>
    <w:rsid w:val="00F07EC4"/>
    <w:rsid w:val="00F102B0"/>
    <w:rsid w:val="00F26890"/>
    <w:rsid w:val="00F6339D"/>
    <w:rsid w:val="00F70948"/>
    <w:rsid w:val="00F841E0"/>
    <w:rsid w:val="00FB3618"/>
    <w:rsid w:val="00FD5351"/>
    <w:rsid w:val="00FE04AD"/>
    <w:rsid w:val="00FE3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0A1EF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34D"/>
    <w:pPr>
      <w:spacing w:after="200" w:line="276" w:lineRule="auto"/>
    </w:pPr>
    <w:rPr>
      <w:sz w:val="22"/>
      <w:szCs w:val="22"/>
    </w:rPr>
  </w:style>
  <w:style w:type="paragraph" w:styleId="Heading1">
    <w:name w:val="heading 1"/>
    <w:basedOn w:val="Normal"/>
    <w:next w:val="Normal"/>
    <w:link w:val="Heading1Char"/>
    <w:qFormat/>
    <w:rsid w:val="00005EA3"/>
    <w:pPr>
      <w:keepNext/>
      <w:numPr>
        <w:numId w:val="2"/>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005EA3"/>
    <w:pPr>
      <w:keepNext/>
      <w:numPr>
        <w:ilvl w:val="1"/>
        <w:numId w:val="2"/>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005EA3"/>
    <w:pPr>
      <w:keepNext/>
      <w:numPr>
        <w:ilvl w:val="2"/>
        <w:numId w:val="2"/>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005EA3"/>
    <w:pPr>
      <w:keepNext/>
      <w:numPr>
        <w:ilvl w:val="3"/>
        <w:numId w:val="2"/>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005EA3"/>
    <w:pPr>
      <w:keepNext/>
      <w:numPr>
        <w:ilvl w:val="4"/>
        <w:numId w:val="2"/>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005EA3"/>
    <w:pPr>
      <w:keepNext/>
      <w:numPr>
        <w:ilvl w:val="5"/>
        <w:numId w:val="2"/>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005EA3"/>
    <w:pPr>
      <w:numPr>
        <w:ilvl w:val="6"/>
        <w:numId w:val="2"/>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005EA3"/>
    <w:pPr>
      <w:numPr>
        <w:ilvl w:val="7"/>
        <w:numId w:val="2"/>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005EA3"/>
    <w:pPr>
      <w:numPr>
        <w:ilvl w:val="8"/>
        <w:numId w:val="2"/>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05EA3"/>
    <w:rPr>
      <w:rFonts w:ascii="Arial" w:eastAsia="Times New Roman" w:hAnsi="Arial"/>
      <w:b/>
      <w:sz w:val="36"/>
    </w:rPr>
  </w:style>
  <w:style w:type="character" w:customStyle="1" w:styleId="Heading2Char">
    <w:name w:val="Heading 2 Char"/>
    <w:aliases w:val="h2 Char,h21 Char,h22 Char"/>
    <w:basedOn w:val="DefaultParagraphFont"/>
    <w:link w:val="Heading2"/>
    <w:rsid w:val="00005EA3"/>
    <w:rPr>
      <w:rFonts w:ascii="Arial" w:eastAsia="Times New Roman" w:hAnsi="Arial"/>
      <w:b/>
      <w:i/>
      <w:sz w:val="22"/>
    </w:rPr>
  </w:style>
  <w:style w:type="character" w:customStyle="1" w:styleId="Heading3Char">
    <w:name w:val="Heading 3 Char"/>
    <w:aliases w:val="h3 Char,h31 Char,h32 Char"/>
    <w:basedOn w:val="DefaultParagraphFont"/>
    <w:link w:val="Heading3"/>
    <w:rsid w:val="00005EA3"/>
    <w:rPr>
      <w:rFonts w:ascii="Arial Black" w:eastAsia="Times New Roman" w:hAnsi="Arial Black"/>
    </w:rPr>
  </w:style>
  <w:style w:type="character" w:customStyle="1" w:styleId="Heading4Char">
    <w:name w:val="Heading 4 Char"/>
    <w:basedOn w:val="DefaultParagraphFont"/>
    <w:link w:val="Heading4"/>
    <w:rsid w:val="00005EA3"/>
    <w:rPr>
      <w:rFonts w:ascii="Arial" w:eastAsia="Times New Roman" w:hAnsi="Arial"/>
      <w:b/>
      <w:i/>
    </w:rPr>
  </w:style>
  <w:style w:type="character" w:customStyle="1" w:styleId="Heading5Char">
    <w:name w:val="Heading 5 Char"/>
    <w:basedOn w:val="DefaultParagraphFont"/>
    <w:link w:val="Heading5"/>
    <w:rsid w:val="00005EA3"/>
    <w:rPr>
      <w:rFonts w:ascii="Arial" w:eastAsia="Times New Roman" w:hAnsi="Arial"/>
      <w:b/>
    </w:rPr>
  </w:style>
  <w:style w:type="character" w:customStyle="1" w:styleId="Heading6Char">
    <w:name w:val="Heading 6 Char"/>
    <w:basedOn w:val="DefaultParagraphFont"/>
    <w:link w:val="Heading6"/>
    <w:rsid w:val="00005EA3"/>
    <w:rPr>
      <w:rFonts w:ascii="Arial" w:eastAsia="Times New Roman" w:hAnsi="Arial"/>
      <w:i/>
    </w:rPr>
  </w:style>
  <w:style w:type="character" w:customStyle="1" w:styleId="Heading7Char">
    <w:name w:val="Heading 7 Char"/>
    <w:basedOn w:val="DefaultParagraphFont"/>
    <w:link w:val="Heading7"/>
    <w:rsid w:val="00005EA3"/>
    <w:rPr>
      <w:rFonts w:ascii="Arial" w:eastAsia="Times New Roman" w:hAnsi="Arial"/>
      <w:i/>
    </w:rPr>
  </w:style>
  <w:style w:type="character" w:customStyle="1" w:styleId="Heading8Char">
    <w:name w:val="Heading 8 Char"/>
    <w:basedOn w:val="DefaultParagraphFont"/>
    <w:link w:val="Heading8"/>
    <w:rsid w:val="00005EA3"/>
    <w:rPr>
      <w:rFonts w:ascii="Arial" w:eastAsia="Times New Roman" w:hAnsi="Arial"/>
      <w:i/>
    </w:rPr>
  </w:style>
  <w:style w:type="character" w:customStyle="1" w:styleId="Heading9Char">
    <w:name w:val="Heading 9 Char"/>
    <w:basedOn w:val="DefaultParagraphFont"/>
    <w:link w:val="Heading9"/>
    <w:rsid w:val="00005EA3"/>
    <w:rPr>
      <w:rFonts w:ascii="Arial" w:eastAsia="Times New Roman" w:hAnsi="Arial"/>
      <w:b/>
      <w:i/>
      <w:sz w:val="18"/>
    </w:rPr>
  </w:style>
  <w:style w:type="paragraph" w:customStyle="1" w:styleId="NormalBullet">
    <w:name w:val="Normal Bullet"/>
    <w:basedOn w:val="Normal"/>
    <w:rsid w:val="00005EA3"/>
    <w:pPr>
      <w:numPr>
        <w:numId w:val="1"/>
      </w:numPr>
      <w:spacing w:before="120" w:after="0" w:line="240" w:lineRule="auto"/>
    </w:pPr>
    <w:rPr>
      <w:rFonts w:ascii="Arial" w:eastAsia="Times New Roman" w:hAnsi="Arial"/>
      <w:sz w:val="20"/>
      <w:szCs w:val="20"/>
    </w:rPr>
  </w:style>
  <w:style w:type="paragraph" w:styleId="ListParagraph">
    <w:name w:val="List Paragraph"/>
    <w:basedOn w:val="Normal"/>
    <w:uiPriority w:val="34"/>
    <w:qFormat/>
    <w:rsid w:val="002014B2"/>
    <w:pPr>
      <w:ind w:left="720"/>
      <w:contextualSpacing/>
    </w:pPr>
  </w:style>
  <w:style w:type="paragraph" w:customStyle="1" w:styleId="BulletDiRoman">
    <w:name w:val="Bullet D (i. Roman)"/>
    <w:basedOn w:val="Normal"/>
    <w:rsid w:val="002014B2"/>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2014B2"/>
    <w:pPr>
      <w:suppressAutoHyphens/>
      <w:spacing w:before="120" w:after="0" w:line="240" w:lineRule="auto"/>
      <w:ind w:left="1080" w:hanging="360"/>
    </w:pPr>
    <w:rPr>
      <w:rFonts w:ascii="Times New Roman" w:eastAsia="Times New Roman" w:hAnsi="Times New Roman"/>
      <w:sz w:val="20"/>
      <w:szCs w:val="20"/>
    </w:rPr>
  </w:style>
  <w:style w:type="table" w:styleId="TableGrid">
    <w:name w:val="Table Grid"/>
    <w:basedOn w:val="TableNormal"/>
    <w:uiPriority w:val="59"/>
    <w:rsid w:val="0014096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nhideWhenUsed/>
    <w:rsid w:val="00B3063C"/>
    <w:pPr>
      <w:tabs>
        <w:tab w:val="center" w:pos="4680"/>
        <w:tab w:val="right" w:pos="9360"/>
      </w:tabs>
    </w:pPr>
  </w:style>
  <w:style w:type="character" w:customStyle="1" w:styleId="HeaderChar">
    <w:name w:val="Header Char"/>
    <w:basedOn w:val="DefaultParagraphFont"/>
    <w:link w:val="Header"/>
    <w:rsid w:val="00B3063C"/>
    <w:rPr>
      <w:sz w:val="22"/>
      <w:szCs w:val="22"/>
    </w:rPr>
  </w:style>
  <w:style w:type="paragraph" w:styleId="Footer">
    <w:name w:val="footer"/>
    <w:basedOn w:val="Normal"/>
    <w:link w:val="FooterChar"/>
    <w:uiPriority w:val="99"/>
    <w:unhideWhenUsed/>
    <w:rsid w:val="00B3063C"/>
    <w:pPr>
      <w:tabs>
        <w:tab w:val="center" w:pos="4680"/>
        <w:tab w:val="right" w:pos="9360"/>
      </w:tabs>
    </w:pPr>
  </w:style>
  <w:style w:type="character" w:customStyle="1" w:styleId="FooterChar">
    <w:name w:val="Footer Char"/>
    <w:basedOn w:val="DefaultParagraphFont"/>
    <w:link w:val="Footer"/>
    <w:uiPriority w:val="99"/>
    <w:rsid w:val="00B3063C"/>
    <w:rPr>
      <w:sz w:val="22"/>
      <w:szCs w:val="22"/>
    </w:rPr>
  </w:style>
  <w:style w:type="paragraph" w:customStyle="1" w:styleId="p2">
    <w:name w:val="p2"/>
    <w:basedOn w:val="Normal"/>
    <w:rsid w:val="002332EE"/>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2332EE"/>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2332EE"/>
    <w:rPr>
      <w:rFonts w:asciiTheme="minorHAnsi" w:eastAsia="Times New Roman" w:hAnsiTheme="minorHAnsi"/>
      <w:i/>
      <w:sz w:val="22"/>
      <w:szCs w:val="22"/>
    </w:rPr>
  </w:style>
  <w:style w:type="paragraph" w:customStyle="1" w:styleId="Style10">
    <w:name w:val="Style10"/>
    <w:basedOn w:val="Normal"/>
    <w:link w:val="Style10Char"/>
    <w:qFormat/>
    <w:rsid w:val="002332EE"/>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2332EE"/>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2332EE"/>
    <w:rPr>
      <w:rFonts w:asciiTheme="minorHAnsi" w:eastAsia="Times New Roman" w:hAnsiTheme="minorHAnsi"/>
      <w:bCs/>
    </w:rPr>
  </w:style>
  <w:style w:type="paragraph" w:customStyle="1" w:styleId="Style12">
    <w:name w:val="Style12"/>
    <w:basedOn w:val="Normal"/>
    <w:link w:val="Style12Char"/>
    <w:qFormat/>
    <w:rsid w:val="002332EE"/>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2332EE"/>
    <w:rPr>
      <w:rFonts w:asciiTheme="minorHAnsi" w:eastAsia="Times New Roman" w:hAnsiTheme="minorHAnsi"/>
      <w:bCs/>
    </w:rPr>
  </w:style>
  <w:style w:type="character" w:customStyle="1" w:styleId="Style12Char">
    <w:name w:val="Style12 Char"/>
    <w:basedOn w:val="DefaultParagraphFont"/>
    <w:link w:val="Style12"/>
    <w:rsid w:val="002332EE"/>
    <w:rPr>
      <w:rFonts w:asciiTheme="minorHAnsi" w:eastAsia="Times New Roman" w:hAnsiTheme="minorHAnsi"/>
      <w:sz w:val="12"/>
      <w:szCs w:val="12"/>
    </w:rPr>
  </w:style>
  <w:style w:type="paragraph" w:customStyle="1" w:styleId="Style14">
    <w:name w:val="Style14"/>
    <w:basedOn w:val="Normal"/>
    <w:link w:val="Style14Char"/>
    <w:qFormat/>
    <w:rsid w:val="002332EE"/>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2332EE"/>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2332EE"/>
    <w:rPr>
      <w:rFonts w:asciiTheme="minorHAnsi" w:eastAsia="Times New Roman" w:hAnsiTheme="minorHAnsi"/>
      <w:bCs/>
    </w:rPr>
  </w:style>
  <w:style w:type="character" w:customStyle="1" w:styleId="Style15Char">
    <w:name w:val="Style15 Char"/>
    <w:basedOn w:val="DefaultParagraphFont"/>
    <w:link w:val="Style15"/>
    <w:rsid w:val="002332EE"/>
    <w:rPr>
      <w:rFonts w:asciiTheme="minorHAnsi" w:eastAsia="Times New Roman" w:hAnsiTheme="minorHAnsi"/>
      <w:bCs/>
    </w:rPr>
  </w:style>
  <w:style w:type="paragraph" w:styleId="BalloonText">
    <w:name w:val="Balloon Text"/>
    <w:basedOn w:val="Normal"/>
    <w:link w:val="BalloonTextChar"/>
    <w:uiPriority w:val="99"/>
    <w:semiHidden/>
    <w:unhideWhenUsed/>
    <w:rsid w:val="00452D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2DFA"/>
    <w:rPr>
      <w:rFonts w:ascii="Tahoma" w:hAnsi="Tahoma" w:cs="Tahoma"/>
      <w:sz w:val="16"/>
      <w:szCs w:val="16"/>
    </w:rPr>
  </w:style>
  <w:style w:type="paragraph" w:styleId="Revision">
    <w:name w:val="Revision"/>
    <w:hidden/>
    <w:uiPriority w:val="99"/>
    <w:semiHidden/>
    <w:rsid w:val="00382877"/>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34D"/>
    <w:pPr>
      <w:spacing w:after="200" w:line="276" w:lineRule="auto"/>
    </w:pPr>
    <w:rPr>
      <w:sz w:val="22"/>
      <w:szCs w:val="22"/>
    </w:rPr>
  </w:style>
  <w:style w:type="paragraph" w:styleId="Heading1">
    <w:name w:val="heading 1"/>
    <w:basedOn w:val="Normal"/>
    <w:next w:val="Normal"/>
    <w:link w:val="Heading1Char"/>
    <w:qFormat/>
    <w:rsid w:val="00005EA3"/>
    <w:pPr>
      <w:keepNext/>
      <w:numPr>
        <w:numId w:val="2"/>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005EA3"/>
    <w:pPr>
      <w:keepNext/>
      <w:numPr>
        <w:ilvl w:val="1"/>
        <w:numId w:val="2"/>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005EA3"/>
    <w:pPr>
      <w:keepNext/>
      <w:numPr>
        <w:ilvl w:val="2"/>
        <w:numId w:val="2"/>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005EA3"/>
    <w:pPr>
      <w:keepNext/>
      <w:numPr>
        <w:ilvl w:val="3"/>
        <w:numId w:val="2"/>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005EA3"/>
    <w:pPr>
      <w:keepNext/>
      <w:numPr>
        <w:ilvl w:val="4"/>
        <w:numId w:val="2"/>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005EA3"/>
    <w:pPr>
      <w:keepNext/>
      <w:numPr>
        <w:ilvl w:val="5"/>
        <w:numId w:val="2"/>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005EA3"/>
    <w:pPr>
      <w:numPr>
        <w:ilvl w:val="6"/>
        <w:numId w:val="2"/>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005EA3"/>
    <w:pPr>
      <w:numPr>
        <w:ilvl w:val="7"/>
        <w:numId w:val="2"/>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005EA3"/>
    <w:pPr>
      <w:numPr>
        <w:ilvl w:val="8"/>
        <w:numId w:val="2"/>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05EA3"/>
    <w:rPr>
      <w:rFonts w:ascii="Arial" w:eastAsia="Times New Roman" w:hAnsi="Arial"/>
      <w:b/>
      <w:sz w:val="36"/>
    </w:rPr>
  </w:style>
  <w:style w:type="character" w:customStyle="1" w:styleId="Heading2Char">
    <w:name w:val="Heading 2 Char"/>
    <w:aliases w:val="h2 Char,h21 Char,h22 Char"/>
    <w:basedOn w:val="DefaultParagraphFont"/>
    <w:link w:val="Heading2"/>
    <w:rsid w:val="00005EA3"/>
    <w:rPr>
      <w:rFonts w:ascii="Arial" w:eastAsia="Times New Roman" w:hAnsi="Arial"/>
      <w:b/>
      <w:i/>
      <w:sz w:val="22"/>
    </w:rPr>
  </w:style>
  <w:style w:type="character" w:customStyle="1" w:styleId="Heading3Char">
    <w:name w:val="Heading 3 Char"/>
    <w:aliases w:val="h3 Char,h31 Char,h32 Char"/>
    <w:basedOn w:val="DefaultParagraphFont"/>
    <w:link w:val="Heading3"/>
    <w:rsid w:val="00005EA3"/>
    <w:rPr>
      <w:rFonts w:ascii="Arial Black" w:eastAsia="Times New Roman" w:hAnsi="Arial Black"/>
    </w:rPr>
  </w:style>
  <w:style w:type="character" w:customStyle="1" w:styleId="Heading4Char">
    <w:name w:val="Heading 4 Char"/>
    <w:basedOn w:val="DefaultParagraphFont"/>
    <w:link w:val="Heading4"/>
    <w:rsid w:val="00005EA3"/>
    <w:rPr>
      <w:rFonts w:ascii="Arial" w:eastAsia="Times New Roman" w:hAnsi="Arial"/>
      <w:b/>
      <w:i/>
    </w:rPr>
  </w:style>
  <w:style w:type="character" w:customStyle="1" w:styleId="Heading5Char">
    <w:name w:val="Heading 5 Char"/>
    <w:basedOn w:val="DefaultParagraphFont"/>
    <w:link w:val="Heading5"/>
    <w:rsid w:val="00005EA3"/>
    <w:rPr>
      <w:rFonts w:ascii="Arial" w:eastAsia="Times New Roman" w:hAnsi="Arial"/>
      <w:b/>
    </w:rPr>
  </w:style>
  <w:style w:type="character" w:customStyle="1" w:styleId="Heading6Char">
    <w:name w:val="Heading 6 Char"/>
    <w:basedOn w:val="DefaultParagraphFont"/>
    <w:link w:val="Heading6"/>
    <w:rsid w:val="00005EA3"/>
    <w:rPr>
      <w:rFonts w:ascii="Arial" w:eastAsia="Times New Roman" w:hAnsi="Arial"/>
      <w:i/>
    </w:rPr>
  </w:style>
  <w:style w:type="character" w:customStyle="1" w:styleId="Heading7Char">
    <w:name w:val="Heading 7 Char"/>
    <w:basedOn w:val="DefaultParagraphFont"/>
    <w:link w:val="Heading7"/>
    <w:rsid w:val="00005EA3"/>
    <w:rPr>
      <w:rFonts w:ascii="Arial" w:eastAsia="Times New Roman" w:hAnsi="Arial"/>
      <w:i/>
    </w:rPr>
  </w:style>
  <w:style w:type="character" w:customStyle="1" w:styleId="Heading8Char">
    <w:name w:val="Heading 8 Char"/>
    <w:basedOn w:val="DefaultParagraphFont"/>
    <w:link w:val="Heading8"/>
    <w:rsid w:val="00005EA3"/>
    <w:rPr>
      <w:rFonts w:ascii="Arial" w:eastAsia="Times New Roman" w:hAnsi="Arial"/>
      <w:i/>
    </w:rPr>
  </w:style>
  <w:style w:type="character" w:customStyle="1" w:styleId="Heading9Char">
    <w:name w:val="Heading 9 Char"/>
    <w:basedOn w:val="DefaultParagraphFont"/>
    <w:link w:val="Heading9"/>
    <w:rsid w:val="00005EA3"/>
    <w:rPr>
      <w:rFonts w:ascii="Arial" w:eastAsia="Times New Roman" w:hAnsi="Arial"/>
      <w:b/>
      <w:i/>
      <w:sz w:val="18"/>
    </w:rPr>
  </w:style>
  <w:style w:type="paragraph" w:customStyle="1" w:styleId="NormalBullet">
    <w:name w:val="Normal Bullet"/>
    <w:basedOn w:val="Normal"/>
    <w:rsid w:val="00005EA3"/>
    <w:pPr>
      <w:numPr>
        <w:numId w:val="1"/>
      </w:numPr>
      <w:spacing w:before="120" w:after="0" w:line="240" w:lineRule="auto"/>
    </w:pPr>
    <w:rPr>
      <w:rFonts w:ascii="Arial" w:eastAsia="Times New Roman" w:hAnsi="Arial"/>
      <w:sz w:val="20"/>
      <w:szCs w:val="20"/>
    </w:rPr>
  </w:style>
  <w:style w:type="paragraph" w:styleId="ListParagraph">
    <w:name w:val="List Paragraph"/>
    <w:basedOn w:val="Normal"/>
    <w:uiPriority w:val="34"/>
    <w:qFormat/>
    <w:rsid w:val="002014B2"/>
    <w:pPr>
      <w:ind w:left="720"/>
      <w:contextualSpacing/>
    </w:pPr>
  </w:style>
  <w:style w:type="paragraph" w:customStyle="1" w:styleId="BulletDiRoman">
    <w:name w:val="Bullet D (i. Roman)"/>
    <w:basedOn w:val="Normal"/>
    <w:rsid w:val="002014B2"/>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2014B2"/>
    <w:pPr>
      <w:suppressAutoHyphens/>
      <w:spacing w:before="120" w:after="0" w:line="240" w:lineRule="auto"/>
      <w:ind w:left="1080" w:hanging="360"/>
    </w:pPr>
    <w:rPr>
      <w:rFonts w:ascii="Times New Roman" w:eastAsia="Times New Roman" w:hAnsi="Times New Roman"/>
      <w:sz w:val="20"/>
      <w:szCs w:val="20"/>
    </w:rPr>
  </w:style>
  <w:style w:type="table" w:styleId="TableGrid">
    <w:name w:val="Table Grid"/>
    <w:basedOn w:val="TableNormal"/>
    <w:uiPriority w:val="59"/>
    <w:rsid w:val="0014096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nhideWhenUsed/>
    <w:rsid w:val="00B3063C"/>
    <w:pPr>
      <w:tabs>
        <w:tab w:val="center" w:pos="4680"/>
        <w:tab w:val="right" w:pos="9360"/>
      </w:tabs>
    </w:pPr>
  </w:style>
  <w:style w:type="character" w:customStyle="1" w:styleId="HeaderChar">
    <w:name w:val="Header Char"/>
    <w:basedOn w:val="DefaultParagraphFont"/>
    <w:link w:val="Header"/>
    <w:rsid w:val="00B3063C"/>
    <w:rPr>
      <w:sz w:val="22"/>
      <w:szCs w:val="22"/>
    </w:rPr>
  </w:style>
  <w:style w:type="paragraph" w:styleId="Footer">
    <w:name w:val="footer"/>
    <w:basedOn w:val="Normal"/>
    <w:link w:val="FooterChar"/>
    <w:uiPriority w:val="99"/>
    <w:unhideWhenUsed/>
    <w:rsid w:val="00B3063C"/>
    <w:pPr>
      <w:tabs>
        <w:tab w:val="center" w:pos="4680"/>
        <w:tab w:val="right" w:pos="9360"/>
      </w:tabs>
    </w:pPr>
  </w:style>
  <w:style w:type="character" w:customStyle="1" w:styleId="FooterChar">
    <w:name w:val="Footer Char"/>
    <w:basedOn w:val="DefaultParagraphFont"/>
    <w:link w:val="Footer"/>
    <w:uiPriority w:val="99"/>
    <w:rsid w:val="00B3063C"/>
    <w:rPr>
      <w:sz w:val="22"/>
      <w:szCs w:val="22"/>
    </w:rPr>
  </w:style>
  <w:style w:type="paragraph" w:customStyle="1" w:styleId="p2">
    <w:name w:val="p2"/>
    <w:basedOn w:val="Normal"/>
    <w:rsid w:val="002332EE"/>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2332EE"/>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2332EE"/>
    <w:rPr>
      <w:rFonts w:asciiTheme="minorHAnsi" w:eastAsia="Times New Roman" w:hAnsiTheme="minorHAnsi"/>
      <w:i/>
      <w:sz w:val="22"/>
      <w:szCs w:val="22"/>
    </w:rPr>
  </w:style>
  <w:style w:type="paragraph" w:customStyle="1" w:styleId="Style10">
    <w:name w:val="Style10"/>
    <w:basedOn w:val="Normal"/>
    <w:link w:val="Style10Char"/>
    <w:qFormat/>
    <w:rsid w:val="002332EE"/>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2332EE"/>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2332EE"/>
    <w:rPr>
      <w:rFonts w:asciiTheme="minorHAnsi" w:eastAsia="Times New Roman" w:hAnsiTheme="minorHAnsi"/>
      <w:bCs/>
    </w:rPr>
  </w:style>
  <w:style w:type="paragraph" w:customStyle="1" w:styleId="Style12">
    <w:name w:val="Style12"/>
    <w:basedOn w:val="Normal"/>
    <w:link w:val="Style12Char"/>
    <w:qFormat/>
    <w:rsid w:val="002332EE"/>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2332EE"/>
    <w:rPr>
      <w:rFonts w:asciiTheme="minorHAnsi" w:eastAsia="Times New Roman" w:hAnsiTheme="minorHAnsi"/>
      <w:bCs/>
    </w:rPr>
  </w:style>
  <w:style w:type="character" w:customStyle="1" w:styleId="Style12Char">
    <w:name w:val="Style12 Char"/>
    <w:basedOn w:val="DefaultParagraphFont"/>
    <w:link w:val="Style12"/>
    <w:rsid w:val="002332EE"/>
    <w:rPr>
      <w:rFonts w:asciiTheme="minorHAnsi" w:eastAsia="Times New Roman" w:hAnsiTheme="minorHAnsi"/>
      <w:sz w:val="12"/>
      <w:szCs w:val="12"/>
    </w:rPr>
  </w:style>
  <w:style w:type="paragraph" w:customStyle="1" w:styleId="Style14">
    <w:name w:val="Style14"/>
    <w:basedOn w:val="Normal"/>
    <w:link w:val="Style14Char"/>
    <w:qFormat/>
    <w:rsid w:val="002332EE"/>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2332EE"/>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2332EE"/>
    <w:rPr>
      <w:rFonts w:asciiTheme="minorHAnsi" w:eastAsia="Times New Roman" w:hAnsiTheme="minorHAnsi"/>
      <w:bCs/>
    </w:rPr>
  </w:style>
  <w:style w:type="character" w:customStyle="1" w:styleId="Style15Char">
    <w:name w:val="Style15 Char"/>
    <w:basedOn w:val="DefaultParagraphFont"/>
    <w:link w:val="Style15"/>
    <w:rsid w:val="002332EE"/>
    <w:rPr>
      <w:rFonts w:asciiTheme="minorHAnsi" w:eastAsia="Times New Roman" w:hAnsiTheme="minorHAnsi"/>
      <w:bCs/>
    </w:rPr>
  </w:style>
  <w:style w:type="paragraph" w:styleId="BalloonText">
    <w:name w:val="Balloon Text"/>
    <w:basedOn w:val="Normal"/>
    <w:link w:val="BalloonTextChar"/>
    <w:uiPriority w:val="99"/>
    <w:semiHidden/>
    <w:unhideWhenUsed/>
    <w:rsid w:val="00452D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2DFA"/>
    <w:rPr>
      <w:rFonts w:ascii="Tahoma" w:hAnsi="Tahoma" w:cs="Tahoma"/>
      <w:sz w:val="16"/>
      <w:szCs w:val="16"/>
    </w:rPr>
  </w:style>
  <w:style w:type="paragraph" w:styleId="Revision">
    <w:name w:val="Revision"/>
    <w:hidden/>
    <w:uiPriority w:val="99"/>
    <w:semiHidden/>
    <w:rsid w:val="00382877"/>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743283">
      <w:bodyDiv w:val="1"/>
      <w:marLeft w:val="0"/>
      <w:marRight w:val="0"/>
      <w:marTop w:val="0"/>
      <w:marBottom w:val="0"/>
      <w:divBdr>
        <w:top w:val="none" w:sz="0" w:space="0" w:color="auto"/>
        <w:left w:val="none" w:sz="0" w:space="0" w:color="auto"/>
        <w:bottom w:val="none" w:sz="0" w:space="0" w:color="auto"/>
        <w:right w:val="none" w:sz="0" w:space="0" w:color="auto"/>
      </w:divBdr>
    </w:div>
    <w:div w:id="426579282">
      <w:bodyDiv w:val="1"/>
      <w:marLeft w:val="0"/>
      <w:marRight w:val="0"/>
      <w:marTop w:val="0"/>
      <w:marBottom w:val="0"/>
      <w:divBdr>
        <w:top w:val="none" w:sz="0" w:space="0" w:color="auto"/>
        <w:left w:val="none" w:sz="0" w:space="0" w:color="auto"/>
        <w:bottom w:val="none" w:sz="0" w:space="0" w:color="auto"/>
        <w:right w:val="none" w:sz="0" w:space="0" w:color="auto"/>
      </w:divBdr>
    </w:div>
    <w:div w:id="1126119442">
      <w:bodyDiv w:val="1"/>
      <w:marLeft w:val="0"/>
      <w:marRight w:val="0"/>
      <w:marTop w:val="0"/>
      <w:marBottom w:val="0"/>
      <w:divBdr>
        <w:top w:val="none" w:sz="0" w:space="0" w:color="auto"/>
        <w:left w:val="none" w:sz="0" w:space="0" w:color="auto"/>
        <w:bottom w:val="none" w:sz="0" w:space="0" w:color="auto"/>
        <w:right w:val="none" w:sz="0" w:space="0" w:color="auto"/>
      </w:divBdr>
    </w:div>
    <w:div w:id="1474250761">
      <w:bodyDiv w:val="1"/>
      <w:marLeft w:val="0"/>
      <w:marRight w:val="0"/>
      <w:marTop w:val="0"/>
      <w:marBottom w:val="0"/>
      <w:divBdr>
        <w:top w:val="none" w:sz="0" w:space="0" w:color="auto"/>
        <w:left w:val="none" w:sz="0" w:space="0" w:color="auto"/>
        <w:bottom w:val="none" w:sz="0" w:space="0" w:color="auto"/>
        <w:right w:val="none" w:sz="0" w:space="0" w:color="auto"/>
      </w:divBdr>
    </w:div>
    <w:div w:id="1561164476">
      <w:bodyDiv w:val="1"/>
      <w:marLeft w:val="0"/>
      <w:marRight w:val="0"/>
      <w:marTop w:val="0"/>
      <w:marBottom w:val="0"/>
      <w:divBdr>
        <w:top w:val="none" w:sz="0" w:space="0" w:color="auto"/>
        <w:left w:val="none" w:sz="0" w:space="0" w:color="auto"/>
        <w:bottom w:val="none" w:sz="0" w:space="0" w:color="auto"/>
        <w:right w:val="none" w:sz="0" w:space="0" w:color="auto"/>
      </w:divBdr>
    </w:div>
    <w:div w:id="1975019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header" Target="header5.xml"/><Relationship Id="rId10" Type="http://schemas.openxmlformats.org/officeDocument/2006/relationships/header" Target="header1.xml"/><Relationship Id="rId19" Type="http://schemas.openxmlformats.org/officeDocument/2006/relationships/header" Target="header8.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4.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C484DF-458D-4EAA-8DEC-060916D496CF}">
  <ds:schemaRefs>
    <ds:schemaRef ds:uri="http://schemas.openxmlformats.org/officeDocument/2006/bibliography"/>
  </ds:schemaRefs>
</ds:datastoreItem>
</file>

<file path=customXml/itemProps2.xml><?xml version="1.0" encoding="utf-8"?>
<ds:datastoreItem xmlns:ds="http://schemas.openxmlformats.org/officeDocument/2006/customXml" ds:itemID="{51E2F3CB-0A96-4B43-956E-7D63C4A5F5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18</Pages>
  <Words>5746</Words>
  <Characters>32755</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38425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bsamuels</dc:creator>
  <cp:lastModifiedBy>Shewmaker, Michael@Energy</cp:lastModifiedBy>
  <cp:revision>10</cp:revision>
  <cp:lastPrinted>2013-11-26T22:29:00Z</cp:lastPrinted>
  <dcterms:created xsi:type="dcterms:W3CDTF">2017-04-07T15:34:00Z</dcterms:created>
  <dcterms:modified xsi:type="dcterms:W3CDTF">2018-03-29T18:23:00Z</dcterms:modified>
</cp:coreProperties>
</file>