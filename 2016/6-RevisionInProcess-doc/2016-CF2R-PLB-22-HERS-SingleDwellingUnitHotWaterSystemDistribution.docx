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1938BC" w:rsidRPr="00C711C6" w14:paraId="0F7F439B" w14:textId="77777777" w:rsidTr="00410ECB">
        <w:trPr>
          <w:trHeight w:val="144"/>
        </w:trPr>
        <w:tc>
          <w:tcPr>
            <w:tcW w:w="8118" w:type="dxa"/>
            <w:gridSpan w:val="3"/>
            <w:tcBorders>
              <w:top w:val="single" w:sz="4" w:space="0" w:color="auto"/>
              <w:bottom w:val="single" w:sz="4" w:space="0" w:color="auto"/>
            </w:tcBorders>
            <w:vAlign w:val="center"/>
          </w:tcPr>
          <w:p w14:paraId="0F7F439A" w14:textId="77777777" w:rsidR="001938BC" w:rsidRPr="00C711C6" w:rsidRDefault="001938BC"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1938BC" w:rsidRPr="00C711C6" w14:paraId="0F7F439F" w14:textId="77777777" w:rsidTr="00410ECB">
        <w:trPr>
          <w:trHeight w:val="144"/>
        </w:trPr>
        <w:tc>
          <w:tcPr>
            <w:tcW w:w="918" w:type="dxa"/>
            <w:tcBorders>
              <w:top w:val="single" w:sz="4" w:space="0" w:color="auto"/>
              <w:bottom w:val="single" w:sz="4" w:space="0" w:color="auto"/>
              <w:right w:val="single" w:sz="4" w:space="0" w:color="auto"/>
            </w:tcBorders>
            <w:vAlign w:val="center"/>
          </w:tcPr>
          <w:p w14:paraId="0F7F439C" w14:textId="77777777" w:rsidR="001938BC" w:rsidRPr="00C711C6" w:rsidRDefault="001938BC"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F7F439D" w14:textId="79D6CD07" w:rsidR="001938BC" w:rsidRPr="00C711C6" w:rsidRDefault="001938BC" w:rsidP="0023694B">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0F7F439E" w14:textId="77777777" w:rsidR="001938BC" w:rsidRPr="00C711C6" w:rsidRDefault="001938BC" w:rsidP="001938BC">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3A0" w14:textId="77777777" w:rsidR="001938BC" w:rsidRDefault="001938BC" w:rsidP="0023694B">
      <w:pPr>
        <w:spacing w:after="0" w:line="240" w:lineRule="auto"/>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94138E" w:rsidRPr="0082211E" w14:paraId="0F7F43A3" w14:textId="77777777" w:rsidTr="00410ECB">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F7F43A1" w14:textId="77777777" w:rsidR="0094138E" w:rsidRDefault="001938BC" w:rsidP="0023694B">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0094138E" w:rsidRPr="001B0A17">
              <w:rPr>
                <w:rFonts w:asciiTheme="minorHAnsi" w:hAnsiTheme="minorHAnsi" w:cs="Arial"/>
                <w:b/>
                <w:sz w:val="20"/>
                <w:szCs w:val="20"/>
              </w:rPr>
              <w:t xml:space="preserve">. Design </w:t>
            </w:r>
            <w:r w:rsidR="0094138E">
              <w:rPr>
                <w:rFonts w:asciiTheme="minorHAnsi" w:hAnsiTheme="minorHAnsi" w:cs="Arial"/>
                <w:b/>
                <w:sz w:val="20"/>
                <w:szCs w:val="20"/>
              </w:rPr>
              <w:t xml:space="preserve">HERS Verified Dwelling Unit </w:t>
            </w:r>
            <w:r w:rsidR="0094138E" w:rsidRPr="001B0A17">
              <w:rPr>
                <w:rFonts w:asciiTheme="minorHAnsi" w:hAnsiTheme="minorHAnsi" w:cs="Arial"/>
                <w:b/>
                <w:sz w:val="20"/>
                <w:szCs w:val="20"/>
              </w:rPr>
              <w:t xml:space="preserve">Water Heating Systems Information </w:t>
            </w:r>
          </w:p>
          <w:p w14:paraId="0F7F43A2" w14:textId="77777777" w:rsidR="0094138E" w:rsidRPr="0082211E" w:rsidRDefault="001938BC" w:rsidP="0023694B">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94138E" w:rsidRPr="0082211E" w14:paraId="0F7F43B2"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A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0F7F43A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0F7F43A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0F7F43A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0F7F43A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0F7F43A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0F7F43A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0F7F43A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0F7F43A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0F7F43A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0F7F43A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0F7F43A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0F7F43B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0F7F43B1" w14:textId="77777777" w:rsidR="0094138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4138E" w:rsidRPr="0082211E" w14:paraId="0F7F43C6"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F7F43B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3B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3B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3B6" w14:textId="18A7EB1E" w:rsidR="0094138E" w:rsidRPr="0082211E" w:rsidRDefault="0094138E" w:rsidP="00410EC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410ECB">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3B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0F7F43B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0F7F43B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3B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3B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3B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3B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3B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5817D16" w14:textId="77777777" w:rsidR="00410ECB"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0F7F43BF" w14:textId="13A88F95"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3C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3C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0F7F43C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0F7F43C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0F7F43C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0F7F43C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94138E" w:rsidRPr="0082211E" w14:paraId="0F7F43D5"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F7F43C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F7F43C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F7F43C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3C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C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C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3C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F7F43C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F7F43C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3D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D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F7F43D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0F7F43D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0F7F43D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94138E" w:rsidRPr="0082211E" w14:paraId="0F7F43E4"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D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3D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3D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3D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D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D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3D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3D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3D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3D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E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3E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3E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3E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3E5" w14:textId="77777777" w:rsidR="00736541" w:rsidRDefault="00736541" w:rsidP="00DC522B">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94138E" w:rsidRPr="0082211E" w14:paraId="0F7F43E7" w14:textId="77777777" w:rsidTr="00410ECB">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F7F43E6" w14:textId="77777777" w:rsidR="0094138E" w:rsidRDefault="001938BC" w:rsidP="0094138E">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0094138E" w:rsidRPr="001B0A17">
              <w:rPr>
                <w:rFonts w:asciiTheme="minorHAnsi" w:hAnsiTheme="minorHAnsi" w:cs="Arial"/>
                <w:b/>
                <w:sz w:val="20"/>
                <w:szCs w:val="20"/>
              </w:rPr>
              <w:t xml:space="preserve">. Installed </w:t>
            </w:r>
            <w:r w:rsidR="0094138E">
              <w:rPr>
                <w:rFonts w:asciiTheme="minorHAnsi" w:hAnsiTheme="minorHAnsi" w:cs="Arial"/>
                <w:b/>
                <w:sz w:val="20"/>
                <w:szCs w:val="20"/>
              </w:rPr>
              <w:t>HERS Verified Dwelling Unit</w:t>
            </w:r>
            <w:r w:rsidR="0094138E" w:rsidRPr="001B0A17">
              <w:rPr>
                <w:rFonts w:asciiTheme="minorHAnsi" w:hAnsiTheme="minorHAnsi" w:cs="Arial"/>
                <w:b/>
                <w:sz w:val="20"/>
                <w:szCs w:val="20"/>
              </w:rPr>
              <w:t xml:space="preserve"> Water Heating Systems Information </w:t>
            </w:r>
          </w:p>
        </w:tc>
      </w:tr>
      <w:tr w:rsidR="0094138E" w:rsidRPr="0082211E" w14:paraId="0F7F43F6"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E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0F7F43E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0F7F43E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0F7F43E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0F7F43E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0F7F43E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0F7F43E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0F7F43E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0F7F43F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0F7F43F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0F7F43F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0F7F43F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0F7F43F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0F7F43F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4138E" w:rsidRPr="0082211E" w14:paraId="0F7F440A"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F7F43F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3F8"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3F9"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3FA" w14:textId="7CF38A41" w:rsidR="0094138E" w:rsidRPr="0082211E" w:rsidRDefault="0094138E" w:rsidP="00410EC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410ECB">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3FB"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3FC"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3FD"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3FE"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3FF"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400"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401"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402"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3E988FCA" w14:textId="77777777" w:rsidR="00410ECB"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403" w14:textId="7DD1074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404"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405"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F7F4406"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40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F7F4408"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409"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94138E" w:rsidRPr="0082211E" w14:paraId="0F7F4419"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F7F440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F7F440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F7F440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40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0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1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41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F7F441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F7F441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41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1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F7F441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F7F441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F7F441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94138E" w:rsidRPr="0082211E" w14:paraId="0F7F4428"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41A"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41B"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41C"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41D"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1E"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1F"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420"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421"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422"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423"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24"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425"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426"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42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429" w14:textId="77777777" w:rsidR="008F119E" w:rsidRDefault="008F119E" w:rsidP="00DC522B">
      <w:pPr>
        <w:spacing w:after="0" w:line="240" w:lineRule="auto"/>
        <w:rPr>
          <w:rFonts w:asciiTheme="minorHAnsi" w:hAnsiTheme="minorHAnsi" w:cs="Arial"/>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94138E" w:rsidRPr="00C711C6" w14:paraId="0F7F442B" w14:textId="77777777" w:rsidTr="00410ECB">
        <w:trPr>
          <w:trHeight w:val="144"/>
        </w:trPr>
        <w:tc>
          <w:tcPr>
            <w:tcW w:w="7758" w:type="dxa"/>
            <w:gridSpan w:val="3"/>
            <w:tcBorders>
              <w:top w:val="single" w:sz="4" w:space="0" w:color="auto"/>
              <w:bottom w:val="single" w:sz="4" w:space="0" w:color="auto"/>
            </w:tcBorders>
            <w:vAlign w:val="center"/>
          </w:tcPr>
          <w:p w14:paraId="0F7F442A" w14:textId="77777777" w:rsidR="0094138E" w:rsidRPr="00C711C6" w:rsidRDefault="001938BC"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94138E" w:rsidRPr="00335E47">
              <w:rPr>
                <w:rFonts w:asciiTheme="minorHAnsi" w:hAnsiTheme="minorHAnsi" w:cs="Arial"/>
                <w:b/>
                <w:sz w:val="20"/>
                <w:szCs w:val="20"/>
              </w:rPr>
              <w:t xml:space="preserve">. </w:t>
            </w:r>
            <w:r w:rsidR="0094138E">
              <w:rPr>
                <w:rFonts w:asciiTheme="minorHAnsi" w:hAnsiTheme="minorHAnsi" w:cs="Arial"/>
                <w:b/>
                <w:sz w:val="20"/>
                <w:szCs w:val="20"/>
              </w:rPr>
              <w:t>Installed Water Heater Manufacturer Information</w:t>
            </w:r>
          </w:p>
        </w:tc>
      </w:tr>
      <w:tr w:rsidR="0094138E" w:rsidRPr="00C711C6" w14:paraId="0F7F442F" w14:textId="77777777" w:rsidTr="00410ECB">
        <w:trPr>
          <w:trHeight w:val="144"/>
        </w:trPr>
        <w:tc>
          <w:tcPr>
            <w:tcW w:w="1548" w:type="dxa"/>
            <w:tcBorders>
              <w:top w:val="single" w:sz="4" w:space="0" w:color="auto"/>
              <w:bottom w:val="single" w:sz="4" w:space="0" w:color="auto"/>
              <w:right w:val="single" w:sz="4" w:space="0" w:color="auto"/>
            </w:tcBorders>
            <w:vAlign w:val="center"/>
          </w:tcPr>
          <w:p w14:paraId="0F7F442C"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0F7F442E"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94138E" w:rsidRPr="00C711C6" w14:paraId="0F7F4433"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0"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0F7F4432"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94138E" w:rsidRPr="00C711C6" w14:paraId="0F7F4437"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4"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4138E" w:rsidRPr="00C711C6" w14:paraId="0F7F443B"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8"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0F7F443A"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43C" w14:textId="77777777" w:rsidR="00DE7A20" w:rsidRDefault="00DE7A20" w:rsidP="00DC522B">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9B7D4A" w:rsidRPr="00260947" w14:paraId="0F7F443E" w14:textId="77777777" w:rsidTr="0023694B">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0F7F443D" w14:textId="6389AD63" w:rsidR="009269B2" w:rsidRDefault="001938BC" w:rsidP="0023694B">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E</w:t>
            </w:r>
            <w:r w:rsidR="009B7D4A">
              <w:rPr>
                <w:rFonts w:asciiTheme="minorHAnsi" w:hAnsiTheme="minorHAnsi" w:cs="Arial"/>
                <w:b/>
                <w:sz w:val="20"/>
                <w:szCs w:val="20"/>
              </w:rPr>
              <w:t xml:space="preserve">. </w:t>
            </w:r>
            <w:r w:rsidR="003E5D1D" w:rsidRPr="00E65CD8">
              <w:rPr>
                <w:rFonts w:asciiTheme="minorHAnsi" w:hAnsiTheme="minorHAnsi" w:cs="Arial"/>
                <w:b/>
                <w:sz w:val="20"/>
                <w:szCs w:val="20"/>
              </w:rPr>
              <w:t>Mandatory Measures for All Domestic Hot Water Distribution Systems</w:t>
            </w:r>
          </w:p>
        </w:tc>
      </w:tr>
      <w:tr w:rsidR="009B7D4A" w:rsidRPr="00D24BC5" w14:paraId="0F7F4441" w14:textId="77777777" w:rsidTr="00A15705">
        <w:trPr>
          <w:trHeight w:val="144"/>
          <w:tblHeader/>
        </w:trPr>
        <w:tc>
          <w:tcPr>
            <w:tcW w:w="720" w:type="dxa"/>
            <w:vAlign w:val="center"/>
          </w:tcPr>
          <w:p w14:paraId="0F7F443F"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896" w:type="dxa"/>
            <w:vAlign w:val="center"/>
          </w:tcPr>
          <w:p w14:paraId="0F7F4440"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9B7D4A" w:rsidRPr="00D24BC5" w14:paraId="0F7F4444" w14:textId="77777777" w:rsidTr="00A15705">
        <w:trPr>
          <w:trHeight w:val="144"/>
          <w:tblHeader/>
        </w:trPr>
        <w:tc>
          <w:tcPr>
            <w:tcW w:w="720" w:type="dxa"/>
            <w:vAlign w:val="center"/>
          </w:tcPr>
          <w:p w14:paraId="0F7F4442"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896" w:type="dxa"/>
            <w:vAlign w:val="center"/>
          </w:tcPr>
          <w:p w14:paraId="0F7F4443" w14:textId="57113942"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w:t>
            </w:r>
            <w:r w:rsidR="00410ECB">
              <w:rPr>
                <w:rFonts w:asciiTheme="minorHAnsi" w:hAnsiTheme="minorHAnsi"/>
                <w:sz w:val="20"/>
                <w:szCs w:val="20"/>
              </w:rPr>
              <w:t>,</w:t>
            </w:r>
            <w:r w:rsidRPr="00D24BC5">
              <w:rPr>
                <w:rFonts w:asciiTheme="minorHAnsi" w:hAnsiTheme="minorHAnsi"/>
                <w:sz w:val="20"/>
                <w:szCs w:val="20"/>
              </w:rPr>
              <w:t xml:space="preserve">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9B7D4A" w:rsidRPr="00C93879" w14:paraId="0F7F4451" w14:textId="77777777" w:rsidTr="00A15705">
        <w:trPr>
          <w:trHeight w:val="144"/>
        </w:trPr>
        <w:tc>
          <w:tcPr>
            <w:tcW w:w="720" w:type="dxa"/>
            <w:vAlign w:val="center"/>
          </w:tcPr>
          <w:p w14:paraId="0F7F4445" w14:textId="77777777" w:rsidR="009269B2" w:rsidRDefault="009B7D4A" w:rsidP="0023694B">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0F7F4446" w14:textId="24FEE6E5" w:rsidR="009269B2" w:rsidRDefault="009B7D4A" w:rsidP="0023694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5B4893">
              <w:rPr>
                <w:rFonts w:asciiTheme="minorHAnsi" w:hAnsiTheme="minorHAnsi" w:cs="TimesNewRomanPS-BoldMT"/>
                <w:bCs/>
                <w:sz w:val="20"/>
                <w:szCs w:val="20"/>
              </w:rPr>
              <w:t>below</w:t>
            </w:r>
            <w:r>
              <w:rPr>
                <w:rFonts w:asciiTheme="minorHAnsi" w:hAnsiTheme="minorHAnsi" w:cs="TimesNewRomanPS-BoldMT"/>
                <w:bCs/>
                <w:sz w:val="20"/>
                <w:szCs w:val="20"/>
              </w:rPr>
              <w:t>: (RA4.4.1)</w:t>
            </w:r>
          </w:p>
          <w:p w14:paraId="0F7F4447"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0F7F4448"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0F7F4449"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0F7F444A" w14:textId="4ACE8C9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w:t>
            </w:r>
            <w:r w:rsidR="00410ECB">
              <w:rPr>
                <w:rFonts w:asciiTheme="minorHAnsi" w:hAnsiTheme="minorHAnsi" w:cs="TimesNewRomanPS-BoldMT"/>
                <w:bCs/>
                <w:sz w:val="20"/>
                <w:szCs w:val="20"/>
              </w:rPr>
              <w:t>,</w:t>
            </w:r>
            <w:r w:rsidRPr="00524AB7">
              <w:rPr>
                <w:rFonts w:asciiTheme="minorHAnsi" w:hAnsiTheme="minorHAnsi" w:cs="TimesNewRomanPS-BoldMT"/>
                <w:bCs/>
                <w:sz w:val="20"/>
                <w:szCs w:val="20"/>
              </w:rPr>
              <w:t xml:space="preserve"> or between tanks.</w:t>
            </w:r>
          </w:p>
          <w:p w14:paraId="0F7F444B"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0F7F444C"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0F7F444D" w14:textId="77777777" w:rsidR="00A82A43" w:rsidRDefault="009B7D4A" w:rsidP="0023694B">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0F7F444E" w14:textId="6A3E4A5B"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Piping installed in interior</w:t>
            </w:r>
            <w:r w:rsidR="00410ECB">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or exterior</w:t>
            </w:r>
            <w:r w:rsidR="00410ECB">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walls </w:t>
            </w:r>
            <w:r>
              <w:rPr>
                <w:rFonts w:asciiTheme="minorHAnsi" w:hAnsiTheme="minorHAnsi" w:cs="TimesNewRomanPS-BoldMT"/>
                <w:bCs/>
                <w:sz w:val="20"/>
                <w:szCs w:val="20"/>
              </w:rPr>
              <w:t>that is surrounded on all sides by at least 1 inch of insulation.</w:t>
            </w:r>
          </w:p>
          <w:p w14:paraId="0F7F444F"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F7F4450"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9B7D4A" w:rsidRPr="00D24BC5" w14:paraId="0F7F4454" w14:textId="77777777" w:rsidTr="00A15705">
        <w:trPr>
          <w:trHeight w:val="144"/>
          <w:tblHeader/>
        </w:trPr>
        <w:tc>
          <w:tcPr>
            <w:tcW w:w="720" w:type="dxa"/>
            <w:vAlign w:val="center"/>
          </w:tcPr>
          <w:p w14:paraId="0F7F4452"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vAlign w:val="center"/>
          </w:tcPr>
          <w:p w14:paraId="0F7F4453" w14:textId="260BCDD6"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9B7D4A" w:rsidRPr="00D24BC5" w14:paraId="0F7F4457" w14:textId="77777777" w:rsidTr="00A15705">
        <w:trPr>
          <w:trHeight w:val="144"/>
          <w:tblHeader/>
        </w:trPr>
        <w:tc>
          <w:tcPr>
            <w:tcW w:w="720" w:type="dxa"/>
            <w:vAlign w:val="center"/>
          </w:tcPr>
          <w:p w14:paraId="0F7F4455"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05</w:t>
            </w:r>
          </w:p>
        </w:tc>
        <w:tc>
          <w:tcPr>
            <w:tcW w:w="13896" w:type="dxa"/>
            <w:vAlign w:val="center"/>
          </w:tcPr>
          <w:p w14:paraId="0F7F4456"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9B7D4A" w:rsidRPr="00D24BC5" w14:paraId="0F7F445A" w14:textId="77777777" w:rsidTr="00A15705">
        <w:trPr>
          <w:trHeight w:val="144"/>
          <w:tblHeader/>
        </w:trPr>
        <w:tc>
          <w:tcPr>
            <w:tcW w:w="720" w:type="dxa"/>
            <w:vAlign w:val="center"/>
          </w:tcPr>
          <w:p w14:paraId="0F7F4458"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06</w:t>
            </w:r>
          </w:p>
        </w:tc>
        <w:tc>
          <w:tcPr>
            <w:tcW w:w="13896" w:type="dxa"/>
            <w:vAlign w:val="center"/>
          </w:tcPr>
          <w:p w14:paraId="0F7F4459"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9B7D4A" w:rsidRPr="00D24BC5" w14:paraId="0F7F4461" w14:textId="77777777" w:rsidTr="00A15705">
        <w:trPr>
          <w:trHeight w:val="144"/>
          <w:tblHeader/>
        </w:trPr>
        <w:tc>
          <w:tcPr>
            <w:tcW w:w="720" w:type="dxa"/>
            <w:vAlign w:val="center"/>
          </w:tcPr>
          <w:p w14:paraId="0F7F445B" w14:textId="77777777" w:rsidR="00A82A43" w:rsidRDefault="007D76B1"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07</w:t>
            </w:r>
          </w:p>
        </w:tc>
        <w:tc>
          <w:tcPr>
            <w:tcW w:w="13896" w:type="dxa"/>
            <w:vAlign w:val="center"/>
          </w:tcPr>
          <w:p w14:paraId="0F7F445C"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0F7F445D" w14:textId="77777777" w:rsidR="00A82A43"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0F7F445E" w14:textId="77777777" w:rsidR="00A82A43"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0F7F445F" w14:textId="77777777" w:rsidR="009269B2"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0F7F4460" w14:textId="2DE445B6" w:rsidR="009269B2"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410ECB">
              <w:rPr>
                <w:rFonts w:asciiTheme="minorHAnsi" w:hAnsiTheme="minorHAnsi"/>
                <w:sz w:val="20"/>
                <w:szCs w:val="20"/>
              </w:rPr>
              <w:t>h</w:t>
            </w:r>
            <w:r w:rsidRPr="00D24BC5">
              <w:rPr>
                <w:rFonts w:asciiTheme="minorHAnsi" w:hAnsiTheme="minorHAnsi"/>
                <w:sz w:val="20"/>
                <w:szCs w:val="20"/>
              </w:rPr>
              <w:t>r</w:t>
            </w:r>
            <w:proofErr w:type="spellEnd"/>
          </w:p>
        </w:tc>
      </w:tr>
      <w:tr w:rsidR="009B7D4A" w:rsidRPr="00260947" w14:paraId="0F7F4463" w14:textId="77777777" w:rsidTr="0023694B">
        <w:trPr>
          <w:trHeight w:val="144"/>
          <w:tblHeader/>
        </w:trPr>
        <w:tc>
          <w:tcPr>
            <w:tcW w:w="14616" w:type="dxa"/>
            <w:gridSpan w:val="2"/>
            <w:vAlign w:val="center"/>
          </w:tcPr>
          <w:p w14:paraId="0F7F4462" w14:textId="77777777" w:rsidR="009269B2" w:rsidRPr="0023694B"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64" w14:textId="77777777" w:rsidR="00DE7A20" w:rsidRDefault="00DE7A20" w:rsidP="00DC522B">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2600BD" w:rsidRPr="006D2E42" w14:paraId="0F7F4467" w14:textId="77777777" w:rsidTr="00A15705">
        <w:trPr>
          <w:trHeight w:val="144"/>
          <w:tblHeader/>
        </w:trPr>
        <w:tc>
          <w:tcPr>
            <w:tcW w:w="14617" w:type="dxa"/>
            <w:gridSpan w:val="2"/>
            <w:tcBorders>
              <w:bottom w:val="single" w:sz="4" w:space="0" w:color="000000"/>
            </w:tcBorders>
            <w:vAlign w:val="center"/>
          </w:tcPr>
          <w:p w14:paraId="0F7F4465" w14:textId="77777777" w:rsidR="00A82A43" w:rsidRDefault="001938BC" w:rsidP="0023694B">
            <w:pPr>
              <w:keepNext/>
              <w:spacing w:after="0" w:line="240" w:lineRule="auto"/>
              <w:rPr>
                <w:rFonts w:asciiTheme="minorHAnsi" w:hAnsiTheme="minorHAnsi"/>
                <w:b/>
                <w:sz w:val="20"/>
                <w:szCs w:val="20"/>
              </w:rPr>
            </w:pPr>
            <w:bookmarkStart w:id="0" w:name="_Toc323755513"/>
            <w:r>
              <w:rPr>
                <w:rFonts w:asciiTheme="minorHAnsi" w:hAnsiTheme="minorHAnsi"/>
                <w:b/>
                <w:sz w:val="20"/>
                <w:szCs w:val="20"/>
              </w:rPr>
              <w:t>F</w:t>
            </w:r>
            <w:r w:rsidR="002600BD" w:rsidRPr="006D2E42">
              <w:rPr>
                <w:rFonts w:asciiTheme="minorHAnsi" w:hAnsiTheme="minorHAnsi"/>
                <w:b/>
                <w:sz w:val="20"/>
                <w:szCs w:val="20"/>
              </w:rPr>
              <w:t xml:space="preserve">. HERS-Verified Pipe Insulation </w:t>
            </w:r>
            <w:r w:rsidR="0065796D">
              <w:rPr>
                <w:rFonts w:asciiTheme="minorHAnsi" w:hAnsiTheme="minorHAnsi"/>
                <w:b/>
                <w:sz w:val="20"/>
                <w:szCs w:val="20"/>
              </w:rPr>
              <w:t>Credit</w:t>
            </w:r>
            <w:r>
              <w:rPr>
                <w:rFonts w:asciiTheme="minorHAnsi" w:hAnsiTheme="minorHAnsi"/>
                <w:b/>
                <w:sz w:val="20"/>
                <w:szCs w:val="20"/>
              </w:rPr>
              <w:t xml:space="preserve"> </w:t>
            </w:r>
            <w:r>
              <w:rPr>
                <w:rFonts w:asciiTheme="minorHAnsi" w:hAnsiTheme="minorHAnsi" w:cs="Arial"/>
                <w:b/>
                <w:sz w:val="20"/>
                <w:szCs w:val="20"/>
              </w:rPr>
              <w:t>Requirements</w:t>
            </w:r>
          </w:p>
          <w:p w14:paraId="0F7F4466" w14:textId="0D8C0E34" w:rsidR="009269B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410ECB">
              <w:rPr>
                <w:rFonts w:asciiTheme="minorHAnsi" w:hAnsiTheme="minorHAnsi"/>
                <w:sz w:val="20"/>
                <w:szCs w:val="20"/>
              </w:rPr>
              <w:t>.</w:t>
            </w:r>
          </w:p>
        </w:tc>
      </w:tr>
      <w:tr w:rsidR="007E190B" w:rsidRPr="006D2E42" w14:paraId="0F7F446A" w14:textId="77777777" w:rsidTr="00A15705">
        <w:trPr>
          <w:trHeight w:val="144"/>
          <w:tblHeader/>
        </w:trPr>
        <w:tc>
          <w:tcPr>
            <w:tcW w:w="720" w:type="dxa"/>
            <w:vAlign w:val="center"/>
          </w:tcPr>
          <w:p w14:paraId="0F7F4468"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1</w:t>
            </w:r>
          </w:p>
        </w:tc>
        <w:tc>
          <w:tcPr>
            <w:tcW w:w="13897" w:type="dxa"/>
            <w:vAlign w:val="center"/>
          </w:tcPr>
          <w:p w14:paraId="0F7F4469" w14:textId="77777777" w:rsidR="00B614D3" w:rsidRDefault="00383435"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sidR="00CC3747">
              <w:rPr>
                <w:rFonts w:asciiTheme="minorHAnsi" w:hAnsiTheme="minorHAnsi"/>
                <w:sz w:val="20"/>
                <w:szCs w:val="20"/>
              </w:rPr>
              <w:t xml:space="preserve"> (RA 4.4.14)</w:t>
            </w:r>
          </w:p>
        </w:tc>
      </w:tr>
      <w:tr w:rsidR="000E1685" w:rsidRPr="00260947" w14:paraId="0F7F446C" w14:textId="77777777" w:rsidTr="00A15705">
        <w:trPr>
          <w:trHeight w:val="144"/>
          <w:tblHeader/>
        </w:trPr>
        <w:tc>
          <w:tcPr>
            <w:tcW w:w="14616" w:type="dxa"/>
            <w:gridSpan w:val="2"/>
            <w:vAlign w:val="center"/>
          </w:tcPr>
          <w:p w14:paraId="0F7F446B" w14:textId="77777777" w:rsidR="00A82A43" w:rsidRPr="0023694B" w:rsidRDefault="000E1685" w:rsidP="0023694B">
            <w:pPr>
              <w:keepNext/>
              <w:spacing w:after="0" w:line="240" w:lineRule="auto"/>
              <w:rPr>
                <w:sz w:val="20"/>
                <w:szCs w:val="20"/>
              </w:rPr>
            </w:pPr>
            <w:r w:rsidRPr="0023694B">
              <w:rPr>
                <w:b/>
                <w:sz w:val="20"/>
                <w:szCs w:val="20"/>
              </w:rPr>
              <w:t xml:space="preserve">The responsible person’s signature on this compliance document affirms that all applicable requirements in this table have been met.  </w:t>
            </w:r>
          </w:p>
        </w:tc>
      </w:tr>
    </w:tbl>
    <w:p w14:paraId="0F7F446D" w14:textId="77777777" w:rsidR="009D6242" w:rsidRPr="00C91513" w:rsidRDefault="009D6242"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56448" w:rsidRPr="006D2E42" w14:paraId="0F7F4470" w14:textId="77777777" w:rsidTr="00A15705">
        <w:trPr>
          <w:trHeight w:val="144"/>
          <w:tblHeader/>
        </w:trPr>
        <w:tc>
          <w:tcPr>
            <w:tcW w:w="14617" w:type="dxa"/>
            <w:gridSpan w:val="2"/>
            <w:tcBorders>
              <w:bottom w:val="single" w:sz="4" w:space="0" w:color="auto"/>
            </w:tcBorders>
          </w:tcPr>
          <w:p w14:paraId="0F7F446E" w14:textId="77777777" w:rsidR="00D56448"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G</w:t>
            </w:r>
            <w:r w:rsidR="00D56448">
              <w:rPr>
                <w:rFonts w:asciiTheme="minorHAnsi" w:hAnsiTheme="minorHAnsi"/>
                <w:b/>
                <w:sz w:val="20"/>
                <w:szCs w:val="20"/>
              </w:rPr>
              <w:t xml:space="preserve">. </w:t>
            </w:r>
            <w:r w:rsidR="00D56448"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46F" w14:textId="510993FE" w:rsidR="001938BC" w:rsidRPr="006D2E4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410ECB">
              <w:rPr>
                <w:rFonts w:asciiTheme="minorHAnsi" w:hAnsiTheme="minorHAnsi"/>
                <w:sz w:val="20"/>
                <w:szCs w:val="20"/>
              </w:rPr>
              <w:t>.</w:t>
            </w:r>
          </w:p>
        </w:tc>
      </w:tr>
      <w:tr w:rsidR="00383435" w:rsidRPr="006D2E42" w14:paraId="0F7F4473" w14:textId="77777777" w:rsidTr="00A15705">
        <w:trPr>
          <w:trHeight w:val="144"/>
          <w:tblHeader/>
        </w:trPr>
        <w:tc>
          <w:tcPr>
            <w:tcW w:w="720" w:type="dxa"/>
            <w:vAlign w:val="center"/>
          </w:tcPr>
          <w:p w14:paraId="0F7F4471"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1</w:t>
            </w:r>
          </w:p>
        </w:tc>
        <w:tc>
          <w:tcPr>
            <w:tcW w:w="13897" w:type="dxa"/>
            <w:vAlign w:val="center"/>
          </w:tcPr>
          <w:p w14:paraId="0F7F4472" w14:textId="77777777" w:rsidR="009269B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00383435"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w:t>
            </w:r>
            <w:r w:rsidR="00383435" w:rsidRPr="006D2E42">
              <w:rPr>
                <w:rFonts w:asciiTheme="minorHAnsi" w:hAnsiTheme="minorHAnsi"/>
                <w:sz w:val="20"/>
                <w:szCs w:val="20"/>
              </w:rPr>
              <w:t>feet or less of pipe between manifold and water heater</w:t>
            </w:r>
            <w:r>
              <w:rPr>
                <w:rFonts w:asciiTheme="minorHAnsi" w:hAnsiTheme="minorHAnsi"/>
                <w:sz w:val="20"/>
                <w:szCs w:val="20"/>
              </w:rPr>
              <w:t>. (RA 4.4.15)</w:t>
            </w:r>
          </w:p>
        </w:tc>
      </w:tr>
      <w:tr w:rsidR="00383435" w:rsidRPr="006D2E42" w14:paraId="0F7F4476" w14:textId="77777777" w:rsidTr="00A15705">
        <w:trPr>
          <w:trHeight w:val="144"/>
          <w:tblHeader/>
        </w:trPr>
        <w:tc>
          <w:tcPr>
            <w:tcW w:w="720" w:type="dxa"/>
            <w:vAlign w:val="center"/>
          </w:tcPr>
          <w:p w14:paraId="0F7F4474"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2</w:t>
            </w:r>
          </w:p>
        </w:tc>
        <w:tc>
          <w:tcPr>
            <w:tcW w:w="13897" w:type="dxa"/>
            <w:vAlign w:val="center"/>
          </w:tcPr>
          <w:p w14:paraId="0F7F4475" w14:textId="77777777" w:rsidR="009269B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00383435" w:rsidRPr="006D2E42">
              <w:rPr>
                <w:rFonts w:asciiTheme="minorHAnsi" w:hAnsiTheme="minorHAnsi"/>
                <w:sz w:val="20"/>
                <w:szCs w:val="20"/>
              </w:rPr>
              <w:t>anifolds that include valves</w:t>
            </w:r>
            <w:r>
              <w:rPr>
                <w:rFonts w:asciiTheme="minorHAnsi" w:hAnsiTheme="minorHAnsi"/>
                <w:sz w:val="20"/>
                <w:szCs w:val="20"/>
              </w:rPr>
              <w:t>,</w:t>
            </w:r>
            <w:r w:rsidR="00383435"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383435" w:rsidRPr="006D2E42" w14:paraId="0F7F4479" w14:textId="77777777" w:rsidTr="00A15705">
        <w:trPr>
          <w:trHeight w:val="144"/>
          <w:tblHeader/>
        </w:trPr>
        <w:tc>
          <w:tcPr>
            <w:tcW w:w="720" w:type="dxa"/>
            <w:vAlign w:val="center"/>
          </w:tcPr>
          <w:p w14:paraId="0F7F4477"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3</w:t>
            </w:r>
          </w:p>
        </w:tc>
        <w:tc>
          <w:tcPr>
            <w:tcW w:w="13897" w:type="dxa"/>
            <w:vAlign w:val="center"/>
          </w:tcPr>
          <w:p w14:paraId="0F7F4478" w14:textId="77777777" w:rsidR="009269B2" w:rsidRDefault="00383435"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sidR="00CC3747">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sidR="00CC3747">
              <w:rPr>
                <w:rFonts w:asciiTheme="minorHAnsi" w:hAnsiTheme="minorHAnsi"/>
                <w:sz w:val="20"/>
                <w:szCs w:val="20"/>
              </w:rPr>
              <w:t>.  (RA 4.4.4)</w:t>
            </w:r>
          </w:p>
        </w:tc>
      </w:tr>
      <w:tr w:rsidR="00383435" w:rsidRPr="006D2E42" w14:paraId="0F7F447C" w14:textId="77777777" w:rsidTr="00A15705">
        <w:trPr>
          <w:trHeight w:val="144"/>
          <w:tblHeader/>
        </w:trPr>
        <w:tc>
          <w:tcPr>
            <w:tcW w:w="720" w:type="dxa"/>
            <w:vAlign w:val="center"/>
          </w:tcPr>
          <w:p w14:paraId="0F7F447A"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4</w:t>
            </w:r>
          </w:p>
        </w:tc>
        <w:tc>
          <w:tcPr>
            <w:tcW w:w="13897" w:type="dxa"/>
            <w:vAlign w:val="center"/>
          </w:tcPr>
          <w:p w14:paraId="0F7F447B" w14:textId="77421BE8" w:rsidR="00A82A43" w:rsidRDefault="00383435" w:rsidP="00410ECB">
            <w:pPr>
              <w:keepNext/>
              <w:autoSpaceDE w:val="0"/>
              <w:autoSpaceDN w:val="0"/>
              <w:adjustRightInd w:val="0"/>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410ECB">
              <w:rPr>
                <w:rFonts w:asciiTheme="minorHAnsi" w:hAnsiTheme="minorHAnsi"/>
                <w:sz w:val="20"/>
                <w:szCs w:val="20"/>
              </w:rPr>
              <w:t>2</w:t>
            </w:r>
            <w:r w:rsidRPr="006D2E42">
              <w:rPr>
                <w:rFonts w:asciiTheme="minorHAnsi" w:hAnsiTheme="minorHAnsi"/>
                <w:sz w:val="20"/>
                <w:szCs w:val="20"/>
              </w:rPr>
              <w:t xml:space="preserve"> inches from any other hot water supply piping</w:t>
            </w:r>
            <w:r w:rsidR="00CC3747">
              <w:rPr>
                <w:rFonts w:asciiTheme="minorHAnsi" w:hAnsiTheme="minorHAnsi"/>
                <w:sz w:val="20"/>
                <w:szCs w:val="20"/>
              </w:rPr>
              <w:t xml:space="preserve">, and </w:t>
            </w:r>
            <w:r w:rsidR="00CC3747" w:rsidRPr="00CC3747">
              <w:rPr>
                <w:rFonts w:asciiTheme="minorHAnsi" w:hAnsiTheme="minorHAnsi"/>
                <w:sz w:val="20"/>
                <w:szCs w:val="20"/>
              </w:rPr>
              <w:t xml:space="preserve">at least </w:t>
            </w:r>
            <w:r w:rsidR="00410ECB">
              <w:rPr>
                <w:rFonts w:asciiTheme="minorHAnsi" w:hAnsiTheme="minorHAnsi"/>
                <w:sz w:val="20"/>
                <w:szCs w:val="20"/>
              </w:rPr>
              <w:t>6</w:t>
            </w:r>
            <w:r w:rsidR="00CC3747" w:rsidRPr="00CC3747">
              <w:rPr>
                <w:rFonts w:asciiTheme="minorHAnsi" w:hAnsiTheme="minorHAnsi"/>
                <w:sz w:val="20"/>
                <w:szCs w:val="20"/>
              </w:rPr>
              <w:t xml:space="preserve"> inches from any cold water supply piping</w:t>
            </w:r>
            <w:r w:rsidR="00CC3747">
              <w:rPr>
                <w:rFonts w:asciiTheme="minorHAnsi" w:hAnsiTheme="minorHAnsi"/>
                <w:sz w:val="20"/>
                <w:szCs w:val="20"/>
              </w:rPr>
              <w:t xml:space="preserve">.  Alternatively, </w:t>
            </w:r>
            <w:r w:rsidR="00CC3747" w:rsidRPr="00CC3747">
              <w:rPr>
                <w:rFonts w:asciiTheme="minorHAnsi" w:hAnsiTheme="minorHAnsi"/>
                <w:sz w:val="20"/>
                <w:szCs w:val="20"/>
              </w:rPr>
              <w:t>the hot water supply piping must be</w:t>
            </w:r>
            <w:r w:rsidR="00CC3747">
              <w:rPr>
                <w:rFonts w:asciiTheme="minorHAnsi" w:hAnsiTheme="minorHAnsi"/>
                <w:sz w:val="20"/>
                <w:szCs w:val="20"/>
              </w:rPr>
              <w:t xml:space="preserve"> </w:t>
            </w:r>
            <w:r w:rsidR="00CC3747" w:rsidRPr="00CC3747">
              <w:rPr>
                <w:rFonts w:asciiTheme="minorHAnsi" w:hAnsiTheme="minorHAnsi"/>
                <w:sz w:val="20"/>
                <w:szCs w:val="20"/>
              </w:rPr>
              <w:t xml:space="preserve">insulated </w:t>
            </w:r>
            <w:r w:rsidR="00CC3747">
              <w:rPr>
                <w:rFonts w:asciiTheme="minorHAnsi" w:hAnsiTheme="minorHAnsi"/>
                <w:sz w:val="20"/>
                <w:szCs w:val="20"/>
              </w:rPr>
              <w:t>to the thicknesses shown in TABLE 120.3-A</w:t>
            </w:r>
            <w:r w:rsidR="00CC3747" w:rsidRPr="00CC3747">
              <w:rPr>
                <w:rFonts w:asciiTheme="minorHAnsi" w:hAnsiTheme="minorHAnsi"/>
                <w:sz w:val="20"/>
                <w:szCs w:val="20"/>
              </w:rPr>
              <w:t>.</w:t>
            </w:r>
            <w:r w:rsidR="00CC3747">
              <w:rPr>
                <w:rFonts w:asciiTheme="minorHAnsi" w:hAnsiTheme="minorHAnsi"/>
                <w:sz w:val="20"/>
                <w:szCs w:val="20"/>
              </w:rPr>
              <w:t xml:space="preserve"> (RA 4.4.4)</w:t>
            </w:r>
          </w:p>
        </w:tc>
      </w:tr>
      <w:tr w:rsidR="000E1685" w:rsidRPr="00260947" w14:paraId="0F7F447E" w14:textId="77777777" w:rsidTr="00A15705">
        <w:trPr>
          <w:trHeight w:val="144"/>
          <w:tblHeader/>
        </w:trPr>
        <w:tc>
          <w:tcPr>
            <w:tcW w:w="14616" w:type="dxa"/>
            <w:gridSpan w:val="2"/>
            <w:vAlign w:val="center"/>
          </w:tcPr>
          <w:p w14:paraId="0F7F447D" w14:textId="77777777" w:rsidR="00A82A43" w:rsidRPr="0023694B" w:rsidRDefault="000E1685" w:rsidP="0023694B">
            <w:pPr>
              <w:keepNext/>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7F" w14:textId="77777777" w:rsidR="00467528" w:rsidRPr="006D2E42" w:rsidRDefault="00467528" w:rsidP="00DC522B">
      <w:pPr>
        <w:spacing w:after="0" w:line="240" w:lineRule="auto"/>
        <w:rPr>
          <w:rFonts w:asciiTheme="minorHAnsi" w:hAnsiTheme="minorHAnsi" w:cs="Arial"/>
          <w:b/>
          <w:sz w:val="20"/>
          <w:szCs w:val="20"/>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9"/>
        <w:gridCol w:w="7191"/>
        <w:gridCol w:w="6709"/>
      </w:tblGrid>
      <w:tr w:rsidR="00D56448" w:rsidRPr="006D2E42" w14:paraId="0F7F4482" w14:textId="77777777" w:rsidTr="00A15705">
        <w:trPr>
          <w:trHeight w:val="144"/>
          <w:tblHeader/>
        </w:trPr>
        <w:tc>
          <w:tcPr>
            <w:tcW w:w="14619" w:type="dxa"/>
            <w:gridSpan w:val="3"/>
            <w:tcBorders>
              <w:bottom w:val="single" w:sz="4" w:space="0" w:color="auto"/>
            </w:tcBorders>
          </w:tcPr>
          <w:p w14:paraId="0F7F4480" w14:textId="77777777" w:rsidR="001938BC"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H</w:t>
            </w:r>
            <w:r w:rsidR="00D56448">
              <w:rPr>
                <w:rFonts w:asciiTheme="minorHAnsi" w:hAnsiTheme="minorHAnsi"/>
                <w:b/>
                <w:sz w:val="20"/>
                <w:szCs w:val="20"/>
              </w:rPr>
              <w:t xml:space="preserve">. </w:t>
            </w:r>
            <w:r w:rsidR="00D56448"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0F7F4481" w14:textId="77777777" w:rsidR="00D56448" w:rsidRPr="006D2E42" w:rsidRDefault="00D5644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D2E42">
              <w:rPr>
                <w:rFonts w:asciiTheme="minorHAnsi" w:hAnsiTheme="minorHAnsi"/>
                <w:b/>
                <w:sz w:val="20"/>
                <w:szCs w:val="20"/>
              </w:rPr>
              <w:t xml:space="preserve"> </w:t>
            </w:r>
            <w:r w:rsidR="001938BC" w:rsidRPr="00284D0A">
              <w:rPr>
                <w:rFonts w:asciiTheme="minorHAnsi" w:hAnsiTheme="minorHAnsi"/>
                <w:sz w:val="20"/>
                <w:szCs w:val="20"/>
              </w:rPr>
              <w:t>Systems that utilize this distribution type shall comply with these requirements</w:t>
            </w:r>
          </w:p>
        </w:tc>
      </w:tr>
      <w:tr w:rsidR="00467528" w:rsidRPr="006D2E42" w14:paraId="0F7F4486" w14:textId="77777777" w:rsidTr="00A15705">
        <w:trPr>
          <w:trHeight w:val="144"/>
          <w:tblHeader/>
        </w:trPr>
        <w:tc>
          <w:tcPr>
            <w:tcW w:w="719" w:type="dxa"/>
            <w:vAlign w:val="center"/>
          </w:tcPr>
          <w:p w14:paraId="0F7F4483" w14:textId="77777777" w:rsidR="00467528" w:rsidRPr="006D2E42" w:rsidRDefault="00DE68B9"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191" w:type="dxa"/>
            <w:vAlign w:val="center"/>
          </w:tcPr>
          <w:p w14:paraId="0F7F4484" w14:textId="20DDAB2A" w:rsidR="009269B2" w:rsidRDefault="00AC4B2D" w:rsidP="00410E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00467528" w:rsidRPr="006D2E42">
              <w:rPr>
                <w:rFonts w:asciiTheme="minorHAnsi" w:hAnsiTheme="minorHAnsi"/>
                <w:sz w:val="20"/>
                <w:szCs w:val="20"/>
              </w:rPr>
              <w:t xml:space="preserve">Conditioned </w:t>
            </w:r>
            <w:r w:rsidR="00410ECB">
              <w:rPr>
                <w:rFonts w:asciiTheme="minorHAnsi" w:hAnsiTheme="minorHAnsi"/>
                <w:sz w:val="20"/>
                <w:szCs w:val="20"/>
              </w:rPr>
              <w:t>F</w:t>
            </w:r>
            <w:r w:rsidR="00467528" w:rsidRPr="006D2E42">
              <w:rPr>
                <w:rFonts w:asciiTheme="minorHAnsi" w:hAnsiTheme="minorHAnsi"/>
                <w:sz w:val="20"/>
                <w:szCs w:val="20"/>
              </w:rPr>
              <w:t xml:space="preserve">loor </w:t>
            </w:r>
            <w:r w:rsidR="00410ECB">
              <w:rPr>
                <w:rFonts w:asciiTheme="minorHAnsi" w:hAnsiTheme="minorHAnsi"/>
                <w:sz w:val="20"/>
                <w:szCs w:val="20"/>
              </w:rPr>
              <w:t>A</w:t>
            </w:r>
            <w:r w:rsidR="00467528" w:rsidRPr="006D2E42">
              <w:rPr>
                <w:rFonts w:asciiTheme="minorHAnsi" w:hAnsiTheme="minorHAnsi"/>
                <w:sz w:val="20"/>
                <w:szCs w:val="20"/>
              </w:rPr>
              <w:t>rea</w:t>
            </w:r>
            <w:r w:rsidR="00CC3747">
              <w:rPr>
                <w:rFonts w:asciiTheme="minorHAnsi" w:hAnsiTheme="minorHAnsi"/>
                <w:sz w:val="20"/>
                <w:szCs w:val="20"/>
              </w:rPr>
              <w:t xml:space="preserve"> (</w:t>
            </w:r>
            <w:r w:rsidR="00410ECB">
              <w:rPr>
                <w:rFonts w:asciiTheme="minorHAnsi" w:hAnsiTheme="minorHAnsi"/>
                <w:sz w:val="20"/>
                <w:szCs w:val="20"/>
              </w:rPr>
              <w:t>ft</w:t>
            </w:r>
            <w:r w:rsidR="00410ECB">
              <w:rPr>
                <w:rFonts w:asciiTheme="minorHAnsi" w:hAnsiTheme="minorHAnsi"/>
                <w:sz w:val="20"/>
                <w:szCs w:val="20"/>
                <w:vertAlign w:val="superscript"/>
              </w:rPr>
              <w:t>2</w:t>
            </w:r>
            <w:r w:rsidR="00CC3747">
              <w:rPr>
                <w:rFonts w:asciiTheme="minorHAnsi" w:hAnsiTheme="minorHAnsi"/>
                <w:sz w:val="20"/>
                <w:szCs w:val="20"/>
              </w:rPr>
              <w:t>)</w:t>
            </w:r>
            <w:r w:rsidR="00410ECB">
              <w:rPr>
                <w:rFonts w:asciiTheme="minorHAnsi" w:hAnsiTheme="minorHAnsi"/>
                <w:sz w:val="20"/>
                <w:szCs w:val="20"/>
              </w:rPr>
              <w:t>:</w:t>
            </w:r>
          </w:p>
        </w:tc>
        <w:tc>
          <w:tcPr>
            <w:tcW w:w="6709" w:type="dxa"/>
          </w:tcPr>
          <w:p w14:paraId="0F7F4485" w14:textId="77777777" w:rsidR="00467528" w:rsidRPr="006D2E42" w:rsidRDefault="0046752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467528" w:rsidRPr="006D2E42" w14:paraId="0F7F448A" w14:textId="77777777" w:rsidTr="00A15705">
        <w:trPr>
          <w:trHeight w:val="144"/>
          <w:tblHeader/>
        </w:trPr>
        <w:tc>
          <w:tcPr>
            <w:tcW w:w="719" w:type="dxa"/>
            <w:vAlign w:val="center"/>
          </w:tcPr>
          <w:p w14:paraId="0F7F4487" w14:textId="77777777" w:rsidR="00467528" w:rsidRPr="006D2E4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2</w:t>
            </w:r>
          </w:p>
        </w:tc>
        <w:tc>
          <w:tcPr>
            <w:tcW w:w="7191" w:type="dxa"/>
            <w:vAlign w:val="center"/>
          </w:tcPr>
          <w:p w14:paraId="0F7F4488" w14:textId="6BC5D5A2" w:rsidR="009269B2" w:rsidRDefault="00CC3747" w:rsidP="00410E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M</w:t>
            </w:r>
            <w:r w:rsidR="00467528">
              <w:rPr>
                <w:rFonts w:asciiTheme="minorHAnsi" w:hAnsiTheme="minorHAnsi"/>
                <w:sz w:val="20"/>
                <w:szCs w:val="20"/>
              </w:rPr>
              <w:t xml:space="preserve">aximum </w:t>
            </w:r>
            <w:r>
              <w:rPr>
                <w:rFonts w:asciiTheme="minorHAnsi" w:hAnsiTheme="minorHAnsi"/>
                <w:sz w:val="20"/>
                <w:szCs w:val="20"/>
              </w:rPr>
              <w:t>allowed pipe run length</w:t>
            </w:r>
            <w:r w:rsidR="003222A9">
              <w:rPr>
                <w:rFonts w:asciiTheme="minorHAnsi" w:hAnsiTheme="minorHAnsi"/>
                <w:sz w:val="20"/>
                <w:szCs w:val="20"/>
              </w:rPr>
              <w:t xml:space="preserve"> </w:t>
            </w:r>
            <w:r w:rsidR="00467528">
              <w:rPr>
                <w:rFonts w:asciiTheme="minorHAnsi" w:hAnsiTheme="minorHAnsi"/>
                <w:sz w:val="20"/>
                <w:szCs w:val="20"/>
              </w:rPr>
              <w:t xml:space="preserve">from the water heater to the furthest point of use </w:t>
            </w:r>
            <w:r w:rsidR="00410ECB">
              <w:rPr>
                <w:rFonts w:asciiTheme="minorHAnsi" w:hAnsiTheme="minorHAnsi"/>
                <w:sz w:val="20"/>
                <w:szCs w:val="20"/>
              </w:rPr>
              <w:t>f</w:t>
            </w:r>
            <w:r w:rsidR="00604247">
              <w:rPr>
                <w:rFonts w:asciiTheme="minorHAnsi" w:hAnsiTheme="minorHAnsi"/>
                <w:sz w:val="20"/>
                <w:szCs w:val="20"/>
              </w:rPr>
              <w:t xml:space="preserve">or the floor area </w:t>
            </w:r>
            <w:r w:rsidR="002D344E">
              <w:rPr>
                <w:rFonts w:asciiTheme="minorHAnsi" w:hAnsiTheme="minorHAnsi"/>
                <w:sz w:val="20"/>
                <w:szCs w:val="20"/>
              </w:rPr>
              <w:t>served</w:t>
            </w:r>
            <w:r>
              <w:rPr>
                <w:rFonts w:asciiTheme="minorHAnsi" w:hAnsiTheme="minorHAnsi"/>
                <w:sz w:val="20"/>
                <w:szCs w:val="20"/>
              </w:rPr>
              <w:t xml:space="preserve"> (</w:t>
            </w:r>
            <w:r w:rsidR="00AC4B2D">
              <w:rPr>
                <w:rFonts w:asciiTheme="minorHAnsi" w:hAnsiTheme="minorHAnsi"/>
                <w:sz w:val="20"/>
                <w:szCs w:val="20"/>
              </w:rPr>
              <w:t>feet</w:t>
            </w:r>
            <w:r>
              <w:rPr>
                <w:rFonts w:asciiTheme="minorHAnsi" w:hAnsiTheme="minorHAnsi"/>
                <w:sz w:val="20"/>
                <w:szCs w:val="20"/>
              </w:rPr>
              <w:t>)</w:t>
            </w:r>
            <w:r w:rsidR="00410ECB">
              <w:rPr>
                <w:rFonts w:asciiTheme="minorHAnsi" w:hAnsiTheme="minorHAnsi"/>
                <w:sz w:val="20"/>
                <w:szCs w:val="20"/>
              </w:rPr>
              <w:t>:</w:t>
            </w:r>
          </w:p>
        </w:tc>
        <w:tc>
          <w:tcPr>
            <w:tcW w:w="6709" w:type="dxa"/>
          </w:tcPr>
          <w:p w14:paraId="0F7F4489" w14:textId="77777777" w:rsidR="00467528" w:rsidRPr="006D2E42" w:rsidRDefault="0046752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C3747" w:rsidRPr="006D2E42" w14:paraId="0F7F448D" w14:textId="77777777" w:rsidTr="00A15705">
        <w:trPr>
          <w:trHeight w:val="144"/>
          <w:tblHeader/>
        </w:trPr>
        <w:tc>
          <w:tcPr>
            <w:tcW w:w="719" w:type="dxa"/>
            <w:vAlign w:val="center"/>
          </w:tcPr>
          <w:p w14:paraId="0F7F448B" w14:textId="77777777" w:rsidR="00CC3747"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3</w:t>
            </w:r>
          </w:p>
        </w:tc>
        <w:tc>
          <w:tcPr>
            <w:tcW w:w="13896" w:type="dxa"/>
            <w:gridSpan w:val="2"/>
            <w:vAlign w:val="center"/>
          </w:tcPr>
          <w:p w14:paraId="0F7F448C" w14:textId="77777777" w:rsidR="00CC3747" w:rsidRPr="006D2E4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CC3747" w14:paraId="0F7F448F" w14:textId="77777777" w:rsidTr="00A15705">
        <w:trPr>
          <w:trHeight w:val="144"/>
          <w:tblHeader/>
        </w:trPr>
        <w:tc>
          <w:tcPr>
            <w:tcW w:w="14619" w:type="dxa"/>
            <w:gridSpan w:val="3"/>
            <w:vAlign w:val="center"/>
          </w:tcPr>
          <w:p w14:paraId="0F7F448E" w14:textId="77777777" w:rsidR="00CC3747" w:rsidRPr="0023694B" w:rsidRDefault="00CC3747" w:rsidP="0023694B">
            <w:pPr>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90" w14:textId="77777777" w:rsidR="00467528" w:rsidRPr="006D2E42" w:rsidRDefault="00467528"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AC4B2D" w:rsidRPr="006D2E42" w14:paraId="0F7F44A5" w14:textId="77777777" w:rsidTr="00A15705">
        <w:trPr>
          <w:trHeight w:val="144"/>
          <w:tblHeader/>
        </w:trPr>
        <w:tc>
          <w:tcPr>
            <w:tcW w:w="14616" w:type="dxa"/>
            <w:gridSpan w:val="2"/>
            <w:tcBorders>
              <w:bottom w:val="single" w:sz="4" w:space="0" w:color="auto"/>
            </w:tcBorders>
          </w:tcPr>
          <w:p w14:paraId="0F7F44A3" w14:textId="1FA19C4B" w:rsidR="00AC4B2D" w:rsidRDefault="00264A7E"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AC4B2D">
              <w:rPr>
                <w:rFonts w:asciiTheme="minorHAnsi" w:hAnsiTheme="minorHAnsi"/>
                <w:b/>
                <w:sz w:val="20"/>
                <w:szCs w:val="20"/>
              </w:rPr>
              <w:t xml:space="preserve">. </w:t>
            </w:r>
            <w:r w:rsidR="00AC4B2D" w:rsidRPr="006D2E42">
              <w:rPr>
                <w:rFonts w:asciiTheme="minorHAnsi" w:hAnsiTheme="minorHAnsi"/>
                <w:b/>
                <w:sz w:val="20"/>
                <w:szCs w:val="20"/>
              </w:rPr>
              <w:t>HERS-Verified Demand Recirculation Manual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4A4" w14:textId="77777777" w:rsidR="001938BC" w:rsidRPr="006D2E4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AC4B2D" w:rsidRPr="002D344E" w14:paraId="0F7F44A8" w14:textId="77777777" w:rsidTr="00A15705">
        <w:trPr>
          <w:trHeight w:val="144"/>
          <w:tblHeader/>
        </w:trPr>
        <w:tc>
          <w:tcPr>
            <w:tcW w:w="720" w:type="dxa"/>
            <w:tcBorders>
              <w:top w:val="single" w:sz="4" w:space="0" w:color="auto"/>
            </w:tcBorders>
            <w:vAlign w:val="center"/>
          </w:tcPr>
          <w:p w14:paraId="0F7F44A6"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auto"/>
            </w:tcBorders>
            <w:vAlign w:val="center"/>
          </w:tcPr>
          <w:p w14:paraId="0F7F44A7" w14:textId="1EF82992"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04DCE">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AC4B2D" w:rsidRPr="002D344E" w14:paraId="0F7F44AD" w14:textId="77777777" w:rsidTr="00A15705">
        <w:trPr>
          <w:trHeight w:val="144"/>
          <w:tblHeader/>
        </w:trPr>
        <w:tc>
          <w:tcPr>
            <w:tcW w:w="720" w:type="dxa"/>
            <w:vAlign w:val="center"/>
          </w:tcPr>
          <w:p w14:paraId="0F7F44A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0F7F44AA" w14:textId="3B999704"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04DCE">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(d)</w:t>
            </w:r>
            <w:r w:rsidRPr="00B36001">
              <w:rPr>
                <w:rFonts w:asciiTheme="minorHAnsi" w:hAnsiTheme="minorHAnsi"/>
                <w:sz w:val="20"/>
                <w:szCs w:val="20"/>
              </w:rPr>
              <w:t>)</w:t>
            </w:r>
          </w:p>
          <w:p w14:paraId="0F7F44AB" w14:textId="11723BA1" w:rsidR="00AC4B2D" w:rsidRPr="00B36001" w:rsidRDefault="00AC4B2D" w:rsidP="0023694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410ECB">
              <w:rPr>
                <w:sz w:val="20"/>
                <w:szCs w:val="20"/>
              </w:rPr>
              <w:t>°</w:t>
            </w:r>
            <w:r>
              <w:rPr>
                <w:rFonts w:asciiTheme="minorHAnsi" w:hAnsiTheme="minorHAnsi"/>
                <w:sz w:val="20"/>
                <w:szCs w:val="20"/>
              </w:rPr>
              <w:t>F</w:t>
            </w:r>
            <w:r w:rsidRPr="00B36001" w:rsidDel="00C410D2">
              <w:rPr>
                <w:sz w:val="20"/>
                <w:szCs w:val="20"/>
              </w:rPr>
              <w:t xml:space="preserve"> </w:t>
            </w:r>
            <w:proofErr w:type="gramStart"/>
            <w:r w:rsidRPr="00B36001">
              <w:rPr>
                <w:sz w:val="20"/>
                <w:szCs w:val="20"/>
              </w:rPr>
              <w:t>( 5.6</w:t>
            </w:r>
            <w:proofErr w:type="gramEnd"/>
            <w:r w:rsidR="00BF7314">
              <w:rPr>
                <w:sz w:val="20"/>
                <w:szCs w:val="20"/>
              </w:rPr>
              <w:t>°</w:t>
            </w:r>
            <w:r>
              <w:rPr>
                <w:rFonts w:asciiTheme="minorHAnsi" w:hAnsiTheme="minorHAnsi"/>
                <w:sz w:val="20"/>
                <w:szCs w:val="20"/>
              </w:rPr>
              <w:t>C</w:t>
            </w:r>
            <w:r w:rsidRPr="00B36001">
              <w:rPr>
                <w:sz w:val="20"/>
                <w:szCs w:val="20"/>
              </w:rPr>
              <w:t>) above the initial temperature of the water in the pipe</w:t>
            </w:r>
            <w:r w:rsidR="00BF7314">
              <w:rPr>
                <w:sz w:val="20"/>
                <w:szCs w:val="20"/>
              </w:rPr>
              <w:t>.</w:t>
            </w:r>
          </w:p>
          <w:p w14:paraId="0F7F44AC" w14:textId="00BF1FB2" w:rsidR="00AC4B2D" w:rsidRDefault="00AC4B2D" w:rsidP="00BF7314">
            <w:pPr>
              <w:pStyle w:val="ListParagraph"/>
              <w:keepNext/>
              <w:numPr>
                <w:ilvl w:val="0"/>
                <w:numId w:val="39"/>
              </w:numPr>
              <w:spacing w:after="0" w:line="240" w:lineRule="auto"/>
              <w:rPr>
                <w:sz w:val="20"/>
                <w:szCs w:val="20"/>
              </w:rPr>
            </w:pPr>
            <w:r w:rsidRPr="00CC3747">
              <w:rPr>
                <w:sz w:val="20"/>
                <w:szCs w:val="20"/>
              </w:rPr>
              <w:t>Not more than 102</w:t>
            </w:r>
            <w:r w:rsidR="00BF7314">
              <w:rPr>
                <w:sz w:val="20"/>
                <w:szCs w:val="20"/>
              </w:rPr>
              <w:t>°</w:t>
            </w:r>
            <w:r>
              <w:rPr>
                <w:rFonts w:asciiTheme="minorHAnsi" w:hAnsiTheme="minorHAnsi"/>
                <w:sz w:val="20"/>
                <w:szCs w:val="20"/>
              </w:rPr>
              <w:t>F</w:t>
            </w:r>
            <w:r w:rsidRPr="00CC3747">
              <w:rPr>
                <w:sz w:val="20"/>
                <w:szCs w:val="20"/>
              </w:rPr>
              <w:t xml:space="preserve"> (38.9</w:t>
            </w:r>
            <w:r w:rsidR="00BF7314">
              <w:rPr>
                <w:sz w:val="20"/>
                <w:szCs w:val="20"/>
              </w:rPr>
              <w:t>°</w:t>
            </w:r>
            <w:r>
              <w:rPr>
                <w:rFonts w:asciiTheme="minorHAnsi" w:hAnsiTheme="minorHAnsi"/>
                <w:sz w:val="20"/>
                <w:szCs w:val="20"/>
              </w:rPr>
              <w:t>C</w:t>
            </w:r>
            <w:r w:rsidRPr="00CC3747">
              <w:rPr>
                <w:sz w:val="20"/>
                <w:szCs w:val="20"/>
              </w:rPr>
              <w:t>).</w:t>
            </w:r>
          </w:p>
        </w:tc>
      </w:tr>
      <w:tr w:rsidR="00AC4B2D" w:rsidRPr="002D344E" w14:paraId="0F7F44B0" w14:textId="77777777" w:rsidTr="00A15705">
        <w:trPr>
          <w:trHeight w:val="144"/>
          <w:tblHeader/>
        </w:trPr>
        <w:tc>
          <w:tcPr>
            <w:tcW w:w="720" w:type="dxa"/>
            <w:vAlign w:val="center"/>
          </w:tcPr>
          <w:p w14:paraId="0F7F44AE"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0F7F44AF" w14:textId="6778C5FA" w:rsidR="00AC4B2D" w:rsidRDefault="00AC4B2D" w:rsidP="0023694B">
            <w:pPr>
              <w:keepNext/>
              <w:spacing w:after="0" w:line="240" w:lineRule="auto"/>
              <w:rPr>
                <w:sz w:val="20"/>
                <w:szCs w:val="20"/>
              </w:rPr>
            </w:pPr>
            <w:r w:rsidRPr="00B36001">
              <w:rPr>
                <w:sz w:val="20"/>
                <w:szCs w:val="20"/>
              </w:rPr>
              <w:t xml:space="preserve">The controls shall limit pump operation to a maximum of </w:t>
            </w:r>
            <w:r w:rsidR="00C04DCE">
              <w:rPr>
                <w:sz w:val="20"/>
                <w:szCs w:val="20"/>
              </w:rPr>
              <w:t xml:space="preserve">5 minutes for single dwellings, and </w:t>
            </w:r>
            <w:r w:rsidRPr="00B36001">
              <w:rPr>
                <w:sz w:val="20"/>
                <w:szCs w:val="20"/>
              </w:rPr>
              <w:t>10 minutes</w:t>
            </w:r>
            <w:r w:rsidR="00C04DCE">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04DCE">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(d)3</w:t>
            </w:r>
            <w:r w:rsidRPr="00B36001">
              <w:rPr>
                <w:rFonts w:asciiTheme="minorHAnsi" w:hAnsiTheme="minorHAnsi"/>
                <w:sz w:val="20"/>
                <w:szCs w:val="20"/>
              </w:rPr>
              <w:t>)</w:t>
            </w:r>
          </w:p>
        </w:tc>
      </w:tr>
      <w:tr w:rsidR="00AC4B2D" w:rsidRPr="00B36001" w14:paraId="0F7F44B6" w14:textId="77777777" w:rsidTr="00A15705">
        <w:trPr>
          <w:trHeight w:val="144"/>
          <w:tblHeader/>
        </w:trPr>
        <w:tc>
          <w:tcPr>
            <w:tcW w:w="720" w:type="dxa"/>
            <w:vAlign w:val="center"/>
          </w:tcPr>
          <w:p w14:paraId="0F7F44B1"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vAlign w:val="center"/>
          </w:tcPr>
          <w:p w14:paraId="0F7F44B2" w14:textId="61BD2F4D"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04DCE">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(b)</w:t>
            </w:r>
            <w:r w:rsidRPr="00B36001">
              <w:rPr>
                <w:rFonts w:asciiTheme="minorHAnsi" w:hAnsiTheme="minorHAnsi"/>
                <w:sz w:val="20"/>
                <w:szCs w:val="20"/>
              </w:rPr>
              <w:t>)</w:t>
            </w:r>
          </w:p>
          <w:p w14:paraId="0F7F44B3"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4B4"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w:t>
            </w:r>
            <w:r w:rsidR="00A15705">
              <w:rPr>
                <w:sz w:val="20"/>
                <w:szCs w:val="20"/>
              </w:rPr>
              <w:t>lation loop as possible;</w:t>
            </w:r>
            <w:r w:rsidRPr="00B36001">
              <w:rPr>
                <w:sz w:val="20"/>
                <w:szCs w:val="20"/>
              </w:rPr>
              <w:t xml:space="preserve"> or</w:t>
            </w:r>
          </w:p>
          <w:p w14:paraId="0F7F44B5" w14:textId="5799562B"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C04DCE">
              <w:rPr>
                <w:sz w:val="20"/>
                <w:szCs w:val="20"/>
              </w:rPr>
              <w:t>-</w:t>
            </w:r>
            <w:r w:rsidRPr="00B36001">
              <w:rPr>
                <w:sz w:val="20"/>
                <w:szCs w:val="20"/>
              </w:rPr>
              <w:t>sensor shall be installed in an accessible location at the end of supply portion of the hot water distribution line (typically under a sink).</w:t>
            </w:r>
          </w:p>
        </w:tc>
      </w:tr>
      <w:tr w:rsidR="00AC4B2D" w:rsidRPr="00B36001" w14:paraId="0F7F44B9" w14:textId="77777777" w:rsidTr="00A15705">
        <w:trPr>
          <w:trHeight w:val="144"/>
          <w:tblHeader/>
        </w:trPr>
        <w:tc>
          <w:tcPr>
            <w:tcW w:w="720" w:type="dxa"/>
            <w:vAlign w:val="center"/>
          </w:tcPr>
          <w:p w14:paraId="0F7F44B7"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0F7F44B8" w14:textId="4913EA33"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04DCE">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(c)</w:t>
            </w:r>
            <w:r w:rsidRPr="00B36001">
              <w:rPr>
                <w:rFonts w:asciiTheme="minorHAnsi" w:hAnsiTheme="minorHAnsi"/>
                <w:sz w:val="20"/>
                <w:szCs w:val="20"/>
              </w:rPr>
              <w:t>)</w:t>
            </w:r>
          </w:p>
        </w:tc>
      </w:tr>
      <w:tr w:rsidR="00AC4B2D" w14:paraId="0F7F44BC" w14:textId="77777777" w:rsidTr="00A15705">
        <w:trPr>
          <w:trHeight w:val="144"/>
          <w:tblHeader/>
        </w:trPr>
        <w:tc>
          <w:tcPr>
            <w:tcW w:w="720" w:type="dxa"/>
            <w:vAlign w:val="center"/>
          </w:tcPr>
          <w:p w14:paraId="0F7F44BA"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0F7F44BB" w14:textId="1680F20C"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04DCE">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(a)</w:t>
            </w:r>
            <w:r w:rsidRPr="00B36001">
              <w:rPr>
                <w:rFonts w:asciiTheme="minorHAnsi" w:hAnsiTheme="minorHAnsi"/>
                <w:sz w:val="20"/>
                <w:szCs w:val="20"/>
              </w:rPr>
              <w:t>)</w:t>
            </w:r>
          </w:p>
        </w:tc>
      </w:tr>
      <w:tr w:rsidR="00AC4B2D" w:rsidRPr="006D2E42" w14:paraId="0F7F44BF" w14:textId="77777777" w:rsidTr="00A15705">
        <w:trPr>
          <w:trHeight w:val="144"/>
          <w:tblHeader/>
        </w:trPr>
        <w:tc>
          <w:tcPr>
            <w:tcW w:w="720" w:type="dxa"/>
            <w:vAlign w:val="center"/>
          </w:tcPr>
          <w:p w14:paraId="0F7F44BD" w14:textId="77777777" w:rsidR="00AC4B2D" w:rsidRPr="002D344E"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vAlign w:val="center"/>
          </w:tcPr>
          <w:p w14:paraId="0F7F44BE" w14:textId="15A1662F" w:rsidR="00AC4B2D" w:rsidRPr="002D344E" w:rsidRDefault="00AC4B2D" w:rsidP="0023694B">
            <w:pPr>
              <w:keepNext/>
              <w:spacing w:after="0" w:line="240" w:lineRule="auto"/>
              <w:rPr>
                <w:sz w:val="20"/>
                <w:szCs w:val="20"/>
              </w:rPr>
            </w:pPr>
            <w:r w:rsidRPr="002D344E">
              <w:rPr>
                <w:sz w:val="20"/>
                <w:szCs w:val="20"/>
              </w:rPr>
              <w:t>If more than one loop installed each loop shall have its own pump and controls</w:t>
            </w:r>
            <w:r w:rsidR="00BF7314">
              <w:rPr>
                <w:sz w:val="20"/>
                <w:szCs w:val="20"/>
              </w:rPr>
              <w:t>.</w:t>
            </w:r>
          </w:p>
        </w:tc>
      </w:tr>
      <w:tr w:rsidR="00AC4B2D" w:rsidRPr="006D2E42" w14:paraId="0F7F44C2" w14:textId="77777777" w:rsidTr="00A15705">
        <w:trPr>
          <w:trHeight w:val="144"/>
          <w:tblHeader/>
        </w:trPr>
        <w:tc>
          <w:tcPr>
            <w:tcW w:w="720" w:type="dxa"/>
            <w:vAlign w:val="center"/>
          </w:tcPr>
          <w:p w14:paraId="0F7F44C0"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vAlign w:val="center"/>
          </w:tcPr>
          <w:p w14:paraId="0F7F44C1" w14:textId="2A36431E" w:rsidR="00AC4B2D" w:rsidRPr="00D24BC5" w:rsidRDefault="00AC4B2D" w:rsidP="00C04D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C04DCE">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AC4B2D" w:rsidRPr="006D2E42" w14:paraId="0F7F44C5" w14:textId="77777777" w:rsidTr="00A15705">
        <w:trPr>
          <w:trHeight w:val="144"/>
          <w:tblHeader/>
        </w:trPr>
        <w:tc>
          <w:tcPr>
            <w:tcW w:w="720" w:type="dxa"/>
            <w:vAlign w:val="center"/>
          </w:tcPr>
          <w:p w14:paraId="0F7F44C3"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vAlign w:val="center"/>
          </w:tcPr>
          <w:p w14:paraId="0F7F44C4" w14:textId="146A048E" w:rsidR="00AC4B2D" w:rsidRPr="00D24BC5"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C04DCE">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AC4B2D" w:rsidRPr="006D2E42" w14:paraId="0F7F44C8" w14:textId="77777777" w:rsidTr="00A15705">
        <w:trPr>
          <w:trHeight w:val="144"/>
          <w:tblHeader/>
        </w:trPr>
        <w:tc>
          <w:tcPr>
            <w:tcW w:w="720" w:type="dxa"/>
            <w:vAlign w:val="center"/>
          </w:tcPr>
          <w:p w14:paraId="0F7F44C6"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vAlign w:val="center"/>
          </w:tcPr>
          <w:p w14:paraId="0F7F44C7" w14:textId="77777777" w:rsidR="00AC4B2D" w:rsidRPr="00D24BC5" w:rsidRDefault="00AC4B2D" w:rsidP="0023694B">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AC4B2D" w:rsidRPr="006D2E42" w14:paraId="0F7F44CB" w14:textId="77777777" w:rsidTr="00A15705">
        <w:trPr>
          <w:trHeight w:val="144"/>
          <w:tblHeader/>
        </w:trPr>
        <w:tc>
          <w:tcPr>
            <w:tcW w:w="720" w:type="dxa"/>
            <w:vAlign w:val="center"/>
          </w:tcPr>
          <w:p w14:paraId="0F7F44C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vAlign w:val="center"/>
          </w:tcPr>
          <w:p w14:paraId="0F7F44CA"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AC4B2D" w:rsidRPr="006D2E42" w14:paraId="0F7F44CE" w14:textId="77777777" w:rsidTr="00A15705">
        <w:trPr>
          <w:trHeight w:val="144"/>
          <w:tblHeader/>
        </w:trPr>
        <w:tc>
          <w:tcPr>
            <w:tcW w:w="720" w:type="dxa"/>
            <w:vAlign w:val="center"/>
          </w:tcPr>
          <w:p w14:paraId="0F7F44CC"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vAlign w:val="center"/>
          </w:tcPr>
          <w:p w14:paraId="0F7F44CD"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AC4B2D" w:rsidRPr="006D2E42" w14:paraId="0F7F44D1" w14:textId="77777777" w:rsidTr="00A15705">
        <w:trPr>
          <w:trHeight w:val="144"/>
          <w:tblHeader/>
        </w:trPr>
        <w:tc>
          <w:tcPr>
            <w:tcW w:w="720" w:type="dxa"/>
            <w:vAlign w:val="center"/>
          </w:tcPr>
          <w:p w14:paraId="0F7F44CF"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vAlign w:val="center"/>
          </w:tcPr>
          <w:p w14:paraId="0F7F44D0" w14:textId="423D6F4A"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04DCE">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AC4B2D" w:rsidRPr="006D2E42" w14:paraId="0F7F44D3" w14:textId="77777777" w:rsidTr="00A15705">
        <w:trPr>
          <w:trHeight w:val="144"/>
          <w:tblHeader/>
        </w:trPr>
        <w:tc>
          <w:tcPr>
            <w:tcW w:w="14616" w:type="dxa"/>
            <w:gridSpan w:val="2"/>
            <w:vAlign w:val="center"/>
          </w:tcPr>
          <w:p w14:paraId="0F7F44D2" w14:textId="77777777" w:rsidR="009269B2" w:rsidRPr="0023694B"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D4" w14:textId="77777777" w:rsidR="00467528" w:rsidRDefault="00467528" w:rsidP="00DC522B">
      <w:pPr>
        <w:spacing w:after="0" w:line="240" w:lineRule="auto"/>
        <w:rPr>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73"/>
        <w:gridCol w:w="23"/>
      </w:tblGrid>
      <w:tr w:rsidR="00AC4B2D" w:rsidRPr="006D2E42" w14:paraId="0F7F44D7" w14:textId="77777777" w:rsidTr="00A15705">
        <w:trPr>
          <w:trHeight w:val="144"/>
          <w:tblHeader/>
        </w:trPr>
        <w:tc>
          <w:tcPr>
            <w:tcW w:w="14616" w:type="dxa"/>
            <w:gridSpan w:val="3"/>
            <w:tcBorders>
              <w:bottom w:val="single" w:sz="4" w:space="0" w:color="auto"/>
            </w:tcBorders>
          </w:tcPr>
          <w:p w14:paraId="0F7F44D5" w14:textId="3F2FAB9B" w:rsidR="00AC4B2D" w:rsidRDefault="00264A7E"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AC4B2D">
              <w:rPr>
                <w:rFonts w:asciiTheme="minorHAnsi" w:hAnsiTheme="minorHAnsi"/>
                <w:b/>
                <w:sz w:val="20"/>
                <w:szCs w:val="20"/>
              </w:rPr>
              <w:t>.</w:t>
            </w:r>
            <w:r w:rsidR="00AC4B2D" w:rsidRPr="00180B11">
              <w:rPr>
                <w:rFonts w:asciiTheme="minorHAnsi" w:hAnsiTheme="minorHAnsi"/>
                <w:b/>
                <w:sz w:val="20"/>
                <w:szCs w:val="20"/>
              </w:rPr>
              <w:t xml:space="preserve"> HERS-Verified Demand Recirculation Sensor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4D6" w14:textId="77777777" w:rsidR="001938BC" w:rsidRPr="00180B11" w:rsidRDefault="001938BC"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AC4B2D" w:rsidRPr="002D344E" w14:paraId="0F7F44DA" w14:textId="77777777" w:rsidTr="00A15705">
        <w:trPr>
          <w:trHeight w:val="144"/>
          <w:tblHeader/>
        </w:trPr>
        <w:tc>
          <w:tcPr>
            <w:tcW w:w="720" w:type="dxa"/>
            <w:tcBorders>
              <w:top w:val="single" w:sz="4" w:space="0" w:color="auto"/>
            </w:tcBorders>
            <w:vAlign w:val="center"/>
          </w:tcPr>
          <w:p w14:paraId="0F7F44D8"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auto"/>
            </w:tcBorders>
            <w:vAlign w:val="center"/>
          </w:tcPr>
          <w:p w14:paraId="0F7F44D9" w14:textId="32AAD3F5"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04DCE">
              <w:rPr>
                <w:rFonts w:asciiTheme="minorHAnsi" w:hAnsiTheme="minorHAnsi"/>
                <w:sz w:val="20"/>
                <w:szCs w:val="20"/>
              </w:rPr>
              <w:t>RA4.4.10</w:t>
            </w:r>
            <w:r w:rsidR="0019006C">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AC4B2D" w:rsidRPr="002D344E" w14:paraId="0F7F44DF" w14:textId="77777777" w:rsidTr="00A15705">
        <w:trPr>
          <w:trHeight w:val="144"/>
          <w:tblHeader/>
        </w:trPr>
        <w:tc>
          <w:tcPr>
            <w:tcW w:w="720" w:type="dxa"/>
            <w:vAlign w:val="center"/>
          </w:tcPr>
          <w:p w14:paraId="0F7F44DB"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F7F44DC" w14:textId="45405D8C"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19006C">
              <w:rPr>
                <w:rFonts w:asciiTheme="minorHAnsi" w:hAnsiTheme="minorHAnsi"/>
                <w:sz w:val="20"/>
                <w:szCs w:val="20"/>
              </w:rPr>
              <w:t>RA4.4.</w:t>
            </w:r>
            <w:r w:rsidR="00C04DCE">
              <w:rPr>
                <w:rFonts w:asciiTheme="minorHAnsi" w:hAnsiTheme="minorHAnsi"/>
                <w:sz w:val="20"/>
                <w:szCs w:val="20"/>
              </w:rPr>
              <w:t>10</w:t>
            </w:r>
            <w:r w:rsidR="0019006C">
              <w:rPr>
                <w:rFonts w:asciiTheme="minorHAnsi" w:hAnsiTheme="minorHAnsi"/>
                <w:sz w:val="20"/>
                <w:szCs w:val="20"/>
              </w:rPr>
              <w:t>(f)/</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(d)</w:t>
            </w:r>
            <w:r w:rsidRPr="00B36001">
              <w:rPr>
                <w:rFonts w:asciiTheme="minorHAnsi" w:hAnsiTheme="minorHAnsi"/>
                <w:sz w:val="20"/>
                <w:szCs w:val="20"/>
              </w:rPr>
              <w:t>)</w:t>
            </w:r>
          </w:p>
          <w:p w14:paraId="0F7F44DD" w14:textId="7939FC5A" w:rsidR="00AC4B2D" w:rsidRPr="00B36001" w:rsidRDefault="00AC4B2D" w:rsidP="0023694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F7314">
              <w:rPr>
                <w:sz w:val="20"/>
                <w:szCs w:val="20"/>
              </w:rPr>
              <w:t>°</w:t>
            </w:r>
            <w:r>
              <w:rPr>
                <w:rFonts w:asciiTheme="minorHAnsi" w:hAnsiTheme="minorHAnsi"/>
                <w:sz w:val="20"/>
                <w:szCs w:val="20"/>
              </w:rPr>
              <w:t>F</w:t>
            </w:r>
            <w:r w:rsidRPr="00B36001">
              <w:rPr>
                <w:sz w:val="20"/>
                <w:szCs w:val="20"/>
              </w:rPr>
              <w:t xml:space="preserve"> </w:t>
            </w:r>
            <w:proofErr w:type="gramStart"/>
            <w:r w:rsidRPr="00B36001">
              <w:rPr>
                <w:sz w:val="20"/>
                <w:szCs w:val="20"/>
              </w:rPr>
              <w:t>( 5.6</w:t>
            </w:r>
            <w:proofErr w:type="gramEnd"/>
            <w:r w:rsidR="00BF7314">
              <w:rPr>
                <w:sz w:val="20"/>
                <w:szCs w:val="20"/>
              </w:rPr>
              <w:t>°</w:t>
            </w:r>
            <w:r>
              <w:rPr>
                <w:rFonts w:asciiTheme="minorHAnsi" w:hAnsiTheme="minorHAnsi"/>
                <w:sz w:val="20"/>
                <w:szCs w:val="20"/>
              </w:rPr>
              <w:t>C</w:t>
            </w:r>
            <w:r w:rsidRPr="00B36001">
              <w:rPr>
                <w:sz w:val="20"/>
                <w:szCs w:val="20"/>
              </w:rPr>
              <w:t>) above the initial temperature of the water in the pipe</w:t>
            </w:r>
            <w:r w:rsidR="00BF7314">
              <w:rPr>
                <w:sz w:val="20"/>
                <w:szCs w:val="20"/>
              </w:rPr>
              <w:t>.</w:t>
            </w:r>
          </w:p>
          <w:p w14:paraId="0F7F44DE" w14:textId="5369B43A" w:rsidR="00AC4B2D" w:rsidRDefault="00AC4B2D" w:rsidP="00BF7314">
            <w:pPr>
              <w:pStyle w:val="ListParagraph"/>
              <w:keepNext/>
              <w:numPr>
                <w:ilvl w:val="0"/>
                <w:numId w:val="39"/>
              </w:numPr>
              <w:spacing w:after="0" w:line="240" w:lineRule="auto"/>
              <w:rPr>
                <w:sz w:val="20"/>
                <w:szCs w:val="20"/>
              </w:rPr>
            </w:pPr>
            <w:r w:rsidRPr="00CC3747">
              <w:rPr>
                <w:sz w:val="20"/>
                <w:szCs w:val="20"/>
              </w:rPr>
              <w:t>Not more than 102</w:t>
            </w:r>
            <w:r w:rsidR="00BF7314">
              <w:rPr>
                <w:sz w:val="20"/>
                <w:szCs w:val="20"/>
              </w:rPr>
              <w:t>°</w:t>
            </w:r>
            <w:r>
              <w:rPr>
                <w:rFonts w:asciiTheme="minorHAnsi" w:hAnsiTheme="minorHAnsi"/>
                <w:sz w:val="20"/>
                <w:szCs w:val="20"/>
              </w:rPr>
              <w:t>F</w:t>
            </w:r>
            <w:r w:rsidRPr="00CC3747">
              <w:rPr>
                <w:sz w:val="20"/>
                <w:szCs w:val="20"/>
              </w:rPr>
              <w:t xml:space="preserve"> (38.9</w:t>
            </w:r>
            <w:r w:rsidR="00BF7314">
              <w:rPr>
                <w:sz w:val="20"/>
                <w:szCs w:val="20"/>
              </w:rPr>
              <w:t>°</w:t>
            </w:r>
            <w:r>
              <w:rPr>
                <w:rFonts w:asciiTheme="minorHAnsi" w:hAnsiTheme="minorHAnsi"/>
                <w:sz w:val="20"/>
                <w:szCs w:val="20"/>
              </w:rPr>
              <w:t>C</w:t>
            </w:r>
            <w:r w:rsidRPr="00CC3747">
              <w:rPr>
                <w:sz w:val="20"/>
                <w:szCs w:val="20"/>
              </w:rPr>
              <w:t>).</w:t>
            </w:r>
          </w:p>
        </w:tc>
      </w:tr>
      <w:tr w:rsidR="00AC4B2D" w:rsidRPr="002D344E" w14:paraId="0F7F44E2" w14:textId="77777777" w:rsidTr="00A15705">
        <w:trPr>
          <w:trHeight w:val="144"/>
          <w:tblHeader/>
        </w:trPr>
        <w:tc>
          <w:tcPr>
            <w:tcW w:w="720" w:type="dxa"/>
            <w:vAlign w:val="center"/>
          </w:tcPr>
          <w:p w14:paraId="0F7F44E0"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F7F44E1" w14:textId="02F9ACC5" w:rsidR="00AC4B2D" w:rsidRDefault="00AC4B2D" w:rsidP="004716A9">
            <w:pPr>
              <w:keepNext/>
              <w:spacing w:after="0" w:line="240" w:lineRule="auto"/>
              <w:rPr>
                <w:sz w:val="20"/>
                <w:szCs w:val="20"/>
              </w:rPr>
            </w:pPr>
            <w:r w:rsidRPr="00B36001">
              <w:rPr>
                <w:sz w:val="20"/>
                <w:szCs w:val="20"/>
              </w:rPr>
              <w:t xml:space="preserve">The controls shall limit pump operation to a maximum of </w:t>
            </w:r>
            <w:r w:rsidR="0019006C">
              <w:rPr>
                <w:sz w:val="20"/>
                <w:szCs w:val="20"/>
              </w:rPr>
              <w:t xml:space="preserve">5 minutes for single dwellings, and </w:t>
            </w:r>
            <w:r w:rsidRPr="00B36001">
              <w:rPr>
                <w:sz w:val="20"/>
                <w:szCs w:val="20"/>
              </w:rPr>
              <w:t>10 minutes</w:t>
            </w:r>
            <w:r w:rsidR="0019006C">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BA0DE5">
              <w:rPr>
                <w:rFonts w:asciiTheme="minorHAnsi" w:hAnsiTheme="minorHAnsi"/>
                <w:sz w:val="20"/>
                <w:szCs w:val="20"/>
              </w:rPr>
              <w:t>RA4.4.10</w:t>
            </w:r>
            <w:r w:rsidR="0019006C">
              <w:rPr>
                <w:rFonts w:asciiTheme="minorHAnsi" w:hAnsiTheme="minorHAnsi"/>
                <w:sz w:val="20"/>
                <w:szCs w:val="20"/>
              </w:rPr>
              <w:t>(f)3/</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(d)3</w:t>
            </w:r>
            <w:r w:rsidRPr="00B36001">
              <w:rPr>
                <w:rFonts w:asciiTheme="minorHAnsi" w:hAnsiTheme="minorHAnsi"/>
                <w:sz w:val="20"/>
                <w:szCs w:val="20"/>
              </w:rPr>
              <w:t>)</w:t>
            </w:r>
          </w:p>
        </w:tc>
      </w:tr>
      <w:tr w:rsidR="00AC4B2D" w:rsidRPr="00B36001" w14:paraId="0F7F44E8" w14:textId="77777777" w:rsidTr="00A15705">
        <w:trPr>
          <w:trHeight w:val="144"/>
          <w:tblHeader/>
        </w:trPr>
        <w:tc>
          <w:tcPr>
            <w:tcW w:w="720" w:type="dxa"/>
            <w:vAlign w:val="center"/>
          </w:tcPr>
          <w:p w14:paraId="0F7F44E3"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0F7F44E4" w14:textId="77BA1F36"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BA0DE5">
              <w:rPr>
                <w:rFonts w:asciiTheme="minorHAnsi" w:hAnsiTheme="minorHAnsi"/>
                <w:sz w:val="20"/>
                <w:szCs w:val="20"/>
              </w:rPr>
              <w:t>RA4.4.10</w:t>
            </w:r>
            <w:r w:rsidR="0019006C">
              <w:rPr>
                <w:rFonts w:asciiTheme="minorHAnsi" w:hAnsiTheme="minorHAnsi"/>
                <w:sz w:val="20"/>
                <w:szCs w:val="20"/>
              </w:rPr>
              <w:t>(d)/</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(b)</w:t>
            </w:r>
            <w:r w:rsidRPr="00B36001">
              <w:rPr>
                <w:rFonts w:asciiTheme="minorHAnsi" w:hAnsiTheme="minorHAnsi"/>
                <w:sz w:val="20"/>
                <w:szCs w:val="20"/>
              </w:rPr>
              <w:t>)</w:t>
            </w:r>
          </w:p>
          <w:p w14:paraId="0F7F44E5"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4E6"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w:t>
            </w:r>
            <w:r w:rsidR="00A15705">
              <w:rPr>
                <w:sz w:val="20"/>
                <w:szCs w:val="20"/>
              </w:rPr>
              <w:t xml:space="preserve">lation loop as possible; </w:t>
            </w:r>
            <w:r w:rsidRPr="00B36001">
              <w:rPr>
                <w:sz w:val="20"/>
                <w:szCs w:val="20"/>
              </w:rPr>
              <w:t>or</w:t>
            </w:r>
          </w:p>
          <w:p w14:paraId="0F7F44E7"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A15705">
              <w:rPr>
                <w:sz w:val="20"/>
                <w:szCs w:val="20"/>
              </w:rPr>
              <w:t>-</w:t>
            </w:r>
            <w:r w:rsidRPr="00B36001">
              <w:rPr>
                <w:sz w:val="20"/>
                <w:szCs w:val="20"/>
              </w:rPr>
              <w:t>sensor shall be installed in an accessible location at the end of supply portion of the hot water distribution line (typically under a sink).</w:t>
            </w:r>
          </w:p>
        </w:tc>
      </w:tr>
      <w:tr w:rsidR="00AC4B2D" w:rsidRPr="00B36001" w14:paraId="0F7F44EB" w14:textId="77777777" w:rsidTr="00A15705">
        <w:trPr>
          <w:trHeight w:val="144"/>
          <w:tblHeader/>
        </w:trPr>
        <w:tc>
          <w:tcPr>
            <w:tcW w:w="720" w:type="dxa"/>
            <w:vAlign w:val="center"/>
          </w:tcPr>
          <w:p w14:paraId="0F7F44E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0F7F44EA" w14:textId="1E81593F"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19006C">
              <w:rPr>
                <w:rFonts w:asciiTheme="minorHAnsi" w:hAnsiTheme="minorHAnsi"/>
                <w:sz w:val="20"/>
                <w:szCs w:val="20"/>
              </w:rPr>
              <w:t>RA4.4.</w:t>
            </w:r>
            <w:r w:rsidR="00BA0DE5">
              <w:rPr>
                <w:rFonts w:asciiTheme="minorHAnsi" w:hAnsiTheme="minorHAnsi"/>
                <w:sz w:val="20"/>
                <w:szCs w:val="20"/>
              </w:rPr>
              <w:t>10</w:t>
            </w:r>
            <w:r w:rsidR="0019006C">
              <w:rPr>
                <w:rFonts w:asciiTheme="minorHAnsi" w:hAnsiTheme="minorHAnsi"/>
                <w:sz w:val="20"/>
                <w:szCs w:val="20"/>
              </w:rPr>
              <w:t>(e)/</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(c)</w:t>
            </w:r>
            <w:r w:rsidRPr="00B36001">
              <w:rPr>
                <w:rFonts w:asciiTheme="minorHAnsi" w:hAnsiTheme="minorHAnsi"/>
                <w:sz w:val="20"/>
                <w:szCs w:val="20"/>
              </w:rPr>
              <w:t>)</w:t>
            </w:r>
          </w:p>
        </w:tc>
      </w:tr>
      <w:tr w:rsidR="00AC4B2D" w14:paraId="0F7F44EE" w14:textId="77777777" w:rsidTr="00A15705">
        <w:trPr>
          <w:trHeight w:val="144"/>
          <w:tblHeader/>
        </w:trPr>
        <w:tc>
          <w:tcPr>
            <w:tcW w:w="720" w:type="dxa"/>
            <w:vAlign w:val="center"/>
          </w:tcPr>
          <w:p w14:paraId="0F7F44EC"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0F7F44ED" w14:textId="18F7A5F6"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19006C">
              <w:rPr>
                <w:rFonts w:asciiTheme="minorHAnsi" w:hAnsiTheme="minorHAnsi"/>
                <w:sz w:val="20"/>
                <w:szCs w:val="20"/>
              </w:rPr>
              <w:t>RA4.4.</w:t>
            </w:r>
            <w:r w:rsidR="00BA0DE5">
              <w:rPr>
                <w:rFonts w:asciiTheme="minorHAnsi" w:hAnsiTheme="minorHAnsi"/>
                <w:sz w:val="20"/>
                <w:szCs w:val="20"/>
              </w:rPr>
              <w:t>10</w:t>
            </w:r>
            <w:r w:rsidR="0019006C">
              <w:rPr>
                <w:rFonts w:asciiTheme="minorHAnsi" w:hAnsiTheme="minorHAnsi"/>
                <w:sz w:val="20"/>
                <w:szCs w:val="20"/>
              </w:rPr>
              <w:t>(c)/</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(a)</w:t>
            </w:r>
            <w:r w:rsidRPr="00B36001">
              <w:rPr>
                <w:rFonts w:asciiTheme="minorHAnsi" w:hAnsiTheme="minorHAnsi"/>
                <w:sz w:val="20"/>
                <w:szCs w:val="20"/>
              </w:rPr>
              <w:t>)</w:t>
            </w:r>
          </w:p>
        </w:tc>
      </w:tr>
      <w:tr w:rsidR="00AC4B2D" w:rsidRPr="006D2E42" w14:paraId="0F7F44F1" w14:textId="77777777" w:rsidTr="00A15705">
        <w:trPr>
          <w:trHeight w:val="144"/>
          <w:tblHeader/>
        </w:trPr>
        <w:tc>
          <w:tcPr>
            <w:tcW w:w="720" w:type="dxa"/>
            <w:vAlign w:val="center"/>
          </w:tcPr>
          <w:p w14:paraId="0F7F44EF" w14:textId="77777777" w:rsidR="00AC4B2D" w:rsidRPr="002D344E"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gridSpan w:val="2"/>
            <w:vAlign w:val="center"/>
          </w:tcPr>
          <w:p w14:paraId="0F7F44F0" w14:textId="3C7DD3D3" w:rsidR="00AC4B2D" w:rsidRPr="002D344E" w:rsidRDefault="00AC4B2D"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r w:rsidR="00BF7314">
              <w:rPr>
                <w:sz w:val="20"/>
                <w:szCs w:val="20"/>
              </w:rPr>
              <w:t>.</w:t>
            </w:r>
          </w:p>
        </w:tc>
      </w:tr>
      <w:tr w:rsidR="00AC4B2D" w:rsidRPr="006D2E42" w14:paraId="0F7F44F4" w14:textId="77777777" w:rsidTr="00A15705">
        <w:trPr>
          <w:trHeight w:val="144"/>
          <w:tblHeader/>
        </w:trPr>
        <w:tc>
          <w:tcPr>
            <w:tcW w:w="720" w:type="dxa"/>
            <w:vAlign w:val="center"/>
          </w:tcPr>
          <w:p w14:paraId="0F7F44F2"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gridSpan w:val="2"/>
            <w:vAlign w:val="center"/>
          </w:tcPr>
          <w:p w14:paraId="0F7F44F3" w14:textId="7EB9AA90" w:rsidR="00AC4B2D" w:rsidRPr="00D24BC5" w:rsidRDefault="00AC4B2D" w:rsidP="00190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19006C">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AC4B2D" w:rsidRPr="006D2E42" w14:paraId="0F7F44F7" w14:textId="77777777" w:rsidTr="00A15705">
        <w:trPr>
          <w:trHeight w:val="144"/>
          <w:tblHeader/>
        </w:trPr>
        <w:tc>
          <w:tcPr>
            <w:tcW w:w="720" w:type="dxa"/>
            <w:vAlign w:val="center"/>
          </w:tcPr>
          <w:p w14:paraId="0F7F44F5"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gridSpan w:val="2"/>
            <w:vAlign w:val="center"/>
          </w:tcPr>
          <w:p w14:paraId="0F7F44F6" w14:textId="43409593" w:rsidR="00AC4B2D" w:rsidRPr="00D24BC5"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w:t>
            </w:r>
            <w:r w:rsidR="0019006C">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AC4B2D" w:rsidRPr="006D2E42" w14:paraId="0F7F44FA" w14:textId="77777777" w:rsidTr="00A15705">
        <w:trPr>
          <w:trHeight w:val="144"/>
          <w:tblHeader/>
        </w:trPr>
        <w:tc>
          <w:tcPr>
            <w:tcW w:w="720" w:type="dxa"/>
            <w:vAlign w:val="center"/>
          </w:tcPr>
          <w:p w14:paraId="0F7F44F8"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gridSpan w:val="2"/>
            <w:vAlign w:val="center"/>
          </w:tcPr>
          <w:p w14:paraId="0F7F44F9" w14:textId="77777777" w:rsidR="00AC4B2D" w:rsidRPr="00D24BC5" w:rsidRDefault="00AC4B2D" w:rsidP="004716A9">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AC4B2D" w:rsidRPr="006D2E42" w14:paraId="0F7F44FD" w14:textId="77777777" w:rsidTr="00A15705">
        <w:trPr>
          <w:trHeight w:val="144"/>
          <w:tblHeader/>
        </w:trPr>
        <w:tc>
          <w:tcPr>
            <w:tcW w:w="720" w:type="dxa"/>
            <w:vAlign w:val="center"/>
          </w:tcPr>
          <w:p w14:paraId="0F7F44FB"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gridSpan w:val="2"/>
            <w:vAlign w:val="center"/>
          </w:tcPr>
          <w:p w14:paraId="0F7F44FC" w14:textId="33D16042" w:rsidR="00AC4B2D" w:rsidRPr="00D24BC5" w:rsidRDefault="00AC4B2D" w:rsidP="00BA0DE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BA0DE5">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AC4B2D" w:rsidRPr="006D2E42" w14:paraId="0F7F4500" w14:textId="77777777" w:rsidTr="00A15705">
        <w:trPr>
          <w:trHeight w:val="144"/>
          <w:tblHeader/>
        </w:trPr>
        <w:tc>
          <w:tcPr>
            <w:tcW w:w="720" w:type="dxa"/>
            <w:vAlign w:val="center"/>
          </w:tcPr>
          <w:p w14:paraId="0F7F44FE"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gridSpan w:val="2"/>
            <w:vAlign w:val="center"/>
          </w:tcPr>
          <w:p w14:paraId="0F7F44FF"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AC4B2D" w:rsidRPr="006D2E42" w14:paraId="0F7F4503" w14:textId="77777777" w:rsidTr="00A15705">
        <w:trPr>
          <w:trHeight w:val="144"/>
          <w:tblHeader/>
        </w:trPr>
        <w:tc>
          <w:tcPr>
            <w:tcW w:w="720" w:type="dxa"/>
            <w:vAlign w:val="center"/>
          </w:tcPr>
          <w:p w14:paraId="0F7F4501"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gridSpan w:val="2"/>
            <w:vAlign w:val="center"/>
          </w:tcPr>
          <w:p w14:paraId="0F7F4502" w14:textId="1FB7051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19006C">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AC4B2D" w:rsidRPr="006D2E42" w14:paraId="0F7F4505" w14:textId="77777777" w:rsidTr="00A15705">
        <w:trPr>
          <w:gridAfter w:val="1"/>
          <w:wAfter w:w="23" w:type="dxa"/>
          <w:trHeight w:val="144"/>
          <w:tblHeader/>
        </w:trPr>
        <w:tc>
          <w:tcPr>
            <w:tcW w:w="14593" w:type="dxa"/>
            <w:gridSpan w:val="2"/>
            <w:vAlign w:val="center"/>
          </w:tcPr>
          <w:p w14:paraId="0F7F4504" w14:textId="77777777" w:rsidR="009269B2" w:rsidRPr="004716A9" w:rsidRDefault="00BD5A3B"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716A9">
              <w:rPr>
                <w:rFonts w:asciiTheme="minorHAnsi" w:hAnsiTheme="minorHAnsi"/>
                <w:b/>
                <w:sz w:val="20"/>
                <w:szCs w:val="20"/>
              </w:rPr>
              <w:t xml:space="preserve">The responsible person’s signature on this compliance document affirms that all applicable requirements in this table have been met.  </w:t>
            </w:r>
          </w:p>
        </w:tc>
      </w:tr>
    </w:tbl>
    <w:p w14:paraId="0F7F4506" w14:textId="77777777" w:rsidR="00AC4B2D" w:rsidRDefault="00AC4B2D" w:rsidP="00DC522B">
      <w:pPr>
        <w:spacing w:after="0" w:line="240" w:lineRule="auto"/>
        <w:rPr>
          <w:b/>
          <w:sz w:val="18"/>
          <w:szCs w:val="18"/>
        </w:rPr>
      </w:pPr>
    </w:p>
    <w:p w14:paraId="0F7F4507" w14:textId="77777777" w:rsidR="00AC4B2D" w:rsidRPr="006D2E42" w:rsidRDefault="00AC4B2D" w:rsidP="00DC522B">
      <w:pPr>
        <w:spacing w:after="0" w:line="240" w:lineRule="auto"/>
        <w:rPr>
          <w:rFonts w:asciiTheme="minorHAnsi" w:hAnsiTheme="minorHAnsi" w:cs="Arial"/>
          <w:b/>
          <w:sz w:val="20"/>
          <w:szCs w:val="20"/>
        </w:rPr>
      </w:pPr>
    </w:p>
    <w:p w14:paraId="0F7F4508" w14:textId="77777777" w:rsidR="006D2E42" w:rsidRDefault="006D2E42" w:rsidP="00DC522B">
      <w:pPr>
        <w:spacing w:after="0" w:line="240" w:lineRule="auto"/>
        <w:rPr>
          <w:rFonts w:asciiTheme="minorHAnsi" w:hAnsiTheme="minorHAnsi"/>
          <w:sz w:val="20"/>
          <w:szCs w:val="20"/>
        </w:rPr>
      </w:pPr>
    </w:p>
    <w:p w14:paraId="0F7F4509" w14:textId="77777777" w:rsidR="00DE7A20" w:rsidRPr="006D2E42" w:rsidRDefault="00DE7A20" w:rsidP="00DC522B">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48"/>
      </w:tblGrid>
      <w:tr w:rsidR="00913A72" w:rsidRPr="00913A72" w14:paraId="0F7F450B" w14:textId="77777777" w:rsidTr="00AE6068">
        <w:trPr>
          <w:trHeight w:val="206"/>
        </w:trPr>
        <w:tc>
          <w:tcPr>
            <w:tcW w:w="10950" w:type="dxa"/>
            <w:gridSpan w:val="4"/>
            <w:vAlign w:val="center"/>
          </w:tcPr>
          <w:p w14:paraId="0F7F450A" w14:textId="77777777" w:rsidR="00913A72" w:rsidRPr="00913A72"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13A72">
              <w:rPr>
                <w:rFonts w:asciiTheme="minorHAnsi" w:eastAsia="Times New Roman" w:hAnsiTheme="minorHAnsi" w:cs="Arial"/>
                <w:b/>
                <w:caps/>
                <w:sz w:val="18"/>
                <w:szCs w:val="18"/>
              </w:rPr>
              <w:lastRenderedPageBreak/>
              <w:t>Documentation Author's Declaration Statement</w:t>
            </w:r>
          </w:p>
        </w:tc>
      </w:tr>
      <w:tr w:rsidR="00913A72" w:rsidRPr="00913A72" w14:paraId="0F7F450D" w14:textId="77777777" w:rsidTr="00AE6068">
        <w:trPr>
          <w:trHeight w:val="206"/>
        </w:trPr>
        <w:tc>
          <w:tcPr>
            <w:tcW w:w="10950" w:type="dxa"/>
            <w:gridSpan w:val="4"/>
            <w:vAlign w:val="center"/>
          </w:tcPr>
          <w:p w14:paraId="0F7F450C" w14:textId="77777777" w:rsidR="00913A72" w:rsidRPr="00913A72" w:rsidRDefault="00913A72" w:rsidP="00E65CD8">
            <w:pPr>
              <w:keepNext/>
              <w:numPr>
                <w:ilvl w:val="0"/>
                <w:numId w:val="29"/>
              </w:numPr>
              <w:spacing w:after="0" w:line="240" w:lineRule="auto"/>
              <w:ind w:left="271" w:hanging="270"/>
              <w:rPr>
                <w:rFonts w:asciiTheme="minorHAnsi" w:eastAsia="Times New Roman" w:hAnsiTheme="minorHAnsi"/>
                <w:sz w:val="18"/>
                <w:szCs w:val="18"/>
              </w:rPr>
            </w:pPr>
            <w:r w:rsidRPr="00913A72">
              <w:rPr>
                <w:rFonts w:asciiTheme="minorHAnsi" w:eastAsia="Times New Roman" w:hAnsiTheme="minorHAnsi"/>
                <w:sz w:val="18"/>
                <w:szCs w:val="18"/>
              </w:rPr>
              <w:t>I certify that this Certificate of Installation documentation is accurate and complete.</w:t>
            </w:r>
          </w:p>
        </w:tc>
      </w:tr>
      <w:tr w:rsidR="00913A72" w:rsidRPr="00913A72" w14:paraId="0F7F4510" w14:textId="77777777" w:rsidTr="00AE6068">
        <w:trPr>
          <w:trHeight w:val="360"/>
        </w:trPr>
        <w:tc>
          <w:tcPr>
            <w:tcW w:w="5577" w:type="dxa"/>
            <w:gridSpan w:val="2"/>
          </w:tcPr>
          <w:p w14:paraId="0F7F450E"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Name:</w:t>
            </w:r>
          </w:p>
        </w:tc>
        <w:tc>
          <w:tcPr>
            <w:tcW w:w="5373" w:type="dxa"/>
            <w:gridSpan w:val="2"/>
          </w:tcPr>
          <w:p w14:paraId="0F7F450F"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Signature:</w:t>
            </w:r>
          </w:p>
        </w:tc>
      </w:tr>
      <w:tr w:rsidR="00913A72" w:rsidRPr="00913A72" w14:paraId="0F7F4513" w14:textId="77777777" w:rsidTr="00AE6068">
        <w:trPr>
          <w:trHeight w:val="360"/>
        </w:trPr>
        <w:tc>
          <w:tcPr>
            <w:tcW w:w="5577" w:type="dxa"/>
            <w:gridSpan w:val="2"/>
          </w:tcPr>
          <w:p w14:paraId="0F7F4511"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Company Name:</w:t>
            </w:r>
          </w:p>
        </w:tc>
        <w:tc>
          <w:tcPr>
            <w:tcW w:w="5373" w:type="dxa"/>
            <w:gridSpan w:val="2"/>
          </w:tcPr>
          <w:p w14:paraId="0F7F4512"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913A72" w:rsidRPr="00913A72" w14:paraId="0F7F4516" w14:textId="77777777" w:rsidTr="00AE6068">
        <w:trPr>
          <w:trHeight w:val="360"/>
        </w:trPr>
        <w:tc>
          <w:tcPr>
            <w:tcW w:w="5577" w:type="dxa"/>
            <w:gridSpan w:val="2"/>
          </w:tcPr>
          <w:p w14:paraId="0F7F4514"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373" w:type="dxa"/>
            <w:gridSpan w:val="2"/>
          </w:tcPr>
          <w:p w14:paraId="0F7F4515" w14:textId="61ECAC71" w:rsidR="00913A72" w:rsidRPr="00913A72" w:rsidRDefault="00913A72" w:rsidP="003E5D1D">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CEA/HERS Certification Identification (</w:t>
            </w:r>
            <w:r w:rsidR="003E5D1D">
              <w:rPr>
                <w:rFonts w:asciiTheme="minorHAnsi" w:eastAsia="Times New Roman" w:hAnsiTheme="minorHAnsi"/>
                <w:sz w:val="14"/>
                <w:szCs w:val="14"/>
              </w:rPr>
              <w:t>i</w:t>
            </w:r>
            <w:r w:rsidRPr="00913A72">
              <w:rPr>
                <w:rFonts w:asciiTheme="minorHAnsi" w:eastAsia="Times New Roman" w:hAnsiTheme="minorHAnsi"/>
                <w:sz w:val="14"/>
                <w:szCs w:val="14"/>
              </w:rPr>
              <w:t>f applicable):</w:t>
            </w:r>
          </w:p>
        </w:tc>
      </w:tr>
      <w:tr w:rsidR="00913A72" w:rsidRPr="00913A72" w14:paraId="0F7F4519" w14:textId="77777777" w:rsidTr="00AE6068">
        <w:trPr>
          <w:trHeight w:val="360"/>
        </w:trPr>
        <w:tc>
          <w:tcPr>
            <w:tcW w:w="5577" w:type="dxa"/>
            <w:gridSpan w:val="2"/>
          </w:tcPr>
          <w:p w14:paraId="0F7F4517"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5373" w:type="dxa"/>
            <w:gridSpan w:val="2"/>
          </w:tcPr>
          <w:p w14:paraId="0F7F4518"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Phone:</w:t>
            </w:r>
          </w:p>
        </w:tc>
      </w:tr>
      <w:tr w:rsidR="00913A72" w:rsidRPr="00913A72"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913A72"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13A72">
              <w:rPr>
                <w:rFonts w:asciiTheme="minorHAnsi" w:eastAsia="Times New Roman" w:hAnsiTheme="minorHAnsi" w:cs="Arial"/>
                <w:b/>
                <w:caps/>
                <w:sz w:val="18"/>
                <w:szCs w:val="18"/>
              </w:rPr>
              <w:t xml:space="preserve">Responsible Person's Declaration statement  </w:t>
            </w:r>
          </w:p>
        </w:tc>
      </w:tr>
      <w:tr w:rsidR="00913A72" w:rsidRPr="00913A72"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BA1C5B" w:rsidRDefault="000D610A" w:rsidP="000D610A">
            <w:pPr>
              <w:pStyle w:val="Heading3"/>
              <w:numPr>
                <w:ilvl w:val="0"/>
                <w:numId w:val="0"/>
              </w:numPr>
              <w:spacing w:before="60"/>
              <w:ind w:right="86"/>
              <w:rPr>
                <w:rFonts w:asciiTheme="minorHAnsi" w:hAnsiTheme="minorHAnsi"/>
                <w:b/>
                <w:caps/>
                <w:sz w:val="18"/>
                <w:szCs w:val="18"/>
              </w:rPr>
            </w:pPr>
            <w:r w:rsidRPr="00BA1C5B">
              <w:rPr>
                <w:rFonts w:asciiTheme="minorHAnsi" w:hAnsiTheme="minorHAnsi"/>
                <w:sz w:val="18"/>
                <w:szCs w:val="18"/>
              </w:rPr>
              <w:t xml:space="preserve">I certify the following under penalty of perjury, under the laws of the State of California: </w:t>
            </w:r>
          </w:p>
          <w:p w14:paraId="465926A3" w14:textId="77777777" w:rsidR="000D610A" w:rsidRPr="00BA1C5B" w:rsidRDefault="000D610A" w:rsidP="000D610A">
            <w:pPr>
              <w:pStyle w:val="Heading3"/>
              <w:numPr>
                <w:ilvl w:val="0"/>
                <w:numId w:val="42"/>
              </w:numPr>
              <w:tabs>
                <w:tab w:val="left" w:pos="-2600"/>
              </w:tabs>
              <w:spacing w:before="0"/>
              <w:ind w:right="90"/>
              <w:rPr>
                <w:rFonts w:asciiTheme="minorHAnsi" w:hAnsiTheme="minorHAnsi"/>
                <w:b/>
                <w:caps/>
                <w:sz w:val="18"/>
                <w:szCs w:val="18"/>
              </w:rPr>
            </w:pPr>
            <w:r w:rsidRPr="00BA1C5B">
              <w:rPr>
                <w:rFonts w:asciiTheme="minorHAnsi" w:hAnsiTheme="minorHAnsi"/>
                <w:sz w:val="18"/>
                <w:szCs w:val="18"/>
              </w:rPr>
              <w:t xml:space="preserve">The information provided on this Certificate of Installation is true and correct. </w:t>
            </w:r>
          </w:p>
          <w:p w14:paraId="652C20F7" w14:textId="77777777" w:rsidR="000D610A" w:rsidRPr="00123CE9" w:rsidRDefault="000D610A" w:rsidP="000D610A">
            <w:pPr>
              <w:pStyle w:val="Heading3"/>
              <w:numPr>
                <w:ilvl w:val="0"/>
                <w:numId w:val="42"/>
              </w:numPr>
              <w:tabs>
                <w:tab w:val="left" w:pos="-2600"/>
              </w:tabs>
              <w:spacing w:before="0"/>
              <w:ind w:right="90"/>
              <w:rPr>
                <w:rFonts w:asciiTheme="minorHAnsi" w:hAnsiTheme="minorHAnsi"/>
                <w:b/>
                <w:caps/>
                <w:sz w:val="18"/>
              </w:rPr>
            </w:pPr>
            <w:r w:rsidRPr="00BA1C5B">
              <w:rPr>
                <w:rFonts w:asciiTheme="minorHAnsi" w:hAnsiTheme="minorHAnsi"/>
                <w:snapToGrid w:val="0"/>
                <w:sz w:val="18"/>
                <w:szCs w:val="18"/>
              </w:rPr>
              <w:t xml:space="preserve">I am either: a) a responsible person eligible under Division 3 of the Business and Professions Code </w:t>
            </w:r>
            <w:r w:rsidRPr="00BA1C5B">
              <w:rPr>
                <w:rFonts w:asciiTheme="minorHAnsi" w:hAnsiTheme="minorHAnsi"/>
                <w:sz w:val="18"/>
                <w:szCs w:val="18"/>
              </w:rPr>
              <w:t xml:space="preserve">in the applicable classification to accept responsibility for the system design, construction, or installation </w:t>
            </w:r>
            <w:r w:rsidRPr="00BA1C5B">
              <w:rPr>
                <w:rFonts w:asciiTheme="minorHAnsi" w:hAnsiTheme="minorHAnsi"/>
                <w:snapToGrid w:val="0"/>
                <w:sz w:val="18"/>
                <w:szCs w:val="18"/>
              </w:rPr>
              <w:t xml:space="preserve">of features, materials, components, or manufactured devices </w:t>
            </w:r>
            <w:r w:rsidRPr="00BA1C5B">
              <w:rPr>
                <w:rFonts w:asciiTheme="minorHAnsi" w:hAnsiTheme="minorHAnsi"/>
                <w:sz w:val="18"/>
                <w:szCs w:val="18"/>
              </w:rPr>
              <w:t xml:space="preserve">for the scope of work identified on this Certificate of Installation </w:t>
            </w:r>
            <w:r w:rsidRPr="00BA1C5B">
              <w:rPr>
                <w:rFonts w:asciiTheme="minorHAnsi" w:hAnsiTheme="minorHAnsi"/>
                <w:snapToGrid w:val="0"/>
                <w:sz w:val="18"/>
                <w:szCs w:val="18"/>
              </w:rPr>
              <w:t>and attest to the declarations in this statement</w:t>
            </w:r>
            <w:r w:rsidRPr="00BA1C5B">
              <w:rPr>
                <w:rFonts w:asciiTheme="minorHAnsi" w:hAnsiTheme="minorHAnsi"/>
                <w:sz w:val="18"/>
                <w:szCs w:val="18"/>
              </w:rPr>
              <w:t>, or b) I am an authorized representative of the responsible person and attest to the declarations in this statement on the responsible person’s behalf</w:t>
            </w:r>
            <w:r w:rsidRPr="00BA1C5B">
              <w:rPr>
                <w:rFonts w:asciiTheme="minorHAnsi" w:eastAsia="Calibri" w:hAnsiTheme="minorHAnsi"/>
                <w:sz w:val="18"/>
                <w:szCs w:val="18"/>
              </w:rPr>
              <w:t>.</w:t>
            </w:r>
          </w:p>
          <w:p w14:paraId="68F99731" w14:textId="77777777" w:rsidR="000D610A" w:rsidRPr="00BA1C5B" w:rsidRDefault="000D610A" w:rsidP="000D610A">
            <w:pPr>
              <w:keepNext/>
              <w:numPr>
                <w:ilvl w:val="0"/>
                <w:numId w:val="42"/>
              </w:numPr>
              <w:autoSpaceDE w:val="0"/>
              <w:autoSpaceDN w:val="0"/>
              <w:adjustRightInd w:val="0"/>
              <w:spacing w:after="0" w:line="240" w:lineRule="auto"/>
              <w:ind w:right="90"/>
              <w:rPr>
                <w:sz w:val="18"/>
                <w:szCs w:val="18"/>
              </w:rPr>
            </w:pPr>
            <w:r w:rsidRPr="00BA1C5B">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A1C5B">
              <w:rPr>
                <w:rFonts w:cs="TimesNewRomanPSMT"/>
                <w:sz w:val="18"/>
                <w:szCs w:val="18"/>
              </w:rPr>
              <w:t>.</w:t>
            </w:r>
          </w:p>
          <w:p w14:paraId="4A2A2F7B" w14:textId="77777777" w:rsidR="000D610A" w:rsidRPr="00123CE9" w:rsidRDefault="000D610A" w:rsidP="000D610A">
            <w:pPr>
              <w:pStyle w:val="ListParagraph"/>
              <w:keepNext/>
              <w:numPr>
                <w:ilvl w:val="0"/>
                <w:numId w:val="42"/>
              </w:numPr>
              <w:autoSpaceDE w:val="0"/>
              <w:autoSpaceDN w:val="0"/>
              <w:adjustRightInd w:val="0"/>
              <w:spacing w:after="0" w:line="240" w:lineRule="auto"/>
              <w:rPr>
                <w:rFonts w:asciiTheme="minorHAnsi" w:hAnsiTheme="minorHAnsi"/>
                <w:sz w:val="18"/>
              </w:rPr>
            </w:pPr>
            <w:r w:rsidRPr="00BA1C5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BA1C5B" w:rsidDel="001D633D">
              <w:rPr>
                <w:rFonts w:asciiTheme="minorHAnsi" w:hAnsiTheme="minorHAnsi"/>
                <w:sz w:val="18"/>
                <w:szCs w:val="18"/>
              </w:rPr>
              <w:t xml:space="preserve"> </w:t>
            </w:r>
          </w:p>
          <w:p w14:paraId="0F7F4522" w14:textId="78DFD1EF" w:rsidR="00913A72" w:rsidRPr="00913A72" w:rsidRDefault="000D610A" w:rsidP="00E65CD8">
            <w:pPr>
              <w:keepNext/>
              <w:numPr>
                <w:ilvl w:val="0"/>
                <w:numId w:val="28"/>
              </w:numPr>
              <w:autoSpaceDE w:val="0"/>
              <w:autoSpaceDN w:val="0"/>
              <w:adjustRightInd w:val="0"/>
              <w:spacing w:after="0" w:line="240" w:lineRule="auto"/>
              <w:contextualSpacing/>
              <w:rPr>
                <w:rFonts w:asciiTheme="minorHAnsi" w:eastAsia="Times New Roman" w:hAnsiTheme="minorHAnsi"/>
                <w:b/>
                <w:sz w:val="20"/>
                <w:szCs w:val="20"/>
              </w:rPr>
            </w:pPr>
            <w:r w:rsidRPr="00BA1C5B">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13A72" w:rsidRPr="00913A72" w14:paraId="0F7F4526" w14:textId="77777777" w:rsidTr="00AE6068">
        <w:tblPrEx>
          <w:tblCellMar>
            <w:left w:w="108" w:type="dxa"/>
            <w:right w:w="108" w:type="dxa"/>
          </w:tblCellMar>
        </w:tblPrEx>
        <w:trPr>
          <w:trHeight w:val="360"/>
        </w:trPr>
        <w:tc>
          <w:tcPr>
            <w:tcW w:w="5307" w:type="dxa"/>
          </w:tcPr>
          <w:p w14:paraId="0F7F4524" w14:textId="77777777" w:rsidR="00913A72" w:rsidRPr="00913A72"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Name:</w:t>
            </w:r>
          </w:p>
        </w:tc>
        <w:tc>
          <w:tcPr>
            <w:tcW w:w="5643" w:type="dxa"/>
            <w:gridSpan w:val="3"/>
          </w:tcPr>
          <w:p w14:paraId="0F7F4525" w14:textId="77777777" w:rsidR="00913A72" w:rsidRPr="00913A72"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Signature:</w:t>
            </w:r>
          </w:p>
        </w:tc>
      </w:tr>
      <w:tr w:rsidR="00913A72" w:rsidRPr="00913A72"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Position With Company (Title):</w:t>
            </w:r>
          </w:p>
        </w:tc>
      </w:tr>
      <w:tr w:rsidR="00913A72" w:rsidRPr="00913A72"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CSLB License:</w:t>
            </w:r>
          </w:p>
        </w:tc>
      </w:tr>
      <w:tr w:rsidR="00913A72" w:rsidRPr="00913A72"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Phone</w:t>
            </w:r>
            <w:r w:rsidR="003E5D1D">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913A72" w:rsidRPr="00913A72"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 xml:space="preserve">Name of TPQCP (if applicable): </w:t>
            </w:r>
          </w:p>
        </w:tc>
      </w:tr>
    </w:tbl>
    <w:p w14:paraId="0F7F4534" w14:textId="77777777" w:rsidR="006D2E42" w:rsidRPr="006D2E42" w:rsidRDefault="006D2E42" w:rsidP="00DC522B">
      <w:pPr>
        <w:spacing w:after="0" w:line="240" w:lineRule="auto"/>
        <w:rPr>
          <w:rFonts w:asciiTheme="minorHAnsi" w:hAnsiTheme="minorHAnsi" w:cs="Arial"/>
          <w:b/>
          <w:sz w:val="20"/>
          <w:szCs w:val="20"/>
        </w:rPr>
      </w:pPr>
    </w:p>
    <w:p w14:paraId="0F7F4535" w14:textId="77777777" w:rsidR="006D2E42" w:rsidRDefault="006D2E42" w:rsidP="00DC522B">
      <w:pPr>
        <w:spacing w:after="0" w:line="240" w:lineRule="auto"/>
        <w:rPr>
          <w:rFonts w:asciiTheme="minorHAnsi" w:hAnsiTheme="minorHAnsi" w:cs="Arial"/>
          <w:b/>
          <w:sz w:val="20"/>
          <w:szCs w:val="20"/>
        </w:rPr>
      </w:pPr>
    </w:p>
    <w:p w14:paraId="0F7F4536" w14:textId="77777777" w:rsidR="00B02169" w:rsidRPr="006D2E42" w:rsidRDefault="00B02169" w:rsidP="00DC522B">
      <w:pPr>
        <w:spacing w:after="0" w:line="240" w:lineRule="auto"/>
        <w:rPr>
          <w:rFonts w:asciiTheme="minorHAnsi" w:hAnsiTheme="minorHAnsi" w:cs="Arial"/>
          <w:b/>
          <w:sz w:val="20"/>
          <w:szCs w:val="20"/>
        </w:rPr>
        <w:sectPr w:rsidR="00B02169" w:rsidRPr="006D2E42" w:rsidSect="00C12EA4">
          <w:headerReference w:type="even" r:id="rId10"/>
          <w:headerReference w:type="default" r:id="rId11"/>
          <w:footerReference w:type="default" r:id="rId12"/>
          <w:headerReference w:type="first" r:id="rId13"/>
          <w:pgSz w:w="15840" w:h="12240" w:orient="landscape" w:code="1"/>
          <w:pgMar w:top="720" w:right="720" w:bottom="720" w:left="720" w:header="432" w:footer="432" w:gutter="0"/>
          <w:cols w:space="720"/>
          <w:docGrid w:linePitch="360"/>
        </w:sectPr>
      </w:pPr>
    </w:p>
    <w:p w14:paraId="0F7F4537" w14:textId="540F3E86" w:rsidR="004035F2" w:rsidRPr="009A48FF" w:rsidRDefault="009A48FF" w:rsidP="00E65CD8">
      <w:pPr>
        <w:spacing w:after="0" w:line="240" w:lineRule="auto"/>
        <w:jc w:val="center"/>
        <w:rPr>
          <w:b/>
        </w:rPr>
      </w:pPr>
      <w:r>
        <w:rPr>
          <w:b/>
        </w:rPr>
        <w:lastRenderedPageBreak/>
        <w:t>CF2R-P</w:t>
      </w:r>
      <w:r w:rsidR="007D76B1">
        <w:rPr>
          <w:b/>
        </w:rPr>
        <w:t>LB-22-H</w:t>
      </w:r>
      <w:r w:rsidR="003E5D1D">
        <w:rPr>
          <w:b/>
        </w:rPr>
        <w:t xml:space="preserve"> User Instructions</w:t>
      </w:r>
    </w:p>
    <w:bookmarkEnd w:id="0"/>
    <w:p w14:paraId="0F7F4538" w14:textId="77777777" w:rsidR="00BD7E2D" w:rsidRDefault="00BD7E2D" w:rsidP="00DC522B">
      <w:pPr>
        <w:spacing w:after="0" w:line="240" w:lineRule="auto"/>
        <w:rPr>
          <w:rFonts w:asciiTheme="minorHAnsi" w:hAnsiTheme="minorHAnsi"/>
          <w:b/>
          <w:sz w:val="20"/>
          <w:szCs w:val="20"/>
        </w:rPr>
      </w:pPr>
    </w:p>
    <w:p w14:paraId="0F7F4539" w14:textId="77777777" w:rsidR="007D76B1" w:rsidRPr="00CC6AD2"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0F7F453A" w14:textId="77D178C8"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 xml:space="preserve">01 This identifies the dwelling unit on this </w:t>
      </w:r>
      <w:r w:rsidR="00BF7314">
        <w:rPr>
          <w:rFonts w:asciiTheme="minorHAnsi" w:hAnsiTheme="minorHAnsi" w:cs="Arial"/>
          <w:sz w:val="20"/>
          <w:szCs w:val="20"/>
        </w:rPr>
        <w:t xml:space="preserve">compliance document </w:t>
      </w:r>
      <w:r>
        <w:rPr>
          <w:rFonts w:asciiTheme="minorHAnsi" w:hAnsiTheme="minorHAnsi" w:cs="Arial"/>
          <w:sz w:val="20"/>
          <w:szCs w:val="20"/>
        </w:rPr>
        <w:t>and is reference</w:t>
      </w:r>
      <w:r w:rsidR="00BF7314">
        <w:rPr>
          <w:rFonts w:asciiTheme="minorHAnsi" w:hAnsiTheme="minorHAnsi" w:cs="Arial"/>
          <w:sz w:val="20"/>
          <w:szCs w:val="20"/>
        </w:rPr>
        <w:t>d</w:t>
      </w:r>
      <w:r>
        <w:rPr>
          <w:rFonts w:asciiTheme="minorHAnsi" w:hAnsiTheme="minorHAnsi" w:cs="Arial"/>
          <w:sz w:val="20"/>
          <w:szCs w:val="20"/>
        </w:rPr>
        <w:t xml:space="preserve"> from the CF1R. One form is required for each dwelling unit in the building.</w:t>
      </w:r>
    </w:p>
    <w:p w14:paraId="0F7F453B"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0F7F453C" w14:textId="77777777" w:rsidR="007D76B1" w:rsidRDefault="007D76B1" w:rsidP="007D76B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0F7F453D" w14:textId="3A137848"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20E712D2" w14:textId="77777777" w:rsidR="003E5D1D" w:rsidRDefault="003E5D1D"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0F7F453E" w14:textId="77777777" w:rsidR="007D76B1" w:rsidRDefault="007D76B1" w:rsidP="007D76B1">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0F7F453F" w14:textId="17FA4417" w:rsidR="007D76B1" w:rsidRDefault="007D76B1" w:rsidP="007D76B1">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0F7F4541" w14:textId="7712E957" w:rsidR="007D76B1" w:rsidRPr="00473781" w:rsidRDefault="007D76B1" w:rsidP="007D76B1">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CF1R</w:t>
      </w:r>
      <w:r w:rsidR="00BF7314">
        <w:rPr>
          <w:rFonts w:asciiTheme="minorHAnsi" w:hAnsiTheme="minorHAnsi"/>
          <w:sz w:val="20"/>
          <w:szCs w:val="20"/>
        </w:rPr>
        <w:t>.</w:t>
      </w:r>
    </w:p>
    <w:p w14:paraId="0F7F4542" w14:textId="184E758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BF7314">
        <w:rPr>
          <w:rFonts w:asciiTheme="minorHAnsi" w:hAnsiTheme="minorHAnsi"/>
          <w:sz w:val="20"/>
          <w:szCs w:val="20"/>
        </w:rPr>
        <w:t>.</w:t>
      </w:r>
    </w:p>
    <w:p w14:paraId="0F7F4543" w14:textId="53D167DD" w:rsidR="007D76B1" w:rsidRPr="00473781" w:rsidRDefault="007D76B1" w:rsidP="007D76B1">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CF1R.</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 Storage, Small Storage, Heat Pump, Boiler, Large Instantaneous, Small Instantaneous or Indirect</w:t>
      </w:r>
      <w:r w:rsidR="00BF7314">
        <w:rPr>
          <w:rFonts w:asciiTheme="minorHAnsi" w:hAnsiTheme="minorHAnsi"/>
          <w:sz w:val="20"/>
          <w:szCs w:val="20"/>
        </w:rPr>
        <w:t>.</w:t>
      </w:r>
    </w:p>
    <w:p w14:paraId="0F7F4544" w14:textId="238A7509"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BF7314">
        <w:rPr>
          <w:rFonts w:asciiTheme="minorHAnsi" w:hAnsiTheme="minorHAnsi"/>
          <w:sz w:val="20"/>
          <w:szCs w:val="20"/>
        </w:rPr>
        <w:t>.</w:t>
      </w:r>
      <w:proofErr w:type="gramEnd"/>
    </w:p>
    <w:p w14:paraId="0F7F4545" w14:textId="11B89564"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w:t>
      </w:r>
      <w:r w:rsidR="00DD7A9E">
        <w:rPr>
          <w:rFonts w:asciiTheme="minorHAnsi" w:hAnsiTheme="minorHAnsi"/>
          <w:sz w:val="20"/>
          <w:szCs w:val="20"/>
        </w:rPr>
        <w:t>if water heater type is instantaneous with zero storage.</w:t>
      </w:r>
      <w:r>
        <w:rPr>
          <w:rFonts w:asciiTheme="minorHAnsi" w:hAnsiTheme="minorHAnsi"/>
          <w:sz w:val="20"/>
          <w:szCs w:val="20"/>
        </w:rPr>
        <w:t xml:space="preserve">  </w:t>
      </w:r>
    </w:p>
    <w:p w14:paraId="0F7F4546" w14:textId="6CF10BA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0F7F4547" w14:textId="6B29651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Btu/Hr. </w:t>
      </w:r>
      <w:proofErr w:type="gramStart"/>
      <w:r>
        <w:rPr>
          <w:rFonts w:asciiTheme="minorHAnsi" w:hAnsiTheme="minorHAnsi"/>
          <w:sz w:val="20"/>
          <w:szCs w:val="20"/>
        </w:rPr>
        <w:t>For</w:t>
      </w:r>
      <w:proofErr w:type="gramEnd"/>
      <w:r>
        <w:rPr>
          <w:rFonts w:asciiTheme="minorHAnsi" w:hAnsiTheme="minorHAnsi"/>
          <w:sz w:val="20"/>
          <w:szCs w:val="20"/>
        </w:rPr>
        <w:t xml:space="preserve"> electric the input type is kW</w:t>
      </w:r>
      <w:r w:rsidR="00BF7314">
        <w:rPr>
          <w:rFonts w:asciiTheme="minorHAnsi" w:hAnsiTheme="minorHAnsi"/>
          <w:sz w:val="20"/>
          <w:szCs w:val="20"/>
        </w:rPr>
        <w:t>.</w:t>
      </w:r>
    </w:p>
    <w:p w14:paraId="0F7F4548" w14:textId="28BC552A"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less than value indicated on the CF1R</w:t>
      </w:r>
      <w:r w:rsidR="00BF7314">
        <w:rPr>
          <w:rFonts w:asciiTheme="minorHAnsi" w:hAnsiTheme="minorHAnsi"/>
          <w:sz w:val="20"/>
          <w:szCs w:val="20"/>
        </w:rPr>
        <w:t>.</w:t>
      </w:r>
      <w:proofErr w:type="gramEnd"/>
    </w:p>
    <w:p w14:paraId="0F7F4549" w14:textId="3937095C"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and Thermal Efficiency</w:t>
      </w:r>
      <w:r w:rsidR="00BF7314">
        <w:rPr>
          <w:rFonts w:asciiTheme="minorHAnsi" w:hAnsiTheme="minorHAnsi"/>
          <w:sz w:val="20"/>
          <w:szCs w:val="20"/>
        </w:rPr>
        <w:t>.</w:t>
      </w:r>
    </w:p>
    <w:p w14:paraId="0F7F454A" w14:textId="21C45BDA"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higher efficiency than value indicated on the CF1R</w:t>
      </w:r>
      <w:r w:rsidR="00BF7314">
        <w:rPr>
          <w:rFonts w:asciiTheme="minorHAnsi" w:hAnsiTheme="minorHAnsi"/>
          <w:sz w:val="20"/>
          <w:szCs w:val="20"/>
        </w:rPr>
        <w:t>.</w:t>
      </w:r>
      <w:proofErr w:type="gramEnd"/>
    </w:p>
    <w:p w14:paraId="0F7F454B" w14:textId="109900C4"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Must be equal to or less than value indicated on the CF-1R.</w:t>
      </w:r>
      <w:proofErr w:type="gramEnd"/>
      <w:r>
        <w:rPr>
          <w:rFonts w:asciiTheme="minorHAnsi" w:hAnsiTheme="minorHAnsi"/>
          <w:sz w:val="20"/>
          <w:szCs w:val="20"/>
        </w:rPr>
        <w:t xml:space="preserve"> Value may be N/A if CF1R value is N/A.  </w:t>
      </w:r>
    </w:p>
    <w:p w14:paraId="0F7F454C" w14:textId="2D510397"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Must be equal to or higher than value indicated on the CF1R.</w:t>
      </w:r>
      <w:proofErr w:type="gramEnd"/>
      <w:r>
        <w:rPr>
          <w:rFonts w:asciiTheme="minorHAnsi" w:hAnsiTheme="minorHAnsi"/>
          <w:sz w:val="20"/>
          <w:szCs w:val="20"/>
        </w:rPr>
        <w:t xml:space="preserve"> Value may be N/A if CF-1R value is N/A.  </w:t>
      </w:r>
    </w:p>
    <w:p w14:paraId="0F7F454D" w14:textId="180373F3"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BF7314">
        <w:rPr>
          <w:rFonts w:asciiTheme="minorHAnsi" w:hAnsiTheme="minorHAnsi"/>
          <w:sz w:val="20"/>
          <w:szCs w:val="20"/>
        </w:rPr>
        <w:t>.</w:t>
      </w:r>
    </w:p>
    <w:p w14:paraId="0F7F454E" w14:textId="5783FEAD"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BF7314">
        <w:rPr>
          <w:rFonts w:asciiTheme="minorHAnsi" w:hAnsiTheme="minorHAnsi"/>
          <w:sz w:val="20"/>
          <w:szCs w:val="20"/>
        </w:rPr>
        <w:t>.</w:t>
      </w:r>
    </w:p>
    <w:p w14:paraId="0F7F454F" w14:textId="77777777"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0F7F4550" w14:textId="77777777"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0F7F4551" w14:textId="7DCE2509"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F7314">
        <w:rPr>
          <w:rFonts w:asciiTheme="minorHAnsi" w:hAnsiTheme="minorHAnsi" w:cs="Arial"/>
          <w:sz w:val="20"/>
          <w:szCs w:val="20"/>
        </w:rPr>
        <w:t>.</w:t>
      </w:r>
    </w:p>
    <w:p w14:paraId="0F7F4553" w14:textId="686FC394"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CF1R.</w:t>
      </w:r>
    </w:p>
    <w:p w14:paraId="0F7F4554" w14:textId="22AEE19B"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0F7F4555" w14:textId="2A11ACCF"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0F7F4556"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0F7F4557" w14:textId="4C586F49" w:rsidR="007D76B1" w:rsidRPr="00260947" w:rsidRDefault="007D76B1" w:rsidP="00E65CD8">
      <w:pPr>
        <w:spacing w:after="0" w:line="240" w:lineRule="auto"/>
        <w:rPr>
          <w:rFonts w:asciiTheme="minorHAnsi" w:hAnsiTheme="minorHAnsi" w:cs="Arial"/>
          <w:b/>
          <w:sz w:val="20"/>
          <w:szCs w:val="20"/>
        </w:rPr>
      </w:pPr>
      <w:r>
        <w:rPr>
          <w:rFonts w:asciiTheme="minorHAnsi" w:hAnsiTheme="minorHAnsi" w:cs="Arial"/>
          <w:b/>
          <w:sz w:val="20"/>
          <w:szCs w:val="20"/>
        </w:rPr>
        <w:t xml:space="preserve">E. </w:t>
      </w:r>
      <w:r w:rsidR="003E5D1D">
        <w:rPr>
          <w:rFonts w:asciiTheme="minorHAnsi" w:hAnsiTheme="minorHAnsi" w:cs="Arial"/>
          <w:b/>
          <w:sz w:val="20"/>
          <w:szCs w:val="20"/>
        </w:rPr>
        <w:t>Mandatory Measures for All Domestic Hot Water Distribution Systems</w:t>
      </w:r>
    </w:p>
    <w:p w14:paraId="0F7F4558" w14:textId="632E34BC"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F7314">
        <w:rPr>
          <w:rFonts w:asciiTheme="minorHAnsi" w:hAnsiTheme="minorHAnsi" w:cs="Arial"/>
          <w:sz w:val="20"/>
          <w:szCs w:val="20"/>
        </w:rPr>
        <w:t>i</w:t>
      </w:r>
      <w:r>
        <w:rPr>
          <w:rFonts w:asciiTheme="minorHAnsi" w:hAnsiTheme="minorHAnsi" w:cs="Arial"/>
          <w:sz w:val="20"/>
          <w:szCs w:val="20"/>
        </w:rPr>
        <w:t xml:space="preserve">n this table are met. </w:t>
      </w:r>
    </w:p>
    <w:p w14:paraId="0F7F4559"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32F34D9D" w14:textId="77777777" w:rsidR="00362F77" w:rsidRDefault="00362F77">
      <w:pPr>
        <w:spacing w:after="0" w:line="240" w:lineRule="auto"/>
        <w:rPr>
          <w:rFonts w:asciiTheme="minorHAnsi" w:hAnsiTheme="minorHAnsi" w:cs="Arial"/>
          <w:b/>
          <w:sz w:val="20"/>
          <w:szCs w:val="20"/>
        </w:rPr>
      </w:pPr>
      <w:r>
        <w:rPr>
          <w:rFonts w:asciiTheme="minorHAnsi" w:hAnsiTheme="minorHAnsi" w:cs="Arial"/>
          <w:b/>
          <w:sz w:val="20"/>
          <w:szCs w:val="20"/>
        </w:rPr>
        <w:br w:type="page"/>
      </w:r>
    </w:p>
    <w:p w14:paraId="0F7F455A" w14:textId="20172501"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lastRenderedPageBreak/>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0F7F455B" w14:textId="0CFC33F0"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F7F455C"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0F7F455D" w14:textId="77777777" w:rsidR="007D76B1" w:rsidRPr="00EC7885"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55E" w14:textId="0A1C97DD"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F7F455F"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0F7F4560"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0F7F4561" w14:textId="130096D6"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distance between the water heater to furthest point of water use does not exceed the maximum indicated in Table H1 below. Calculate the Floor Area Served by dividing the conditioned floor area by the number of installed water heaters (Floor Area Served= CFA/# of WH). In addition all hot water lines shall be insulated.</w:t>
      </w:r>
    </w:p>
    <w:p w14:paraId="0F7F4562" w14:textId="77777777" w:rsidR="007D76B1" w:rsidRDefault="007D76B1" w:rsidP="007D76B1">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7D76B1" w:rsidRPr="006D2E42" w14:paraId="0F7F4565" w14:textId="77777777" w:rsidTr="0023694B">
        <w:trPr>
          <w:trHeight w:val="386"/>
          <w:jc w:val="center"/>
        </w:trPr>
        <w:tc>
          <w:tcPr>
            <w:tcW w:w="5234" w:type="dxa"/>
            <w:gridSpan w:val="2"/>
            <w:tcBorders>
              <w:top w:val="single" w:sz="4" w:space="0" w:color="auto"/>
              <w:left w:val="single" w:sz="4" w:space="0" w:color="auto"/>
              <w:right w:val="single" w:sz="4" w:space="0" w:color="auto"/>
            </w:tcBorders>
          </w:tcPr>
          <w:p w14:paraId="0F7F4563" w14:textId="77777777" w:rsidR="007D76B1" w:rsidRPr="00604247" w:rsidRDefault="007D76B1" w:rsidP="0023694B">
            <w:pPr>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0F7F4564" w14:textId="77777777" w:rsidR="007D76B1" w:rsidRPr="006D2E42" w:rsidRDefault="007D76B1" w:rsidP="0023694B">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7D76B1" w:rsidRPr="006D2E42" w14:paraId="0F7F4568" w14:textId="77777777" w:rsidTr="0023694B">
        <w:trPr>
          <w:trHeight w:val="386"/>
          <w:jc w:val="center"/>
        </w:trPr>
        <w:tc>
          <w:tcPr>
            <w:tcW w:w="2007" w:type="dxa"/>
            <w:tcBorders>
              <w:top w:val="single" w:sz="4" w:space="0" w:color="auto"/>
              <w:left w:val="single" w:sz="4" w:space="0" w:color="auto"/>
              <w:right w:val="single" w:sz="4" w:space="0" w:color="auto"/>
            </w:tcBorders>
          </w:tcPr>
          <w:p w14:paraId="0F7F4566" w14:textId="77777777" w:rsidR="007D76B1" w:rsidRPr="006D2E42" w:rsidRDefault="007D76B1" w:rsidP="00C17920">
            <w:pPr>
              <w:spacing w:after="0" w:line="240" w:lineRule="auto"/>
              <w:jc w:val="center"/>
              <w:rPr>
                <w:rFonts w:asciiTheme="minorHAnsi" w:hAnsiTheme="minorHAnsi"/>
                <w:sz w:val="20"/>
                <w:szCs w:val="20"/>
                <w:u w:val="double"/>
              </w:rPr>
            </w:pPr>
            <w:r w:rsidRPr="006D2E42">
              <w:rPr>
                <w:rFonts w:asciiTheme="minorHAnsi" w:hAnsiTheme="minorHAnsi"/>
                <w:sz w:val="20"/>
                <w:szCs w:val="20"/>
              </w:rPr>
              <w:t>Floor Area Served (ft</w:t>
            </w:r>
            <w:r w:rsidRPr="00C17920">
              <w:rPr>
                <w:rFonts w:asciiTheme="minorHAnsi" w:hAnsiTheme="minorHAnsi"/>
                <w:sz w:val="20"/>
                <w:szCs w:val="20"/>
                <w:vertAlign w:val="superscript"/>
              </w:rPr>
              <w:t>2</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0F7F4567" w14:textId="77777777" w:rsidR="007D76B1" w:rsidRPr="006D2E42" w:rsidRDefault="007D76B1" w:rsidP="00C17920">
            <w:pPr>
              <w:spacing w:after="0" w:line="240" w:lineRule="auto"/>
              <w:jc w:val="center"/>
              <w:rPr>
                <w:rFonts w:asciiTheme="minorHAnsi" w:hAnsiTheme="minorHAnsi"/>
                <w:sz w:val="20"/>
                <w:szCs w:val="20"/>
                <w:u w:val="double"/>
              </w:rPr>
            </w:pPr>
            <w:r w:rsidRPr="006D2E42">
              <w:rPr>
                <w:rFonts w:asciiTheme="minorHAnsi" w:hAnsiTheme="minorHAnsi"/>
                <w:sz w:val="20"/>
                <w:szCs w:val="20"/>
              </w:rPr>
              <w:t>Maximum Measured Water Heater To Use Point Distance (</w:t>
            </w:r>
            <w:proofErr w:type="spellStart"/>
            <w:r w:rsidRPr="006D2E42">
              <w:rPr>
                <w:rFonts w:asciiTheme="minorHAnsi" w:hAnsiTheme="minorHAnsi"/>
                <w:sz w:val="20"/>
                <w:szCs w:val="20"/>
              </w:rPr>
              <w:t>ft</w:t>
            </w:r>
            <w:proofErr w:type="spellEnd"/>
            <w:r w:rsidRPr="006D2E42">
              <w:rPr>
                <w:rFonts w:asciiTheme="minorHAnsi" w:hAnsiTheme="minorHAnsi"/>
                <w:sz w:val="20"/>
                <w:szCs w:val="20"/>
              </w:rPr>
              <w:t>)</w:t>
            </w:r>
          </w:p>
        </w:tc>
      </w:tr>
      <w:tr w:rsidR="007D76B1" w:rsidRPr="006D2E42" w14:paraId="0F7F456B" w14:textId="77777777" w:rsidTr="0023694B">
        <w:trPr>
          <w:trHeight w:val="206"/>
          <w:jc w:val="center"/>
        </w:trPr>
        <w:tc>
          <w:tcPr>
            <w:tcW w:w="2007" w:type="dxa"/>
            <w:tcBorders>
              <w:top w:val="single" w:sz="4" w:space="0" w:color="auto"/>
              <w:left w:val="single" w:sz="4" w:space="0" w:color="auto"/>
              <w:right w:val="single" w:sz="4" w:space="0" w:color="auto"/>
            </w:tcBorders>
          </w:tcPr>
          <w:p w14:paraId="0F7F4569"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0F7F456A"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7D76B1" w:rsidRPr="006D2E42" w14:paraId="0F7F456E" w14:textId="77777777" w:rsidTr="0023694B">
        <w:trPr>
          <w:trHeight w:hRule="exact" w:val="240"/>
          <w:jc w:val="center"/>
        </w:trPr>
        <w:tc>
          <w:tcPr>
            <w:tcW w:w="2007" w:type="dxa"/>
            <w:tcBorders>
              <w:left w:val="single" w:sz="4" w:space="0" w:color="auto"/>
              <w:right w:val="single" w:sz="4" w:space="0" w:color="auto"/>
            </w:tcBorders>
          </w:tcPr>
          <w:p w14:paraId="0F7F456C"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0F7F456D"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7D76B1" w:rsidRPr="006D2E42" w14:paraId="0F7F4571" w14:textId="77777777" w:rsidTr="0023694B">
        <w:trPr>
          <w:trHeight w:hRule="exact" w:val="240"/>
          <w:jc w:val="center"/>
        </w:trPr>
        <w:tc>
          <w:tcPr>
            <w:tcW w:w="2007" w:type="dxa"/>
            <w:tcBorders>
              <w:left w:val="single" w:sz="4" w:space="0" w:color="auto"/>
              <w:right w:val="single" w:sz="4" w:space="0" w:color="auto"/>
            </w:tcBorders>
          </w:tcPr>
          <w:p w14:paraId="0F7F456F"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0F7F4570"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7D76B1" w:rsidRPr="006D2E42" w14:paraId="0F7F4574" w14:textId="77777777" w:rsidTr="0023694B">
        <w:trPr>
          <w:trHeight w:hRule="exact" w:val="240"/>
          <w:jc w:val="center"/>
        </w:trPr>
        <w:tc>
          <w:tcPr>
            <w:tcW w:w="2007" w:type="dxa"/>
            <w:tcBorders>
              <w:left w:val="single" w:sz="4" w:space="0" w:color="auto"/>
              <w:right w:val="single" w:sz="4" w:space="0" w:color="auto"/>
            </w:tcBorders>
          </w:tcPr>
          <w:p w14:paraId="0F7F4572"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0F7F4573"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7D76B1" w:rsidRPr="006D2E42" w14:paraId="0F7F4577" w14:textId="77777777" w:rsidTr="00C17920">
        <w:trPr>
          <w:trHeight w:hRule="exact" w:val="240"/>
          <w:jc w:val="center"/>
        </w:trPr>
        <w:tc>
          <w:tcPr>
            <w:tcW w:w="2007" w:type="dxa"/>
            <w:tcBorders>
              <w:left w:val="single" w:sz="4" w:space="0" w:color="auto"/>
              <w:right w:val="single" w:sz="4" w:space="0" w:color="auto"/>
            </w:tcBorders>
          </w:tcPr>
          <w:p w14:paraId="0F7F4575"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0F7F4576" w14:textId="77777777" w:rsidR="007D76B1" w:rsidRPr="006D2E42" w:rsidRDefault="007D76B1" w:rsidP="0023694B">
            <w:pPr>
              <w:spacing w:after="0" w:line="240" w:lineRule="auto"/>
              <w:jc w:val="center"/>
              <w:rPr>
                <w:rFonts w:asciiTheme="minorHAnsi" w:hAnsiTheme="minorHAnsi"/>
                <w:sz w:val="20"/>
                <w:szCs w:val="20"/>
              </w:rPr>
            </w:pPr>
            <w:r>
              <w:rPr>
                <w:rFonts w:asciiTheme="minorHAnsi" w:hAnsiTheme="minorHAnsi"/>
                <w:sz w:val="20"/>
                <w:szCs w:val="20"/>
              </w:rPr>
              <w:t>68</w:t>
            </w:r>
          </w:p>
        </w:tc>
      </w:tr>
      <w:tr w:rsidR="007D76B1" w:rsidRPr="006D2E42" w14:paraId="0F7F457A" w14:textId="77777777" w:rsidTr="00C17920">
        <w:trPr>
          <w:trHeight w:hRule="exact" w:val="240"/>
          <w:jc w:val="center"/>
        </w:trPr>
        <w:tc>
          <w:tcPr>
            <w:tcW w:w="2007" w:type="dxa"/>
            <w:tcBorders>
              <w:left w:val="single" w:sz="4" w:space="0" w:color="auto"/>
              <w:bottom w:val="single" w:sz="4" w:space="0" w:color="auto"/>
              <w:right w:val="single" w:sz="4" w:space="0" w:color="auto"/>
            </w:tcBorders>
          </w:tcPr>
          <w:p w14:paraId="0F7F4578" w14:textId="77777777" w:rsidR="007D76B1" w:rsidRPr="006D2E42" w:rsidRDefault="007D76B1" w:rsidP="0023694B">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0F7F4579" w14:textId="77777777" w:rsidR="007D76B1" w:rsidRPr="006D2E42" w:rsidRDefault="007D76B1" w:rsidP="0023694B">
            <w:pPr>
              <w:spacing w:after="0" w:line="240" w:lineRule="auto"/>
              <w:jc w:val="center"/>
              <w:rPr>
                <w:rFonts w:asciiTheme="minorHAnsi" w:hAnsiTheme="minorHAnsi"/>
                <w:sz w:val="20"/>
                <w:szCs w:val="20"/>
              </w:rPr>
            </w:pPr>
          </w:p>
        </w:tc>
      </w:tr>
    </w:tbl>
    <w:p w14:paraId="0F7F4591" w14:textId="77777777" w:rsidR="007D76B1" w:rsidRDefault="007D76B1" w:rsidP="007D76B1">
      <w:pPr>
        <w:tabs>
          <w:tab w:val="left" w:pos="0"/>
        </w:tabs>
        <w:autoSpaceDE w:val="0"/>
        <w:autoSpaceDN w:val="0"/>
        <w:adjustRightInd w:val="0"/>
        <w:spacing w:after="0" w:line="240" w:lineRule="auto"/>
        <w:ind w:left="180" w:hanging="180"/>
        <w:rPr>
          <w:rFonts w:ascii="ArialMT" w:hAnsi="ArialMT" w:cs="ArialMT"/>
          <w:sz w:val="20"/>
          <w:szCs w:val="20"/>
        </w:rPr>
      </w:pPr>
    </w:p>
    <w:p w14:paraId="0F7F4592" w14:textId="3857A008" w:rsidR="007D76B1" w:rsidRDefault="00264A7E" w:rsidP="007D76B1">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7D76B1">
        <w:rPr>
          <w:rFonts w:asciiTheme="minorHAnsi" w:hAnsiTheme="minorHAnsi" w:cs="Arial"/>
          <w:b/>
          <w:sz w:val="20"/>
          <w:szCs w:val="20"/>
        </w:rPr>
        <w:t xml:space="preserve">. </w:t>
      </w:r>
      <w:r w:rsidR="007D76B1" w:rsidRPr="006D2E42">
        <w:rPr>
          <w:rFonts w:asciiTheme="minorHAnsi" w:hAnsiTheme="minorHAnsi"/>
          <w:b/>
          <w:sz w:val="20"/>
          <w:szCs w:val="20"/>
        </w:rPr>
        <w:t>HERS-Verified Demand Recirculation Manual Control</w:t>
      </w:r>
      <w:r w:rsidR="007D76B1">
        <w:rPr>
          <w:rFonts w:asciiTheme="minorHAnsi" w:hAnsiTheme="minorHAnsi"/>
          <w:b/>
          <w:sz w:val="20"/>
          <w:szCs w:val="20"/>
        </w:rPr>
        <w:t xml:space="preserve"> </w:t>
      </w:r>
      <w:r w:rsidR="007D76B1">
        <w:rPr>
          <w:rFonts w:asciiTheme="minorHAnsi" w:hAnsiTheme="minorHAnsi" w:cs="Arial"/>
          <w:b/>
          <w:sz w:val="20"/>
          <w:szCs w:val="20"/>
        </w:rPr>
        <w:t>Requirements</w:t>
      </w:r>
    </w:p>
    <w:p w14:paraId="0F7F4593" w14:textId="5A5E205B" w:rsidR="007D76B1" w:rsidRDefault="007D76B1" w:rsidP="007D76B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0F7F4594" w14:textId="77777777" w:rsidR="007D76B1" w:rsidRDefault="007D76B1" w:rsidP="007D76B1">
      <w:pPr>
        <w:tabs>
          <w:tab w:val="left" w:pos="0"/>
        </w:tabs>
        <w:autoSpaceDE w:val="0"/>
        <w:autoSpaceDN w:val="0"/>
        <w:adjustRightInd w:val="0"/>
        <w:spacing w:after="0" w:line="240" w:lineRule="auto"/>
        <w:rPr>
          <w:rFonts w:ascii="ArialMT" w:hAnsi="ArialMT" w:cs="ArialMT"/>
          <w:sz w:val="20"/>
          <w:szCs w:val="20"/>
        </w:rPr>
      </w:pPr>
    </w:p>
    <w:p w14:paraId="0F7F4595" w14:textId="680C389E" w:rsidR="007D76B1" w:rsidRDefault="00264A7E" w:rsidP="007D76B1">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7D76B1">
        <w:rPr>
          <w:rFonts w:asciiTheme="minorHAnsi" w:hAnsiTheme="minorHAnsi" w:cs="Arial"/>
          <w:b/>
          <w:sz w:val="20"/>
          <w:szCs w:val="20"/>
        </w:rPr>
        <w:t xml:space="preserve">. </w:t>
      </w:r>
      <w:r w:rsidR="007D76B1" w:rsidRPr="00180B11">
        <w:rPr>
          <w:rFonts w:asciiTheme="minorHAnsi" w:hAnsiTheme="minorHAnsi"/>
          <w:b/>
          <w:sz w:val="20"/>
          <w:szCs w:val="20"/>
        </w:rPr>
        <w:t>HERS-Verified Demand Recirculation Sensor Control</w:t>
      </w:r>
      <w:r w:rsidR="007D76B1">
        <w:rPr>
          <w:rFonts w:asciiTheme="minorHAnsi" w:hAnsiTheme="minorHAnsi"/>
          <w:b/>
          <w:sz w:val="20"/>
          <w:szCs w:val="20"/>
        </w:rPr>
        <w:t xml:space="preserve"> </w:t>
      </w:r>
      <w:r w:rsidR="007D76B1">
        <w:rPr>
          <w:rFonts w:asciiTheme="minorHAnsi" w:hAnsiTheme="minorHAnsi" w:cs="Arial"/>
          <w:b/>
          <w:sz w:val="20"/>
          <w:szCs w:val="20"/>
        </w:rPr>
        <w:t>Requirements</w:t>
      </w:r>
    </w:p>
    <w:p w14:paraId="0F7F4596" w14:textId="43EC5151" w:rsidR="007D76B1" w:rsidRDefault="007D76B1" w:rsidP="007D76B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0F7F4597" w14:textId="77777777" w:rsidR="007D76B1" w:rsidRDefault="007D76B1" w:rsidP="007D76B1">
      <w:pPr>
        <w:spacing w:after="0" w:line="240" w:lineRule="auto"/>
        <w:rPr>
          <w:rFonts w:asciiTheme="minorHAnsi" w:hAnsiTheme="minorHAnsi"/>
          <w:b/>
          <w:sz w:val="20"/>
          <w:szCs w:val="20"/>
        </w:rPr>
      </w:pPr>
    </w:p>
    <w:p w14:paraId="0F7F4598" w14:textId="77777777" w:rsidR="007D76B1" w:rsidRDefault="007D76B1" w:rsidP="007D76B1">
      <w:pPr>
        <w:spacing w:after="0" w:line="240" w:lineRule="auto"/>
        <w:rPr>
          <w:rFonts w:asciiTheme="minorHAnsi" w:hAnsiTheme="minorHAnsi"/>
          <w:b/>
          <w:sz w:val="20"/>
          <w:szCs w:val="20"/>
        </w:rPr>
      </w:pPr>
    </w:p>
    <w:p w14:paraId="0F7F4599" w14:textId="77777777" w:rsidR="00BD7E2D" w:rsidRDefault="00BD7E2D" w:rsidP="00DC522B">
      <w:pPr>
        <w:spacing w:after="0" w:line="240" w:lineRule="auto"/>
        <w:rPr>
          <w:rFonts w:asciiTheme="minorHAnsi" w:hAnsiTheme="minorHAnsi"/>
          <w:b/>
          <w:sz w:val="20"/>
          <w:szCs w:val="20"/>
        </w:rPr>
      </w:pPr>
    </w:p>
    <w:p w14:paraId="0F7F459A" w14:textId="77777777" w:rsidR="00BD7E2D" w:rsidRPr="006D2E42" w:rsidRDefault="00BD7E2D" w:rsidP="00DC522B">
      <w:pPr>
        <w:spacing w:after="0" w:line="240" w:lineRule="auto"/>
        <w:rPr>
          <w:rFonts w:asciiTheme="minorHAnsi" w:hAnsiTheme="minorHAnsi" w:cs="Arial"/>
          <w:sz w:val="20"/>
          <w:szCs w:val="20"/>
        </w:rPr>
      </w:pPr>
    </w:p>
    <w:p w14:paraId="0F7F459B" w14:textId="77777777" w:rsidR="00064F9C" w:rsidRDefault="00064F9C" w:rsidP="00DC522B">
      <w:pPr>
        <w:spacing w:after="0" w:line="240" w:lineRule="auto"/>
        <w:rPr>
          <w:rFonts w:asciiTheme="minorHAnsi" w:hAnsiTheme="minorHAnsi" w:cs="Arial"/>
          <w:sz w:val="20"/>
          <w:szCs w:val="20"/>
        </w:rPr>
        <w:sectPr w:rsidR="00064F9C" w:rsidSect="00C12EA4">
          <w:headerReference w:type="even" r:id="rId14"/>
          <w:headerReference w:type="default" r:id="rId15"/>
          <w:footerReference w:type="default" r:id="rId16"/>
          <w:headerReference w:type="first" r:id="rId17"/>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1938BC" w:rsidRPr="00C711C6" w14:paraId="0F7F459E" w14:textId="77777777" w:rsidTr="00BF7314">
        <w:trPr>
          <w:trHeight w:val="327"/>
        </w:trPr>
        <w:tc>
          <w:tcPr>
            <w:tcW w:w="8118" w:type="dxa"/>
            <w:gridSpan w:val="3"/>
            <w:tcBorders>
              <w:top w:val="single" w:sz="4" w:space="0" w:color="auto"/>
              <w:bottom w:val="single" w:sz="4" w:space="0" w:color="auto"/>
            </w:tcBorders>
            <w:vAlign w:val="center"/>
          </w:tcPr>
          <w:p w14:paraId="0F7F459D" w14:textId="0F332F22" w:rsidR="001938BC" w:rsidRPr="00C711C6"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1938BC" w:rsidRPr="00C711C6" w14:paraId="0F7F45A2" w14:textId="77777777" w:rsidTr="00BF7314">
        <w:trPr>
          <w:trHeight w:val="426"/>
        </w:trPr>
        <w:tc>
          <w:tcPr>
            <w:tcW w:w="918" w:type="dxa"/>
            <w:tcBorders>
              <w:top w:val="single" w:sz="4" w:space="0" w:color="auto"/>
              <w:bottom w:val="single" w:sz="4" w:space="0" w:color="auto"/>
              <w:right w:val="single" w:sz="4" w:space="0" w:color="auto"/>
            </w:tcBorders>
            <w:vAlign w:val="bottom"/>
          </w:tcPr>
          <w:p w14:paraId="0F7F459F" w14:textId="77777777" w:rsidR="001938BC" w:rsidRPr="00C711C6" w:rsidRDefault="001938BC" w:rsidP="001938BC">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F7F45A0" w14:textId="4084702B" w:rsidR="001938BC" w:rsidRPr="00C711C6" w:rsidRDefault="001938BC" w:rsidP="00BF7314">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0F7F45A1" w14:textId="77777777" w:rsidR="001938BC" w:rsidRPr="00C711C6" w:rsidRDefault="006155F7" w:rsidP="001938BC">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0F7F45A3" w14:textId="77777777" w:rsidR="001938BC" w:rsidRDefault="001938BC"/>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A45B6A" w:rsidRPr="0082211E" w14:paraId="0F7F45AD" w14:textId="77777777" w:rsidTr="00BF7314">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0F7F45A4" w14:textId="77777777" w:rsidR="00A45B6A" w:rsidRDefault="001938BC" w:rsidP="00BD5A3B">
            <w:pPr>
              <w:keepNext/>
              <w:spacing w:after="0" w:line="240" w:lineRule="auto"/>
              <w:rPr>
                <w:b/>
              </w:rPr>
            </w:pPr>
            <w:r w:rsidRPr="00E65CD8">
              <w:rPr>
                <w:b/>
                <w:sz w:val="20"/>
              </w:rPr>
              <w:lastRenderedPageBreak/>
              <w:t>B</w:t>
            </w:r>
            <w:r w:rsidR="00A45B6A" w:rsidRPr="00E65CD8">
              <w:rPr>
                <w:b/>
                <w:sz w:val="20"/>
              </w:rPr>
              <w:t xml:space="preserve">. Design HERS Verified Dwelling Unit Water Heating Systems Information </w:t>
            </w:r>
          </w:p>
          <w:p w14:paraId="0F7F45A5" w14:textId="77777777" w:rsidR="00A45B6A" w:rsidRPr="0002006B" w:rsidRDefault="00A45B6A" w:rsidP="00BD5A3B">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0F7F45A6"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 xml:space="preserve">identified on the CF1R report </w:t>
            </w:r>
            <w:r w:rsidR="002A058D">
              <w:rPr>
                <w:sz w:val="18"/>
                <w:szCs w:val="18"/>
              </w:rPr>
              <w:t>systems that has</w:t>
            </w:r>
            <w:r>
              <w:rPr>
                <w:sz w:val="18"/>
                <w:szCs w:val="18"/>
              </w:rPr>
              <w:t xml:space="preserve"> a Dwelling Unit DHW System Distribution type</w:t>
            </w:r>
            <w:r w:rsidR="002A058D">
              <w:rPr>
                <w:sz w:val="18"/>
                <w:szCs w:val="18"/>
              </w:rPr>
              <w:t>s identified in the following list:</w:t>
            </w:r>
            <w:r w:rsidRPr="00656A37">
              <w:rPr>
                <w:sz w:val="18"/>
                <w:szCs w:val="18"/>
              </w:rPr>
              <w:t xml:space="preserve"> </w:t>
            </w:r>
          </w:p>
          <w:p w14:paraId="0F7F45A7"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Pipe Insulation</w:t>
            </w:r>
            <w:r w:rsidR="0065796D">
              <w:rPr>
                <w:sz w:val="18"/>
                <w:szCs w:val="18"/>
              </w:rPr>
              <w:t xml:space="preserve"> Credit</w:t>
            </w:r>
            <w:r>
              <w:rPr>
                <w:sz w:val="18"/>
                <w:szCs w:val="18"/>
              </w:rPr>
              <w:t xml:space="preserve">, or </w:t>
            </w:r>
          </w:p>
          <w:p w14:paraId="0F7F45A8"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Parallel Piping, or</w:t>
            </w:r>
          </w:p>
          <w:p w14:paraId="0F7F45A9"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 xml:space="preserve"> HERS-Verified Compac</w:t>
            </w:r>
            <w:r>
              <w:rPr>
                <w:sz w:val="18"/>
                <w:szCs w:val="18"/>
              </w:rPr>
              <w:t>t Hot Water Distribution System, or</w:t>
            </w:r>
            <w:r w:rsidRPr="00651B5B">
              <w:rPr>
                <w:sz w:val="18"/>
                <w:szCs w:val="18"/>
              </w:rPr>
              <w:t xml:space="preserve"> </w:t>
            </w:r>
          </w:p>
          <w:p w14:paraId="0F7F45AA"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Point of Use, or </w:t>
            </w:r>
          </w:p>
          <w:p w14:paraId="0F7F45AB"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HERS-Verified Dema</w:t>
            </w:r>
            <w:r>
              <w:rPr>
                <w:sz w:val="18"/>
                <w:szCs w:val="18"/>
              </w:rPr>
              <w:t xml:space="preserve">nd Recirculation Manual Control, or </w:t>
            </w:r>
          </w:p>
          <w:p w14:paraId="0F7F45AC"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b/>
              </w:rPr>
            </w:pPr>
            <w:r w:rsidRPr="00651B5B">
              <w:rPr>
                <w:sz w:val="18"/>
                <w:szCs w:val="18"/>
              </w:rPr>
              <w:t>HERS-Verified Demand Recirculation Sensor Control</w:t>
            </w:r>
            <w:r w:rsidR="002A058D">
              <w:rPr>
                <w:sz w:val="18"/>
                <w:szCs w:val="18"/>
              </w:rPr>
              <w:t>&gt;&gt;</w:t>
            </w:r>
          </w:p>
        </w:tc>
      </w:tr>
      <w:tr w:rsidR="00A45B6A" w:rsidRPr="0082211E" w14:paraId="0F7F45BC" w14:textId="77777777" w:rsidTr="00BF7314">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0F7F45A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F7F45A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F7F45B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F7F45B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F7F45B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F7F45B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F7F45B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F7F45B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F7F45B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F7F45B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F7F45B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F7F45B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0F7F45B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0F7F45B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A45B6A" w:rsidRPr="0082211E" w14:paraId="0F7F45D0" w14:textId="77777777" w:rsidTr="00BF7314">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0F7F45B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5B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5B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5C0" w14:textId="5BF873DB" w:rsidR="00A45B6A" w:rsidRPr="0082211E" w:rsidRDefault="00A45B6A" w:rsidP="00BF7314">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F7314">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5C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5C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5C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5C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5C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5C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5C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5C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15F50E5" w14:textId="77777777" w:rsidR="00BF7314"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5C9" w14:textId="10AF17E4"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5C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5C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0F7F45CC"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5C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0F7F45C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5C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938BC" w:rsidRPr="0082211E" w14:paraId="0F7F460D" w14:textId="77777777" w:rsidTr="00BF7314">
        <w:trPr>
          <w:cantSplit/>
          <w:trHeight w:val="246"/>
        </w:trPr>
        <w:tc>
          <w:tcPr>
            <w:tcW w:w="1457" w:type="dxa"/>
            <w:tcBorders>
              <w:top w:val="single" w:sz="4" w:space="0" w:color="auto"/>
              <w:left w:val="single" w:sz="4" w:space="0" w:color="auto"/>
              <w:bottom w:val="single" w:sz="4" w:space="0" w:color="auto"/>
              <w:right w:val="single" w:sz="4" w:space="0" w:color="auto"/>
            </w:tcBorders>
          </w:tcPr>
          <w:p w14:paraId="0F7F45D1"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0F7F45D2"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0F7F45D3"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w:t>
            </w:r>
          </w:p>
          <w:p w14:paraId="0F7F45D4" w14:textId="77777777" w:rsidR="001938BC" w:rsidRDefault="001938BC" w:rsidP="001938BC">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0F7F45D5"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0F7F45D6"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0F7F45D7"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0F7F45D8"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 =</w:t>
            </w:r>
          </w:p>
          <w:p w14:paraId="0F7F45D9"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Pr="006D348F">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0F7F45D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0F7F45DB"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r w:rsidR="00DD7A9E">
              <w:rPr>
                <w:rFonts w:eastAsia="Times New Roman"/>
                <w:sz w:val="14"/>
                <w:szCs w:val="14"/>
              </w:rPr>
              <w:t>N/A is allowed only if Water Heater Type = Small Instantaneous or Large Instantaneous</w:t>
            </w:r>
            <w:r w:rsidR="00DD7A9E" w:rsidRPr="006D348F">
              <w:rPr>
                <w:rFonts w:eastAsia="Times New Roman"/>
                <w:sz w:val="14"/>
                <w:szCs w:val="14"/>
              </w:rPr>
              <w:t xml:space="preserve"> </w:t>
            </w:r>
            <w:r w:rsidRPr="006D348F">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0F7F45D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sidRPr="006D348F">
              <w:rPr>
                <w:rFonts w:eastAsia="Times New Roman"/>
                <w:sz w:val="14"/>
                <w:szCs w:val="14"/>
              </w:rPr>
              <w:t>&gt;&gt;</w:t>
            </w:r>
          </w:p>
        </w:tc>
        <w:tc>
          <w:tcPr>
            <w:tcW w:w="685" w:type="dxa"/>
            <w:tcBorders>
              <w:top w:val="single" w:sz="4" w:space="0" w:color="auto"/>
              <w:left w:val="single" w:sz="4" w:space="0" w:color="auto"/>
              <w:bottom w:val="single" w:sz="4" w:space="0" w:color="auto"/>
              <w:right w:val="single" w:sz="4" w:space="0" w:color="auto"/>
            </w:tcBorders>
          </w:tcPr>
          <w:p w14:paraId="0F7F45DD" w14:textId="4A606C45"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ins w:id="1" w:author="Shewmaker, Michael@Energy" w:date="2017-04-07T07:55:00Z">
              <w:r w:rsidR="00930EB5">
                <w:rPr>
                  <w:rFonts w:eastAsia="Times New Roman"/>
                  <w:sz w:val="14"/>
                  <w:szCs w:val="14"/>
                </w:rPr>
                <w:t xml:space="preserve">if B03 = Heat Pump; then result = NA; Else </w:t>
              </w:r>
            </w:ins>
            <w:r w:rsidRPr="006D348F">
              <w:rPr>
                <w:rFonts w:eastAsia="Times New Roman"/>
                <w:sz w:val="14"/>
                <w:szCs w:val="14"/>
              </w:rPr>
              <w:t>reference values from CF1R</w:t>
            </w:r>
            <w:r>
              <w:rPr>
                <w:rFonts w:eastAsia="Times New Roman"/>
                <w:sz w:val="14"/>
                <w:szCs w:val="14"/>
              </w:rPr>
              <w:t>.  Allowed values:</w:t>
            </w:r>
          </w:p>
          <w:p w14:paraId="0F7F45DE"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6D348F">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0F7F45DF" w14:textId="702668B5"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ins w:id="2" w:author="Shewmaker, Michael@Energy" w:date="2017-04-07T07:56:00Z">
              <w:r w:rsidR="00930EB5">
                <w:rPr>
                  <w:rFonts w:eastAsia="Times New Roman"/>
                  <w:sz w:val="14"/>
                  <w:szCs w:val="14"/>
                </w:rPr>
                <w:t xml:space="preserve">if B03 = Heat Pump, then result = NA; Else </w:t>
              </w:r>
            </w:ins>
            <w:r w:rsidRPr="006D348F">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0F7F45E0" w14:textId="77777777" w:rsidR="001938BC" w:rsidRPr="0082211E"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6FED04CA" w14:textId="77777777" w:rsidR="00B93A6C" w:rsidRDefault="001938BC" w:rsidP="00BD5A3B">
            <w:pPr>
              <w:keepNext/>
              <w:tabs>
                <w:tab w:val="left" w:pos="2160"/>
                <w:tab w:val="left" w:pos="2700"/>
                <w:tab w:val="left" w:pos="3420"/>
                <w:tab w:val="left" w:pos="3780"/>
                <w:tab w:val="left" w:pos="5760"/>
                <w:tab w:val="left" w:pos="7212"/>
              </w:tabs>
              <w:spacing w:after="0" w:line="240" w:lineRule="auto"/>
              <w:rPr>
                <w:ins w:id="3" w:author="Shewmaker, Michael@Energy" w:date="2017-04-17T15:45:00Z"/>
                <w:rFonts w:eastAsia="Times New Roman"/>
                <w:sz w:val="14"/>
                <w:szCs w:val="14"/>
              </w:rPr>
            </w:pPr>
            <w:r w:rsidRPr="0082211E">
              <w:rPr>
                <w:rFonts w:eastAsia="Times New Roman"/>
                <w:sz w:val="14"/>
                <w:szCs w:val="14"/>
              </w:rPr>
              <w:t>*Thermal Efficiency</w:t>
            </w:r>
          </w:p>
          <w:p w14:paraId="0F7F45E1" w14:textId="3D9E92D4" w:rsidR="001938BC" w:rsidRPr="0082211E" w:rsidRDefault="00B93A6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4" w:author="Shewmaker, Michael@Energy" w:date="2017-04-17T15:45:00Z">
              <w:r>
                <w:rPr>
                  <w:rFonts w:eastAsia="Times New Roman"/>
                  <w:sz w:val="14"/>
                  <w:szCs w:val="14"/>
                </w:rPr>
                <w:t>*Uniform Energy Factor</w:t>
              </w:r>
            </w:ins>
            <w:bookmarkStart w:id="5" w:name="_GoBack"/>
            <w:bookmarkEnd w:id="5"/>
            <w:r w:rsidR="001938BC" w:rsidRPr="006D348F">
              <w:rPr>
                <w:rFonts w:eastAsia="Times New Roman"/>
                <w:sz w:val="14"/>
                <w:szCs w:val="14"/>
              </w:rPr>
              <w:t>&gt;&gt;</w:t>
            </w:r>
          </w:p>
        </w:tc>
        <w:tc>
          <w:tcPr>
            <w:tcW w:w="863" w:type="dxa"/>
            <w:tcBorders>
              <w:top w:val="single" w:sz="4" w:space="0" w:color="auto"/>
              <w:left w:val="single" w:sz="4" w:space="0" w:color="auto"/>
              <w:bottom w:val="single" w:sz="4" w:space="0" w:color="auto"/>
              <w:right w:val="single" w:sz="4" w:space="0" w:color="auto"/>
            </w:tcBorders>
          </w:tcPr>
          <w:p w14:paraId="0F7F45E2"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0F7F45E3"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BE1972">
              <w:rPr>
                <w:rFonts w:eastAsia="Times New Roman"/>
                <w:sz w:val="14"/>
                <w:szCs w:val="14"/>
              </w:rPr>
              <w:t xml:space="preserve"> Values = N/A if water heater type = Small Storage, Heat Pump, Boiler, Large </w:t>
            </w:r>
            <w:r w:rsidR="00BE1972" w:rsidRPr="00ED0648">
              <w:rPr>
                <w:rFonts w:eastAsia="Times New Roman"/>
                <w:sz w:val="14"/>
                <w:szCs w:val="14"/>
              </w:rPr>
              <w:t>Instantaneous,</w:t>
            </w:r>
            <w:r w:rsidR="00BE1972">
              <w:rPr>
                <w:rFonts w:eastAsia="Times New Roman"/>
                <w:sz w:val="14"/>
                <w:szCs w:val="14"/>
              </w:rPr>
              <w:t xml:space="preserve"> </w:t>
            </w:r>
            <w:r w:rsidR="00BE1972" w:rsidRPr="00ED0648">
              <w:rPr>
                <w:rFonts w:eastAsia="Times New Roman"/>
                <w:sz w:val="14"/>
                <w:szCs w:val="14"/>
              </w:rPr>
              <w:t>Small Instantaneous</w:t>
            </w:r>
            <w:r w:rsidR="00BE1972">
              <w:rPr>
                <w:rFonts w:eastAsia="Times New Roman"/>
                <w:sz w:val="14"/>
                <w:szCs w:val="14"/>
              </w:rPr>
              <w:t xml:space="preserve"> or indirect</w:t>
            </w:r>
            <w:r w:rsidRPr="006D348F">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0F7F45E4" w14:textId="77777777" w:rsidR="009563F0" w:rsidRDefault="001938BC" w:rsidP="009563F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BE1972">
              <w:rPr>
                <w:rFonts w:eastAsia="Times New Roman"/>
                <w:sz w:val="14"/>
                <w:szCs w:val="14"/>
              </w:rPr>
              <w:t xml:space="preserve"> Values = N/A if water heater type = Large Storage, Small Storage, Heat Pump, Boiler, Large </w:t>
            </w:r>
            <w:r w:rsidR="00BE1972" w:rsidRPr="00ED0648">
              <w:rPr>
                <w:rFonts w:eastAsia="Times New Roman"/>
                <w:sz w:val="14"/>
                <w:szCs w:val="14"/>
              </w:rPr>
              <w:t xml:space="preserve">Instantaneous, </w:t>
            </w:r>
            <w:r w:rsidR="00BE1972">
              <w:rPr>
                <w:rFonts w:eastAsia="Times New Roman"/>
                <w:sz w:val="14"/>
                <w:szCs w:val="14"/>
              </w:rPr>
              <w:t xml:space="preserve">or </w:t>
            </w:r>
            <w:r w:rsidR="00BE1972" w:rsidRPr="00ED0648">
              <w:rPr>
                <w:rFonts w:eastAsia="Times New Roman"/>
                <w:sz w:val="14"/>
                <w:szCs w:val="14"/>
              </w:rPr>
              <w:t>Small Instantaneous</w:t>
            </w:r>
            <w:r w:rsidRPr="006D348F">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0F7F45E5"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  Allowed values are</w:t>
            </w:r>
          </w:p>
          <w:p w14:paraId="0F7F45E6" w14:textId="541E3D46"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0F7F45E7" w14:textId="77777777" w:rsidR="001938BC"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4AF548E9" w14:textId="77777777"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3DEFC475" w14:textId="77777777"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57CA0978" w14:textId="57151BE8"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r w:rsidR="00AF2949">
              <w:rPr>
                <w:rFonts w:eastAsia="Times New Roman"/>
                <w:sz w:val="14"/>
                <w:szCs w:val="14"/>
              </w:rPr>
              <w:t>;</w:t>
            </w:r>
          </w:p>
          <w:p w14:paraId="59EA9441" w14:textId="01857EF0" w:rsidR="00AF2949" w:rsidRDefault="00AF294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0F7F45F6" w14:textId="093CEBA6"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0F7F45F7"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w:t>
            </w:r>
            <w:r>
              <w:rPr>
                <w:rFonts w:eastAsia="Times New Roman"/>
                <w:sz w:val="14"/>
                <w:szCs w:val="14"/>
              </w:rPr>
              <w:t xml:space="preserve"> </w:t>
            </w:r>
          </w:p>
          <w:p w14:paraId="0F7F45F8"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0F7F45FA"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B"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0F7F45FC"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D"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F7F45FE"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F"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0F7F4602"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3"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0F7F4604"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5"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0F7F4606"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7"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0F7F4608"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0F7F460C" w14:textId="21B9B9FC"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Credit</w:t>
            </w:r>
            <w:r w:rsidRPr="006D348F">
              <w:rPr>
                <w:rFonts w:eastAsia="Times New Roman"/>
                <w:sz w:val="14"/>
                <w:szCs w:val="14"/>
              </w:rPr>
              <w:t>&gt;&gt;</w:t>
            </w:r>
          </w:p>
        </w:tc>
      </w:tr>
      <w:tr w:rsidR="00A45B6A" w:rsidRPr="0082211E" w14:paraId="0F7F461C" w14:textId="77777777" w:rsidTr="00BF7314">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0F7F460E" w14:textId="17465DB4"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60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61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61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61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61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61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61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61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61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61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1D" w14:textId="77777777" w:rsidR="00064F9C" w:rsidRDefault="00064F9C" w:rsidP="00064F9C">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A45B6A" w:rsidRPr="0082211E" w14:paraId="0F7F4620" w14:textId="77777777" w:rsidTr="00BF7314">
        <w:trPr>
          <w:cantSplit/>
          <w:trHeight w:val="507"/>
        </w:trPr>
        <w:tc>
          <w:tcPr>
            <w:tcW w:w="14598" w:type="dxa"/>
            <w:gridSpan w:val="14"/>
            <w:tcBorders>
              <w:top w:val="single" w:sz="4" w:space="0" w:color="auto"/>
              <w:left w:val="single" w:sz="4" w:space="0" w:color="auto"/>
              <w:bottom w:val="single" w:sz="4" w:space="0" w:color="auto"/>
              <w:right w:val="single" w:sz="4" w:space="0" w:color="auto"/>
            </w:tcBorders>
          </w:tcPr>
          <w:p w14:paraId="0F7F461E" w14:textId="77777777" w:rsidR="00A45B6A" w:rsidRPr="00E65CD8" w:rsidRDefault="001938BC" w:rsidP="00BD5A3B">
            <w:pPr>
              <w:keepNext/>
              <w:spacing w:after="0" w:line="240" w:lineRule="auto"/>
              <w:rPr>
                <w:b/>
                <w:sz w:val="20"/>
              </w:rPr>
            </w:pPr>
            <w:r w:rsidRPr="00E65CD8">
              <w:rPr>
                <w:b/>
                <w:sz w:val="20"/>
              </w:rPr>
              <w:lastRenderedPageBreak/>
              <w:t>C</w:t>
            </w:r>
            <w:r w:rsidR="00A45B6A" w:rsidRPr="00E65CD8">
              <w:rPr>
                <w:b/>
                <w:sz w:val="20"/>
              </w:rPr>
              <w:t xml:space="preserve">. Installed HERS Verified Dwelling Unit Water Heating Systems Information </w:t>
            </w:r>
          </w:p>
          <w:p w14:paraId="0F7F461F" w14:textId="77777777" w:rsidR="00A45B6A" w:rsidRPr="0082211E" w:rsidRDefault="00A45B6A" w:rsidP="00BD5A3B">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A45B6A" w:rsidRPr="0082211E" w14:paraId="0F7F462F" w14:textId="77777777" w:rsidTr="00BF7314">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0F7F462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F7F462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F7F462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F7F462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F7F462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F7F462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F7F462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F7F462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F7F462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F7F462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F7F462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F7F462C"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F7F462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F7F462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A45B6A" w:rsidRPr="0082211E" w14:paraId="0F7F4643" w14:textId="77777777" w:rsidTr="00BF7314">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0F7F463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63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63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633" w14:textId="6D20BCA7" w:rsidR="00A45B6A" w:rsidRPr="0082211E" w:rsidRDefault="00A45B6A" w:rsidP="00BF7314">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F7314">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63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63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63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63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63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63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63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63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C80B3AA" w14:textId="77777777" w:rsidR="00BF7314"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63C" w14:textId="4079283F"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63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63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F7F463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64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F7F464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64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938BC" w:rsidRPr="0082211E" w14:paraId="0F7F465B" w14:textId="77777777" w:rsidTr="00BF7314">
        <w:trPr>
          <w:cantSplit/>
          <w:trHeight w:val="246"/>
        </w:trPr>
        <w:tc>
          <w:tcPr>
            <w:tcW w:w="1457" w:type="dxa"/>
            <w:tcBorders>
              <w:top w:val="single" w:sz="4" w:space="0" w:color="auto"/>
              <w:left w:val="single" w:sz="4" w:space="0" w:color="auto"/>
              <w:bottom w:val="single" w:sz="4" w:space="0" w:color="auto"/>
              <w:right w:val="single" w:sz="4" w:space="0" w:color="auto"/>
            </w:tcBorders>
          </w:tcPr>
          <w:p w14:paraId="0F7F4644" w14:textId="77777777" w:rsidR="001938BC" w:rsidRPr="00CD2C84"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B</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0F7F4645"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0F7F4646"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F7F4647"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F7F4648" w14:textId="77777777" w:rsidR="001938BC" w:rsidRPr="00CD2C84"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0F7F4649"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0F7F464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64B"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0F7F464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64D" w14:textId="77777777" w:rsidR="0025788B" w:rsidRDefault="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DA48EB">
              <w:rPr>
                <w:rFonts w:eastAsia="Times New Roman"/>
                <w:sz w:val="14"/>
                <w:szCs w:val="14"/>
              </w:rPr>
              <w:t>. Value may be N/A if CF1R value is N/A</w:t>
            </w:r>
            <w:r w:rsidR="00DA48EB"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0F7F464E"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0F7F464F"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650" w14:textId="0C8BD933" w:rsidR="001938BC" w:rsidRPr="00D35CC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35CCC">
              <w:rPr>
                <w:rFonts w:eastAsia="Times New Roman"/>
                <w:sz w:val="14"/>
                <w:szCs w:val="14"/>
              </w:rPr>
              <w:t>&lt;&lt;</w:t>
            </w:r>
            <w:ins w:id="6" w:author="Shewmaker, Michael@Energy" w:date="2017-04-07T07:56:00Z">
              <w:r w:rsidR="00930EB5" w:rsidRPr="00D35CCC">
                <w:rPr>
                  <w:rFonts w:eastAsia="Times New Roman"/>
                  <w:sz w:val="14"/>
                  <w:szCs w:val="14"/>
                </w:rPr>
                <w:t xml:space="preserve">if C03 = Heat Pump, then result -= NA; Else </w:t>
              </w:r>
            </w:ins>
            <w:r w:rsidRPr="00D35CCC">
              <w:rPr>
                <w:rFonts w:eastAsia="Times New Roman"/>
                <w:sz w:val="14"/>
                <w:szCs w:val="14"/>
              </w:rPr>
              <w:t>reference value from B07&gt;&gt;</w:t>
            </w:r>
          </w:p>
          <w:p w14:paraId="0F7F4651" w14:textId="77777777" w:rsidR="001938BC" w:rsidRPr="00D35CCC"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33F59F6C"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7" w:author="Shewmaker, Michael@Energy" w:date="2017-04-12T11:03:00Z"/>
                <w:rFonts w:eastAsia="Times New Roman"/>
                <w:sz w:val="14"/>
                <w:szCs w:val="14"/>
              </w:rPr>
            </w:pPr>
            <w:ins w:id="8" w:author="Shewmaker, Michael@Energy" w:date="2017-04-12T11:03:00Z">
              <w:r w:rsidRPr="007951A4">
                <w:rPr>
                  <w:rFonts w:eastAsia="Times New Roman"/>
                  <w:sz w:val="14"/>
                  <w:szCs w:val="14"/>
                </w:rPr>
                <w:t>&lt;&lt;User input value which must pass the following range tests:</w:t>
              </w:r>
            </w:ins>
          </w:p>
          <w:p w14:paraId="70F1C447"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9" w:author="Shewmaker, Michael@Energy" w:date="2017-04-12T11:03:00Z"/>
                <w:rFonts w:eastAsia="Times New Roman"/>
                <w:sz w:val="14"/>
                <w:szCs w:val="14"/>
              </w:rPr>
            </w:pPr>
            <w:ins w:id="10" w:author="Shewmaker, Michael@Energy" w:date="2017-04-12T11:03:00Z">
              <w:r w:rsidRPr="007951A4">
                <w:rPr>
                  <w:rFonts w:eastAsia="Times New Roman"/>
                  <w:sz w:val="14"/>
                  <w:szCs w:val="14"/>
                </w:rPr>
                <w:t>If C06 = Natural Gas or Propane, then</w:t>
              </w:r>
            </w:ins>
          </w:p>
          <w:p w14:paraId="0603D407" w14:textId="61AC4F5F"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11" w:author="Shewmaker, Michael@Energy" w:date="2017-04-12T11:03:00Z"/>
                <w:rFonts w:eastAsia="Times New Roman"/>
                <w:sz w:val="14"/>
                <w:szCs w:val="14"/>
              </w:rPr>
            </w:pPr>
            <w:ins w:id="12" w:author="Shewmaker, Michael@Energy" w:date="2017-04-12T11:03:00Z">
              <w:r w:rsidRPr="007951A4">
                <w:rPr>
                  <w:rFonts w:eastAsia="Times New Roman"/>
                  <w:sz w:val="14"/>
                  <w:szCs w:val="14"/>
                </w:rPr>
                <w:t>If C03 = Large Storage, then value must be &gt; 75,000 Btu/</w:t>
              </w:r>
              <w:proofErr w:type="spellStart"/>
              <w:r w:rsidRPr="007951A4">
                <w:rPr>
                  <w:rFonts w:eastAsia="Times New Roman"/>
                  <w:sz w:val="14"/>
                  <w:szCs w:val="14"/>
                </w:rPr>
                <w:t>hr</w:t>
              </w:r>
              <w:proofErr w:type="spellEnd"/>
              <w:r w:rsidRPr="007951A4">
                <w:rPr>
                  <w:rFonts w:eastAsia="Times New Roman"/>
                  <w:sz w:val="14"/>
                  <w:szCs w:val="14"/>
                </w:rPr>
                <w:t>;</w:t>
              </w:r>
            </w:ins>
          </w:p>
          <w:p w14:paraId="5BE9CA29"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13" w:author="Shewmaker, Michael@Energy" w:date="2017-04-12T11:03:00Z"/>
                <w:rFonts w:eastAsia="Times New Roman"/>
                <w:sz w:val="14"/>
                <w:szCs w:val="14"/>
              </w:rPr>
            </w:pPr>
            <w:ins w:id="14" w:author="Shewmaker, Michael@Energy" w:date="2017-04-12T11:03:00Z">
              <w:r w:rsidRPr="007951A4">
                <w:rPr>
                  <w:rFonts w:eastAsia="Times New Roman"/>
                  <w:sz w:val="14"/>
                  <w:szCs w:val="14"/>
                </w:rPr>
                <w:t>If C03 = Small Storage, then value must be ≤ 75,000 Btu/</w:t>
              </w:r>
              <w:proofErr w:type="spellStart"/>
              <w:r w:rsidRPr="007951A4">
                <w:rPr>
                  <w:rFonts w:eastAsia="Times New Roman"/>
                  <w:sz w:val="14"/>
                  <w:szCs w:val="14"/>
                </w:rPr>
                <w:t>hr</w:t>
              </w:r>
              <w:proofErr w:type="spellEnd"/>
              <w:r w:rsidRPr="007951A4">
                <w:rPr>
                  <w:rFonts w:eastAsia="Times New Roman"/>
                  <w:sz w:val="14"/>
                  <w:szCs w:val="14"/>
                </w:rPr>
                <w:t>;</w:t>
              </w:r>
            </w:ins>
          </w:p>
          <w:p w14:paraId="32FD7AE2"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15" w:author="Shewmaker, Michael@Energy" w:date="2017-04-12T11:03:00Z"/>
                <w:rFonts w:eastAsia="Times New Roman"/>
                <w:sz w:val="14"/>
                <w:szCs w:val="14"/>
              </w:rPr>
            </w:pPr>
            <w:ins w:id="16" w:author="Shewmaker, Michael@Energy" w:date="2017-04-12T11:03:00Z">
              <w:r w:rsidRPr="007951A4">
                <w:rPr>
                  <w:rFonts w:eastAsia="Times New Roman"/>
                  <w:sz w:val="14"/>
                  <w:szCs w:val="14"/>
                </w:rPr>
                <w:t>If C03 = Large Instant, then value must be &gt; 200,000 Btu/</w:t>
              </w:r>
              <w:proofErr w:type="spellStart"/>
              <w:r w:rsidRPr="007951A4">
                <w:rPr>
                  <w:rFonts w:eastAsia="Times New Roman"/>
                  <w:sz w:val="14"/>
                  <w:szCs w:val="14"/>
                </w:rPr>
                <w:t>hr</w:t>
              </w:r>
              <w:proofErr w:type="spellEnd"/>
              <w:r w:rsidRPr="007951A4">
                <w:rPr>
                  <w:rFonts w:eastAsia="Times New Roman"/>
                  <w:sz w:val="14"/>
                  <w:szCs w:val="14"/>
                </w:rPr>
                <w:t>;</w:t>
              </w:r>
            </w:ins>
          </w:p>
          <w:p w14:paraId="416010D6"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17" w:author="Shewmaker, Michael@Energy" w:date="2017-04-12T11:03:00Z"/>
                <w:rFonts w:eastAsia="Times New Roman"/>
                <w:sz w:val="14"/>
                <w:szCs w:val="14"/>
              </w:rPr>
            </w:pPr>
            <w:ins w:id="18" w:author="Shewmaker, Michael@Energy" w:date="2017-04-12T11:03:00Z">
              <w:r w:rsidRPr="007951A4">
                <w:rPr>
                  <w:rFonts w:eastAsia="Times New Roman"/>
                  <w:sz w:val="14"/>
                  <w:szCs w:val="14"/>
                </w:rPr>
                <w:t>Else if C03 = Small Instant, then value must be ≤ 200,000 Btu/</w:t>
              </w:r>
              <w:proofErr w:type="spellStart"/>
              <w:r w:rsidRPr="007951A4">
                <w:rPr>
                  <w:rFonts w:eastAsia="Times New Roman"/>
                  <w:sz w:val="14"/>
                  <w:szCs w:val="14"/>
                </w:rPr>
                <w:t>hr</w:t>
              </w:r>
              <w:proofErr w:type="spellEnd"/>
              <w:r w:rsidRPr="007951A4">
                <w:rPr>
                  <w:rFonts w:eastAsia="Times New Roman"/>
                  <w:sz w:val="14"/>
                  <w:szCs w:val="14"/>
                </w:rPr>
                <w:t>;</w:t>
              </w:r>
            </w:ins>
          </w:p>
          <w:p w14:paraId="1D72A854" w14:textId="51454E32"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19" w:author="Shewmaker, Michael@Energy" w:date="2017-04-12T11:03:00Z"/>
                <w:rFonts w:eastAsia="Times New Roman"/>
                <w:sz w:val="14"/>
                <w:szCs w:val="14"/>
              </w:rPr>
            </w:pPr>
            <w:ins w:id="20" w:author="Shewmaker, Michael@Energy" w:date="2017-04-12T11:03:00Z">
              <w:r w:rsidRPr="007951A4">
                <w:rPr>
                  <w:rFonts w:eastAsia="Times New Roman"/>
                  <w:sz w:val="14"/>
                  <w:szCs w:val="14"/>
                </w:rPr>
                <w:t>Else if C06 = Oil, then</w:t>
              </w:r>
            </w:ins>
          </w:p>
          <w:p w14:paraId="52B05609" w14:textId="415A8DEF"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21" w:author="Shewmaker, Michael@Energy" w:date="2017-04-12T11:03:00Z"/>
                <w:rFonts w:eastAsia="Times New Roman"/>
                <w:sz w:val="14"/>
                <w:szCs w:val="14"/>
              </w:rPr>
            </w:pPr>
            <w:ins w:id="22" w:author="Shewmaker, Michael@Energy" w:date="2017-04-12T11:03:00Z">
              <w:r w:rsidRPr="007951A4">
                <w:rPr>
                  <w:rFonts w:eastAsia="Times New Roman"/>
                  <w:sz w:val="14"/>
                  <w:szCs w:val="14"/>
                </w:rPr>
                <w:t>If C03 = Large Storage, then value must be &gt; 105,000 Btu/</w:t>
              </w:r>
              <w:proofErr w:type="spellStart"/>
              <w:r w:rsidRPr="007951A4">
                <w:rPr>
                  <w:rFonts w:eastAsia="Times New Roman"/>
                  <w:sz w:val="14"/>
                  <w:szCs w:val="14"/>
                </w:rPr>
                <w:t>hr</w:t>
              </w:r>
              <w:proofErr w:type="spellEnd"/>
              <w:r w:rsidRPr="007951A4">
                <w:rPr>
                  <w:rFonts w:eastAsia="Times New Roman"/>
                  <w:sz w:val="14"/>
                  <w:szCs w:val="14"/>
                </w:rPr>
                <w:t>;</w:t>
              </w:r>
            </w:ins>
          </w:p>
          <w:p w14:paraId="51E187F6"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23" w:author="Shewmaker, Michael@Energy" w:date="2017-04-12T11:03:00Z"/>
                <w:rFonts w:eastAsia="Times New Roman"/>
                <w:sz w:val="14"/>
                <w:szCs w:val="14"/>
              </w:rPr>
            </w:pPr>
            <w:ins w:id="24" w:author="Shewmaker, Michael@Energy" w:date="2017-04-12T11:03:00Z">
              <w:r w:rsidRPr="007951A4">
                <w:rPr>
                  <w:rFonts w:eastAsia="Times New Roman"/>
                  <w:sz w:val="14"/>
                  <w:szCs w:val="14"/>
                </w:rPr>
                <w:tab/>
              </w:r>
              <w:r w:rsidRPr="007951A4">
                <w:rPr>
                  <w:rFonts w:eastAsia="Times New Roman"/>
                  <w:sz w:val="14"/>
                  <w:szCs w:val="14"/>
                </w:rPr>
                <w:tab/>
              </w:r>
              <w:r w:rsidRPr="007951A4">
                <w:rPr>
                  <w:rFonts w:eastAsia="Times New Roman"/>
                  <w:sz w:val="14"/>
                  <w:szCs w:val="14"/>
                </w:rPr>
                <w:tab/>
                <w:t>If C03 = Small Storage, then value must be ≤ 105,000 Btu/</w:t>
              </w:r>
              <w:proofErr w:type="spellStart"/>
              <w:r w:rsidRPr="007951A4">
                <w:rPr>
                  <w:rFonts w:eastAsia="Times New Roman"/>
                  <w:sz w:val="14"/>
                  <w:szCs w:val="14"/>
                </w:rPr>
                <w:t>hr</w:t>
              </w:r>
              <w:proofErr w:type="spellEnd"/>
              <w:r w:rsidRPr="007951A4">
                <w:rPr>
                  <w:rFonts w:eastAsia="Times New Roman"/>
                  <w:sz w:val="14"/>
                  <w:szCs w:val="14"/>
                </w:rPr>
                <w:t>;</w:t>
              </w:r>
            </w:ins>
          </w:p>
          <w:p w14:paraId="5429C966"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25" w:author="Shewmaker, Michael@Energy" w:date="2017-04-12T11:03:00Z"/>
                <w:rFonts w:eastAsia="Times New Roman"/>
                <w:sz w:val="14"/>
                <w:szCs w:val="14"/>
              </w:rPr>
            </w:pPr>
            <w:ins w:id="26" w:author="Shewmaker, Michael@Energy" w:date="2017-04-12T11:03:00Z">
              <w:r w:rsidRPr="007951A4">
                <w:rPr>
                  <w:rFonts w:eastAsia="Times New Roman"/>
                  <w:sz w:val="14"/>
                  <w:szCs w:val="14"/>
                </w:rPr>
                <w:tab/>
              </w:r>
              <w:r w:rsidRPr="007951A4">
                <w:rPr>
                  <w:rFonts w:eastAsia="Times New Roman"/>
                  <w:sz w:val="14"/>
                  <w:szCs w:val="14"/>
                </w:rPr>
                <w:tab/>
              </w:r>
              <w:r w:rsidRPr="007951A4">
                <w:rPr>
                  <w:rFonts w:eastAsia="Times New Roman"/>
                  <w:sz w:val="14"/>
                  <w:szCs w:val="14"/>
                </w:rPr>
                <w:tab/>
                <w:t>If C03 = Large Instant, then value must be &gt; 210,000 Btu/</w:t>
              </w:r>
              <w:proofErr w:type="spellStart"/>
              <w:r w:rsidRPr="007951A4">
                <w:rPr>
                  <w:rFonts w:eastAsia="Times New Roman"/>
                  <w:sz w:val="14"/>
                  <w:szCs w:val="14"/>
                </w:rPr>
                <w:t>hr</w:t>
              </w:r>
              <w:proofErr w:type="spellEnd"/>
              <w:r w:rsidRPr="007951A4">
                <w:rPr>
                  <w:rFonts w:eastAsia="Times New Roman"/>
                  <w:sz w:val="14"/>
                  <w:szCs w:val="14"/>
                </w:rPr>
                <w:t>;</w:t>
              </w:r>
            </w:ins>
          </w:p>
          <w:p w14:paraId="62203082"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27" w:author="Shewmaker, Michael@Energy" w:date="2017-04-12T11:03:00Z"/>
                <w:rFonts w:eastAsia="Times New Roman"/>
                <w:sz w:val="14"/>
                <w:szCs w:val="14"/>
              </w:rPr>
            </w:pPr>
            <w:ins w:id="28" w:author="Shewmaker, Michael@Energy" w:date="2017-04-12T11:03:00Z">
              <w:r w:rsidRPr="007951A4">
                <w:rPr>
                  <w:rFonts w:eastAsia="Times New Roman"/>
                  <w:sz w:val="14"/>
                  <w:szCs w:val="14"/>
                </w:rPr>
                <w:tab/>
              </w:r>
              <w:r w:rsidRPr="007951A4">
                <w:rPr>
                  <w:rFonts w:eastAsia="Times New Roman"/>
                  <w:sz w:val="14"/>
                  <w:szCs w:val="14"/>
                </w:rPr>
                <w:tab/>
              </w:r>
              <w:r w:rsidRPr="007951A4">
                <w:rPr>
                  <w:rFonts w:eastAsia="Times New Roman"/>
                  <w:sz w:val="14"/>
                  <w:szCs w:val="14"/>
                </w:rPr>
                <w:tab/>
                <w:t>Else if C03 = Small Instant, then value must be ≤ 210,000 Btu/</w:t>
              </w:r>
              <w:proofErr w:type="spellStart"/>
              <w:r w:rsidRPr="007951A4">
                <w:rPr>
                  <w:rFonts w:eastAsia="Times New Roman"/>
                  <w:sz w:val="14"/>
                  <w:szCs w:val="14"/>
                </w:rPr>
                <w:t>hr</w:t>
              </w:r>
              <w:proofErr w:type="spellEnd"/>
              <w:r w:rsidRPr="007951A4">
                <w:rPr>
                  <w:rFonts w:eastAsia="Times New Roman"/>
                  <w:sz w:val="14"/>
                  <w:szCs w:val="14"/>
                </w:rPr>
                <w:t>;</w:t>
              </w:r>
            </w:ins>
          </w:p>
          <w:p w14:paraId="07F1DEFF"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29" w:author="Shewmaker, Michael@Energy" w:date="2017-04-12T11:03:00Z"/>
                <w:rFonts w:eastAsia="Times New Roman"/>
                <w:sz w:val="14"/>
                <w:szCs w:val="14"/>
              </w:rPr>
            </w:pPr>
            <w:ins w:id="30" w:author="Shewmaker, Michael@Energy" w:date="2017-04-12T11:03:00Z">
              <w:r w:rsidRPr="007951A4">
                <w:rPr>
                  <w:rFonts w:eastAsia="Times New Roman"/>
                  <w:sz w:val="14"/>
                  <w:szCs w:val="14"/>
                </w:rPr>
                <w:tab/>
              </w:r>
              <w:r w:rsidRPr="007951A4">
                <w:rPr>
                  <w:rFonts w:eastAsia="Times New Roman"/>
                  <w:sz w:val="14"/>
                  <w:szCs w:val="14"/>
                </w:rPr>
                <w:tab/>
                <w:t>Else if C06 = Electricity, then</w:t>
              </w:r>
            </w:ins>
          </w:p>
          <w:p w14:paraId="65048219"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31" w:author="Shewmaker, Michael@Energy" w:date="2017-04-12T11:03:00Z"/>
                <w:rFonts w:eastAsia="Times New Roman"/>
                <w:sz w:val="14"/>
                <w:szCs w:val="14"/>
              </w:rPr>
            </w:pPr>
            <w:ins w:id="32" w:author="Shewmaker, Michael@Energy" w:date="2017-04-12T11:03:00Z">
              <w:r w:rsidRPr="007951A4">
                <w:rPr>
                  <w:rFonts w:eastAsia="Times New Roman"/>
                  <w:sz w:val="14"/>
                  <w:szCs w:val="14"/>
                </w:rPr>
                <w:tab/>
              </w:r>
              <w:r w:rsidRPr="007951A4">
                <w:rPr>
                  <w:rFonts w:eastAsia="Times New Roman"/>
                  <w:sz w:val="14"/>
                  <w:szCs w:val="14"/>
                </w:rPr>
                <w:tab/>
              </w:r>
              <w:r w:rsidRPr="007951A4">
                <w:rPr>
                  <w:rFonts w:eastAsia="Times New Roman"/>
                  <w:sz w:val="14"/>
                  <w:szCs w:val="14"/>
                </w:rPr>
                <w:tab/>
                <w:t>If C03 = Large Storage or Large Instant, then value must be &gt; 12 kW;</w:t>
              </w:r>
            </w:ins>
          </w:p>
          <w:p w14:paraId="78FFF263"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33" w:author="Shewmaker, Michael@Energy" w:date="2017-04-12T11:03:00Z"/>
                <w:rFonts w:eastAsia="Times New Roman"/>
                <w:sz w:val="14"/>
                <w:szCs w:val="14"/>
              </w:rPr>
            </w:pPr>
            <w:ins w:id="34" w:author="Shewmaker, Michael@Energy" w:date="2017-04-12T11:03:00Z">
              <w:r w:rsidRPr="007951A4">
                <w:rPr>
                  <w:rFonts w:eastAsia="Times New Roman"/>
                  <w:sz w:val="14"/>
                  <w:szCs w:val="14"/>
                </w:rPr>
                <w:tab/>
              </w:r>
              <w:r w:rsidRPr="007951A4">
                <w:rPr>
                  <w:rFonts w:eastAsia="Times New Roman"/>
                  <w:sz w:val="14"/>
                  <w:szCs w:val="14"/>
                </w:rPr>
                <w:tab/>
              </w:r>
              <w:r w:rsidRPr="007951A4">
                <w:rPr>
                  <w:rFonts w:eastAsia="Times New Roman"/>
                  <w:sz w:val="14"/>
                  <w:szCs w:val="14"/>
                </w:rPr>
                <w:tab/>
                <w:t>Else if C03 = Small Storage or Small Instant, then value must be ≤ 12 kW;</w:t>
              </w:r>
            </w:ins>
          </w:p>
          <w:p w14:paraId="0E02C318" w14:textId="77777777" w:rsidR="007951A4" w:rsidRPr="007951A4" w:rsidRDefault="007951A4" w:rsidP="007951A4">
            <w:pPr>
              <w:keepNext/>
              <w:tabs>
                <w:tab w:val="left" w:pos="2160"/>
                <w:tab w:val="left" w:pos="2700"/>
                <w:tab w:val="left" w:pos="3420"/>
                <w:tab w:val="left" w:pos="3780"/>
                <w:tab w:val="left" w:pos="5760"/>
                <w:tab w:val="left" w:pos="7212"/>
              </w:tabs>
              <w:spacing w:after="0" w:line="240" w:lineRule="auto"/>
              <w:rPr>
                <w:ins w:id="35" w:author="Shewmaker, Michael@Energy" w:date="2017-04-12T11:03:00Z"/>
                <w:rFonts w:eastAsia="Times New Roman"/>
                <w:sz w:val="14"/>
                <w:szCs w:val="14"/>
              </w:rPr>
            </w:pPr>
            <w:ins w:id="36" w:author="Shewmaker, Michael@Energy" w:date="2017-04-12T11:03:00Z">
              <w:r w:rsidRPr="007951A4">
                <w:rPr>
                  <w:rFonts w:eastAsia="Times New Roman"/>
                  <w:sz w:val="14"/>
                  <w:szCs w:val="14"/>
                </w:rPr>
                <w:tab/>
              </w:r>
              <w:r w:rsidRPr="007951A4">
                <w:rPr>
                  <w:rFonts w:eastAsia="Times New Roman"/>
                  <w:sz w:val="14"/>
                  <w:szCs w:val="14"/>
                </w:rPr>
                <w:tab/>
                <w:t>End if</w:t>
              </w:r>
            </w:ins>
          </w:p>
          <w:p w14:paraId="0F7F4652" w14:textId="1B031E40" w:rsidR="001938BC" w:rsidRPr="00D35CCC" w:rsidRDefault="007951A4" w:rsidP="007951A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7" w:author="Shewmaker, Michael@Energy" w:date="2017-04-12T11:03:00Z">
              <w:r w:rsidRPr="007951A4">
                <w:rPr>
                  <w:rFonts w:eastAsia="Times New Roman"/>
                  <w:sz w:val="14"/>
                  <w:szCs w:val="14"/>
                </w:rPr>
                <w:t xml:space="preserve">Last range check: If B08 ≠ NA, then value must be +/-10% of the reported value in B08. If the value passes all range tests, it is stored in </w:t>
              </w:r>
              <w:proofErr w:type="spellStart"/>
              <w:r w:rsidRPr="007951A4">
                <w:rPr>
                  <w:rFonts w:eastAsia="Times New Roman"/>
                  <w:sz w:val="14"/>
                  <w:szCs w:val="14"/>
                </w:rPr>
                <w:t>WaterHeaterElectricFiredRatedInput</w:t>
              </w:r>
              <w:proofErr w:type="spellEnd"/>
              <w:r w:rsidRPr="007951A4">
                <w:rPr>
                  <w:rFonts w:eastAsia="Times New Roman"/>
                  <w:sz w:val="14"/>
                  <w:szCs w:val="14"/>
                </w:rPr>
                <w:t xml:space="preserve">, if C06 = Electricity. Otherwise the value is stored in </w:t>
              </w:r>
              <w:proofErr w:type="spellStart"/>
              <w:r w:rsidRPr="007951A4">
                <w:rPr>
                  <w:rFonts w:eastAsia="Times New Roman"/>
                  <w:sz w:val="14"/>
                  <w:szCs w:val="14"/>
                </w:rPr>
                <w:t>WaterHeaterGasFiredRatedInput</w:t>
              </w:r>
              <w:proofErr w:type="spellEnd"/>
              <w:r w:rsidRPr="007951A4">
                <w:rPr>
                  <w:rFonts w:eastAsia="Times New Roman"/>
                  <w:sz w:val="14"/>
                  <w:szCs w:val="14"/>
                </w:rPr>
                <w:t>&gt;&gt;</w:t>
              </w:r>
            </w:ins>
          </w:p>
        </w:tc>
        <w:tc>
          <w:tcPr>
            <w:tcW w:w="900" w:type="dxa"/>
            <w:tcBorders>
              <w:top w:val="single" w:sz="4" w:space="0" w:color="auto"/>
              <w:left w:val="single" w:sz="4" w:space="0" w:color="auto"/>
              <w:bottom w:val="single" w:sz="4" w:space="0" w:color="auto"/>
              <w:right w:val="single" w:sz="4" w:space="0" w:color="auto"/>
            </w:tcBorders>
          </w:tcPr>
          <w:p w14:paraId="0F7F4653"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0F7F4654"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655" w14:textId="5C7C403D"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DF49E0">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B10</w:t>
            </w:r>
            <w:r w:rsidR="00DF49E0">
              <w:rPr>
                <w:rFonts w:eastAsia="Times New Roman"/>
                <w:sz w:val="14"/>
                <w:szCs w:val="14"/>
              </w:rPr>
              <w:t xml:space="preserve"> to comply, else flag non-compliant values and do not allow the doc to be registered</w:t>
            </w:r>
            <w:r w:rsidRPr="00CD2C84">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0F7F4656" w14:textId="25B93921"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DF49E0">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B11</w:t>
            </w:r>
            <w:r w:rsidR="00DF49E0">
              <w:rPr>
                <w:rFonts w:eastAsia="Times New Roman"/>
                <w:sz w:val="14"/>
                <w:szCs w:val="14"/>
              </w:rPr>
              <w:t xml:space="preserve"> to comply, else flag non-compliant values and do not allow the doc to be registered</w:t>
            </w:r>
            <w:r w:rsidR="00DA48EB">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0F7F4657" w14:textId="792B57FA" w:rsidR="001938BC"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w:t>
            </w:r>
            <w:r w:rsidR="00DF49E0">
              <w:rPr>
                <w:rFonts w:eastAsia="Times New Roman"/>
                <w:sz w:val="14"/>
                <w:szCs w:val="14"/>
              </w:rPr>
              <w:t>; check value</w:t>
            </w:r>
            <w:r w:rsidRPr="00CD2C84">
              <w:rPr>
                <w:rFonts w:eastAsia="Times New Roman"/>
                <w:sz w:val="14"/>
                <w:szCs w:val="14"/>
              </w:rPr>
              <w:t xml:space="preserve"> must be ≥ value in </w:t>
            </w:r>
            <w:r>
              <w:rPr>
                <w:rFonts w:eastAsia="Times New Roman"/>
                <w:sz w:val="14"/>
                <w:szCs w:val="14"/>
              </w:rPr>
              <w:t>B12</w:t>
            </w:r>
            <w:r w:rsidR="00DF49E0">
              <w:rPr>
                <w:rFonts w:eastAsia="Times New Roman"/>
                <w:sz w:val="14"/>
                <w:szCs w:val="14"/>
              </w:rPr>
              <w:t xml:space="preserve"> to comply, else flag non-compliant values and do not allow the doc to be registered</w:t>
            </w:r>
            <w:r w:rsidR="00DA48EB">
              <w:rPr>
                <w:rFonts w:eastAsia="Times New Roman"/>
                <w:sz w:val="14"/>
                <w:szCs w:val="14"/>
              </w:rPr>
              <w:t>. Value may be N/A if CF1R value is N/A</w:t>
            </w:r>
            <w:r w:rsidRPr="00CD2C84">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0F7F4658"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Borders>
              <w:top w:val="single" w:sz="4" w:space="0" w:color="auto"/>
              <w:left w:val="single" w:sz="4" w:space="0" w:color="auto"/>
              <w:bottom w:val="single" w:sz="4" w:space="0" w:color="auto"/>
              <w:right w:val="single" w:sz="4" w:space="0" w:color="auto"/>
            </w:tcBorders>
          </w:tcPr>
          <w:p w14:paraId="0F7F465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0F7F465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1938BC" w:rsidRPr="0082211E" w14:paraId="0F7F466A" w14:textId="77777777" w:rsidTr="00BF7314">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0F7F465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65D"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65E"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65F"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0"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1"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662"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663"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664"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665"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6"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667"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668"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669"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6B" w14:textId="77777777" w:rsidR="00DE7A20" w:rsidRDefault="00DE7A20" w:rsidP="00064F9C">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A45B6A" w:rsidRPr="00C711C6" w14:paraId="0F7F466E" w14:textId="77777777" w:rsidTr="00092950">
        <w:trPr>
          <w:trHeight w:val="327"/>
        </w:trPr>
        <w:tc>
          <w:tcPr>
            <w:tcW w:w="8118" w:type="dxa"/>
            <w:gridSpan w:val="3"/>
            <w:tcBorders>
              <w:top w:val="single" w:sz="4" w:space="0" w:color="auto"/>
              <w:bottom w:val="single" w:sz="4" w:space="0" w:color="auto"/>
            </w:tcBorders>
            <w:vAlign w:val="center"/>
          </w:tcPr>
          <w:p w14:paraId="0F7F466C" w14:textId="77777777" w:rsidR="00A45B6A" w:rsidRDefault="001938BC" w:rsidP="00BD5A3B">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A45B6A" w:rsidRPr="00335E47">
              <w:rPr>
                <w:rFonts w:asciiTheme="minorHAnsi" w:hAnsiTheme="minorHAnsi" w:cs="Arial"/>
                <w:b/>
                <w:sz w:val="20"/>
                <w:szCs w:val="20"/>
              </w:rPr>
              <w:t xml:space="preserve">. </w:t>
            </w:r>
            <w:r w:rsidR="00A45B6A">
              <w:rPr>
                <w:rFonts w:asciiTheme="minorHAnsi" w:hAnsiTheme="minorHAnsi" w:cs="Arial"/>
                <w:b/>
                <w:sz w:val="20"/>
                <w:szCs w:val="20"/>
              </w:rPr>
              <w:t>Installed Water Heater Manufacturer Information</w:t>
            </w:r>
          </w:p>
          <w:p w14:paraId="0F7F466D"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A45B6A" w:rsidRPr="00C711C6" w14:paraId="0F7F4672" w14:textId="77777777" w:rsidTr="00092950">
        <w:trPr>
          <w:trHeight w:val="426"/>
        </w:trPr>
        <w:tc>
          <w:tcPr>
            <w:tcW w:w="1548" w:type="dxa"/>
            <w:tcBorders>
              <w:top w:val="single" w:sz="4" w:space="0" w:color="auto"/>
              <w:bottom w:val="single" w:sz="4" w:space="0" w:color="auto"/>
              <w:right w:val="single" w:sz="4" w:space="0" w:color="auto"/>
            </w:tcBorders>
            <w:vAlign w:val="bottom"/>
          </w:tcPr>
          <w:p w14:paraId="0F7F466F"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0F7F4670"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0F7F4671"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A45B6A" w:rsidRPr="00C711C6" w14:paraId="0F7F4676" w14:textId="77777777" w:rsidTr="00092950">
        <w:trPr>
          <w:trHeight w:val="282"/>
        </w:trPr>
        <w:tc>
          <w:tcPr>
            <w:tcW w:w="1548" w:type="dxa"/>
            <w:tcBorders>
              <w:top w:val="single" w:sz="4" w:space="0" w:color="auto"/>
              <w:bottom w:val="single" w:sz="4" w:space="0" w:color="auto"/>
              <w:right w:val="single" w:sz="4" w:space="0" w:color="auto"/>
            </w:tcBorders>
            <w:vAlign w:val="bottom"/>
          </w:tcPr>
          <w:p w14:paraId="0F7F4673"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0F7F4674"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0F7F4675"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A45B6A" w:rsidRPr="00C711C6" w14:paraId="0F7F467A" w14:textId="77777777" w:rsidTr="00092950">
        <w:trPr>
          <w:trHeight w:val="246"/>
        </w:trPr>
        <w:tc>
          <w:tcPr>
            <w:tcW w:w="1548" w:type="dxa"/>
            <w:tcBorders>
              <w:top w:val="single" w:sz="4" w:space="0" w:color="auto"/>
              <w:bottom w:val="single" w:sz="4" w:space="0" w:color="auto"/>
              <w:right w:val="single" w:sz="4" w:space="0" w:color="auto"/>
            </w:tcBorders>
            <w:vAlign w:val="bottom"/>
          </w:tcPr>
          <w:p w14:paraId="0F7F4677" w14:textId="77777777" w:rsidR="00A45B6A" w:rsidRPr="00C711C6" w:rsidRDefault="00A45B6A" w:rsidP="00F2136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F2136B">
              <w:rPr>
                <w:rFonts w:eastAsia="Times New Roman"/>
                <w:sz w:val="14"/>
                <w:szCs w:val="14"/>
              </w:rPr>
              <w:t>B</w:t>
            </w:r>
            <w:r w:rsidRPr="00CD2C84">
              <w:rPr>
                <w:rFonts w:eastAsia="Times New Roman"/>
                <w:sz w:val="14"/>
                <w:szCs w:val="14"/>
              </w:rPr>
              <w:t>01&gt;&gt;</w:t>
            </w:r>
          </w:p>
        </w:tc>
        <w:tc>
          <w:tcPr>
            <w:tcW w:w="1710" w:type="dxa"/>
            <w:tcBorders>
              <w:top w:val="single" w:sz="4" w:space="0" w:color="auto"/>
              <w:left w:val="single" w:sz="4" w:space="0" w:color="auto"/>
              <w:bottom w:val="single" w:sz="4" w:space="0" w:color="auto"/>
              <w:right w:val="single" w:sz="4" w:space="0" w:color="auto"/>
            </w:tcBorders>
            <w:vAlign w:val="bottom"/>
          </w:tcPr>
          <w:p w14:paraId="0F7F4678"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0F7F4679"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A45B6A" w:rsidRPr="00C711C6" w14:paraId="0F7F467E" w14:textId="77777777" w:rsidTr="00092950">
        <w:trPr>
          <w:trHeight w:val="255"/>
        </w:trPr>
        <w:tc>
          <w:tcPr>
            <w:tcW w:w="1548" w:type="dxa"/>
            <w:tcBorders>
              <w:top w:val="single" w:sz="4" w:space="0" w:color="auto"/>
              <w:bottom w:val="single" w:sz="4" w:space="0" w:color="auto"/>
              <w:right w:val="single" w:sz="4" w:space="0" w:color="auto"/>
            </w:tcBorders>
            <w:vAlign w:val="bottom"/>
          </w:tcPr>
          <w:p w14:paraId="0F7F467B"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0F7F467C"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0F7F467D"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7F" w14:textId="77777777" w:rsidR="008F119E" w:rsidRDefault="008F119E" w:rsidP="00064F9C">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13054"/>
      </w:tblGrid>
      <w:tr w:rsidR="00A45B6A" w:rsidRPr="00260947" w14:paraId="0F7F4682" w14:textId="77777777" w:rsidTr="00BD5A3B">
        <w:trPr>
          <w:trHeight w:hRule="exact" w:val="288"/>
        </w:trPr>
        <w:tc>
          <w:tcPr>
            <w:tcW w:w="14616" w:type="dxa"/>
            <w:gridSpan w:val="2"/>
            <w:tcBorders>
              <w:top w:val="single" w:sz="4" w:space="0" w:color="auto"/>
              <w:left w:val="single" w:sz="4" w:space="0" w:color="auto"/>
              <w:bottom w:val="single" w:sz="4" w:space="0" w:color="auto"/>
              <w:right w:val="single" w:sz="4" w:space="0" w:color="auto"/>
            </w:tcBorders>
          </w:tcPr>
          <w:p w14:paraId="0F7F4680" w14:textId="5898316A" w:rsidR="00A45B6A" w:rsidRDefault="001938BC" w:rsidP="00BD5A3B">
            <w:pPr>
              <w:keepNext/>
              <w:spacing w:after="60" w:line="240" w:lineRule="auto"/>
              <w:rPr>
                <w:rFonts w:asciiTheme="minorHAnsi" w:hAnsiTheme="minorHAnsi" w:cs="Arial"/>
                <w:b/>
                <w:sz w:val="20"/>
                <w:szCs w:val="20"/>
              </w:rPr>
            </w:pPr>
            <w:r>
              <w:rPr>
                <w:rFonts w:asciiTheme="minorHAnsi" w:hAnsiTheme="minorHAnsi" w:cs="Arial"/>
                <w:b/>
                <w:sz w:val="20"/>
                <w:szCs w:val="20"/>
              </w:rPr>
              <w:lastRenderedPageBreak/>
              <w:t>E</w:t>
            </w:r>
            <w:r w:rsidR="00A45B6A">
              <w:rPr>
                <w:rFonts w:asciiTheme="minorHAnsi" w:hAnsiTheme="minorHAnsi" w:cs="Arial"/>
                <w:b/>
                <w:sz w:val="20"/>
                <w:szCs w:val="20"/>
              </w:rPr>
              <w:t xml:space="preserve">. </w:t>
            </w:r>
            <w:r w:rsidR="00E65CD8" w:rsidRPr="00E65CD8">
              <w:rPr>
                <w:rFonts w:asciiTheme="minorHAnsi" w:hAnsiTheme="minorHAnsi" w:cs="Arial"/>
                <w:b/>
                <w:sz w:val="20"/>
                <w:szCs w:val="20"/>
              </w:rPr>
              <w:t>Mandatory Measures for All Domestic Hot Water Distribution Systems</w:t>
            </w:r>
          </w:p>
          <w:p w14:paraId="0F7F4681"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A45B6A" w:rsidRPr="00D24BC5" w14:paraId="0F7F4685" w14:textId="77777777" w:rsidTr="00E65CD8">
        <w:trPr>
          <w:trHeight w:hRule="exact" w:val="334"/>
          <w:tblHeader/>
        </w:trPr>
        <w:tc>
          <w:tcPr>
            <w:tcW w:w="1562" w:type="dxa"/>
            <w:vAlign w:val="center"/>
          </w:tcPr>
          <w:p w14:paraId="0F7F4683"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054" w:type="dxa"/>
            <w:vAlign w:val="center"/>
          </w:tcPr>
          <w:p w14:paraId="0F7F4684"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A45B6A" w:rsidRPr="00D24BC5" w14:paraId="0F7F4688" w14:textId="77777777" w:rsidTr="00E65CD8">
        <w:trPr>
          <w:trHeight w:hRule="exact" w:val="352"/>
          <w:tblHeader/>
        </w:trPr>
        <w:tc>
          <w:tcPr>
            <w:tcW w:w="1562" w:type="dxa"/>
            <w:vAlign w:val="center"/>
          </w:tcPr>
          <w:p w14:paraId="0F7F4686"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054" w:type="dxa"/>
            <w:vAlign w:val="center"/>
          </w:tcPr>
          <w:p w14:paraId="0F7F4687" w14:textId="171C0056"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w:t>
            </w:r>
            <w:r w:rsidR="00092950">
              <w:rPr>
                <w:rFonts w:asciiTheme="minorHAnsi" w:hAnsiTheme="minorHAnsi"/>
                <w:sz w:val="20"/>
                <w:szCs w:val="20"/>
              </w:rPr>
              <w:t>,</w:t>
            </w:r>
            <w:r w:rsidRPr="00D24BC5">
              <w:rPr>
                <w:rFonts w:asciiTheme="minorHAnsi" w:hAnsiTheme="minorHAnsi"/>
                <w:sz w:val="20"/>
                <w:szCs w:val="20"/>
              </w:rPr>
              <w:t xml:space="preserve">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A45B6A" w:rsidRPr="00C93879" w14:paraId="0F7F4695" w14:textId="77777777" w:rsidTr="00BD5A3B">
        <w:trPr>
          <w:trHeight w:val="3932"/>
        </w:trPr>
        <w:tc>
          <w:tcPr>
            <w:tcW w:w="1562" w:type="dxa"/>
            <w:vAlign w:val="center"/>
          </w:tcPr>
          <w:p w14:paraId="0F7F4689" w14:textId="77777777" w:rsidR="00A45B6A" w:rsidRDefault="00A45B6A" w:rsidP="00BD5A3B">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054" w:type="dxa"/>
            <w:vAlign w:val="center"/>
          </w:tcPr>
          <w:p w14:paraId="0F7F468A" w14:textId="0EDB146C" w:rsidR="00A45B6A" w:rsidRDefault="00A45B6A" w:rsidP="00BD5A3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5B4893">
              <w:rPr>
                <w:rFonts w:asciiTheme="minorHAnsi" w:hAnsiTheme="minorHAnsi" w:cs="TimesNewRomanPS-BoldMT"/>
                <w:bCs/>
                <w:sz w:val="20"/>
                <w:szCs w:val="20"/>
              </w:rPr>
              <w:t>below</w:t>
            </w:r>
            <w:r>
              <w:rPr>
                <w:rFonts w:asciiTheme="minorHAnsi" w:hAnsiTheme="minorHAnsi" w:cs="TimesNewRomanPS-BoldMT"/>
                <w:bCs/>
                <w:sz w:val="20"/>
                <w:szCs w:val="20"/>
              </w:rPr>
              <w:t>: (RA4.4.1)</w:t>
            </w:r>
          </w:p>
          <w:p w14:paraId="0F7F468B"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0F7F468C"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0F7F468D" w14:textId="77777777" w:rsidR="00A45B6A" w:rsidRPr="00253A36"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0F7F468E" w14:textId="284593A6"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w:t>
            </w:r>
            <w:r w:rsidR="00092950">
              <w:rPr>
                <w:rFonts w:asciiTheme="minorHAnsi" w:hAnsiTheme="minorHAnsi" w:cs="TimesNewRomanPS-BoldMT"/>
                <w:bCs/>
                <w:sz w:val="20"/>
                <w:szCs w:val="20"/>
              </w:rPr>
              <w:t>,</w:t>
            </w:r>
            <w:r w:rsidRPr="00524AB7">
              <w:rPr>
                <w:rFonts w:asciiTheme="minorHAnsi" w:hAnsiTheme="minorHAnsi" w:cs="TimesNewRomanPS-BoldMT"/>
                <w:bCs/>
                <w:sz w:val="20"/>
                <w:szCs w:val="20"/>
              </w:rPr>
              <w:t xml:space="preserve"> or between tanks.</w:t>
            </w:r>
          </w:p>
          <w:p w14:paraId="0F7F468F"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0F7F4690" w14:textId="77777777" w:rsidR="00A45B6A" w:rsidRPr="006F2D63"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0F7F4691" w14:textId="77777777" w:rsidR="00A45B6A" w:rsidRDefault="00A45B6A" w:rsidP="00BD5A3B">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0F7F4692" w14:textId="36BEC5D4"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Piping installed in interior</w:t>
            </w:r>
            <w:r w:rsidR="0009295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or exterior</w:t>
            </w:r>
            <w:r w:rsidR="0009295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walls </w:t>
            </w:r>
            <w:r>
              <w:rPr>
                <w:rFonts w:asciiTheme="minorHAnsi" w:hAnsiTheme="minorHAnsi" w:cs="TimesNewRomanPS-BoldMT"/>
                <w:bCs/>
                <w:sz w:val="20"/>
                <w:szCs w:val="20"/>
              </w:rPr>
              <w:t>that is surrounded on all sides by at least 1 inch of insulation.</w:t>
            </w:r>
          </w:p>
          <w:p w14:paraId="0F7F4693"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F7F4694" w14:textId="77777777" w:rsidR="00A45B6A" w:rsidRPr="006F2D63"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A45B6A" w:rsidRPr="00D24BC5" w14:paraId="0F7F4698" w14:textId="77777777" w:rsidTr="00BD5A3B">
        <w:trPr>
          <w:trHeight w:hRule="exact" w:val="518"/>
          <w:tblHeader/>
        </w:trPr>
        <w:tc>
          <w:tcPr>
            <w:tcW w:w="1562" w:type="dxa"/>
            <w:vAlign w:val="center"/>
          </w:tcPr>
          <w:p w14:paraId="0F7F4696"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vAlign w:val="center"/>
          </w:tcPr>
          <w:p w14:paraId="0F7F4697" w14:textId="1BF25725"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A45B6A" w:rsidRPr="00D24BC5" w14:paraId="0F7F469B" w14:textId="77777777" w:rsidTr="00E65CD8">
        <w:trPr>
          <w:trHeight w:hRule="exact" w:val="316"/>
          <w:tblHeader/>
        </w:trPr>
        <w:tc>
          <w:tcPr>
            <w:tcW w:w="1562" w:type="dxa"/>
            <w:vAlign w:val="center"/>
          </w:tcPr>
          <w:p w14:paraId="0F7F4699"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05</w:t>
            </w:r>
          </w:p>
        </w:tc>
        <w:tc>
          <w:tcPr>
            <w:tcW w:w="13054" w:type="dxa"/>
            <w:vAlign w:val="center"/>
          </w:tcPr>
          <w:p w14:paraId="0F7F469A"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A45B6A" w:rsidRPr="00D24BC5" w14:paraId="0F7F469E" w14:textId="77777777" w:rsidTr="00BD5A3B">
        <w:trPr>
          <w:trHeight w:hRule="exact" w:val="352"/>
          <w:tblHeader/>
        </w:trPr>
        <w:tc>
          <w:tcPr>
            <w:tcW w:w="1562" w:type="dxa"/>
            <w:vAlign w:val="center"/>
          </w:tcPr>
          <w:p w14:paraId="0F7F469C"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06</w:t>
            </w:r>
          </w:p>
        </w:tc>
        <w:tc>
          <w:tcPr>
            <w:tcW w:w="13054" w:type="dxa"/>
            <w:vAlign w:val="center"/>
          </w:tcPr>
          <w:p w14:paraId="0F7F469D"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A45B6A" w:rsidRPr="00D24BC5" w14:paraId="0F7F46A5" w14:textId="77777777" w:rsidTr="00E65CD8">
        <w:trPr>
          <w:trHeight w:hRule="exact" w:val="1360"/>
          <w:tblHeader/>
        </w:trPr>
        <w:tc>
          <w:tcPr>
            <w:tcW w:w="1562" w:type="dxa"/>
            <w:vAlign w:val="center"/>
          </w:tcPr>
          <w:p w14:paraId="0F7F469F" w14:textId="77777777" w:rsidR="00A45B6A" w:rsidRDefault="007D76B1"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07</w:t>
            </w:r>
          </w:p>
        </w:tc>
        <w:tc>
          <w:tcPr>
            <w:tcW w:w="13054" w:type="dxa"/>
            <w:vAlign w:val="center"/>
          </w:tcPr>
          <w:p w14:paraId="0F7F46A0"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0F7F46A1"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0F7F46A2"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0F7F46A3"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0F7F46A4" w14:textId="3B05DF50"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092950">
              <w:rPr>
                <w:rFonts w:asciiTheme="minorHAnsi" w:hAnsiTheme="minorHAnsi"/>
                <w:sz w:val="20"/>
                <w:szCs w:val="20"/>
              </w:rPr>
              <w:t>h</w:t>
            </w:r>
            <w:r w:rsidRPr="00D24BC5">
              <w:rPr>
                <w:rFonts w:asciiTheme="minorHAnsi" w:hAnsiTheme="minorHAnsi"/>
                <w:sz w:val="20"/>
                <w:szCs w:val="20"/>
              </w:rPr>
              <w:t>r</w:t>
            </w:r>
            <w:proofErr w:type="spellEnd"/>
          </w:p>
        </w:tc>
      </w:tr>
      <w:tr w:rsidR="00A45B6A" w:rsidRPr="00260947" w14:paraId="0F7F46A7" w14:textId="77777777" w:rsidTr="00E65CD8">
        <w:trPr>
          <w:trHeight w:hRule="exact" w:val="361"/>
          <w:tblHeader/>
        </w:trPr>
        <w:tc>
          <w:tcPr>
            <w:tcW w:w="14616" w:type="dxa"/>
            <w:gridSpan w:val="2"/>
            <w:vAlign w:val="center"/>
          </w:tcPr>
          <w:p w14:paraId="0F7F46A6" w14:textId="77777777" w:rsidR="009269B2" w:rsidRDefault="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6A8" w14:textId="77777777" w:rsidR="008F119E" w:rsidRDefault="008F119E" w:rsidP="00064F9C">
      <w:pPr>
        <w:spacing w:after="0" w:line="240" w:lineRule="auto"/>
        <w:rPr>
          <w:rFonts w:asciiTheme="minorHAnsi" w:hAnsiTheme="minorHAnsi" w:cs="Arial"/>
          <w:sz w:val="20"/>
          <w:szCs w:val="20"/>
        </w:rPr>
      </w:pPr>
    </w:p>
    <w:p w14:paraId="7D07AA51" w14:textId="77777777" w:rsidR="00E65CD8" w:rsidRDefault="00E65CD8">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13790"/>
      </w:tblGrid>
      <w:tr w:rsidR="000E1685" w:rsidRPr="006D2E42" w14:paraId="0F7F46AF" w14:textId="77777777" w:rsidTr="00F96517">
        <w:trPr>
          <w:trHeight w:hRule="exact" w:val="982"/>
          <w:tblHeader/>
        </w:trPr>
        <w:tc>
          <w:tcPr>
            <w:tcW w:w="14616" w:type="dxa"/>
            <w:gridSpan w:val="2"/>
            <w:tcBorders>
              <w:bottom w:val="single" w:sz="4" w:space="0" w:color="auto"/>
            </w:tcBorders>
          </w:tcPr>
          <w:p w14:paraId="0F7F46AB" w14:textId="77777777" w:rsidR="000E1685" w:rsidRDefault="001938BC" w:rsidP="000E1685">
            <w:pPr>
              <w:spacing w:after="0" w:line="240" w:lineRule="auto"/>
              <w:rPr>
                <w:rFonts w:asciiTheme="minorHAnsi" w:hAnsiTheme="minorHAnsi" w:cs="Arial"/>
                <w:b/>
                <w:sz w:val="20"/>
                <w:szCs w:val="20"/>
              </w:rPr>
            </w:pPr>
            <w:r>
              <w:rPr>
                <w:rFonts w:asciiTheme="minorHAnsi" w:hAnsiTheme="minorHAnsi"/>
                <w:b/>
                <w:sz w:val="20"/>
                <w:szCs w:val="20"/>
              </w:rPr>
              <w:lastRenderedPageBreak/>
              <w:t>F</w:t>
            </w:r>
            <w:r w:rsidR="000E1685" w:rsidRPr="006D2E42">
              <w:rPr>
                <w:rFonts w:asciiTheme="minorHAnsi" w:hAnsiTheme="minorHAnsi"/>
                <w:b/>
                <w:sz w:val="20"/>
                <w:szCs w:val="20"/>
              </w:rPr>
              <w:t xml:space="preserve">. HERS-Verified Pipe Insulation </w:t>
            </w:r>
            <w:r w:rsidR="0065796D">
              <w:rPr>
                <w:rFonts w:asciiTheme="minorHAnsi" w:hAnsiTheme="minorHAnsi"/>
                <w:b/>
                <w:sz w:val="20"/>
                <w:szCs w:val="20"/>
              </w:rPr>
              <w:t>Credit</w:t>
            </w:r>
            <w:r>
              <w:rPr>
                <w:rFonts w:asciiTheme="minorHAnsi" w:hAnsiTheme="minorHAnsi"/>
                <w:b/>
                <w:sz w:val="20"/>
                <w:szCs w:val="20"/>
              </w:rPr>
              <w:t xml:space="preserve"> </w:t>
            </w:r>
            <w:r>
              <w:rPr>
                <w:rFonts w:asciiTheme="minorHAnsi" w:hAnsiTheme="minorHAnsi" w:cs="Arial"/>
                <w:b/>
                <w:sz w:val="20"/>
                <w:szCs w:val="20"/>
              </w:rPr>
              <w:t>Requirements</w:t>
            </w:r>
          </w:p>
          <w:p w14:paraId="0F7F46AC" w14:textId="5126E62F" w:rsidR="00A82A43" w:rsidRPr="00A82A43" w:rsidRDefault="001938BC" w:rsidP="00A82A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p>
          <w:p w14:paraId="0F7F46AD" w14:textId="77777777" w:rsidR="007305A1" w:rsidRPr="006D2E42" w:rsidRDefault="007305A1" w:rsidP="000E1685">
            <w:pPr>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 xml:space="preserve"> there are no systems in column B14 that have a value =</w:t>
            </w:r>
            <w:r w:rsidR="00F4590C">
              <w:rPr>
                <w:rFonts w:asciiTheme="minorHAnsi" w:hAnsiTheme="minorHAnsi" w:cs="Arial"/>
                <w:sz w:val="20"/>
                <w:szCs w:val="20"/>
              </w:rPr>
              <w:t xml:space="preserve"> “</w:t>
            </w:r>
            <w:r w:rsidR="00A82A43" w:rsidRPr="00A82A43">
              <w:rPr>
                <w:rFonts w:asciiTheme="minorHAnsi" w:hAnsiTheme="minorHAnsi" w:cs="Arial"/>
                <w:sz w:val="20"/>
                <w:szCs w:val="20"/>
              </w:rPr>
              <w:t xml:space="preserve">HERS-Verified Pipe Insulation </w:t>
            </w:r>
            <w:r w:rsidR="0065796D">
              <w:rPr>
                <w:rFonts w:asciiTheme="minorHAnsi" w:hAnsiTheme="minorHAnsi" w:cs="Arial"/>
                <w:sz w:val="20"/>
                <w:szCs w:val="20"/>
              </w:rPr>
              <w:t>Credit</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p w14:paraId="0F7F46AE" w14:textId="77777777" w:rsidR="000E1685"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7305A1" w:rsidRPr="006D2E42" w14:paraId="0F7F46B2" w14:textId="77777777" w:rsidTr="00E65CD8">
        <w:trPr>
          <w:trHeight w:hRule="exact" w:val="361"/>
          <w:tblHeader/>
        </w:trPr>
        <w:tc>
          <w:tcPr>
            <w:tcW w:w="826" w:type="dxa"/>
            <w:vAlign w:val="center"/>
          </w:tcPr>
          <w:p w14:paraId="0F7F46B0" w14:textId="77777777" w:rsidR="007305A1" w:rsidRPr="006D2E42" w:rsidRDefault="007305A1"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90" w:type="dxa"/>
            <w:vAlign w:val="center"/>
          </w:tcPr>
          <w:p w14:paraId="0F7F46B1" w14:textId="77777777" w:rsidR="00B614D3" w:rsidRDefault="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sidR="00CC3747">
              <w:rPr>
                <w:rFonts w:asciiTheme="minorHAnsi" w:hAnsiTheme="minorHAnsi"/>
                <w:sz w:val="20"/>
                <w:szCs w:val="20"/>
              </w:rPr>
              <w:t xml:space="preserve"> (RA 4.4.14)</w:t>
            </w:r>
          </w:p>
        </w:tc>
      </w:tr>
      <w:tr w:rsidR="000E1685" w:rsidRPr="000E1685" w14:paraId="0F7F46B5" w14:textId="77777777" w:rsidTr="00DE7A20">
        <w:trPr>
          <w:trHeight w:hRule="exact" w:val="288"/>
          <w:tblHeader/>
        </w:trPr>
        <w:tc>
          <w:tcPr>
            <w:tcW w:w="146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E1685" w:rsidRDefault="000E1685" w:rsidP="00AE6068">
            <w:pPr>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B4" w14:textId="77777777" w:rsidR="000E1685" w:rsidRPr="000E1685" w:rsidRDefault="000E1685" w:rsidP="00AE6068">
            <w:pPr>
              <w:spacing w:after="0" w:line="240" w:lineRule="auto"/>
              <w:rPr>
                <w:rFonts w:asciiTheme="minorHAnsi" w:hAnsiTheme="minorHAnsi"/>
                <w:b/>
                <w:sz w:val="18"/>
                <w:szCs w:val="18"/>
              </w:rPr>
            </w:pPr>
          </w:p>
        </w:tc>
      </w:tr>
    </w:tbl>
    <w:p w14:paraId="0F7F46B6" w14:textId="77777777" w:rsidR="000E1685" w:rsidRDefault="000E1685" w:rsidP="000E1685">
      <w:pPr>
        <w:spacing w:after="0"/>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13787"/>
        <w:gridCol w:w="15"/>
      </w:tblGrid>
      <w:tr w:rsidR="00064F9C" w:rsidRPr="006D2E42" w14:paraId="0F7F46BA" w14:textId="77777777" w:rsidTr="00F96517">
        <w:trPr>
          <w:gridAfter w:val="1"/>
          <w:wAfter w:w="11" w:type="dxa"/>
          <w:trHeight w:hRule="exact" w:val="802"/>
          <w:tblHeader/>
        </w:trPr>
        <w:tc>
          <w:tcPr>
            <w:tcW w:w="11016" w:type="dxa"/>
            <w:gridSpan w:val="2"/>
            <w:tcBorders>
              <w:bottom w:val="single" w:sz="4" w:space="0" w:color="auto"/>
            </w:tcBorders>
          </w:tcPr>
          <w:p w14:paraId="0F7F46B7" w14:textId="77777777" w:rsidR="00064F9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G</w:t>
            </w:r>
            <w:r w:rsidR="00064F9C">
              <w:rPr>
                <w:rFonts w:asciiTheme="minorHAnsi" w:hAnsiTheme="minorHAnsi"/>
                <w:b/>
                <w:sz w:val="20"/>
                <w:szCs w:val="20"/>
              </w:rPr>
              <w:t xml:space="preserve">. </w:t>
            </w:r>
            <w:r w:rsidR="00064F9C"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6B8" w14:textId="5C5979E1" w:rsidR="001938B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p>
          <w:p w14:paraId="0F7F46B9" w14:textId="77777777" w:rsidR="009269B2" w:rsidRDefault="007305A1" w:rsidP="00F459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there are no systems in column B14 that have a value =</w:t>
            </w:r>
            <w:r w:rsidR="00F4590C">
              <w:rPr>
                <w:rFonts w:asciiTheme="minorHAnsi" w:hAnsiTheme="minorHAnsi" w:cs="Arial"/>
                <w:sz w:val="20"/>
                <w:szCs w:val="20"/>
              </w:rPr>
              <w:t xml:space="preserve"> “</w:t>
            </w:r>
            <w:r w:rsidR="00A82A43" w:rsidRPr="00A82A43">
              <w:rPr>
                <w:rFonts w:asciiTheme="minorHAnsi" w:hAnsiTheme="minorHAnsi" w:cs="Arial"/>
                <w:sz w:val="20"/>
                <w:szCs w:val="20"/>
              </w:rPr>
              <w:t>HERS-Verified Parallel Piping</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tc>
      </w:tr>
      <w:tr w:rsidR="00CC3747" w:rsidRPr="006D2E42" w14:paraId="0F7F46BD" w14:textId="77777777" w:rsidTr="007305A1">
        <w:trPr>
          <w:trHeight w:hRule="exact" w:val="288"/>
          <w:tblHeader/>
        </w:trPr>
        <w:tc>
          <w:tcPr>
            <w:tcW w:w="625" w:type="dxa"/>
            <w:vAlign w:val="center"/>
          </w:tcPr>
          <w:p w14:paraId="0F7F46BB"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02" w:type="dxa"/>
            <w:gridSpan w:val="2"/>
            <w:vAlign w:val="center"/>
          </w:tcPr>
          <w:p w14:paraId="0F7F46BC"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CC3747" w:rsidRPr="006D2E42" w14:paraId="0F7F46C0" w14:textId="77777777" w:rsidTr="007305A1">
        <w:trPr>
          <w:trHeight w:hRule="exact" w:val="288"/>
          <w:tblHeader/>
        </w:trPr>
        <w:tc>
          <w:tcPr>
            <w:tcW w:w="625" w:type="dxa"/>
            <w:vAlign w:val="center"/>
          </w:tcPr>
          <w:p w14:paraId="0F7F46BE"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02" w:type="dxa"/>
            <w:gridSpan w:val="2"/>
            <w:vAlign w:val="center"/>
          </w:tcPr>
          <w:p w14:paraId="0F7F46BF"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CC3747" w:rsidRPr="006D2E42" w14:paraId="0F7F46C3" w14:textId="77777777" w:rsidTr="00E65CD8">
        <w:trPr>
          <w:trHeight w:hRule="exact" w:val="532"/>
          <w:tblHeader/>
        </w:trPr>
        <w:tc>
          <w:tcPr>
            <w:tcW w:w="625" w:type="dxa"/>
            <w:vAlign w:val="center"/>
          </w:tcPr>
          <w:p w14:paraId="0F7F46C1"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02" w:type="dxa"/>
            <w:gridSpan w:val="2"/>
            <w:vAlign w:val="center"/>
          </w:tcPr>
          <w:p w14:paraId="0F7F46C2"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CC3747" w:rsidRPr="006D2E42" w14:paraId="0F7F46C6" w14:textId="77777777" w:rsidTr="00E65CD8">
        <w:trPr>
          <w:trHeight w:hRule="exact" w:val="541"/>
          <w:tblHeader/>
        </w:trPr>
        <w:tc>
          <w:tcPr>
            <w:tcW w:w="625" w:type="dxa"/>
            <w:vAlign w:val="center"/>
          </w:tcPr>
          <w:p w14:paraId="0F7F46C4"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0402" w:type="dxa"/>
            <w:gridSpan w:val="2"/>
            <w:vAlign w:val="center"/>
          </w:tcPr>
          <w:p w14:paraId="0F7F46C5" w14:textId="3071ED84" w:rsidR="00CC3747" w:rsidRPr="006D2E42"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092950">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092950">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0E1685" w:rsidRPr="000E1685" w14:paraId="0F7F46C9" w14:textId="77777777" w:rsidTr="007305A1">
        <w:trPr>
          <w:gridAfter w:val="1"/>
          <w:wAfter w:w="11" w:type="dxa"/>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E1685"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C8" w14:textId="77777777" w:rsidR="000E1685" w:rsidRPr="000E1685"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p>
        </w:tc>
      </w:tr>
    </w:tbl>
    <w:p w14:paraId="0F7F46CA" w14:textId="77777777" w:rsidR="00064F9C" w:rsidRPr="006D2E42" w:rsidRDefault="00064F9C"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7227"/>
        <w:gridCol w:w="6558"/>
      </w:tblGrid>
      <w:tr w:rsidR="00064F9C" w:rsidRPr="006D2E42" w14:paraId="0F7F46CE" w14:textId="77777777" w:rsidTr="001938BC">
        <w:trPr>
          <w:trHeight w:hRule="exact" w:val="784"/>
          <w:tblHeader/>
        </w:trPr>
        <w:tc>
          <w:tcPr>
            <w:tcW w:w="14616" w:type="dxa"/>
            <w:gridSpan w:val="3"/>
            <w:tcBorders>
              <w:bottom w:val="single" w:sz="4" w:space="0" w:color="auto"/>
            </w:tcBorders>
          </w:tcPr>
          <w:p w14:paraId="0F7F46CB" w14:textId="77777777" w:rsidR="00064F9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H</w:t>
            </w:r>
            <w:r w:rsidR="00064F9C">
              <w:rPr>
                <w:rFonts w:asciiTheme="minorHAnsi" w:hAnsiTheme="minorHAnsi"/>
                <w:b/>
                <w:sz w:val="20"/>
                <w:szCs w:val="20"/>
              </w:rPr>
              <w:t xml:space="preserve">. </w:t>
            </w:r>
            <w:r w:rsidR="00064F9C"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0F7F46CC" w14:textId="77777777" w:rsidR="001938BC" w:rsidRPr="001938B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F7F46CD" w14:textId="77777777" w:rsidR="003D7869" w:rsidRDefault="007305A1" w:rsidP="00F459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 xml:space="preserve">there are no systems in column B14 that have a value = </w:t>
            </w:r>
            <w:r w:rsidR="00F4590C">
              <w:rPr>
                <w:rFonts w:asciiTheme="minorHAnsi" w:hAnsiTheme="minorHAnsi" w:cs="Arial"/>
                <w:sz w:val="20"/>
                <w:szCs w:val="20"/>
              </w:rPr>
              <w:t>“</w:t>
            </w:r>
            <w:r w:rsidR="00A82A43" w:rsidRPr="00A82A43">
              <w:rPr>
                <w:rFonts w:asciiTheme="minorHAnsi" w:hAnsiTheme="minorHAnsi" w:cs="Arial"/>
                <w:sz w:val="20"/>
                <w:szCs w:val="20"/>
              </w:rPr>
              <w:t>HERS-Verified Compact Hot Water Distribution System</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tc>
      </w:tr>
      <w:tr w:rsidR="00CC3747" w:rsidRPr="006D2E42" w14:paraId="0F7F46D2" w14:textId="77777777" w:rsidTr="00DE68B9">
        <w:trPr>
          <w:trHeight w:hRule="exact" w:val="253"/>
          <w:tblHeader/>
        </w:trPr>
        <w:tc>
          <w:tcPr>
            <w:tcW w:w="831" w:type="dxa"/>
            <w:vAlign w:val="center"/>
          </w:tcPr>
          <w:p w14:paraId="0F7F46CF" w14:textId="77777777" w:rsidR="0094138E" w:rsidRDefault="00DE68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vAlign w:val="center"/>
          </w:tcPr>
          <w:p w14:paraId="0F7F46D0" w14:textId="619282B7" w:rsidR="009269B2" w:rsidRDefault="00BD5A3B"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00CC3747" w:rsidRPr="006D2E42">
              <w:rPr>
                <w:rFonts w:asciiTheme="minorHAnsi" w:hAnsiTheme="minorHAnsi"/>
                <w:sz w:val="20"/>
                <w:szCs w:val="20"/>
              </w:rPr>
              <w:t xml:space="preserve">Conditioned </w:t>
            </w:r>
            <w:r w:rsidR="00092950">
              <w:rPr>
                <w:rFonts w:asciiTheme="minorHAnsi" w:hAnsiTheme="minorHAnsi"/>
                <w:sz w:val="20"/>
                <w:szCs w:val="20"/>
              </w:rPr>
              <w:t>F</w:t>
            </w:r>
            <w:r w:rsidR="00CC3747" w:rsidRPr="006D2E42">
              <w:rPr>
                <w:rFonts w:asciiTheme="minorHAnsi" w:hAnsiTheme="minorHAnsi"/>
                <w:sz w:val="20"/>
                <w:szCs w:val="20"/>
              </w:rPr>
              <w:t xml:space="preserve">loor </w:t>
            </w:r>
            <w:r w:rsidR="00092950">
              <w:rPr>
                <w:rFonts w:asciiTheme="minorHAnsi" w:hAnsiTheme="minorHAnsi"/>
                <w:sz w:val="20"/>
                <w:szCs w:val="20"/>
              </w:rPr>
              <w:t>A</w:t>
            </w:r>
            <w:r w:rsidR="00CC3747" w:rsidRPr="006D2E42">
              <w:rPr>
                <w:rFonts w:asciiTheme="minorHAnsi" w:hAnsiTheme="minorHAnsi"/>
                <w:sz w:val="20"/>
                <w:szCs w:val="20"/>
              </w:rPr>
              <w:t>rea</w:t>
            </w:r>
            <w:r w:rsidR="00CC3747">
              <w:rPr>
                <w:rFonts w:asciiTheme="minorHAnsi" w:hAnsiTheme="minorHAnsi"/>
                <w:sz w:val="20"/>
                <w:szCs w:val="20"/>
              </w:rPr>
              <w:t xml:space="preserve"> (</w:t>
            </w:r>
            <w:r w:rsidR="00092950">
              <w:rPr>
                <w:rFonts w:asciiTheme="minorHAnsi" w:hAnsiTheme="minorHAnsi"/>
                <w:sz w:val="20"/>
                <w:szCs w:val="20"/>
              </w:rPr>
              <w:t>ft</w:t>
            </w:r>
            <w:r w:rsidR="00092950">
              <w:rPr>
                <w:rFonts w:asciiTheme="minorHAnsi" w:hAnsiTheme="minorHAnsi"/>
                <w:sz w:val="20"/>
                <w:szCs w:val="20"/>
                <w:vertAlign w:val="superscript"/>
              </w:rPr>
              <w:t>2</w:t>
            </w:r>
            <w:r w:rsidR="00CC3747">
              <w:rPr>
                <w:rFonts w:asciiTheme="minorHAnsi" w:hAnsiTheme="minorHAnsi"/>
                <w:sz w:val="20"/>
                <w:szCs w:val="20"/>
              </w:rPr>
              <w:t>)</w:t>
            </w:r>
            <w:r w:rsidR="00092950">
              <w:rPr>
                <w:rFonts w:asciiTheme="minorHAnsi" w:hAnsiTheme="minorHAnsi"/>
                <w:sz w:val="20"/>
                <w:szCs w:val="20"/>
              </w:rPr>
              <w:t>:</w:t>
            </w:r>
          </w:p>
        </w:tc>
        <w:tc>
          <w:tcPr>
            <w:tcW w:w="6558" w:type="dxa"/>
          </w:tcPr>
          <w:p w14:paraId="0F7F46D1" w14:textId="77777777" w:rsidR="00CC3747" w:rsidRPr="006D2E42" w:rsidRDefault="004648AA" w:rsidP="00C915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&lt;&lt;numeric (data from CF-1R)&gt;&gt;</w:t>
            </w:r>
          </w:p>
        </w:tc>
      </w:tr>
      <w:tr w:rsidR="00CC3747" w:rsidRPr="006D2E42" w14:paraId="0F7F46F0" w14:textId="77777777" w:rsidTr="00AA2A5A">
        <w:trPr>
          <w:trHeight w:hRule="exact" w:val="3880"/>
          <w:tblHeader/>
        </w:trPr>
        <w:tc>
          <w:tcPr>
            <w:tcW w:w="831" w:type="dxa"/>
            <w:vAlign w:val="center"/>
          </w:tcPr>
          <w:p w14:paraId="0F7F46D3" w14:textId="77777777" w:rsidR="0094138E" w:rsidRDefault="00DE68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vAlign w:val="center"/>
          </w:tcPr>
          <w:p w14:paraId="0F7F46D4" w14:textId="3B340C84" w:rsidR="00CC3747" w:rsidRPr="006D2E42"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092950">
              <w:rPr>
                <w:rFonts w:asciiTheme="minorHAnsi" w:hAnsiTheme="minorHAnsi"/>
                <w:sz w:val="20"/>
                <w:szCs w:val="20"/>
              </w:rPr>
              <w:t>f</w:t>
            </w:r>
            <w:r>
              <w:rPr>
                <w:rFonts w:asciiTheme="minorHAnsi" w:hAnsiTheme="minorHAnsi"/>
                <w:sz w:val="20"/>
                <w:szCs w:val="20"/>
              </w:rPr>
              <w:t>or the floor area served (f</w:t>
            </w:r>
            <w:r w:rsidR="00CF62EE">
              <w:rPr>
                <w:rFonts w:asciiTheme="minorHAnsi" w:hAnsiTheme="minorHAnsi"/>
                <w:sz w:val="20"/>
                <w:szCs w:val="20"/>
              </w:rPr>
              <w:t>ee</w:t>
            </w:r>
            <w:r>
              <w:rPr>
                <w:rFonts w:asciiTheme="minorHAnsi" w:hAnsiTheme="minorHAnsi"/>
                <w:sz w:val="20"/>
                <w:szCs w:val="20"/>
              </w:rPr>
              <w:t>t)</w:t>
            </w:r>
            <w:r w:rsidR="00092950">
              <w:rPr>
                <w:rFonts w:asciiTheme="minorHAnsi" w:hAnsiTheme="minorHAnsi"/>
                <w:sz w:val="20"/>
                <w:szCs w:val="20"/>
              </w:rPr>
              <w:t>:</w:t>
            </w:r>
          </w:p>
        </w:tc>
        <w:tc>
          <w:tcPr>
            <w:tcW w:w="6558" w:type="dxa"/>
          </w:tcPr>
          <w:p w14:paraId="0F7F46D5" w14:textId="77777777" w:rsidR="00AA2A5A" w:rsidRDefault="00CC3747"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w:t>
            </w:r>
            <w:r w:rsidR="00AA2A5A">
              <w:rPr>
                <w:rFonts w:asciiTheme="minorHAnsi" w:hAnsiTheme="minorHAnsi"/>
                <w:sz w:val="20"/>
                <w:szCs w:val="20"/>
              </w:rPr>
              <w:t xml:space="preserve">Total </w:t>
            </w:r>
            <w:r>
              <w:rPr>
                <w:rFonts w:asciiTheme="minorHAnsi" w:hAnsiTheme="minorHAnsi"/>
                <w:sz w:val="20"/>
                <w:szCs w:val="20"/>
              </w:rPr>
              <w:t xml:space="preserve">Conditioned Floor Area/Number of </w:t>
            </w:r>
            <w:r w:rsidR="008049A6">
              <w:rPr>
                <w:rFonts w:asciiTheme="minorHAnsi" w:hAnsiTheme="minorHAnsi"/>
                <w:sz w:val="20"/>
                <w:szCs w:val="20"/>
              </w:rPr>
              <w:t>Water Heating</w:t>
            </w:r>
            <w:r w:rsidR="00DE68B9">
              <w:rPr>
                <w:rFonts w:asciiTheme="minorHAnsi" w:hAnsiTheme="minorHAnsi"/>
                <w:sz w:val="20"/>
                <w:szCs w:val="20"/>
              </w:rPr>
              <w:t xml:space="preserve"> </w:t>
            </w:r>
            <w:proofErr w:type="gramStart"/>
            <w:r w:rsidR="00DE68B9">
              <w:rPr>
                <w:rFonts w:asciiTheme="minorHAnsi" w:hAnsiTheme="minorHAnsi"/>
                <w:sz w:val="20"/>
                <w:szCs w:val="20"/>
              </w:rPr>
              <w:t xml:space="preserve">Systems  </w:t>
            </w:r>
            <w:r>
              <w:rPr>
                <w:rFonts w:asciiTheme="minorHAnsi" w:hAnsiTheme="minorHAnsi"/>
                <w:sz w:val="20"/>
                <w:szCs w:val="20"/>
              </w:rPr>
              <w:t>(</w:t>
            </w:r>
            <w:proofErr w:type="gramEnd"/>
            <w:r w:rsidR="00AA2A5A">
              <w:rPr>
                <w:rFonts w:asciiTheme="minorHAnsi" w:hAnsiTheme="minorHAnsi"/>
                <w:sz w:val="20"/>
                <w:szCs w:val="20"/>
              </w:rPr>
              <w:t>H</w:t>
            </w:r>
            <w:r w:rsidR="00AE6068">
              <w:rPr>
                <w:rFonts w:asciiTheme="minorHAnsi" w:hAnsiTheme="minorHAnsi"/>
                <w:sz w:val="20"/>
                <w:szCs w:val="20"/>
              </w:rPr>
              <w:t>01</w:t>
            </w:r>
            <w:r>
              <w:rPr>
                <w:rFonts w:asciiTheme="minorHAnsi" w:hAnsiTheme="minorHAnsi"/>
                <w:sz w:val="20"/>
                <w:szCs w:val="20"/>
              </w:rPr>
              <w:t>/</w:t>
            </w:r>
            <w:r w:rsidR="00BD5A3B">
              <w:rPr>
                <w:rFonts w:asciiTheme="minorHAnsi" w:hAnsiTheme="minorHAnsi"/>
                <w:sz w:val="20"/>
                <w:szCs w:val="20"/>
              </w:rPr>
              <w:t>B</w:t>
            </w:r>
            <w:r w:rsidR="00DE68B9">
              <w:rPr>
                <w:rFonts w:asciiTheme="minorHAnsi" w:hAnsiTheme="minorHAnsi"/>
                <w:sz w:val="20"/>
                <w:szCs w:val="20"/>
              </w:rPr>
              <w:t>04</w:t>
            </w:r>
            <w:r>
              <w:rPr>
                <w:rFonts w:asciiTheme="minorHAnsi" w:hAnsiTheme="minorHAnsi"/>
                <w:sz w:val="20"/>
                <w:szCs w:val="20"/>
              </w:rPr>
              <w:t xml:space="preserve">).  Then display </w:t>
            </w:r>
            <w:r w:rsidRPr="006D2E42">
              <w:rPr>
                <w:rFonts w:asciiTheme="minorHAnsi" w:hAnsiTheme="minorHAnsi"/>
                <w:sz w:val="20"/>
                <w:szCs w:val="20"/>
              </w:rPr>
              <w:t>Maximum Measured Water Heater To Use Point Distance</w:t>
            </w:r>
            <w:r w:rsidR="00AA2A5A">
              <w:rPr>
                <w:rFonts w:asciiTheme="minorHAnsi" w:hAnsiTheme="minorHAnsi"/>
                <w:sz w:val="20"/>
                <w:szCs w:val="20"/>
              </w:rPr>
              <w:t xml:space="preserve"> </w:t>
            </w:r>
            <w:r>
              <w:rPr>
                <w:rFonts w:asciiTheme="minorHAnsi" w:hAnsiTheme="minorHAnsi"/>
                <w:sz w:val="20"/>
                <w:szCs w:val="20"/>
              </w:rPr>
              <w:t>based on Floor Area Served</w:t>
            </w:r>
            <w:r w:rsidR="00AA2A5A">
              <w:rPr>
                <w:rFonts w:asciiTheme="minorHAnsi" w:hAnsiTheme="minorHAnsi"/>
                <w:sz w:val="20"/>
                <w:szCs w:val="20"/>
              </w:rPr>
              <w:t xml:space="preserve"> using the following table H1.  Table H1 should be invisible to users.</w:t>
            </w:r>
          </w:p>
          <w:p w14:paraId="0F7F46D6" w14:textId="77777777" w:rsidR="00AA2A5A" w:rsidRDefault="00AA2A5A"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bl>
            <w:tblPr>
              <w:tblW w:w="0" w:type="auto"/>
              <w:jc w:val="center"/>
              <w:tblLook w:val="04A0" w:firstRow="1" w:lastRow="0" w:firstColumn="1" w:lastColumn="0" w:noHBand="0" w:noVBand="1"/>
            </w:tblPr>
            <w:tblGrid>
              <w:gridCol w:w="2007"/>
              <w:gridCol w:w="3227"/>
            </w:tblGrid>
            <w:tr w:rsidR="00AA2A5A" w:rsidRPr="006D2E42" w14:paraId="0F7F46D9" w14:textId="77777777" w:rsidTr="000A05A2">
              <w:trPr>
                <w:trHeight w:val="386"/>
                <w:jc w:val="center"/>
              </w:trPr>
              <w:tc>
                <w:tcPr>
                  <w:tcW w:w="5234" w:type="dxa"/>
                  <w:gridSpan w:val="2"/>
                  <w:tcBorders>
                    <w:top w:val="single" w:sz="4" w:space="0" w:color="auto"/>
                    <w:left w:val="single" w:sz="4" w:space="0" w:color="auto"/>
                    <w:right w:val="single" w:sz="4" w:space="0" w:color="auto"/>
                  </w:tcBorders>
                </w:tcPr>
                <w:p w14:paraId="0F7F46D7" w14:textId="77777777" w:rsidR="00AA2A5A" w:rsidRPr="00604247" w:rsidRDefault="00AA2A5A" w:rsidP="000A05A2">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0F7F46D8" w14:textId="77777777" w:rsidR="00AA2A5A" w:rsidRPr="006D2E42" w:rsidRDefault="00AA2A5A" w:rsidP="000A05A2">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AA2A5A" w:rsidRPr="006D2E42" w14:paraId="0F7F46DC" w14:textId="77777777" w:rsidTr="000A05A2">
              <w:trPr>
                <w:trHeight w:val="386"/>
                <w:jc w:val="center"/>
              </w:trPr>
              <w:tc>
                <w:tcPr>
                  <w:tcW w:w="2007" w:type="dxa"/>
                  <w:tcBorders>
                    <w:top w:val="single" w:sz="4" w:space="0" w:color="auto"/>
                    <w:left w:val="single" w:sz="4" w:space="0" w:color="auto"/>
                    <w:right w:val="single" w:sz="4" w:space="0" w:color="auto"/>
                  </w:tcBorders>
                </w:tcPr>
                <w:p w14:paraId="0F7F46DA" w14:textId="77777777" w:rsidR="00AA2A5A" w:rsidRDefault="00AA2A5A" w:rsidP="000A05A2">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0F7F46DB" w14:textId="77777777" w:rsidR="00AA2A5A" w:rsidRDefault="00AA2A5A" w:rsidP="000A05A2">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AA2A5A" w:rsidRPr="006D2E42" w14:paraId="0F7F46DF" w14:textId="77777777" w:rsidTr="000A05A2">
              <w:trPr>
                <w:trHeight w:val="206"/>
                <w:jc w:val="center"/>
              </w:trPr>
              <w:tc>
                <w:tcPr>
                  <w:tcW w:w="2007" w:type="dxa"/>
                  <w:tcBorders>
                    <w:top w:val="single" w:sz="4" w:space="0" w:color="auto"/>
                    <w:left w:val="single" w:sz="4" w:space="0" w:color="auto"/>
                    <w:right w:val="single" w:sz="4" w:space="0" w:color="auto"/>
                  </w:tcBorders>
                </w:tcPr>
                <w:p w14:paraId="0F7F46DD"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0F7F46DE"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AA2A5A" w:rsidRPr="006D2E42" w14:paraId="0F7F46E2" w14:textId="77777777" w:rsidTr="000A05A2">
              <w:trPr>
                <w:trHeight w:hRule="exact" w:val="240"/>
                <w:jc w:val="center"/>
              </w:trPr>
              <w:tc>
                <w:tcPr>
                  <w:tcW w:w="2007" w:type="dxa"/>
                  <w:tcBorders>
                    <w:left w:val="single" w:sz="4" w:space="0" w:color="auto"/>
                    <w:right w:val="single" w:sz="4" w:space="0" w:color="auto"/>
                  </w:tcBorders>
                </w:tcPr>
                <w:p w14:paraId="0F7F46E0"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0F7F46E1"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AA2A5A" w:rsidRPr="006D2E42" w14:paraId="0F7F46E5" w14:textId="77777777" w:rsidTr="000A05A2">
              <w:trPr>
                <w:trHeight w:hRule="exact" w:val="240"/>
                <w:jc w:val="center"/>
              </w:trPr>
              <w:tc>
                <w:tcPr>
                  <w:tcW w:w="2007" w:type="dxa"/>
                  <w:tcBorders>
                    <w:left w:val="single" w:sz="4" w:space="0" w:color="auto"/>
                    <w:right w:val="single" w:sz="4" w:space="0" w:color="auto"/>
                  </w:tcBorders>
                </w:tcPr>
                <w:p w14:paraId="0F7F46E3"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0F7F46E4"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AA2A5A" w:rsidRPr="006D2E42" w14:paraId="0F7F46E8" w14:textId="77777777" w:rsidTr="000A05A2">
              <w:trPr>
                <w:trHeight w:hRule="exact" w:val="240"/>
                <w:jc w:val="center"/>
              </w:trPr>
              <w:tc>
                <w:tcPr>
                  <w:tcW w:w="2007" w:type="dxa"/>
                  <w:tcBorders>
                    <w:left w:val="single" w:sz="4" w:space="0" w:color="auto"/>
                    <w:right w:val="single" w:sz="4" w:space="0" w:color="auto"/>
                  </w:tcBorders>
                </w:tcPr>
                <w:p w14:paraId="0F7F46E6"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0F7F46E7"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AA2A5A" w:rsidRPr="006D2E42" w14:paraId="0F7F46EB" w14:textId="77777777" w:rsidTr="000A05A2">
              <w:trPr>
                <w:trHeight w:hRule="exact" w:val="240"/>
                <w:jc w:val="center"/>
              </w:trPr>
              <w:tc>
                <w:tcPr>
                  <w:tcW w:w="2007" w:type="dxa"/>
                  <w:tcBorders>
                    <w:left w:val="single" w:sz="4" w:space="0" w:color="auto"/>
                    <w:right w:val="single" w:sz="4" w:space="0" w:color="auto"/>
                  </w:tcBorders>
                </w:tcPr>
                <w:p w14:paraId="0F7F46E9"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0F7F46EA" w14:textId="77777777" w:rsidR="00AA2A5A" w:rsidRPr="006D2E42" w:rsidRDefault="00AA2A5A" w:rsidP="000A05A2">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AA2A5A" w:rsidRPr="006D2E42" w14:paraId="0F7F46EE" w14:textId="77777777" w:rsidTr="000A05A2">
              <w:trPr>
                <w:trHeight w:hRule="exact" w:val="74"/>
                <w:jc w:val="center"/>
              </w:trPr>
              <w:tc>
                <w:tcPr>
                  <w:tcW w:w="2007" w:type="dxa"/>
                  <w:tcBorders>
                    <w:left w:val="single" w:sz="4" w:space="0" w:color="auto"/>
                    <w:bottom w:val="single" w:sz="4" w:space="0" w:color="auto"/>
                    <w:right w:val="single" w:sz="4" w:space="0" w:color="auto"/>
                  </w:tcBorders>
                </w:tcPr>
                <w:p w14:paraId="0F7F46EC" w14:textId="77777777" w:rsidR="00AA2A5A" w:rsidRPr="006D2E42" w:rsidRDefault="00AA2A5A" w:rsidP="000A05A2">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0F7F46ED" w14:textId="77777777" w:rsidR="00AA2A5A" w:rsidRPr="006D2E42" w:rsidRDefault="00AA2A5A" w:rsidP="000A05A2">
                  <w:pPr>
                    <w:keepNext/>
                    <w:spacing w:after="0" w:line="240" w:lineRule="auto"/>
                    <w:jc w:val="center"/>
                    <w:rPr>
                      <w:rFonts w:asciiTheme="minorHAnsi" w:hAnsiTheme="minorHAnsi"/>
                      <w:sz w:val="20"/>
                      <w:szCs w:val="20"/>
                    </w:rPr>
                  </w:pPr>
                </w:p>
              </w:tc>
            </w:tr>
          </w:tbl>
          <w:p w14:paraId="0F7F46EF" w14:textId="77777777" w:rsidR="009269B2" w:rsidRDefault="00CC3747"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CC3747" w:rsidRPr="006D2E42" w14:paraId="0F7F46F3" w14:textId="77777777" w:rsidTr="00E65CD8">
        <w:trPr>
          <w:trHeight w:hRule="exact" w:val="370"/>
          <w:tblHeader/>
        </w:trPr>
        <w:tc>
          <w:tcPr>
            <w:tcW w:w="831" w:type="dxa"/>
            <w:vAlign w:val="center"/>
          </w:tcPr>
          <w:p w14:paraId="0F7F46F1" w14:textId="77777777" w:rsidR="00CC3747"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3</w:t>
            </w:r>
          </w:p>
        </w:tc>
        <w:tc>
          <w:tcPr>
            <w:tcW w:w="13785" w:type="dxa"/>
            <w:gridSpan w:val="2"/>
            <w:vAlign w:val="center"/>
          </w:tcPr>
          <w:p w14:paraId="0F7F46F2"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CC3747" w:rsidRPr="000E1685" w14:paraId="0F7F46F6" w14:textId="77777777" w:rsidTr="00DE68B9">
        <w:trPr>
          <w:trHeight w:hRule="exact" w:val="288"/>
          <w:tblHeader/>
        </w:trPr>
        <w:tc>
          <w:tcPr>
            <w:tcW w:w="14616" w:type="dxa"/>
            <w:gridSpan w:val="3"/>
            <w:tcBorders>
              <w:top w:val="single" w:sz="4" w:space="0" w:color="000000"/>
              <w:left w:val="single" w:sz="4" w:space="0" w:color="000000"/>
              <w:bottom w:val="single" w:sz="4" w:space="0" w:color="auto"/>
              <w:right w:val="single" w:sz="4" w:space="0" w:color="000000"/>
            </w:tcBorders>
          </w:tcPr>
          <w:p w14:paraId="0F7F46F4" w14:textId="77777777" w:rsidR="00CC3747" w:rsidRPr="000E168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F5" w14:textId="77777777" w:rsidR="00CC3747" w:rsidRPr="000E168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p>
        </w:tc>
      </w:tr>
    </w:tbl>
    <w:p w14:paraId="0F7F46F7" w14:textId="77777777" w:rsidR="00064F9C" w:rsidRDefault="00064F9C" w:rsidP="00064F9C">
      <w:pPr>
        <w:spacing w:after="0" w:line="240" w:lineRule="auto"/>
        <w:rPr>
          <w:rFonts w:asciiTheme="minorHAnsi" w:hAnsiTheme="minorHAnsi" w:cs="Arial"/>
          <w:b/>
          <w:sz w:val="20"/>
          <w:szCs w:val="20"/>
        </w:rPr>
      </w:pPr>
    </w:p>
    <w:p w14:paraId="5841402F" w14:textId="77777777" w:rsidR="00E65CD8" w:rsidRDefault="00E65CD8">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BD5A3B" w:rsidRPr="006D2E42" w14:paraId="0F7F4714" w14:textId="77777777" w:rsidTr="00F96517">
        <w:trPr>
          <w:cantSplit/>
          <w:trHeight w:hRule="exact" w:val="982"/>
        </w:trPr>
        <w:tc>
          <w:tcPr>
            <w:tcW w:w="14593" w:type="dxa"/>
            <w:gridSpan w:val="2"/>
            <w:tcBorders>
              <w:bottom w:val="single" w:sz="4" w:space="0" w:color="auto"/>
            </w:tcBorders>
          </w:tcPr>
          <w:p w14:paraId="0F7F4712" w14:textId="56D0FD91" w:rsidR="001938BC" w:rsidRDefault="00264A7E"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I</w:t>
            </w:r>
            <w:r w:rsidR="00BD5A3B">
              <w:rPr>
                <w:rFonts w:asciiTheme="minorHAnsi" w:hAnsiTheme="minorHAnsi"/>
                <w:b/>
                <w:sz w:val="20"/>
                <w:szCs w:val="20"/>
              </w:rPr>
              <w:t xml:space="preserve">. </w:t>
            </w:r>
            <w:r w:rsidR="00BD5A3B" w:rsidRPr="006D2E42">
              <w:rPr>
                <w:rFonts w:asciiTheme="minorHAnsi" w:hAnsiTheme="minorHAnsi"/>
                <w:b/>
                <w:sz w:val="20"/>
                <w:szCs w:val="20"/>
              </w:rPr>
              <w:t>HERS-Verified Demand Recirculation Manual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713" w14:textId="6899D8B6" w:rsidR="00FC0855"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r>
              <w:rPr>
                <w:rFonts w:asciiTheme="minorHAnsi" w:hAnsiTheme="minorHAnsi"/>
                <w:b/>
                <w:sz w:val="20"/>
                <w:szCs w:val="20"/>
              </w:rPr>
              <w:br/>
            </w:r>
            <w:r w:rsidR="00BD5A3B">
              <w:rPr>
                <w:rFonts w:asciiTheme="minorHAnsi" w:hAnsiTheme="minorHAnsi"/>
                <w:b/>
                <w:sz w:val="20"/>
                <w:szCs w:val="20"/>
              </w:rPr>
              <w:t xml:space="preserve"> </w:t>
            </w:r>
            <w:r w:rsidR="00BD5A3B">
              <w:rPr>
                <w:rFonts w:asciiTheme="minorHAnsi" w:hAnsiTheme="minorHAnsi" w:cs="Arial"/>
                <w:sz w:val="20"/>
                <w:szCs w:val="20"/>
              </w:rPr>
              <w:t>&lt;&lt;</w:t>
            </w:r>
            <w:r w:rsidR="00F96517">
              <w:rPr>
                <w:rFonts w:asciiTheme="minorHAnsi" w:hAnsiTheme="minorHAnsi" w:cs="Arial"/>
                <w:sz w:val="20"/>
                <w:szCs w:val="20"/>
              </w:rPr>
              <w:t xml:space="preserve"> If there are no systems in column B14 that have a value =</w:t>
            </w:r>
            <w:r w:rsidR="00F4590C">
              <w:rPr>
                <w:rFonts w:asciiTheme="minorHAnsi" w:hAnsiTheme="minorHAnsi" w:cs="Arial"/>
                <w:sz w:val="20"/>
                <w:szCs w:val="20"/>
              </w:rPr>
              <w:t xml:space="preserve"> “</w:t>
            </w:r>
            <w:r w:rsidR="00BD5A3B" w:rsidRPr="00744965">
              <w:rPr>
                <w:rFonts w:asciiTheme="minorHAnsi" w:hAnsiTheme="minorHAnsi" w:cs="Arial"/>
                <w:sz w:val="20"/>
                <w:szCs w:val="20"/>
              </w:rPr>
              <w:t>HERS-Verified Demand Recirculation Manual Control</w:t>
            </w:r>
            <w:r w:rsidR="00F4590C">
              <w:rPr>
                <w:rFonts w:asciiTheme="minorHAnsi" w:hAnsiTheme="minorHAnsi" w:cs="Arial"/>
                <w:sz w:val="20"/>
                <w:szCs w:val="20"/>
              </w:rPr>
              <w:t>”</w:t>
            </w:r>
            <w:r w:rsidR="00BD5A3B" w:rsidRPr="00C24D1F">
              <w:rPr>
                <w:rFonts w:asciiTheme="minorHAnsi" w:hAnsiTheme="minorHAnsi" w:cs="Arial"/>
                <w:sz w:val="20"/>
                <w:szCs w:val="20"/>
              </w:rPr>
              <w:t xml:space="preserve">, </w:t>
            </w:r>
            <w:r w:rsidR="00BD5A3B"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00BD5A3B" w:rsidRPr="00C24D1F">
              <w:rPr>
                <w:sz w:val="20"/>
                <w:szCs w:val="20"/>
              </w:rPr>
              <w:t>&gt;&gt;</w:t>
            </w:r>
          </w:p>
        </w:tc>
      </w:tr>
      <w:tr w:rsidR="00BD5A3B" w:rsidRPr="002D344E" w14:paraId="0F7F4717" w14:textId="77777777" w:rsidTr="00E65CD8">
        <w:trPr>
          <w:cantSplit/>
          <w:trHeight w:hRule="exact" w:val="541"/>
        </w:trPr>
        <w:tc>
          <w:tcPr>
            <w:tcW w:w="831" w:type="dxa"/>
            <w:tcBorders>
              <w:top w:val="single" w:sz="4" w:space="0" w:color="auto"/>
            </w:tcBorders>
            <w:vAlign w:val="center"/>
          </w:tcPr>
          <w:p w14:paraId="0F7F4715"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0F7F4716" w14:textId="73985623"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BA0DE5">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D5A3B" w:rsidRPr="002D344E" w14:paraId="0F7F471D" w14:textId="77777777" w:rsidTr="00E65CD8">
        <w:trPr>
          <w:cantSplit/>
          <w:trHeight w:hRule="exact" w:val="991"/>
        </w:trPr>
        <w:tc>
          <w:tcPr>
            <w:tcW w:w="831" w:type="dxa"/>
            <w:vAlign w:val="center"/>
          </w:tcPr>
          <w:p w14:paraId="0F7F4718"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0F7F4719" w14:textId="08B10579"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BA0DE5">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(d)</w:t>
            </w:r>
            <w:r w:rsidRPr="00B36001">
              <w:rPr>
                <w:rFonts w:asciiTheme="minorHAnsi" w:hAnsiTheme="minorHAnsi"/>
                <w:sz w:val="20"/>
                <w:szCs w:val="20"/>
              </w:rPr>
              <w:t>)</w:t>
            </w:r>
          </w:p>
          <w:p w14:paraId="0F7F471A" w14:textId="7EB79D49" w:rsidR="00BD5A3B" w:rsidRPr="00B36001" w:rsidRDefault="00BD5A3B" w:rsidP="00BD5A3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092950">
              <w:rPr>
                <w:sz w:val="20"/>
                <w:szCs w:val="20"/>
              </w:rPr>
              <w:t>°</w:t>
            </w:r>
            <w:r>
              <w:rPr>
                <w:rFonts w:asciiTheme="minorHAnsi" w:hAnsiTheme="minorHAnsi"/>
                <w:sz w:val="20"/>
                <w:szCs w:val="20"/>
              </w:rPr>
              <w:t>F</w:t>
            </w:r>
            <w:r w:rsidRPr="00B36001" w:rsidDel="00C410D2">
              <w:rPr>
                <w:sz w:val="20"/>
                <w:szCs w:val="20"/>
              </w:rPr>
              <w:t xml:space="preserve"> </w:t>
            </w:r>
            <w:proofErr w:type="gramStart"/>
            <w:r w:rsidRPr="00B36001">
              <w:rPr>
                <w:sz w:val="20"/>
                <w:szCs w:val="20"/>
              </w:rPr>
              <w:t>( 5.6</w:t>
            </w:r>
            <w:proofErr w:type="gramEnd"/>
            <w:r w:rsidR="00092950">
              <w:rPr>
                <w:sz w:val="20"/>
                <w:szCs w:val="20"/>
              </w:rPr>
              <w:t>°</w:t>
            </w:r>
            <w:r>
              <w:rPr>
                <w:rFonts w:asciiTheme="minorHAnsi" w:hAnsiTheme="minorHAnsi"/>
                <w:sz w:val="20"/>
                <w:szCs w:val="20"/>
              </w:rPr>
              <w:t>C</w:t>
            </w:r>
            <w:r w:rsidRPr="00B36001">
              <w:rPr>
                <w:sz w:val="20"/>
                <w:szCs w:val="20"/>
              </w:rPr>
              <w:t>) above the initial temperature of the water in the pipe</w:t>
            </w:r>
            <w:r w:rsidR="00092950">
              <w:rPr>
                <w:sz w:val="20"/>
                <w:szCs w:val="20"/>
              </w:rPr>
              <w:t>.</w:t>
            </w:r>
          </w:p>
          <w:p w14:paraId="0F7F471B" w14:textId="542F7724" w:rsidR="00BD5A3B" w:rsidRDefault="00BD5A3B" w:rsidP="00BD5A3B">
            <w:pPr>
              <w:pStyle w:val="ListParagraph"/>
              <w:keepNext/>
              <w:numPr>
                <w:ilvl w:val="0"/>
                <w:numId w:val="39"/>
              </w:numPr>
              <w:rPr>
                <w:sz w:val="20"/>
                <w:szCs w:val="20"/>
              </w:rPr>
            </w:pPr>
            <w:r w:rsidRPr="00CC3747">
              <w:rPr>
                <w:sz w:val="20"/>
                <w:szCs w:val="20"/>
              </w:rPr>
              <w:t>Not more than 102</w:t>
            </w:r>
            <w:r w:rsidR="00092950">
              <w:rPr>
                <w:sz w:val="20"/>
                <w:szCs w:val="20"/>
              </w:rPr>
              <w:t>°</w:t>
            </w:r>
            <w:r>
              <w:rPr>
                <w:rFonts w:asciiTheme="minorHAnsi" w:hAnsiTheme="minorHAnsi"/>
                <w:sz w:val="20"/>
                <w:szCs w:val="20"/>
              </w:rPr>
              <w:t>F</w:t>
            </w:r>
            <w:r w:rsidRPr="00CC3747">
              <w:rPr>
                <w:sz w:val="20"/>
                <w:szCs w:val="20"/>
              </w:rPr>
              <w:t xml:space="preserve"> (38.9</w:t>
            </w:r>
            <w:r w:rsidR="00092950">
              <w:rPr>
                <w:sz w:val="20"/>
                <w:szCs w:val="20"/>
              </w:rPr>
              <w:t>°</w:t>
            </w:r>
            <w:r>
              <w:rPr>
                <w:rFonts w:asciiTheme="minorHAnsi" w:hAnsiTheme="minorHAnsi"/>
                <w:sz w:val="20"/>
                <w:szCs w:val="20"/>
              </w:rPr>
              <w:t>C</w:t>
            </w:r>
            <w:r w:rsidRPr="00CC3747">
              <w:rPr>
                <w:sz w:val="20"/>
                <w:szCs w:val="20"/>
              </w:rPr>
              <w:t>).</w:t>
            </w:r>
          </w:p>
          <w:p w14:paraId="0F7F471C" w14:textId="77777777" w:rsidR="00BD5A3B" w:rsidRDefault="00BD5A3B" w:rsidP="00BD5A3B">
            <w:pPr>
              <w:keepNext/>
              <w:rPr>
                <w:sz w:val="20"/>
                <w:szCs w:val="20"/>
              </w:rPr>
            </w:pPr>
          </w:p>
        </w:tc>
      </w:tr>
      <w:tr w:rsidR="00BD5A3B" w:rsidRPr="002D344E" w14:paraId="0F7F4720" w14:textId="77777777" w:rsidTr="00E65CD8">
        <w:trPr>
          <w:cantSplit/>
          <w:trHeight w:hRule="exact" w:val="541"/>
        </w:trPr>
        <w:tc>
          <w:tcPr>
            <w:tcW w:w="831" w:type="dxa"/>
            <w:vAlign w:val="center"/>
          </w:tcPr>
          <w:p w14:paraId="0F7F471E"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0F7F471F" w14:textId="1533FD73" w:rsidR="00BD5A3B" w:rsidRDefault="00BD5A3B" w:rsidP="00BD5A3B">
            <w:pPr>
              <w:keepNext/>
              <w:rPr>
                <w:sz w:val="20"/>
                <w:szCs w:val="20"/>
              </w:rPr>
            </w:pPr>
            <w:r w:rsidRPr="00B36001">
              <w:rPr>
                <w:sz w:val="20"/>
                <w:szCs w:val="20"/>
              </w:rPr>
              <w:t xml:space="preserve">The controls shall limit pump operation to a maximum of </w:t>
            </w:r>
            <w:r w:rsidR="00BA0DE5">
              <w:rPr>
                <w:sz w:val="20"/>
                <w:szCs w:val="20"/>
              </w:rPr>
              <w:t xml:space="preserve">5 minutes for single dwellings, and </w:t>
            </w:r>
            <w:r w:rsidRPr="00B36001">
              <w:rPr>
                <w:sz w:val="20"/>
                <w:szCs w:val="20"/>
              </w:rPr>
              <w:t>10 minutes</w:t>
            </w:r>
            <w:r w:rsidR="00BA0DE5">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BA0DE5">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(d)3</w:t>
            </w:r>
            <w:r w:rsidRPr="00B36001">
              <w:rPr>
                <w:rFonts w:asciiTheme="minorHAnsi" w:hAnsiTheme="minorHAnsi"/>
                <w:sz w:val="20"/>
                <w:szCs w:val="20"/>
              </w:rPr>
              <w:t>)</w:t>
            </w:r>
          </w:p>
        </w:tc>
      </w:tr>
      <w:tr w:rsidR="00BD5A3B" w:rsidRPr="00B36001" w14:paraId="0F7F4726" w14:textId="77777777" w:rsidTr="00BD5A3B">
        <w:trPr>
          <w:cantSplit/>
          <w:trHeight w:hRule="exact" w:val="1864"/>
        </w:trPr>
        <w:tc>
          <w:tcPr>
            <w:tcW w:w="831" w:type="dxa"/>
            <w:vAlign w:val="center"/>
          </w:tcPr>
          <w:p w14:paraId="0F7F4721"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0F7F4722" w14:textId="1CF005C9" w:rsidR="00BD5A3B" w:rsidRPr="00B36001"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BA0DE5">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(b)</w:t>
            </w:r>
            <w:r w:rsidRPr="00B36001">
              <w:rPr>
                <w:rFonts w:asciiTheme="minorHAnsi" w:hAnsiTheme="minorHAnsi"/>
                <w:sz w:val="20"/>
                <w:szCs w:val="20"/>
              </w:rPr>
              <w:t>)</w:t>
            </w:r>
          </w:p>
          <w:p w14:paraId="0F7F4723" w14:textId="77777777"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724" w14:textId="77777777"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F7F4725" w14:textId="068ED7A8"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BA0DE5">
              <w:rPr>
                <w:sz w:val="20"/>
                <w:szCs w:val="20"/>
              </w:rPr>
              <w:t>-</w:t>
            </w:r>
            <w:r w:rsidRPr="00B36001">
              <w:rPr>
                <w:sz w:val="20"/>
                <w:szCs w:val="20"/>
              </w:rPr>
              <w:t>sensor shall be installed in an accessible location at the end of supply portion of the hot water distribution line (typically under a sink).</w:t>
            </w:r>
          </w:p>
        </w:tc>
      </w:tr>
      <w:tr w:rsidR="00BD5A3B" w:rsidRPr="00B36001" w14:paraId="0F7F4729" w14:textId="77777777" w:rsidTr="00E65CD8">
        <w:trPr>
          <w:cantSplit/>
          <w:trHeight w:hRule="exact" w:val="298"/>
        </w:trPr>
        <w:tc>
          <w:tcPr>
            <w:tcW w:w="831" w:type="dxa"/>
            <w:vAlign w:val="center"/>
          </w:tcPr>
          <w:p w14:paraId="0F7F4727"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0F7F4728" w14:textId="179E6BF9" w:rsidR="00BD5A3B" w:rsidRPr="00B36001"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BA0DE5">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(c)</w:t>
            </w:r>
            <w:r w:rsidRPr="00B36001">
              <w:rPr>
                <w:rFonts w:asciiTheme="minorHAnsi" w:hAnsiTheme="minorHAnsi"/>
                <w:sz w:val="20"/>
                <w:szCs w:val="20"/>
              </w:rPr>
              <w:t>)</w:t>
            </w:r>
          </w:p>
        </w:tc>
      </w:tr>
      <w:tr w:rsidR="00BD5A3B" w14:paraId="0F7F472C" w14:textId="77777777" w:rsidTr="00E65CD8">
        <w:trPr>
          <w:cantSplit/>
          <w:trHeight w:hRule="exact" w:val="622"/>
        </w:trPr>
        <w:tc>
          <w:tcPr>
            <w:tcW w:w="831" w:type="dxa"/>
            <w:vAlign w:val="center"/>
          </w:tcPr>
          <w:p w14:paraId="0F7F472A"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0F7F472B" w14:textId="3E8D983B"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3D3970">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(a)</w:t>
            </w:r>
            <w:r w:rsidRPr="00B36001">
              <w:rPr>
                <w:rFonts w:asciiTheme="minorHAnsi" w:hAnsiTheme="minorHAnsi"/>
                <w:sz w:val="20"/>
                <w:szCs w:val="20"/>
              </w:rPr>
              <w:t>)</w:t>
            </w:r>
          </w:p>
        </w:tc>
      </w:tr>
      <w:tr w:rsidR="00BD5A3B" w:rsidRPr="006D2E42" w14:paraId="0F7F472F" w14:textId="77777777" w:rsidTr="00BD5A3B">
        <w:trPr>
          <w:cantSplit/>
          <w:trHeight w:hRule="exact" w:val="288"/>
        </w:trPr>
        <w:tc>
          <w:tcPr>
            <w:tcW w:w="831" w:type="dxa"/>
            <w:vAlign w:val="center"/>
          </w:tcPr>
          <w:p w14:paraId="0F7F472D" w14:textId="77777777" w:rsidR="00BD5A3B" w:rsidRPr="002D344E"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0F7F472E" w14:textId="29253051" w:rsidR="00BD5A3B" w:rsidRPr="002D344E" w:rsidRDefault="00BD5A3B" w:rsidP="00BD5A3B">
            <w:pPr>
              <w:keepNext/>
              <w:rPr>
                <w:sz w:val="20"/>
                <w:szCs w:val="20"/>
              </w:rPr>
            </w:pPr>
            <w:r w:rsidRPr="002D344E">
              <w:rPr>
                <w:sz w:val="20"/>
                <w:szCs w:val="20"/>
              </w:rPr>
              <w:t>If more than one loop installed each loop shall have its own pump and controls</w:t>
            </w:r>
            <w:r w:rsidR="00092950">
              <w:rPr>
                <w:sz w:val="20"/>
                <w:szCs w:val="20"/>
              </w:rPr>
              <w:t>.</w:t>
            </w:r>
          </w:p>
        </w:tc>
      </w:tr>
      <w:tr w:rsidR="00BD5A3B" w:rsidRPr="006D2E42" w14:paraId="0F7F4732" w14:textId="77777777" w:rsidTr="00BD5A3B">
        <w:trPr>
          <w:cantSplit/>
          <w:trHeight w:hRule="exact" w:val="288"/>
        </w:trPr>
        <w:tc>
          <w:tcPr>
            <w:tcW w:w="831" w:type="dxa"/>
            <w:vAlign w:val="center"/>
          </w:tcPr>
          <w:p w14:paraId="0F7F4730"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0F7F4731" w14:textId="0128F076" w:rsidR="00BD5A3B" w:rsidRPr="00D24BC5" w:rsidRDefault="00BD5A3B" w:rsidP="003D39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 xml:space="preserve">Automatic </w:t>
            </w:r>
            <w:r w:rsidR="003D3970">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BD5A3B" w:rsidRPr="006D2E42" w14:paraId="0F7F4735" w14:textId="77777777" w:rsidTr="00BD5A3B">
        <w:trPr>
          <w:cantSplit/>
          <w:trHeight w:hRule="exact" w:val="288"/>
        </w:trPr>
        <w:tc>
          <w:tcPr>
            <w:tcW w:w="831" w:type="dxa"/>
            <w:vAlign w:val="center"/>
          </w:tcPr>
          <w:p w14:paraId="0F7F4733"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0F7F4734" w14:textId="1A178000" w:rsidR="00BD5A3B" w:rsidRPr="00D24BC5"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3D3970">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BD5A3B" w:rsidRPr="006D2E42" w14:paraId="0F7F4738" w14:textId="77777777" w:rsidTr="00E65CD8">
        <w:trPr>
          <w:cantSplit/>
          <w:trHeight w:hRule="exact" w:val="478"/>
        </w:trPr>
        <w:tc>
          <w:tcPr>
            <w:tcW w:w="831" w:type="dxa"/>
            <w:vAlign w:val="center"/>
          </w:tcPr>
          <w:p w14:paraId="0F7F4736"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0F7F4737" w14:textId="77777777" w:rsidR="00BD5A3B" w:rsidRPr="00D24BC5" w:rsidRDefault="00BD5A3B" w:rsidP="00E65CD8">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BD5A3B" w:rsidRPr="006D2E42" w14:paraId="0F7F473B" w14:textId="77777777" w:rsidTr="00BD5A3B">
        <w:trPr>
          <w:cantSplit/>
          <w:trHeight w:hRule="exact" w:val="343"/>
        </w:trPr>
        <w:tc>
          <w:tcPr>
            <w:tcW w:w="831" w:type="dxa"/>
            <w:vAlign w:val="center"/>
          </w:tcPr>
          <w:p w14:paraId="0F7F4739"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0F7F473A" w14:textId="77777777"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BD5A3B" w:rsidRPr="006D2E42" w14:paraId="0F7F473E" w14:textId="77777777" w:rsidTr="00E65CD8">
        <w:trPr>
          <w:cantSplit/>
          <w:trHeight w:hRule="exact" w:val="388"/>
        </w:trPr>
        <w:tc>
          <w:tcPr>
            <w:tcW w:w="831" w:type="dxa"/>
            <w:vAlign w:val="center"/>
          </w:tcPr>
          <w:p w14:paraId="0F7F473C"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0F7F473D" w14:textId="77777777"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BD5A3B" w:rsidRPr="006D2E42" w14:paraId="0F7F4741" w14:textId="77777777" w:rsidTr="00E65CD8">
        <w:trPr>
          <w:cantSplit/>
          <w:trHeight w:hRule="exact" w:val="352"/>
        </w:trPr>
        <w:tc>
          <w:tcPr>
            <w:tcW w:w="831" w:type="dxa"/>
            <w:vAlign w:val="center"/>
          </w:tcPr>
          <w:p w14:paraId="0F7F473F"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0F7F4740" w14:textId="1296302F"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3D3970">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BD5A3B" w:rsidRPr="006D2E42" w14:paraId="0F7F4743" w14:textId="77777777" w:rsidTr="00E65CD8">
        <w:trPr>
          <w:cantSplit/>
          <w:trHeight w:hRule="exact" w:val="271"/>
        </w:trPr>
        <w:tc>
          <w:tcPr>
            <w:tcW w:w="14593" w:type="dxa"/>
            <w:gridSpan w:val="2"/>
            <w:vAlign w:val="center"/>
          </w:tcPr>
          <w:p w14:paraId="0F7F4742" w14:textId="77777777" w:rsidR="009269B2" w:rsidRDefault="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744" w14:textId="77777777" w:rsidR="0095386E" w:rsidRPr="006D2E42" w:rsidRDefault="0095386E" w:rsidP="00064F9C">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4648AA" w:rsidRPr="006D2E42" w14:paraId="0F7F4747" w14:textId="77777777" w:rsidTr="00F96517">
        <w:trPr>
          <w:cantSplit/>
          <w:trHeight w:hRule="exact" w:val="982"/>
        </w:trPr>
        <w:tc>
          <w:tcPr>
            <w:tcW w:w="14593" w:type="dxa"/>
            <w:gridSpan w:val="2"/>
            <w:tcBorders>
              <w:bottom w:val="single" w:sz="4" w:space="0" w:color="auto"/>
            </w:tcBorders>
          </w:tcPr>
          <w:p w14:paraId="0F7F4745" w14:textId="3BFA83A9" w:rsidR="001938BC" w:rsidRDefault="00264A7E"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J</w:t>
            </w:r>
            <w:r w:rsidR="004648AA">
              <w:rPr>
                <w:rFonts w:asciiTheme="minorHAnsi" w:hAnsiTheme="minorHAnsi"/>
                <w:b/>
                <w:sz w:val="20"/>
                <w:szCs w:val="20"/>
              </w:rPr>
              <w:t>.</w:t>
            </w:r>
            <w:r w:rsidR="004648AA" w:rsidRPr="00180B11">
              <w:rPr>
                <w:rFonts w:asciiTheme="minorHAnsi" w:hAnsiTheme="minorHAnsi"/>
                <w:b/>
                <w:sz w:val="20"/>
                <w:szCs w:val="20"/>
              </w:rPr>
              <w:t xml:space="preserve"> HERS-Verified Demand Recirculation Sensor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746" w14:textId="12BB5990" w:rsidR="00FC0855"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r>
              <w:rPr>
                <w:rFonts w:asciiTheme="minorHAnsi" w:hAnsiTheme="minorHAnsi"/>
                <w:b/>
                <w:sz w:val="20"/>
                <w:szCs w:val="20"/>
              </w:rPr>
              <w:br/>
            </w:r>
            <w:r w:rsidR="004648AA">
              <w:rPr>
                <w:rFonts w:asciiTheme="minorHAnsi" w:hAnsiTheme="minorHAnsi"/>
                <w:b/>
                <w:sz w:val="20"/>
                <w:szCs w:val="20"/>
              </w:rPr>
              <w:t xml:space="preserve"> </w:t>
            </w:r>
            <w:r w:rsidR="004648AA">
              <w:rPr>
                <w:rFonts w:asciiTheme="minorHAnsi" w:hAnsiTheme="minorHAnsi" w:cs="Arial"/>
                <w:sz w:val="20"/>
                <w:szCs w:val="20"/>
              </w:rPr>
              <w:t>&lt;&lt;</w:t>
            </w:r>
            <w:r w:rsidR="00F96517">
              <w:rPr>
                <w:rFonts w:asciiTheme="minorHAnsi" w:hAnsiTheme="minorHAnsi" w:cs="Arial"/>
                <w:sz w:val="20"/>
                <w:szCs w:val="20"/>
              </w:rPr>
              <w:t xml:space="preserve"> If there are no systems in column B14 that have a value =</w:t>
            </w:r>
            <w:r w:rsidR="00F4590C">
              <w:rPr>
                <w:rFonts w:asciiTheme="minorHAnsi" w:hAnsiTheme="minorHAnsi" w:cs="Arial"/>
                <w:sz w:val="20"/>
                <w:szCs w:val="20"/>
              </w:rPr>
              <w:t xml:space="preserve"> “</w:t>
            </w:r>
            <w:r w:rsidR="004648AA" w:rsidRPr="00744965">
              <w:rPr>
                <w:sz w:val="20"/>
                <w:szCs w:val="20"/>
              </w:rPr>
              <w:t>HERS-Verified Demand Recirculation Sensor Control</w:t>
            </w:r>
            <w:r w:rsidR="00F4590C">
              <w:rPr>
                <w:rFonts w:asciiTheme="minorHAnsi" w:hAnsiTheme="minorHAnsi" w:cs="Arial"/>
                <w:sz w:val="20"/>
                <w:szCs w:val="20"/>
              </w:rPr>
              <w:t>”</w:t>
            </w:r>
            <w:r w:rsidR="004648AA" w:rsidRPr="00C24D1F">
              <w:rPr>
                <w:rFonts w:asciiTheme="minorHAnsi" w:hAnsiTheme="minorHAnsi" w:cs="Arial"/>
                <w:sz w:val="20"/>
                <w:szCs w:val="20"/>
              </w:rPr>
              <w:t xml:space="preserve">, </w:t>
            </w:r>
            <w:r w:rsidR="004648AA"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004648AA" w:rsidRPr="00C24D1F">
              <w:rPr>
                <w:sz w:val="20"/>
                <w:szCs w:val="20"/>
              </w:rPr>
              <w:t>&gt;&gt;</w:t>
            </w:r>
          </w:p>
        </w:tc>
      </w:tr>
      <w:tr w:rsidR="004648AA" w:rsidRPr="002D344E" w14:paraId="0F7F474A" w14:textId="77777777" w:rsidTr="00E65CD8">
        <w:trPr>
          <w:cantSplit/>
          <w:trHeight w:hRule="exact" w:val="541"/>
        </w:trPr>
        <w:tc>
          <w:tcPr>
            <w:tcW w:w="831" w:type="dxa"/>
            <w:tcBorders>
              <w:top w:val="single" w:sz="4" w:space="0" w:color="auto"/>
            </w:tcBorders>
            <w:vAlign w:val="center"/>
          </w:tcPr>
          <w:p w14:paraId="0F7F4748"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0F7F4749" w14:textId="26C326AF"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3D3970">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648AA" w:rsidRPr="002D344E" w14:paraId="0F7F4750" w14:textId="77777777" w:rsidTr="00E65CD8">
        <w:trPr>
          <w:cantSplit/>
          <w:trHeight w:hRule="exact" w:val="991"/>
        </w:trPr>
        <w:tc>
          <w:tcPr>
            <w:tcW w:w="831" w:type="dxa"/>
            <w:vAlign w:val="center"/>
          </w:tcPr>
          <w:p w14:paraId="0F7F474B"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0F7F474C" w14:textId="1FC3C410"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3D3970">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(d)</w:t>
            </w:r>
            <w:r w:rsidRPr="00B36001">
              <w:rPr>
                <w:rFonts w:asciiTheme="minorHAnsi" w:hAnsiTheme="minorHAnsi"/>
                <w:sz w:val="20"/>
                <w:szCs w:val="20"/>
              </w:rPr>
              <w:t>)</w:t>
            </w:r>
          </w:p>
          <w:p w14:paraId="0F7F474D" w14:textId="344F6AF0" w:rsidR="004648AA" w:rsidRPr="00B36001" w:rsidRDefault="004648AA" w:rsidP="004648AA">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092950">
              <w:rPr>
                <w:sz w:val="20"/>
                <w:szCs w:val="20"/>
              </w:rPr>
              <w:t>°</w:t>
            </w:r>
            <w:r>
              <w:rPr>
                <w:rFonts w:asciiTheme="minorHAnsi" w:hAnsiTheme="minorHAnsi"/>
                <w:sz w:val="20"/>
                <w:szCs w:val="20"/>
              </w:rPr>
              <w:t>F</w:t>
            </w:r>
            <w:r w:rsidRPr="00B36001">
              <w:rPr>
                <w:sz w:val="20"/>
                <w:szCs w:val="20"/>
              </w:rPr>
              <w:t xml:space="preserve"> </w:t>
            </w:r>
            <w:proofErr w:type="gramStart"/>
            <w:r w:rsidRPr="00B36001">
              <w:rPr>
                <w:sz w:val="20"/>
                <w:szCs w:val="20"/>
              </w:rPr>
              <w:t>( 5.6</w:t>
            </w:r>
            <w:proofErr w:type="gramEnd"/>
            <w:r w:rsidR="00092950">
              <w:rPr>
                <w:sz w:val="20"/>
                <w:szCs w:val="20"/>
              </w:rPr>
              <w:t>°</w:t>
            </w:r>
            <w:r>
              <w:rPr>
                <w:rFonts w:asciiTheme="minorHAnsi" w:hAnsiTheme="minorHAnsi"/>
                <w:sz w:val="20"/>
                <w:szCs w:val="20"/>
              </w:rPr>
              <w:t>C</w:t>
            </w:r>
            <w:r w:rsidRPr="00B36001">
              <w:rPr>
                <w:sz w:val="20"/>
                <w:szCs w:val="20"/>
              </w:rPr>
              <w:t>) above the initial temperature of the water in the pipe</w:t>
            </w:r>
            <w:r w:rsidR="0006478B">
              <w:rPr>
                <w:sz w:val="20"/>
                <w:szCs w:val="20"/>
              </w:rPr>
              <w:t>.</w:t>
            </w:r>
          </w:p>
          <w:p w14:paraId="0F7F474E" w14:textId="5632B0A3" w:rsidR="004648AA" w:rsidRDefault="004648AA" w:rsidP="004648AA">
            <w:pPr>
              <w:pStyle w:val="ListParagraph"/>
              <w:keepNext/>
              <w:numPr>
                <w:ilvl w:val="0"/>
                <w:numId w:val="39"/>
              </w:numPr>
              <w:rPr>
                <w:sz w:val="20"/>
                <w:szCs w:val="20"/>
              </w:rPr>
            </w:pPr>
            <w:r w:rsidRPr="00CC3747">
              <w:rPr>
                <w:sz w:val="20"/>
                <w:szCs w:val="20"/>
              </w:rPr>
              <w:t>Not more than 102</w:t>
            </w:r>
            <w:r w:rsidR="00092950">
              <w:rPr>
                <w:sz w:val="20"/>
                <w:szCs w:val="20"/>
              </w:rPr>
              <w:t>°</w:t>
            </w:r>
            <w:r>
              <w:rPr>
                <w:rFonts w:asciiTheme="minorHAnsi" w:hAnsiTheme="minorHAnsi"/>
                <w:sz w:val="20"/>
                <w:szCs w:val="20"/>
              </w:rPr>
              <w:t>F</w:t>
            </w:r>
            <w:r w:rsidRPr="00CC3747">
              <w:rPr>
                <w:sz w:val="20"/>
                <w:szCs w:val="20"/>
              </w:rPr>
              <w:t xml:space="preserve"> (38.9</w:t>
            </w:r>
            <w:r w:rsidR="00092950">
              <w:rPr>
                <w:sz w:val="20"/>
                <w:szCs w:val="20"/>
              </w:rPr>
              <w:t>°</w:t>
            </w:r>
            <w:r>
              <w:rPr>
                <w:rFonts w:asciiTheme="minorHAnsi" w:hAnsiTheme="minorHAnsi"/>
                <w:sz w:val="20"/>
                <w:szCs w:val="20"/>
              </w:rPr>
              <w:t>C</w:t>
            </w:r>
            <w:r w:rsidRPr="00CC3747">
              <w:rPr>
                <w:sz w:val="20"/>
                <w:szCs w:val="20"/>
              </w:rPr>
              <w:t>).</w:t>
            </w:r>
          </w:p>
          <w:p w14:paraId="0F7F474F" w14:textId="77777777" w:rsidR="004648AA" w:rsidRDefault="004648AA" w:rsidP="004648AA">
            <w:pPr>
              <w:keepNext/>
              <w:rPr>
                <w:sz w:val="20"/>
                <w:szCs w:val="20"/>
              </w:rPr>
            </w:pPr>
          </w:p>
        </w:tc>
      </w:tr>
      <w:tr w:rsidR="004648AA" w:rsidRPr="002D344E" w14:paraId="0F7F4753" w14:textId="77777777" w:rsidTr="00E65CD8">
        <w:trPr>
          <w:cantSplit/>
          <w:trHeight w:hRule="exact" w:val="541"/>
        </w:trPr>
        <w:tc>
          <w:tcPr>
            <w:tcW w:w="831" w:type="dxa"/>
            <w:vAlign w:val="center"/>
          </w:tcPr>
          <w:p w14:paraId="0F7F4751"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0F7F4752" w14:textId="1A7353CD" w:rsidR="004648AA" w:rsidRDefault="004648AA" w:rsidP="004648AA">
            <w:pPr>
              <w:keepNext/>
              <w:rPr>
                <w:sz w:val="20"/>
                <w:szCs w:val="20"/>
              </w:rPr>
            </w:pPr>
            <w:r w:rsidRPr="00B36001">
              <w:rPr>
                <w:sz w:val="20"/>
                <w:szCs w:val="20"/>
              </w:rPr>
              <w:t xml:space="preserve">The controls shall limit pump operation to a maximum of </w:t>
            </w:r>
            <w:r w:rsidR="003D3970">
              <w:rPr>
                <w:sz w:val="20"/>
                <w:szCs w:val="20"/>
              </w:rPr>
              <w:t xml:space="preserve">5 minutes for single dwellings, and </w:t>
            </w:r>
            <w:r w:rsidRPr="00B36001">
              <w:rPr>
                <w:sz w:val="20"/>
                <w:szCs w:val="20"/>
              </w:rPr>
              <w:t>10 minutes</w:t>
            </w:r>
            <w:r w:rsidR="003D3970">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3D3970">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(d)3</w:t>
            </w:r>
            <w:r w:rsidRPr="00B36001">
              <w:rPr>
                <w:rFonts w:asciiTheme="minorHAnsi" w:hAnsiTheme="minorHAnsi"/>
                <w:sz w:val="20"/>
                <w:szCs w:val="20"/>
              </w:rPr>
              <w:t>)</w:t>
            </w:r>
          </w:p>
        </w:tc>
      </w:tr>
      <w:tr w:rsidR="004648AA" w:rsidRPr="00B36001" w14:paraId="0F7F4759" w14:textId="77777777" w:rsidTr="004648AA">
        <w:trPr>
          <w:cantSplit/>
          <w:trHeight w:hRule="exact" w:val="1882"/>
        </w:trPr>
        <w:tc>
          <w:tcPr>
            <w:tcW w:w="831" w:type="dxa"/>
            <w:vAlign w:val="center"/>
          </w:tcPr>
          <w:p w14:paraId="0F7F4754"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0F7F4755" w14:textId="6EE85130" w:rsidR="004648AA" w:rsidRPr="00B36001"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3D3970">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410D90">
              <w:rPr>
                <w:rFonts w:asciiTheme="minorHAnsi" w:hAnsiTheme="minorHAnsi"/>
                <w:sz w:val="20"/>
                <w:szCs w:val="20"/>
              </w:rPr>
              <w:t>(b</w:t>
            </w:r>
            <w:r w:rsidR="003D3970">
              <w:rPr>
                <w:rFonts w:asciiTheme="minorHAnsi" w:hAnsiTheme="minorHAnsi"/>
                <w:sz w:val="20"/>
                <w:szCs w:val="20"/>
              </w:rPr>
              <w:t>)</w:t>
            </w:r>
            <w:r w:rsidRPr="00B36001">
              <w:rPr>
                <w:rFonts w:asciiTheme="minorHAnsi" w:hAnsiTheme="minorHAnsi"/>
                <w:sz w:val="20"/>
                <w:szCs w:val="20"/>
              </w:rPr>
              <w:t>)</w:t>
            </w:r>
          </w:p>
          <w:p w14:paraId="0F7F4756" w14:textId="77777777"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757" w14:textId="77777777"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F7F4758" w14:textId="18B7E99C"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3D3970">
              <w:rPr>
                <w:sz w:val="20"/>
                <w:szCs w:val="20"/>
              </w:rPr>
              <w:t>-</w:t>
            </w:r>
            <w:r w:rsidRPr="00B36001">
              <w:rPr>
                <w:sz w:val="20"/>
                <w:szCs w:val="20"/>
              </w:rPr>
              <w:t>sensor shall be installed in an accessible location at the end of supply portion of the hot water distribution line (typically under a sink).</w:t>
            </w:r>
          </w:p>
        </w:tc>
      </w:tr>
      <w:tr w:rsidR="004648AA" w:rsidRPr="00B36001" w14:paraId="0F7F475C" w14:textId="77777777" w:rsidTr="00E65CD8">
        <w:trPr>
          <w:cantSplit/>
          <w:trHeight w:hRule="exact" w:val="352"/>
        </w:trPr>
        <w:tc>
          <w:tcPr>
            <w:tcW w:w="831" w:type="dxa"/>
            <w:vAlign w:val="center"/>
          </w:tcPr>
          <w:p w14:paraId="0F7F475A"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0F7F475B" w14:textId="58659A6A" w:rsidR="004648AA" w:rsidRPr="00B36001"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3D3970">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(c)</w:t>
            </w:r>
            <w:r w:rsidRPr="00B36001">
              <w:rPr>
                <w:rFonts w:asciiTheme="minorHAnsi" w:hAnsiTheme="minorHAnsi"/>
                <w:sz w:val="20"/>
                <w:szCs w:val="20"/>
              </w:rPr>
              <w:t>)</w:t>
            </w:r>
          </w:p>
        </w:tc>
      </w:tr>
      <w:tr w:rsidR="004648AA" w14:paraId="0F7F475F" w14:textId="77777777" w:rsidTr="00E65CD8">
        <w:trPr>
          <w:cantSplit/>
          <w:trHeight w:hRule="exact" w:val="541"/>
        </w:trPr>
        <w:tc>
          <w:tcPr>
            <w:tcW w:w="831" w:type="dxa"/>
            <w:vAlign w:val="center"/>
          </w:tcPr>
          <w:p w14:paraId="0F7F475D"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0F7F475E" w14:textId="0C5CD64E" w:rsidR="004648AA"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3D3970">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(a)</w:t>
            </w:r>
            <w:r w:rsidRPr="00B36001">
              <w:rPr>
                <w:rFonts w:asciiTheme="minorHAnsi" w:hAnsiTheme="minorHAnsi"/>
                <w:sz w:val="20"/>
                <w:szCs w:val="20"/>
              </w:rPr>
              <w:t>)</w:t>
            </w:r>
          </w:p>
        </w:tc>
      </w:tr>
      <w:tr w:rsidR="004648AA" w:rsidRPr="006D2E42" w14:paraId="0F7F4762" w14:textId="77777777" w:rsidTr="004648AA">
        <w:trPr>
          <w:cantSplit/>
          <w:trHeight w:hRule="exact" w:val="288"/>
        </w:trPr>
        <w:tc>
          <w:tcPr>
            <w:tcW w:w="831" w:type="dxa"/>
            <w:vAlign w:val="center"/>
          </w:tcPr>
          <w:p w14:paraId="0F7F4760" w14:textId="77777777" w:rsidR="004648AA" w:rsidRPr="002D344E"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0F7F4761" w14:textId="353B2B2B" w:rsidR="004648AA" w:rsidRPr="002D344E"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r w:rsidR="0006478B">
              <w:rPr>
                <w:sz w:val="20"/>
                <w:szCs w:val="20"/>
              </w:rPr>
              <w:t>.</w:t>
            </w:r>
          </w:p>
        </w:tc>
      </w:tr>
      <w:tr w:rsidR="004648AA" w:rsidRPr="006D2E42" w14:paraId="0F7F4765" w14:textId="77777777" w:rsidTr="004648AA">
        <w:trPr>
          <w:cantSplit/>
          <w:trHeight w:hRule="exact" w:val="370"/>
        </w:trPr>
        <w:tc>
          <w:tcPr>
            <w:tcW w:w="831" w:type="dxa"/>
            <w:vAlign w:val="center"/>
          </w:tcPr>
          <w:p w14:paraId="0F7F4763"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0F7F4764" w14:textId="1A9D9857" w:rsidR="004648AA" w:rsidRPr="00D24BC5" w:rsidRDefault="004648AA" w:rsidP="003D39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3D3970">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4648AA" w:rsidRPr="006D2E42" w14:paraId="0F7F4768" w14:textId="77777777" w:rsidTr="00E65CD8">
        <w:trPr>
          <w:cantSplit/>
          <w:trHeight w:hRule="exact" w:val="325"/>
        </w:trPr>
        <w:tc>
          <w:tcPr>
            <w:tcW w:w="831" w:type="dxa"/>
            <w:vAlign w:val="center"/>
          </w:tcPr>
          <w:p w14:paraId="0F7F4766"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0F7F4767" w14:textId="743BBAA3" w:rsidR="004648AA" w:rsidRPr="00D24BC5"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3D3970">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4648AA" w:rsidRPr="006D2E42" w14:paraId="0F7F476B" w14:textId="77777777" w:rsidTr="00E65CD8">
        <w:trPr>
          <w:cantSplit/>
          <w:trHeight w:hRule="exact" w:val="541"/>
        </w:trPr>
        <w:tc>
          <w:tcPr>
            <w:tcW w:w="831" w:type="dxa"/>
            <w:vAlign w:val="center"/>
          </w:tcPr>
          <w:p w14:paraId="0F7F4769"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0F7F476A" w14:textId="77777777" w:rsidR="004648AA" w:rsidRPr="00D24BC5" w:rsidRDefault="004648AA" w:rsidP="00E65CD8">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4648AA" w:rsidRPr="006D2E42" w14:paraId="0F7F476E" w14:textId="77777777" w:rsidTr="00E65CD8">
        <w:trPr>
          <w:cantSplit/>
          <w:trHeight w:hRule="exact" w:val="352"/>
        </w:trPr>
        <w:tc>
          <w:tcPr>
            <w:tcW w:w="831" w:type="dxa"/>
            <w:vAlign w:val="center"/>
          </w:tcPr>
          <w:p w14:paraId="0F7F476C"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0F7F476D" w14:textId="6E408EB8" w:rsidR="004648AA" w:rsidRPr="00D24BC5" w:rsidRDefault="004648AA" w:rsidP="003D397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3D3970">
              <w:rPr>
                <w:rFonts w:asciiTheme="minorHAnsi" w:eastAsia="Calibri" w:hAnsiTheme="minorHAnsi" w:cs="Arial"/>
              </w:rPr>
              <w:t>10</w:t>
            </w:r>
            <w:r w:rsidR="003D3970"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4648AA" w:rsidRPr="006D2E42" w14:paraId="0F7F4771" w14:textId="77777777" w:rsidTr="00E65CD8">
        <w:trPr>
          <w:cantSplit/>
          <w:trHeight w:hRule="exact" w:val="361"/>
        </w:trPr>
        <w:tc>
          <w:tcPr>
            <w:tcW w:w="831" w:type="dxa"/>
            <w:vAlign w:val="center"/>
          </w:tcPr>
          <w:p w14:paraId="0F7F476F"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0F7F4770" w14:textId="77777777" w:rsidR="004648AA" w:rsidRPr="00D24BC5" w:rsidRDefault="004648AA"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4648AA" w:rsidRPr="006D2E42" w14:paraId="0F7F4774" w14:textId="77777777" w:rsidTr="00E65CD8">
        <w:trPr>
          <w:cantSplit/>
          <w:trHeight w:hRule="exact" w:val="352"/>
        </w:trPr>
        <w:tc>
          <w:tcPr>
            <w:tcW w:w="831" w:type="dxa"/>
            <w:vAlign w:val="center"/>
          </w:tcPr>
          <w:p w14:paraId="0F7F4772"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0F7F4773" w14:textId="5F528C93" w:rsidR="004648AA" w:rsidRPr="00D24BC5" w:rsidRDefault="004648AA"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3D3970">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4648AA" w:rsidRPr="006D2E42" w14:paraId="0F7F4776" w14:textId="77777777" w:rsidTr="00E65CD8">
        <w:trPr>
          <w:cantSplit/>
          <w:trHeight w:hRule="exact" w:val="361"/>
        </w:trPr>
        <w:tc>
          <w:tcPr>
            <w:tcW w:w="14593" w:type="dxa"/>
            <w:gridSpan w:val="2"/>
            <w:vAlign w:val="center"/>
          </w:tcPr>
          <w:p w14:paraId="0F7F4775" w14:textId="77777777" w:rsidR="004648AA" w:rsidRPr="006D2E42"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777" w14:textId="77777777" w:rsidR="00147EA4" w:rsidRDefault="00147EA4"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0F7F4778" w14:textId="77777777" w:rsidR="00DE7A20" w:rsidRPr="006D2E42" w:rsidRDefault="00DE7A20"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0F7F4779"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0F7F477A"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63"/>
        <w:gridCol w:w="359"/>
        <w:gridCol w:w="3395"/>
        <w:gridCol w:w="3755"/>
      </w:tblGrid>
      <w:tr w:rsidR="000E1685" w:rsidRPr="00913A72" w14:paraId="0F7F477C" w14:textId="77777777" w:rsidTr="00E65CD8">
        <w:trPr>
          <w:trHeight w:val="332"/>
          <w:jc w:val="center"/>
        </w:trPr>
        <w:tc>
          <w:tcPr>
            <w:tcW w:w="10950" w:type="dxa"/>
            <w:gridSpan w:val="4"/>
            <w:vAlign w:val="center"/>
          </w:tcPr>
          <w:p w14:paraId="0F7F477B" w14:textId="77777777" w:rsidR="000E1685" w:rsidRPr="00913A72"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13A72">
              <w:rPr>
                <w:rFonts w:asciiTheme="minorHAnsi" w:eastAsia="Times New Roman" w:hAnsiTheme="minorHAnsi" w:cs="Arial"/>
                <w:b/>
                <w:caps/>
                <w:sz w:val="18"/>
                <w:szCs w:val="18"/>
              </w:rPr>
              <w:lastRenderedPageBreak/>
              <w:t>Documentation Author's Declaration Statement</w:t>
            </w:r>
          </w:p>
        </w:tc>
      </w:tr>
      <w:tr w:rsidR="000E1685" w:rsidRPr="00913A72" w14:paraId="0F7F477E" w14:textId="77777777" w:rsidTr="003E796B">
        <w:trPr>
          <w:trHeight w:val="206"/>
          <w:jc w:val="center"/>
        </w:trPr>
        <w:tc>
          <w:tcPr>
            <w:tcW w:w="10950" w:type="dxa"/>
            <w:gridSpan w:val="4"/>
            <w:vAlign w:val="center"/>
          </w:tcPr>
          <w:p w14:paraId="0F7F477D" w14:textId="77777777" w:rsidR="000E1685" w:rsidRPr="00913A72" w:rsidRDefault="000E1685" w:rsidP="00E65CD8">
            <w:pPr>
              <w:keepNext/>
              <w:numPr>
                <w:ilvl w:val="0"/>
                <w:numId w:val="34"/>
              </w:numPr>
              <w:spacing w:after="0" w:line="240" w:lineRule="auto"/>
              <w:ind w:left="360"/>
              <w:rPr>
                <w:rFonts w:asciiTheme="minorHAnsi" w:eastAsia="Times New Roman" w:hAnsiTheme="minorHAnsi"/>
                <w:sz w:val="18"/>
                <w:szCs w:val="18"/>
              </w:rPr>
            </w:pPr>
            <w:r w:rsidRPr="00913A72">
              <w:rPr>
                <w:rFonts w:asciiTheme="minorHAnsi" w:eastAsia="Times New Roman" w:hAnsiTheme="minorHAnsi"/>
                <w:sz w:val="18"/>
                <w:szCs w:val="18"/>
              </w:rPr>
              <w:t>I certify that this Certificate of Installation documentation is accurate and complete.</w:t>
            </w:r>
          </w:p>
        </w:tc>
      </w:tr>
      <w:tr w:rsidR="000E1685" w:rsidRPr="00913A72" w14:paraId="0F7F4781" w14:textId="77777777" w:rsidTr="003E796B">
        <w:trPr>
          <w:trHeight w:val="360"/>
          <w:jc w:val="center"/>
        </w:trPr>
        <w:tc>
          <w:tcPr>
            <w:tcW w:w="5577" w:type="dxa"/>
            <w:gridSpan w:val="2"/>
          </w:tcPr>
          <w:p w14:paraId="0F7F477F"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Name:</w:t>
            </w:r>
          </w:p>
        </w:tc>
        <w:tc>
          <w:tcPr>
            <w:tcW w:w="5373" w:type="dxa"/>
            <w:gridSpan w:val="2"/>
          </w:tcPr>
          <w:p w14:paraId="0F7F4780"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Signature:</w:t>
            </w:r>
          </w:p>
        </w:tc>
      </w:tr>
      <w:tr w:rsidR="000E1685" w:rsidRPr="00913A72" w14:paraId="0F7F4784" w14:textId="77777777" w:rsidTr="003E796B">
        <w:trPr>
          <w:trHeight w:val="360"/>
          <w:jc w:val="center"/>
        </w:trPr>
        <w:tc>
          <w:tcPr>
            <w:tcW w:w="5577" w:type="dxa"/>
            <w:gridSpan w:val="2"/>
          </w:tcPr>
          <w:p w14:paraId="0F7F4782"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Company Name:</w:t>
            </w:r>
          </w:p>
        </w:tc>
        <w:tc>
          <w:tcPr>
            <w:tcW w:w="5373" w:type="dxa"/>
            <w:gridSpan w:val="2"/>
          </w:tcPr>
          <w:p w14:paraId="0F7F4783"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0E1685" w:rsidRPr="00913A72" w14:paraId="0F7F4787" w14:textId="77777777" w:rsidTr="003E796B">
        <w:trPr>
          <w:trHeight w:val="360"/>
          <w:jc w:val="center"/>
        </w:trPr>
        <w:tc>
          <w:tcPr>
            <w:tcW w:w="5577" w:type="dxa"/>
            <w:gridSpan w:val="2"/>
          </w:tcPr>
          <w:p w14:paraId="0F7F4785"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373" w:type="dxa"/>
            <w:gridSpan w:val="2"/>
          </w:tcPr>
          <w:p w14:paraId="0F7F4786" w14:textId="05AB3DCB"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CEA/HERS Certification Identification (</w:t>
            </w:r>
            <w:r w:rsidR="00E65CD8">
              <w:rPr>
                <w:rFonts w:asciiTheme="minorHAnsi" w:eastAsia="Times New Roman" w:hAnsiTheme="minorHAnsi"/>
                <w:sz w:val="14"/>
                <w:szCs w:val="14"/>
              </w:rPr>
              <w:t>i</w:t>
            </w:r>
            <w:r w:rsidRPr="00913A72">
              <w:rPr>
                <w:rFonts w:asciiTheme="minorHAnsi" w:eastAsia="Times New Roman" w:hAnsiTheme="minorHAnsi"/>
                <w:sz w:val="14"/>
                <w:szCs w:val="14"/>
              </w:rPr>
              <w:t>f applicable):</w:t>
            </w:r>
          </w:p>
        </w:tc>
      </w:tr>
      <w:tr w:rsidR="000E1685" w:rsidRPr="00913A72" w14:paraId="0F7F478A" w14:textId="77777777" w:rsidTr="003E796B">
        <w:trPr>
          <w:trHeight w:val="360"/>
          <w:jc w:val="center"/>
        </w:trPr>
        <w:tc>
          <w:tcPr>
            <w:tcW w:w="5577" w:type="dxa"/>
            <w:gridSpan w:val="2"/>
          </w:tcPr>
          <w:p w14:paraId="0F7F4788"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5373" w:type="dxa"/>
            <w:gridSpan w:val="2"/>
          </w:tcPr>
          <w:p w14:paraId="0F7F4789"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Phone:</w:t>
            </w:r>
          </w:p>
        </w:tc>
      </w:tr>
      <w:tr w:rsidR="000E1685" w:rsidRPr="00913A72" w14:paraId="0F7F478C" w14:textId="77777777" w:rsidTr="003E796B">
        <w:tblPrEx>
          <w:tblCellMar>
            <w:left w:w="115" w:type="dxa"/>
            <w:right w:w="115" w:type="dxa"/>
          </w:tblCellMar>
        </w:tblPrEx>
        <w:trPr>
          <w:trHeight w:val="296"/>
          <w:jc w:val="center"/>
        </w:trPr>
        <w:tc>
          <w:tcPr>
            <w:tcW w:w="10950" w:type="dxa"/>
            <w:gridSpan w:val="4"/>
            <w:vAlign w:val="center"/>
          </w:tcPr>
          <w:p w14:paraId="0F7F478B" w14:textId="77777777" w:rsidR="000E1685" w:rsidRPr="00913A72"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13A72">
              <w:rPr>
                <w:rFonts w:asciiTheme="minorHAnsi" w:eastAsia="Times New Roman" w:hAnsiTheme="minorHAnsi" w:cs="Arial"/>
                <w:b/>
                <w:caps/>
                <w:sz w:val="18"/>
                <w:szCs w:val="18"/>
              </w:rPr>
              <w:t xml:space="preserve">Responsible Person's Declaration statement  </w:t>
            </w:r>
          </w:p>
        </w:tc>
      </w:tr>
      <w:tr w:rsidR="000E1685" w:rsidRPr="00913A72" w14:paraId="0F7F4794" w14:textId="77777777" w:rsidTr="003E796B">
        <w:tblPrEx>
          <w:tblCellMar>
            <w:left w:w="115" w:type="dxa"/>
            <w:right w:w="115" w:type="dxa"/>
          </w:tblCellMar>
        </w:tblPrEx>
        <w:trPr>
          <w:trHeight w:val="504"/>
          <w:jc w:val="center"/>
        </w:trPr>
        <w:tc>
          <w:tcPr>
            <w:tcW w:w="10950" w:type="dxa"/>
            <w:gridSpan w:val="4"/>
          </w:tcPr>
          <w:p w14:paraId="69DECE9C" w14:textId="77777777" w:rsidR="000D610A" w:rsidRPr="00BA1C5B" w:rsidRDefault="000D610A" w:rsidP="000D610A">
            <w:pPr>
              <w:pStyle w:val="Heading3"/>
              <w:numPr>
                <w:ilvl w:val="0"/>
                <w:numId w:val="0"/>
              </w:numPr>
              <w:spacing w:before="60"/>
              <w:ind w:right="86"/>
              <w:rPr>
                <w:rFonts w:asciiTheme="minorHAnsi" w:hAnsiTheme="minorHAnsi"/>
                <w:b/>
                <w:caps/>
                <w:sz w:val="18"/>
                <w:szCs w:val="18"/>
              </w:rPr>
            </w:pPr>
            <w:r w:rsidRPr="00BA1C5B">
              <w:rPr>
                <w:rFonts w:asciiTheme="minorHAnsi" w:hAnsiTheme="minorHAnsi"/>
                <w:sz w:val="18"/>
                <w:szCs w:val="18"/>
              </w:rPr>
              <w:t xml:space="preserve">I certify the following under penalty of perjury, under the laws of the State of California: </w:t>
            </w:r>
          </w:p>
          <w:p w14:paraId="23A92531" w14:textId="77777777" w:rsidR="000D610A" w:rsidRPr="00BA1C5B" w:rsidRDefault="000D610A" w:rsidP="000D610A">
            <w:pPr>
              <w:pStyle w:val="Heading3"/>
              <w:numPr>
                <w:ilvl w:val="0"/>
                <w:numId w:val="43"/>
              </w:numPr>
              <w:tabs>
                <w:tab w:val="left" w:pos="-2600"/>
              </w:tabs>
              <w:spacing w:before="0"/>
              <w:ind w:right="90"/>
              <w:rPr>
                <w:rFonts w:asciiTheme="minorHAnsi" w:hAnsiTheme="minorHAnsi"/>
                <w:b/>
                <w:caps/>
                <w:sz w:val="18"/>
                <w:szCs w:val="18"/>
              </w:rPr>
            </w:pPr>
            <w:r w:rsidRPr="00BA1C5B">
              <w:rPr>
                <w:rFonts w:asciiTheme="minorHAnsi" w:hAnsiTheme="minorHAnsi"/>
                <w:sz w:val="18"/>
                <w:szCs w:val="18"/>
              </w:rPr>
              <w:t xml:space="preserve">The information provided on this Certificate of Installation is true and correct. </w:t>
            </w:r>
          </w:p>
          <w:p w14:paraId="2B049F92" w14:textId="77777777" w:rsidR="000D610A" w:rsidRPr="00123CE9" w:rsidRDefault="000D610A" w:rsidP="000D610A">
            <w:pPr>
              <w:pStyle w:val="Heading3"/>
              <w:numPr>
                <w:ilvl w:val="0"/>
                <w:numId w:val="43"/>
              </w:numPr>
              <w:tabs>
                <w:tab w:val="left" w:pos="-2600"/>
              </w:tabs>
              <w:spacing w:before="0"/>
              <w:ind w:right="90"/>
              <w:rPr>
                <w:rFonts w:asciiTheme="minorHAnsi" w:hAnsiTheme="minorHAnsi"/>
                <w:b/>
                <w:caps/>
                <w:sz w:val="18"/>
              </w:rPr>
            </w:pPr>
            <w:r w:rsidRPr="00BA1C5B">
              <w:rPr>
                <w:rFonts w:asciiTheme="minorHAnsi" w:hAnsiTheme="minorHAnsi"/>
                <w:snapToGrid w:val="0"/>
                <w:sz w:val="18"/>
                <w:szCs w:val="18"/>
              </w:rPr>
              <w:t xml:space="preserve">I am either: a) a responsible person eligible under Division 3 of the Business and Professions Code </w:t>
            </w:r>
            <w:r w:rsidRPr="00BA1C5B">
              <w:rPr>
                <w:rFonts w:asciiTheme="minorHAnsi" w:hAnsiTheme="minorHAnsi"/>
                <w:sz w:val="18"/>
                <w:szCs w:val="18"/>
              </w:rPr>
              <w:t xml:space="preserve">in the applicable classification to accept responsibility for the system design, construction, or installation </w:t>
            </w:r>
            <w:r w:rsidRPr="00BA1C5B">
              <w:rPr>
                <w:rFonts w:asciiTheme="minorHAnsi" w:hAnsiTheme="minorHAnsi"/>
                <w:snapToGrid w:val="0"/>
                <w:sz w:val="18"/>
                <w:szCs w:val="18"/>
              </w:rPr>
              <w:t xml:space="preserve">of features, materials, components, or manufactured devices </w:t>
            </w:r>
            <w:r w:rsidRPr="00BA1C5B">
              <w:rPr>
                <w:rFonts w:asciiTheme="minorHAnsi" w:hAnsiTheme="minorHAnsi"/>
                <w:sz w:val="18"/>
                <w:szCs w:val="18"/>
              </w:rPr>
              <w:t xml:space="preserve">for the scope of work identified on this Certificate of Installation </w:t>
            </w:r>
            <w:r w:rsidRPr="00BA1C5B">
              <w:rPr>
                <w:rFonts w:asciiTheme="minorHAnsi" w:hAnsiTheme="minorHAnsi"/>
                <w:snapToGrid w:val="0"/>
                <w:sz w:val="18"/>
                <w:szCs w:val="18"/>
              </w:rPr>
              <w:t>and attest to the declarations in this statement</w:t>
            </w:r>
            <w:r w:rsidRPr="00BA1C5B">
              <w:rPr>
                <w:rFonts w:asciiTheme="minorHAnsi" w:hAnsiTheme="minorHAnsi"/>
                <w:sz w:val="18"/>
                <w:szCs w:val="18"/>
              </w:rPr>
              <w:t>, or b) I am an authorized representative of the responsible person and attest to the declarations in this statement on the responsible person’s behalf</w:t>
            </w:r>
            <w:r w:rsidRPr="00BA1C5B">
              <w:rPr>
                <w:rFonts w:asciiTheme="minorHAnsi" w:eastAsia="Calibri" w:hAnsiTheme="minorHAnsi"/>
                <w:sz w:val="18"/>
                <w:szCs w:val="18"/>
              </w:rPr>
              <w:t>.</w:t>
            </w:r>
          </w:p>
          <w:p w14:paraId="6B6A648D" w14:textId="77777777" w:rsidR="000D610A" w:rsidRPr="00BA1C5B" w:rsidRDefault="000D610A" w:rsidP="000D610A">
            <w:pPr>
              <w:keepNext/>
              <w:numPr>
                <w:ilvl w:val="0"/>
                <w:numId w:val="43"/>
              </w:numPr>
              <w:autoSpaceDE w:val="0"/>
              <w:autoSpaceDN w:val="0"/>
              <w:adjustRightInd w:val="0"/>
              <w:spacing w:after="0" w:line="240" w:lineRule="auto"/>
              <w:ind w:right="90"/>
              <w:rPr>
                <w:sz w:val="18"/>
                <w:szCs w:val="18"/>
              </w:rPr>
            </w:pPr>
            <w:r w:rsidRPr="00BA1C5B">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A1C5B">
              <w:rPr>
                <w:rFonts w:cs="TimesNewRomanPSMT"/>
                <w:sz w:val="18"/>
                <w:szCs w:val="18"/>
              </w:rPr>
              <w:t>.</w:t>
            </w:r>
          </w:p>
          <w:p w14:paraId="6BA05E1F" w14:textId="77777777" w:rsidR="000D610A" w:rsidRPr="00123CE9" w:rsidRDefault="000D610A" w:rsidP="000D610A">
            <w:pPr>
              <w:pStyle w:val="ListParagraph"/>
              <w:keepNext/>
              <w:numPr>
                <w:ilvl w:val="0"/>
                <w:numId w:val="43"/>
              </w:numPr>
              <w:autoSpaceDE w:val="0"/>
              <w:autoSpaceDN w:val="0"/>
              <w:adjustRightInd w:val="0"/>
              <w:spacing w:after="0" w:line="240" w:lineRule="auto"/>
              <w:rPr>
                <w:rFonts w:asciiTheme="minorHAnsi" w:hAnsiTheme="minorHAnsi"/>
                <w:sz w:val="18"/>
              </w:rPr>
            </w:pPr>
            <w:r w:rsidRPr="00BA1C5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BA1C5B" w:rsidDel="001D633D">
              <w:rPr>
                <w:rFonts w:asciiTheme="minorHAnsi" w:hAnsiTheme="minorHAnsi"/>
                <w:sz w:val="18"/>
                <w:szCs w:val="18"/>
              </w:rPr>
              <w:t xml:space="preserve"> </w:t>
            </w:r>
          </w:p>
          <w:p w14:paraId="0F7F4793" w14:textId="50BA757A" w:rsidR="000E1685" w:rsidRPr="00913A72" w:rsidRDefault="000D610A" w:rsidP="000D610A">
            <w:pPr>
              <w:keepNext/>
              <w:numPr>
                <w:ilvl w:val="0"/>
                <w:numId w:val="43"/>
              </w:numPr>
              <w:autoSpaceDE w:val="0"/>
              <w:autoSpaceDN w:val="0"/>
              <w:adjustRightInd w:val="0"/>
              <w:spacing w:after="0" w:line="240" w:lineRule="auto"/>
              <w:contextualSpacing/>
              <w:rPr>
                <w:rFonts w:asciiTheme="minorHAnsi" w:eastAsia="Times New Roman" w:hAnsiTheme="minorHAnsi"/>
                <w:b/>
                <w:sz w:val="20"/>
                <w:szCs w:val="20"/>
              </w:rPr>
            </w:pPr>
            <w:r w:rsidRPr="00BA1C5B">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913A72" w14:paraId="0F7F4797" w14:textId="77777777" w:rsidTr="003E796B">
        <w:tblPrEx>
          <w:tblCellMar>
            <w:left w:w="108" w:type="dxa"/>
            <w:right w:w="108" w:type="dxa"/>
          </w:tblCellMar>
        </w:tblPrEx>
        <w:trPr>
          <w:trHeight w:val="360"/>
          <w:jc w:val="center"/>
        </w:trPr>
        <w:tc>
          <w:tcPr>
            <w:tcW w:w="5307" w:type="dxa"/>
          </w:tcPr>
          <w:p w14:paraId="0F7F4795" w14:textId="77777777" w:rsidR="000E1685" w:rsidRPr="00913A72"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Name:</w:t>
            </w:r>
          </w:p>
        </w:tc>
        <w:tc>
          <w:tcPr>
            <w:tcW w:w="5643" w:type="dxa"/>
            <w:gridSpan w:val="3"/>
          </w:tcPr>
          <w:p w14:paraId="0F7F4796" w14:textId="77777777" w:rsidR="000E1685" w:rsidRPr="00913A72"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Signature:</w:t>
            </w:r>
          </w:p>
        </w:tc>
      </w:tr>
      <w:tr w:rsidR="000E1685" w:rsidRPr="00913A72" w14:paraId="0F7F479A"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8" w14:textId="156E3DF6"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799"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Position With Company (Title):</w:t>
            </w:r>
          </w:p>
        </w:tc>
      </w:tr>
      <w:tr w:rsidR="000E1685" w:rsidRPr="00913A72" w14:paraId="0F7F479D"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B"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79C"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CSLB License:</w:t>
            </w:r>
          </w:p>
        </w:tc>
      </w:tr>
      <w:tr w:rsidR="000E1685" w:rsidRPr="00913A72" w14:paraId="0F7F47A1"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E"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79F" w14:textId="1A642652"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Phone</w:t>
            </w:r>
            <w:r w:rsidR="00E65CD8">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7A0"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0E1685" w:rsidRPr="00913A72" w14:paraId="0F7F47A4"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A2"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7A3"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 xml:space="preserve">Name of TPQCP (if applicable): </w:t>
            </w:r>
          </w:p>
        </w:tc>
      </w:tr>
    </w:tbl>
    <w:p w14:paraId="0F7F47A5"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C12EA4">
      <w:headerReference w:type="even" r:id="rId18"/>
      <w:headerReference w:type="default" r:id="rId19"/>
      <w:footerReference w:type="default" r:id="rId20"/>
      <w:headerReference w:type="first" r:id="rId21"/>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D58A8E" w14:textId="77777777" w:rsidR="00187D79" w:rsidRDefault="00187D79" w:rsidP="004E3B6C">
      <w:pPr>
        <w:spacing w:after="0" w:line="240" w:lineRule="auto"/>
      </w:pPr>
      <w:r>
        <w:separator/>
      </w:r>
    </w:p>
  </w:endnote>
  <w:endnote w:type="continuationSeparator" w:id="0">
    <w:p w14:paraId="57B33ACB" w14:textId="77777777" w:rsidR="00187D79" w:rsidRDefault="00187D79" w:rsidP="004E3B6C">
      <w:pPr>
        <w:spacing w:after="0" w:line="240" w:lineRule="auto"/>
      </w:pPr>
      <w:r>
        <w:continuationSeparator/>
      </w:r>
    </w:p>
  </w:endnote>
  <w:endnote w:type="continuationNotice" w:id="1">
    <w:p w14:paraId="5B2515D5" w14:textId="77777777" w:rsidR="00187D79" w:rsidRDefault="00187D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BE" w14:textId="71C890B9" w:rsidR="003D3970" w:rsidRPr="00C91513" w:rsidRDefault="003D3970"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62BD800C" w:rsidR="003D3970" w:rsidRPr="00C91513" w:rsidRDefault="003D3970" w:rsidP="00AF5BDE">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0D610A">
      <w:rPr>
        <w:i w:val="0"/>
        <w:sz w:val="20"/>
        <w:szCs w:val="20"/>
      </w:rPr>
      <w:t>October</w:t>
    </w:r>
    <w:r>
      <w:rPr>
        <w:i w:val="0"/>
        <w:sz w:val="20"/>
        <w:szCs w:val="20"/>
      </w:rPr>
      <w:t xml:space="preserve">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A" w14:textId="1AE63749" w:rsidR="003D3970" w:rsidRPr="00C91513" w:rsidRDefault="003D3970" w:rsidP="00AF5BDE">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0D610A">
      <w:rPr>
        <w:i w:val="0"/>
        <w:sz w:val="20"/>
        <w:szCs w:val="20"/>
      </w:rPr>
      <w:t>October</w:t>
    </w:r>
    <w:r>
      <w:rPr>
        <w:i w:val="0"/>
        <w:sz w:val="20"/>
        <w:szCs w:val="20"/>
      </w:rPr>
      <w:t xml:space="preserve">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D4" w14:textId="0CE3A6B7" w:rsidR="003D3970" w:rsidRPr="000E1685" w:rsidRDefault="003D3970" w:rsidP="00AF5BDE">
    <w:pPr>
      <w:pBdr>
        <w:top w:val="single" w:sz="4" w:space="1" w:color="auto"/>
      </w:pBdr>
      <w:tabs>
        <w:tab w:val="center" w:pos="4320"/>
        <w:tab w:val="right" w:pos="14400"/>
      </w:tabs>
      <w:spacing w:after="0" w:line="240" w:lineRule="auto"/>
      <w:rPr>
        <w:szCs w:val="20"/>
      </w:rPr>
    </w:pPr>
    <w:r w:rsidRPr="000E1685">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0E1685">
      <w:rPr>
        <w:rFonts w:asciiTheme="minorHAnsi" w:eastAsia="Times New Roman" w:hAnsiTheme="minorHAnsi"/>
        <w:sz w:val="20"/>
        <w:szCs w:val="20"/>
      </w:rPr>
      <w:t xml:space="preserve"> Residential Compliance</w:t>
    </w:r>
    <w:r w:rsidRPr="000E1685">
      <w:rPr>
        <w:rFonts w:asciiTheme="minorHAnsi" w:eastAsia="Times New Roman" w:hAnsiTheme="minorHAnsi"/>
        <w:sz w:val="20"/>
        <w:szCs w:val="20"/>
      </w:rPr>
      <w:tab/>
    </w:r>
    <w:r w:rsidR="000D610A">
      <w:rPr>
        <w:rFonts w:asciiTheme="minorHAnsi" w:eastAsia="Times New Roman" w:hAnsiTheme="minorHAnsi"/>
        <w:sz w:val="20"/>
        <w:szCs w:val="20"/>
      </w:rPr>
      <w:t>October</w:t>
    </w:r>
    <w:r>
      <w:rPr>
        <w:rFonts w:asciiTheme="minorHAnsi" w:eastAsia="Times New Roman" w:hAnsiTheme="minorHAnsi"/>
        <w:sz w:val="20"/>
        <w:szCs w:val="20"/>
      </w:rPr>
      <w:t xml:space="preserve">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C740CD" w14:textId="77777777" w:rsidR="00187D79" w:rsidRDefault="00187D79" w:rsidP="004E3B6C">
      <w:pPr>
        <w:spacing w:after="0" w:line="240" w:lineRule="auto"/>
      </w:pPr>
      <w:r>
        <w:separator/>
      </w:r>
    </w:p>
  </w:footnote>
  <w:footnote w:type="continuationSeparator" w:id="0">
    <w:p w14:paraId="47BFC7FF" w14:textId="77777777" w:rsidR="00187D79" w:rsidRDefault="00187D79" w:rsidP="004E3B6C">
      <w:pPr>
        <w:spacing w:after="0" w:line="240" w:lineRule="auto"/>
      </w:pPr>
      <w:r>
        <w:continuationSeparator/>
      </w:r>
    </w:p>
  </w:footnote>
  <w:footnote w:type="continuationNotice" w:id="1">
    <w:p w14:paraId="76BADB48" w14:textId="77777777" w:rsidR="00187D79" w:rsidRDefault="00187D7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AA" w14:textId="77777777" w:rsidR="003D3970" w:rsidRDefault="00B93A6C">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AB" w14:textId="414BB619" w:rsidR="003D3970" w:rsidRPr="00913A72" w:rsidRDefault="003D3970"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0" behindDoc="0" locked="0" layoutInCell="1" allowOverlap="1" wp14:anchorId="0F7F47D7" wp14:editId="6AC359D3">
          <wp:simplePos x="0" y="0"/>
          <wp:positionH relativeFrom="margin">
            <wp:posOffset>8900160</wp:posOffset>
          </wp:positionH>
          <wp:positionV relativeFrom="margin">
            <wp:posOffset>-1214120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B93A6C">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0F7F47AC" w14:textId="77777777" w:rsidR="003D3970" w:rsidRPr="00913A72" w:rsidRDefault="003D3970"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0F7F47AD" w14:textId="2955FC51" w:rsidR="003D3970" w:rsidRPr="00913A72" w:rsidRDefault="003D3970"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CEC-CF2R-</w:t>
    </w:r>
    <w:r>
      <w:rPr>
        <w:rFonts w:ascii="Arial" w:eastAsia="Times New Roman" w:hAnsi="Arial" w:cs="Arial"/>
        <w:sz w:val="14"/>
        <w:szCs w:val="14"/>
      </w:rPr>
      <w:t>PLB-22-H</w:t>
    </w:r>
    <w:r w:rsidRPr="00913A72">
      <w:rPr>
        <w:rFonts w:ascii="Arial" w:eastAsia="Times New Roman" w:hAnsi="Arial" w:cs="Arial"/>
        <w:sz w:val="14"/>
        <w:szCs w:val="14"/>
      </w:rPr>
      <w:t xml:space="preserve"> (Revised </w:t>
    </w:r>
    <w:r w:rsidR="000D610A">
      <w:rPr>
        <w:rFonts w:ascii="Arial" w:eastAsia="Times New Roman" w:hAnsi="Arial" w:cs="Arial"/>
        <w:sz w:val="14"/>
        <w:szCs w:val="14"/>
      </w:rPr>
      <w:t>10</w:t>
    </w:r>
    <w:r>
      <w:rPr>
        <w:rFonts w:ascii="Arial" w:eastAsia="Times New Roman" w:hAnsi="Arial" w:cs="Arial"/>
        <w:sz w:val="14"/>
        <w:szCs w:val="14"/>
      </w:rPr>
      <w:t>/16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4987"/>
      <w:gridCol w:w="2334"/>
    </w:tblGrid>
    <w:tr w:rsidR="003D3970" w:rsidRPr="00F85124" w14:paraId="0F7F47B0" w14:textId="77777777" w:rsidTr="00913A72">
      <w:trPr>
        <w:cantSplit/>
        <w:trHeight w:val="288"/>
      </w:trPr>
      <w:tc>
        <w:tcPr>
          <w:tcW w:w="4064" w:type="pct"/>
          <w:gridSpan w:val="3"/>
          <w:tcBorders>
            <w:bottom w:val="single" w:sz="4" w:space="0" w:color="auto"/>
            <w:right w:val="nil"/>
          </w:tcBorders>
          <w:vAlign w:val="center"/>
        </w:tcPr>
        <w:p w14:paraId="0F7F47AE" w14:textId="77777777" w:rsidR="003D3970" w:rsidRPr="00F85124" w:rsidRDefault="003D3970" w:rsidP="00C33BFE">
          <w:pPr>
            <w:pStyle w:val="Style14"/>
            <w:rPr>
              <w:b/>
            </w:rPr>
          </w:pPr>
          <w:r>
            <w:t>CERTIFICATE OF INSTALLATION</w:t>
          </w:r>
        </w:p>
      </w:tc>
      <w:tc>
        <w:tcPr>
          <w:tcW w:w="936" w:type="pct"/>
          <w:tcBorders>
            <w:left w:val="nil"/>
            <w:bottom w:val="single" w:sz="4" w:space="0" w:color="auto"/>
          </w:tcBorders>
          <w:tcMar>
            <w:left w:w="115" w:type="dxa"/>
            <w:right w:w="115" w:type="dxa"/>
          </w:tcMar>
          <w:vAlign w:val="center"/>
        </w:tcPr>
        <w:p w14:paraId="0F7F47AF" w14:textId="77777777" w:rsidR="003D3970" w:rsidRDefault="003D3970">
          <w:pPr>
            <w:pStyle w:val="Style15"/>
            <w:rPr>
              <w:b/>
            </w:rPr>
          </w:pPr>
          <w:r>
            <w:t>CF2R-PLB-22-H</w:t>
          </w:r>
        </w:p>
      </w:tc>
    </w:tr>
    <w:tr w:rsidR="003D3970" w:rsidRPr="00F85124" w14:paraId="0F7F47B3" w14:textId="77777777" w:rsidTr="00C33BFE">
      <w:trPr>
        <w:cantSplit/>
        <w:trHeight w:val="288"/>
      </w:trPr>
      <w:tc>
        <w:tcPr>
          <w:tcW w:w="2500" w:type="pct"/>
          <w:gridSpan w:val="2"/>
          <w:tcBorders>
            <w:right w:val="nil"/>
          </w:tcBorders>
        </w:tcPr>
        <w:p w14:paraId="0F7F47B1" w14:textId="77777777" w:rsidR="003D3970" w:rsidRPr="00F85124" w:rsidRDefault="003D3970"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B2"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B93A6C">
            <w:rPr>
              <w:noProof/>
            </w:rPr>
            <w:t>6</w:t>
          </w:r>
          <w:r>
            <w:rPr>
              <w:noProof/>
            </w:rPr>
            <w:fldChar w:fldCharType="end"/>
          </w:r>
          <w:r w:rsidRPr="00F85124">
            <w:t xml:space="preserve"> of </w:t>
          </w:r>
          <w:fldSimple w:instr=" SECTIONPAGES   \* MERGEFORMAT ">
            <w:r w:rsidR="00B93A6C">
              <w:rPr>
                <w:noProof/>
              </w:rPr>
              <w:t>6</w:t>
            </w:r>
          </w:fldSimple>
          <w:r w:rsidRPr="00F85124">
            <w:t>)</w:t>
          </w:r>
        </w:p>
      </w:tc>
    </w:tr>
    <w:tr w:rsidR="003D3970" w:rsidRPr="00F85124" w14:paraId="0F7F47B7" w14:textId="77777777" w:rsidTr="00913A72">
      <w:trPr>
        <w:cantSplit/>
        <w:trHeight w:val="288"/>
      </w:trPr>
      <w:tc>
        <w:tcPr>
          <w:tcW w:w="0" w:type="auto"/>
        </w:tcPr>
        <w:p w14:paraId="0F7F47B4" w14:textId="77777777" w:rsidR="003D3970" w:rsidRPr="00F85124" w:rsidRDefault="003D3970" w:rsidP="00C33BFE">
          <w:pPr>
            <w:pStyle w:val="Style12"/>
          </w:pPr>
          <w:r w:rsidRPr="00F85124">
            <w:t>Project Name:</w:t>
          </w:r>
        </w:p>
      </w:tc>
      <w:tc>
        <w:tcPr>
          <w:tcW w:w="1703" w:type="pct"/>
          <w:gridSpan w:val="2"/>
        </w:tcPr>
        <w:p w14:paraId="0F7F47B5" w14:textId="77777777" w:rsidR="003D3970" w:rsidRPr="00F85124" w:rsidRDefault="003D3970" w:rsidP="00C33BFE">
          <w:pPr>
            <w:pStyle w:val="Style12"/>
          </w:pPr>
          <w:r w:rsidRPr="00F85124">
            <w:t>Enforcement Agency:</w:t>
          </w:r>
        </w:p>
      </w:tc>
      <w:tc>
        <w:tcPr>
          <w:tcW w:w="936" w:type="pct"/>
        </w:tcPr>
        <w:p w14:paraId="0F7F47B6" w14:textId="77777777" w:rsidR="003D3970" w:rsidRPr="00F85124" w:rsidRDefault="003D3970" w:rsidP="00C33BFE">
          <w:pPr>
            <w:pStyle w:val="Style12"/>
          </w:pPr>
          <w:r w:rsidRPr="00F85124">
            <w:t>Permit Number:</w:t>
          </w:r>
        </w:p>
      </w:tc>
    </w:tr>
    <w:tr w:rsidR="003D3970" w:rsidRPr="00F85124" w14:paraId="0F7F47BB" w14:textId="77777777" w:rsidTr="00913A72">
      <w:trPr>
        <w:cantSplit/>
        <w:trHeight w:val="288"/>
      </w:trPr>
      <w:tc>
        <w:tcPr>
          <w:tcW w:w="0" w:type="auto"/>
        </w:tcPr>
        <w:p w14:paraId="0F7F47B8" w14:textId="77777777" w:rsidR="003D3970" w:rsidRPr="00F85124" w:rsidRDefault="003D3970" w:rsidP="00C33BFE">
          <w:pPr>
            <w:pStyle w:val="Style12"/>
            <w:rPr>
              <w:vertAlign w:val="superscript"/>
            </w:rPr>
          </w:pPr>
          <w:r w:rsidRPr="00F85124">
            <w:t>Dwelling Address:</w:t>
          </w:r>
        </w:p>
      </w:tc>
      <w:tc>
        <w:tcPr>
          <w:tcW w:w="1703" w:type="pct"/>
          <w:gridSpan w:val="2"/>
        </w:tcPr>
        <w:p w14:paraId="0F7F47B9" w14:textId="77777777" w:rsidR="003D3970" w:rsidRPr="00F85124" w:rsidRDefault="003D3970" w:rsidP="00C33BFE">
          <w:pPr>
            <w:pStyle w:val="Style12"/>
            <w:rPr>
              <w:vertAlign w:val="superscript"/>
            </w:rPr>
          </w:pPr>
          <w:r w:rsidRPr="00F85124">
            <w:t>City</w:t>
          </w:r>
        </w:p>
      </w:tc>
      <w:tc>
        <w:tcPr>
          <w:tcW w:w="936" w:type="pct"/>
        </w:tcPr>
        <w:p w14:paraId="0F7F47BA" w14:textId="77777777" w:rsidR="003D3970" w:rsidRPr="00F85124" w:rsidRDefault="003D3970" w:rsidP="00C33BFE">
          <w:pPr>
            <w:pStyle w:val="Style12"/>
            <w:rPr>
              <w:vertAlign w:val="superscript"/>
            </w:rPr>
          </w:pPr>
          <w:r w:rsidRPr="00F85124">
            <w:t>Zip Code</w:t>
          </w:r>
        </w:p>
      </w:tc>
    </w:tr>
  </w:tbl>
  <w:p w14:paraId="0F7F47BC" w14:textId="77777777" w:rsidR="003D3970" w:rsidRPr="006D2E42" w:rsidRDefault="003D3970" w:rsidP="004A16DC">
    <w:pPr>
      <w:pStyle w:val="Header"/>
      <w:spacing w:after="0"/>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0" w14:textId="77777777" w:rsidR="003D3970" w:rsidRDefault="00B93A6C">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2" w14:textId="77777777" w:rsidR="003D3970" w:rsidRDefault="00B93A6C">
    <w:pPr>
      <w:pStyle w:val="Header"/>
    </w:pPr>
    <w:r>
      <w:rPr>
        <w:noProof/>
      </w:rPr>
      <w:pict w14:anchorId="0F7F4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3D3970" w:rsidRPr="00F85124" w14:paraId="0F7F47C5" w14:textId="77777777" w:rsidTr="0036348A">
      <w:trPr>
        <w:cantSplit/>
        <w:trHeight w:val="288"/>
      </w:trPr>
      <w:tc>
        <w:tcPr>
          <w:tcW w:w="4155" w:type="pct"/>
          <w:gridSpan w:val="2"/>
          <w:tcBorders>
            <w:bottom w:val="single" w:sz="4" w:space="0" w:color="auto"/>
            <w:right w:val="nil"/>
          </w:tcBorders>
          <w:vAlign w:val="center"/>
        </w:tcPr>
        <w:p w14:paraId="0F7F47C3" w14:textId="77777777" w:rsidR="003D3970" w:rsidRPr="00F85124" w:rsidRDefault="00B93A6C" w:rsidP="004035F2">
          <w:pPr>
            <w:pStyle w:val="Style14"/>
            <w:rPr>
              <w:b/>
            </w:rPr>
          </w:pPr>
          <w:r>
            <w:rPr>
              <w:noProof/>
            </w:rPr>
            <w:pict w14:anchorId="0F7F4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3970">
            <w:t>CERTIFICATE OF INSTALLATION - USER INSTRUCTIONS</w:t>
          </w:r>
        </w:p>
      </w:tc>
      <w:tc>
        <w:tcPr>
          <w:tcW w:w="845" w:type="pct"/>
          <w:tcBorders>
            <w:left w:val="nil"/>
            <w:bottom w:val="single" w:sz="4" w:space="0" w:color="auto"/>
          </w:tcBorders>
          <w:tcMar>
            <w:left w:w="115" w:type="dxa"/>
            <w:right w:w="115" w:type="dxa"/>
          </w:tcMar>
          <w:vAlign w:val="center"/>
        </w:tcPr>
        <w:p w14:paraId="0F7F47C4" w14:textId="77777777" w:rsidR="003D3970" w:rsidRDefault="003D3970">
          <w:pPr>
            <w:pStyle w:val="Style15"/>
            <w:rPr>
              <w:b/>
            </w:rPr>
          </w:pPr>
          <w:r>
            <w:t>CF2R-PLB-22-H</w:t>
          </w:r>
        </w:p>
      </w:tc>
    </w:tr>
    <w:tr w:rsidR="003D3970" w:rsidRPr="00F85124" w14:paraId="0F7F47C8" w14:textId="77777777" w:rsidTr="00C33BFE">
      <w:trPr>
        <w:cantSplit/>
        <w:trHeight w:val="288"/>
      </w:trPr>
      <w:tc>
        <w:tcPr>
          <w:tcW w:w="2500" w:type="pct"/>
          <w:tcBorders>
            <w:right w:val="nil"/>
          </w:tcBorders>
        </w:tcPr>
        <w:p w14:paraId="0F7F47C6" w14:textId="77777777" w:rsidR="003D3970" w:rsidRPr="00F85124" w:rsidRDefault="003D3970" w:rsidP="0009742B">
          <w:pPr>
            <w:pStyle w:val="Style10"/>
            <w:rPr>
              <w:sz w:val="12"/>
              <w:szCs w:val="12"/>
            </w:rPr>
          </w:pPr>
          <w:r>
            <w:t xml:space="preserve">HERS Verified </w:t>
          </w:r>
          <w:r w:rsidRPr="006D2E42">
            <w:t>Single Dwelling Unit Hot Water System Distribution</w:t>
          </w:r>
          <w:r>
            <w:t xml:space="preserve"> </w:t>
          </w:r>
        </w:p>
      </w:tc>
      <w:tc>
        <w:tcPr>
          <w:tcW w:w="2500" w:type="pct"/>
          <w:gridSpan w:val="2"/>
          <w:tcBorders>
            <w:left w:val="nil"/>
          </w:tcBorders>
        </w:tcPr>
        <w:p w14:paraId="0F7F47C7"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B93A6C">
            <w:rPr>
              <w:noProof/>
            </w:rPr>
            <w:t>2</w:t>
          </w:r>
          <w:r>
            <w:rPr>
              <w:noProof/>
            </w:rPr>
            <w:fldChar w:fldCharType="end"/>
          </w:r>
          <w:r w:rsidRPr="00F85124">
            <w:t xml:space="preserve"> of </w:t>
          </w:r>
          <w:fldSimple w:instr=" SECTIONPAGES   \* MERGEFORMAT ">
            <w:r w:rsidR="00B93A6C">
              <w:rPr>
                <w:noProof/>
              </w:rPr>
              <w:t>2</w:t>
            </w:r>
          </w:fldSimple>
          <w:r w:rsidRPr="00F85124">
            <w:t>)</w:t>
          </w:r>
        </w:p>
      </w:tc>
    </w:tr>
  </w:tbl>
  <w:p w14:paraId="0F7F47C9" w14:textId="77777777" w:rsidR="003D3970" w:rsidRPr="006D2E42" w:rsidRDefault="003D3970" w:rsidP="004A16DC">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B" w14:textId="77777777" w:rsidR="003D3970" w:rsidRDefault="00B93A6C">
    <w:pPr>
      <w:pStyle w:val="Header"/>
    </w:pPr>
    <w:r>
      <w:rPr>
        <w:noProof/>
      </w:rPr>
      <w:pict w14:anchorId="0F7F47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C" w14:textId="77777777" w:rsidR="003D3970" w:rsidRDefault="00B93A6C">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3D3970"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77777777" w:rsidR="003D3970" w:rsidRPr="00F85124" w:rsidRDefault="00B93A6C" w:rsidP="00064F9C">
          <w:pPr>
            <w:pStyle w:val="Style14"/>
            <w:rPr>
              <w:b/>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3970">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3D3970" w:rsidRDefault="003D3970">
          <w:pPr>
            <w:pStyle w:val="Style15"/>
            <w:rPr>
              <w:b/>
            </w:rPr>
          </w:pPr>
          <w:r>
            <w:t>CF2R-PLB-22-H</w:t>
          </w:r>
        </w:p>
      </w:tc>
    </w:tr>
    <w:tr w:rsidR="003D3970" w:rsidRPr="00F85124" w14:paraId="0F7F47D2" w14:textId="77777777" w:rsidTr="00C33BFE">
      <w:trPr>
        <w:cantSplit/>
        <w:trHeight w:val="288"/>
      </w:trPr>
      <w:tc>
        <w:tcPr>
          <w:tcW w:w="2500" w:type="pct"/>
          <w:tcBorders>
            <w:right w:val="nil"/>
          </w:tcBorders>
        </w:tcPr>
        <w:p w14:paraId="0F7F47D0" w14:textId="77777777" w:rsidR="003D3970" w:rsidRPr="00F85124" w:rsidRDefault="003D3970"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D1"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B93A6C">
            <w:rPr>
              <w:noProof/>
            </w:rPr>
            <w:t>2</w:t>
          </w:r>
          <w:r>
            <w:rPr>
              <w:noProof/>
            </w:rPr>
            <w:fldChar w:fldCharType="end"/>
          </w:r>
          <w:r w:rsidRPr="00F85124">
            <w:t xml:space="preserve"> of </w:t>
          </w:r>
          <w:fldSimple w:instr=" SECTIONPAGES   \* MERGEFORMAT ">
            <w:r w:rsidR="00B93A6C">
              <w:rPr>
                <w:noProof/>
              </w:rPr>
              <w:t>11</w:t>
            </w:r>
          </w:fldSimple>
          <w:r w:rsidRPr="00F85124">
            <w:t>)</w:t>
          </w:r>
        </w:p>
      </w:tc>
    </w:tr>
  </w:tbl>
  <w:p w14:paraId="0F7F47D3" w14:textId="77777777" w:rsidR="003D3970" w:rsidRPr="006D2E42" w:rsidRDefault="003D3970" w:rsidP="004A16DC">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D5" w14:textId="77777777" w:rsidR="003D3970" w:rsidRDefault="00B93A6C">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7">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1">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6">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1">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2">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3">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40"/>
  </w:num>
  <w:num w:numId="3">
    <w:abstractNumId w:val="34"/>
  </w:num>
  <w:num w:numId="4">
    <w:abstractNumId w:val="8"/>
  </w:num>
  <w:num w:numId="5">
    <w:abstractNumId w:val="2"/>
  </w:num>
  <w:num w:numId="6">
    <w:abstractNumId w:val="6"/>
  </w:num>
  <w:num w:numId="7">
    <w:abstractNumId w:val="3"/>
  </w:num>
  <w:num w:numId="8">
    <w:abstractNumId w:val="20"/>
  </w:num>
  <w:num w:numId="9">
    <w:abstractNumId w:val="32"/>
  </w:num>
  <w:num w:numId="10">
    <w:abstractNumId w:val="15"/>
  </w:num>
  <w:num w:numId="11">
    <w:abstractNumId w:val="29"/>
  </w:num>
  <w:num w:numId="12">
    <w:abstractNumId w:val="13"/>
  </w:num>
  <w:num w:numId="13">
    <w:abstractNumId w:val="27"/>
  </w:num>
  <w:num w:numId="14">
    <w:abstractNumId w:val="16"/>
  </w:num>
  <w:num w:numId="15">
    <w:abstractNumId w:val="23"/>
  </w:num>
  <w:num w:numId="16">
    <w:abstractNumId w:val="39"/>
  </w:num>
  <w:num w:numId="17">
    <w:abstractNumId w:val="0"/>
  </w:num>
  <w:num w:numId="18">
    <w:abstractNumId w:val="35"/>
  </w:num>
  <w:num w:numId="19">
    <w:abstractNumId w:val="31"/>
  </w:num>
  <w:num w:numId="20">
    <w:abstractNumId w:val="10"/>
  </w:num>
  <w:num w:numId="21">
    <w:abstractNumId w:val="21"/>
  </w:num>
  <w:num w:numId="22">
    <w:abstractNumId w:val="4"/>
  </w:num>
  <w:num w:numId="23">
    <w:abstractNumId w:val="24"/>
  </w:num>
  <w:num w:numId="24">
    <w:abstractNumId w:val="19"/>
  </w:num>
  <w:num w:numId="25">
    <w:abstractNumId w:val="38"/>
  </w:num>
  <w:num w:numId="26">
    <w:abstractNumId w:val="5"/>
  </w:num>
  <w:num w:numId="27">
    <w:abstractNumId w:val="22"/>
  </w:num>
  <w:num w:numId="28">
    <w:abstractNumId w:val="9"/>
  </w:num>
  <w:num w:numId="29">
    <w:abstractNumId w:val="25"/>
  </w:num>
  <w:num w:numId="30">
    <w:abstractNumId w:val="28"/>
  </w:num>
  <w:num w:numId="31">
    <w:abstractNumId w:val="17"/>
  </w:num>
  <w:num w:numId="32">
    <w:abstractNumId w:val="1"/>
  </w:num>
  <w:num w:numId="33">
    <w:abstractNumId w:val="30"/>
  </w:num>
  <w:num w:numId="34">
    <w:abstractNumId w:val="12"/>
  </w:num>
  <w:num w:numId="35">
    <w:abstractNumId w:val="7"/>
  </w:num>
  <w:num w:numId="36">
    <w:abstractNumId w:val="41"/>
  </w:num>
  <w:num w:numId="37">
    <w:abstractNumId w:val="11"/>
  </w:num>
  <w:num w:numId="38">
    <w:abstractNumId w:val="33"/>
  </w:num>
  <w:num w:numId="39">
    <w:abstractNumId w:val="37"/>
  </w:num>
  <w:num w:numId="40">
    <w:abstractNumId w:val="18"/>
  </w:num>
  <w:num w:numId="41">
    <w:abstractNumId w:val="26"/>
  </w:num>
  <w:num w:numId="42">
    <w:abstractNumId w:val="9"/>
    <w:lvlOverride w:ilvl="0">
      <w:startOverride w:val="1"/>
    </w:lvlOverride>
    <w:lvlOverride w:ilvl="1"/>
    <w:lvlOverride w:ilvl="2"/>
    <w:lvlOverride w:ilvl="3"/>
    <w:lvlOverride w:ilvl="4"/>
    <w:lvlOverride w:ilvl="5"/>
    <w:lvlOverride w:ilvl="6"/>
    <w:lvlOverride w:ilvl="7"/>
    <w:lvlOverride w:ilvl="8"/>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10453"/>
    <w:rsid w:val="00013667"/>
    <w:rsid w:val="00025661"/>
    <w:rsid w:val="00026F0A"/>
    <w:rsid w:val="000348E3"/>
    <w:rsid w:val="00034C3F"/>
    <w:rsid w:val="00034EAB"/>
    <w:rsid w:val="00035EF9"/>
    <w:rsid w:val="00046302"/>
    <w:rsid w:val="00047C58"/>
    <w:rsid w:val="000601F4"/>
    <w:rsid w:val="0006478B"/>
    <w:rsid w:val="00064983"/>
    <w:rsid w:val="00064F9C"/>
    <w:rsid w:val="00092950"/>
    <w:rsid w:val="0009742B"/>
    <w:rsid w:val="000A05A2"/>
    <w:rsid w:val="000B52D6"/>
    <w:rsid w:val="000B7422"/>
    <w:rsid w:val="000D3D9E"/>
    <w:rsid w:val="000D4598"/>
    <w:rsid w:val="000D610A"/>
    <w:rsid w:val="000E1685"/>
    <w:rsid w:val="000E45E2"/>
    <w:rsid w:val="000F1D06"/>
    <w:rsid w:val="000F75BC"/>
    <w:rsid w:val="00122A6B"/>
    <w:rsid w:val="00122DFF"/>
    <w:rsid w:val="0013071A"/>
    <w:rsid w:val="00136975"/>
    <w:rsid w:val="001379AE"/>
    <w:rsid w:val="001418FF"/>
    <w:rsid w:val="0014483B"/>
    <w:rsid w:val="00147EA4"/>
    <w:rsid w:val="00157DF4"/>
    <w:rsid w:val="00166F9C"/>
    <w:rsid w:val="00177CE0"/>
    <w:rsid w:val="00180B11"/>
    <w:rsid w:val="00187D79"/>
    <w:rsid w:val="0019006C"/>
    <w:rsid w:val="00190379"/>
    <w:rsid w:val="001914EC"/>
    <w:rsid w:val="001938BC"/>
    <w:rsid w:val="00193F95"/>
    <w:rsid w:val="001B3105"/>
    <w:rsid w:val="001B6293"/>
    <w:rsid w:val="001C6EE0"/>
    <w:rsid w:val="001C791D"/>
    <w:rsid w:val="001D396A"/>
    <w:rsid w:val="001E58D1"/>
    <w:rsid w:val="001F0055"/>
    <w:rsid w:val="001F0A85"/>
    <w:rsid w:val="001F353A"/>
    <w:rsid w:val="001F3BFF"/>
    <w:rsid w:val="001F3C43"/>
    <w:rsid w:val="002145A5"/>
    <w:rsid w:val="002176C2"/>
    <w:rsid w:val="0022213C"/>
    <w:rsid w:val="00222953"/>
    <w:rsid w:val="0023694B"/>
    <w:rsid w:val="002431D7"/>
    <w:rsid w:val="002473C4"/>
    <w:rsid w:val="0025415A"/>
    <w:rsid w:val="002544C3"/>
    <w:rsid w:val="00256B55"/>
    <w:rsid w:val="0025788B"/>
    <w:rsid w:val="002578E7"/>
    <w:rsid w:val="002600BD"/>
    <w:rsid w:val="00260EB7"/>
    <w:rsid w:val="00264A7E"/>
    <w:rsid w:val="00267060"/>
    <w:rsid w:val="00267109"/>
    <w:rsid w:val="002A058D"/>
    <w:rsid w:val="002A45FE"/>
    <w:rsid w:val="002A4FD5"/>
    <w:rsid w:val="002A63C0"/>
    <w:rsid w:val="002B4375"/>
    <w:rsid w:val="002B5F75"/>
    <w:rsid w:val="002D344E"/>
    <w:rsid w:val="002F44E2"/>
    <w:rsid w:val="003004FB"/>
    <w:rsid w:val="003166CA"/>
    <w:rsid w:val="003222A9"/>
    <w:rsid w:val="003279CA"/>
    <w:rsid w:val="0033003F"/>
    <w:rsid w:val="00332C3F"/>
    <w:rsid w:val="00353208"/>
    <w:rsid w:val="003553ED"/>
    <w:rsid w:val="0035556A"/>
    <w:rsid w:val="00356EF4"/>
    <w:rsid w:val="00357CFC"/>
    <w:rsid w:val="003609C5"/>
    <w:rsid w:val="00362F77"/>
    <w:rsid w:val="0036348A"/>
    <w:rsid w:val="00371CAD"/>
    <w:rsid w:val="003739EF"/>
    <w:rsid w:val="003765F9"/>
    <w:rsid w:val="00383435"/>
    <w:rsid w:val="003838CF"/>
    <w:rsid w:val="003C08D4"/>
    <w:rsid w:val="003D260A"/>
    <w:rsid w:val="003D3970"/>
    <w:rsid w:val="003D7869"/>
    <w:rsid w:val="003D7F1B"/>
    <w:rsid w:val="003E5D1D"/>
    <w:rsid w:val="003E796B"/>
    <w:rsid w:val="00400D12"/>
    <w:rsid w:val="004021C5"/>
    <w:rsid w:val="004035F2"/>
    <w:rsid w:val="00410D90"/>
    <w:rsid w:val="00410ECB"/>
    <w:rsid w:val="004125D7"/>
    <w:rsid w:val="00422867"/>
    <w:rsid w:val="00426876"/>
    <w:rsid w:val="00455CD1"/>
    <w:rsid w:val="004561B1"/>
    <w:rsid w:val="004577D2"/>
    <w:rsid w:val="004648AA"/>
    <w:rsid w:val="00467528"/>
    <w:rsid w:val="004716A9"/>
    <w:rsid w:val="004737C4"/>
    <w:rsid w:val="004818A4"/>
    <w:rsid w:val="00493F0F"/>
    <w:rsid w:val="0049441B"/>
    <w:rsid w:val="00494DCF"/>
    <w:rsid w:val="004953E7"/>
    <w:rsid w:val="00496FB9"/>
    <w:rsid w:val="004A16DC"/>
    <w:rsid w:val="004B0F33"/>
    <w:rsid w:val="004D1480"/>
    <w:rsid w:val="004E16E0"/>
    <w:rsid w:val="004E3B6C"/>
    <w:rsid w:val="00520259"/>
    <w:rsid w:val="00533FC8"/>
    <w:rsid w:val="005438DF"/>
    <w:rsid w:val="0058605A"/>
    <w:rsid w:val="00587770"/>
    <w:rsid w:val="00592019"/>
    <w:rsid w:val="00596745"/>
    <w:rsid w:val="005B1B6C"/>
    <w:rsid w:val="005B4893"/>
    <w:rsid w:val="005C1235"/>
    <w:rsid w:val="005D0176"/>
    <w:rsid w:val="005D2389"/>
    <w:rsid w:val="005E1CB6"/>
    <w:rsid w:val="005F39F7"/>
    <w:rsid w:val="005F5F84"/>
    <w:rsid w:val="00604247"/>
    <w:rsid w:val="006155F7"/>
    <w:rsid w:val="00625EF9"/>
    <w:rsid w:val="00627215"/>
    <w:rsid w:val="0065796D"/>
    <w:rsid w:val="00660D0A"/>
    <w:rsid w:val="00662936"/>
    <w:rsid w:val="00663CC9"/>
    <w:rsid w:val="006971F7"/>
    <w:rsid w:val="006A7E82"/>
    <w:rsid w:val="006C167A"/>
    <w:rsid w:val="006D27B8"/>
    <w:rsid w:val="006D2E42"/>
    <w:rsid w:val="006D43C4"/>
    <w:rsid w:val="006E0618"/>
    <w:rsid w:val="006E258E"/>
    <w:rsid w:val="006F400D"/>
    <w:rsid w:val="006F4A34"/>
    <w:rsid w:val="00704E79"/>
    <w:rsid w:val="00722694"/>
    <w:rsid w:val="007305A1"/>
    <w:rsid w:val="00736541"/>
    <w:rsid w:val="007376A9"/>
    <w:rsid w:val="00747A98"/>
    <w:rsid w:val="007727F8"/>
    <w:rsid w:val="00787826"/>
    <w:rsid w:val="007951A4"/>
    <w:rsid w:val="00795769"/>
    <w:rsid w:val="00795808"/>
    <w:rsid w:val="007A56DD"/>
    <w:rsid w:val="007B499C"/>
    <w:rsid w:val="007C2E10"/>
    <w:rsid w:val="007D76B1"/>
    <w:rsid w:val="007E190B"/>
    <w:rsid w:val="007F04D6"/>
    <w:rsid w:val="007F2497"/>
    <w:rsid w:val="007F431D"/>
    <w:rsid w:val="007F7E71"/>
    <w:rsid w:val="008049A6"/>
    <w:rsid w:val="00811F8E"/>
    <w:rsid w:val="00816EBB"/>
    <w:rsid w:val="00841F88"/>
    <w:rsid w:val="00865941"/>
    <w:rsid w:val="00871BF4"/>
    <w:rsid w:val="008747B8"/>
    <w:rsid w:val="00874A91"/>
    <w:rsid w:val="00876C88"/>
    <w:rsid w:val="00876F4B"/>
    <w:rsid w:val="008924B8"/>
    <w:rsid w:val="008A6EEA"/>
    <w:rsid w:val="008B05BB"/>
    <w:rsid w:val="008C11DD"/>
    <w:rsid w:val="008D37C6"/>
    <w:rsid w:val="008E2A8D"/>
    <w:rsid w:val="008E388E"/>
    <w:rsid w:val="008F0FC8"/>
    <w:rsid w:val="008F119E"/>
    <w:rsid w:val="008F15F7"/>
    <w:rsid w:val="00913A72"/>
    <w:rsid w:val="0091782E"/>
    <w:rsid w:val="009269B2"/>
    <w:rsid w:val="00930EB5"/>
    <w:rsid w:val="0094138E"/>
    <w:rsid w:val="0095386E"/>
    <w:rsid w:val="009563F0"/>
    <w:rsid w:val="00975A1A"/>
    <w:rsid w:val="009813F1"/>
    <w:rsid w:val="00990D0A"/>
    <w:rsid w:val="009916D8"/>
    <w:rsid w:val="00992424"/>
    <w:rsid w:val="00994805"/>
    <w:rsid w:val="00994F23"/>
    <w:rsid w:val="009A203E"/>
    <w:rsid w:val="009A48FF"/>
    <w:rsid w:val="009A63CA"/>
    <w:rsid w:val="009B534F"/>
    <w:rsid w:val="009B7609"/>
    <w:rsid w:val="009B7D4A"/>
    <w:rsid w:val="009C19C3"/>
    <w:rsid w:val="009C1D6E"/>
    <w:rsid w:val="009D6242"/>
    <w:rsid w:val="009E0D73"/>
    <w:rsid w:val="00A11FD9"/>
    <w:rsid w:val="00A122CA"/>
    <w:rsid w:val="00A15705"/>
    <w:rsid w:val="00A417EC"/>
    <w:rsid w:val="00A45B6A"/>
    <w:rsid w:val="00A55D6E"/>
    <w:rsid w:val="00A82A43"/>
    <w:rsid w:val="00A92D60"/>
    <w:rsid w:val="00A93E82"/>
    <w:rsid w:val="00AA01B2"/>
    <w:rsid w:val="00AA2A5A"/>
    <w:rsid w:val="00AB434E"/>
    <w:rsid w:val="00AC4B2D"/>
    <w:rsid w:val="00AD0DE8"/>
    <w:rsid w:val="00AE6068"/>
    <w:rsid w:val="00AE7D2E"/>
    <w:rsid w:val="00AF2949"/>
    <w:rsid w:val="00AF5BDE"/>
    <w:rsid w:val="00B02169"/>
    <w:rsid w:val="00B062D7"/>
    <w:rsid w:val="00B1560F"/>
    <w:rsid w:val="00B251DF"/>
    <w:rsid w:val="00B37017"/>
    <w:rsid w:val="00B41E50"/>
    <w:rsid w:val="00B50E4A"/>
    <w:rsid w:val="00B5420A"/>
    <w:rsid w:val="00B614D3"/>
    <w:rsid w:val="00B7047B"/>
    <w:rsid w:val="00B7334B"/>
    <w:rsid w:val="00B73475"/>
    <w:rsid w:val="00B74627"/>
    <w:rsid w:val="00B93A6C"/>
    <w:rsid w:val="00B971C9"/>
    <w:rsid w:val="00BA0DE5"/>
    <w:rsid w:val="00BB6EE2"/>
    <w:rsid w:val="00BC0A50"/>
    <w:rsid w:val="00BD5A3B"/>
    <w:rsid w:val="00BD7E2D"/>
    <w:rsid w:val="00BE1972"/>
    <w:rsid w:val="00BE3305"/>
    <w:rsid w:val="00BF25D5"/>
    <w:rsid w:val="00BF7314"/>
    <w:rsid w:val="00C04DCE"/>
    <w:rsid w:val="00C063FD"/>
    <w:rsid w:val="00C11154"/>
    <w:rsid w:val="00C12EA4"/>
    <w:rsid w:val="00C16266"/>
    <w:rsid w:val="00C17920"/>
    <w:rsid w:val="00C207A5"/>
    <w:rsid w:val="00C33BFE"/>
    <w:rsid w:val="00C41113"/>
    <w:rsid w:val="00C4167D"/>
    <w:rsid w:val="00C46AC8"/>
    <w:rsid w:val="00C533F7"/>
    <w:rsid w:val="00C53FE6"/>
    <w:rsid w:val="00C55E3A"/>
    <w:rsid w:val="00C6275F"/>
    <w:rsid w:val="00C7551D"/>
    <w:rsid w:val="00C91513"/>
    <w:rsid w:val="00CA1005"/>
    <w:rsid w:val="00CA27B6"/>
    <w:rsid w:val="00CA463B"/>
    <w:rsid w:val="00CB59A5"/>
    <w:rsid w:val="00CC3747"/>
    <w:rsid w:val="00CC3F68"/>
    <w:rsid w:val="00CC4CAF"/>
    <w:rsid w:val="00CD1D96"/>
    <w:rsid w:val="00CD3504"/>
    <w:rsid w:val="00CE1CE6"/>
    <w:rsid w:val="00CE2BDF"/>
    <w:rsid w:val="00CE616E"/>
    <w:rsid w:val="00CF62EE"/>
    <w:rsid w:val="00D146D9"/>
    <w:rsid w:val="00D21FDB"/>
    <w:rsid w:val="00D27702"/>
    <w:rsid w:val="00D348F0"/>
    <w:rsid w:val="00D35CCC"/>
    <w:rsid w:val="00D442A6"/>
    <w:rsid w:val="00D44924"/>
    <w:rsid w:val="00D55D91"/>
    <w:rsid w:val="00D56448"/>
    <w:rsid w:val="00D73EDD"/>
    <w:rsid w:val="00D82384"/>
    <w:rsid w:val="00D843F8"/>
    <w:rsid w:val="00D86BD0"/>
    <w:rsid w:val="00D86D5C"/>
    <w:rsid w:val="00D91F99"/>
    <w:rsid w:val="00DA2983"/>
    <w:rsid w:val="00DA48EB"/>
    <w:rsid w:val="00DA5B77"/>
    <w:rsid w:val="00DB13D1"/>
    <w:rsid w:val="00DB7BEA"/>
    <w:rsid w:val="00DC25AA"/>
    <w:rsid w:val="00DC522B"/>
    <w:rsid w:val="00DC71A3"/>
    <w:rsid w:val="00DD7A9E"/>
    <w:rsid w:val="00DE23EE"/>
    <w:rsid w:val="00DE5076"/>
    <w:rsid w:val="00DE5497"/>
    <w:rsid w:val="00DE68B9"/>
    <w:rsid w:val="00DE7A20"/>
    <w:rsid w:val="00DF3222"/>
    <w:rsid w:val="00DF49E0"/>
    <w:rsid w:val="00DF67E5"/>
    <w:rsid w:val="00E0468F"/>
    <w:rsid w:val="00E07C31"/>
    <w:rsid w:val="00E201AC"/>
    <w:rsid w:val="00E43F52"/>
    <w:rsid w:val="00E44319"/>
    <w:rsid w:val="00E44F15"/>
    <w:rsid w:val="00E5015A"/>
    <w:rsid w:val="00E53F43"/>
    <w:rsid w:val="00E54E23"/>
    <w:rsid w:val="00E65215"/>
    <w:rsid w:val="00E65CD8"/>
    <w:rsid w:val="00E71FAB"/>
    <w:rsid w:val="00E77A0E"/>
    <w:rsid w:val="00E81D52"/>
    <w:rsid w:val="00EA0965"/>
    <w:rsid w:val="00EC0140"/>
    <w:rsid w:val="00EC1611"/>
    <w:rsid w:val="00EC1CBE"/>
    <w:rsid w:val="00ED6E64"/>
    <w:rsid w:val="00EF43E7"/>
    <w:rsid w:val="00EF51D7"/>
    <w:rsid w:val="00EF7B18"/>
    <w:rsid w:val="00F017C1"/>
    <w:rsid w:val="00F0196F"/>
    <w:rsid w:val="00F2136B"/>
    <w:rsid w:val="00F43BE7"/>
    <w:rsid w:val="00F4590C"/>
    <w:rsid w:val="00F55E19"/>
    <w:rsid w:val="00F67605"/>
    <w:rsid w:val="00F7001C"/>
    <w:rsid w:val="00F7760E"/>
    <w:rsid w:val="00F83A1B"/>
    <w:rsid w:val="00F96517"/>
    <w:rsid w:val="00FA4660"/>
    <w:rsid w:val="00FA67D5"/>
    <w:rsid w:val="00FB0CB9"/>
    <w:rsid w:val="00FB266D"/>
    <w:rsid w:val="00FC0855"/>
    <w:rsid w:val="00FC7BC6"/>
    <w:rsid w:val="00FD5FAF"/>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F7F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308B25-80CE-4DDA-9AB8-059436BAEAE8}">
  <ds:schemaRefs>
    <ds:schemaRef ds:uri="http://schemas.openxmlformats.org/officeDocument/2006/bibliography"/>
  </ds:schemaRefs>
</ds:datastoreItem>
</file>

<file path=customXml/itemProps2.xml><?xml version="1.0" encoding="utf-8"?>
<ds:datastoreItem xmlns:ds="http://schemas.openxmlformats.org/officeDocument/2006/customXml" ds:itemID="{B33E59C1-6D4B-4834-B5C6-C51DB6C4C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6070</Words>
  <Characters>34599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40588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5</cp:revision>
  <cp:lastPrinted>2016-06-20T22:20:00Z</cp:lastPrinted>
  <dcterms:created xsi:type="dcterms:W3CDTF">2017-04-07T14:56:00Z</dcterms:created>
  <dcterms:modified xsi:type="dcterms:W3CDTF">2017-04-17T22:45:00Z</dcterms:modified>
</cp:coreProperties>
</file>