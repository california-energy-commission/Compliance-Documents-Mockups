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9A39B9" w:rsidRPr="00D83E48" w14:paraId="4D5FB508" w14:textId="77777777" w:rsidTr="00D60199">
        <w:trPr>
          <w:cantSplit/>
          <w:trHeight w:val="144"/>
        </w:trPr>
        <w:tc>
          <w:tcPr>
            <w:tcW w:w="11030" w:type="dxa"/>
            <w:gridSpan w:val="3"/>
            <w:vAlign w:val="center"/>
          </w:tcPr>
          <w:p w14:paraId="4D5FB507" w14:textId="77777777" w:rsidR="009A39B9" w:rsidRPr="002E17DB" w:rsidRDefault="009A39B9" w:rsidP="00D60199">
            <w:pPr>
              <w:keepNext/>
              <w:rPr>
                <w:rFonts w:asciiTheme="minorHAnsi" w:hAnsiTheme="minorHAnsi"/>
                <w:b/>
                <w:sz w:val="18"/>
                <w:szCs w:val="18"/>
              </w:rPr>
            </w:pPr>
            <w:r w:rsidRPr="002E17DB">
              <w:rPr>
                <w:rFonts w:asciiTheme="minorHAnsi" w:hAnsiTheme="minorHAnsi"/>
                <w:sz w:val="18"/>
                <w:szCs w:val="18"/>
              </w:rPr>
              <w:br w:type="page"/>
            </w:r>
            <w:r w:rsidRPr="002E17DB">
              <w:rPr>
                <w:rFonts w:asciiTheme="minorHAnsi" w:hAnsiTheme="minorHAnsi"/>
                <w:sz w:val="18"/>
                <w:szCs w:val="18"/>
              </w:rPr>
              <w:br w:type="page"/>
            </w:r>
            <w:r w:rsidRPr="002E17DB">
              <w:rPr>
                <w:rFonts w:asciiTheme="minorHAnsi" w:hAnsiTheme="minorHAnsi"/>
                <w:b/>
                <w:sz w:val="18"/>
                <w:szCs w:val="18"/>
              </w:rPr>
              <w:t>A. Ducted Cooling System Information</w:t>
            </w:r>
          </w:p>
        </w:tc>
      </w:tr>
      <w:tr w:rsidR="009A39B9" w:rsidRPr="00D83E48" w14:paraId="4D5FB50C" w14:textId="77777777" w:rsidTr="00565BEE">
        <w:tblPrEx>
          <w:tblBorders>
            <w:top w:val="none" w:sz="0" w:space="0" w:color="auto"/>
          </w:tblBorders>
        </w:tblPrEx>
        <w:trPr>
          <w:cantSplit/>
          <w:trHeight w:val="144"/>
        </w:trPr>
        <w:tc>
          <w:tcPr>
            <w:tcW w:w="475" w:type="dxa"/>
            <w:vAlign w:val="center"/>
          </w:tcPr>
          <w:p w14:paraId="4D5FB509"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01</w:t>
            </w:r>
          </w:p>
        </w:tc>
        <w:tc>
          <w:tcPr>
            <w:tcW w:w="5940" w:type="dxa"/>
            <w:vAlign w:val="center"/>
          </w:tcPr>
          <w:p w14:paraId="4D5FB50A" w14:textId="3ABA4DAF" w:rsidR="009A39B9" w:rsidRPr="002E17DB" w:rsidRDefault="009A39B9" w:rsidP="00D60199">
            <w:pPr>
              <w:rPr>
                <w:rFonts w:asciiTheme="minorHAnsi" w:hAnsiTheme="minorHAnsi"/>
                <w:color w:val="000000"/>
                <w:sz w:val="18"/>
                <w:szCs w:val="18"/>
                <w:highlight w:val="yellow"/>
              </w:rPr>
            </w:pPr>
            <w:r w:rsidRPr="002E17DB">
              <w:rPr>
                <w:rFonts w:asciiTheme="minorHAnsi" w:hAnsiTheme="minorHAnsi"/>
                <w:sz w:val="18"/>
                <w:szCs w:val="18"/>
              </w:rPr>
              <w:t>System Identification or Name</w:t>
            </w:r>
          </w:p>
        </w:tc>
        <w:tc>
          <w:tcPr>
            <w:tcW w:w="4615" w:type="dxa"/>
            <w:vAlign w:val="center"/>
          </w:tcPr>
          <w:p w14:paraId="4D5FB50B" w14:textId="77777777" w:rsidR="009A39B9" w:rsidRPr="002E17DB" w:rsidRDefault="009A39B9" w:rsidP="00D60199">
            <w:pPr>
              <w:rPr>
                <w:rFonts w:asciiTheme="minorHAnsi" w:hAnsiTheme="minorHAnsi"/>
                <w:color w:val="000000"/>
                <w:sz w:val="18"/>
                <w:szCs w:val="18"/>
                <w:highlight w:val="yellow"/>
              </w:rPr>
            </w:pPr>
          </w:p>
        </w:tc>
      </w:tr>
      <w:tr w:rsidR="009A39B9" w:rsidRPr="00D83E48" w14:paraId="4D5FB510" w14:textId="77777777" w:rsidTr="00565BEE">
        <w:tblPrEx>
          <w:tblBorders>
            <w:top w:val="none" w:sz="0" w:space="0" w:color="auto"/>
          </w:tblBorders>
        </w:tblPrEx>
        <w:trPr>
          <w:cantSplit/>
          <w:trHeight w:val="144"/>
        </w:trPr>
        <w:tc>
          <w:tcPr>
            <w:tcW w:w="475" w:type="dxa"/>
            <w:vAlign w:val="center"/>
          </w:tcPr>
          <w:p w14:paraId="4D5FB50D"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02</w:t>
            </w:r>
          </w:p>
        </w:tc>
        <w:tc>
          <w:tcPr>
            <w:tcW w:w="5940" w:type="dxa"/>
            <w:vAlign w:val="center"/>
          </w:tcPr>
          <w:p w14:paraId="4D5FB50E" w14:textId="1842F75C" w:rsidR="009A39B9" w:rsidRPr="002E17DB" w:rsidRDefault="009A39B9" w:rsidP="00D60199">
            <w:pPr>
              <w:rPr>
                <w:rFonts w:asciiTheme="minorHAnsi" w:hAnsiTheme="minorHAnsi"/>
                <w:sz w:val="18"/>
                <w:szCs w:val="18"/>
              </w:rPr>
            </w:pPr>
            <w:r w:rsidRPr="002E17DB">
              <w:rPr>
                <w:rFonts w:asciiTheme="minorHAnsi" w:hAnsiTheme="minorHAnsi"/>
                <w:sz w:val="18"/>
                <w:szCs w:val="18"/>
              </w:rPr>
              <w:t>System Location or Area Served</w:t>
            </w:r>
          </w:p>
        </w:tc>
        <w:tc>
          <w:tcPr>
            <w:tcW w:w="4615" w:type="dxa"/>
            <w:vAlign w:val="center"/>
          </w:tcPr>
          <w:p w14:paraId="4D5FB50F" w14:textId="77777777" w:rsidR="009A39B9" w:rsidRPr="002E17DB" w:rsidRDefault="009A39B9" w:rsidP="00D60199">
            <w:pPr>
              <w:rPr>
                <w:rFonts w:asciiTheme="minorHAnsi" w:hAnsiTheme="minorHAnsi"/>
                <w:sz w:val="18"/>
                <w:szCs w:val="18"/>
              </w:rPr>
            </w:pPr>
          </w:p>
        </w:tc>
      </w:tr>
      <w:tr w:rsidR="009A39B9" w:rsidRPr="00D83E48" w14:paraId="4D5FB514" w14:textId="77777777" w:rsidTr="00565BEE">
        <w:tblPrEx>
          <w:tblBorders>
            <w:top w:val="none" w:sz="0" w:space="0" w:color="auto"/>
          </w:tblBorders>
        </w:tblPrEx>
        <w:trPr>
          <w:cantSplit/>
          <w:trHeight w:val="144"/>
        </w:trPr>
        <w:tc>
          <w:tcPr>
            <w:tcW w:w="475" w:type="dxa"/>
            <w:vAlign w:val="center"/>
          </w:tcPr>
          <w:p w14:paraId="4D5FB511"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03</w:t>
            </w:r>
          </w:p>
        </w:tc>
        <w:tc>
          <w:tcPr>
            <w:tcW w:w="5940" w:type="dxa"/>
            <w:vAlign w:val="center"/>
          </w:tcPr>
          <w:p w14:paraId="4D5FB512" w14:textId="156E2EEB" w:rsidR="009A39B9" w:rsidRPr="002E17DB" w:rsidRDefault="009A39B9" w:rsidP="00D60199">
            <w:pPr>
              <w:rPr>
                <w:rFonts w:asciiTheme="minorHAnsi" w:hAnsiTheme="minorHAnsi"/>
                <w:sz w:val="18"/>
                <w:szCs w:val="18"/>
              </w:rPr>
            </w:pPr>
            <w:r w:rsidRPr="002E17DB">
              <w:rPr>
                <w:rFonts w:asciiTheme="minorHAnsi" w:hAnsiTheme="minorHAnsi"/>
                <w:sz w:val="18"/>
                <w:szCs w:val="18"/>
              </w:rPr>
              <w:t>System Installation Type</w:t>
            </w:r>
          </w:p>
        </w:tc>
        <w:tc>
          <w:tcPr>
            <w:tcW w:w="4615" w:type="dxa"/>
            <w:vAlign w:val="center"/>
          </w:tcPr>
          <w:p w14:paraId="4D5FB513" w14:textId="77777777" w:rsidR="009A39B9" w:rsidRPr="009A39B9" w:rsidRDefault="009A39B9" w:rsidP="009A39B9">
            <w:pPr>
              <w:rPr>
                <w:rFonts w:asciiTheme="minorHAnsi" w:hAnsiTheme="minorHAnsi"/>
                <w:sz w:val="18"/>
                <w:szCs w:val="18"/>
              </w:rPr>
            </w:pPr>
          </w:p>
        </w:tc>
      </w:tr>
      <w:tr w:rsidR="009A39B9" w:rsidRPr="00D83E48" w14:paraId="4D5FB518" w14:textId="77777777" w:rsidTr="00565BEE">
        <w:tblPrEx>
          <w:tblBorders>
            <w:top w:val="none" w:sz="0" w:space="0" w:color="auto"/>
          </w:tblBorders>
        </w:tblPrEx>
        <w:trPr>
          <w:cantSplit/>
          <w:trHeight w:val="144"/>
        </w:trPr>
        <w:tc>
          <w:tcPr>
            <w:tcW w:w="475" w:type="dxa"/>
            <w:vAlign w:val="center"/>
          </w:tcPr>
          <w:p w14:paraId="4D5FB515"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04</w:t>
            </w:r>
          </w:p>
        </w:tc>
        <w:tc>
          <w:tcPr>
            <w:tcW w:w="5940" w:type="dxa"/>
          </w:tcPr>
          <w:p w14:paraId="4D5FB516" w14:textId="3F0AB8C0"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Nominal Cooling Capacity (tons) of Condenser</w:t>
            </w:r>
          </w:p>
        </w:tc>
        <w:tc>
          <w:tcPr>
            <w:tcW w:w="4615" w:type="dxa"/>
            <w:vAlign w:val="center"/>
          </w:tcPr>
          <w:p w14:paraId="4D5FB517" w14:textId="77777777" w:rsidR="009A39B9" w:rsidRPr="002E17DB" w:rsidRDefault="009A39B9" w:rsidP="00D60199">
            <w:pPr>
              <w:rPr>
                <w:rFonts w:asciiTheme="minorHAnsi" w:hAnsiTheme="minorHAnsi"/>
                <w:sz w:val="18"/>
                <w:szCs w:val="18"/>
              </w:rPr>
            </w:pPr>
          </w:p>
        </w:tc>
      </w:tr>
      <w:tr w:rsidR="009A39B9" w:rsidRPr="00D83E48" w14:paraId="4D5FB51C" w14:textId="77777777" w:rsidTr="00565BEE">
        <w:tblPrEx>
          <w:tblBorders>
            <w:top w:val="none" w:sz="0" w:space="0" w:color="auto"/>
          </w:tblBorders>
        </w:tblPrEx>
        <w:trPr>
          <w:cantSplit/>
          <w:trHeight w:val="144"/>
        </w:trPr>
        <w:tc>
          <w:tcPr>
            <w:tcW w:w="475" w:type="dxa"/>
            <w:vAlign w:val="center"/>
          </w:tcPr>
          <w:p w14:paraId="4D5FB519" w14:textId="77777777"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05</w:t>
            </w:r>
          </w:p>
        </w:tc>
        <w:tc>
          <w:tcPr>
            <w:tcW w:w="5940" w:type="dxa"/>
            <w:vAlign w:val="center"/>
          </w:tcPr>
          <w:p w14:paraId="4D5FB51A" w14:textId="195E6D40"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Condenser Speed Type</w:t>
            </w:r>
          </w:p>
        </w:tc>
        <w:tc>
          <w:tcPr>
            <w:tcW w:w="4615" w:type="dxa"/>
            <w:vAlign w:val="center"/>
          </w:tcPr>
          <w:p w14:paraId="4D5FB51B" w14:textId="77777777" w:rsidR="009A39B9" w:rsidRPr="002E17DB" w:rsidRDefault="009A39B9" w:rsidP="00D60199">
            <w:pPr>
              <w:rPr>
                <w:rFonts w:asciiTheme="minorHAnsi" w:hAnsiTheme="minorHAnsi"/>
                <w:sz w:val="18"/>
                <w:szCs w:val="18"/>
              </w:rPr>
            </w:pPr>
          </w:p>
        </w:tc>
      </w:tr>
      <w:tr w:rsidR="009A39B9" w:rsidRPr="00D83E48" w14:paraId="4D5FB520" w14:textId="77777777" w:rsidTr="00565BEE">
        <w:tblPrEx>
          <w:tblBorders>
            <w:top w:val="none" w:sz="0" w:space="0" w:color="auto"/>
          </w:tblBorders>
        </w:tblPrEx>
        <w:trPr>
          <w:cantSplit/>
          <w:trHeight w:val="144"/>
        </w:trPr>
        <w:tc>
          <w:tcPr>
            <w:tcW w:w="475" w:type="dxa"/>
            <w:vAlign w:val="center"/>
          </w:tcPr>
          <w:p w14:paraId="4D5FB51D" w14:textId="77777777"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06</w:t>
            </w:r>
          </w:p>
        </w:tc>
        <w:tc>
          <w:tcPr>
            <w:tcW w:w="5940" w:type="dxa"/>
            <w:vAlign w:val="center"/>
          </w:tcPr>
          <w:p w14:paraId="4D5FB51E" w14:textId="5691FF60"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Cooling System Zonal Control Type</w:t>
            </w:r>
          </w:p>
        </w:tc>
        <w:tc>
          <w:tcPr>
            <w:tcW w:w="4615" w:type="dxa"/>
            <w:vAlign w:val="center"/>
          </w:tcPr>
          <w:p w14:paraId="4D5FB51F" w14:textId="77777777" w:rsidR="009A39B9" w:rsidRPr="002E17DB" w:rsidRDefault="009A39B9" w:rsidP="00D60199">
            <w:pPr>
              <w:rPr>
                <w:rFonts w:asciiTheme="minorHAnsi" w:hAnsiTheme="minorHAnsi"/>
                <w:sz w:val="18"/>
                <w:szCs w:val="18"/>
              </w:rPr>
            </w:pPr>
          </w:p>
        </w:tc>
      </w:tr>
      <w:tr w:rsidR="009A39B9" w:rsidRPr="00D83E48" w14:paraId="4D5FB524" w14:textId="77777777" w:rsidTr="00565BEE">
        <w:tblPrEx>
          <w:tblBorders>
            <w:top w:val="none" w:sz="0" w:space="0" w:color="auto"/>
          </w:tblBorders>
        </w:tblPrEx>
        <w:trPr>
          <w:cantSplit/>
          <w:trHeight w:val="144"/>
        </w:trPr>
        <w:tc>
          <w:tcPr>
            <w:tcW w:w="475" w:type="dxa"/>
            <w:vAlign w:val="center"/>
          </w:tcPr>
          <w:p w14:paraId="4D5FB521"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07</w:t>
            </w:r>
          </w:p>
        </w:tc>
        <w:tc>
          <w:tcPr>
            <w:tcW w:w="5940" w:type="dxa"/>
            <w:vAlign w:val="center"/>
          </w:tcPr>
          <w:p w14:paraId="4D5FB522" w14:textId="39FED886"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Central Fan Integrated (CFI) Ventilation System Status</w:t>
            </w:r>
          </w:p>
        </w:tc>
        <w:tc>
          <w:tcPr>
            <w:tcW w:w="4615" w:type="dxa"/>
            <w:vAlign w:val="center"/>
          </w:tcPr>
          <w:p w14:paraId="4D5FB523" w14:textId="77777777" w:rsidR="009A39B9" w:rsidRPr="002E17DB" w:rsidRDefault="009A39B9" w:rsidP="00D60199">
            <w:pPr>
              <w:rPr>
                <w:rFonts w:asciiTheme="minorHAnsi" w:hAnsiTheme="minorHAnsi"/>
                <w:sz w:val="18"/>
                <w:szCs w:val="18"/>
              </w:rPr>
            </w:pPr>
          </w:p>
        </w:tc>
      </w:tr>
      <w:tr w:rsidR="009A39B9" w:rsidRPr="00D83E48" w14:paraId="4D5FB528" w14:textId="77777777" w:rsidTr="00565BEE">
        <w:tblPrEx>
          <w:tblBorders>
            <w:top w:val="none" w:sz="0" w:space="0" w:color="auto"/>
          </w:tblBorders>
        </w:tblPrEx>
        <w:trPr>
          <w:cantSplit/>
          <w:trHeight w:val="144"/>
        </w:trPr>
        <w:tc>
          <w:tcPr>
            <w:tcW w:w="475" w:type="dxa"/>
            <w:vAlign w:val="center"/>
          </w:tcPr>
          <w:p w14:paraId="4D5FB525"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08</w:t>
            </w:r>
          </w:p>
        </w:tc>
        <w:tc>
          <w:tcPr>
            <w:tcW w:w="5940" w:type="dxa"/>
            <w:vAlign w:val="center"/>
          </w:tcPr>
          <w:p w14:paraId="4D5FB526" w14:textId="00C54D92"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System Bypass Duct Status</w:t>
            </w:r>
          </w:p>
        </w:tc>
        <w:tc>
          <w:tcPr>
            <w:tcW w:w="4615" w:type="dxa"/>
            <w:vAlign w:val="center"/>
          </w:tcPr>
          <w:p w14:paraId="4D5FB527" w14:textId="77777777" w:rsidR="009A39B9" w:rsidRPr="009A39B9" w:rsidRDefault="009A39B9" w:rsidP="009A39B9">
            <w:pPr>
              <w:keepNext/>
              <w:rPr>
                <w:rFonts w:asciiTheme="minorHAnsi" w:hAnsiTheme="minorHAnsi"/>
                <w:sz w:val="18"/>
                <w:szCs w:val="18"/>
              </w:rPr>
            </w:pPr>
          </w:p>
        </w:tc>
      </w:tr>
      <w:tr w:rsidR="009A39B9" w:rsidRPr="00D83E48" w14:paraId="4D5FB52C" w14:textId="77777777" w:rsidTr="00565BEE">
        <w:tblPrEx>
          <w:tblBorders>
            <w:top w:val="none" w:sz="0" w:space="0" w:color="auto"/>
          </w:tblBorders>
        </w:tblPrEx>
        <w:trPr>
          <w:cantSplit/>
          <w:trHeight w:val="144"/>
        </w:trPr>
        <w:tc>
          <w:tcPr>
            <w:tcW w:w="475" w:type="dxa"/>
            <w:vAlign w:val="center"/>
          </w:tcPr>
          <w:p w14:paraId="4D5FB529"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09</w:t>
            </w:r>
          </w:p>
        </w:tc>
        <w:tc>
          <w:tcPr>
            <w:tcW w:w="5940" w:type="dxa"/>
            <w:vAlign w:val="center"/>
          </w:tcPr>
          <w:p w14:paraId="4D5FB52A" w14:textId="2C3D990E"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Date of System Airflow Rate Measurement</w:t>
            </w:r>
          </w:p>
        </w:tc>
        <w:tc>
          <w:tcPr>
            <w:tcW w:w="4615" w:type="dxa"/>
            <w:vAlign w:val="center"/>
          </w:tcPr>
          <w:p w14:paraId="4D5FB52B" w14:textId="77777777" w:rsidR="009A39B9" w:rsidRPr="002E17DB" w:rsidRDefault="009A39B9" w:rsidP="00D60199">
            <w:pPr>
              <w:keepNext/>
              <w:rPr>
                <w:rFonts w:asciiTheme="minorHAnsi" w:hAnsiTheme="minorHAnsi"/>
                <w:sz w:val="18"/>
                <w:szCs w:val="18"/>
              </w:rPr>
            </w:pPr>
          </w:p>
        </w:tc>
      </w:tr>
      <w:tr w:rsidR="009A39B9" w:rsidRPr="00D83E48" w14:paraId="4D5FB530" w14:textId="77777777" w:rsidTr="00565BEE">
        <w:tblPrEx>
          <w:tblBorders>
            <w:top w:val="none" w:sz="0" w:space="0" w:color="auto"/>
          </w:tblBorders>
        </w:tblPrEx>
        <w:trPr>
          <w:cantSplit/>
          <w:trHeight w:val="144"/>
        </w:trPr>
        <w:tc>
          <w:tcPr>
            <w:tcW w:w="475" w:type="dxa"/>
            <w:vAlign w:val="center"/>
          </w:tcPr>
          <w:p w14:paraId="4D5FB52D" w14:textId="77777777" w:rsidR="009A39B9" w:rsidRPr="002E17DB" w:rsidDel="006E5AE2" w:rsidRDefault="008666CA" w:rsidP="00D60199">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4D5FB52E" w14:textId="52257EB6" w:rsidR="009A39B9" w:rsidRPr="002E17DB" w:rsidRDefault="009A39B9" w:rsidP="00B64EE5">
            <w:pPr>
              <w:keepNext/>
              <w:rPr>
                <w:rFonts w:asciiTheme="minorHAnsi" w:hAnsiTheme="minorHAnsi"/>
                <w:sz w:val="18"/>
                <w:szCs w:val="18"/>
              </w:rPr>
            </w:pPr>
            <w:r w:rsidRPr="002E17DB">
              <w:rPr>
                <w:rFonts w:asciiTheme="minorHAnsi" w:hAnsiTheme="minorHAnsi"/>
                <w:sz w:val="18"/>
                <w:szCs w:val="18"/>
              </w:rPr>
              <w:t xml:space="preserve">Airflow Rate Protocol </w:t>
            </w:r>
            <w:r w:rsidR="00B64EE5">
              <w:rPr>
                <w:rFonts w:asciiTheme="minorHAnsi" w:hAnsiTheme="minorHAnsi"/>
                <w:sz w:val="18"/>
                <w:szCs w:val="18"/>
              </w:rPr>
              <w:t>U</w:t>
            </w:r>
            <w:r w:rsidRPr="002E17DB">
              <w:rPr>
                <w:rFonts w:asciiTheme="minorHAnsi" w:hAnsiTheme="minorHAnsi"/>
                <w:sz w:val="18"/>
                <w:szCs w:val="18"/>
              </w:rPr>
              <w:t>tilized</w:t>
            </w:r>
          </w:p>
        </w:tc>
        <w:tc>
          <w:tcPr>
            <w:tcW w:w="4615" w:type="dxa"/>
            <w:vAlign w:val="center"/>
          </w:tcPr>
          <w:p w14:paraId="4D5FB52F" w14:textId="77777777" w:rsidR="009A39B9" w:rsidRPr="002E17DB" w:rsidRDefault="009A39B9" w:rsidP="00D60199">
            <w:pPr>
              <w:keepNext/>
              <w:rPr>
                <w:rFonts w:asciiTheme="minorHAnsi" w:hAnsiTheme="minorHAnsi"/>
                <w:sz w:val="18"/>
                <w:szCs w:val="18"/>
              </w:rPr>
            </w:pPr>
          </w:p>
        </w:tc>
      </w:tr>
    </w:tbl>
    <w:p w14:paraId="4D5FB531" w14:textId="77777777" w:rsidR="00BF6BCB" w:rsidRDefault="00BF6BCB"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9A39B9" w:rsidRPr="00D83E48" w:rsidDel="001739A4" w14:paraId="4D5FB534" w14:textId="77777777" w:rsidTr="00D60199">
        <w:trPr>
          <w:cantSplit/>
          <w:trHeight w:val="432"/>
        </w:trPr>
        <w:tc>
          <w:tcPr>
            <w:tcW w:w="11030" w:type="dxa"/>
            <w:gridSpan w:val="3"/>
            <w:vAlign w:val="center"/>
          </w:tcPr>
          <w:p w14:paraId="4D5FB532" w14:textId="7FEAEC71" w:rsidR="009A39B9" w:rsidRPr="007F7878" w:rsidRDefault="009A39B9" w:rsidP="00D60199">
            <w:pPr>
              <w:keepNext/>
              <w:rPr>
                <w:rFonts w:asciiTheme="minorHAnsi" w:hAnsiTheme="minorHAnsi"/>
                <w:b/>
                <w:sz w:val="18"/>
                <w:szCs w:val="18"/>
              </w:rPr>
            </w:pPr>
            <w:r w:rsidRPr="007F7878">
              <w:rPr>
                <w:rFonts w:asciiTheme="minorHAnsi" w:hAnsiTheme="minorHAnsi"/>
                <w:b/>
                <w:sz w:val="18"/>
                <w:szCs w:val="18"/>
              </w:rPr>
              <w:t xml:space="preserve">B. Hole for the </w:t>
            </w:r>
            <w:r w:rsidR="00B64EE5">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B64EE5">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B64EE5">
              <w:rPr>
                <w:rFonts w:asciiTheme="minorHAnsi" w:hAnsiTheme="minorHAnsi"/>
                <w:b/>
                <w:sz w:val="18"/>
                <w:szCs w:val="18"/>
              </w:rPr>
              <w:t>S</w:t>
            </w:r>
            <w:r w:rsidRPr="007F7878">
              <w:rPr>
                <w:rFonts w:asciiTheme="minorHAnsi" w:hAnsiTheme="minorHAnsi"/>
                <w:b/>
                <w:sz w:val="18"/>
                <w:szCs w:val="18"/>
              </w:rPr>
              <w:t xml:space="preserve">upply </w:t>
            </w:r>
            <w:r w:rsidR="00B64EE5">
              <w:rPr>
                <w:rFonts w:asciiTheme="minorHAnsi" w:hAnsiTheme="minorHAnsi"/>
                <w:b/>
                <w:sz w:val="18"/>
                <w:szCs w:val="18"/>
              </w:rPr>
              <w:t>P</w:t>
            </w:r>
            <w:r w:rsidRPr="007F7878">
              <w:rPr>
                <w:rFonts w:asciiTheme="minorHAnsi" w:hAnsiTheme="minorHAnsi"/>
                <w:b/>
                <w:sz w:val="18"/>
                <w:szCs w:val="18"/>
              </w:rPr>
              <w:t>lenum</w:t>
            </w:r>
          </w:p>
          <w:p w14:paraId="4D5FB533" w14:textId="77777777" w:rsidR="009A39B9" w:rsidRPr="00B64EE5" w:rsidRDefault="009A39B9" w:rsidP="00D60199">
            <w:pPr>
              <w:pStyle w:val="BulletCALetter"/>
              <w:spacing w:before="0"/>
              <w:ind w:left="0" w:firstLine="0"/>
              <w:rPr>
                <w:rFonts w:asciiTheme="minorHAnsi" w:hAnsiTheme="minorHAnsi"/>
                <w:sz w:val="18"/>
                <w:szCs w:val="18"/>
              </w:rPr>
            </w:pPr>
            <w:r w:rsidRPr="00DF5845">
              <w:rPr>
                <w:rFonts w:asciiTheme="minorHAnsi" w:hAnsiTheme="minorHAnsi"/>
                <w:sz w:val="18"/>
                <w:szCs w:val="18"/>
              </w:rPr>
              <w:t xml:space="preserve">Procedures for installing HSPP or PSPP are specified in RA3.3.1.1.  </w:t>
            </w:r>
          </w:p>
        </w:tc>
      </w:tr>
      <w:tr w:rsidR="009A39B9" w:rsidRPr="00D83E48" w:rsidDel="001739A4" w14:paraId="4D5FB538" w14:textId="77777777" w:rsidTr="00565BEE">
        <w:trPr>
          <w:cantSplit/>
          <w:trHeight w:val="332"/>
        </w:trPr>
        <w:tc>
          <w:tcPr>
            <w:tcW w:w="475" w:type="dxa"/>
            <w:vAlign w:val="center"/>
          </w:tcPr>
          <w:p w14:paraId="4D5FB535" w14:textId="77777777" w:rsidR="009A39B9" w:rsidRPr="007F7878" w:rsidRDefault="009A39B9" w:rsidP="00D60199">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5940" w:type="dxa"/>
            <w:vAlign w:val="center"/>
          </w:tcPr>
          <w:p w14:paraId="4D5FB536" w14:textId="037ADC2F" w:rsidR="009A39B9" w:rsidRPr="007F7878" w:rsidRDefault="009A39B9" w:rsidP="00B64EE5">
            <w:pPr>
              <w:rPr>
                <w:rFonts w:asciiTheme="minorHAnsi" w:hAnsiTheme="minorHAnsi"/>
                <w:sz w:val="18"/>
                <w:szCs w:val="18"/>
              </w:rPr>
            </w:pPr>
            <w:r w:rsidRPr="007F7878">
              <w:rPr>
                <w:rFonts w:asciiTheme="minorHAnsi" w:hAnsiTheme="minorHAnsi"/>
                <w:sz w:val="18"/>
                <w:szCs w:val="18"/>
              </w:rPr>
              <w:t xml:space="preserve">Method </w:t>
            </w:r>
            <w:r w:rsidR="00B64EE5">
              <w:rPr>
                <w:rFonts w:asciiTheme="minorHAnsi" w:hAnsiTheme="minorHAnsi"/>
                <w:sz w:val="18"/>
                <w:szCs w:val="18"/>
              </w:rPr>
              <w:t>U</w:t>
            </w:r>
            <w:r w:rsidRPr="007F7878">
              <w:rPr>
                <w:rFonts w:asciiTheme="minorHAnsi" w:hAnsiTheme="minorHAnsi"/>
                <w:sz w:val="18"/>
                <w:szCs w:val="18"/>
              </w:rPr>
              <w:t xml:space="preserve">sed to </w:t>
            </w:r>
            <w:r w:rsidR="00B64EE5">
              <w:rPr>
                <w:rFonts w:asciiTheme="minorHAnsi" w:hAnsiTheme="minorHAnsi"/>
                <w:sz w:val="18"/>
                <w:szCs w:val="18"/>
              </w:rPr>
              <w:t>D</w:t>
            </w:r>
            <w:r w:rsidRPr="007F7878">
              <w:rPr>
                <w:rFonts w:asciiTheme="minorHAnsi" w:hAnsiTheme="minorHAnsi"/>
                <w:sz w:val="18"/>
                <w:szCs w:val="18"/>
              </w:rPr>
              <w:t xml:space="preserve">emonstrate </w:t>
            </w:r>
            <w:r w:rsidR="00B64EE5">
              <w:rPr>
                <w:rFonts w:asciiTheme="minorHAnsi" w:hAnsiTheme="minorHAnsi"/>
                <w:sz w:val="18"/>
                <w:szCs w:val="18"/>
              </w:rPr>
              <w:t>C</w:t>
            </w:r>
            <w:r w:rsidRPr="007F7878">
              <w:rPr>
                <w:rFonts w:asciiTheme="minorHAnsi" w:hAnsiTheme="minorHAnsi"/>
                <w:sz w:val="18"/>
                <w:szCs w:val="18"/>
              </w:rPr>
              <w:t xml:space="preserve">ompliance with the HSPP/PSPP </w:t>
            </w:r>
            <w:r w:rsidR="00B64EE5">
              <w:rPr>
                <w:rFonts w:asciiTheme="minorHAnsi" w:hAnsiTheme="minorHAnsi"/>
                <w:sz w:val="18"/>
                <w:szCs w:val="18"/>
              </w:rPr>
              <w:t>R</w:t>
            </w:r>
            <w:r w:rsidRPr="007F7878">
              <w:rPr>
                <w:rFonts w:asciiTheme="minorHAnsi" w:hAnsiTheme="minorHAnsi"/>
                <w:sz w:val="18"/>
                <w:szCs w:val="18"/>
              </w:rPr>
              <w:t>equirement</w:t>
            </w:r>
          </w:p>
        </w:tc>
        <w:tc>
          <w:tcPr>
            <w:tcW w:w="4615" w:type="dxa"/>
            <w:vAlign w:val="center"/>
          </w:tcPr>
          <w:p w14:paraId="4D5FB537" w14:textId="77777777" w:rsidR="009A39B9" w:rsidRPr="007F7878" w:rsidRDefault="009A39B9" w:rsidP="00D60199">
            <w:pPr>
              <w:pStyle w:val="ListParagraph"/>
              <w:keepNext/>
              <w:ind w:left="0"/>
              <w:rPr>
                <w:rFonts w:asciiTheme="minorHAnsi" w:hAnsiTheme="minorHAnsi"/>
                <w:sz w:val="18"/>
                <w:szCs w:val="18"/>
              </w:rPr>
            </w:pPr>
          </w:p>
        </w:tc>
      </w:tr>
    </w:tbl>
    <w:p w14:paraId="4D5FB539" w14:textId="77777777" w:rsidR="009A39B9" w:rsidRDefault="009A39B9"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9A39B9" w:rsidRPr="00D83E48" w14:paraId="4D5FB53C" w14:textId="77777777" w:rsidTr="009A39B9">
        <w:trPr>
          <w:cantSplit/>
          <w:trHeight w:val="144"/>
        </w:trPr>
        <w:tc>
          <w:tcPr>
            <w:tcW w:w="5000" w:type="pct"/>
            <w:gridSpan w:val="3"/>
            <w:vAlign w:val="center"/>
          </w:tcPr>
          <w:p w14:paraId="4D5FB53A" w14:textId="3AF45519" w:rsidR="009A39B9" w:rsidRPr="002E17DB" w:rsidRDefault="009A39B9" w:rsidP="00D60199">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4D5FB53B" w14:textId="77777777" w:rsidR="009A39B9" w:rsidRPr="00B64EE5" w:rsidRDefault="009A39B9" w:rsidP="00D60199">
            <w:pPr>
              <w:keepNext/>
              <w:rPr>
                <w:rFonts w:asciiTheme="minorHAnsi" w:hAnsiTheme="minorHAnsi"/>
                <w:b/>
                <w:sz w:val="18"/>
                <w:szCs w:val="18"/>
              </w:rPr>
            </w:pPr>
            <w:r w:rsidRPr="00DF5845">
              <w:rPr>
                <w:rFonts w:asciiTheme="minorHAnsi" w:hAnsiTheme="minorHAnsi"/>
                <w:sz w:val="18"/>
                <w:szCs w:val="18"/>
              </w:rPr>
              <w:t>Instrument Specifications are given in RA3.3.1.1, and system airflow rate measurement apparatus information is given in RA3.3.2.</w:t>
            </w:r>
          </w:p>
        </w:tc>
      </w:tr>
      <w:tr w:rsidR="00810CDC" w:rsidRPr="00D83E48" w14:paraId="4D5FB540" w14:textId="77777777" w:rsidTr="00565BEE">
        <w:trPr>
          <w:cantSplit/>
          <w:trHeight w:val="144"/>
        </w:trPr>
        <w:tc>
          <w:tcPr>
            <w:tcW w:w="212" w:type="pct"/>
            <w:vAlign w:val="center"/>
          </w:tcPr>
          <w:p w14:paraId="4D5FB53D"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01</w:t>
            </w:r>
          </w:p>
        </w:tc>
        <w:tc>
          <w:tcPr>
            <w:tcW w:w="2697" w:type="pct"/>
            <w:vAlign w:val="center"/>
          </w:tcPr>
          <w:p w14:paraId="4D5FB53E" w14:textId="1B5D9A98" w:rsidR="00810CDC" w:rsidRPr="002E17DB" w:rsidRDefault="00810CDC" w:rsidP="00B64EE5">
            <w:pPr>
              <w:keepNext/>
              <w:rPr>
                <w:rFonts w:asciiTheme="minorHAnsi" w:hAnsiTheme="minorHAnsi"/>
                <w:sz w:val="18"/>
                <w:szCs w:val="18"/>
              </w:rPr>
            </w:pPr>
            <w:r w:rsidRPr="002E17DB">
              <w:rPr>
                <w:rFonts w:asciiTheme="minorHAnsi" w:hAnsiTheme="minorHAnsi"/>
                <w:sz w:val="18"/>
                <w:szCs w:val="18"/>
              </w:rPr>
              <w:t xml:space="preserve">Airflow Rate Measurement Type </w:t>
            </w:r>
            <w:r w:rsidR="00B64EE5">
              <w:rPr>
                <w:rFonts w:asciiTheme="minorHAnsi" w:hAnsiTheme="minorHAnsi"/>
                <w:sz w:val="18"/>
                <w:szCs w:val="18"/>
              </w:rPr>
              <w:t>U</w:t>
            </w:r>
            <w:r w:rsidRPr="002E17DB">
              <w:rPr>
                <w:rFonts w:asciiTheme="minorHAnsi" w:hAnsiTheme="minorHAnsi"/>
                <w:sz w:val="18"/>
                <w:szCs w:val="18"/>
              </w:rPr>
              <w:t xml:space="preserve">sed for this </w:t>
            </w:r>
            <w:r w:rsidR="00B64EE5">
              <w:rPr>
                <w:rFonts w:asciiTheme="minorHAnsi" w:hAnsiTheme="minorHAnsi"/>
                <w:sz w:val="18"/>
                <w:szCs w:val="18"/>
              </w:rPr>
              <w:t>A</w:t>
            </w:r>
            <w:r w:rsidRPr="002E17DB">
              <w:rPr>
                <w:rFonts w:asciiTheme="minorHAnsi" w:hAnsiTheme="minorHAnsi"/>
                <w:sz w:val="18"/>
                <w:szCs w:val="18"/>
              </w:rPr>
              <w:t xml:space="preserve">irflow </w:t>
            </w:r>
            <w:r w:rsidR="00B64EE5">
              <w:rPr>
                <w:rFonts w:asciiTheme="minorHAnsi" w:hAnsiTheme="minorHAnsi"/>
                <w:sz w:val="18"/>
                <w:szCs w:val="18"/>
              </w:rPr>
              <w:t>R</w:t>
            </w:r>
            <w:r w:rsidRPr="002E17DB">
              <w:rPr>
                <w:rFonts w:asciiTheme="minorHAnsi" w:hAnsiTheme="minorHAnsi"/>
                <w:sz w:val="18"/>
                <w:szCs w:val="18"/>
              </w:rPr>
              <w:t xml:space="preserve">ate </w:t>
            </w:r>
            <w:r w:rsidR="00B64EE5">
              <w:rPr>
                <w:rFonts w:asciiTheme="minorHAnsi" w:hAnsiTheme="minorHAnsi"/>
                <w:sz w:val="18"/>
                <w:szCs w:val="18"/>
              </w:rPr>
              <w:t>V</w:t>
            </w:r>
            <w:r w:rsidRPr="002E17DB">
              <w:rPr>
                <w:rFonts w:asciiTheme="minorHAnsi" w:hAnsiTheme="minorHAnsi"/>
                <w:sz w:val="18"/>
                <w:szCs w:val="18"/>
              </w:rPr>
              <w:t>erification</w:t>
            </w:r>
          </w:p>
        </w:tc>
        <w:tc>
          <w:tcPr>
            <w:tcW w:w="2092" w:type="pct"/>
            <w:vAlign w:val="center"/>
          </w:tcPr>
          <w:p w14:paraId="4D5FB53F" w14:textId="77777777" w:rsidR="00810CDC" w:rsidRPr="00810CDC" w:rsidRDefault="00810CDC" w:rsidP="00810CDC">
            <w:pPr>
              <w:keepNext/>
              <w:rPr>
                <w:rFonts w:asciiTheme="minorHAnsi" w:hAnsiTheme="minorHAnsi"/>
                <w:sz w:val="18"/>
                <w:szCs w:val="18"/>
              </w:rPr>
            </w:pPr>
          </w:p>
        </w:tc>
      </w:tr>
      <w:tr w:rsidR="00810CDC" w:rsidRPr="00D83E48" w14:paraId="4D5FB544" w14:textId="77777777" w:rsidTr="00565BEE">
        <w:trPr>
          <w:cantSplit/>
          <w:trHeight w:val="144"/>
        </w:trPr>
        <w:tc>
          <w:tcPr>
            <w:tcW w:w="212" w:type="pct"/>
            <w:vAlign w:val="center"/>
          </w:tcPr>
          <w:p w14:paraId="4D5FB541"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02</w:t>
            </w:r>
          </w:p>
        </w:tc>
        <w:tc>
          <w:tcPr>
            <w:tcW w:w="2697" w:type="pct"/>
            <w:vAlign w:val="center"/>
          </w:tcPr>
          <w:p w14:paraId="4D5FB542" w14:textId="71007070"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092" w:type="pct"/>
            <w:vAlign w:val="center"/>
          </w:tcPr>
          <w:p w14:paraId="4D5FB543" w14:textId="77777777" w:rsidR="00810CDC" w:rsidRPr="002E17DB" w:rsidRDefault="00810CDC" w:rsidP="00810CDC">
            <w:pPr>
              <w:keepNext/>
              <w:rPr>
                <w:rFonts w:asciiTheme="minorHAnsi" w:hAnsiTheme="minorHAnsi"/>
                <w:sz w:val="18"/>
                <w:szCs w:val="18"/>
              </w:rPr>
            </w:pPr>
          </w:p>
        </w:tc>
      </w:tr>
      <w:tr w:rsidR="00810CDC" w:rsidRPr="00D83E48" w14:paraId="4D5FB548" w14:textId="77777777" w:rsidTr="00565BEE">
        <w:trPr>
          <w:cantSplit/>
          <w:trHeight w:val="144"/>
        </w:trPr>
        <w:tc>
          <w:tcPr>
            <w:tcW w:w="212" w:type="pct"/>
            <w:vAlign w:val="center"/>
          </w:tcPr>
          <w:p w14:paraId="4D5FB545"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03</w:t>
            </w:r>
          </w:p>
        </w:tc>
        <w:tc>
          <w:tcPr>
            <w:tcW w:w="2697" w:type="pct"/>
            <w:vAlign w:val="center"/>
          </w:tcPr>
          <w:p w14:paraId="4D5FB546" w14:textId="38E673DF" w:rsidR="00810CDC" w:rsidRPr="002E17DB" w:rsidRDefault="00810CDC" w:rsidP="00B64EE5">
            <w:pPr>
              <w:keepNext/>
              <w:rPr>
                <w:rFonts w:asciiTheme="minorHAnsi" w:hAnsiTheme="minorHAnsi"/>
                <w:sz w:val="18"/>
                <w:szCs w:val="18"/>
              </w:rPr>
            </w:pPr>
            <w:r w:rsidRPr="002E17DB">
              <w:rPr>
                <w:rFonts w:asciiTheme="minorHAnsi" w:hAnsiTheme="minorHAnsi"/>
                <w:sz w:val="18"/>
                <w:szCs w:val="18"/>
              </w:rPr>
              <w:t xml:space="preserve">Model </w:t>
            </w:r>
            <w:r w:rsidR="00B64EE5">
              <w:rPr>
                <w:rFonts w:asciiTheme="minorHAnsi" w:hAnsiTheme="minorHAnsi"/>
                <w:sz w:val="18"/>
                <w:szCs w:val="18"/>
              </w:rPr>
              <w:t>N</w:t>
            </w:r>
            <w:r w:rsidRPr="002E17DB">
              <w:rPr>
                <w:rFonts w:asciiTheme="minorHAnsi" w:hAnsiTheme="minorHAnsi"/>
                <w:sz w:val="18"/>
                <w:szCs w:val="18"/>
              </w:rPr>
              <w:t>umber of Airflow Measurement Apparatus</w:t>
            </w:r>
          </w:p>
        </w:tc>
        <w:tc>
          <w:tcPr>
            <w:tcW w:w="2092" w:type="pct"/>
            <w:vAlign w:val="center"/>
          </w:tcPr>
          <w:p w14:paraId="4D5FB547" w14:textId="77777777" w:rsidR="00810CDC" w:rsidRPr="002E17DB" w:rsidRDefault="00810CDC" w:rsidP="00810CDC">
            <w:pPr>
              <w:keepNext/>
              <w:rPr>
                <w:rFonts w:asciiTheme="minorHAnsi" w:hAnsiTheme="minorHAnsi"/>
                <w:sz w:val="18"/>
                <w:szCs w:val="18"/>
              </w:rPr>
            </w:pPr>
          </w:p>
        </w:tc>
      </w:tr>
      <w:tr w:rsidR="00810CDC" w:rsidRPr="00D83E48" w14:paraId="4D5FB54C" w14:textId="77777777" w:rsidTr="00565BEE">
        <w:trPr>
          <w:cantSplit/>
          <w:trHeight w:val="144"/>
        </w:trPr>
        <w:tc>
          <w:tcPr>
            <w:tcW w:w="212" w:type="pct"/>
            <w:vAlign w:val="center"/>
          </w:tcPr>
          <w:p w14:paraId="4D5FB549"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04</w:t>
            </w:r>
          </w:p>
        </w:tc>
        <w:tc>
          <w:tcPr>
            <w:tcW w:w="2697" w:type="pct"/>
            <w:vAlign w:val="center"/>
          </w:tcPr>
          <w:p w14:paraId="4D5FB54A" w14:textId="5C185485"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092" w:type="pct"/>
            <w:vAlign w:val="center"/>
          </w:tcPr>
          <w:p w14:paraId="4D5FB54B" w14:textId="77777777" w:rsidR="00810CDC" w:rsidRPr="00810CDC" w:rsidRDefault="00810CDC" w:rsidP="00810CDC">
            <w:pPr>
              <w:keepNext/>
              <w:rPr>
                <w:rFonts w:asciiTheme="minorHAnsi" w:hAnsiTheme="minorHAnsi"/>
                <w:sz w:val="18"/>
                <w:szCs w:val="18"/>
              </w:rPr>
            </w:pPr>
          </w:p>
        </w:tc>
      </w:tr>
    </w:tbl>
    <w:p w14:paraId="04DF5BBC" w14:textId="77777777" w:rsidR="00B64EE5" w:rsidRDefault="00B64EE5"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A39B9" w:rsidRPr="00D83E48" w14:paraId="4D5FB552" w14:textId="77777777" w:rsidTr="00D60199">
        <w:trPr>
          <w:cantSplit/>
          <w:trHeight w:val="144"/>
        </w:trPr>
        <w:tc>
          <w:tcPr>
            <w:tcW w:w="5000" w:type="pct"/>
            <w:vAlign w:val="center"/>
          </w:tcPr>
          <w:p w14:paraId="4D5FB551" w14:textId="3CD66CCC" w:rsidR="00DF5E13" w:rsidRPr="002E17DB" w:rsidRDefault="009A39B9" w:rsidP="009A39B9">
            <w:pPr>
              <w:rPr>
                <w:rFonts w:asciiTheme="minorHAnsi" w:hAnsiTheme="minorHAnsi"/>
                <w:b/>
                <w:sz w:val="18"/>
                <w:szCs w:val="18"/>
              </w:rPr>
            </w:pPr>
            <w:r w:rsidRPr="00F3767A">
              <w:rPr>
                <w:rFonts w:asciiTheme="minorHAnsi" w:hAnsiTheme="minorHAnsi"/>
                <w:b/>
                <w:sz w:val="18"/>
                <w:szCs w:val="18"/>
              </w:rPr>
              <w:t xml:space="preserve">MCH-23d Forced Air System Airflow Rate Measurement – Newly Installed </w:t>
            </w:r>
            <w:r w:rsidR="00FF4576" w:rsidRPr="00F3767A">
              <w:rPr>
                <w:rFonts w:asciiTheme="minorHAnsi" w:hAnsiTheme="minorHAnsi"/>
                <w:b/>
                <w:sz w:val="18"/>
                <w:szCs w:val="18"/>
              </w:rPr>
              <w:t xml:space="preserve">Heating Only </w:t>
            </w:r>
            <w:r w:rsidRPr="00F3767A">
              <w:rPr>
                <w:rFonts w:asciiTheme="minorHAnsi" w:hAnsiTheme="minorHAnsi"/>
                <w:b/>
                <w:sz w:val="18"/>
                <w:szCs w:val="18"/>
              </w:rPr>
              <w:t>Non-Zoned Systems Measurement Only – No Minimum Target Requirement</w:t>
            </w:r>
          </w:p>
        </w:tc>
      </w:tr>
    </w:tbl>
    <w:p w14:paraId="7D5EDA74" w14:textId="77777777" w:rsidR="00DF5845" w:rsidRDefault="00DF5845" w:rsidP="00B816B4">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5850"/>
        <w:gridCol w:w="4700"/>
      </w:tblGrid>
      <w:tr w:rsidR="009A39B9" w:rsidRPr="00D83E48" w14:paraId="4D5FB556" w14:textId="77777777" w:rsidTr="00810CDC">
        <w:trPr>
          <w:trHeight w:val="144"/>
        </w:trPr>
        <w:tc>
          <w:tcPr>
            <w:tcW w:w="5000" w:type="pct"/>
            <w:gridSpan w:val="3"/>
          </w:tcPr>
          <w:p w14:paraId="4D5FB554" w14:textId="0918AD92" w:rsidR="009A39B9" w:rsidRPr="00F01A91" w:rsidRDefault="009A39B9" w:rsidP="00D60199">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4D5FB555" w14:textId="77777777" w:rsidR="009A39B9" w:rsidRPr="00DF5845" w:rsidRDefault="009A39B9" w:rsidP="00D60199">
            <w:pPr>
              <w:keepNext/>
              <w:rPr>
                <w:rFonts w:asciiTheme="minorHAnsi" w:hAnsiTheme="minorHAnsi"/>
                <w:b/>
                <w:sz w:val="18"/>
                <w:szCs w:val="18"/>
              </w:rPr>
            </w:pPr>
            <w:r w:rsidRPr="00DF5845">
              <w:rPr>
                <w:rFonts w:asciiTheme="minorHAnsi" w:hAnsiTheme="minorHAnsi"/>
                <w:sz w:val="18"/>
                <w:szCs w:val="18"/>
              </w:rPr>
              <w:t>The procedures for System Airflow Rate Verification are specified in Reference Residential Appendix RA3.3.</w:t>
            </w:r>
          </w:p>
        </w:tc>
      </w:tr>
      <w:tr w:rsidR="009A39B9" w:rsidRPr="00D83E48" w14:paraId="4D5FB55A" w14:textId="77777777" w:rsidTr="00565BEE">
        <w:tblPrEx>
          <w:tblCellMar>
            <w:top w:w="0" w:type="dxa"/>
            <w:left w:w="108" w:type="dxa"/>
            <w:bottom w:w="0" w:type="dxa"/>
            <w:right w:w="108" w:type="dxa"/>
          </w:tblCellMar>
        </w:tblPrEx>
        <w:trPr>
          <w:cantSplit/>
          <w:trHeight w:val="144"/>
        </w:trPr>
        <w:tc>
          <w:tcPr>
            <w:tcW w:w="212" w:type="pct"/>
            <w:vAlign w:val="center"/>
          </w:tcPr>
          <w:p w14:paraId="4D5FB557" w14:textId="77777777" w:rsidR="009A39B9" w:rsidRPr="00F01A91" w:rsidRDefault="009A39B9" w:rsidP="00565BEE">
            <w:pPr>
              <w:keepNext/>
              <w:jc w:val="center"/>
              <w:rPr>
                <w:rFonts w:asciiTheme="minorHAnsi" w:hAnsiTheme="minorHAnsi"/>
                <w:sz w:val="18"/>
                <w:szCs w:val="18"/>
              </w:rPr>
            </w:pPr>
            <w:r w:rsidRPr="00F01A91">
              <w:rPr>
                <w:rFonts w:asciiTheme="minorHAnsi" w:hAnsiTheme="minorHAnsi"/>
                <w:sz w:val="18"/>
                <w:szCs w:val="18"/>
              </w:rPr>
              <w:t>01</w:t>
            </w:r>
          </w:p>
        </w:tc>
        <w:tc>
          <w:tcPr>
            <w:tcW w:w="2655" w:type="pct"/>
            <w:vAlign w:val="center"/>
          </w:tcPr>
          <w:p w14:paraId="4D5FB558" w14:textId="73B81536" w:rsidR="009A39B9" w:rsidRPr="00F01A91" w:rsidRDefault="009A39B9" w:rsidP="00D60199">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133" w:type="pct"/>
            <w:vAlign w:val="center"/>
          </w:tcPr>
          <w:p w14:paraId="4D5FB559" w14:textId="77777777" w:rsidR="009A39B9" w:rsidRPr="00F01A91" w:rsidRDefault="009A39B9" w:rsidP="00D60199">
            <w:pPr>
              <w:keepNext/>
              <w:rPr>
                <w:rFonts w:asciiTheme="minorHAnsi" w:hAnsiTheme="minorHAnsi"/>
                <w:sz w:val="18"/>
                <w:szCs w:val="18"/>
              </w:rPr>
            </w:pPr>
          </w:p>
        </w:tc>
      </w:tr>
    </w:tbl>
    <w:p w14:paraId="4D5FB55B" w14:textId="77777777" w:rsidR="00B90FC9" w:rsidRDefault="00B90FC9">
      <w:pPr>
        <w:rPr>
          <w:rFonts w:asciiTheme="minorHAnsi" w:hAnsiTheme="minorHAnsi"/>
          <w:sz w:val="18"/>
          <w:szCs w:val="18"/>
        </w:rPr>
      </w:pPr>
    </w:p>
    <w:tbl>
      <w:tblPr>
        <w:tblW w:w="1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1"/>
        <w:gridCol w:w="2707"/>
        <w:gridCol w:w="7834"/>
      </w:tblGrid>
      <w:tr w:rsidR="00B90FC9" w:rsidRPr="00D83E48" w14:paraId="4D5FB55D" w14:textId="77777777" w:rsidTr="00B90FC9">
        <w:trPr>
          <w:trHeight w:val="144"/>
        </w:trPr>
        <w:tc>
          <w:tcPr>
            <w:tcW w:w="11002" w:type="dxa"/>
            <w:gridSpan w:val="3"/>
            <w:tcBorders>
              <w:top w:val="single" w:sz="4" w:space="0" w:color="000000"/>
              <w:left w:val="single" w:sz="4" w:space="0" w:color="000000"/>
              <w:bottom w:val="single" w:sz="4" w:space="0" w:color="000000"/>
              <w:right w:val="single" w:sz="4" w:space="0" w:color="000000"/>
            </w:tcBorders>
          </w:tcPr>
          <w:p w14:paraId="4D5FB55C" w14:textId="77777777" w:rsidR="00B90FC9" w:rsidRPr="00FA0024" w:rsidRDefault="00B90FC9" w:rsidP="00B90FC9">
            <w:pPr>
              <w:keepNext/>
              <w:rPr>
                <w:rFonts w:asciiTheme="minorHAnsi" w:hAnsiTheme="minorHAnsi"/>
                <w:b/>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B90FC9" w:rsidRPr="00D83E48" w14:paraId="4D5FB560" w14:textId="77777777" w:rsidTr="00B90FC9">
        <w:trPr>
          <w:trHeight w:val="144"/>
        </w:trPr>
        <w:tc>
          <w:tcPr>
            <w:tcW w:w="461" w:type="dxa"/>
            <w:vAlign w:val="center"/>
          </w:tcPr>
          <w:p w14:paraId="4D5FB55E" w14:textId="77777777" w:rsidR="00B90FC9" w:rsidRPr="008D67CB" w:rsidRDefault="00B90FC9" w:rsidP="00B90FC9">
            <w:pPr>
              <w:pStyle w:val="FootnoteText"/>
              <w:keepNext/>
              <w:jc w:val="center"/>
              <w:rPr>
                <w:rFonts w:ascii="Calibri" w:hAnsi="Calibri"/>
                <w:sz w:val="18"/>
                <w:szCs w:val="18"/>
              </w:rPr>
            </w:pPr>
            <w:r w:rsidRPr="008D67CB">
              <w:rPr>
                <w:rFonts w:ascii="Calibri" w:hAnsi="Calibri"/>
                <w:sz w:val="18"/>
                <w:szCs w:val="18"/>
              </w:rPr>
              <w:t>01</w:t>
            </w:r>
          </w:p>
        </w:tc>
        <w:tc>
          <w:tcPr>
            <w:tcW w:w="10541" w:type="dxa"/>
            <w:gridSpan w:val="2"/>
          </w:tcPr>
          <w:p w14:paraId="4D5FB55F" w14:textId="3974848B" w:rsidR="00B90FC9" w:rsidRPr="008D67CB" w:rsidRDefault="00B90FC9" w:rsidP="00B64EE5">
            <w:pPr>
              <w:pStyle w:val="FootnoteText"/>
              <w:keepNext/>
              <w:rPr>
                <w:rFonts w:asciiTheme="minorHAnsi" w:hAnsiTheme="minorHAnsi"/>
                <w:sz w:val="18"/>
                <w:szCs w:val="18"/>
              </w:rPr>
            </w:pPr>
            <w:r w:rsidRPr="008D67CB">
              <w:rPr>
                <w:rFonts w:asciiTheme="minorHAnsi" w:hAnsiTheme="minorHAnsi"/>
                <w:sz w:val="18"/>
                <w:szCs w:val="18"/>
              </w:rPr>
              <w:t xml:space="preserve">Air filters that meet the applicable requirements of Standards Section 150.0(m)12 or 150.0(m)13 were properly installed in the system during system air flow rate measurement identified on this Certificate of </w:t>
            </w:r>
            <w:r w:rsidR="00B64EE5">
              <w:rPr>
                <w:rFonts w:asciiTheme="minorHAnsi" w:hAnsiTheme="minorHAnsi"/>
                <w:sz w:val="18"/>
                <w:szCs w:val="18"/>
              </w:rPr>
              <w:t>Verification</w:t>
            </w:r>
            <w:r w:rsidRPr="008D67CB">
              <w:rPr>
                <w:rFonts w:asciiTheme="minorHAnsi" w:hAnsiTheme="minorHAnsi"/>
                <w:sz w:val="18"/>
                <w:szCs w:val="18"/>
              </w:rPr>
              <w:t>.</w:t>
            </w:r>
          </w:p>
        </w:tc>
      </w:tr>
      <w:tr w:rsidR="00B90FC9" w:rsidRPr="00D83E48" w14:paraId="4D5FB563" w14:textId="77777777" w:rsidTr="00B90FC9">
        <w:trPr>
          <w:trHeight w:val="144"/>
        </w:trPr>
        <w:tc>
          <w:tcPr>
            <w:tcW w:w="461" w:type="dxa"/>
            <w:vAlign w:val="center"/>
          </w:tcPr>
          <w:p w14:paraId="4D5FB561" w14:textId="77777777" w:rsidR="00B90FC9" w:rsidRPr="008D67CB" w:rsidRDefault="00B90FC9" w:rsidP="00B90FC9">
            <w:pPr>
              <w:pStyle w:val="FootnoteText"/>
              <w:keepNext/>
              <w:jc w:val="center"/>
              <w:rPr>
                <w:rFonts w:ascii="Calibri" w:hAnsi="Calibri"/>
                <w:sz w:val="18"/>
                <w:szCs w:val="18"/>
              </w:rPr>
            </w:pPr>
            <w:r w:rsidRPr="008D67CB">
              <w:rPr>
                <w:rFonts w:ascii="Calibri" w:hAnsi="Calibri"/>
                <w:sz w:val="18"/>
                <w:szCs w:val="18"/>
              </w:rPr>
              <w:t>02</w:t>
            </w:r>
          </w:p>
        </w:tc>
        <w:tc>
          <w:tcPr>
            <w:tcW w:w="10541" w:type="dxa"/>
            <w:gridSpan w:val="2"/>
          </w:tcPr>
          <w:p w14:paraId="4D5FB562" w14:textId="2EF9184B" w:rsidR="00B90FC9" w:rsidRPr="008D67CB" w:rsidRDefault="00B90FC9" w:rsidP="00B64EE5">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B64EE5">
              <w:rPr>
                <w:rFonts w:asciiTheme="minorHAnsi" w:hAnsiTheme="minorHAnsi"/>
                <w:sz w:val="18"/>
                <w:szCs w:val="18"/>
              </w:rPr>
              <w:t>Verification</w:t>
            </w:r>
            <w:r w:rsidR="00B64EE5"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B90FC9" w:rsidRPr="00D83E48" w14:paraId="4D5FB566" w14:textId="77777777" w:rsidTr="00B90FC9">
        <w:trPr>
          <w:trHeight w:val="144"/>
        </w:trPr>
        <w:tc>
          <w:tcPr>
            <w:tcW w:w="461" w:type="dxa"/>
            <w:vAlign w:val="center"/>
          </w:tcPr>
          <w:p w14:paraId="4D5FB564" w14:textId="77777777" w:rsidR="00B90FC9" w:rsidRPr="008D67CB" w:rsidRDefault="00B90FC9" w:rsidP="00B90FC9">
            <w:pPr>
              <w:pStyle w:val="FootnoteText"/>
              <w:keepNext/>
              <w:jc w:val="center"/>
              <w:rPr>
                <w:rFonts w:ascii="Calibri" w:hAnsi="Calibri"/>
                <w:sz w:val="18"/>
                <w:szCs w:val="18"/>
              </w:rPr>
            </w:pPr>
            <w:r>
              <w:rPr>
                <w:rFonts w:ascii="Calibri" w:hAnsi="Calibri"/>
                <w:sz w:val="18"/>
                <w:szCs w:val="18"/>
              </w:rPr>
              <w:t>03</w:t>
            </w:r>
          </w:p>
        </w:tc>
        <w:tc>
          <w:tcPr>
            <w:tcW w:w="10541" w:type="dxa"/>
            <w:gridSpan w:val="2"/>
          </w:tcPr>
          <w:p w14:paraId="4D5FB565" w14:textId="77777777" w:rsidR="00B90FC9" w:rsidRPr="00C74B3C" w:rsidRDefault="00B90FC9" w:rsidP="00B90FC9">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B90FC9" w:rsidRPr="00D83E48" w14:paraId="4D5FB569" w14:textId="77777777" w:rsidTr="00B90FC9">
        <w:trPr>
          <w:trHeight w:val="144"/>
        </w:trPr>
        <w:tc>
          <w:tcPr>
            <w:tcW w:w="461" w:type="dxa"/>
            <w:vAlign w:val="center"/>
          </w:tcPr>
          <w:p w14:paraId="4D5FB567" w14:textId="77777777" w:rsidR="00B90FC9" w:rsidRDefault="00B90FC9" w:rsidP="00B90FC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41" w:type="dxa"/>
            <w:gridSpan w:val="2"/>
            <w:vAlign w:val="center"/>
          </w:tcPr>
          <w:p w14:paraId="4D5FB568" w14:textId="77777777" w:rsidR="00B90FC9" w:rsidRPr="00C74B3C" w:rsidRDefault="00B90FC9" w:rsidP="00B90FC9">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90FC9" w:rsidRPr="00D83E48" w14:paraId="4D5FB56C" w14:textId="77777777" w:rsidTr="00B90FC9">
        <w:trPr>
          <w:trHeight w:val="144"/>
        </w:trPr>
        <w:tc>
          <w:tcPr>
            <w:tcW w:w="461" w:type="dxa"/>
            <w:vAlign w:val="center"/>
          </w:tcPr>
          <w:p w14:paraId="4D5FB56A" w14:textId="77777777" w:rsidR="00B90FC9" w:rsidRDefault="00B90FC9" w:rsidP="00B90FC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41" w:type="dxa"/>
            <w:gridSpan w:val="2"/>
            <w:vAlign w:val="center"/>
          </w:tcPr>
          <w:p w14:paraId="4D5FB56B" w14:textId="77777777" w:rsidR="00B90FC9" w:rsidRPr="00C74B3C" w:rsidRDefault="00B90FC9" w:rsidP="00B90FC9">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90FC9" w:rsidRPr="00D83E48" w14:paraId="4D5FB56F" w14:textId="77777777" w:rsidTr="00B90FC9">
        <w:trPr>
          <w:trHeight w:val="144"/>
        </w:trPr>
        <w:tc>
          <w:tcPr>
            <w:tcW w:w="461" w:type="dxa"/>
            <w:vAlign w:val="center"/>
          </w:tcPr>
          <w:p w14:paraId="4D5FB56D" w14:textId="77777777" w:rsidR="00B90FC9" w:rsidRDefault="00B90FC9" w:rsidP="00B90FC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41" w:type="dxa"/>
            <w:gridSpan w:val="2"/>
            <w:vAlign w:val="center"/>
          </w:tcPr>
          <w:p w14:paraId="4D5FB56E" w14:textId="77777777" w:rsidR="00B90FC9" w:rsidRPr="00C74B3C" w:rsidRDefault="00B90FC9" w:rsidP="00B90FC9">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90FC9" w:rsidRPr="00D83E48" w14:paraId="4D5FB573" w14:textId="77777777" w:rsidTr="00F42819">
        <w:trPr>
          <w:trHeight w:val="144"/>
        </w:trPr>
        <w:tc>
          <w:tcPr>
            <w:tcW w:w="461" w:type="dxa"/>
            <w:vAlign w:val="center"/>
          </w:tcPr>
          <w:p w14:paraId="4D5FB570" w14:textId="77777777" w:rsidR="00B90FC9" w:rsidRPr="00E90488" w:rsidRDefault="00B90FC9" w:rsidP="00B90FC9">
            <w:pPr>
              <w:pStyle w:val="FootnoteText"/>
              <w:keepNext/>
              <w:jc w:val="center"/>
              <w:rPr>
                <w:rFonts w:asciiTheme="minorHAnsi" w:hAnsiTheme="minorHAnsi" w:cs="Calibri-Bold"/>
                <w:bCs/>
                <w:sz w:val="18"/>
                <w:szCs w:val="18"/>
              </w:rPr>
            </w:pPr>
            <w:r w:rsidRPr="00E90488">
              <w:rPr>
                <w:rFonts w:asciiTheme="minorHAnsi" w:hAnsiTheme="minorHAnsi" w:cs="Calibri-Bold"/>
                <w:bCs/>
                <w:sz w:val="18"/>
                <w:szCs w:val="18"/>
              </w:rPr>
              <w:t>0</w:t>
            </w:r>
            <w:r>
              <w:rPr>
                <w:rFonts w:asciiTheme="minorHAnsi" w:hAnsiTheme="minorHAnsi" w:cs="Calibri-Bold"/>
                <w:bCs/>
                <w:sz w:val="18"/>
                <w:szCs w:val="18"/>
              </w:rPr>
              <w:t>7</w:t>
            </w:r>
          </w:p>
        </w:tc>
        <w:tc>
          <w:tcPr>
            <w:tcW w:w="2707" w:type="dxa"/>
            <w:vAlign w:val="center"/>
          </w:tcPr>
          <w:p w14:paraId="4D5FB571" w14:textId="77777777" w:rsidR="00B90FC9" w:rsidRPr="008D67CB" w:rsidRDefault="00B90FC9" w:rsidP="00B90FC9">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34" w:type="dxa"/>
            <w:vAlign w:val="center"/>
          </w:tcPr>
          <w:p w14:paraId="596FD9D7" w14:textId="77777777" w:rsidR="00565BEE" w:rsidRDefault="00565BEE" w:rsidP="00565BEE">
            <w:pPr>
              <w:pStyle w:val="ListParagraph"/>
              <w:keepNext/>
              <w:numPr>
                <w:ilvl w:val="0"/>
                <w:numId w:val="35"/>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330501B2" w14:textId="77777777" w:rsidR="00565BEE" w:rsidRDefault="00565BEE" w:rsidP="00565BEE">
            <w:pPr>
              <w:pStyle w:val="ListParagraph"/>
              <w:keepNext/>
              <w:numPr>
                <w:ilvl w:val="0"/>
                <w:numId w:val="35"/>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D5FB572" w14:textId="621ED56A" w:rsidR="00B90FC9" w:rsidRPr="008D67CB" w:rsidRDefault="00565BEE" w:rsidP="00565BEE">
            <w:pPr>
              <w:pStyle w:val="FootnoteText"/>
              <w:keepNext/>
              <w:numPr>
                <w:ilvl w:val="0"/>
                <w:numId w:val="35"/>
              </w:numPr>
              <w:rPr>
                <w:rFonts w:asciiTheme="minorHAnsi" w:hAnsiTheme="minorHAnsi" w:cs="Calibri-Bold"/>
                <w:b/>
                <w:bCs/>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F42819" w:rsidRPr="00D83E48" w14:paraId="4D5FB577" w14:textId="77777777" w:rsidTr="00D4406A">
        <w:trPr>
          <w:trHeight w:val="144"/>
        </w:trPr>
        <w:tc>
          <w:tcPr>
            <w:tcW w:w="461" w:type="dxa"/>
            <w:vAlign w:val="center"/>
          </w:tcPr>
          <w:p w14:paraId="4D5FB574" w14:textId="77777777" w:rsidR="00F42819" w:rsidRPr="00E90488" w:rsidRDefault="00F42819" w:rsidP="00B90FC9">
            <w:pPr>
              <w:pStyle w:val="FootnoteText"/>
              <w:keepNext/>
              <w:jc w:val="center"/>
              <w:rPr>
                <w:rFonts w:asciiTheme="minorHAnsi" w:hAnsiTheme="minorHAnsi" w:cs="Calibri-Bold"/>
                <w:bCs/>
                <w:sz w:val="18"/>
                <w:szCs w:val="18"/>
              </w:rPr>
            </w:pPr>
            <w:r>
              <w:rPr>
                <w:rFonts w:asciiTheme="minorHAnsi" w:hAnsiTheme="minorHAnsi" w:cs="Calibri-Bold"/>
                <w:bCs/>
                <w:sz w:val="18"/>
                <w:szCs w:val="18"/>
              </w:rPr>
              <w:t>08</w:t>
            </w:r>
          </w:p>
        </w:tc>
        <w:tc>
          <w:tcPr>
            <w:tcW w:w="10541" w:type="dxa"/>
            <w:gridSpan w:val="2"/>
            <w:vAlign w:val="center"/>
          </w:tcPr>
          <w:p w14:paraId="4D5FB576" w14:textId="34F1F307" w:rsidR="00F42819" w:rsidRPr="008D67CB" w:rsidRDefault="00F42819" w:rsidP="00B90FC9">
            <w:pPr>
              <w:pStyle w:val="FootnoteText"/>
              <w:keepNext/>
              <w:rPr>
                <w:rFonts w:asciiTheme="minorHAnsi" w:hAnsiTheme="minorHAnsi" w:cs="Calibri-Bold"/>
                <w:b/>
                <w:bCs/>
                <w:sz w:val="18"/>
                <w:szCs w:val="18"/>
              </w:rPr>
            </w:pPr>
            <w:r>
              <w:rPr>
                <w:rFonts w:ascii="Calibri" w:hAnsi="Calibri"/>
                <w:sz w:val="18"/>
              </w:rPr>
              <w:t>Correction Notes:</w:t>
            </w:r>
          </w:p>
        </w:tc>
      </w:tr>
      <w:tr w:rsidR="00B90FC9" w:rsidRPr="00D83E48" w14:paraId="4D5FB579" w14:textId="77777777" w:rsidTr="00B90FC9">
        <w:trPr>
          <w:trHeight w:val="144"/>
        </w:trPr>
        <w:tc>
          <w:tcPr>
            <w:tcW w:w="11002" w:type="dxa"/>
            <w:gridSpan w:val="3"/>
            <w:vAlign w:val="center"/>
          </w:tcPr>
          <w:p w14:paraId="4D5FB578" w14:textId="77777777" w:rsidR="00B90FC9" w:rsidRPr="008D67CB" w:rsidRDefault="00B90FC9" w:rsidP="00B90FC9">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8666CA"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4D5FB57A" w14:textId="77777777" w:rsidR="00B90FC9" w:rsidRDefault="00B90FC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8666CA" w:rsidRPr="00DF3F73" w14:paraId="4D5FB57D" w14:textId="77777777" w:rsidTr="008666CA">
        <w:trPr>
          <w:cantSplit/>
          <w:trHeight w:val="432"/>
        </w:trPr>
        <w:tc>
          <w:tcPr>
            <w:tcW w:w="5000" w:type="pct"/>
            <w:gridSpan w:val="2"/>
            <w:vAlign w:val="center"/>
          </w:tcPr>
          <w:p w14:paraId="4D5FB57B" w14:textId="7D29C45E" w:rsidR="008666CA" w:rsidRPr="00DF3F73" w:rsidRDefault="008666CA" w:rsidP="00DF5845">
            <w:pPr>
              <w:keepNext/>
              <w:rPr>
                <w:rFonts w:asciiTheme="minorHAnsi" w:hAnsiTheme="minorHAnsi"/>
                <w:b/>
                <w:sz w:val="18"/>
                <w:szCs w:val="18"/>
              </w:rPr>
            </w:pPr>
            <w:r>
              <w:rPr>
                <w:rFonts w:asciiTheme="minorHAnsi" w:hAnsiTheme="minorHAnsi"/>
                <w:b/>
                <w:sz w:val="18"/>
                <w:szCs w:val="18"/>
              </w:rPr>
              <w:lastRenderedPageBreak/>
              <w:t>F. Determination of HERS Verification Compliance</w:t>
            </w:r>
          </w:p>
          <w:p w14:paraId="4D5FB57C" w14:textId="77777777" w:rsidR="008666CA" w:rsidRPr="00DF3F73" w:rsidRDefault="008666CA" w:rsidP="00DF5845">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8666CA" w:rsidRPr="00DF3F73" w14:paraId="4D5FB580" w14:textId="77777777" w:rsidTr="00DF5845">
        <w:trPr>
          <w:cantSplit/>
          <w:trHeight w:val="432"/>
        </w:trPr>
        <w:tc>
          <w:tcPr>
            <w:tcW w:w="253" w:type="pct"/>
            <w:vAlign w:val="center"/>
          </w:tcPr>
          <w:p w14:paraId="4D5FB57E" w14:textId="77777777" w:rsidR="008666CA" w:rsidRPr="00DF3F73" w:rsidDel="00C76C40" w:rsidRDefault="008666CA" w:rsidP="00DF5845">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4D5FB57F" w14:textId="77777777" w:rsidR="008666CA" w:rsidRPr="00DF3F73" w:rsidRDefault="008666CA" w:rsidP="00DF5845">
            <w:pPr>
              <w:keepNext/>
              <w:rPr>
                <w:rFonts w:asciiTheme="minorHAnsi" w:hAnsiTheme="minorHAnsi"/>
                <w:sz w:val="18"/>
                <w:szCs w:val="18"/>
              </w:rPr>
            </w:pPr>
          </w:p>
        </w:tc>
      </w:tr>
    </w:tbl>
    <w:p w14:paraId="4D5FB583" w14:textId="77777777" w:rsidR="008D6BBF" w:rsidRDefault="008D6BBF">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8D6BBF" w:rsidRPr="0077032F" w14:paraId="4D5FB585" w14:textId="77777777" w:rsidTr="008666CA">
        <w:trPr>
          <w:trHeight w:val="288"/>
        </w:trPr>
        <w:tc>
          <w:tcPr>
            <w:tcW w:w="10950" w:type="dxa"/>
            <w:gridSpan w:val="4"/>
            <w:vAlign w:val="center"/>
          </w:tcPr>
          <w:p w14:paraId="4D5FB584" w14:textId="77777777" w:rsidR="008D6BBF" w:rsidRPr="0077032F" w:rsidRDefault="008D6BBF" w:rsidP="008666C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77032F">
              <w:rPr>
                <w:rFonts w:asciiTheme="minorHAnsi" w:hAnsiTheme="minorHAnsi" w:cs="Arial"/>
                <w:b/>
                <w:caps/>
                <w:sz w:val="18"/>
                <w:szCs w:val="18"/>
              </w:rPr>
              <w:lastRenderedPageBreak/>
              <w:t>Documentation Author's Declaration Statement</w:t>
            </w:r>
          </w:p>
        </w:tc>
      </w:tr>
      <w:tr w:rsidR="008D6BBF" w:rsidRPr="0077032F" w14:paraId="4D5FB587" w14:textId="77777777" w:rsidTr="008666CA">
        <w:trPr>
          <w:trHeight w:val="360"/>
        </w:trPr>
        <w:tc>
          <w:tcPr>
            <w:tcW w:w="10950" w:type="dxa"/>
            <w:gridSpan w:val="4"/>
            <w:vAlign w:val="center"/>
          </w:tcPr>
          <w:p w14:paraId="4D5FB586" w14:textId="77777777" w:rsidR="008D6BBF" w:rsidRPr="0077032F" w:rsidRDefault="008D6BBF" w:rsidP="00037D28">
            <w:pPr>
              <w:numPr>
                <w:ilvl w:val="0"/>
                <w:numId w:val="28"/>
              </w:numPr>
              <w:ind w:left="271" w:hanging="270"/>
              <w:rPr>
                <w:rFonts w:asciiTheme="minorHAnsi" w:hAnsiTheme="minorHAnsi"/>
                <w:sz w:val="18"/>
                <w:szCs w:val="18"/>
              </w:rPr>
            </w:pPr>
            <w:r w:rsidRPr="0077032F">
              <w:rPr>
                <w:rFonts w:asciiTheme="minorHAnsi" w:hAnsiTheme="minorHAnsi"/>
                <w:sz w:val="18"/>
                <w:szCs w:val="18"/>
              </w:rPr>
              <w:t>I certify that this Certificate of Verification documentation is accurate and complete.</w:t>
            </w:r>
          </w:p>
        </w:tc>
      </w:tr>
      <w:tr w:rsidR="008D6BBF" w:rsidRPr="0077032F" w14:paraId="4D5FB58A" w14:textId="77777777" w:rsidTr="008666CA">
        <w:trPr>
          <w:trHeight w:val="360"/>
        </w:trPr>
        <w:tc>
          <w:tcPr>
            <w:tcW w:w="5434" w:type="dxa"/>
          </w:tcPr>
          <w:p w14:paraId="4D5FB588"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Documentation Author Name:</w:t>
            </w:r>
          </w:p>
        </w:tc>
        <w:tc>
          <w:tcPr>
            <w:tcW w:w="5516" w:type="dxa"/>
            <w:gridSpan w:val="3"/>
          </w:tcPr>
          <w:p w14:paraId="4D5FB589"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Documentation Author Signature:</w:t>
            </w:r>
          </w:p>
        </w:tc>
      </w:tr>
      <w:tr w:rsidR="008D6BBF" w:rsidRPr="0077032F" w14:paraId="4D5FB58D" w14:textId="77777777" w:rsidTr="008666CA">
        <w:trPr>
          <w:trHeight w:val="360"/>
        </w:trPr>
        <w:tc>
          <w:tcPr>
            <w:tcW w:w="5434" w:type="dxa"/>
          </w:tcPr>
          <w:p w14:paraId="4D5FB58B"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Company:</w:t>
            </w:r>
          </w:p>
        </w:tc>
        <w:tc>
          <w:tcPr>
            <w:tcW w:w="5516" w:type="dxa"/>
            <w:gridSpan w:val="3"/>
          </w:tcPr>
          <w:p w14:paraId="4D5FB58C"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Date Signed:</w:t>
            </w:r>
          </w:p>
        </w:tc>
      </w:tr>
      <w:tr w:rsidR="008D6BBF" w:rsidRPr="0077032F" w14:paraId="4D5FB590" w14:textId="77777777" w:rsidTr="008666CA">
        <w:trPr>
          <w:trHeight w:val="360"/>
        </w:trPr>
        <w:tc>
          <w:tcPr>
            <w:tcW w:w="5434" w:type="dxa"/>
          </w:tcPr>
          <w:p w14:paraId="4D5FB58E"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Address:</w:t>
            </w:r>
          </w:p>
        </w:tc>
        <w:tc>
          <w:tcPr>
            <w:tcW w:w="5516" w:type="dxa"/>
            <w:gridSpan w:val="3"/>
          </w:tcPr>
          <w:p w14:paraId="4D5FB58F"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CEA/HERS Certification Information (if applicable):</w:t>
            </w:r>
          </w:p>
        </w:tc>
      </w:tr>
      <w:tr w:rsidR="008D6BBF" w:rsidRPr="0077032F" w14:paraId="4D5FB593" w14:textId="77777777" w:rsidTr="008666CA">
        <w:trPr>
          <w:trHeight w:val="360"/>
        </w:trPr>
        <w:tc>
          <w:tcPr>
            <w:tcW w:w="5434" w:type="dxa"/>
          </w:tcPr>
          <w:p w14:paraId="4D5FB591"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City/State/Zip:</w:t>
            </w:r>
          </w:p>
        </w:tc>
        <w:tc>
          <w:tcPr>
            <w:tcW w:w="5516" w:type="dxa"/>
            <w:gridSpan w:val="3"/>
          </w:tcPr>
          <w:p w14:paraId="4D5FB592"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Phone:</w:t>
            </w:r>
          </w:p>
        </w:tc>
      </w:tr>
      <w:tr w:rsidR="008D6BBF" w:rsidRPr="0077032F" w14:paraId="4D5FB595" w14:textId="77777777" w:rsidTr="008666CA">
        <w:tblPrEx>
          <w:tblCellMar>
            <w:left w:w="115" w:type="dxa"/>
            <w:right w:w="115" w:type="dxa"/>
          </w:tblCellMar>
        </w:tblPrEx>
        <w:trPr>
          <w:trHeight w:val="296"/>
        </w:trPr>
        <w:tc>
          <w:tcPr>
            <w:tcW w:w="10950" w:type="dxa"/>
            <w:gridSpan w:val="4"/>
            <w:vAlign w:val="center"/>
          </w:tcPr>
          <w:p w14:paraId="4D5FB594" w14:textId="77777777" w:rsidR="008D6BBF" w:rsidRPr="0077032F" w:rsidRDefault="008D6BBF" w:rsidP="008666C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7032F">
              <w:rPr>
                <w:rFonts w:asciiTheme="minorHAnsi" w:hAnsiTheme="minorHAnsi" w:cs="Arial"/>
                <w:b/>
                <w:caps/>
                <w:sz w:val="18"/>
                <w:szCs w:val="18"/>
              </w:rPr>
              <w:t xml:space="preserve">Responsible Person's Declaration statement </w:t>
            </w:r>
          </w:p>
        </w:tc>
      </w:tr>
      <w:tr w:rsidR="008D6BBF" w:rsidRPr="0077032F" w14:paraId="4D5FB59C" w14:textId="77777777" w:rsidTr="008666CA">
        <w:tblPrEx>
          <w:tblCellMar>
            <w:left w:w="115" w:type="dxa"/>
            <w:right w:w="115" w:type="dxa"/>
          </w:tblCellMar>
        </w:tblPrEx>
        <w:trPr>
          <w:trHeight w:val="504"/>
        </w:trPr>
        <w:tc>
          <w:tcPr>
            <w:tcW w:w="10950" w:type="dxa"/>
            <w:gridSpan w:val="4"/>
            <w:shd w:val="clear" w:color="auto" w:fill="auto"/>
          </w:tcPr>
          <w:p w14:paraId="4D5FB596" w14:textId="77777777" w:rsidR="008D6BBF" w:rsidRPr="0077032F" w:rsidRDefault="008D6BBF" w:rsidP="00037D28">
            <w:pPr>
              <w:keepNext/>
              <w:widowControl w:val="0"/>
              <w:ind w:right="90"/>
              <w:rPr>
                <w:rFonts w:asciiTheme="minorHAnsi" w:hAnsiTheme="minorHAnsi"/>
                <w:snapToGrid w:val="0"/>
                <w:sz w:val="18"/>
                <w:szCs w:val="18"/>
              </w:rPr>
            </w:pPr>
            <w:r w:rsidRPr="0077032F">
              <w:rPr>
                <w:rFonts w:asciiTheme="minorHAnsi" w:hAnsiTheme="minorHAnsi"/>
                <w:snapToGrid w:val="0"/>
                <w:sz w:val="18"/>
                <w:szCs w:val="18"/>
              </w:rPr>
              <w:t xml:space="preserve">I certify the following under penalty of perjury, under the laws of the State of California: </w:t>
            </w:r>
          </w:p>
          <w:p w14:paraId="4D5FB597" w14:textId="77777777" w:rsidR="008D6BBF" w:rsidRPr="0077032F" w:rsidRDefault="008D6BBF" w:rsidP="00037D28">
            <w:pPr>
              <w:keepNext/>
              <w:widowControl w:val="0"/>
              <w:numPr>
                <w:ilvl w:val="0"/>
                <w:numId w:val="29"/>
              </w:numPr>
              <w:ind w:right="90"/>
              <w:rPr>
                <w:rFonts w:asciiTheme="minorHAnsi" w:hAnsiTheme="minorHAnsi"/>
                <w:snapToGrid w:val="0"/>
                <w:sz w:val="18"/>
                <w:szCs w:val="18"/>
              </w:rPr>
            </w:pPr>
            <w:r w:rsidRPr="0077032F">
              <w:rPr>
                <w:rFonts w:asciiTheme="minorHAnsi" w:hAnsiTheme="minorHAnsi"/>
                <w:snapToGrid w:val="0"/>
                <w:sz w:val="18"/>
                <w:szCs w:val="18"/>
              </w:rPr>
              <w:t>The information provided on this Certificate of Verification is true and correct.</w:t>
            </w:r>
          </w:p>
          <w:p w14:paraId="4D5FB598" w14:textId="77777777" w:rsidR="008D6BBF" w:rsidRPr="0077032F" w:rsidRDefault="008D6BBF" w:rsidP="00037D28">
            <w:pPr>
              <w:keepNext/>
              <w:widowControl w:val="0"/>
              <w:numPr>
                <w:ilvl w:val="0"/>
                <w:numId w:val="29"/>
              </w:numPr>
              <w:ind w:right="90"/>
              <w:rPr>
                <w:rFonts w:asciiTheme="minorHAnsi" w:hAnsiTheme="minorHAnsi"/>
                <w:snapToGrid w:val="0"/>
                <w:sz w:val="18"/>
                <w:szCs w:val="18"/>
              </w:rPr>
            </w:pPr>
            <w:r w:rsidRPr="0077032F">
              <w:rPr>
                <w:rFonts w:asciiTheme="minorHAnsi" w:hAnsiTheme="minorHAnsi"/>
                <w:snapToGrid w:val="0"/>
                <w:sz w:val="18"/>
                <w:szCs w:val="18"/>
              </w:rPr>
              <w:t>I am the certified HERS Rater who performed the verification identified and reported on this Certificate of Verification (responsible rater).</w:t>
            </w:r>
          </w:p>
          <w:p w14:paraId="4D5FB599" w14:textId="77777777" w:rsidR="008D6BBF" w:rsidRPr="0077032F" w:rsidRDefault="008D6BBF" w:rsidP="00037D28">
            <w:pPr>
              <w:keepNext/>
              <w:widowControl w:val="0"/>
              <w:numPr>
                <w:ilvl w:val="0"/>
                <w:numId w:val="29"/>
              </w:numPr>
              <w:ind w:right="90"/>
              <w:rPr>
                <w:rFonts w:asciiTheme="minorHAnsi" w:hAnsiTheme="minorHAnsi"/>
                <w:snapToGrid w:val="0"/>
                <w:sz w:val="18"/>
                <w:szCs w:val="18"/>
              </w:rPr>
            </w:pPr>
            <w:r w:rsidRPr="0077032F">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D5FB59A" w14:textId="77777777" w:rsidR="008D6BBF" w:rsidRPr="0077032F" w:rsidRDefault="008D6BBF" w:rsidP="00037D28">
            <w:pPr>
              <w:keepNext/>
              <w:widowControl w:val="0"/>
              <w:numPr>
                <w:ilvl w:val="0"/>
                <w:numId w:val="29"/>
              </w:numPr>
              <w:ind w:right="90"/>
              <w:rPr>
                <w:rFonts w:asciiTheme="minorHAnsi" w:hAnsiTheme="minorHAnsi"/>
                <w:snapToGrid w:val="0"/>
                <w:sz w:val="18"/>
                <w:szCs w:val="18"/>
              </w:rPr>
            </w:pPr>
            <w:r w:rsidRPr="0077032F">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D5FB59B" w14:textId="77777777" w:rsidR="008D6BBF" w:rsidRPr="0077032F" w:rsidRDefault="008D6BBF" w:rsidP="00037D28">
            <w:pPr>
              <w:keepNext/>
              <w:widowControl w:val="0"/>
              <w:numPr>
                <w:ilvl w:val="0"/>
                <w:numId w:val="29"/>
              </w:numPr>
              <w:ind w:right="90"/>
              <w:rPr>
                <w:rFonts w:asciiTheme="minorHAnsi" w:hAnsiTheme="minorHAnsi"/>
                <w:snapToGrid w:val="0"/>
                <w:sz w:val="18"/>
                <w:szCs w:val="18"/>
              </w:rPr>
            </w:pPr>
            <w:r w:rsidRPr="0077032F">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D6BBF" w:rsidRPr="0077032F" w14:paraId="4D5FB59E" w14:textId="77777777" w:rsidTr="008666CA">
        <w:tblPrEx>
          <w:tblCellMar>
            <w:left w:w="115" w:type="dxa"/>
            <w:right w:w="115" w:type="dxa"/>
          </w:tblCellMar>
        </w:tblPrEx>
        <w:trPr>
          <w:trHeight w:val="278"/>
        </w:trPr>
        <w:tc>
          <w:tcPr>
            <w:tcW w:w="10950" w:type="dxa"/>
            <w:gridSpan w:val="4"/>
            <w:vAlign w:val="center"/>
          </w:tcPr>
          <w:p w14:paraId="4D5FB59D" w14:textId="77777777" w:rsidR="008D6BBF" w:rsidRPr="0077032F" w:rsidRDefault="008D6BBF" w:rsidP="008666C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77032F">
              <w:rPr>
                <w:rFonts w:asciiTheme="minorHAnsi" w:hAnsiTheme="minorHAnsi" w:cs="Arial"/>
                <w:b/>
                <w:caps/>
                <w:sz w:val="18"/>
                <w:szCs w:val="18"/>
              </w:rPr>
              <w:t>BUILDER OR INSTALLER INFORMATION AS SHOWN ON THE CERTIFICATE OF INSTALLATION</w:t>
            </w:r>
          </w:p>
        </w:tc>
      </w:tr>
      <w:tr w:rsidR="008D6BBF" w:rsidRPr="0077032F" w14:paraId="4D5FB5A0" w14:textId="77777777" w:rsidTr="008666CA">
        <w:tblPrEx>
          <w:tblCellMar>
            <w:left w:w="115" w:type="dxa"/>
            <w:right w:w="115" w:type="dxa"/>
          </w:tblCellMar>
        </w:tblPrEx>
        <w:trPr>
          <w:trHeight w:hRule="exact" w:val="360"/>
        </w:trPr>
        <w:tc>
          <w:tcPr>
            <w:tcW w:w="10950" w:type="dxa"/>
            <w:gridSpan w:val="4"/>
            <w:vAlign w:val="center"/>
          </w:tcPr>
          <w:p w14:paraId="4D5FB59F" w14:textId="77777777" w:rsidR="008D6BBF" w:rsidRPr="0077032F" w:rsidRDefault="008D6BBF" w:rsidP="008666C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Company Name (Installing Subcontractor, General Contractor, or Builder/Owner):</w:t>
            </w:r>
          </w:p>
        </w:tc>
      </w:tr>
      <w:tr w:rsidR="008D6BBF" w:rsidRPr="0077032F" w14:paraId="4D5FB5A3" w14:textId="77777777" w:rsidTr="008666CA">
        <w:tblPrEx>
          <w:tblCellMar>
            <w:left w:w="115" w:type="dxa"/>
            <w:right w:w="115" w:type="dxa"/>
          </w:tblCellMar>
        </w:tblPrEx>
        <w:trPr>
          <w:trHeight w:hRule="exact" w:val="360"/>
        </w:trPr>
        <w:tc>
          <w:tcPr>
            <w:tcW w:w="5475" w:type="dxa"/>
            <w:gridSpan w:val="2"/>
          </w:tcPr>
          <w:p w14:paraId="4D5FB5A1" w14:textId="77777777" w:rsidR="008D6BBF" w:rsidRPr="0077032F" w:rsidRDefault="008D6BBF" w:rsidP="008666C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Responsible Builder or Installer Name:</w:t>
            </w:r>
          </w:p>
        </w:tc>
        <w:tc>
          <w:tcPr>
            <w:tcW w:w="5475" w:type="dxa"/>
            <w:gridSpan w:val="2"/>
          </w:tcPr>
          <w:p w14:paraId="4D5FB5A2" w14:textId="77777777" w:rsidR="008D6BBF" w:rsidRPr="0077032F" w:rsidRDefault="008D6BBF" w:rsidP="008666C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CSLB License:</w:t>
            </w:r>
          </w:p>
        </w:tc>
      </w:tr>
      <w:tr w:rsidR="008D6BBF" w:rsidRPr="0077032F" w14:paraId="4D5FB5A5" w14:textId="77777777" w:rsidTr="008666CA">
        <w:tblPrEx>
          <w:tblCellMar>
            <w:left w:w="108" w:type="dxa"/>
            <w:right w:w="108" w:type="dxa"/>
          </w:tblCellMar>
        </w:tblPrEx>
        <w:trPr>
          <w:trHeight w:hRule="exact" w:val="288"/>
        </w:trPr>
        <w:tc>
          <w:tcPr>
            <w:tcW w:w="10950" w:type="dxa"/>
            <w:gridSpan w:val="4"/>
            <w:vAlign w:val="center"/>
          </w:tcPr>
          <w:p w14:paraId="4D5FB5A4" w14:textId="77777777" w:rsidR="008D6BBF" w:rsidRPr="0077032F" w:rsidRDefault="008D6BBF" w:rsidP="00037D2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77032F">
              <w:rPr>
                <w:rFonts w:asciiTheme="minorHAnsi" w:hAnsiTheme="minorHAnsi" w:cs="Arial"/>
                <w:b/>
                <w:caps/>
                <w:sz w:val="18"/>
                <w:szCs w:val="18"/>
              </w:rPr>
              <w:t>HERS PROVIDER DATA REGISTRY INFORMATION</w:t>
            </w:r>
          </w:p>
        </w:tc>
      </w:tr>
      <w:tr w:rsidR="008D6BBF" w:rsidRPr="0077032F" w14:paraId="4D5FB5A8" w14:textId="77777777" w:rsidTr="008666CA">
        <w:tblPrEx>
          <w:tblCellMar>
            <w:left w:w="108" w:type="dxa"/>
            <w:right w:w="108" w:type="dxa"/>
          </w:tblCellMar>
        </w:tblPrEx>
        <w:trPr>
          <w:trHeight w:hRule="exact" w:val="360"/>
        </w:trPr>
        <w:tc>
          <w:tcPr>
            <w:tcW w:w="5482" w:type="dxa"/>
            <w:gridSpan w:val="3"/>
          </w:tcPr>
          <w:p w14:paraId="4D5FB5A6" w14:textId="77777777" w:rsidR="008D6BBF" w:rsidRPr="0077032F" w:rsidRDefault="008D6BBF" w:rsidP="008666C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Sample Group Number (if applicable):</w:t>
            </w:r>
          </w:p>
        </w:tc>
        <w:tc>
          <w:tcPr>
            <w:tcW w:w="5468" w:type="dxa"/>
          </w:tcPr>
          <w:p w14:paraId="4D5FB5A7" w14:textId="333498FF" w:rsidR="008D6BBF" w:rsidRPr="0077032F" w:rsidRDefault="008D6BBF" w:rsidP="008666C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Dwelling Test Status in Sample Group (if applicable)</w:t>
            </w:r>
            <w:r w:rsidR="00037D28">
              <w:rPr>
                <w:rFonts w:asciiTheme="minorHAnsi" w:hAnsiTheme="minorHAnsi"/>
                <w:sz w:val="14"/>
                <w:szCs w:val="14"/>
              </w:rPr>
              <w:t>:</w:t>
            </w:r>
          </w:p>
        </w:tc>
      </w:tr>
      <w:tr w:rsidR="008D6BBF" w:rsidRPr="0077032F" w14:paraId="4D5FB5AA" w14:textId="77777777" w:rsidTr="008666CA">
        <w:tblPrEx>
          <w:tblCellMar>
            <w:left w:w="108" w:type="dxa"/>
            <w:right w:w="108" w:type="dxa"/>
          </w:tblCellMar>
        </w:tblPrEx>
        <w:trPr>
          <w:trHeight w:val="288"/>
        </w:trPr>
        <w:tc>
          <w:tcPr>
            <w:tcW w:w="10950" w:type="dxa"/>
            <w:gridSpan w:val="4"/>
            <w:vAlign w:val="center"/>
          </w:tcPr>
          <w:p w14:paraId="4D5FB5A9" w14:textId="77777777" w:rsidR="008D6BBF" w:rsidRPr="0077032F" w:rsidRDefault="008D6BBF" w:rsidP="00037D2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77032F">
              <w:rPr>
                <w:rFonts w:asciiTheme="minorHAnsi" w:hAnsiTheme="minorHAnsi" w:cs="Arial"/>
                <w:b/>
                <w:caps/>
                <w:sz w:val="18"/>
                <w:szCs w:val="18"/>
              </w:rPr>
              <w:t>HERS RATER INFORMATION</w:t>
            </w:r>
          </w:p>
        </w:tc>
      </w:tr>
      <w:tr w:rsidR="008D6BBF" w:rsidRPr="0077032F" w14:paraId="4D5FB5AC" w14:textId="77777777" w:rsidTr="008666CA">
        <w:tblPrEx>
          <w:tblCellMar>
            <w:left w:w="108" w:type="dxa"/>
            <w:right w:w="108" w:type="dxa"/>
          </w:tblCellMar>
        </w:tblPrEx>
        <w:trPr>
          <w:trHeight w:hRule="exact" w:val="360"/>
        </w:trPr>
        <w:tc>
          <w:tcPr>
            <w:tcW w:w="10950" w:type="dxa"/>
            <w:gridSpan w:val="4"/>
          </w:tcPr>
          <w:p w14:paraId="4D5FB5AB" w14:textId="77777777" w:rsidR="008D6BBF" w:rsidRPr="0077032F" w:rsidRDefault="008D6BBF" w:rsidP="008666C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HERS Rater Company Name:</w:t>
            </w:r>
          </w:p>
        </w:tc>
      </w:tr>
      <w:tr w:rsidR="008D6BBF" w:rsidRPr="0077032F" w14:paraId="4D5FB5AF" w14:textId="77777777" w:rsidTr="008666CA">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D5FB5AD" w14:textId="77777777" w:rsidR="008D6BBF" w:rsidRPr="0077032F" w:rsidRDefault="008D6BBF" w:rsidP="008666C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4D5FB5AE" w14:textId="77777777" w:rsidR="008D6BBF" w:rsidRPr="0077032F" w:rsidRDefault="008D6BBF" w:rsidP="008666C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Signature:</w:t>
            </w:r>
          </w:p>
        </w:tc>
      </w:tr>
      <w:tr w:rsidR="008D6BBF" w:rsidRPr="0077032F" w14:paraId="4D5FB5B2" w14:textId="77777777" w:rsidTr="008666CA">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D5FB5B0" w14:textId="03DE4B67" w:rsidR="008D6BBF" w:rsidRPr="0077032F" w:rsidRDefault="008D6BBF" w:rsidP="008666C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Certification Number w/ this HERS Provider</w:t>
            </w:r>
            <w:r w:rsidR="00037D28">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4D5FB5B1" w14:textId="77777777" w:rsidR="008D6BBF" w:rsidRPr="0077032F" w:rsidRDefault="008D6BBF" w:rsidP="008666C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Date Signed:</w:t>
            </w:r>
          </w:p>
        </w:tc>
      </w:tr>
    </w:tbl>
    <w:p w14:paraId="4D5FB5B3" w14:textId="77777777" w:rsidR="00B90FC9" w:rsidRDefault="00B90FC9">
      <w:pPr>
        <w:rPr>
          <w:rFonts w:asciiTheme="minorHAnsi" w:hAnsiTheme="minorHAnsi"/>
          <w:sz w:val="18"/>
          <w:szCs w:val="18"/>
        </w:rPr>
      </w:pPr>
    </w:p>
    <w:p w14:paraId="4D5FB5B5" w14:textId="77777777" w:rsidR="00BF6BCB" w:rsidRPr="00D83E48" w:rsidRDefault="00BF6BCB" w:rsidP="00DA2B2D">
      <w:pPr>
        <w:rPr>
          <w:rFonts w:ascii="Calibri" w:hAnsi="Calibri"/>
          <w:b/>
          <w:sz w:val="32"/>
          <w:szCs w:val="32"/>
        </w:rPr>
        <w:sectPr w:rsidR="00BF6BCB" w:rsidRPr="00D83E48" w:rsidSect="00CD2FF0">
          <w:headerReference w:type="even" r:id="rId10"/>
          <w:headerReference w:type="default"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4D5FB5B6" w14:textId="5D18CB1E" w:rsidR="00BF6BCB" w:rsidRPr="00037D28" w:rsidRDefault="00B64EE5" w:rsidP="00DF5845">
      <w:pPr>
        <w:jc w:val="center"/>
        <w:rPr>
          <w:rFonts w:ascii="Calibri" w:hAnsi="Calibri"/>
          <w:b/>
        </w:rPr>
      </w:pPr>
      <w:r w:rsidRPr="00037D28">
        <w:rPr>
          <w:rFonts w:ascii="Calibri" w:hAnsi="Calibri"/>
          <w:b/>
        </w:rPr>
        <w:lastRenderedPageBreak/>
        <w:t>CF3R-MCH-23d-H User Instructions</w:t>
      </w:r>
    </w:p>
    <w:p w14:paraId="4D5FB5B7" w14:textId="77777777" w:rsidR="00091AB8" w:rsidRPr="00037D28" w:rsidRDefault="00091AB8" w:rsidP="00DA2B2D">
      <w:pPr>
        <w:rPr>
          <w:rFonts w:ascii="Calibri" w:hAnsi="Calibri"/>
          <w:sz w:val="18"/>
        </w:rPr>
      </w:pPr>
    </w:p>
    <w:p w14:paraId="4D5FB5B8" w14:textId="0F7A60FD" w:rsidR="00091AB8" w:rsidRPr="00037D28" w:rsidRDefault="00091AB8" w:rsidP="00091AB8">
      <w:pPr>
        <w:rPr>
          <w:rFonts w:ascii="Calibri" w:hAnsi="Calibri"/>
          <w:sz w:val="18"/>
        </w:rPr>
      </w:pPr>
      <w:r w:rsidRPr="00037D28">
        <w:rPr>
          <w:rFonts w:ascii="Calibri" w:hAnsi="Calibri"/>
          <w:b/>
          <w:sz w:val="18"/>
        </w:rPr>
        <w:t>Section A. Ducted Cooling System Information</w:t>
      </w:r>
    </w:p>
    <w:p w14:paraId="4D5FB5B9" w14:textId="5C4410C3" w:rsidR="00091AB8" w:rsidRPr="00037D28" w:rsidRDefault="00091AB8" w:rsidP="00091AB8">
      <w:pPr>
        <w:pStyle w:val="ListParagraph"/>
        <w:numPr>
          <w:ilvl w:val="0"/>
          <w:numId w:val="30"/>
        </w:numPr>
        <w:ind w:left="360" w:hanging="360"/>
        <w:rPr>
          <w:rFonts w:ascii="Calibri" w:hAnsi="Calibri"/>
          <w:i/>
          <w:sz w:val="18"/>
        </w:rPr>
      </w:pPr>
      <w:r w:rsidRPr="00037D28">
        <w:rPr>
          <w:rFonts w:ascii="Calibri" w:hAnsi="Calibri"/>
          <w:i/>
          <w:sz w:val="18"/>
        </w:rPr>
        <w:t xml:space="preserve">System Identification or Name: </w:t>
      </w:r>
      <w:r w:rsidRPr="00037D28">
        <w:rPr>
          <w:rFonts w:ascii="Calibri" w:hAnsi="Calibri"/>
          <w:sz w:val="18"/>
        </w:rPr>
        <w:t>This field is filled out automatically. It is referenced from the CF2R-MCH-01, which must be completed prior to this document.</w:t>
      </w:r>
    </w:p>
    <w:p w14:paraId="4D5FB5BA" w14:textId="1F293354"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System Location or Area Served:</w:t>
      </w:r>
      <w:r w:rsidRPr="00037D28">
        <w:rPr>
          <w:rFonts w:ascii="Calibri" w:hAnsi="Calibri"/>
          <w:sz w:val="18"/>
        </w:rPr>
        <w:t xml:space="preserve"> This field is filled out automatically. It is referenced from the CF2R-MCH-01, which must be completed prior to this document.</w:t>
      </w:r>
    </w:p>
    <w:p w14:paraId="4D5FB5BB" w14:textId="77777777"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System Installation Type:</w:t>
      </w:r>
      <w:r w:rsidRPr="00037D28">
        <w:rPr>
          <w:rFonts w:ascii="Calibri" w:hAnsi="Calibri"/>
          <w:sz w:val="18"/>
        </w:rPr>
        <w:t xml:space="preserve"> Select the appropriate System Installation Type from the following choices:</w:t>
      </w:r>
    </w:p>
    <w:p w14:paraId="4D5FB5BC" w14:textId="6380753C" w:rsidR="00091AB8" w:rsidRPr="00037D28" w:rsidRDefault="00091AB8" w:rsidP="00091AB8">
      <w:pPr>
        <w:pStyle w:val="ListParagraph"/>
        <w:numPr>
          <w:ilvl w:val="1"/>
          <w:numId w:val="30"/>
        </w:numPr>
        <w:rPr>
          <w:rFonts w:asciiTheme="minorHAnsi" w:hAnsiTheme="minorHAnsi"/>
          <w:sz w:val="18"/>
        </w:rPr>
      </w:pPr>
      <w:r w:rsidRPr="00037D28">
        <w:rPr>
          <w:rFonts w:asciiTheme="minorHAnsi" w:hAnsiTheme="minorHAnsi" w:cs="Calibri"/>
          <w:sz w:val="18"/>
          <w:szCs w:val="32"/>
        </w:rPr>
        <w:t>New:</w:t>
      </w:r>
      <w:r w:rsidR="00B64EE5" w:rsidRPr="00037D28">
        <w:rPr>
          <w:rFonts w:asciiTheme="minorHAnsi" w:hAnsiTheme="minorHAnsi" w:cs="Calibri"/>
          <w:sz w:val="18"/>
          <w:szCs w:val="32"/>
        </w:rPr>
        <w:t xml:space="preserve"> </w:t>
      </w:r>
      <w:r w:rsidRPr="00037D28">
        <w:rPr>
          <w:rFonts w:asciiTheme="minorHAnsi" w:hAnsiTheme="minorHAnsi" w:cs="Calibri"/>
          <w:sz w:val="18"/>
          <w:szCs w:val="32"/>
        </w:rPr>
        <w:t>Use this choice for newly constructed buildings, additions with all-new systems dedicated to the addition, or new systems installed in existing homes where the equipment and ducts are all newly installed (aka, "Cut-in").</w:t>
      </w:r>
    </w:p>
    <w:p w14:paraId="4D5FB5BD" w14:textId="45C940B1" w:rsidR="00091AB8" w:rsidRPr="00037D28" w:rsidRDefault="00091AB8" w:rsidP="00091AB8">
      <w:pPr>
        <w:pStyle w:val="ListParagraph"/>
        <w:numPr>
          <w:ilvl w:val="1"/>
          <w:numId w:val="30"/>
        </w:numPr>
        <w:rPr>
          <w:rFonts w:asciiTheme="minorHAnsi" w:hAnsiTheme="minorHAnsi"/>
          <w:sz w:val="18"/>
        </w:rPr>
      </w:pPr>
      <w:r w:rsidRPr="00037D28">
        <w:rPr>
          <w:rFonts w:asciiTheme="minorHAnsi" w:hAnsiTheme="minorHAnsi" w:cs="Calibri"/>
          <w:sz w:val="18"/>
          <w:szCs w:val="32"/>
        </w:rPr>
        <w:t>Replacement:</w:t>
      </w:r>
      <w:r w:rsidR="00B64EE5" w:rsidRPr="00037D28">
        <w:rPr>
          <w:rFonts w:asciiTheme="minorHAnsi" w:hAnsiTheme="minorHAnsi" w:cs="Calibri"/>
          <w:sz w:val="18"/>
          <w:szCs w:val="32"/>
        </w:rPr>
        <w:t xml:space="preserve"> </w:t>
      </w:r>
      <w:r w:rsidRPr="00037D28">
        <w:rPr>
          <w:rFonts w:asciiTheme="minorHAnsi" w:hAnsiTheme="minorHAnsi" w:cs="Calibri"/>
          <w:sz w:val="18"/>
          <w:szCs w:val="32"/>
        </w:rPr>
        <w:t>Use this choice if the system is a</w:t>
      </w:r>
      <w:r w:rsidRPr="00037D28">
        <w:rPr>
          <w:rFonts w:asciiTheme="minorHAnsi" w:hAnsiTheme="minorHAnsi"/>
          <w:bCs/>
          <w:sz w:val="18"/>
          <w:szCs w:val="26"/>
        </w:rPr>
        <w:t xml:space="preserve"> complete</w:t>
      </w:r>
      <w:r w:rsidR="00B64EE5" w:rsidRPr="00037D28">
        <w:rPr>
          <w:rFonts w:asciiTheme="minorHAnsi" w:hAnsiTheme="minorHAnsi"/>
          <w:bCs/>
          <w:sz w:val="18"/>
          <w:szCs w:val="26"/>
        </w:rPr>
        <w:t xml:space="preserve"> </w:t>
      </w:r>
      <w:r w:rsidRPr="00037D28">
        <w:rPr>
          <w:rFonts w:asciiTheme="minorHAnsi" w:hAnsiTheme="minorHAnsi"/>
          <w:bCs/>
          <w:sz w:val="18"/>
          <w:szCs w:val="26"/>
        </w:rPr>
        <w:t>replacement</w:t>
      </w:r>
      <w:r w:rsidR="00B64EE5" w:rsidRPr="00037D28">
        <w:rPr>
          <w:rFonts w:asciiTheme="minorHAnsi" w:hAnsiTheme="minorHAnsi"/>
          <w:bCs/>
          <w:sz w:val="18"/>
          <w:szCs w:val="26"/>
        </w:rPr>
        <w:t xml:space="preserve"> </w:t>
      </w:r>
      <w:r w:rsidRPr="00037D28">
        <w:rPr>
          <w:rFonts w:asciiTheme="minorHAnsi" w:hAnsiTheme="minorHAnsi"/>
          <w:bCs/>
          <w:sz w:val="18"/>
          <w:szCs w:val="26"/>
        </w:rPr>
        <w:t>space-conditioning system</w:t>
      </w:r>
      <w:r w:rsidR="00B64EE5" w:rsidRPr="00037D28">
        <w:rPr>
          <w:rFonts w:asciiTheme="minorHAnsi" w:hAnsiTheme="minorHAnsi"/>
          <w:bCs/>
          <w:sz w:val="18"/>
          <w:szCs w:val="26"/>
        </w:rPr>
        <w:t xml:space="preserve"> </w:t>
      </w:r>
      <w:r w:rsidRPr="00037D28">
        <w:rPr>
          <w:rFonts w:asciiTheme="minorHAnsi" w:hAnsiTheme="minorHAnsi"/>
          <w:sz w:val="18"/>
          <w:szCs w:val="26"/>
        </w:rPr>
        <w:t>installed as part of an alteration,</w:t>
      </w:r>
      <w:r w:rsidRPr="00037D28">
        <w:rPr>
          <w:rFonts w:asciiTheme="minorHAnsi" w:hAnsiTheme="minorHAnsi"/>
          <w:sz w:val="18"/>
          <w:szCs w:val="32"/>
        </w:rPr>
        <w:t xml:space="preserve"> and </w:t>
      </w:r>
      <w:r w:rsidRPr="00037D28">
        <w:rPr>
          <w:rFonts w:asciiTheme="minorHAnsi" w:hAnsiTheme="minorHAnsi"/>
          <w:sz w:val="18"/>
          <w:szCs w:val="26"/>
        </w:rPr>
        <w:t>includes all the system heating or cooling equipment plus a replacement duct system</w:t>
      </w:r>
      <w:r w:rsidRPr="00037D28">
        <w:rPr>
          <w:rFonts w:asciiTheme="minorHAnsi" w:hAnsiTheme="minorHAnsi"/>
          <w:sz w:val="18"/>
          <w:szCs w:val="32"/>
        </w:rPr>
        <w:t xml:space="preserve"> </w:t>
      </w:r>
      <w:r w:rsidRPr="00037D28">
        <w:rPr>
          <w:rFonts w:asciiTheme="minorHAnsi" w:hAnsiTheme="minorHAnsi"/>
          <w:sz w:val="18"/>
          <w:szCs w:val="26"/>
        </w:rPr>
        <w:t xml:space="preserve">(150.2(b)1Diia) where </w:t>
      </w:r>
      <w:r w:rsidRPr="00037D28">
        <w:rPr>
          <w:rFonts w:asciiTheme="minorHAnsi" w:hAnsiTheme="minorHAnsi"/>
          <w:sz w:val="18"/>
        </w:rPr>
        <w:t>the ducts are at least 75</w:t>
      </w:r>
      <w:r w:rsidR="00565BEE">
        <w:rPr>
          <w:rFonts w:asciiTheme="minorHAnsi" w:hAnsiTheme="minorHAnsi"/>
          <w:sz w:val="18"/>
        </w:rPr>
        <w:t>%</w:t>
      </w:r>
      <w:r w:rsidRPr="00037D28">
        <w:rPr>
          <w:rFonts w:asciiTheme="minorHAnsi" w:hAnsiTheme="minorHAnsi"/>
          <w:sz w:val="18"/>
        </w:rPr>
        <w:t xml:space="preserve"> or more newly installed duct material (up to 25</w:t>
      </w:r>
      <w:r w:rsidR="00565BEE">
        <w:rPr>
          <w:rFonts w:asciiTheme="minorHAnsi" w:hAnsiTheme="minorHAnsi"/>
          <w:sz w:val="18"/>
        </w:rPr>
        <w:t>%</w:t>
      </w:r>
      <w:r w:rsidRPr="00037D28">
        <w:rPr>
          <w:rFonts w:asciiTheme="minorHAnsi" w:hAnsiTheme="minorHAnsi"/>
          <w:sz w:val="18"/>
        </w:rPr>
        <w:t xml:space="preserve"> of the finished system may consist of reused parts from the dwelling unit’s previously existing duct system, such as registers, grilles, boots, air handler, coil, plenums, duct material)</w:t>
      </w:r>
      <w:r w:rsidRPr="00037D28">
        <w:rPr>
          <w:rFonts w:asciiTheme="minorHAnsi" w:hAnsiTheme="minorHAnsi"/>
          <w:sz w:val="18"/>
          <w:szCs w:val="26"/>
        </w:rPr>
        <w:t>; plus a replacement air handler.</w:t>
      </w:r>
    </w:p>
    <w:p w14:paraId="4D5FB5BE" w14:textId="7CD05087" w:rsidR="00091AB8" w:rsidRPr="00037D28" w:rsidRDefault="00091AB8" w:rsidP="00091AB8">
      <w:pPr>
        <w:pStyle w:val="ListParagraph"/>
        <w:numPr>
          <w:ilvl w:val="1"/>
          <w:numId w:val="30"/>
        </w:numPr>
        <w:rPr>
          <w:rFonts w:asciiTheme="minorHAnsi" w:hAnsiTheme="minorHAnsi"/>
          <w:sz w:val="18"/>
        </w:rPr>
      </w:pPr>
      <w:r w:rsidRPr="00037D28">
        <w:rPr>
          <w:rFonts w:asciiTheme="minorHAnsi" w:hAnsiTheme="minorHAnsi" w:cs="Calibri"/>
          <w:sz w:val="18"/>
          <w:szCs w:val="32"/>
        </w:rPr>
        <w:t>Alteration:</w:t>
      </w:r>
      <w:r w:rsidR="00B64EE5" w:rsidRPr="00037D28">
        <w:rPr>
          <w:rFonts w:asciiTheme="minorHAnsi" w:hAnsiTheme="minorHAnsi" w:cs="Calibri"/>
          <w:sz w:val="18"/>
          <w:szCs w:val="32"/>
        </w:rPr>
        <w:t xml:space="preserve"> </w:t>
      </w:r>
      <w:r w:rsidRPr="00037D28">
        <w:rPr>
          <w:rFonts w:asciiTheme="minorHAnsi" w:hAnsiTheme="minorHAnsi" w:cs="Calibri"/>
          <w:sz w:val="18"/>
          <w:szCs w:val="32"/>
        </w:rPr>
        <w:t>Use this choice for existing buildings where any of the following are newly installed or replaced as part of the project and the system does not meet one of the other compliance categories above:</w:t>
      </w:r>
    </w:p>
    <w:p w14:paraId="4D5FB5BF" w14:textId="4A04530A" w:rsidR="00091AB8" w:rsidRPr="00037D28" w:rsidRDefault="00091AB8" w:rsidP="00091AB8">
      <w:pPr>
        <w:pStyle w:val="ListParagraph"/>
        <w:numPr>
          <w:ilvl w:val="2"/>
          <w:numId w:val="30"/>
        </w:numPr>
        <w:rPr>
          <w:rFonts w:asciiTheme="minorHAnsi" w:hAnsiTheme="minorHAnsi"/>
          <w:sz w:val="18"/>
        </w:rPr>
      </w:pPr>
      <w:r w:rsidRPr="00037D28">
        <w:rPr>
          <w:rFonts w:asciiTheme="minorHAnsi" w:hAnsiTheme="minorHAnsi" w:cs="Calibri"/>
          <w:sz w:val="18"/>
          <w:szCs w:val="32"/>
        </w:rPr>
        <w:t>40 feet</w:t>
      </w:r>
      <w:r w:rsidR="00B64EE5" w:rsidRPr="00037D28">
        <w:rPr>
          <w:rFonts w:asciiTheme="minorHAnsi" w:hAnsiTheme="minorHAnsi" w:cs="Calibri"/>
          <w:sz w:val="18"/>
          <w:szCs w:val="32"/>
        </w:rPr>
        <w:t xml:space="preserve"> </w:t>
      </w:r>
      <w:r w:rsidRPr="00037D28">
        <w:rPr>
          <w:rFonts w:asciiTheme="minorHAnsi" w:hAnsiTheme="minorHAnsi" w:cs="Calibri"/>
          <w:sz w:val="18"/>
          <w:szCs w:val="32"/>
        </w:rPr>
        <w:t>or more</w:t>
      </w:r>
      <w:r w:rsidR="00B64EE5" w:rsidRPr="00037D28">
        <w:rPr>
          <w:rFonts w:asciiTheme="minorHAnsi" w:hAnsiTheme="minorHAnsi" w:cs="Calibri"/>
          <w:sz w:val="18"/>
          <w:szCs w:val="32"/>
        </w:rPr>
        <w:t xml:space="preserve"> </w:t>
      </w:r>
      <w:r w:rsidRPr="00037D28">
        <w:rPr>
          <w:rFonts w:asciiTheme="minorHAnsi" w:hAnsiTheme="minorHAnsi" w:cs="Calibri"/>
          <w:sz w:val="18"/>
          <w:szCs w:val="32"/>
        </w:rPr>
        <w:t>of space-conditioning system ducts are installed in unconditioned space or indirectly conditioned space.</w:t>
      </w:r>
    </w:p>
    <w:p w14:paraId="4D5FB5C0" w14:textId="77777777" w:rsidR="00091AB8" w:rsidRPr="00037D28" w:rsidRDefault="00091AB8" w:rsidP="00091AB8">
      <w:pPr>
        <w:pStyle w:val="ListParagraph"/>
        <w:numPr>
          <w:ilvl w:val="2"/>
          <w:numId w:val="30"/>
        </w:numPr>
        <w:rPr>
          <w:rFonts w:asciiTheme="minorHAnsi" w:hAnsiTheme="minorHAnsi"/>
          <w:sz w:val="18"/>
        </w:rPr>
      </w:pPr>
      <w:r w:rsidRPr="00037D28">
        <w:rPr>
          <w:rFonts w:asciiTheme="minorHAnsi" w:hAnsiTheme="minorHAnsi" w:cs="Calibri"/>
          <w:sz w:val="18"/>
          <w:szCs w:val="32"/>
        </w:rPr>
        <w:t>Air conditioning or heat pump condenser</w:t>
      </w:r>
    </w:p>
    <w:p w14:paraId="4D5FB5C1" w14:textId="77777777" w:rsidR="00091AB8" w:rsidRPr="00037D28" w:rsidRDefault="00091AB8" w:rsidP="00091AB8">
      <w:pPr>
        <w:pStyle w:val="ListParagraph"/>
        <w:numPr>
          <w:ilvl w:val="2"/>
          <w:numId w:val="30"/>
        </w:numPr>
        <w:rPr>
          <w:rFonts w:asciiTheme="minorHAnsi" w:hAnsiTheme="minorHAnsi"/>
          <w:sz w:val="18"/>
        </w:rPr>
      </w:pPr>
      <w:r w:rsidRPr="00037D28">
        <w:rPr>
          <w:rFonts w:asciiTheme="minorHAnsi" w:hAnsiTheme="minorHAnsi" w:cs="Calibri"/>
          <w:sz w:val="18"/>
          <w:szCs w:val="32"/>
        </w:rPr>
        <w:t>Heating or cooling coil</w:t>
      </w:r>
    </w:p>
    <w:p w14:paraId="4D5FB5C2" w14:textId="77777777" w:rsidR="00091AB8" w:rsidRPr="00037D28" w:rsidRDefault="00091AB8" w:rsidP="00091AB8">
      <w:pPr>
        <w:pStyle w:val="ListParagraph"/>
        <w:numPr>
          <w:ilvl w:val="2"/>
          <w:numId w:val="30"/>
        </w:numPr>
        <w:rPr>
          <w:rFonts w:asciiTheme="minorHAnsi" w:hAnsiTheme="minorHAnsi"/>
          <w:sz w:val="18"/>
        </w:rPr>
      </w:pPr>
      <w:r w:rsidRPr="00037D28">
        <w:rPr>
          <w:rFonts w:asciiTheme="minorHAnsi" w:hAnsiTheme="minorHAnsi" w:cs="Calibri"/>
          <w:sz w:val="18"/>
          <w:szCs w:val="32"/>
        </w:rPr>
        <w:t>Air handler (e.g., furnace, fan coil, package unit)</w:t>
      </w:r>
    </w:p>
    <w:p w14:paraId="4D5FB5C3" w14:textId="77777777" w:rsidR="00091AB8" w:rsidRPr="00037D28" w:rsidRDefault="00091AB8" w:rsidP="00091AB8">
      <w:pPr>
        <w:numPr>
          <w:ilvl w:val="2"/>
          <w:numId w:val="30"/>
        </w:numPr>
        <w:spacing w:line="276" w:lineRule="auto"/>
        <w:rPr>
          <w:rFonts w:asciiTheme="minorHAnsi" w:hAnsiTheme="minorHAnsi"/>
          <w:sz w:val="18"/>
        </w:rPr>
      </w:pPr>
      <w:r w:rsidRPr="00037D28">
        <w:rPr>
          <w:rFonts w:asciiTheme="minorHAnsi" w:hAnsiTheme="minorHAnsi"/>
          <w:sz w:val="18"/>
        </w:rPr>
        <w:t xml:space="preserve">Air handler (e.g., furnace, fan coil, package unit) </w:t>
      </w:r>
    </w:p>
    <w:p w14:paraId="4D5FB5C4" w14:textId="3B0FE56A"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Nominal Cooling Capacity (tons) of Condenser:</w:t>
      </w:r>
      <w:r w:rsidRPr="00037D28">
        <w:rPr>
          <w:rFonts w:ascii="Calibri" w:hAnsi="Calibri"/>
          <w:sz w:val="18"/>
        </w:rPr>
        <w:t xml:space="preserve"> This field is filled out automatically. It is referenced from the CF2R-MCH-01, which must be completed prior to this document.</w:t>
      </w:r>
    </w:p>
    <w:p w14:paraId="4D5FB5C5" w14:textId="13FFE500"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Condenser Speed Type:</w:t>
      </w:r>
      <w:r w:rsidRPr="00037D28">
        <w:rPr>
          <w:rFonts w:ascii="Calibri" w:hAnsi="Calibri"/>
          <w:sz w:val="18"/>
        </w:rPr>
        <w:t xml:space="preserve"> This field is filled out automatically. It is referenced from the CF2R-MCH-01, which must be completed prior to this document.</w:t>
      </w:r>
    </w:p>
    <w:p w14:paraId="4D5FB5C6" w14:textId="6F3A6FB0"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Cooling System Zonal Control Type:</w:t>
      </w:r>
      <w:r w:rsidRPr="00037D28">
        <w:rPr>
          <w:rFonts w:ascii="Calibri" w:hAnsi="Calibri"/>
          <w:sz w:val="18"/>
        </w:rPr>
        <w:t xml:space="preserve"> This field is filled out automatically. It is referenced from the CF2R-MCH-01, which must be completed prior to this document.</w:t>
      </w:r>
    </w:p>
    <w:p w14:paraId="4D5FB5C7" w14:textId="77777777"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Central Fan Integrated (CFI) Ventilation System Status:</w:t>
      </w:r>
      <w:r w:rsidRPr="00037D28">
        <w:rPr>
          <w:rFonts w:ascii="Calibri" w:hAnsi="Calibri"/>
          <w:sz w:val="18"/>
        </w:rPr>
        <w:t xml:space="preserve"> If the system has Central Fan Integrated System, then select “CFI System”, otherwise select “Not a CFI system”.</w:t>
      </w:r>
    </w:p>
    <w:p w14:paraId="4D5FB5C8" w14:textId="1DEF7743"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System Bypass Duct Status:</w:t>
      </w:r>
      <w:r w:rsidRPr="00037D28">
        <w:rPr>
          <w:rFonts w:ascii="Calibri" w:hAnsi="Calibri"/>
          <w:sz w:val="18"/>
        </w:rPr>
        <w:t xml:space="preserve"> This field is filled out automatically. It is referenced from the CF2R-MCH-01, which must be completed prior to this document.</w:t>
      </w:r>
    </w:p>
    <w:p w14:paraId="4D5FB5C9" w14:textId="77777777"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Date of System Airflow Rate Measurement:</w:t>
      </w:r>
      <w:r w:rsidRPr="00037D28">
        <w:rPr>
          <w:rFonts w:ascii="Calibri" w:hAnsi="Calibri"/>
          <w:sz w:val="18"/>
        </w:rPr>
        <w:t xml:space="preserve"> Enter the date that the airflow test was performed.</w:t>
      </w:r>
    </w:p>
    <w:p w14:paraId="4D5FB5CA" w14:textId="54C3B08C"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 xml:space="preserve">Airflow Rate Protocol </w:t>
      </w:r>
      <w:r w:rsidR="00B64EE5" w:rsidRPr="00037D28">
        <w:rPr>
          <w:rFonts w:asciiTheme="minorHAnsi" w:hAnsiTheme="minorHAnsi"/>
          <w:i/>
          <w:sz w:val="18"/>
          <w:szCs w:val="18"/>
        </w:rPr>
        <w:t>U</w:t>
      </w:r>
      <w:r w:rsidRPr="00037D28">
        <w:rPr>
          <w:rFonts w:asciiTheme="minorHAnsi" w:hAnsiTheme="minorHAnsi"/>
          <w:i/>
          <w:sz w:val="18"/>
          <w:szCs w:val="18"/>
        </w:rPr>
        <w:t>tilized:</w:t>
      </w:r>
      <w:r w:rsidRPr="00037D28">
        <w:rPr>
          <w:rFonts w:ascii="Calibri" w:hAnsi="Calibri"/>
          <w:sz w:val="18"/>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565BEE">
        <w:rPr>
          <w:rFonts w:ascii="Calibri" w:hAnsi="Calibri"/>
          <w:sz w:val="18"/>
        </w:rPr>
        <w:t>A</w:t>
      </w:r>
      <w:r w:rsidRPr="00037D28">
        <w:rPr>
          <w:rFonts w:ascii="Calibri" w:hAnsi="Calibri"/>
          <w:sz w:val="18"/>
        </w:rPr>
        <w:t>irflow) is an option for existing systems that may require substantial modification to improve the airflow.</w:t>
      </w:r>
    </w:p>
    <w:p w14:paraId="4D5FB5CB" w14:textId="77777777" w:rsidR="00091AB8" w:rsidRPr="00037D28" w:rsidRDefault="00091AB8" w:rsidP="00091AB8">
      <w:pPr>
        <w:rPr>
          <w:rFonts w:ascii="Calibri" w:hAnsi="Calibri"/>
          <w:sz w:val="18"/>
        </w:rPr>
      </w:pPr>
    </w:p>
    <w:p w14:paraId="4D5FB5CC" w14:textId="58DDF14E" w:rsidR="00091AB8" w:rsidRPr="00037D28" w:rsidRDefault="00091AB8" w:rsidP="00091AB8">
      <w:pPr>
        <w:keepNext/>
        <w:rPr>
          <w:rFonts w:asciiTheme="minorHAnsi" w:hAnsiTheme="minorHAnsi"/>
          <w:b/>
          <w:sz w:val="18"/>
          <w:szCs w:val="18"/>
        </w:rPr>
      </w:pPr>
      <w:r w:rsidRPr="00037D28">
        <w:rPr>
          <w:rFonts w:asciiTheme="minorHAnsi" w:hAnsiTheme="minorHAnsi"/>
          <w:b/>
          <w:sz w:val="18"/>
          <w:szCs w:val="18"/>
        </w:rPr>
        <w:t xml:space="preserve">Section B. Hole for the </w:t>
      </w:r>
      <w:r w:rsidR="00B64EE5" w:rsidRPr="00037D28">
        <w:rPr>
          <w:rFonts w:asciiTheme="minorHAnsi" w:hAnsiTheme="minorHAnsi"/>
          <w:b/>
          <w:sz w:val="18"/>
          <w:szCs w:val="18"/>
        </w:rPr>
        <w:t>P</w:t>
      </w:r>
      <w:r w:rsidRPr="00037D28">
        <w:rPr>
          <w:rFonts w:asciiTheme="minorHAnsi" w:hAnsiTheme="minorHAnsi"/>
          <w:b/>
          <w:sz w:val="18"/>
          <w:szCs w:val="18"/>
        </w:rPr>
        <w:t xml:space="preserve">lacement of a Static Pressure Probe (HSPP), and Permanently </w:t>
      </w:r>
      <w:r w:rsidR="00B64EE5" w:rsidRPr="00037D28">
        <w:rPr>
          <w:rFonts w:asciiTheme="minorHAnsi" w:hAnsiTheme="minorHAnsi"/>
          <w:b/>
          <w:sz w:val="18"/>
          <w:szCs w:val="18"/>
        </w:rPr>
        <w:t>I</w:t>
      </w:r>
      <w:r w:rsidRPr="00037D28">
        <w:rPr>
          <w:rFonts w:asciiTheme="minorHAnsi" w:hAnsiTheme="minorHAnsi"/>
          <w:b/>
          <w:sz w:val="18"/>
          <w:szCs w:val="18"/>
        </w:rPr>
        <w:t xml:space="preserve">nstalled Static Pressure Probe (PSPP) in the </w:t>
      </w:r>
      <w:r w:rsidR="00B64EE5" w:rsidRPr="00037D28">
        <w:rPr>
          <w:rFonts w:asciiTheme="minorHAnsi" w:hAnsiTheme="minorHAnsi"/>
          <w:b/>
          <w:sz w:val="18"/>
          <w:szCs w:val="18"/>
        </w:rPr>
        <w:t>S</w:t>
      </w:r>
      <w:r w:rsidRPr="00037D28">
        <w:rPr>
          <w:rFonts w:asciiTheme="minorHAnsi" w:hAnsiTheme="minorHAnsi"/>
          <w:b/>
          <w:sz w:val="18"/>
          <w:szCs w:val="18"/>
        </w:rPr>
        <w:t xml:space="preserve">upply </w:t>
      </w:r>
      <w:r w:rsidR="00B64EE5" w:rsidRPr="00037D28">
        <w:rPr>
          <w:rFonts w:asciiTheme="minorHAnsi" w:hAnsiTheme="minorHAnsi"/>
          <w:b/>
          <w:sz w:val="18"/>
          <w:szCs w:val="18"/>
        </w:rPr>
        <w:t>P</w:t>
      </w:r>
      <w:r w:rsidRPr="00037D28">
        <w:rPr>
          <w:rFonts w:asciiTheme="minorHAnsi" w:hAnsiTheme="minorHAnsi"/>
          <w:b/>
          <w:sz w:val="18"/>
          <w:szCs w:val="18"/>
        </w:rPr>
        <w:t>lenum</w:t>
      </w:r>
    </w:p>
    <w:p w14:paraId="4D5FB5CD" w14:textId="76AD6743" w:rsidR="00091AB8" w:rsidRPr="00037D28" w:rsidRDefault="00091AB8" w:rsidP="00091AB8">
      <w:pPr>
        <w:pStyle w:val="ListParagraph"/>
        <w:numPr>
          <w:ilvl w:val="0"/>
          <w:numId w:val="31"/>
        </w:numPr>
        <w:ind w:left="360" w:hanging="360"/>
        <w:rPr>
          <w:rFonts w:asciiTheme="minorHAnsi" w:hAnsiTheme="minorHAnsi"/>
          <w:sz w:val="18"/>
          <w:szCs w:val="18"/>
        </w:rPr>
      </w:pPr>
      <w:r w:rsidRPr="00037D28">
        <w:rPr>
          <w:rFonts w:asciiTheme="minorHAnsi" w:hAnsiTheme="minorHAnsi"/>
          <w:sz w:val="18"/>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4D5FB5CE" w14:textId="77777777" w:rsidR="00091AB8" w:rsidRPr="00037D28" w:rsidRDefault="00091AB8" w:rsidP="00565BEE">
      <w:pPr>
        <w:numPr>
          <w:ilvl w:val="0"/>
          <w:numId w:val="15"/>
        </w:numPr>
        <w:ind w:left="1080"/>
        <w:rPr>
          <w:rFonts w:ascii="Calibri" w:hAnsi="Calibri"/>
          <w:sz w:val="18"/>
        </w:rPr>
      </w:pPr>
      <w:r w:rsidRPr="00037D28">
        <w:rPr>
          <w:rFonts w:ascii="Calibri" w:hAnsi="Calibri"/>
          <w:bCs/>
          <w:sz w:val="18"/>
        </w:rPr>
        <w:t>If an Hole Static Pressure Probe is installed then select “HSPP Installed”</w:t>
      </w:r>
    </w:p>
    <w:p w14:paraId="4D5FB5CF" w14:textId="77777777" w:rsidR="00091AB8" w:rsidRPr="00037D28" w:rsidRDefault="00091AB8" w:rsidP="00565BEE">
      <w:pPr>
        <w:numPr>
          <w:ilvl w:val="0"/>
          <w:numId w:val="15"/>
        </w:numPr>
        <w:ind w:left="1080"/>
        <w:rPr>
          <w:rFonts w:ascii="Calibri" w:hAnsi="Calibri"/>
          <w:sz w:val="18"/>
        </w:rPr>
      </w:pPr>
      <w:r w:rsidRPr="00037D28">
        <w:rPr>
          <w:rFonts w:ascii="Calibri" w:hAnsi="Calibri"/>
          <w:bCs/>
          <w:sz w:val="18"/>
        </w:rPr>
        <w:t>If a Permanent Static Pressure Probe is installed then select “PSPP Installed”</w:t>
      </w:r>
    </w:p>
    <w:p w14:paraId="4D5FB5D0" w14:textId="77777777" w:rsidR="00091AB8" w:rsidRPr="00037D28" w:rsidRDefault="00091AB8" w:rsidP="00565BEE">
      <w:pPr>
        <w:numPr>
          <w:ilvl w:val="0"/>
          <w:numId w:val="15"/>
        </w:numPr>
        <w:ind w:left="1080"/>
        <w:rPr>
          <w:rFonts w:ascii="Calibri" w:hAnsi="Calibri"/>
          <w:sz w:val="18"/>
        </w:rPr>
      </w:pPr>
      <w:r w:rsidRPr="00037D28">
        <w:rPr>
          <w:rFonts w:ascii="Calibri" w:hAnsi="Calibri"/>
          <w:sz w:val="18"/>
        </w:rPr>
        <w:t>If the system is configured such that an HSPP nor PSPP can be installed, an alternate location that provides access for making supply plenum pressure measurement may be used.  Select “An alternative location has been provided and clearly labeled.”</w:t>
      </w:r>
    </w:p>
    <w:p w14:paraId="4D5FB5D1" w14:textId="77777777" w:rsidR="00091AB8" w:rsidRPr="00037D28" w:rsidRDefault="00091AB8" w:rsidP="00565BEE">
      <w:pPr>
        <w:numPr>
          <w:ilvl w:val="0"/>
          <w:numId w:val="15"/>
        </w:numPr>
        <w:ind w:left="1080"/>
        <w:rPr>
          <w:rFonts w:ascii="Calibri" w:hAnsi="Calibri"/>
          <w:sz w:val="18"/>
        </w:rPr>
      </w:pPr>
      <w:r w:rsidRPr="00037D28">
        <w:rPr>
          <w:rFonts w:ascii="Calibri" w:hAnsi="Calibri"/>
          <w:sz w:val="18"/>
        </w:rPr>
        <w:t>If the system is such that an HSPP or PSPP is not applicable, select “HSPP/PSPP are not applicable to this system”.</w:t>
      </w:r>
    </w:p>
    <w:p w14:paraId="4D5FB5D2" w14:textId="77777777" w:rsidR="00091AB8" w:rsidRPr="00037D28" w:rsidRDefault="00091AB8" w:rsidP="00091AB8">
      <w:pPr>
        <w:ind w:left="720"/>
        <w:rPr>
          <w:rFonts w:ascii="Calibri" w:hAnsi="Calibri"/>
          <w:bCs/>
          <w:sz w:val="18"/>
        </w:rPr>
      </w:pPr>
    </w:p>
    <w:p w14:paraId="4D5FB5D3" w14:textId="3828ADE6" w:rsidR="00091AB8" w:rsidRPr="00037D28" w:rsidRDefault="00091AB8" w:rsidP="00B64EE5">
      <w:pPr>
        <w:keepNext/>
        <w:rPr>
          <w:rFonts w:asciiTheme="minorHAnsi" w:hAnsiTheme="minorHAnsi"/>
          <w:b/>
          <w:sz w:val="18"/>
          <w:szCs w:val="18"/>
        </w:rPr>
      </w:pPr>
      <w:r w:rsidRPr="00037D28">
        <w:rPr>
          <w:rFonts w:asciiTheme="minorHAnsi" w:hAnsiTheme="minorHAnsi"/>
          <w:b/>
          <w:sz w:val="18"/>
          <w:szCs w:val="18"/>
        </w:rPr>
        <w:lastRenderedPageBreak/>
        <w:t>Section C. Airflow Rate Measurement Apparatus and Procedure Information</w:t>
      </w:r>
    </w:p>
    <w:p w14:paraId="4D5FB5D5" w14:textId="4B8DE090" w:rsidR="00091AB8" w:rsidRPr="00037D28" w:rsidDel="00E1065B" w:rsidRDefault="00091AB8" w:rsidP="00DF5845">
      <w:pPr>
        <w:keepNext/>
        <w:numPr>
          <w:ilvl w:val="0"/>
          <w:numId w:val="32"/>
        </w:numPr>
        <w:ind w:left="360"/>
        <w:rPr>
          <w:rFonts w:ascii="Calibri" w:hAnsi="Calibri"/>
          <w:i/>
          <w:sz w:val="18"/>
        </w:rPr>
      </w:pPr>
      <w:r w:rsidRPr="00037D28">
        <w:rPr>
          <w:rFonts w:asciiTheme="minorHAnsi" w:hAnsiTheme="minorHAnsi"/>
          <w:i/>
          <w:sz w:val="18"/>
          <w:szCs w:val="18"/>
        </w:rPr>
        <w:t xml:space="preserve">Airflow Rate Measurement Type </w:t>
      </w:r>
      <w:r w:rsidR="00B64EE5" w:rsidRPr="00037D28">
        <w:rPr>
          <w:rFonts w:asciiTheme="minorHAnsi" w:hAnsiTheme="minorHAnsi"/>
          <w:i/>
          <w:sz w:val="18"/>
          <w:szCs w:val="18"/>
        </w:rPr>
        <w:t>U</w:t>
      </w:r>
      <w:r w:rsidRPr="00037D28">
        <w:rPr>
          <w:rFonts w:asciiTheme="minorHAnsi" w:hAnsiTheme="minorHAnsi"/>
          <w:i/>
          <w:sz w:val="18"/>
          <w:szCs w:val="18"/>
        </w:rPr>
        <w:t xml:space="preserve">sed for this </w:t>
      </w:r>
      <w:r w:rsidR="00B64EE5" w:rsidRPr="00037D28">
        <w:rPr>
          <w:rFonts w:asciiTheme="minorHAnsi" w:hAnsiTheme="minorHAnsi"/>
          <w:i/>
          <w:sz w:val="18"/>
          <w:szCs w:val="18"/>
        </w:rPr>
        <w:t>A</w:t>
      </w:r>
      <w:r w:rsidRPr="00037D28">
        <w:rPr>
          <w:rFonts w:asciiTheme="minorHAnsi" w:hAnsiTheme="minorHAnsi"/>
          <w:i/>
          <w:sz w:val="18"/>
          <w:szCs w:val="18"/>
        </w:rPr>
        <w:t xml:space="preserve">irflow </w:t>
      </w:r>
      <w:r w:rsidR="00B64EE5" w:rsidRPr="00037D28">
        <w:rPr>
          <w:rFonts w:asciiTheme="minorHAnsi" w:hAnsiTheme="minorHAnsi"/>
          <w:i/>
          <w:sz w:val="18"/>
          <w:szCs w:val="18"/>
        </w:rPr>
        <w:t>R</w:t>
      </w:r>
      <w:r w:rsidRPr="00037D28">
        <w:rPr>
          <w:rFonts w:asciiTheme="minorHAnsi" w:hAnsiTheme="minorHAnsi"/>
          <w:i/>
          <w:sz w:val="18"/>
          <w:szCs w:val="18"/>
        </w:rPr>
        <w:t xml:space="preserve">ate </w:t>
      </w:r>
      <w:r w:rsidR="00B64EE5" w:rsidRPr="00037D28">
        <w:rPr>
          <w:rFonts w:asciiTheme="minorHAnsi" w:hAnsiTheme="minorHAnsi"/>
          <w:i/>
          <w:sz w:val="18"/>
          <w:szCs w:val="18"/>
        </w:rPr>
        <w:t>V</w:t>
      </w:r>
      <w:r w:rsidRPr="00037D28">
        <w:rPr>
          <w:rFonts w:asciiTheme="minorHAnsi" w:hAnsiTheme="minorHAnsi"/>
          <w:i/>
          <w:sz w:val="18"/>
          <w:szCs w:val="18"/>
        </w:rPr>
        <w:t>erification:</w:t>
      </w:r>
      <w:r w:rsidRPr="00037D28">
        <w:rPr>
          <w:rFonts w:asciiTheme="minorHAnsi" w:hAnsiTheme="minorHAnsi"/>
          <w:sz w:val="18"/>
          <w:szCs w:val="18"/>
        </w:rPr>
        <w:t xml:space="preserve"> </w:t>
      </w:r>
      <w:r w:rsidRPr="00037D28">
        <w:rPr>
          <w:rFonts w:ascii="Calibri" w:hAnsi="Calibri"/>
          <w:sz w:val="18"/>
        </w:rPr>
        <w:t>Select the appropriate airflow test procedure from the following options for the method used to determine actual fan air flow</w:t>
      </w:r>
      <w:r w:rsidRPr="00037D28">
        <w:rPr>
          <w:rFonts w:ascii="Calibri" w:hAnsi="Calibri"/>
          <w:i/>
          <w:sz w:val="18"/>
        </w:rPr>
        <w:t>:</w:t>
      </w:r>
    </w:p>
    <w:p w14:paraId="4D5FB5D6" w14:textId="77777777" w:rsidR="00091AB8" w:rsidRPr="00037D28" w:rsidDel="00E1065B" w:rsidRDefault="00091AB8" w:rsidP="00565BEE">
      <w:pPr>
        <w:keepNext/>
        <w:numPr>
          <w:ilvl w:val="1"/>
          <w:numId w:val="32"/>
        </w:numPr>
        <w:ind w:left="1080"/>
        <w:rPr>
          <w:rFonts w:ascii="Calibri" w:hAnsi="Calibri"/>
          <w:sz w:val="18"/>
        </w:rPr>
      </w:pPr>
      <w:r w:rsidRPr="00037D28">
        <w:rPr>
          <w:rFonts w:ascii="Calibri" w:hAnsi="Calibri"/>
          <w:sz w:val="18"/>
        </w:rPr>
        <w:t>Diagnostic Fan Flow Using Fan Flow Meter (aka Plenum Pressure Matching) according to the procedures in RA3.3.3.1.1</w:t>
      </w:r>
    </w:p>
    <w:p w14:paraId="4D5FB5D7" w14:textId="77777777" w:rsidR="00091AB8" w:rsidRPr="00037D28" w:rsidDel="00E1065B" w:rsidRDefault="00091AB8" w:rsidP="00565BEE">
      <w:pPr>
        <w:keepNext/>
        <w:numPr>
          <w:ilvl w:val="1"/>
          <w:numId w:val="32"/>
        </w:numPr>
        <w:ind w:left="1080"/>
        <w:rPr>
          <w:rFonts w:ascii="Calibri" w:hAnsi="Calibri"/>
          <w:sz w:val="18"/>
        </w:rPr>
      </w:pPr>
      <w:r w:rsidRPr="00037D28">
        <w:rPr>
          <w:rFonts w:ascii="Calibri" w:hAnsi="Calibri"/>
          <w:sz w:val="18"/>
        </w:rPr>
        <w:t>Diagnostic Fan Flow Using Flow Grid Measurement according to the procedures in RA3.3.3.1.2</w:t>
      </w:r>
    </w:p>
    <w:p w14:paraId="4D5FB5D8" w14:textId="77777777" w:rsidR="00091AB8" w:rsidRPr="00037D28" w:rsidDel="00E1065B" w:rsidRDefault="00091AB8" w:rsidP="00565BEE">
      <w:pPr>
        <w:keepNext/>
        <w:numPr>
          <w:ilvl w:val="1"/>
          <w:numId w:val="32"/>
        </w:numPr>
        <w:ind w:left="1080"/>
        <w:rPr>
          <w:rFonts w:ascii="Calibri" w:hAnsi="Calibri"/>
          <w:sz w:val="18"/>
        </w:rPr>
      </w:pPr>
      <w:r w:rsidRPr="00037D28">
        <w:rPr>
          <w:rFonts w:ascii="Calibri" w:hAnsi="Calibri"/>
          <w:sz w:val="18"/>
        </w:rPr>
        <w:t>Diagnostic Fan Flow Using Powered Flow Capture Hood according to the procedures in RA3.3.3.1.3</w:t>
      </w:r>
    </w:p>
    <w:p w14:paraId="4D5FB5D9" w14:textId="77777777" w:rsidR="00091AB8" w:rsidRPr="00037D28" w:rsidRDefault="00091AB8" w:rsidP="00565BEE">
      <w:pPr>
        <w:keepNext/>
        <w:numPr>
          <w:ilvl w:val="1"/>
          <w:numId w:val="32"/>
        </w:numPr>
        <w:ind w:left="1080"/>
        <w:rPr>
          <w:rFonts w:ascii="Calibri" w:hAnsi="Calibri"/>
          <w:sz w:val="18"/>
        </w:rPr>
      </w:pPr>
      <w:r w:rsidRPr="00037D28">
        <w:rPr>
          <w:rFonts w:ascii="Calibri" w:hAnsi="Calibri"/>
          <w:sz w:val="18"/>
        </w:rPr>
        <w:t>Diagnostic Fan Flow Using Traditional Flow Capture Hood according to the procedures in RA3.3.3.1.4</w:t>
      </w:r>
      <w:r w:rsidRPr="00037D28">
        <w:rPr>
          <w:rFonts w:ascii="Calibri" w:hAnsi="Calibri"/>
          <w:sz w:val="18"/>
        </w:rPr>
        <w:tab/>
      </w:r>
    </w:p>
    <w:p w14:paraId="4D5FB5DA" w14:textId="77777777" w:rsidR="00091AB8" w:rsidRPr="00037D28" w:rsidRDefault="00091AB8" w:rsidP="00B64EE5">
      <w:pPr>
        <w:keepNext/>
        <w:numPr>
          <w:ilvl w:val="0"/>
          <w:numId w:val="32"/>
        </w:numPr>
        <w:ind w:left="360"/>
        <w:rPr>
          <w:rFonts w:asciiTheme="minorHAnsi" w:hAnsiTheme="minorHAnsi"/>
          <w:i/>
          <w:sz w:val="18"/>
          <w:szCs w:val="18"/>
        </w:rPr>
      </w:pPr>
      <w:r w:rsidRPr="00037D28">
        <w:rPr>
          <w:rFonts w:asciiTheme="minorHAnsi" w:hAnsiTheme="minorHAnsi"/>
          <w:i/>
          <w:sz w:val="18"/>
          <w:szCs w:val="18"/>
        </w:rPr>
        <w:t xml:space="preserve">Manufacturer of Airflow Measurement Apparatus: </w:t>
      </w:r>
      <w:r w:rsidRPr="00037D28">
        <w:rPr>
          <w:rFonts w:asciiTheme="minorHAnsi" w:hAnsiTheme="minorHAnsi"/>
          <w:sz w:val="18"/>
          <w:szCs w:val="18"/>
        </w:rPr>
        <w:t>Enter the</w:t>
      </w:r>
      <w:r w:rsidRPr="00037D28">
        <w:rPr>
          <w:rFonts w:asciiTheme="minorHAnsi" w:hAnsiTheme="minorHAnsi"/>
          <w:i/>
          <w:sz w:val="18"/>
          <w:szCs w:val="18"/>
        </w:rPr>
        <w:t xml:space="preserve"> </w:t>
      </w:r>
      <w:r w:rsidRPr="00037D28">
        <w:rPr>
          <w:rFonts w:asciiTheme="minorHAnsi" w:hAnsiTheme="minorHAnsi"/>
          <w:sz w:val="18"/>
          <w:szCs w:val="18"/>
        </w:rPr>
        <w:t xml:space="preserve">name of the manufacturer of the airflow measurement tool used to measure the airflow for this test. </w:t>
      </w:r>
    </w:p>
    <w:p w14:paraId="4D5FB5DB" w14:textId="77777777" w:rsidR="00091AB8" w:rsidRPr="00037D28" w:rsidRDefault="00091AB8" w:rsidP="003E2FCD">
      <w:pPr>
        <w:keepNext/>
        <w:numPr>
          <w:ilvl w:val="0"/>
          <w:numId w:val="32"/>
        </w:numPr>
        <w:ind w:left="360"/>
        <w:rPr>
          <w:rFonts w:asciiTheme="minorHAnsi" w:hAnsiTheme="minorHAnsi"/>
          <w:i/>
          <w:sz w:val="18"/>
          <w:szCs w:val="18"/>
        </w:rPr>
      </w:pPr>
      <w:r w:rsidRPr="00037D28">
        <w:rPr>
          <w:rFonts w:asciiTheme="minorHAnsi" w:hAnsiTheme="minorHAnsi"/>
          <w:i/>
          <w:sz w:val="18"/>
          <w:szCs w:val="18"/>
        </w:rPr>
        <w:t xml:space="preserve">Model number of Airflow Measurement Apparatus: </w:t>
      </w:r>
      <w:r w:rsidRPr="00037D28">
        <w:rPr>
          <w:rFonts w:asciiTheme="minorHAnsi" w:hAnsiTheme="minorHAnsi"/>
          <w:sz w:val="18"/>
          <w:szCs w:val="18"/>
        </w:rPr>
        <w:t>Enter the</w:t>
      </w:r>
      <w:r w:rsidRPr="00037D28">
        <w:rPr>
          <w:rFonts w:asciiTheme="minorHAnsi" w:hAnsiTheme="minorHAnsi"/>
          <w:i/>
          <w:sz w:val="18"/>
          <w:szCs w:val="18"/>
        </w:rPr>
        <w:t xml:space="preserve"> </w:t>
      </w:r>
      <w:r w:rsidRPr="00037D28">
        <w:rPr>
          <w:rFonts w:asciiTheme="minorHAnsi" w:hAnsiTheme="minorHAnsi"/>
          <w:sz w:val="18"/>
          <w:szCs w:val="18"/>
        </w:rPr>
        <w:t>model number of the airflow measurement tool used to measure the airflow for this test.</w:t>
      </w:r>
      <w:r w:rsidRPr="00037D28">
        <w:rPr>
          <w:sz w:val="18"/>
        </w:rPr>
        <w:t xml:space="preserve"> </w:t>
      </w:r>
    </w:p>
    <w:p w14:paraId="4D5FB5DC" w14:textId="7258DA6D" w:rsidR="00091AB8" w:rsidRPr="00037D28" w:rsidRDefault="00091AB8" w:rsidP="003E2FCD">
      <w:pPr>
        <w:keepNext/>
        <w:numPr>
          <w:ilvl w:val="0"/>
          <w:numId w:val="32"/>
        </w:numPr>
        <w:ind w:left="360"/>
        <w:rPr>
          <w:rFonts w:ascii="Calibri" w:hAnsi="Calibri"/>
          <w:i/>
          <w:sz w:val="18"/>
        </w:rPr>
      </w:pPr>
      <w:r w:rsidRPr="00037D28">
        <w:rPr>
          <w:rFonts w:asciiTheme="minorHAnsi" w:hAnsiTheme="minorHAnsi"/>
          <w:i/>
          <w:sz w:val="18"/>
          <w:szCs w:val="18"/>
        </w:rPr>
        <w:t xml:space="preserve">Certification Status of the Airflow Measurement Apparatus Accuracy: </w:t>
      </w:r>
      <w:r w:rsidRPr="00037D28">
        <w:rPr>
          <w:rFonts w:asciiTheme="minorHAnsi" w:hAnsiTheme="minorHAnsi"/>
          <w:sz w:val="18"/>
          <w:szCs w:val="18"/>
        </w:rPr>
        <w:t>The measurement apparatus used to perform</w:t>
      </w:r>
      <w:r w:rsidR="00B74245" w:rsidRPr="00037D28">
        <w:rPr>
          <w:rFonts w:asciiTheme="minorHAnsi" w:hAnsiTheme="minorHAnsi"/>
          <w:sz w:val="18"/>
          <w:szCs w:val="18"/>
        </w:rPr>
        <w:t xml:space="preserve"> </w:t>
      </w:r>
      <w:r w:rsidRPr="00037D28">
        <w:rPr>
          <w:rFonts w:asciiTheme="minorHAnsi" w:hAnsiTheme="minorHAnsi"/>
          <w:sz w:val="18"/>
          <w:szCs w:val="18"/>
        </w:rPr>
        <w:t>a</w:t>
      </w:r>
      <w:r w:rsidR="00B74245" w:rsidRPr="00037D28">
        <w:rPr>
          <w:rFonts w:asciiTheme="minorHAnsi" w:hAnsiTheme="minorHAnsi"/>
          <w:sz w:val="18"/>
          <w:szCs w:val="18"/>
        </w:rPr>
        <w:t>n</w:t>
      </w:r>
      <w:r w:rsidRPr="00037D28">
        <w:rPr>
          <w:rFonts w:asciiTheme="minorHAnsi" w:hAnsiTheme="minorHAnsi"/>
          <w:sz w:val="18"/>
          <w:szCs w:val="18"/>
        </w:rPr>
        <w:t xml:space="preserve"> airflow verification measurements must appear on the CEC list of approved devices found at</w:t>
      </w:r>
      <w:r w:rsidR="00565BEE">
        <w:rPr>
          <w:rFonts w:asciiTheme="minorHAnsi" w:hAnsiTheme="minorHAnsi"/>
          <w:sz w:val="18"/>
          <w:szCs w:val="18"/>
        </w:rPr>
        <w:t>:</w:t>
      </w:r>
      <w:hyperlink r:id="rId15" w:history="1">
        <w:r w:rsidR="00632836" w:rsidRPr="00037D28">
          <w:rPr>
            <w:rStyle w:val="Hyperlink"/>
            <w:rFonts w:asciiTheme="minorHAnsi" w:hAnsiTheme="minorHAnsi"/>
            <w:sz w:val="18"/>
            <w:szCs w:val="18"/>
          </w:rPr>
          <w:t>http://www.energy.ca.gov/</w:t>
        </w:r>
        <w:r w:rsidR="00B74245" w:rsidRPr="00037D28">
          <w:rPr>
            <w:rStyle w:val="Hyperlink"/>
            <w:rFonts w:asciiTheme="minorHAnsi" w:hAnsiTheme="minorHAnsi"/>
            <w:sz w:val="18"/>
            <w:szCs w:val="18"/>
          </w:rPr>
          <w:t>title24/equipment_cert/ama_fas/index.html</w:t>
        </w:r>
      </w:hyperlink>
      <w:r w:rsidRPr="00037D28">
        <w:rPr>
          <w:rFonts w:asciiTheme="minorHAnsi" w:hAnsiTheme="minorHAnsi"/>
          <w:sz w:val="18"/>
          <w:szCs w:val="18"/>
        </w:rPr>
        <w:t xml:space="preserve">, if this is true, select “Certified”, otherwise select “Not Certified”. The latter choice will not allow the system to pass until a certified device is used. </w:t>
      </w:r>
      <w:r w:rsidRPr="00037D28">
        <w:rPr>
          <w:rFonts w:ascii="Calibri" w:hAnsi="Calibri"/>
          <w:i/>
          <w:sz w:val="18"/>
        </w:rPr>
        <w:t xml:space="preserve">    </w:t>
      </w:r>
    </w:p>
    <w:p w14:paraId="4D5FB5DD" w14:textId="77777777" w:rsidR="00091AB8" w:rsidRPr="00037D28" w:rsidRDefault="00091AB8" w:rsidP="00091AB8">
      <w:pPr>
        <w:rPr>
          <w:rFonts w:ascii="Calibri" w:hAnsi="Calibri"/>
          <w:b/>
          <w:bCs/>
          <w:i/>
          <w:sz w:val="18"/>
        </w:rPr>
      </w:pPr>
    </w:p>
    <w:p w14:paraId="4D5FB5DE" w14:textId="5425B179" w:rsidR="00091AB8" w:rsidRPr="00037D28" w:rsidRDefault="00091AB8" w:rsidP="00091AB8">
      <w:pPr>
        <w:keepNext/>
        <w:rPr>
          <w:rFonts w:asciiTheme="minorHAnsi" w:hAnsiTheme="minorHAnsi"/>
          <w:b/>
          <w:sz w:val="18"/>
          <w:szCs w:val="18"/>
        </w:rPr>
      </w:pPr>
      <w:r w:rsidRPr="00037D28">
        <w:rPr>
          <w:rFonts w:ascii="Calibri" w:hAnsi="Calibri"/>
          <w:b/>
          <w:sz w:val="18"/>
        </w:rPr>
        <w:t xml:space="preserve">Section </w:t>
      </w:r>
      <w:r w:rsidRPr="00037D28">
        <w:rPr>
          <w:rFonts w:asciiTheme="minorHAnsi" w:hAnsiTheme="minorHAnsi"/>
          <w:b/>
          <w:sz w:val="18"/>
          <w:szCs w:val="18"/>
        </w:rPr>
        <w:t>D. Forced Air System Airflow Rate Measurement</w:t>
      </w:r>
    </w:p>
    <w:p w14:paraId="4D5FB5DF" w14:textId="55C07332" w:rsidR="00091AB8" w:rsidRPr="00037D28" w:rsidRDefault="00091AB8" w:rsidP="00091AB8">
      <w:pPr>
        <w:numPr>
          <w:ilvl w:val="0"/>
          <w:numId w:val="33"/>
        </w:numPr>
        <w:rPr>
          <w:rFonts w:ascii="Calibri" w:hAnsi="Calibri"/>
          <w:i/>
          <w:sz w:val="18"/>
        </w:rPr>
      </w:pPr>
      <w:r w:rsidRPr="00037D28">
        <w:rPr>
          <w:rFonts w:ascii="Calibri" w:hAnsi="Calibri"/>
          <w:i/>
          <w:sz w:val="18"/>
        </w:rPr>
        <w:t xml:space="preserve">Actual System Airflow Rate Measurement (cfm): </w:t>
      </w:r>
      <w:r w:rsidRPr="00037D28">
        <w:rPr>
          <w:rFonts w:ascii="Calibri" w:hAnsi="Calibri"/>
          <w:sz w:val="18"/>
        </w:rPr>
        <w:t>Enter the actual tested value of the airflow measured using the apparatus specified above.</w:t>
      </w:r>
    </w:p>
    <w:p w14:paraId="4D5FB5E0" w14:textId="77777777" w:rsidR="00091AB8" w:rsidRPr="00037D28" w:rsidRDefault="00091AB8" w:rsidP="00091AB8">
      <w:pPr>
        <w:rPr>
          <w:rFonts w:ascii="Calibri" w:hAnsi="Calibri"/>
          <w:sz w:val="18"/>
        </w:rPr>
      </w:pPr>
    </w:p>
    <w:p w14:paraId="4D5FB5E1" w14:textId="77777777" w:rsidR="00091AB8" w:rsidRPr="00037D28" w:rsidRDefault="00091AB8" w:rsidP="00091AB8">
      <w:pPr>
        <w:rPr>
          <w:rFonts w:ascii="Calibri" w:hAnsi="Calibri"/>
          <w:b/>
          <w:sz w:val="18"/>
        </w:rPr>
      </w:pPr>
      <w:r w:rsidRPr="00037D28">
        <w:rPr>
          <w:rFonts w:ascii="Calibri" w:hAnsi="Calibri"/>
          <w:b/>
          <w:sz w:val="18"/>
          <w:szCs w:val="28"/>
        </w:rPr>
        <w:t xml:space="preserve">Section </w:t>
      </w:r>
      <w:r w:rsidRPr="00037D28">
        <w:rPr>
          <w:rFonts w:asciiTheme="minorHAnsi" w:hAnsiTheme="minorHAnsi"/>
          <w:b/>
          <w:sz w:val="18"/>
          <w:szCs w:val="18"/>
        </w:rPr>
        <w:t>E. Additional Requirements</w:t>
      </w:r>
      <w:r w:rsidRPr="00037D28" w:rsidDel="0061750C">
        <w:rPr>
          <w:rFonts w:ascii="Calibri" w:hAnsi="Calibri"/>
          <w:b/>
          <w:sz w:val="18"/>
          <w:szCs w:val="28"/>
        </w:rPr>
        <w:t xml:space="preserve"> </w:t>
      </w:r>
    </w:p>
    <w:p w14:paraId="4D5FB5E2" w14:textId="77777777" w:rsidR="00091AB8" w:rsidRPr="00037D28" w:rsidRDefault="00091AB8" w:rsidP="00091AB8">
      <w:pPr>
        <w:numPr>
          <w:ilvl w:val="0"/>
          <w:numId w:val="34"/>
        </w:numPr>
        <w:ind w:left="360" w:hanging="360"/>
        <w:rPr>
          <w:rFonts w:asciiTheme="minorHAnsi" w:hAnsiTheme="minorHAnsi"/>
          <w:sz w:val="18"/>
        </w:rPr>
      </w:pPr>
      <w:r w:rsidRPr="00037D28">
        <w:rPr>
          <w:rFonts w:asciiTheme="minorHAnsi" w:hAnsiTheme="minorHAnsi"/>
          <w:sz w:val="18"/>
        </w:rPr>
        <w:t>This field must be a true statement (or not applicable) for the system to comply.</w:t>
      </w:r>
    </w:p>
    <w:p w14:paraId="4D5FB5E3" w14:textId="77777777" w:rsidR="00091AB8" w:rsidRPr="00037D28" w:rsidRDefault="00091AB8" w:rsidP="00091AB8">
      <w:pPr>
        <w:numPr>
          <w:ilvl w:val="0"/>
          <w:numId w:val="34"/>
        </w:numPr>
        <w:ind w:left="360" w:hanging="360"/>
        <w:rPr>
          <w:rFonts w:asciiTheme="minorHAnsi" w:hAnsiTheme="minorHAnsi"/>
          <w:sz w:val="18"/>
        </w:rPr>
      </w:pPr>
      <w:r w:rsidRPr="00037D28">
        <w:rPr>
          <w:rFonts w:asciiTheme="minorHAnsi" w:hAnsiTheme="minorHAnsi"/>
          <w:sz w:val="18"/>
        </w:rPr>
        <w:t>This field must be a true statement (or not applicable) for the system to comply.</w:t>
      </w:r>
    </w:p>
    <w:p w14:paraId="4D5FB5E4" w14:textId="77777777" w:rsidR="00091AB8" w:rsidRPr="00037D28" w:rsidRDefault="00091AB8" w:rsidP="00091AB8">
      <w:pPr>
        <w:numPr>
          <w:ilvl w:val="0"/>
          <w:numId w:val="34"/>
        </w:numPr>
        <w:ind w:left="360" w:hanging="360"/>
        <w:rPr>
          <w:rFonts w:asciiTheme="minorHAnsi" w:hAnsiTheme="minorHAnsi"/>
          <w:sz w:val="18"/>
        </w:rPr>
      </w:pPr>
      <w:r w:rsidRPr="00037D28">
        <w:rPr>
          <w:rFonts w:asciiTheme="minorHAnsi" w:hAnsiTheme="minorHAnsi"/>
          <w:sz w:val="18"/>
        </w:rPr>
        <w:t>This field must be a true statement (or not applicable) for the system to comply.</w:t>
      </w:r>
    </w:p>
    <w:p w14:paraId="4D5FB5E5" w14:textId="77777777" w:rsidR="00091AB8" w:rsidRPr="00037D28" w:rsidRDefault="00091AB8" w:rsidP="00091AB8">
      <w:pPr>
        <w:numPr>
          <w:ilvl w:val="0"/>
          <w:numId w:val="34"/>
        </w:numPr>
        <w:ind w:left="360" w:hanging="360"/>
        <w:rPr>
          <w:rFonts w:asciiTheme="minorHAnsi" w:hAnsiTheme="minorHAnsi"/>
          <w:sz w:val="18"/>
        </w:rPr>
      </w:pPr>
      <w:r w:rsidRPr="00037D28">
        <w:rPr>
          <w:rFonts w:asciiTheme="minorHAnsi" w:hAnsiTheme="minorHAnsi"/>
          <w:sz w:val="18"/>
        </w:rPr>
        <w:t>This field must be a true statement (or not applicable) for the system to comply.</w:t>
      </w:r>
    </w:p>
    <w:p w14:paraId="4D5FB5E6" w14:textId="77777777" w:rsidR="00091AB8" w:rsidRPr="00037D28" w:rsidRDefault="00091AB8" w:rsidP="00091AB8">
      <w:pPr>
        <w:numPr>
          <w:ilvl w:val="0"/>
          <w:numId w:val="34"/>
        </w:numPr>
        <w:ind w:left="360" w:hanging="360"/>
        <w:rPr>
          <w:rFonts w:asciiTheme="minorHAnsi" w:hAnsiTheme="minorHAnsi"/>
          <w:sz w:val="18"/>
        </w:rPr>
      </w:pPr>
      <w:r w:rsidRPr="00037D28">
        <w:rPr>
          <w:rFonts w:asciiTheme="minorHAnsi" w:hAnsiTheme="minorHAnsi"/>
          <w:sz w:val="18"/>
        </w:rPr>
        <w:t>This field must be a true statement (or not applicable) for the system to comply.</w:t>
      </w:r>
    </w:p>
    <w:p w14:paraId="4D5FB5E7" w14:textId="77777777" w:rsidR="00091AB8" w:rsidRPr="00037D28" w:rsidRDefault="00091AB8" w:rsidP="00091AB8">
      <w:pPr>
        <w:numPr>
          <w:ilvl w:val="0"/>
          <w:numId w:val="34"/>
        </w:numPr>
        <w:ind w:left="360" w:hanging="360"/>
        <w:rPr>
          <w:rFonts w:asciiTheme="minorHAnsi" w:hAnsiTheme="minorHAnsi"/>
          <w:sz w:val="18"/>
        </w:rPr>
      </w:pPr>
      <w:r w:rsidRPr="00037D28">
        <w:rPr>
          <w:rFonts w:asciiTheme="minorHAnsi" w:hAnsiTheme="minorHAnsi"/>
          <w:sz w:val="18"/>
        </w:rPr>
        <w:t>This field must be a true statement (or not applicable) for the system to comply.</w:t>
      </w:r>
    </w:p>
    <w:p w14:paraId="4D5FB5E8" w14:textId="77777777" w:rsidR="00091AB8" w:rsidRPr="00CB33D5" w:rsidRDefault="00091AB8" w:rsidP="00DA2B2D">
      <w:pPr>
        <w:rPr>
          <w:rFonts w:ascii="Calibri" w:hAnsi="Calibri"/>
        </w:rPr>
      </w:pPr>
    </w:p>
    <w:p w14:paraId="4D5FB5E9" w14:textId="77777777" w:rsidR="00BF6BCB" w:rsidRPr="00D83E48" w:rsidRDefault="00BF6BCB" w:rsidP="0009456E">
      <w:pPr>
        <w:rPr>
          <w:rFonts w:ascii="Calibri" w:hAnsi="Calibri"/>
        </w:rPr>
      </w:pPr>
    </w:p>
    <w:p w14:paraId="4D5FB5EA" w14:textId="77777777" w:rsidR="00BF6BCB" w:rsidRPr="00D83E48" w:rsidRDefault="00BF6BCB" w:rsidP="0009456E">
      <w:pPr>
        <w:rPr>
          <w:rFonts w:ascii="Calibri" w:hAnsi="Calibri"/>
        </w:rPr>
      </w:pPr>
    </w:p>
    <w:p w14:paraId="4D5FB5EB" w14:textId="77777777" w:rsidR="00BF6BCB" w:rsidRPr="00D83E48" w:rsidRDefault="00BF6BCB" w:rsidP="0009456E">
      <w:pPr>
        <w:rPr>
          <w:rFonts w:ascii="Calibri" w:hAnsi="Calibri"/>
        </w:rPr>
        <w:sectPr w:rsidR="00BF6BCB" w:rsidRPr="00D83E48" w:rsidSect="00CD2FF0">
          <w:headerReference w:type="even" r:id="rId16"/>
          <w:headerReference w:type="default" r:id="rId17"/>
          <w:footerReference w:type="default" r:id="rId18"/>
          <w:headerReference w:type="first" r:id="rId19"/>
          <w:footerReference w:type="first" r:id="rId20"/>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8666CA" w:rsidRPr="00966F61" w14:paraId="4D5FB5ED" w14:textId="77777777" w:rsidTr="008666CA">
        <w:trPr>
          <w:cantSplit/>
          <w:trHeight w:val="144"/>
        </w:trPr>
        <w:tc>
          <w:tcPr>
            <w:tcW w:w="11030" w:type="dxa"/>
            <w:gridSpan w:val="3"/>
            <w:tcBorders>
              <w:top w:val="single" w:sz="4" w:space="0" w:color="auto"/>
            </w:tcBorders>
            <w:vAlign w:val="center"/>
          </w:tcPr>
          <w:p w14:paraId="4D5FB5EC" w14:textId="77777777" w:rsidR="008666CA" w:rsidRPr="00966F61" w:rsidRDefault="008666CA" w:rsidP="008666CA">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8666CA" w:rsidRPr="00966F61" w14:paraId="4D5FB5F1" w14:textId="77777777" w:rsidTr="008666CA">
        <w:trPr>
          <w:cantSplit/>
          <w:trHeight w:val="144"/>
        </w:trPr>
        <w:tc>
          <w:tcPr>
            <w:tcW w:w="475" w:type="dxa"/>
            <w:vAlign w:val="center"/>
          </w:tcPr>
          <w:p w14:paraId="4D5FB5EE" w14:textId="77777777" w:rsidR="008666CA" w:rsidRPr="00966F61" w:rsidRDefault="008666CA" w:rsidP="008666CA">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4D5FB5EF" w14:textId="531018B5" w:rsidR="008666CA" w:rsidRPr="00966F61" w:rsidRDefault="008666CA" w:rsidP="008666CA">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4D5FB5F0" w14:textId="77777777" w:rsidR="008666CA" w:rsidRDefault="008666CA" w:rsidP="008666CA">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8666CA" w:rsidRPr="00966F61" w14:paraId="4D5FB5F5" w14:textId="77777777" w:rsidTr="008666CA">
        <w:trPr>
          <w:cantSplit/>
          <w:trHeight w:val="144"/>
        </w:trPr>
        <w:tc>
          <w:tcPr>
            <w:tcW w:w="475" w:type="dxa"/>
            <w:vAlign w:val="center"/>
          </w:tcPr>
          <w:p w14:paraId="4D5FB5F2" w14:textId="77777777" w:rsidR="008666CA" w:rsidRPr="00966F61" w:rsidRDefault="008666CA" w:rsidP="008666CA">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4D5FB5F3" w14:textId="2B90C5E6" w:rsidR="008666CA" w:rsidRPr="00966F61" w:rsidRDefault="008666CA" w:rsidP="008666CA">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4D5FB5F4" w14:textId="77777777" w:rsidR="008666CA" w:rsidRDefault="008666CA" w:rsidP="008666CA">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8666CA" w:rsidRPr="00966F61" w14:paraId="4D5FB5F9" w14:textId="77777777" w:rsidTr="008666CA">
        <w:trPr>
          <w:cantSplit/>
          <w:trHeight w:val="144"/>
        </w:trPr>
        <w:tc>
          <w:tcPr>
            <w:tcW w:w="475" w:type="dxa"/>
            <w:vAlign w:val="center"/>
          </w:tcPr>
          <w:p w14:paraId="4D5FB5F6" w14:textId="77777777" w:rsidR="008666CA" w:rsidRPr="00966F61" w:rsidRDefault="008666CA" w:rsidP="008666CA">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4D5FB5F7" w14:textId="66799F02" w:rsidR="008666CA" w:rsidRPr="00966F61" w:rsidRDefault="008666CA" w:rsidP="008666CA">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4D5FB5F8" w14:textId="03D5F051" w:rsidR="008666CA" w:rsidRPr="00966F61" w:rsidRDefault="008666CA" w:rsidP="00DD108B">
            <w:pPr>
              <w:rPr>
                <w:rFonts w:asciiTheme="minorHAnsi" w:hAnsiTheme="minorHAnsi"/>
                <w:sz w:val="18"/>
                <w:szCs w:val="18"/>
              </w:rPr>
            </w:pPr>
            <w:r w:rsidRPr="00966F61">
              <w:rPr>
                <w:rFonts w:asciiTheme="minorHAnsi" w:hAnsiTheme="minorHAnsi"/>
                <w:sz w:val="18"/>
                <w:szCs w:val="18"/>
              </w:rPr>
              <w:t>&lt;&lt;</w:t>
            </w:r>
            <w:del w:id="0" w:author="Shewmaker, Michael@Energy" w:date="2018-01-29T15:49:00Z">
              <w:r w:rsidDel="00DD108B">
                <w:rPr>
                  <w:rFonts w:asciiTheme="minorHAnsi" w:hAnsiTheme="minorHAnsi"/>
                  <w:sz w:val="18"/>
                  <w:szCs w:val="18"/>
                </w:rPr>
                <w:delText>User pick from list</w:delText>
              </w:r>
              <w:r w:rsidRPr="00966F61" w:rsidDel="00DD108B">
                <w:rPr>
                  <w:rFonts w:asciiTheme="minorHAnsi" w:hAnsiTheme="minorHAnsi"/>
                  <w:sz w:val="18"/>
                  <w:szCs w:val="18"/>
                </w:rPr>
                <w:delText xml:space="preserve">: </w:delText>
              </w:r>
              <w:r w:rsidDel="00DD108B">
                <w:rPr>
                  <w:rFonts w:asciiTheme="minorHAnsi" w:hAnsiTheme="minorHAnsi"/>
                  <w:sz w:val="18"/>
                  <w:szCs w:val="18"/>
                  <w:u w:val="single"/>
                </w:rPr>
                <w:delText>*</w:delText>
              </w:r>
              <w:r w:rsidRPr="00966F61" w:rsidDel="00DD108B">
                <w:rPr>
                  <w:rFonts w:asciiTheme="minorHAnsi" w:hAnsiTheme="minorHAnsi"/>
                  <w:sz w:val="18"/>
                  <w:szCs w:val="18"/>
                  <w:u w:val="single"/>
                </w:rPr>
                <w:delText>New</w:delText>
              </w:r>
              <w:r w:rsidRPr="00966F61" w:rsidDel="00DD108B">
                <w:rPr>
                  <w:rFonts w:asciiTheme="minorHAnsi" w:hAnsiTheme="minorHAnsi"/>
                  <w:sz w:val="18"/>
                  <w:szCs w:val="18"/>
                </w:rPr>
                <w:delText>; or</w:delText>
              </w:r>
              <w:r w:rsidDel="00DD108B">
                <w:rPr>
                  <w:rFonts w:asciiTheme="minorHAnsi" w:hAnsiTheme="minorHAnsi"/>
                  <w:sz w:val="18"/>
                  <w:szCs w:val="18"/>
                </w:rPr>
                <w:delText xml:space="preserve"> </w:delText>
              </w:r>
              <w:r w:rsidDel="00DD108B">
                <w:rPr>
                  <w:rFonts w:asciiTheme="minorHAnsi" w:hAnsiTheme="minorHAnsi"/>
                  <w:sz w:val="18"/>
                  <w:szCs w:val="18"/>
                  <w:u w:val="single"/>
                </w:rPr>
                <w:delText>*</w:delText>
              </w:r>
              <w:r w:rsidRPr="00966F61" w:rsidDel="00DD108B">
                <w:rPr>
                  <w:rFonts w:asciiTheme="minorHAnsi" w:hAnsiTheme="minorHAnsi"/>
                  <w:sz w:val="18"/>
                  <w:szCs w:val="18"/>
                  <w:u w:val="single"/>
                </w:rPr>
                <w:delText>Replacement</w:delText>
              </w:r>
              <w:r w:rsidRPr="00966F61" w:rsidDel="00DD108B">
                <w:rPr>
                  <w:rFonts w:asciiTheme="minorHAnsi" w:hAnsiTheme="minorHAnsi"/>
                  <w:sz w:val="18"/>
                  <w:szCs w:val="18"/>
                </w:rPr>
                <w:delText xml:space="preserve">; or </w:delText>
              </w:r>
              <w:r w:rsidDel="00DD108B">
                <w:rPr>
                  <w:rFonts w:asciiTheme="minorHAnsi" w:hAnsiTheme="minorHAnsi"/>
                  <w:sz w:val="18"/>
                  <w:szCs w:val="18"/>
                  <w:u w:val="single"/>
                </w:rPr>
                <w:delText>*</w:delText>
              </w:r>
              <w:r w:rsidRPr="00966F61" w:rsidDel="00DD108B">
                <w:rPr>
                  <w:rFonts w:asciiTheme="minorHAnsi" w:hAnsiTheme="minorHAnsi"/>
                  <w:sz w:val="18"/>
                  <w:szCs w:val="18"/>
                  <w:u w:val="single"/>
                </w:rPr>
                <w:delText>Alteration)</w:delText>
              </w:r>
            </w:del>
            <w:ins w:id="1" w:author="Shewmaker, Michael@Energy" w:date="2018-01-29T15:49:00Z">
              <w:r w:rsidR="00DD108B">
                <w:rPr>
                  <w:rFonts w:asciiTheme="minorHAnsi" w:hAnsiTheme="minorHAnsi"/>
                  <w:sz w:val="18"/>
                  <w:szCs w:val="18"/>
                </w:rPr>
                <w:t>auto filled text: referenced from CF2R-MCH-23</w:t>
              </w:r>
            </w:ins>
            <w:bookmarkStart w:id="2" w:name="_GoBack"/>
            <w:bookmarkEnd w:id="2"/>
            <w:r w:rsidRPr="00966F61">
              <w:rPr>
                <w:rFonts w:asciiTheme="minorHAnsi" w:hAnsiTheme="minorHAnsi"/>
                <w:sz w:val="18"/>
                <w:szCs w:val="18"/>
              </w:rPr>
              <w:t xml:space="preserve">&gt;&gt; </w:t>
            </w:r>
          </w:p>
        </w:tc>
      </w:tr>
      <w:tr w:rsidR="008666CA" w:rsidRPr="00966F61" w14:paraId="4D5FB5FF" w14:textId="77777777" w:rsidTr="008666CA">
        <w:trPr>
          <w:cantSplit/>
          <w:trHeight w:val="144"/>
        </w:trPr>
        <w:tc>
          <w:tcPr>
            <w:tcW w:w="475" w:type="dxa"/>
            <w:vAlign w:val="center"/>
          </w:tcPr>
          <w:p w14:paraId="4D5FB5FA" w14:textId="77777777" w:rsidR="008666CA" w:rsidRPr="00966F61" w:rsidRDefault="008666CA" w:rsidP="008666CA">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4D5FB5FB" w14:textId="62D5FB66" w:rsidR="008666CA" w:rsidRPr="00966F61" w:rsidRDefault="008666CA" w:rsidP="008666CA">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4D5FB5FC" w14:textId="77777777" w:rsidR="008666CA" w:rsidRPr="00966F61" w:rsidRDefault="008666CA" w:rsidP="008666CA">
            <w:pPr>
              <w:rPr>
                <w:rFonts w:asciiTheme="minorHAnsi" w:hAnsiTheme="minorHAnsi"/>
                <w:sz w:val="18"/>
                <w:szCs w:val="18"/>
              </w:rPr>
            </w:pPr>
            <w:r w:rsidRPr="00966F61">
              <w:rPr>
                <w:rFonts w:asciiTheme="minorHAnsi" w:hAnsiTheme="minorHAnsi"/>
                <w:sz w:val="18"/>
                <w:szCs w:val="18"/>
              </w:rPr>
              <w:t>&lt;&lt;calculated field:</w:t>
            </w:r>
          </w:p>
          <w:p w14:paraId="4D5FB5FD" w14:textId="77777777" w:rsidR="008666CA" w:rsidRPr="00966F61" w:rsidRDefault="008666CA" w:rsidP="008666CA">
            <w:pPr>
              <w:rPr>
                <w:rFonts w:asciiTheme="minorHAnsi" w:hAnsiTheme="minorHAnsi"/>
                <w:sz w:val="18"/>
                <w:szCs w:val="18"/>
              </w:rPr>
            </w:pPr>
            <w:r w:rsidRPr="00966F61">
              <w:rPr>
                <w:rFonts w:asciiTheme="minorHAnsi" w:hAnsiTheme="minorHAnsi"/>
                <w:sz w:val="18"/>
                <w:szCs w:val="18"/>
              </w:rPr>
              <w:t>if cooling system type</w:t>
            </w:r>
            <w:r w:rsidR="00DF5E13">
              <w:rPr>
                <w:rFonts w:asciiTheme="minorHAnsi" w:hAnsiTheme="minorHAnsi"/>
                <w:sz w:val="18"/>
                <w:szCs w:val="18"/>
              </w:rPr>
              <w:t xml:space="preserve"> on MCH-01</w:t>
            </w:r>
            <w:r w:rsidRPr="00966F61">
              <w:rPr>
                <w:rFonts w:asciiTheme="minorHAnsi" w:hAnsiTheme="minorHAnsi"/>
                <w:sz w:val="18"/>
                <w:szCs w:val="18"/>
              </w:rPr>
              <w:t>=NoCooling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4D5FB5FE" w14:textId="77777777" w:rsidR="008666CA" w:rsidRPr="00966F61" w:rsidRDefault="008666CA" w:rsidP="00DF5E13">
            <w:pPr>
              <w:rPr>
                <w:rFonts w:asciiTheme="minorHAnsi" w:hAnsiTheme="minorHAnsi"/>
                <w:sz w:val="18"/>
                <w:szCs w:val="18"/>
              </w:rPr>
            </w:pPr>
            <w:r w:rsidRPr="00966F61">
              <w:rPr>
                <w:rFonts w:asciiTheme="minorHAnsi" w:hAnsiTheme="minorHAnsi"/>
                <w:sz w:val="18"/>
                <w:szCs w:val="18"/>
              </w:rPr>
              <w:t xml:space="preserve">else </w:t>
            </w:r>
            <w:r w:rsidR="00DF5E13">
              <w:rPr>
                <w:rFonts w:asciiTheme="minorHAnsi" w:hAnsiTheme="minorHAnsi"/>
                <w:sz w:val="18"/>
                <w:szCs w:val="18"/>
              </w:rPr>
              <w:t xml:space="preserve"> enter the nominal ton value: </w:t>
            </w:r>
            <w:r w:rsidRPr="00966F61">
              <w:rPr>
                <w:rFonts w:asciiTheme="minorHAnsi" w:hAnsiTheme="minorHAnsi"/>
                <w:sz w:val="18"/>
                <w:szCs w:val="18"/>
              </w:rPr>
              <w:t>numeric x.x&gt;&gt;</w:t>
            </w:r>
          </w:p>
        </w:tc>
      </w:tr>
      <w:tr w:rsidR="008666CA" w:rsidRPr="00966F61" w14:paraId="4D5FB608" w14:textId="77777777" w:rsidTr="008666CA">
        <w:trPr>
          <w:cantSplit/>
          <w:trHeight w:val="144"/>
        </w:trPr>
        <w:tc>
          <w:tcPr>
            <w:tcW w:w="475" w:type="dxa"/>
            <w:vAlign w:val="center"/>
          </w:tcPr>
          <w:p w14:paraId="4D5FB600" w14:textId="77777777" w:rsidR="008666CA" w:rsidRPr="00966F61" w:rsidRDefault="008666CA" w:rsidP="008666CA">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4D5FB601" w14:textId="461A5291" w:rsidR="008666CA" w:rsidRPr="00966F61" w:rsidRDefault="008666CA" w:rsidP="008666CA">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4D5FB602" w14:textId="77777777" w:rsidR="008666CA" w:rsidRDefault="008666CA" w:rsidP="008666CA">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4D5FB603" w14:textId="77777777" w:rsidR="0096301C" w:rsidRDefault="0096301C" w:rsidP="0096301C">
            <w:pPr>
              <w:rPr>
                <w:rFonts w:asciiTheme="minorHAnsi" w:hAnsiTheme="minorHAnsi"/>
                <w:sz w:val="18"/>
                <w:szCs w:val="18"/>
              </w:rPr>
            </w:pPr>
            <w:r>
              <w:rPr>
                <w:rFonts w:asciiTheme="minorHAnsi" w:hAnsiTheme="minorHAnsi"/>
                <w:sz w:val="18"/>
                <w:szCs w:val="18"/>
              </w:rPr>
              <w:t>elsif  the condenser speed type is not  given on the MCH-01,</w:t>
            </w:r>
          </w:p>
          <w:p w14:paraId="4D5FB604" w14:textId="77777777" w:rsidR="0096301C" w:rsidRDefault="0096301C" w:rsidP="0096301C">
            <w:pPr>
              <w:rPr>
                <w:rFonts w:asciiTheme="minorHAnsi" w:hAnsiTheme="minorHAnsi"/>
                <w:sz w:val="18"/>
                <w:szCs w:val="18"/>
              </w:rPr>
            </w:pPr>
            <w:r>
              <w:rPr>
                <w:rFonts w:asciiTheme="minorHAnsi" w:hAnsiTheme="minorHAnsi"/>
                <w:sz w:val="18"/>
                <w:szCs w:val="18"/>
              </w:rPr>
              <w:t>then display text n/a –Condenser Speed requirements do not apply;</w:t>
            </w:r>
          </w:p>
          <w:p w14:paraId="4D5FB605" w14:textId="77777777" w:rsidR="008666CA" w:rsidRDefault="008666CA" w:rsidP="008666CA">
            <w:pPr>
              <w:rPr>
                <w:rFonts w:asciiTheme="minorHAnsi" w:hAnsiTheme="minorHAnsi"/>
                <w:sz w:val="18"/>
                <w:szCs w:val="18"/>
              </w:rPr>
            </w:pPr>
            <w:r>
              <w:rPr>
                <w:rFonts w:asciiTheme="minorHAnsi" w:hAnsiTheme="minorHAnsi"/>
                <w:sz w:val="18"/>
                <w:szCs w:val="18"/>
              </w:rPr>
              <w:t>elsif  the condenser speed type is given on the MCH-01,</w:t>
            </w:r>
          </w:p>
          <w:p w14:paraId="4D5FB606" w14:textId="77777777" w:rsidR="008666CA" w:rsidRDefault="008666CA" w:rsidP="008666CA">
            <w:pPr>
              <w:rPr>
                <w:rFonts w:asciiTheme="minorHAnsi" w:hAnsiTheme="minorHAnsi"/>
                <w:sz w:val="18"/>
                <w:szCs w:val="18"/>
              </w:rPr>
            </w:pPr>
            <w:r>
              <w:rPr>
                <w:rFonts w:asciiTheme="minorHAnsi" w:hAnsiTheme="minorHAnsi"/>
                <w:sz w:val="18"/>
                <w:szCs w:val="18"/>
              </w:rPr>
              <w:t xml:space="preserve"> then display value for Condenser Speed Type</w:t>
            </w:r>
          </w:p>
          <w:p w14:paraId="4D5FB607" w14:textId="77777777" w:rsidR="008666CA" w:rsidRDefault="008666CA" w:rsidP="008666CA">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MultiSpeed</w:t>
            </w:r>
            <w:r>
              <w:rPr>
                <w:rFonts w:asciiTheme="minorHAnsi" w:hAnsiTheme="minorHAnsi"/>
                <w:sz w:val="18"/>
                <w:szCs w:val="18"/>
              </w:rPr>
              <w:t>;</w:t>
            </w:r>
            <w:r w:rsidRPr="00966F61">
              <w:rPr>
                <w:rFonts w:asciiTheme="minorHAnsi" w:hAnsiTheme="minorHAnsi"/>
                <w:sz w:val="18"/>
                <w:szCs w:val="18"/>
              </w:rPr>
              <w:t xml:space="preserve"> or SingleSpeed)&gt;&gt;</w:t>
            </w:r>
          </w:p>
        </w:tc>
      </w:tr>
      <w:tr w:rsidR="008666CA" w:rsidRPr="00966F61" w14:paraId="4D5FB611" w14:textId="77777777" w:rsidTr="008666CA">
        <w:trPr>
          <w:cantSplit/>
          <w:trHeight w:val="144"/>
        </w:trPr>
        <w:tc>
          <w:tcPr>
            <w:tcW w:w="475" w:type="dxa"/>
            <w:vAlign w:val="center"/>
          </w:tcPr>
          <w:p w14:paraId="4D5FB609" w14:textId="77777777" w:rsidR="008666CA" w:rsidRPr="00966F61" w:rsidRDefault="008666CA" w:rsidP="008666CA">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4D5FB60A" w14:textId="7ADE6EB2" w:rsidR="008666CA" w:rsidRPr="00966F61" w:rsidRDefault="008666CA" w:rsidP="008666CA">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4D5FB60B" w14:textId="77777777" w:rsidR="008666CA" w:rsidRDefault="008666CA" w:rsidP="008666CA">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Pr>
                <w:rFonts w:asciiTheme="minorHAnsi" w:hAnsiTheme="minorHAnsi"/>
                <w:sz w:val="18"/>
                <w:szCs w:val="18"/>
              </w:rPr>
              <w:t xml:space="preserve"> </w:t>
            </w:r>
          </w:p>
          <w:p w14:paraId="4D5FB60C" w14:textId="77777777" w:rsidR="008666CA" w:rsidRDefault="008666CA" w:rsidP="008666CA">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4D5FB60D" w14:textId="77777777" w:rsidR="008666CA" w:rsidRDefault="008666CA" w:rsidP="008666CA">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4D5FB60E" w14:textId="77777777" w:rsidR="008666CA" w:rsidRDefault="008666CA" w:rsidP="008666CA">
            <w:pPr>
              <w:rPr>
                <w:rFonts w:asciiTheme="minorHAnsi" w:hAnsiTheme="minorHAnsi"/>
                <w:sz w:val="18"/>
                <w:szCs w:val="18"/>
              </w:rPr>
            </w:pPr>
            <w:r>
              <w:rPr>
                <w:rFonts w:asciiTheme="minorHAnsi" w:hAnsiTheme="minorHAnsi"/>
                <w:sz w:val="18"/>
                <w:szCs w:val="18"/>
              </w:rPr>
              <w:t xml:space="preserve">elsif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4D5FB60F" w14:textId="77777777" w:rsidR="008666CA" w:rsidRDefault="008666CA" w:rsidP="008666CA">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4D5FB610" w14:textId="77777777" w:rsidR="008666CA" w:rsidRDefault="008666CA" w:rsidP="008666CA">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ZonallyControlled and NotZonal)&gt;&gt;</w:t>
            </w:r>
          </w:p>
        </w:tc>
      </w:tr>
      <w:tr w:rsidR="008666CA" w:rsidRPr="00966F61" w14:paraId="4D5FB61C" w14:textId="77777777" w:rsidTr="008666CA">
        <w:trPr>
          <w:cantSplit/>
          <w:trHeight w:val="144"/>
        </w:trPr>
        <w:tc>
          <w:tcPr>
            <w:tcW w:w="475" w:type="dxa"/>
            <w:vAlign w:val="center"/>
          </w:tcPr>
          <w:p w14:paraId="4D5FB612" w14:textId="77777777" w:rsidR="008666CA" w:rsidRPr="00966F61" w:rsidRDefault="008666CA" w:rsidP="008666CA">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4D5FB613" w14:textId="4249A3B1" w:rsidR="008666CA" w:rsidRPr="00966F61" w:rsidRDefault="008666CA" w:rsidP="008666CA">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4D5FB614" w14:textId="77777777" w:rsidR="00EE167A" w:rsidRDefault="00EE167A" w:rsidP="00EE167A">
            <w:pPr>
              <w:rPr>
                <w:rFonts w:asciiTheme="minorHAnsi" w:hAnsiTheme="minorHAnsi"/>
                <w:sz w:val="18"/>
                <w:szCs w:val="18"/>
              </w:rPr>
            </w:pPr>
            <w:r>
              <w:rPr>
                <w:rFonts w:asciiTheme="minorHAnsi" w:hAnsiTheme="minorHAnsi"/>
                <w:sz w:val="18"/>
                <w:szCs w:val="18"/>
              </w:rPr>
              <w:t>&lt;&lt;calculated field:</w:t>
            </w:r>
          </w:p>
          <w:p w14:paraId="4D5FB615" w14:textId="77777777" w:rsidR="00EE167A" w:rsidRDefault="00EE167A" w:rsidP="00EE167A">
            <w:pPr>
              <w:rPr>
                <w:rFonts w:asciiTheme="minorHAnsi" w:hAnsiTheme="minorHAnsi"/>
                <w:sz w:val="18"/>
                <w:szCs w:val="18"/>
              </w:rPr>
            </w:pPr>
            <w:r>
              <w:rPr>
                <w:rFonts w:asciiTheme="minorHAnsi" w:hAnsiTheme="minorHAnsi"/>
                <w:sz w:val="18"/>
                <w:szCs w:val="18"/>
              </w:rPr>
              <w:t xml:space="preserve">reference value from MCH-01; </w:t>
            </w:r>
          </w:p>
          <w:p w14:paraId="4D5FB616" w14:textId="77777777" w:rsidR="00EE167A" w:rsidRDefault="00EE167A" w:rsidP="00EE167A">
            <w:pPr>
              <w:rPr>
                <w:rFonts w:asciiTheme="minorHAnsi" w:hAnsiTheme="minorHAnsi"/>
                <w:sz w:val="18"/>
                <w:szCs w:val="18"/>
              </w:rPr>
            </w:pPr>
            <w:r>
              <w:rPr>
                <w:rFonts w:asciiTheme="minorHAnsi" w:hAnsiTheme="minorHAnsi"/>
                <w:sz w:val="18"/>
                <w:szCs w:val="18"/>
              </w:rPr>
              <w:t xml:space="preserve">note: allowable values = </w:t>
            </w:r>
          </w:p>
          <w:p w14:paraId="4D5FB617" w14:textId="77777777" w:rsidR="00EE167A" w:rsidRDefault="00EE167A" w:rsidP="00EE167A">
            <w:pPr>
              <w:keepNext/>
              <w:rPr>
                <w:rFonts w:ascii="Calibri" w:hAnsi="Calibri"/>
                <w:sz w:val="16"/>
                <w:szCs w:val="16"/>
              </w:rPr>
            </w:pPr>
            <w:r>
              <w:rPr>
                <w:rFonts w:ascii="Calibri" w:hAnsi="Calibri"/>
                <w:sz w:val="16"/>
                <w:szCs w:val="16"/>
              </w:rPr>
              <w:t>*CFI System</w:t>
            </w:r>
          </w:p>
          <w:p w14:paraId="4D5FB61B" w14:textId="3CD6A06A" w:rsidR="008666CA" w:rsidRDefault="00EE167A" w:rsidP="008666CA">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tc>
      </w:tr>
      <w:tr w:rsidR="008666CA" w:rsidRPr="00966F61" w14:paraId="4D5FB624" w14:textId="77777777" w:rsidTr="008666CA">
        <w:trPr>
          <w:cantSplit/>
          <w:trHeight w:val="144"/>
        </w:trPr>
        <w:tc>
          <w:tcPr>
            <w:tcW w:w="475" w:type="dxa"/>
            <w:vAlign w:val="center"/>
          </w:tcPr>
          <w:p w14:paraId="4D5FB61D" w14:textId="77777777" w:rsidR="008666CA" w:rsidRPr="00966F61" w:rsidRDefault="008666CA" w:rsidP="008666CA">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4D5FB61E" w14:textId="1E198EE6" w:rsidR="008666CA" w:rsidRPr="00966F61" w:rsidRDefault="008666CA" w:rsidP="008666CA">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4D5FB61F" w14:textId="77777777" w:rsidR="008666CA" w:rsidRDefault="008666CA" w:rsidP="008666CA">
            <w:pPr>
              <w:rPr>
                <w:rFonts w:asciiTheme="minorHAnsi" w:hAnsiTheme="minorHAnsi"/>
                <w:sz w:val="18"/>
                <w:szCs w:val="18"/>
              </w:rPr>
            </w:pPr>
            <w:r w:rsidRPr="00966F61">
              <w:rPr>
                <w:rFonts w:asciiTheme="minorHAnsi" w:hAnsiTheme="minorHAnsi"/>
                <w:sz w:val="18"/>
                <w:szCs w:val="18"/>
              </w:rPr>
              <w:t>&lt;&lt;calculated field:</w:t>
            </w:r>
          </w:p>
          <w:p w14:paraId="4D5FB620" w14:textId="77777777" w:rsidR="002A4AF1" w:rsidRDefault="002A4AF1" w:rsidP="002A4AF1">
            <w:pPr>
              <w:rPr>
                <w:rFonts w:asciiTheme="minorHAnsi" w:hAnsiTheme="minorHAnsi"/>
                <w:sz w:val="18"/>
                <w:szCs w:val="18"/>
              </w:rPr>
            </w:pPr>
            <w:r>
              <w:rPr>
                <w:rFonts w:asciiTheme="minorHAnsi" w:hAnsiTheme="minorHAnsi"/>
                <w:sz w:val="18"/>
                <w:szCs w:val="18"/>
              </w:rPr>
              <w:t>As default, reference the value on the CF2R-MCH-23d;allow user to override the default value and select from list:</w:t>
            </w:r>
          </w:p>
          <w:p w14:paraId="4D5FB621" w14:textId="77777777" w:rsidR="002A4AF1" w:rsidRDefault="002A4AF1" w:rsidP="002A4AF1">
            <w:pPr>
              <w:rPr>
                <w:rFonts w:asciiTheme="minorHAnsi" w:hAnsiTheme="minorHAnsi"/>
                <w:sz w:val="18"/>
                <w:szCs w:val="18"/>
              </w:rPr>
            </w:pPr>
            <w:r>
              <w:rPr>
                <w:rFonts w:asciiTheme="minorHAnsi" w:hAnsiTheme="minorHAnsi"/>
                <w:sz w:val="18"/>
                <w:szCs w:val="18"/>
              </w:rPr>
              <w:t>*Has Bypass Duct</w:t>
            </w:r>
          </w:p>
          <w:p w14:paraId="4D5FB622" w14:textId="77777777" w:rsidR="002A4AF1" w:rsidRDefault="002A4AF1" w:rsidP="002A4AF1">
            <w:pPr>
              <w:rPr>
                <w:rFonts w:asciiTheme="minorHAnsi" w:hAnsiTheme="minorHAnsi"/>
                <w:sz w:val="18"/>
                <w:szCs w:val="18"/>
              </w:rPr>
            </w:pPr>
            <w:r>
              <w:rPr>
                <w:rFonts w:asciiTheme="minorHAnsi" w:hAnsiTheme="minorHAnsi"/>
                <w:sz w:val="18"/>
                <w:szCs w:val="18"/>
              </w:rPr>
              <w:t>*</w:t>
            </w:r>
            <w:r w:rsidRPr="00966F61">
              <w:rPr>
                <w:rFonts w:asciiTheme="minorHAnsi" w:hAnsiTheme="minorHAnsi"/>
                <w:sz w:val="18"/>
                <w:szCs w:val="18"/>
              </w:rPr>
              <w:t>No bypass duct</w:t>
            </w:r>
            <w:r>
              <w:rPr>
                <w:rFonts w:asciiTheme="minorHAnsi" w:hAnsiTheme="minorHAnsi"/>
                <w:sz w:val="18"/>
                <w:szCs w:val="18"/>
              </w:rPr>
              <w:t>;</w:t>
            </w:r>
          </w:p>
          <w:p w14:paraId="4D5FB623" w14:textId="77777777" w:rsidR="008666CA" w:rsidRPr="00966F61" w:rsidRDefault="002A4AF1" w:rsidP="002A4AF1">
            <w:pPr>
              <w:rPr>
                <w:rFonts w:asciiTheme="minorHAnsi" w:hAnsiTheme="minorHAnsi"/>
                <w:sz w:val="18"/>
                <w:szCs w:val="18"/>
              </w:rPr>
            </w:pPr>
            <w:r w:rsidRPr="00FB3D82">
              <w:rPr>
                <w:rFonts w:asciiTheme="minorHAnsi" w:hAnsiTheme="minorHAnsi"/>
                <w:sz w:val="18"/>
                <w:szCs w:val="18"/>
              </w:rPr>
              <w:t>flag non-default values and report in project status notes field; a revised CF1R may be required</w:t>
            </w:r>
            <w:r>
              <w:rPr>
                <w:rFonts w:asciiTheme="minorHAnsi" w:hAnsiTheme="minorHAnsi"/>
                <w:sz w:val="18"/>
                <w:szCs w:val="18"/>
              </w:rPr>
              <w:t xml:space="preserve">, </w:t>
            </w:r>
            <w:r w:rsidR="001E0F44">
              <w:rPr>
                <w:rFonts w:asciiTheme="minorHAnsi" w:hAnsiTheme="minorHAnsi"/>
                <w:sz w:val="18"/>
                <w:szCs w:val="18"/>
              </w:rPr>
              <w:t>or the system may be reported as a fail - see Section E field 3 below</w:t>
            </w:r>
            <w:r w:rsidR="00976C78">
              <w:rPr>
                <w:rFonts w:asciiTheme="minorHAnsi" w:hAnsiTheme="minorHAnsi"/>
                <w:sz w:val="18"/>
                <w:szCs w:val="18"/>
              </w:rPr>
              <w:t>&gt;&gt;</w:t>
            </w:r>
          </w:p>
        </w:tc>
      </w:tr>
      <w:tr w:rsidR="008666CA" w:rsidRPr="00966F61" w14:paraId="4D5FB628" w14:textId="77777777" w:rsidTr="008666CA">
        <w:trPr>
          <w:cantSplit/>
          <w:trHeight w:val="144"/>
        </w:trPr>
        <w:tc>
          <w:tcPr>
            <w:tcW w:w="475" w:type="dxa"/>
            <w:vAlign w:val="center"/>
          </w:tcPr>
          <w:p w14:paraId="4D5FB625" w14:textId="77777777" w:rsidR="008666CA" w:rsidRPr="00966F61" w:rsidRDefault="008666CA" w:rsidP="008666CA">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4D5FB626" w14:textId="558BDFFA" w:rsidR="008666CA" w:rsidRPr="00966F61" w:rsidRDefault="008666CA" w:rsidP="008666CA">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4D5FB627" w14:textId="77777777" w:rsidR="008666CA" w:rsidRDefault="008666CA" w:rsidP="008666CA">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8666CA" w:rsidRPr="00966F61" w14:paraId="4D5FB630" w14:textId="77777777" w:rsidTr="008666CA">
        <w:trPr>
          <w:cantSplit/>
          <w:trHeight w:val="144"/>
        </w:trPr>
        <w:tc>
          <w:tcPr>
            <w:tcW w:w="475" w:type="dxa"/>
            <w:vAlign w:val="center"/>
          </w:tcPr>
          <w:p w14:paraId="4D5FB629" w14:textId="77777777" w:rsidR="008666CA" w:rsidRPr="00966F61" w:rsidDel="006E5AE2" w:rsidRDefault="008666CA" w:rsidP="008666CA">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D5FB62A" w14:textId="721C4C2A" w:rsidR="008666CA" w:rsidRPr="00966F61" w:rsidRDefault="008666CA" w:rsidP="003E2FCD">
            <w:pPr>
              <w:keepNext/>
              <w:rPr>
                <w:rFonts w:asciiTheme="minorHAnsi" w:hAnsiTheme="minorHAnsi"/>
                <w:sz w:val="18"/>
                <w:szCs w:val="18"/>
              </w:rPr>
            </w:pPr>
            <w:r w:rsidRPr="00966F61">
              <w:rPr>
                <w:rFonts w:asciiTheme="minorHAnsi" w:hAnsiTheme="minorHAnsi"/>
                <w:sz w:val="18"/>
                <w:szCs w:val="18"/>
              </w:rPr>
              <w:t xml:space="preserve">Airflow Rate Protocol </w:t>
            </w:r>
            <w:r w:rsidR="003E2FCD">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4D5FB62B" w14:textId="77777777" w:rsidR="008666CA" w:rsidRDefault="008666CA" w:rsidP="008666CA">
            <w:pPr>
              <w:keepNext/>
              <w:rPr>
                <w:rFonts w:asciiTheme="minorHAnsi" w:hAnsiTheme="minorHAnsi"/>
                <w:sz w:val="18"/>
                <w:szCs w:val="18"/>
              </w:rPr>
            </w:pPr>
            <w:r w:rsidRPr="00966F61">
              <w:rPr>
                <w:rFonts w:asciiTheme="minorHAnsi" w:hAnsiTheme="minorHAnsi"/>
                <w:sz w:val="18"/>
                <w:szCs w:val="18"/>
              </w:rPr>
              <w:t xml:space="preserve">&lt;&lt;Calculated field:  </w:t>
            </w:r>
            <w:r>
              <w:rPr>
                <w:rFonts w:asciiTheme="minorHAnsi" w:hAnsiTheme="minorHAnsi"/>
                <w:sz w:val="18"/>
                <w:szCs w:val="18"/>
              </w:rPr>
              <w:t>reference</w:t>
            </w:r>
            <w:r w:rsidRPr="00A33D4F">
              <w:rPr>
                <w:rFonts w:asciiTheme="minorHAnsi" w:hAnsiTheme="minorHAnsi"/>
                <w:sz w:val="16"/>
                <w:szCs w:val="16"/>
              </w:rPr>
              <w:t xml:space="preserve"> </w:t>
            </w:r>
            <w:r>
              <w:rPr>
                <w:rFonts w:asciiTheme="minorHAnsi" w:hAnsiTheme="minorHAnsi"/>
                <w:sz w:val="16"/>
                <w:szCs w:val="16"/>
              </w:rPr>
              <w:t>value from CF2</w:t>
            </w:r>
            <w:r w:rsidRPr="00A33D4F">
              <w:rPr>
                <w:rFonts w:asciiTheme="minorHAnsi" w:hAnsiTheme="minorHAnsi"/>
                <w:sz w:val="16"/>
                <w:szCs w:val="16"/>
              </w:rPr>
              <w:t xml:space="preserve">R as default; </w:t>
            </w:r>
            <w:r>
              <w:rPr>
                <w:rFonts w:asciiTheme="minorHAnsi" w:hAnsiTheme="minorHAnsi"/>
                <w:sz w:val="16"/>
                <w:szCs w:val="16"/>
              </w:rPr>
              <w:t xml:space="preserve">otherwise </w:t>
            </w:r>
            <w:r w:rsidRPr="00A33D4F">
              <w:rPr>
                <w:rFonts w:asciiTheme="minorHAnsi" w:hAnsiTheme="minorHAnsi"/>
                <w:sz w:val="16"/>
                <w:szCs w:val="16"/>
              </w:rPr>
              <w:t>allow user to override the default</w:t>
            </w:r>
            <w:r>
              <w:rPr>
                <w:rFonts w:asciiTheme="minorHAnsi" w:hAnsiTheme="minorHAnsi"/>
                <w:sz w:val="16"/>
                <w:szCs w:val="16"/>
              </w:rPr>
              <w:t xml:space="preserve"> according to the following:</w:t>
            </w:r>
          </w:p>
          <w:p w14:paraId="4D5FB62C" w14:textId="77777777" w:rsidR="008666CA" w:rsidRDefault="008666CA" w:rsidP="008666CA">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4D5FB62D" w14:textId="77777777" w:rsidR="008666CA" w:rsidRDefault="008666CA" w:rsidP="008666CA">
            <w:pPr>
              <w:keepNext/>
              <w:rPr>
                <w:rFonts w:asciiTheme="minorHAnsi" w:hAnsiTheme="minorHAnsi"/>
                <w:sz w:val="18"/>
                <w:szCs w:val="18"/>
              </w:rPr>
            </w:pPr>
            <w:r w:rsidRPr="00966F61">
              <w:rPr>
                <w:rFonts w:asciiTheme="minorHAnsi" w:hAnsiTheme="minorHAnsi"/>
                <w:sz w:val="18"/>
                <w:szCs w:val="18"/>
              </w:rPr>
              <w:t>elseif A03=Alteration then allow user to pick from list:</w:t>
            </w:r>
          </w:p>
          <w:p w14:paraId="4D5FB62E" w14:textId="2AFA8DF4" w:rsidR="008666CA" w:rsidRDefault="008666CA" w:rsidP="008666CA">
            <w:pPr>
              <w:keepNext/>
              <w:rPr>
                <w:rFonts w:asciiTheme="minorHAnsi" w:hAnsiTheme="minorHAnsi"/>
                <w:sz w:val="18"/>
                <w:szCs w:val="18"/>
              </w:rPr>
            </w:pPr>
            <w:r w:rsidRPr="00966F61">
              <w:rPr>
                <w:rFonts w:asciiTheme="minorHAnsi" w:hAnsiTheme="minorHAnsi"/>
                <w:sz w:val="18"/>
                <w:szCs w:val="18"/>
              </w:rPr>
              <w:t>**RA</w:t>
            </w:r>
            <w:r w:rsidR="00743B90">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4D5FB62F" w14:textId="77777777" w:rsidR="008666CA" w:rsidRDefault="008666CA" w:rsidP="008666CA">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4D5FB631" w14:textId="77777777" w:rsidR="004249FF" w:rsidRPr="008D6BBF" w:rsidRDefault="004249FF" w:rsidP="0047337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BF6BCB" w:rsidRPr="00D83E48" w:rsidDel="001739A4" w14:paraId="4D5FB634" w14:textId="77777777">
        <w:trPr>
          <w:cantSplit/>
          <w:trHeight w:val="432"/>
        </w:trPr>
        <w:tc>
          <w:tcPr>
            <w:tcW w:w="11030" w:type="dxa"/>
            <w:gridSpan w:val="3"/>
            <w:vAlign w:val="center"/>
          </w:tcPr>
          <w:p w14:paraId="4D5FB632" w14:textId="64632686" w:rsidR="00BF6BCB" w:rsidRPr="007F7878" w:rsidRDefault="00BF6BCB" w:rsidP="00693010">
            <w:pPr>
              <w:keepNext/>
              <w:rPr>
                <w:rFonts w:asciiTheme="minorHAnsi" w:hAnsiTheme="minorHAnsi"/>
                <w:b/>
                <w:sz w:val="18"/>
                <w:szCs w:val="18"/>
              </w:rPr>
            </w:pPr>
            <w:r w:rsidRPr="007F7878">
              <w:rPr>
                <w:rFonts w:asciiTheme="minorHAnsi" w:hAnsiTheme="minorHAnsi"/>
                <w:b/>
                <w:sz w:val="18"/>
                <w:szCs w:val="18"/>
              </w:rPr>
              <w:lastRenderedPageBreak/>
              <w:t xml:space="preserve">B. Hole for the </w:t>
            </w:r>
            <w:r w:rsidR="003E2FCD">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3E2FCD">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3E2FCD">
              <w:rPr>
                <w:rFonts w:asciiTheme="minorHAnsi" w:hAnsiTheme="minorHAnsi"/>
                <w:b/>
                <w:sz w:val="18"/>
                <w:szCs w:val="18"/>
              </w:rPr>
              <w:t>S</w:t>
            </w:r>
            <w:r w:rsidRPr="007F7878">
              <w:rPr>
                <w:rFonts w:asciiTheme="minorHAnsi" w:hAnsiTheme="minorHAnsi"/>
                <w:b/>
                <w:sz w:val="18"/>
                <w:szCs w:val="18"/>
              </w:rPr>
              <w:t xml:space="preserve">upply </w:t>
            </w:r>
            <w:r w:rsidR="003E2FCD">
              <w:rPr>
                <w:rFonts w:asciiTheme="minorHAnsi" w:hAnsiTheme="minorHAnsi"/>
                <w:b/>
                <w:sz w:val="18"/>
                <w:szCs w:val="18"/>
              </w:rPr>
              <w:t>P</w:t>
            </w:r>
            <w:r w:rsidRPr="007F7878">
              <w:rPr>
                <w:rFonts w:asciiTheme="minorHAnsi" w:hAnsiTheme="minorHAnsi"/>
                <w:b/>
                <w:sz w:val="18"/>
                <w:szCs w:val="18"/>
              </w:rPr>
              <w:t>lenum</w:t>
            </w:r>
          </w:p>
          <w:p w14:paraId="4D5FB633" w14:textId="77777777" w:rsidR="00BF6BCB" w:rsidRPr="003E2FCD" w:rsidRDefault="00BF6BCB" w:rsidP="00693010">
            <w:pPr>
              <w:pStyle w:val="BulletCALetter"/>
              <w:spacing w:before="0"/>
              <w:ind w:left="0" w:firstLine="0"/>
              <w:rPr>
                <w:rFonts w:asciiTheme="minorHAnsi" w:hAnsiTheme="minorHAnsi"/>
                <w:sz w:val="18"/>
                <w:szCs w:val="18"/>
              </w:rPr>
            </w:pPr>
            <w:r w:rsidRPr="00DF5845">
              <w:rPr>
                <w:rFonts w:asciiTheme="minorHAnsi" w:hAnsiTheme="minorHAnsi"/>
                <w:sz w:val="18"/>
                <w:szCs w:val="18"/>
              </w:rPr>
              <w:t xml:space="preserve">Procedures for installing HSPP or PSPP are specified in RA3.3.1.1.  </w:t>
            </w:r>
          </w:p>
        </w:tc>
      </w:tr>
      <w:tr w:rsidR="00BF6BCB" w:rsidRPr="00D83E48" w:rsidDel="001739A4" w14:paraId="4D5FB641" w14:textId="77777777">
        <w:trPr>
          <w:cantSplit/>
          <w:trHeight w:val="432"/>
        </w:trPr>
        <w:tc>
          <w:tcPr>
            <w:tcW w:w="475" w:type="dxa"/>
            <w:vAlign w:val="center"/>
          </w:tcPr>
          <w:p w14:paraId="4D5FB635" w14:textId="77777777" w:rsidR="00BF6BCB" w:rsidRPr="007F7878" w:rsidRDefault="00BF6BCB" w:rsidP="00693010">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4921" w:type="dxa"/>
            <w:vAlign w:val="center"/>
          </w:tcPr>
          <w:p w14:paraId="4D5FB636" w14:textId="42A2D900" w:rsidR="00BF6BCB" w:rsidRPr="007F7878" w:rsidRDefault="00BF6BCB" w:rsidP="003E2FCD">
            <w:pPr>
              <w:rPr>
                <w:rFonts w:asciiTheme="minorHAnsi" w:hAnsiTheme="minorHAnsi"/>
                <w:sz w:val="18"/>
                <w:szCs w:val="18"/>
              </w:rPr>
            </w:pPr>
            <w:r w:rsidRPr="007F7878">
              <w:rPr>
                <w:rFonts w:asciiTheme="minorHAnsi" w:hAnsiTheme="minorHAnsi"/>
                <w:sz w:val="18"/>
                <w:szCs w:val="18"/>
              </w:rPr>
              <w:t xml:space="preserve">Method </w:t>
            </w:r>
            <w:r w:rsidR="003E2FCD">
              <w:rPr>
                <w:rFonts w:asciiTheme="minorHAnsi" w:hAnsiTheme="minorHAnsi"/>
                <w:sz w:val="18"/>
                <w:szCs w:val="18"/>
              </w:rPr>
              <w:t>U</w:t>
            </w:r>
            <w:r w:rsidRPr="007F7878">
              <w:rPr>
                <w:rFonts w:asciiTheme="minorHAnsi" w:hAnsiTheme="minorHAnsi"/>
                <w:sz w:val="18"/>
                <w:szCs w:val="18"/>
              </w:rPr>
              <w:t xml:space="preserve">sed to </w:t>
            </w:r>
            <w:r w:rsidR="003E2FCD">
              <w:rPr>
                <w:rFonts w:asciiTheme="minorHAnsi" w:hAnsiTheme="minorHAnsi"/>
                <w:sz w:val="18"/>
                <w:szCs w:val="18"/>
              </w:rPr>
              <w:t>D</w:t>
            </w:r>
            <w:r w:rsidRPr="007F7878">
              <w:rPr>
                <w:rFonts w:asciiTheme="minorHAnsi" w:hAnsiTheme="minorHAnsi"/>
                <w:sz w:val="18"/>
                <w:szCs w:val="18"/>
              </w:rPr>
              <w:t xml:space="preserve">emonstrate </w:t>
            </w:r>
            <w:r w:rsidR="003E2FCD">
              <w:rPr>
                <w:rFonts w:asciiTheme="minorHAnsi" w:hAnsiTheme="minorHAnsi"/>
                <w:sz w:val="18"/>
                <w:szCs w:val="18"/>
              </w:rPr>
              <w:t>C</w:t>
            </w:r>
            <w:r w:rsidRPr="007F7878">
              <w:rPr>
                <w:rFonts w:asciiTheme="minorHAnsi" w:hAnsiTheme="minorHAnsi"/>
                <w:sz w:val="18"/>
                <w:szCs w:val="18"/>
              </w:rPr>
              <w:t xml:space="preserve">ompliance with the HSPP/PSPP </w:t>
            </w:r>
            <w:r w:rsidR="003E2FCD">
              <w:rPr>
                <w:rFonts w:asciiTheme="minorHAnsi" w:hAnsiTheme="minorHAnsi"/>
                <w:sz w:val="18"/>
                <w:szCs w:val="18"/>
              </w:rPr>
              <w:t>R</w:t>
            </w:r>
            <w:r w:rsidRPr="007F7878">
              <w:rPr>
                <w:rFonts w:asciiTheme="minorHAnsi" w:hAnsiTheme="minorHAnsi"/>
                <w:sz w:val="18"/>
                <w:szCs w:val="18"/>
              </w:rPr>
              <w:t>equirement</w:t>
            </w:r>
          </w:p>
        </w:tc>
        <w:tc>
          <w:tcPr>
            <w:tcW w:w="5634" w:type="dxa"/>
            <w:vAlign w:val="center"/>
          </w:tcPr>
          <w:p w14:paraId="4D5FB637"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 xml:space="preserve">&lt;&lt;user select one of the options from list: </w:t>
            </w:r>
          </w:p>
          <w:p w14:paraId="4D5FB638"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HSPP installed</w:t>
            </w:r>
            <w:r w:rsidRPr="007F7878">
              <w:rPr>
                <w:rFonts w:asciiTheme="minorHAnsi" w:hAnsiTheme="minorHAnsi"/>
                <w:sz w:val="18"/>
                <w:szCs w:val="18"/>
              </w:rPr>
              <w:t xml:space="preserve"> and labeled consistent with Figure RA3.3-1; </w:t>
            </w:r>
          </w:p>
          <w:p w14:paraId="4D5FB639"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 xml:space="preserve">or </w:t>
            </w:r>
          </w:p>
          <w:p w14:paraId="4D5FB63A"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PSPP installed</w:t>
            </w:r>
            <w:r w:rsidRPr="007F7878">
              <w:rPr>
                <w:rFonts w:asciiTheme="minorHAnsi" w:hAnsiTheme="minorHAnsi"/>
                <w:sz w:val="18"/>
                <w:szCs w:val="18"/>
              </w:rPr>
              <w:t xml:space="preserve"> and labeled consistent with Figure RA3.3-1, </w:t>
            </w:r>
          </w:p>
          <w:p w14:paraId="4D5FB63B"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or</w:t>
            </w:r>
          </w:p>
          <w:p w14:paraId="4D5FB63C"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**HSPP/PSPP cannot be installed consistent with Figure RA3.3-1.  An </w:t>
            </w:r>
            <w:r w:rsidRPr="007F7878">
              <w:rPr>
                <w:rFonts w:asciiTheme="minorHAnsi" w:hAnsiTheme="minorHAnsi"/>
                <w:sz w:val="18"/>
                <w:szCs w:val="18"/>
                <w:u w:val="single"/>
              </w:rPr>
              <w:t>alternative location</w:t>
            </w:r>
            <w:r w:rsidRPr="007F7878">
              <w:rPr>
                <w:rFonts w:asciiTheme="minorHAnsi" w:hAnsiTheme="minorHAnsi"/>
                <w:sz w:val="18"/>
                <w:szCs w:val="18"/>
              </w:rPr>
              <w:t xml:space="preserve"> has been provided and clearly labeled, </w:t>
            </w:r>
          </w:p>
          <w:p w14:paraId="4D5FB63D"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or </w:t>
            </w:r>
          </w:p>
          <w:p w14:paraId="4D5FB63E" w14:textId="77777777" w:rsidR="008666CA" w:rsidRDefault="00BF6BCB" w:rsidP="008666CA">
            <w:pPr>
              <w:pStyle w:val="ListParagraph"/>
              <w:keepNext/>
              <w:ind w:left="0"/>
              <w:rPr>
                <w:rFonts w:asciiTheme="minorHAnsi" w:hAnsiTheme="minorHAnsi"/>
                <w:sz w:val="18"/>
                <w:szCs w:val="18"/>
              </w:rPr>
            </w:pPr>
            <w:r w:rsidRPr="007F7878">
              <w:rPr>
                <w:rFonts w:asciiTheme="minorHAnsi" w:hAnsiTheme="minorHAnsi"/>
                <w:sz w:val="18"/>
                <w:szCs w:val="18"/>
              </w:rPr>
              <w:t xml:space="preserve">** HSPP/PSPP  are </w:t>
            </w:r>
            <w:r w:rsidRPr="007F7878">
              <w:rPr>
                <w:rFonts w:asciiTheme="minorHAnsi" w:hAnsiTheme="minorHAnsi"/>
                <w:sz w:val="18"/>
                <w:szCs w:val="18"/>
                <w:u w:val="single"/>
              </w:rPr>
              <w:t>not applicable</w:t>
            </w:r>
            <w:r w:rsidRPr="007F7878">
              <w:rPr>
                <w:rFonts w:asciiTheme="minorHAnsi" w:hAnsiTheme="minorHAnsi"/>
                <w:sz w:val="18"/>
                <w:szCs w:val="18"/>
              </w:rPr>
              <w:t xml:space="preserve"> to this system </w:t>
            </w:r>
          </w:p>
          <w:p w14:paraId="4D5FB63F" w14:textId="77777777" w:rsidR="008666CA" w:rsidRDefault="008666CA" w:rsidP="008666CA">
            <w:pPr>
              <w:pStyle w:val="ListParagraph"/>
              <w:keepNext/>
              <w:ind w:left="0"/>
              <w:rPr>
                <w:rFonts w:asciiTheme="minorHAnsi" w:hAnsiTheme="minorHAnsi"/>
                <w:sz w:val="18"/>
                <w:szCs w:val="18"/>
              </w:rPr>
            </w:pPr>
            <w:r>
              <w:rPr>
                <w:rFonts w:asciiTheme="minorHAnsi" w:hAnsiTheme="minorHAnsi"/>
                <w:sz w:val="18"/>
                <w:szCs w:val="18"/>
              </w:rPr>
              <w:t xml:space="preserve">or </w:t>
            </w:r>
          </w:p>
          <w:p w14:paraId="4D5FB640" w14:textId="77777777" w:rsidR="00B70315" w:rsidRPr="007F7878" w:rsidRDefault="008666CA" w:rsidP="008666CA">
            <w:pPr>
              <w:pStyle w:val="ListParagraph"/>
              <w:keepNext/>
              <w:ind w:left="0"/>
              <w:rPr>
                <w:rFonts w:asciiTheme="minorHAnsi" w:hAnsiTheme="minorHAnsi"/>
                <w:sz w:val="18"/>
                <w:szCs w:val="18"/>
              </w:rPr>
            </w:pPr>
            <w:r>
              <w:rPr>
                <w:rFonts w:asciiTheme="minorHAnsi" w:hAnsiTheme="minorHAnsi"/>
                <w:sz w:val="18"/>
                <w:szCs w:val="18"/>
              </w:rPr>
              <w:t>**HSPP or PSPP</w:t>
            </w:r>
            <w:r w:rsidRPr="00C11031">
              <w:rPr>
                <w:rFonts w:asciiTheme="minorHAnsi" w:hAnsiTheme="minorHAnsi"/>
                <w:sz w:val="18"/>
                <w:szCs w:val="18"/>
              </w:rPr>
              <w:t xml:space="preserve"> not installed. System does not comply</w:t>
            </w:r>
            <w:r w:rsidRPr="007F7878">
              <w:rPr>
                <w:rFonts w:asciiTheme="minorHAnsi" w:hAnsiTheme="minorHAnsi"/>
                <w:sz w:val="18"/>
                <w:szCs w:val="18"/>
              </w:rPr>
              <w:t xml:space="preserve"> </w:t>
            </w:r>
            <w:r w:rsidR="00BF6BCB" w:rsidRPr="007F7878">
              <w:rPr>
                <w:rFonts w:asciiTheme="minorHAnsi" w:hAnsiTheme="minorHAnsi"/>
                <w:sz w:val="18"/>
                <w:szCs w:val="18"/>
              </w:rPr>
              <w:t>&gt;&gt;</w:t>
            </w:r>
          </w:p>
        </w:tc>
      </w:tr>
    </w:tbl>
    <w:p w14:paraId="4D5FB642" w14:textId="77777777" w:rsidR="00BF6BCB" w:rsidRDefault="00BF6BCB" w:rsidP="0047337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3768"/>
        <w:gridCol w:w="6849"/>
      </w:tblGrid>
      <w:tr w:rsidR="007F7878" w:rsidRPr="00D83E48" w14:paraId="4D5FB645" w14:textId="77777777" w:rsidTr="007F7878">
        <w:trPr>
          <w:cantSplit/>
          <w:trHeight w:val="432"/>
        </w:trPr>
        <w:tc>
          <w:tcPr>
            <w:tcW w:w="5000" w:type="pct"/>
            <w:gridSpan w:val="3"/>
            <w:vAlign w:val="center"/>
          </w:tcPr>
          <w:p w14:paraId="4D5FB643" w14:textId="1EA00940" w:rsidR="007F7878" w:rsidRPr="008D6BBF" w:rsidRDefault="007F7878" w:rsidP="007F7878">
            <w:pPr>
              <w:keepNext/>
              <w:rPr>
                <w:rFonts w:asciiTheme="minorHAnsi" w:hAnsiTheme="minorHAnsi"/>
                <w:b/>
                <w:sz w:val="18"/>
                <w:szCs w:val="18"/>
              </w:rPr>
            </w:pPr>
            <w:r w:rsidRPr="008D6BBF">
              <w:rPr>
                <w:rFonts w:asciiTheme="minorHAnsi" w:hAnsiTheme="minorHAnsi"/>
                <w:b/>
                <w:sz w:val="18"/>
                <w:szCs w:val="18"/>
              </w:rPr>
              <w:t>C. Airflow Rate Measurement Apparatus and Procedure Information</w:t>
            </w:r>
          </w:p>
          <w:p w14:paraId="4D5FB644" w14:textId="77777777" w:rsidR="007F7878" w:rsidRPr="003E2FCD" w:rsidRDefault="007F7878" w:rsidP="007F7878">
            <w:pPr>
              <w:keepNext/>
              <w:rPr>
                <w:rFonts w:asciiTheme="minorHAnsi" w:hAnsiTheme="minorHAnsi"/>
                <w:b/>
                <w:sz w:val="18"/>
                <w:szCs w:val="18"/>
              </w:rPr>
            </w:pPr>
            <w:r w:rsidRPr="00DF5845">
              <w:rPr>
                <w:rFonts w:asciiTheme="minorHAnsi" w:hAnsiTheme="minorHAnsi"/>
                <w:sz w:val="18"/>
                <w:szCs w:val="18"/>
              </w:rPr>
              <w:t>Instrument Specifications are given in RA3.3.1.1, and system airflow rate measurement apparatus information is given in RA3.3.2.</w:t>
            </w:r>
          </w:p>
        </w:tc>
      </w:tr>
      <w:tr w:rsidR="007F7878" w:rsidRPr="00D83E48" w14:paraId="4D5FB64D" w14:textId="77777777" w:rsidTr="00DF5845">
        <w:trPr>
          <w:cantSplit/>
          <w:trHeight w:val="432"/>
        </w:trPr>
        <w:tc>
          <w:tcPr>
            <w:tcW w:w="212" w:type="pct"/>
            <w:vAlign w:val="center"/>
          </w:tcPr>
          <w:p w14:paraId="4D5FB646" w14:textId="77777777" w:rsidR="007F7878" w:rsidRPr="008D6BBF" w:rsidRDefault="007F7878" w:rsidP="007F7878">
            <w:pPr>
              <w:keepNext/>
              <w:jc w:val="center"/>
              <w:rPr>
                <w:rFonts w:asciiTheme="minorHAnsi" w:hAnsiTheme="minorHAnsi"/>
                <w:sz w:val="18"/>
                <w:szCs w:val="18"/>
              </w:rPr>
            </w:pPr>
            <w:r w:rsidRPr="008D6BBF">
              <w:rPr>
                <w:rFonts w:asciiTheme="minorHAnsi" w:hAnsiTheme="minorHAnsi"/>
                <w:sz w:val="18"/>
                <w:szCs w:val="18"/>
              </w:rPr>
              <w:t>01</w:t>
            </w:r>
          </w:p>
        </w:tc>
        <w:tc>
          <w:tcPr>
            <w:tcW w:w="2206" w:type="pct"/>
            <w:vAlign w:val="center"/>
          </w:tcPr>
          <w:p w14:paraId="4D5FB647" w14:textId="7C6BA47F" w:rsidR="007F7878" w:rsidRPr="008D6BBF" w:rsidRDefault="007F7878" w:rsidP="003E2FCD">
            <w:pPr>
              <w:keepNext/>
              <w:rPr>
                <w:rFonts w:asciiTheme="minorHAnsi" w:hAnsiTheme="minorHAnsi"/>
                <w:sz w:val="18"/>
                <w:szCs w:val="18"/>
              </w:rPr>
            </w:pPr>
            <w:r w:rsidRPr="008D6BBF">
              <w:rPr>
                <w:rFonts w:asciiTheme="minorHAnsi" w:hAnsiTheme="minorHAnsi"/>
                <w:sz w:val="18"/>
                <w:szCs w:val="18"/>
              </w:rPr>
              <w:t xml:space="preserve">Airflow Rate Measurement Type </w:t>
            </w:r>
            <w:r w:rsidR="003E2FCD">
              <w:rPr>
                <w:rFonts w:asciiTheme="minorHAnsi" w:hAnsiTheme="minorHAnsi"/>
                <w:sz w:val="18"/>
                <w:szCs w:val="18"/>
              </w:rPr>
              <w:t>U</w:t>
            </w:r>
            <w:r w:rsidRPr="008D6BBF">
              <w:rPr>
                <w:rFonts w:asciiTheme="minorHAnsi" w:hAnsiTheme="minorHAnsi"/>
                <w:sz w:val="18"/>
                <w:szCs w:val="18"/>
              </w:rPr>
              <w:t xml:space="preserve">sed for this </w:t>
            </w:r>
            <w:r w:rsidR="003E2FCD">
              <w:rPr>
                <w:rFonts w:asciiTheme="minorHAnsi" w:hAnsiTheme="minorHAnsi"/>
                <w:sz w:val="18"/>
                <w:szCs w:val="18"/>
              </w:rPr>
              <w:t>A</w:t>
            </w:r>
            <w:r w:rsidRPr="008D6BBF">
              <w:rPr>
                <w:rFonts w:asciiTheme="minorHAnsi" w:hAnsiTheme="minorHAnsi"/>
                <w:sz w:val="18"/>
                <w:szCs w:val="18"/>
              </w:rPr>
              <w:t xml:space="preserve">irflow </w:t>
            </w:r>
            <w:r w:rsidR="003E2FCD">
              <w:rPr>
                <w:rFonts w:asciiTheme="minorHAnsi" w:hAnsiTheme="minorHAnsi"/>
                <w:sz w:val="18"/>
                <w:szCs w:val="18"/>
              </w:rPr>
              <w:t>R</w:t>
            </w:r>
            <w:r w:rsidRPr="008D6BBF">
              <w:rPr>
                <w:rFonts w:asciiTheme="minorHAnsi" w:hAnsiTheme="minorHAnsi"/>
                <w:sz w:val="18"/>
                <w:szCs w:val="18"/>
              </w:rPr>
              <w:t xml:space="preserve">ate </w:t>
            </w:r>
            <w:r w:rsidR="003E2FCD">
              <w:rPr>
                <w:rFonts w:asciiTheme="minorHAnsi" w:hAnsiTheme="minorHAnsi"/>
                <w:sz w:val="18"/>
                <w:szCs w:val="18"/>
              </w:rPr>
              <w:t>V</w:t>
            </w:r>
            <w:r w:rsidRPr="008D6BBF">
              <w:rPr>
                <w:rFonts w:asciiTheme="minorHAnsi" w:hAnsiTheme="minorHAnsi"/>
                <w:sz w:val="18"/>
                <w:szCs w:val="18"/>
              </w:rPr>
              <w:t>erification</w:t>
            </w:r>
          </w:p>
        </w:tc>
        <w:tc>
          <w:tcPr>
            <w:tcW w:w="2582" w:type="pct"/>
          </w:tcPr>
          <w:p w14:paraId="4D5FB648" w14:textId="77777777"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 xml:space="preserve">&lt;&lt; user select one from list: </w:t>
            </w:r>
          </w:p>
          <w:p w14:paraId="4D5FB649" w14:textId="77777777" w:rsidR="007F7878" w:rsidRPr="008D6BBF" w:rsidRDefault="007F7878" w:rsidP="007F7878">
            <w:pPr>
              <w:pStyle w:val="ListParagraph"/>
              <w:keepNext/>
              <w:numPr>
                <w:ilvl w:val="0"/>
                <w:numId w:val="21"/>
              </w:numPr>
              <w:rPr>
                <w:rFonts w:asciiTheme="minorHAnsi" w:hAnsiTheme="minorHAnsi"/>
                <w:sz w:val="18"/>
                <w:szCs w:val="18"/>
              </w:rPr>
            </w:pPr>
            <w:r w:rsidRPr="008D6BBF">
              <w:rPr>
                <w:rFonts w:asciiTheme="minorHAnsi" w:hAnsiTheme="minorHAnsi"/>
                <w:sz w:val="18"/>
                <w:szCs w:val="18"/>
                <w:u w:val="single"/>
              </w:rPr>
              <w:t xml:space="preserve">Fan Flowmeter </w:t>
            </w:r>
            <w:r w:rsidRPr="008D6BBF">
              <w:rPr>
                <w:rFonts w:asciiTheme="minorHAnsi" w:hAnsiTheme="minorHAnsi"/>
                <w:sz w:val="18"/>
                <w:szCs w:val="18"/>
              </w:rPr>
              <w:t>according to procedure in RA3.3.3.1.1</w:t>
            </w:r>
          </w:p>
          <w:p w14:paraId="4D5FB64A" w14:textId="77777777" w:rsidR="007F7878" w:rsidRPr="008D6BBF" w:rsidRDefault="007F7878" w:rsidP="007F7878">
            <w:pPr>
              <w:pStyle w:val="ListParagraph"/>
              <w:keepNext/>
              <w:numPr>
                <w:ilvl w:val="0"/>
                <w:numId w:val="21"/>
              </w:numPr>
              <w:rPr>
                <w:rFonts w:asciiTheme="minorHAnsi" w:hAnsiTheme="minorHAnsi"/>
                <w:sz w:val="18"/>
                <w:szCs w:val="18"/>
              </w:rPr>
            </w:pPr>
            <w:r w:rsidRPr="008D6BBF">
              <w:rPr>
                <w:rFonts w:asciiTheme="minorHAnsi" w:hAnsiTheme="minorHAnsi"/>
                <w:sz w:val="18"/>
                <w:szCs w:val="18"/>
                <w:u w:val="single"/>
              </w:rPr>
              <w:t xml:space="preserve">Flow Grid </w:t>
            </w:r>
            <w:r w:rsidRPr="008D6BBF">
              <w:rPr>
                <w:rFonts w:asciiTheme="minorHAnsi" w:hAnsiTheme="minorHAnsi"/>
                <w:sz w:val="18"/>
                <w:szCs w:val="18"/>
              </w:rPr>
              <w:t>according to procedure in RA3.3.3.1.2</w:t>
            </w:r>
          </w:p>
          <w:p w14:paraId="4D5FB64B" w14:textId="77777777" w:rsidR="007F7878" w:rsidRPr="008D6BBF" w:rsidRDefault="007F7878" w:rsidP="007F7878">
            <w:pPr>
              <w:pStyle w:val="ListParagraph"/>
              <w:keepNext/>
              <w:numPr>
                <w:ilvl w:val="0"/>
                <w:numId w:val="21"/>
              </w:numPr>
              <w:rPr>
                <w:rFonts w:asciiTheme="minorHAnsi" w:hAnsiTheme="minorHAnsi"/>
                <w:sz w:val="18"/>
                <w:szCs w:val="18"/>
              </w:rPr>
            </w:pPr>
            <w:r w:rsidRPr="008D6BBF">
              <w:rPr>
                <w:rFonts w:asciiTheme="minorHAnsi" w:hAnsiTheme="minorHAnsi"/>
                <w:sz w:val="18"/>
                <w:szCs w:val="18"/>
                <w:u w:val="single"/>
              </w:rPr>
              <w:t xml:space="preserve">Powered Flow Capture Hood </w:t>
            </w:r>
            <w:r w:rsidRPr="008D6BBF">
              <w:rPr>
                <w:rFonts w:asciiTheme="minorHAnsi" w:hAnsiTheme="minorHAnsi"/>
                <w:sz w:val="18"/>
                <w:szCs w:val="18"/>
              </w:rPr>
              <w:t>according to procedure in RA3.3.3.1.3</w:t>
            </w:r>
          </w:p>
          <w:p w14:paraId="4D5FB64C" w14:textId="77777777" w:rsidR="007F7878" w:rsidRPr="008D6BBF" w:rsidRDefault="007F7878" w:rsidP="007F7878">
            <w:pPr>
              <w:pStyle w:val="ListParagraph"/>
              <w:keepNext/>
              <w:numPr>
                <w:ilvl w:val="0"/>
                <w:numId w:val="21"/>
              </w:numPr>
              <w:rPr>
                <w:rFonts w:asciiTheme="minorHAnsi" w:hAnsiTheme="minorHAnsi"/>
                <w:sz w:val="18"/>
                <w:szCs w:val="18"/>
              </w:rPr>
            </w:pPr>
            <w:r w:rsidRPr="008D6BBF">
              <w:rPr>
                <w:rFonts w:asciiTheme="minorHAnsi" w:hAnsiTheme="minorHAnsi"/>
                <w:sz w:val="18"/>
                <w:szCs w:val="18"/>
                <w:u w:val="single"/>
              </w:rPr>
              <w:t>Traditional Flow Capture Hood</w:t>
            </w:r>
            <w:r w:rsidRPr="008D6BBF">
              <w:rPr>
                <w:rFonts w:asciiTheme="minorHAnsi" w:hAnsiTheme="minorHAnsi"/>
                <w:sz w:val="18"/>
                <w:szCs w:val="18"/>
              </w:rPr>
              <w:t xml:space="preserve"> according to procedure in RA3.3.3.1.4&gt;&gt;</w:t>
            </w:r>
          </w:p>
        </w:tc>
      </w:tr>
      <w:tr w:rsidR="007F7878" w:rsidRPr="00D83E48" w14:paraId="4D5FB651" w14:textId="77777777" w:rsidTr="00DF5845">
        <w:trPr>
          <w:cantSplit/>
          <w:trHeight w:val="432"/>
        </w:trPr>
        <w:tc>
          <w:tcPr>
            <w:tcW w:w="212" w:type="pct"/>
            <w:vAlign w:val="center"/>
          </w:tcPr>
          <w:p w14:paraId="4D5FB64E" w14:textId="77777777" w:rsidR="007F7878" w:rsidRPr="008D6BBF" w:rsidRDefault="007F7878" w:rsidP="007F7878">
            <w:pPr>
              <w:keepNext/>
              <w:jc w:val="center"/>
              <w:rPr>
                <w:rFonts w:asciiTheme="minorHAnsi" w:hAnsiTheme="minorHAnsi"/>
                <w:sz w:val="18"/>
                <w:szCs w:val="18"/>
              </w:rPr>
            </w:pPr>
            <w:r w:rsidRPr="008D6BBF">
              <w:rPr>
                <w:rFonts w:asciiTheme="minorHAnsi" w:hAnsiTheme="minorHAnsi"/>
                <w:sz w:val="18"/>
                <w:szCs w:val="18"/>
              </w:rPr>
              <w:t>02</w:t>
            </w:r>
          </w:p>
        </w:tc>
        <w:tc>
          <w:tcPr>
            <w:tcW w:w="2206" w:type="pct"/>
            <w:vAlign w:val="center"/>
          </w:tcPr>
          <w:p w14:paraId="4D5FB64F" w14:textId="489291A0"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Manufacturer of Airflow Measurement Apparatus</w:t>
            </w:r>
          </w:p>
        </w:tc>
        <w:tc>
          <w:tcPr>
            <w:tcW w:w="2582" w:type="pct"/>
            <w:vAlign w:val="center"/>
          </w:tcPr>
          <w:p w14:paraId="4D5FB650" w14:textId="77777777"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&lt;&lt;user entry : text (or consider referencing from a data registry user profile)&gt;&gt;</w:t>
            </w:r>
          </w:p>
        </w:tc>
      </w:tr>
      <w:tr w:rsidR="007F7878" w:rsidRPr="00D83E48" w14:paraId="4D5FB655" w14:textId="77777777" w:rsidTr="00DF5845">
        <w:trPr>
          <w:cantSplit/>
          <w:trHeight w:val="432"/>
        </w:trPr>
        <w:tc>
          <w:tcPr>
            <w:tcW w:w="212" w:type="pct"/>
            <w:vAlign w:val="center"/>
          </w:tcPr>
          <w:p w14:paraId="4D5FB652" w14:textId="77777777" w:rsidR="007F7878" w:rsidRPr="008D6BBF" w:rsidRDefault="007F7878" w:rsidP="007F7878">
            <w:pPr>
              <w:keepNext/>
              <w:jc w:val="center"/>
              <w:rPr>
                <w:rFonts w:asciiTheme="minorHAnsi" w:hAnsiTheme="minorHAnsi"/>
                <w:sz w:val="18"/>
                <w:szCs w:val="18"/>
              </w:rPr>
            </w:pPr>
            <w:r w:rsidRPr="008D6BBF">
              <w:rPr>
                <w:rFonts w:asciiTheme="minorHAnsi" w:hAnsiTheme="minorHAnsi"/>
                <w:sz w:val="18"/>
                <w:szCs w:val="18"/>
              </w:rPr>
              <w:t>03</w:t>
            </w:r>
          </w:p>
        </w:tc>
        <w:tc>
          <w:tcPr>
            <w:tcW w:w="2206" w:type="pct"/>
            <w:vAlign w:val="center"/>
          </w:tcPr>
          <w:p w14:paraId="4D5FB653" w14:textId="39E979C6" w:rsidR="007F7878" w:rsidRPr="008D6BBF" w:rsidRDefault="007F7878" w:rsidP="003E2FCD">
            <w:pPr>
              <w:keepNext/>
              <w:rPr>
                <w:rFonts w:asciiTheme="minorHAnsi" w:hAnsiTheme="minorHAnsi"/>
                <w:sz w:val="18"/>
                <w:szCs w:val="18"/>
              </w:rPr>
            </w:pPr>
            <w:r w:rsidRPr="008D6BBF">
              <w:rPr>
                <w:rFonts w:asciiTheme="minorHAnsi" w:hAnsiTheme="minorHAnsi"/>
                <w:sz w:val="18"/>
                <w:szCs w:val="18"/>
              </w:rPr>
              <w:t xml:space="preserve">Model </w:t>
            </w:r>
            <w:r w:rsidR="003E2FCD">
              <w:rPr>
                <w:rFonts w:asciiTheme="minorHAnsi" w:hAnsiTheme="minorHAnsi"/>
                <w:sz w:val="18"/>
                <w:szCs w:val="18"/>
              </w:rPr>
              <w:t>N</w:t>
            </w:r>
            <w:r w:rsidRPr="008D6BBF">
              <w:rPr>
                <w:rFonts w:asciiTheme="minorHAnsi" w:hAnsiTheme="minorHAnsi"/>
                <w:sz w:val="18"/>
                <w:szCs w:val="18"/>
              </w:rPr>
              <w:t>umber of Airflow Measurement Apparatus</w:t>
            </w:r>
          </w:p>
        </w:tc>
        <w:tc>
          <w:tcPr>
            <w:tcW w:w="2582" w:type="pct"/>
            <w:vAlign w:val="center"/>
          </w:tcPr>
          <w:p w14:paraId="4D5FB654" w14:textId="77777777"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&lt;&lt;user entry: text (or consider referencing from a data registry user profile)&gt;&gt;</w:t>
            </w:r>
          </w:p>
        </w:tc>
      </w:tr>
      <w:tr w:rsidR="007F7878" w:rsidRPr="00D83E48" w14:paraId="4D5FB65C" w14:textId="77777777" w:rsidTr="00DF5845">
        <w:trPr>
          <w:cantSplit/>
          <w:trHeight w:val="432"/>
        </w:trPr>
        <w:tc>
          <w:tcPr>
            <w:tcW w:w="212" w:type="pct"/>
            <w:vAlign w:val="center"/>
          </w:tcPr>
          <w:p w14:paraId="4D5FB656" w14:textId="77777777" w:rsidR="007F7878" w:rsidRPr="008D6BBF" w:rsidRDefault="007F7878" w:rsidP="007F7878">
            <w:pPr>
              <w:keepNext/>
              <w:jc w:val="center"/>
              <w:rPr>
                <w:rFonts w:asciiTheme="minorHAnsi" w:hAnsiTheme="minorHAnsi"/>
                <w:sz w:val="18"/>
                <w:szCs w:val="18"/>
              </w:rPr>
            </w:pPr>
            <w:r w:rsidRPr="008D6BBF">
              <w:rPr>
                <w:rFonts w:asciiTheme="minorHAnsi" w:hAnsiTheme="minorHAnsi"/>
                <w:sz w:val="18"/>
                <w:szCs w:val="18"/>
              </w:rPr>
              <w:t>04</w:t>
            </w:r>
          </w:p>
        </w:tc>
        <w:tc>
          <w:tcPr>
            <w:tcW w:w="2206" w:type="pct"/>
            <w:vAlign w:val="center"/>
          </w:tcPr>
          <w:p w14:paraId="4D5FB657" w14:textId="6C04E2D7"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Certification Status of the Airflow Measurement Apparatus Accuracy</w:t>
            </w:r>
          </w:p>
        </w:tc>
        <w:tc>
          <w:tcPr>
            <w:tcW w:w="2582" w:type="pct"/>
            <w:vAlign w:val="center"/>
          </w:tcPr>
          <w:p w14:paraId="4D5FB658" w14:textId="77777777"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 xml:space="preserve">&lt;&lt;user select from list:  </w:t>
            </w:r>
          </w:p>
          <w:p w14:paraId="4D5FB659" w14:textId="77777777" w:rsidR="007F7878" w:rsidRPr="008D6BBF" w:rsidRDefault="007F7878" w:rsidP="007F7878">
            <w:pPr>
              <w:pStyle w:val="ListParagraph"/>
              <w:keepNext/>
              <w:numPr>
                <w:ilvl w:val="0"/>
                <w:numId w:val="22"/>
              </w:numPr>
              <w:rPr>
                <w:rFonts w:asciiTheme="minorHAnsi" w:hAnsiTheme="minorHAnsi"/>
                <w:sz w:val="18"/>
                <w:szCs w:val="18"/>
              </w:rPr>
            </w:pPr>
            <w:r w:rsidRPr="008D6BBF">
              <w:rPr>
                <w:rFonts w:asciiTheme="minorHAnsi" w:hAnsiTheme="minorHAnsi"/>
                <w:sz w:val="18"/>
                <w:szCs w:val="18"/>
              </w:rPr>
              <w:t>Certified by Manufacturer and listed on CEC Website at</w:t>
            </w:r>
          </w:p>
          <w:p w14:paraId="4D5FB65A" w14:textId="29A155A7" w:rsidR="007F7878" w:rsidRPr="008D6BBF" w:rsidRDefault="00DD108B" w:rsidP="007F7878">
            <w:pPr>
              <w:pStyle w:val="ListParagraph"/>
              <w:keepNext/>
              <w:rPr>
                <w:rFonts w:asciiTheme="minorHAnsi" w:hAnsiTheme="minorHAnsi"/>
                <w:sz w:val="18"/>
                <w:szCs w:val="18"/>
              </w:rPr>
            </w:pPr>
            <w:hyperlink r:id="rId21" w:history="1">
              <w:r w:rsidR="003E2FCD">
                <w:rPr>
                  <w:rStyle w:val="Hyperlink"/>
                  <w:rFonts w:asciiTheme="minorHAnsi" w:hAnsiTheme="minorHAnsi"/>
                  <w:szCs w:val="18"/>
                </w:rPr>
                <w:t>http://www.energy.ca.gov/</w:t>
              </w:r>
              <w:r w:rsidR="003E2FCD" w:rsidRPr="00D03FCA">
                <w:rPr>
                  <w:rStyle w:val="Hyperlink"/>
                  <w:rFonts w:asciiTheme="minorHAnsi" w:hAnsiTheme="minorHAnsi"/>
                  <w:szCs w:val="18"/>
                </w:rPr>
                <w:t>title24/equipment_cert/ama_fas/index.html</w:t>
              </w:r>
            </w:hyperlink>
            <w:r w:rsidR="007F7878" w:rsidRPr="008D6BBF">
              <w:rPr>
                <w:rFonts w:asciiTheme="minorHAnsi" w:hAnsiTheme="minorHAnsi"/>
                <w:sz w:val="18"/>
                <w:szCs w:val="18"/>
              </w:rPr>
              <w:t>, or</w:t>
            </w:r>
          </w:p>
          <w:p w14:paraId="4D5FB65B" w14:textId="77777777" w:rsidR="007F7878" w:rsidRPr="008D6BBF" w:rsidRDefault="007F7878" w:rsidP="007F7878">
            <w:pPr>
              <w:pStyle w:val="ListParagraph"/>
              <w:keepNext/>
              <w:numPr>
                <w:ilvl w:val="0"/>
                <w:numId w:val="22"/>
              </w:numPr>
              <w:rPr>
                <w:rFonts w:asciiTheme="minorHAnsi" w:hAnsiTheme="minorHAnsi"/>
                <w:sz w:val="18"/>
                <w:szCs w:val="18"/>
              </w:rPr>
            </w:pPr>
            <w:r w:rsidRPr="008D6BBF">
              <w:rPr>
                <w:rFonts w:asciiTheme="minorHAnsi" w:hAnsiTheme="minorHAnsi"/>
                <w:sz w:val="18"/>
                <w:szCs w:val="18"/>
              </w:rPr>
              <w:t>Not Certified (do not continue)&gt;&gt;</w:t>
            </w:r>
          </w:p>
        </w:tc>
      </w:tr>
      <w:tr w:rsidR="007F7878" w:rsidRPr="00D83E48" w14:paraId="4D5FB674" w14:textId="77777777" w:rsidTr="00DF5845">
        <w:trPr>
          <w:cantSplit/>
          <w:trHeight w:val="432"/>
        </w:trPr>
        <w:tc>
          <w:tcPr>
            <w:tcW w:w="212" w:type="pct"/>
            <w:vAlign w:val="center"/>
          </w:tcPr>
          <w:p w14:paraId="4D5FB65D" w14:textId="77777777" w:rsidR="007F7878" w:rsidRPr="008D6BBF" w:rsidRDefault="007F7878" w:rsidP="007F7878">
            <w:pPr>
              <w:keepNext/>
              <w:jc w:val="center"/>
              <w:rPr>
                <w:rFonts w:asciiTheme="minorHAnsi" w:hAnsiTheme="minorHAnsi"/>
                <w:sz w:val="18"/>
                <w:szCs w:val="18"/>
              </w:rPr>
            </w:pPr>
            <w:r w:rsidRPr="008D6BBF">
              <w:rPr>
                <w:rFonts w:asciiTheme="minorHAnsi" w:hAnsiTheme="minorHAnsi"/>
                <w:sz w:val="18"/>
                <w:szCs w:val="18"/>
              </w:rPr>
              <w:t>05</w:t>
            </w:r>
          </w:p>
        </w:tc>
        <w:tc>
          <w:tcPr>
            <w:tcW w:w="2206" w:type="pct"/>
            <w:vAlign w:val="center"/>
          </w:tcPr>
          <w:p w14:paraId="4D5FB65E" w14:textId="77777777"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Determination of MCH23 type (this field not visible to user)</w:t>
            </w:r>
          </w:p>
        </w:tc>
        <w:tc>
          <w:tcPr>
            <w:tcW w:w="2582" w:type="pct"/>
            <w:vAlign w:val="center"/>
          </w:tcPr>
          <w:p w14:paraId="211BC108" w14:textId="77777777" w:rsidR="00C6062F" w:rsidRDefault="00C6062F" w:rsidP="00C6062F">
            <w:pPr>
              <w:keepNext/>
              <w:rPr>
                <w:rFonts w:asciiTheme="minorHAnsi" w:hAnsiTheme="minorHAnsi"/>
                <w:sz w:val="18"/>
                <w:szCs w:val="18"/>
              </w:rPr>
            </w:pPr>
            <w:r>
              <w:rPr>
                <w:rFonts w:asciiTheme="minorHAnsi" w:hAnsiTheme="minorHAnsi"/>
                <w:sz w:val="18"/>
                <w:szCs w:val="18"/>
              </w:rPr>
              <w:t xml:space="preserve">&lt;&lt;calculated field: </w:t>
            </w:r>
          </w:p>
          <w:p w14:paraId="40C9258D" w14:textId="4A58F53B" w:rsidR="00C6062F" w:rsidRDefault="00C6062F" w:rsidP="00C6062F">
            <w:pPr>
              <w:keepNext/>
              <w:rPr>
                <w:rFonts w:asciiTheme="minorHAnsi" w:hAnsiTheme="minorHAnsi"/>
                <w:sz w:val="16"/>
                <w:szCs w:val="16"/>
              </w:rPr>
            </w:pPr>
            <w:r>
              <w:rPr>
                <w:rFonts w:asciiTheme="minorHAnsi" w:hAnsiTheme="minorHAnsi"/>
                <w:sz w:val="16"/>
                <w:szCs w:val="16"/>
              </w:rPr>
              <w:t>If A10 = RA</w:t>
            </w:r>
            <w:r w:rsidR="00D4406A">
              <w:rPr>
                <w:rFonts w:asciiTheme="minorHAnsi" w:hAnsiTheme="minorHAnsi"/>
                <w:sz w:val="16"/>
                <w:szCs w:val="16"/>
              </w:rPr>
              <w:t>3.3.3.1.5</w:t>
            </w:r>
            <w:r>
              <w:rPr>
                <w:rFonts w:asciiTheme="minorHAnsi" w:hAnsiTheme="minorHAnsi"/>
                <w:sz w:val="16"/>
                <w:szCs w:val="16"/>
              </w:rPr>
              <w:t xml:space="preserve"> Then</w:t>
            </w:r>
          </w:p>
          <w:p w14:paraId="7FB25D4C" w14:textId="77777777" w:rsidR="00C6062F" w:rsidRDefault="00C6062F" w:rsidP="00C6062F">
            <w:pPr>
              <w:keepNext/>
              <w:ind w:left="720"/>
              <w:rPr>
                <w:rFonts w:asciiTheme="minorHAnsi" w:hAnsiTheme="minorHAnsi"/>
                <w:sz w:val="16"/>
                <w:szCs w:val="16"/>
              </w:rPr>
            </w:pPr>
            <w:r>
              <w:rPr>
                <w:rFonts w:asciiTheme="minorHAnsi" w:hAnsiTheme="minorHAnsi"/>
                <w:sz w:val="16"/>
                <w:szCs w:val="16"/>
              </w:rPr>
              <w:t>If A03 = alteration Then Use variant MCH-23c</w:t>
            </w:r>
          </w:p>
          <w:p w14:paraId="78B22CF5" w14:textId="77777777" w:rsidR="00C6062F" w:rsidRDefault="00C6062F" w:rsidP="00C6062F">
            <w:pPr>
              <w:keepNext/>
              <w:rPr>
                <w:rFonts w:asciiTheme="minorHAnsi" w:hAnsiTheme="minorHAnsi"/>
                <w:sz w:val="16"/>
                <w:szCs w:val="16"/>
              </w:rPr>
            </w:pPr>
            <w:r>
              <w:rPr>
                <w:rFonts w:asciiTheme="minorHAnsi" w:hAnsiTheme="minorHAnsi"/>
                <w:sz w:val="16"/>
                <w:szCs w:val="16"/>
              </w:rPr>
              <w:t xml:space="preserve">ElseIf A10 = </w:t>
            </w:r>
            <w:r>
              <w:rPr>
                <w:rFonts w:asciiTheme="minorHAnsi" w:hAnsiTheme="minorHAnsi"/>
                <w:sz w:val="18"/>
                <w:szCs w:val="18"/>
              </w:rPr>
              <w:t xml:space="preserve">RA3.3 procedures </w:t>
            </w:r>
            <w:r>
              <w:rPr>
                <w:rFonts w:asciiTheme="minorHAnsi" w:hAnsiTheme="minorHAnsi"/>
                <w:sz w:val="16"/>
                <w:szCs w:val="16"/>
              </w:rPr>
              <w:t>Then</w:t>
            </w:r>
          </w:p>
          <w:p w14:paraId="6673B90C" w14:textId="77777777" w:rsidR="00C6062F" w:rsidRDefault="00C6062F" w:rsidP="00C6062F">
            <w:pPr>
              <w:keepNext/>
              <w:ind w:left="720"/>
              <w:rPr>
                <w:rFonts w:asciiTheme="minorHAnsi" w:hAnsiTheme="minorHAnsi"/>
                <w:sz w:val="16"/>
                <w:szCs w:val="16"/>
              </w:rPr>
            </w:pPr>
            <w:r>
              <w:rPr>
                <w:rFonts w:asciiTheme="minorHAnsi" w:hAnsiTheme="minorHAnsi"/>
                <w:sz w:val="16"/>
                <w:szCs w:val="16"/>
              </w:rPr>
              <w:t>If A03=alteration Then use variant MCH-23a</w:t>
            </w:r>
          </w:p>
          <w:p w14:paraId="008EFFEB" w14:textId="77777777" w:rsidR="00C6062F" w:rsidRDefault="00C6062F" w:rsidP="00C6062F">
            <w:pPr>
              <w:keepNext/>
              <w:rPr>
                <w:rFonts w:asciiTheme="minorHAnsi" w:hAnsiTheme="minorHAnsi"/>
                <w:sz w:val="16"/>
                <w:szCs w:val="16"/>
              </w:rPr>
            </w:pPr>
            <w:r>
              <w:rPr>
                <w:rFonts w:asciiTheme="minorHAnsi" w:hAnsiTheme="minorHAnsi"/>
                <w:sz w:val="16"/>
                <w:szCs w:val="16"/>
              </w:rPr>
              <w:t>End</w:t>
            </w:r>
          </w:p>
          <w:p w14:paraId="08FC85D5" w14:textId="77777777" w:rsidR="00C6062F" w:rsidRDefault="00C6062F" w:rsidP="00C6062F">
            <w:pPr>
              <w:keepNext/>
              <w:rPr>
                <w:rFonts w:asciiTheme="minorHAnsi" w:hAnsiTheme="minorHAnsi"/>
                <w:sz w:val="16"/>
                <w:szCs w:val="16"/>
              </w:rPr>
            </w:pPr>
          </w:p>
          <w:p w14:paraId="5AA6FD57" w14:textId="77777777" w:rsidR="00C6062F" w:rsidRDefault="00C6062F" w:rsidP="00C6062F">
            <w:pPr>
              <w:keepNext/>
              <w:rPr>
                <w:rFonts w:asciiTheme="minorHAnsi" w:hAnsiTheme="minorHAnsi"/>
                <w:sz w:val="16"/>
                <w:szCs w:val="16"/>
              </w:rPr>
            </w:pPr>
            <w:r>
              <w:rPr>
                <w:rFonts w:asciiTheme="minorHAnsi" w:hAnsiTheme="minorHAnsi"/>
                <w:sz w:val="16"/>
                <w:szCs w:val="16"/>
              </w:rPr>
              <w:t>If A06 =  ZonallyControlled Then</w:t>
            </w:r>
          </w:p>
          <w:p w14:paraId="5351EA74" w14:textId="77777777" w:rsidR="00C6062F" w:rsidRDefault="00C6062F" w:rsidP="00C6062F">
            <w:pPr>
              <w:keepNext/>
              <w:ind w:left="646"/>
              <w:rPr>
                <w:rFonts w:asciiTheme="minorHAnsi" w:hAnsiTheme="minorHAnsi"/>
                <w:sz w:val="16"/>
                <w:szCs w:val="16"/>
              </w:rPr>
            </w:pPr>
            <w:r>
              <w:rPr>
                <w:rFonts w:asciiTheme="minorHAnsi" w:hAnsiTheme="minorHAnsi"/>
                <w:sz w:val="16"/>
                <w:szCs w:val="16"/>
              </w:rPr>
              <w:t>If A05 = SingleSpeed Then use variant MCH-23b</w:t>
            </w:r>
          </w:p>
          <w:p w14:paraId="089C3F55" w14:textId="77777777" w:rsidR="00C6062F" w:rsidRDefault="00C6062F" w:rsidP="00C6062F">
            <w:pPr>
              <w:keepNext/>
              <w:ind w:left="646"/>
              <w:rPr>
                <w:rFonts w:asciiTheme="minorHAnsi" w:hAnsiTheme="minorHAnsi"/>
                <w:sz w:val="16"/>
                <w:szCs w:val="16"/>
              </w:rPr>
            </w:pPr>
            <w:r>
              <w:rPr>
                <w:rFonts w:asciiTheme="minorHAnsi" w:hAnsiTheme="minorHAnsi"/>
                <w:sz w:val="16"/>
                <w:szCs w:val="16"/>
              </w:rPr>
              <w:t>ElseIf A05 = MultiSpeed Then use variant MCH-23a</w:t>
            </w:r>
          </w:p>
          <w:p w14:paraId="6D365586" w14:textId="77777777" w:rsidR="00C6062F" w:rsidRDefault="00C6062F" w:rsidP="00C6062F">
            <w:pPr>
              <w:keepNext/>
              <w:ind w:left="646"/>
              <w:rPr>
                <w:rFonts w:asciiTheme="minorHAnsi" w:hAnsiTheme="minorHAnsi"/>
                <w:sz w:val="16"/>
                <w:szCs w:val="16"/>
              </w:rPr>
            </w:pPr>
          </w:p>
          <w:p w14:paraId="587BF7FB" w14:textId="77777777" w:rsidR="00C6062F" w:rsidRDefault="00C6062F" w:rsidP="00C6062F">
            <w:pPr>
              <w:keepNext/>
              <w:rPr>
                <w:rFonts w:asciiTheme="minorHAnsi" w:hAnsiTheme="minorHAnsi"/>
                <w:sz w:val="16"/>
                <w:szCs w:val="16"/>
              </w:rPr>
            </w:pPr>
            <w:r>
              <w:rPr>
                <w:rFonts w:asciiTheme="minorHAnsi" w:hAnsiTheme="minorHAnsi"/>
                <w:sz w:val="16"/>
                <w:szCs w:val="16"/>
              </w:rPr>
              <w:t>ElseIf A06 = NotZonal Then</w:t>
            </w:r>
          </w:p>
          <w:p w14:paraId="26E52D3B" w14:textId="77777777" w:rsidR="00C6062F" w:rsidRDefault="00C6062F" w:rsidP="00C6062F">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4104EA21" w14:textId="77777777" w:rsidR="00C6062F" w:rsidRDefault="00C6062F" w:rsidP="00C6062F">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7496C894" w14:textId="77777777" w:rsidR="00C6062F" w:rsidRDefault="00C6062F" w:rsidP="00C6062F">
            <w:pPr>
              <w:keepNext/>
              <w:ind w:left="646"/>
              <w:rPr>
                <w:rFonts w:asciiTheme="minorHAnsi" w:hAnsiTheme="minorHAnsi"/>
                <w:sz w:val="16"/>
                <w:szCs w:val="16"/>
              </w:rPr>
            </w:pPr>
          </w:p>
          <w:p w14:paraId="5799D8BD" w14:textId="77777777" w:rsidR="00C6062F" w:rsidRDefault="00C6062F" w:rsidP="00C6062F">
            <w:pPr>
              <w:keepNext/>
              <w:rPr>
                <w:rFonts w:ascii="Calibri" w:hAnsi="Calibri"/>
                <w:sz w:val="16"/>
                <w:szCs w:val="16"/>
              </w:rPr>
            </w:pPr>
            <w:r>
              <w:rPr>
                <w:rFonts w:ascii="Calibri" w:hAnsi="Calibri"/>
                <w:sz w:val="16"/>
                <w:szCs w:val="16"/>
              </w:rPr>
              <w:t>ElseIf A06 = N/A Then</w:t>
            </w:r>
          </w:p>
          <w:p w14:paraId="441CB7FB" w14:textId="77777777" w:rsidR="00C6062F" w:rsidRDefault="00C6062F" w:rsidP="00C6062F">
            <w:pPr>
              <w:keepNext/>
              <w:ind w:left="646"/>
              <w:rPr>
                <w:rFonts w:ascii="Calibri" w:hAnsi="Calibri"/>
                <w:sz w:val="16"/>
                <w:szCs w:val="16"/>
              </w:rPr>
            </w:pPr>
            <w:r>
              <w:rPr>
                <w:rFonts w:ascii="Calibri" w:hAnsi="Calibri"/>
                <w:sz w:val="16"/>
                <w:szCs w:val="16"/>
              </w:rPr>
              <w:t>if  A03 = New or Replacement, Then</w:t>
            </w:r>
          </w:p>
          <w:p w14:paraId="1CCAF28D" w14:textId="77777777" w:rsidR="00C6062F" w:rsidRDefault="00C6062F" w:rsidP="00C6062F">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30C7C0F3" w14:textId="77777777" w:rsidR="00C6062F" w:rsidRDefault="00C6062F" w:rsidP="00C6062F">
            <w:pPr>
              <w:keepNext/>
              <w:ind w:left="1186"/>
              <w:rPr>
                <w:rFonts w:ascii="Calibri" w:hAnsi="Calibri"/>
                <w:sz w:val="16"/>
                <w:szCs w:val="16"/>
              </w:rPr>
            </w:pPr>
            <w:r>
              <w:rPr>
                <w:rFonts w:ascii="Calibri" w:hAnsi="Calibri"/>
                <w:sz w:val="16"/>
                <w:szCs w:val="16"/>
              </w:rPr>
              <w:t>Else use variant MCH-23a</w:t>
            </w:r>
          </w:p>
          <w:p w14:paraId="7A41E6D1" w14:textId="77777777" w:rsidR="00C6062F" w:rsidRDefault="00C6062F" w:rsidP="00C6062F">
            <w:pPr>
              <w:keepNext/>
              <w:ind w:left="1186"/>
              <w:rPr>
                <w:rFonts w:asciiTheme="minorHAnsi" w:hAnsiTheme="minorHAnsi"/>
                <w:sz w:val="16"/>
                <w:szCs w:val="16"/>
              </w:rPr>
            </w:pPr>
            <w:r>
              <w:rPr>
                <w:rFonts w:asciiTheme="minorHAnsi" w:hAnsiTheme="minorHAnsi"/>
                <w:sz w:val="16"/>
                <w:szCs w:val="16"/>
              </w:rPr>
              <w:t>End</w:t>
            </w:r>
          </w:p>
          <w:p w14:paraId="4D40D723" w14:textId="77777777" w:rsidR="00C6062F" w:rsidRDefault="00C6062F" w:rsidP="00C6062F">
            <w:pPr>
              <w:keepNext/>
              <w:ind w:left="646"/>
              <w:rPr>
                <w:rFonts w:asciiTheme="minorHAnsi" w:hAnsiTheme="minorHAnsi"/>
                <w:sz w:val="16"/>
                <w:szCs w:val="16"/>
              </w:rPr>
            </w:pPr>
            <w:r>
              <w:rPr>
                <w:rFonts w:asciiTheme="minorHAnsi" w:hAnsiTheme="minorHAnsi"/>
                <w:sz w:val="16"/>
                <w:szCs w:val="16"/>
              </w:rPr>
              <w:t>End</w:t>
            </w:r>
          </w:p>
          <w:p w14:paraId="4D5FB673" w14:textId="6227C738" w:rsidR="007F7878" w:rsidRPr="008D6BBF" w:rsidRDefault="00C6062F" w:rsidP="00A4631B">
            <w:pPr>
              <w:keepNext/>
              <w:rPr>
                <w:rFonts w:asciiTheme="minorHAnsi" w:hAnsiTheme="minorHAnsi"/>
                <w:sz w:val="18"/>
                <w:szCs w:val="18"/>
              </w:rPr>
            </w:pPr>
            <w:r>
              <w:rPr>
                <w:rFonts w:asciiTheme="minorHAnsi" w:hAnsiTheme="minorHAnsi"/>
                <w:sz w:val="16"/>
                <w:szCs w:val="16"/>
              </w:rPr>
              <w:t>End&gt;&gt;</w:t>
            </w:r>
          </w:p>
        </w:tc>
      </w:tr>
    </w:tbl>
    <w:p w14:paraId="2D5FB6CB" w14:textId="77777777" w:rsidR="003E2FCD" w:rsidRPr="00F01A91" w:rsidRDefault="003E2FCD" w:rsidP="00693010">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F6BCB" w:rsidRPr="00D83E48" w14:paraId="4D5FB67A" w14:textId="77777777">
        <w:trPr>
          <w:trHeight w:val="233"/>
        </w:trPr>
        <w:tc>
          <w:tcPr>
            <w:tcW w:w="5000" w:type="pct"/>
          </w:tcPr>
          <w:p w14:paraId="4D5FB679" w14:textId="072FE724" w:rsidR="00DF5E13" w:rsidRDefault="00BF6BCB" w:rsidP="00693010">
            <w:pPr>
              <w:rPr>
                <w:rFonts w:ascii="Calibri" w:hAnsi="Calibri"/>
                <w:b/>
              </w:rPr>
            </w:pPr>
            <w:r w:rsidRPr="00F01A91">
              <w:rPr>
                <w:rFonts w:asciiTheme="minorHAnsi" w:hAnsiTheme="minorHAnsi"/>
                <w:b/>
                <w:sz w:val="18"/>
                <w:szCs w:val="18"/>
              </w:rPr>
              <w:t>MCH-23</w:t>
            </w:r>
            <w:r w:rsidR="00DA6A38" w:rsidRPr="00F01A91">
              <w:rPr>
                <w:rFonts w:asciiTheme="minorHAnsi" w:hAnsiTheme="minorHAnsi"/>
                <w:b/>
                <w:sz w:val="18"/>
                <w:szCs w:val="18"/>
              </w:rPr>
              <w:t>d</w:t>
            </w:r>
            <w:r w:rsidRPr="00F01A91">
              <w:rPr>
                <w:rFonts w:asciiTheme="minorHAnsi" w:hAnsiTheme="minorHAnsi"/>
                <w:b/>
                <w:sz w:val="18"/>
                <w:szCs w:val="18"/>
              </w:rPr>
              <w:t xml:space="preserve"> Forced Air System Airflow Rate Measurement – Newly Installed Non-Zoned Systems or Zoned Multi-Speed Compressor </w:t>
            </w:r>
            <w:r w:rsidR="00DA6A38" w:rsidRPr="00F01A91">
              <w:rPr>
                <w:rFonts w:asciiTheme="minorHAnsi" w:hAnsiTheme="minorHAnsi"/>
                <w:b/>
                <w:sz w:val="18"/>
                <w:szCs w:val="18"/>
              </w:rPr>
              <w:t>Measurement Only – No Minimum Target Requirement</w:t>
            </w:r>
          </w:p>
        </w:tc>
      </w:tr>
    </w:tbl>
    <w:p w14:paraId="78894F94" w14:textId="77777777" w:rsidR="003E2FCD" w:rsidRPr="00F01A91" w:rsidRDefault="003E2FCD">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9"/>
        <w:gridCol w:w="4889"/>
        <w:gridCol w:w="5599"/>
      </w:tblGrid>
      <w:tr w:rsidR="00BF6BCB" w:rsidRPr="00D83E48" w14:paraId="4D5FB67E" w14:textId="77777777" w:rsidTr="00810CDC">
        <w:trPr>
          <w:trHeight w:val="144"/>
        </w:trPr>
        <w:tc>
          <w:tcPr>
            <w:tcW w:w="5000" w:type="pct"/>
            <w:gridSpan w:val="3"/>
          </w:tcPr>
          <w:p w14:paraId="4D5FB67C" w14:textId="5B90CCD4" w:rsidR="00BF6BCB" w:rsidRPr="00F01A91" w:rsidRDefault="00BF6BCB" w:rsidP="00693010">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4D5FB67D" w14:textId="77777777" w:rsidR="00BF6BCB" w:rsidRPr="00DF5845" w:rsidRDefault="00BF6BCB" w:rsidP="00693010">
            <w:pPr>
              <w:keepNext/>
              <w:rPr>
                <w:rFonts w:asciiTheme="minorHAnsi" w:hAnsiTheme="minorHAnsi"/>
                <w:b/>
                <w:sz w:val="18"/>
                <w:szCs w:val="18"/>
              </w:rPr>
            </w:pPr>
            <w:r w:rsidRPr="00DF5845">
              <w:rPr>
                <w:rFonts w:asciiTheme="minorHAnsi" w:hAnsiTheme="minorHAnsi"/>
                <w:sz w:val="18"/>
                <w:szCs w:val="18"/>
              </w:rPr>
              <w:t>The procedures for System Airflow Rate Verification are specified in Reference Residential Appendix RA3.3.</w:t>
            </w:r>
          </w:p>
        </w:tc>
      </w:tr>
      <w:tr w:rsidR="00BF6BCB" w:rsidRPr="00D83E48" w14:paraId="4D5FB682" w14:textId="77777777" w:rsidTr="00810CDC">
        <w:tblPrEx>
          <w:tblCellMar>
            <w:top w:w="0" w:type="dxa"/>
            <w:left w:w="108" w:type="dxa"/>
            <w:bottom w:w="0" w:type="dxa"/>
            <w:right w:w="108" w:type="dxa"/>
          </w:tblCellMar>
        </w:tblPrEx>
        <w:trPr>
          <w:cantSplit/>
          <w:trHeight w:val="144"/>
        </w:trPr>
        <w:tc>
          <w:tcPr>
            <w:tcW w:w="240" w:type="pct"/>
            <w:vAlign w:val="center"/>
          </w:tcPr>
          <w:p w14:paraId="4D5FB67F"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0</w:t>
            </w:r>
            <w:r w:rsidR="00DA6A38" w:rsidRPr="00F01A91">
              <w:rPr>
                <w:rFonts w:asciiTheme="minorHAnsi" w:hAnsiTheme="minorHAnsi"/>
                <w:sz w:val="18"/>
                <w:szCs w:val="18"/>
              </w:rPr>
              <w:t>1</w:t>
            </w:r>
          </w:p>
        </w:tc>
        <w:tc>
          <w:tcPr>
            <w:tcW w:w="2219" w:type="pct"/>
            <w:vAlign w:val="center"/>
          </w:tcPr>
          <w:p w14:paraId="4D5FB680" w14:textId="6342744D"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541" w:type="pct"/>
            <w:vAlign w:val="center"/>
          </w:tcPr>
          <w:p w14:paraId="4D5FB681"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&lt;&lt;user input numeric value: xxxx&gt;&gt;</w:t>
            </w:r>
          </w:p>
        </w:tc>
      </w:tr>
    </w:tbl>
    <w:p w14:paraId="4D5FB683" w14:textId="77777777" w:rsidR="00BF6BCB" w:rsidRPr="008D6BBF" w:rsidRDefault="00BF6BCB" w:rsidP="00DB3C96">
      <w:pPr>
        <w:rPr>
          <w:rFonts w:asciiTheme="minorHAnsi" w:hAnsiTheme="minorHAnsi"/>
          <w:sz w:val="18"/>
          <w:szCs w:val="18"/>
        </w:rPr>
      </w:pPr>
    </w:p>
    <w:tbl>
      <w:tblPr>
        <w:tblW w:w="1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81"/>
        <w:gridCol w:w="2677"/>
        <w:gridCol w:w="7744"/>
      </w:tblGrid>
      <w:tr w:rsidR="00B90FC9" w:rsidRPr="00D83E48" w14:paraId="4D5FB685" w14:textId="77777777" w:rsidTr="001E0F44">
        <w:trPr>
          <w:trHeight w:val="144"/>
        </w:trPr>
        <w:tc>
          <w:tcPr>
            <w:tcW w:w="11002" w:type="dxa"/>
            <w:gridSpan w:val="3"/>
            <w:tcBorders>
              <w:top w:val="single" w:sz="4" w:space="0" w:color="000000"/>
              <w:left w:val="single" w:sz="4" w:space="0" w:color="000000"/>
              <w:bottom w:val="single" w:sz="4" w:space="0" w:color="000000"/>
              <w:right w:val="single" w:sz="4" w:space="0" w:color="000000"/>
            </w:tcBorders>
          </w:tcPr>
          <w:p w14:paraId="4D5FB684" w14:textId="77777777" w:rsidR="00B90FC9" w:rsidRPr="00FA0024" w:rsidRDefault="00B90FC9" w:rsidP="00B90FC9">
            <w:pPr>
              <w:keepNext/>
              <w:rPr>
                <w:rFonts w:asciiTheme="minorHAnsi" w:hAnsiTheme="minorHAnsi"/>
                <w:b/>
                <w:sz w:val="18"/>
                <w:szCs w:val="18"/>
              </w:rPr>
            </w:pPr>
            <w:r>
              <w:rPr>
                <w:rFonts w:asciiTheme="minorHAnsi" w:hAnsiTheme="minorHAnsi"/>
                <w:b/>
                <w:sz w:val="18"/>
                <w:szCs w:val="18"/>
              </w:rPr>
              <w:lastRenderedPageBreak/>
              <w:t>E</w:t>
            </w:r>
            <w:r w:rsidRPr="008D67CB">
              <w:rPr>
                <w:rFonts w:asciiTheme="minorHAnsi" w:hAnsiTheme="minorHAnsi"/>
                <w:b/>
                <w:sz w:val="18"/>
                <w:szCs w:val="18"/>
              </w:rPr>
              <w:t>. Additional Requirements</w:t>
            </w:r>
          </w:p>
        </w:tc>
      </w:tr>
      <w:tr w:rsidR="00B90FC9" w:rsidRPr="00D83E48" w14:paraId="4D5FB688" w14:textId="77777777" w:rsidTr="001E0F44">
        <w:trPr>
          <w:trHeight w:val="144"/>
        </w:trPr>
        <w:tc>
          <w:tcPr>
            <w:tcW w:w="581" w:type="dxa"/>
            <w:vAlign w:val="center"/>
          </w:tcPr>
          <w:p w14:paraId="4D5FB686" w14:textId="77777777" w:rsidR="00B90FC9" w:rsidRPr="008D67CB" w:rsidRDefault="00B90FC9" w:rsidP="00B90FC9">
            <w:pPr>
              <w:pStyle w:val="FootnoteText"/>
              <w:keepNext/>
              <w:jc w:val="center"/>
              <w:rPr>
                <w:rFonts w:ascii="Calibri" w:hAnsi="Calibri"/>
                <w:sz w:val="18"/>
                <w:szCs w:val="18"/>
              </w:rPr>
            </w:pPr>
            <w:r w:rsidRPr="008D67CB">
              <w:rPr>
                <w:rFonts w:ascii="Calibri" w:hAnsi="Calibri"/>
                <w:sz w:val="18"/>
                <w:szCs w:val="18"/>
              </w:rPr>
              <w:t>01</w:t>
            </w:r>
          </w:p>
        </w:tc>
        <w:tc>
          <w:tcPr>
            <w:tcW w:w="10421" w:type="dxa"/>
            <w:gridSpan w:val="2"/>
          </w:tcPr>
          <w:p w14:paraId="4D5FB687" w14:textId="408F2E88" w:rsidR="00B90FC9" w:rsidRPr="008D67CB" w:rsidRDefault="00B90FC9" w:rsidP="003E2FCD">
            <w:pPr>
              <w:pStyle w:val="FootnoteText"/>
              <w:keepNext/>
              <w:rPr>
                <w:rFonts w:asciiTheme="minorHAnsi" w:hAnsiTheme="minorHAnsi"/>
                <w:sz w:val="18"/>
                <w:szCs w:val="18"/>
              </w:rPr>
            </w:pPr>
            <w:r w:rsidRPr="008D67CB">
              <w:rPr>
                <w:rFonts w:asciiTheme="minorHAnsi" w:hAnsiTheme="minorHAnsi"/>
                <w:sz w:val="18"/>
                <w:szCs w:val="18"/>
              </w:rPr>
              <w:t xml:space="preserve">Air filters that meet the applicable requirements of Standards Section 150.0(m)12 or 150.0(m)13 were properly installed in the system during system air flow rate measurement identified on this Certificate of </w:t>
            </w:r>
            <w:r w:rsidR="003E2FCD">
              <w:rPr>
                <w:rFonts w:asciiTheme="minorHAnsi" w:hAnsiTheme="minorHAnsi"/>
                <w:sz w:val="18"/>
                <w:szCs w:val="18"/>
              </w:rPr>
              <w:t>Verification</w:t>
            </w:r>
            <w:r w:rsidRPr="008D67CB">
              <w:rPr>
                <w:rFonts w:asciiTheme="minorHAnsi" w:hAnsiTheme="minorHAnsi"/>
                <w:sz w:val="18"/>
                <w:szCs w:val="18"/>
              </w:rPr>
              <w:t>.</w:t>
            </w:r>
          </w:p>
        </w:tc>
      </w:tr>
      <w:tr w:rsidR="00B90FC9" w:rsidRPr="00D83E48" w14:paraId="4D5FB68B" w14:textId="77777777" w:rsidTr="001E0F44">
        <w:trPr>
          <w:trHeight w:val="144"/>
        </w:trPr>
        <w:tc>
          <w:tcPr>
            <w:tcW w:w="581" w:type="dxa"/>
            <w:vAlign w:val="center"/>
          </w:tcPr>
          <w:p w14:paraId="4D5FB689" w14:textId="77777777" w:rsidR="00B90FC9" w:rsidRPr="008D67CB" w:rsidRDefault="00B90FC9" w:rsidP="00B90FC9">
            <w:pPr>
              <w:pStyle w:val="FootnoteText"/>
              <w:keepNext/>
              <w:jc w:val="center"/>
              <w:rPr>
                <w:rFonts w:ascii="Calibri" w:hAnsi="Calibri"/>
                <w:sz w:val="18"/>
                <w:szCs w:val="18"/>
              </w:rPr>
            </w:pPr>
            <w:r w:rsidRPr="008D67CB">
              <w:rPr>
                <w:rFonts w:ascii="Calibri" w:hAnsi="Calibri"/>
                <w:sz w:val="18"/>
                <w:szCs w:val="18"/>
              </w:rPr>
              <w:t>02</w:t>
            </w:r>
          </w:p>
        </w:tc>
        <w:tc>
          <w:tcPr>
            <w:tcW w:w="10421" w:type="dxa"/>
            <w:gridSpan w:val="2"/>
          </w:tcPr>
          <w:p w14:paraId="4D5FB68A" w14:textId="47DB6A9E" w:rsidR="00B90FC9" w:rsidRPr="008D67CB" w:rsidRDefault="00B90FC9" w:rsidP="003E2FCD">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3E2FCD">
              <w:rPr>
                <w:rFonts w:asciiTheme="minorHAnsi" w:hAnsiTheme="minorHAnsi"/>
                <w:sz w:val="18"/>
                <w:szCs w:val="18"/>
              </w:rPr>
              <w:t>Verification</w:t>
            </w:r>
            <w:r w:rsidR="003E2FCD"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B90FC9" w:rsidRPr="00D83E48" w14:paraId="4D5FB691" w14:textId="77777777" w:rsidTr="001E0F44">
        <w:trPr>
          <w:trHeight w:val="144"/>
        </w:trPr>
        <w:tc>
          <w:tcPr>
            <w:tcW w:w="581" w:type="dxa"/>
            <w:vAlign w:val="center"/>
          </w:tcPr>
          <w:p w14:paraId="4D5FB68F" w14:textId="1AA36F87" w:rsidR="00B90FC9" w:rsidRPr="008D67CB" w:rsidRDefault="00091AB8" w:rsidP="00B90FC9">
            <w:pPr>
              <w:pStyle w:val="FootnoteText"/>
              <w:keepNext/>
              <w:jc w:val="center"/>
              <w:rPr>
                <w:rFonts w:ascii="Calibri" w:hAnsi="Calibri"/>
                <w:sz w:val="18"/>
                <w:szCs w:val="18"/>
              </w:rPr>
            </w:pPr>
            <w:r>
              <w:rPr>
                <w:rFonts w:ascii="Calibri" w:hAnsi="Calibri"/>
                <w:sz w:val="18"/>
                <w:szCs w:val="18"/>
              </w:rPr>
              <w:t>03</w:t>
            </w:r>
          </w:p>
        </w:tc>
        <w:tc>
          <w:tcPr>
            <w:tcW w:w="10421" w:type="dxa"/>
            <w:gridSpan w:val="2"/>
          </w:tcPr>
          <w:p w14:paraId="4D5FB690" w14:textId="77777777" w:rsidR="00B90FC9" w:rsidRPr="00C74B3C" w:rsidRDefault="00B90FC9" w:rsidP="00B90FC9">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B90FC9" w:rsidRPr="00D83E48" w14:paraId="4D5FB694" w14:textId="77777777" w:rsidTr="001E0F44">
        <w:trPr>
          <w:trHeight w:val="144"/>
        </w:trPr>
        <w:tc>
          <w:tcPr>
            <w:tcW w:w="581" w:type="dxa"/>
            <w:vAlign w:val="center"/>
          </w:tcPr>
          <w:p w14:paraId="4D5FB692" w14:textId="0576021A" w:rsidR="00B90FC9" w:rsidRDefault="00091AB8" w:rsidP="00B90FC9">
            <w:pPr>
              <w:pStyle w:val="FootnoteText"/>
              <w:keepNext/>
              <w:jc w:val="center"/>
              <w:rPr>
                <w:rFonts w:ascii="Calibri" w:hAnsi="Calibri"/>
                <w:sz w:val="18"/>
                <w:szCs w:val="18"/>
              </w:rPr>
            </w:pPr>
            <w:r>
              <w:rPr>
                <w:rFonts w:asciiTheme="minorHAnsi" w:hAnsiTheme="minorHAnsi"/>
                <w:sz w:val="18"/>
                <w:szCs w:val="18"/>
              </w:rPr>
              <w:t>04</w:t>
            </w:r>
          </w:p>
        </w:tc>
        <w:tc>
          <w:tcPr>
            <w:tcW w:w="10421" w:type="dxa"/>
            <w:gridSpan w:val="2"/>
            <w:vAlign w:val="center"/>
          </w:tcPr>
          <w:p w14:paraId="4D5FB693" w14:textId="77777777" w:rsidR="00B90FC9" w:rsidRPr="00C74B3C" w:rsidRDefault="00B90FC9" w:rsidP="00B90FC9">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90FC9" w:rsidRPr="00D83E48" w14:paraId="4D5FB697" w14:textId="77777777" w:rsidTr="001E0F44">
        <w:trPr>
          <w:trHeight w:val="144"/>
        </w:trPr>
        <w:tc>
          <w:tcPr>
            <w:tcW w:w="581" w:type="dxa"/>
            <w:vAlign w:val="center"/>
          </w:tcPr>
          <w:p w14:paraId="4D5FB695" w14:textId="179D4D96" w:rsidR="00B90FC9" w:rsidRDefault="00091AB8" w:rsidP="00B90FC9">
            <w:pPr>
              <w:pStyle w:val="FootnoteText"/>
              <w:keepNext/>
              <w:jc w:val="center"/>
              <w:rPr>
                <w:rFonts w:ascii="Calibri" w:hAnsi="Calibri"/>
                <w:sz w:val="18"/>
                <w:szCs w:val="18"/>
              </w:rPr>
            </w:pPr>
            <w:r>
              <w:rPr>
                <w:rFonts w:asciiTheme="minorHAnsi" w:hAnsiTheme="minorHAnsi"/>
                <w:sz w:val="18"/>
                <w:szCs w:val="18"/>
              </w:rPr>
              <w:t>05</w:t>
            </w:r>
          </w:p>
        </w:tc>
        <w:tc>
          <w:tcPr>
            <w:tcW w:w="10421" w:type="dxa"/>
            <w:gridSpan w:val="2"/>
            <w:vAlign w:val="center"/>
          </w:tcPr>
          <w:p w14:paraId="4D5FB696" w14:textId="77777777" w:rsidR="00B90FC9" w:rsidRPr="00C74B3C" w:rsidRDefault="00B90FC9" w:rsidP="00B90FC9">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90FC9" w:rsidRPr="00D83E48" w14:paraId="4D5FB69A" w14:textId="77777777" w:rsidTr="001E0F44">
        <w:trPr>
          <w:trHeight w:val="144"/>
        </w:trPr>
        <w:tc>
          <w:tcPr>
            <w:tcW w:w="581" w:type="dxa"/>
            <w:vAlign w:val="center"/>
          </w:tcPr>
          <w:p w14:paraId="4D5FB698" w14:textId="3443CA7D" w:rsidR="00B90FC9" w:rsidRDefault="00091AB8" w:rsidP="00B90FC9">
            <w:pPr>
              <w:pStyle w:val="FootnoteText"/>
              <w:keepNext/>
              <w:jc w:val="center"/>
              <w:rPr>
                <w:rFonts w:ascii="Calibri" w:hAnsi="Calibri"/>
                <w:sz w:val="18"/>
                <w:szCs w:val="18"/>
              </w:rPr>
            </w:pPr>
            <w:r>
              <w:rPr>
                <w:rFonts w:asciiTheme="minorHAnsi" w:hAnsiTheme="minorHAnsi"/>
                <w:sz w:val="18"/>
                <w:szCs w:val="18"/>
              </w:rPr>
              <w:t>06</w:t>
            </w:r>
          </w:p>
        </w:tc>
        <w:tc>
          <w:tcPr>
            <w:tcW w:w="10421" w:type="dxa"/>
            <w:gridSpan w:val="2"/>
            <w:vAlign w:val="center"/>
          </w:tcPr>
          <w:p w14:paraId="4D5FB699" w14:textId="77777777" w:rsidR="00B90FC9" w:rsidRPr="00C74B3C" w:rsidRDefault="00B90FC9" w:rsidP="00B90FC9">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90FC9" w:rsidRPr="00D83E48" w14:paraId="4D5FB6A1" w14:textId="77777777" w:rsidTr="00F42819">
        <w:trPr>
          <w:trHeight w:val="144"/>
        </w:trPr>
        <w:tc>
          <w:tcPr>
            <w:tcW w:w="581" w:type="dxa"/>
            <w:vAlign w:val="center"/>
          </w:tcPr>
          <w:p w14:paraId="4D5FB69B" w14:textId="369DCC06" w:rsidR="00B90FC9" w:rsidRPr="00E90488" w:rsidRDefault="00091AB8" w:rsidP="00B90FC9">
            <w:pPr>
              <w:pStyle w:val="FootnoteText"/>
              <w:keepNext/>
              <w:jc w:val="center"/>
              <w:rPr>
                <w:rFonts w:asciiTheme="minorHAnsi" w:hAnsiTheme="minorHAnsi" w:cs="Calibri-Bold"/>
                <w:bCs/>
                <w:sz w:val="18"/>
                <w:szCs w:val="18"/>
              </w:rPr>
            </w:pPr>
            <w:r>
              <w:rPr>
                <w:rFonts w:asciiTheme="minorHAnsi" w:hAnsiTheme="minorHAnsi" w:cs="Calibri-Bold"/>
                <w:bCs/>
                <w:sz w:val="18"/>
                <w:szCs w:val="18"/>
              </w:rPr>
              <w:t>07</w:t>
            </w:r>
          </w:p>
        </w:tc>
        <w:tc>
          <w:tcPr>
            <w:tcW w:w="2677" w:type="dxa"/>
            <w:vAlign w:val="center"/>
          </w:tcPr>
          <w:p w14:paraId="4D5FB69C" w14:textId="77777777" w:rsidR="00B90FC9" w:rsidRPr="008D67CB" w:rsidRDefault="00B90FC9" w:rsidP="00B90FC9">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r w:rsidR="00570680">
              <w:rPr>
                <w:rFonts w:asciiTheme="minorHAnsi" w:hAnsiTheme="minorHAnsi"/>
                <w:sz w:val="18"/>
                <w:szCs w:val="18"/>
              </w:rPr>
              <w:t xml:space="preserve"> </w:t>
            </w:r>
          </w:p>
        </w:tc>
        <w:tc>
          <w:tcPr>
            <w:tcW w:w="7744" w:type="dxa"/>
            <w:vAlign w:val="center"/>
          </w:tcPr>
          <w:p w14:paraId="4D5FB69D" w14:textId="77777777" w:rsidR="00B90FC9" w:rsidRPr="00E90488" w:rsidRDefault="00B90FC9" w:rsidP="00B90FC9">
            <w:pPr>
              <w:rPr>
                <w:sz w:val="24"/>
                <w:szCs w:val="24"/>
              </w:rPr>
            </w:pPr>
            <w:r w:rsidRPr="00E90488">
              <w:rPr>
                <w:rFonts w:ascii="Calibri" w:hAnsi="Calibri"/>
                <w:sz w:val="18"/>
              </w:rPr>
              <w:t>&lt;&lt;user pick from list:</w:t>
            </w:r>
          </w:p>
          <w:p w14:paraId="4D5FB69E" w14:textId="77777777" w:rsidR="00B90FC9" w:rsidRPr="00E90488" w:rsidRDefault="00B90FC9" w:rsidP="00B90FC9">
            <w:pPr>
              <w:rPr>
                <w:sz w:val="24"/>
                <w:szCs w:val="24"/>
              </w:rPr>
            </w:pPr>
            <w:r w:rsidRPr="00E90488">
              <w:rPr>
                <w:rFonts w:ascii="Calibri" w:hAnsi="Calibri"/>
                <w:sz w:val="18"/>
              </w:rPr>
              <w:t xml:space="preserve">*** </w:t>
            </w:r>
            <w:r w:rsidRPr="00E90488">
              <w:rPr>
                <w:rFonts w:ascii="Calibri" w:hAnsi="Calibri"/>
                <w:sz w:val="18"/>
                <w:u w:val="single"/>
              </w:rPr>
              <w:t>Pass</w:t>
            </w:r>
            <w:r w:rsidRPr="00E90488">
              <w:rPr>
                <w:rFonts w:ascii="Calibri" w:hAnsi="Calibri"/>
                <w:sz w:val="18"/>
              </w:rPr>
              <w:t xml:space="preserve"> - all applicable requirements are met; or</w:t>
            </w:r>
          </w:p>
          <w:p w14:paraId="4D5FB69F" w14:textId="77777777" w:rsidR="00B90FC9" w:rsidRPr="00E90488" w:rsidRDefault="00B90FC9" w:rsidP="00B90FC9">
            <w:pPr>
              <w:ind w:left="340" w:hanging="340"/>
              <w:rPr>
                <w:sz w:val="24"/>
                <w:szCs w:val="24"/>
              </w:rPr>
            </w:pPr>
            <w:r w:rsidRPr="00E90488">
              <w:rPr>
                <w:rFonts w:ascii="Calibri" w:hAnsi="Calibri"/>
                <w:sz w:val="18"/>
              </w:rPr>
              <w:t xml:space="preserve">*** </w:t>
            </w:r>
            <w:r w:rsidRPr="00E90488">
              <w:rPr>
                <w:rFonts w:ascii="Calibri" w:hAnsi="Calibri"/>
                <w:sz w:val="18"/>
                <w:u w:val="single"/>
              </w:rPr>
              <w:t>Fail</w:t>
            </w:r>
            <w:r w:rsidRPr="00E90488">
              <w:rPr>
                <w:rFonts w:ascii="Calibri" w:hAnsi="Calibri"/>
                <w:sz w:val="18"/>
              </w:rPr>
              <w:t xml:space="preserve"> - one or more applicable requirements are not met. Enter reason for failure in corrections notes field below; or</w:t>
            </w:r>
          </w:p>
          <w:p w14:paraId="4D5FB6A0" w14:textId="77777777" w:rsidR="00B90FC9" w:rsidRPr="008D67CB" w:rsidRDefault="00B90FC9" w:rsidP="00B90FC9">
            <w:pPr>
              <w:pStyle w:val="FootnoteText"/>
              <w:keepNext/>
              <w:rPr>
                <w:rFonts w:asciiTheme="minorHAnsi" w:hAnsiTheme="minorHAnsi" w:cs="Calibri-Bold"/>
                <w:b/>
                <w:bCs/>
                <w:sz w:val="18"/>
                <w:szCs w:val="18"/>
              </w:rPr>
            </w:pPr>
            <w:r w:rsidRPr="00E90488">
              <w:rPr>
                <w:rFonts w:ascii="Calibri" w:hAnsi="Calibri"/>
                <w:sz w:val="18"/>
              </w:rPr>
              <w:t xml:space="preserve">*** </w:t>
            </w:r>
            <w:r w:rsidRPr="00E90488">
              <w:rPr>
                <w:rFonts w:ascii="Calibri" w:hAnsi="Calibri"/>
                <w:sz w:val="18"/>
                <w:u w:val="single"/>
              </w:rPr>
              <w:t>All n/a</w:t>
            </w:r>
            <w:r w:rsidRPr="00E90488">
              <w:rPr>
                <w:rFonts w:ascii="Calibri" w:hAnsi="Calibri"/>
                <w:sz w:val="18"/>
              </w:rPr>
              <w:t xml:space="preserve"> - This entire table is not applicable</w:t>
            </w:r>
            <w:r>
              <w:rPr>
                <w:rFonts w:ascii="Calibri" w:hAnsi="Calibri"/>
                <w:sz w:val="18"/>
              </w:rPr>
              <w:t>&gt;&gt;</w:t>
            </w:r>
          </w:p>
        </w:tc>
      </w:tr>
      <w:tr w:rsidR="00B90FC9" w:rsidRPr="00D83E48" w14:paraId="4D5FB6A5" w14:textId="77777777" w:rsidTr="00F42819">
        <w:trPr>
          <w:trHeight w:val="144"/>
        </w:trPr>
        <w:tc>
          <w:tcPr>
            <w:tcW w:w="581" w:type="dxa"/>
            <w:vAlign w:val="center"/>
          </w:tcPr>
          <w:p w14:paraId="4D5FB6A2" w14:textId="19FE0836" w:rsidR="00B90FC9" w:rsidRPr="00E90488" w:rsidRDefault="00091AB8" w:rsidP="00B90FC9">
            <w:pPr>
              <w:pStyle w:val="FootnoteText"/>
              <w:keepNext/>
              <w:jc w:val="center"/>
              <w:rPr>
                <w:rFonts w:asciiTheme="minorHAnsi" w:hAnsiTheme="minorHAnsi" w:cs="Calibri-Bold"/>
                <w:bCs/>
                <w:sz w:val="18"/>
                <w:szCs w:val="18"/>
              </w:rPr>
            </w:pPr>
            <w:r>
              <w:rPr>
                <w:rFonts w:asciiTheme="minorHAnsi" w:hAnsiTheme="minorHAnsi" w:cs="Calibri-Bold"/>
                <w:bCs/>
                <w:sz w:val="18"/>
                <w:szCs w:val="18"/>
              </w:rPr>
              <w:t>08</w:t>
            </w:r>
          </w:p>
        </w:tc>
        <w:tc>
          <w:tcPr>
            <w:tcW w:w="2677" w:type="dxa"/>
            <w:vAlign w:val="center"/>
          </w:tcPr>
          <w:p w14:paraId="4D5FB6A3" w14:textId="77777777" w:rsidR="00B90FC9" w:rsidRPr="008D67CB" w:rsidRDefault="00B90FC9" w:rsidP="00B90FC9">
            <w:pPr>
              <w:pStyle w:val="FootnoteText"/>
              <w:keepNext/>
              <w:rPr>
                <w:rFonts w:asciiTheme="minorHAnsi" w:hAnsiTheme="minorHAnsi" w:cs="Calibri-Bold"/>
                <w:b/>
                <w:bCs/>
                <w:sz w:val="18"/>
                <w:szCs w:val="18"/>
              </w:rPr>
            </w:pPr>
            <w:r>
              <w:rPr>
                <w:rFonts w:ascii="Calibri" w:hAnsi="Calibri"/>
                <w:sz w:val="18"/>
              </w:rPr>
              <w:t>Correction Notes:</w:t>
            </w:r>
          </w:p>
        </w:tc>
        <w:tc>
          <w:tcPr>
            <w:tcW w:w="7744" w:type="dxa"/>
            <w:vAlign w:val="center"/>
          </w:tcPr>
          <w:p w14:paraId="4D5FB6A4" w14:textId="77777777" w:rsidR="00B90FC9" w:rsidRPr="008D67CB" w:rsidRDefault="00B90FC9" w:rsidP="00B90FC9">
            <w:pPr>
              <w:pStyle w:val="FootnoteText"/>
              <w:keepNext/>
              <w:rPr>
                <w:rFonts w:asciiTheme="minorHAnsi" w:hAnsiTheme="minorHAnsi" w:cs="Calibri-Bold"/>
                <w:b/>
                <w:bCs/>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B90FC9" w:rsidRPr="00D83E48" w14:paraId="4D5FB6A7" w14:textId="77777777" w:rsidTr="001E0F44">
        <w:trPr>
          <w:trHeight w:val="144"/>
        </w:trPr>
        <w:tc>
          <w:tcPr>
            <w:tcW w:w="11002" w:type="dxa"/>
            <w:gridSpan w:val="3"/>
            <w:vAlign w:val="center"/>
          </w:tcPr>
          <w:p w14:paraId="4D5FB6A6" w14:textId="77777777" w:rsidR="00B90FC9" w:rsidRPr="008D67CB" w:rsidRDefault="00B90FC9" w:rsidP="00A4631B">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A4631B" w:rsidRPr="008D67CB">
              <w:rPr>
                <w:rFonts w:asciiTheme="minorHAnsi" w:hAnsiTheme="minorHAnsi" w:cs="Calibri-Bold"/>
                <w:b/>
                <w:bCs/>
                <w:sz w:val="18"/>
                <w:szCs w:val="18"/>
              </w:rPr>
              <w:t xml:space="preserve"> </w:t>
            </w:r>
            <w:r w:rsidR="00A4631B" w:rsidRPr="00E52AF0">
              <w:rPr>
                <w:rFonts w:asciiTheme="minorHAnsi" w:hAnsiTheme="minorHAnsi" w:cs="Calibri-Bold"/>
                <w:b/>
                <w:bCs/>
                <w:sz w:val="18"/>
                <w:szCs w:val="18"/>
              </w:rPr>
              <w:t>unless otherwise noted in the Verification Status and the Corrections Notes in this table</w:t>
            </w:r>
            <w:r w:rsidRPr="008D67CB">
              <w:rPr>
                <w:rFonts w:asciiTheme="minorHAnsi" w:hAnsiTheme="minorHAnsi" w:cs="Calibri-Bold"/>
                <w:b/>
                <w:bCs/>
                <w:sz w:val="18"/>
                <w:szCs w:val="18"/>
              </w:rPr>
              <w:t>.</w:t>
            </w:r>
          </w:p>
        </w:tc>
      </w:tr>
    </w:tbl>
    <w:p w14:paraId="4D5FB6A8" w14:textId="77777777" w:rsidR="00B90FC9" w:rsidRDefault="00B90FC9" w:rsidP="00DB3C9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4631B" w:rsidRPr="00DF3F73" w14:paraId="4D5FB6AB" w14:textId="77777777" w:rsidTr="001E0F44">
        <w:trPr>
          <w:cantSplit/>
          <w:trHeight w:val="432"/>
        </w:trPr>
        <w:tc>
          <w:tcPr>
            <w:tcW w:w="5000" w:type="pct"/>
            <w:gridSpan w:val="2"/>
            <w:vAlign w:val="center"/>
          </w:tcPr>
          <w:p w14:paraId="4D5FB6A9" w14:textId="2DB5C2F7" w:rsidR="00A4631B" w:rsidRPr="00DF3F73" w:rsidRDefault="00A4631B" w:rsidP="00DF5845">
            <w:pPr>
              <w:keepNext/>
              <w:rPr>
                <w:rFonts w:asciiTheme="minorHAnsi" w:hAnsiTheme="minorHAnsi"/>
                <w:b/>
                <w:sz w:val="18"/>
                <w:szCs w:val="18"/>
              </w:rPr>
            </w:pPr>
            <w:r>
              <w:rPr>
                <w:rFonts w:asciiTheme="minorHAnsi" w:hAnsiTheme="minorHAnsi"/>
                <w:b/>
                <w:sz w:val="18"/>
                <w:szCs w:val="18"/>
              </w:rPr>
              <w:t>F. Determination of HERS Verification Compliance</w:t>
            </w:r>
          </w:p>
          <w:p w14:paraId="4D5FB6AA" w14:textId="77777777" w:rsidR="00A4631B" w:rsidRPr="00DF3F73" w:rsidRDefault="00A4631B" w:rsidP="00DF5845">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A4631B" w:rsidRPr="00DF3F73" w14:paraId="4D5FB6AE" w14:textId="77777777" w:rsidTr="003E2FCD">
        <w:trPr>
          <w:cantSplit/>
          <w:trHeight w:val="432"/>
        </w:trPr>
        <w:tc>
          <w:tcPr>
            <w:tcW w:w="253" w:type="pct"/>
            <w:vAlign w:val="center"/>
          </w:tcPr>
          <w:p w14:paraId="4D5FB6AC" w14:textId="77777777" w:rsidR="00A4631B" w:rsidRPr="00DF3F73" w:rsidDel="00C76C40" w:rsidRDefault="00A4631B" w:rsidP="00DF5845">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4D5FB6AD" w14:textId="08B669AB" w:rsidR="00A4631B" w:rsidRPr="00DF3F73" w:rsidRDefault="00A4631B" w:rsidP="001E0F44">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 xml:space="preserve">if  B01≠ System does not comply; and C04 ≠ Not Certified; and </w:t>
            </w:r>
            <w:r w:rsidR="00110E8F">
              <w:rPr>
                <w:rFonts w:asciiTheme="minorHAnsi" w:hAnsiTheme="minorHAnsi"/>
                <w:sz w:val="18"/>
                <w:szCs w:val="18"/>
              </w:rPr>
              <w:t>E07</w:t>
            </w:r>
            <w:r>
              <w:rPr>
                <w:rFonts w:ascii="Cambria Math" w:hAnsi="Cambria Math"/>
                <w:sz w:val="18"/>
                <w:szCs w:val="18"/>
              </w:rPr>
              <w:t>≠</w:t>
            </w:r>
            <w:r>
              <w:rPr>
                <w:rFonts w:asciiTheme="minorHAnsi" w:hAnsiTheme="minorHAnsi"/>
                <w:sz w:val="18"/>
                <w:szCs w:val="18"/>
              </w:rPr>
              <w:t xml:space="preserve">Fail;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4D5FB6AF" w14:textId="77777777" w:rsidR="00BF6BCB" w:rsidRPr="00837C51" w:rsidRDefault="00BF6BCB" w:rsidP="0009456E">
      <w:pPr>
        <w:rPr>
          <w:rFonts w:asciiTheme="minorHAnsi" w:hAnsiTheme="minorHAnsi"/>
          <w:sz w:val="18"/>
          <w:szCs w:val="18"/>
        </w:rPr>
      </w:pPr>
    </w:p>
    <w:sectPr w:rsidR="00BF6BCB" w:rsidRPr="00837C51" w:rsidSect="00CD2FF0">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CD2D4E" w14:textId="77777777" w:rsidR="00DD108B" w:rsidRDefault="00DD108B">
      <w:r>
        <w:separator/>
      </w:r>
    </w:p>
  </w:endnote>
  <w:endnote w:type="continuationSeparator" w:id="0">
    <w:p w14:paraId="50EAA599" w14:textId="77777777" w:rsidR="00DD108B" w:rsidRDefault="00DD108B">
      <w:r>
        <w:continuationSeparator/>
      </w:r>
    </w:p>
  </w:endnote>
  <w:endnote w:type="continuationNotice" w:id="1">
    <w:p w14:paraId="249645B6" w14:textId="77777777" w:rsidR="00DD108B" w:rsidRDefault="00DD10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C8" w14:textId="77777777" w:rsidR="00DD108B" w:rsidRPr="00CB64DD" w:rsidRDefault="00DD108B" w:rsidP="00037D28">
    <w:pPr>
      <w:pStyle w:val="Footer"/>
    </w:pPr>
    <w:r w:rsidRPr="00CB64DD">
      <w:t xml:space="preserve">Registration Number:                                                           Registration Date/Time:                                           HERS Provider:                       </w:t>
    </w:r>
  </w:p>
  <w:p w14:paraId="4D5FB6C9" w14:textId="1FEB0762" w:rsidR="00DD108B" w:rsidRPr="00CB64DD" w:rsidRDefault="00DD108B" w:rsidP="00037D28">
    <w:pPr>
      <w:pStyle w:val="Footer"/>
    </w:pPr>
    <w:r w:rsidRPr="00CB64DD">
      <w:t>CA Building Energy Efficiency Standards - 201</w:t>
    </w:r>
    <w:r>
      <w:t>6</w:t>
    </w:r>
    <w:r w:rsidRPr="00CB64DD">
      <w:t xml:space="preserve"> Residential Compliance</w:t>
    </w:r>
    <w:r w:rsidRPr="00CB64DD">
      <w:tab/>
    </w:r>
    <w:r>
      <w:t>September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D9" w14:textId="77777777" w:rsidR="00DD108B" w:rsidRPr="00CB64DD" w:rsidRDefault="00DD108B" w:rsidP="00037D28">
    <w:pPr>
      <w:pStyle w:val="Footer"/>
    </w:pPr>
    <w:r w:rsidRPr="00CB64DD">
      <w:t xml:space="preserve">Registration Number:                                                           Registration Date/Time:                                           HERS Provider:                       </w:t>
    </w:r>
  </w:p>
  <w:p w14:paraId="4D5FB6DA" w14:textId="77777777" w:rsidR="00DD108B" w:rsidRPr="00CB64DD" w:rsidRDefault="00DD108B" w:rsidP="00037D28">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E3" w14:textId="1686F918" w:rsidR="00DD108B" w:rsidRPr="00CB64DD" w:rsidRDefault="00DD108B" w:rsidP="00037D28">
    <w:pPr>
      <w:pStyle w:val="Footer"/>
    </w:pPr>
    <w:r w:rsidRPr="00CB64DD">
      <w:t>CA Building Energy Efficiency Standards - 201</w:t>
    </w:r>
    <w:r>
      <w:t>6</w:t>
    </w:r>
    <w:r w:rsidRPr="00CB64DD">
      <w:t xml:space="preserve"> Residential Compliance</w:t>
    </w:r>
    <w:r w:rsidRPr="00CB64DD">
      <w:tab/>
    </w:r>
    <w:r>
      <w:t>September 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EB" w14:textId="77777777" w:rsidR="00DD108B" w:rsidRPr="00CB64DD" w:rsidRDefault="00DD108B" w:rsidP="00037D28">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A5968B" w14:textId="77777777" w:rsidR="00DD108B" w:rsidRDefault="00DD108B">
      <w:r>
        <w:separator/>
      </w:r>
    </w:p>
  </w:footnote>
  <w:footnote w:type="continuationSeparator" w:id="0">
    <w:p w14:paraId="3DB4ECEC" w14:textId="77777777" w:rsidR="00DD108B" w:rsidRDefault="00DD108B">
      <w:r>
        <w:continuationSeparator/>
      </w:r>
    </w:p>
  </w:footnote>
  <w:footnote w:type="continuationNotice" w:id="1">
    <w:p w14:paraId="3C22F6A9" w14:textId="77777777" w:rsidR="00DD108B" w:rsidRDefault="00DD108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B4" w14:textId="77777777" w:rsidR="00DD108B" w:rsidRDefault="00DD108B">
    <w:pPr>
      <w:pStyle w:val="Header"/>
    </w:pPr>
    <w:r>
      <w:rPr>
        <w:noProof/>
      </w:rPr>
      <w:pict w14:anchorId="4D5FB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47" o:spid="_x0000_s35842"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B5" w14:textId="06AA1727" w:rsidR="00DD108B" w:rsidRPr="007770C5" w:rsidRDefault="00DD108B"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3FA2B4BD" wp14:editId="2B340B81">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4D5FB6F7" wp14:editId="58335DED">
          <wp:simplePos x="0" y="0"/>
          <wp:positionH relativeFrom="margin">
            <wp:posOffset>6629400</wp:posOffset>
          </wp:positionH>
          <wp:positionV relativeFrom="margin">
            <wp:posOffset>-1207135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noProof/>
      </w:rPr>
      <w:pict w14:anchorId="4D5FB6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48" o:spid="_x0000_s35843"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4D5FB6B6" w14:textId="77777777" w:rsidR="00DD108B" w:rsidRPr="007770C5" w:rsidRDefault="00DD108B"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4D5FB6B7" w14:textId="3B19B474" w:rsidR="00DD108B" w:rsidRPr="007770C5" w:rsidRDefault="00DD108B"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r>
      <w:rPr>
        <w:rFonts w:ascii="Arial" w:hAnsi="Arial" w:cs="Arial"/>
        <w:sz w:val="14"/>
        <w:szCs w:val="14"/>
      </w:rPr>
      <w:t>09/16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DD108B" w:rsidRPr="00F85124" w14:paraId="4D5FB6BA" w14:textId="77777777">
      <w:trPr>
        <w:cantSplit/>
        <w:trHeight w:val="288"/>
      </w:trPr>
      <w:tc>
        <w:tcPr>
          <w:tcW w:w="4016" w:type="pct"/>
          <w:gridSpan w:val="2"/>
          <w:tcBorders>
            <w:right w:val="nil"/>
          </w:tcBorders>
          <w:vAlign w:val="center"/>
        </w:tcPr>
        <w:p w14:paraId="4D5FB6B8" w14:textId="77777777" w:rsidR="00DD108B" w:rsidRPr="00F85124" w:rsidRDefault="00DD108B" w:rsidP="00B90FC9">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4D5FB6B9" w14:textId="77777777" w:rsidR="00DD108B" w:rsidRPr="00F85124" w:rsidRDefault="00DD108B" w:rsidP="00B90FC9">
          <w:pPr>
            <w:pStyle w:val="Heading1"/>
            <w:jc w:val="right"/>
            <w:rPr>
              <w:rFonts w:ascii="Calibri" w:hAnsi="Calibri"/>
              <w:b w:val="0"/>
              <w:bCs/>
              <w:sz w:val="20"/>
            </w:rPr>
          </w:pPr>
          <w:r>
            <w:rPr>
              <w:rFonts w:ascii="Calibri" w:hAnsi="Calibri"/>
              <w:b w:val="0"/>
              <w:bCs/>
              <w:sz w:val="20"/>
            </w:rPr>
            <w:t>CF3R-MCH-23-H</w:t>
          </w:r>
        </w:p>
      </w:tc>
    </w:tr>
    <w:tr w:rsidR="00DD108B" w:rsidRPr="00F85124" w14:paraId="4D5FB6BD" w14:textId="77777777">
      <w:trPr>
        <w:cantSplit/>
        <w:trHeight w:val="288"/>
      </w:trPr>
      <w:tc>
        <w:tcPr>
          <w:tcW w:w="2500" w:type="pct"/>
          <w:tcBorders>
            <w:right w:val="nil"/>
          </w:tcBorders>
        </w:tcPr>
        <w:p w14:paraId="4D5FB6BB" w14:textId="77777777" w:rsidR="00DD108B" w:rsidRPr="002E105D" w:rsidRDefault="00DD108B"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4D5FB6BC" w14:textId="77777777" w:rsidR="00DD108B" w:rsidRPr="00F85124" w:rsidRDefault="00DD108B"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F440B5" w:rsidRPr="00F440B5">
            <w:rPr>
              <w:rFonts w:ascii="Calibri" w:hAnsi="Calibri"/>
              <w:bCs/>
              <w:noProof/>
            </w:rPr>
            <w:t>3</w:t>
          </w:r>
          <w:r>
            <w:rPr>
              <w:rFonts w:ascii="Calibri" w:hAnsi="Calibri"/>
              <w:bCs/>
              <w:noProof/>
            </w:rPr>
            <w:fldChar w:fldCharType="end"/>
          </w:r>
          <w:r w:rsidRPr="00F85124">
            <w:rPr>
              <w:rFonts w:ascii="Calibri" w:hAnsi="Calibri"/>
              <w:bCs/>
            </w:rPr>
            <w:t xml:space="preserve"> of </w:t>
          </w:r>
          <w:fldSimple w:instr=" SECTIONPAGES   \* MERGEFORMAT ">
            <w:r w:rsidR="00F440B5" w:rsidRPr="00F440B5">
              <w:rPr>
                <w:rFonts w:ascii="Calibri" w:hAnsi="Calibri"/>
                <w:bCs/>
                <w:noProof/>
              </w:rPr>
              <w:t>3</w:t>
            </w:r>
          </w:fldSimple>
          <w:r w:rsidRPr="00F85124">
            <w:rPr>
              <w:rFonts w:ascii="Calibri" w:hAnsi="Calibri"/>
              <w:bCs/>
            </w:rPr>
            <w:t>)</w:t>
          </w:r>
        </w:p>
      </w:tc>
    </w:tr>
    <w:tr w:rsidR="00DD108B" w:rsidRPr="00F85124" w14:paraId="4D5FB6C1" w14:textId="77777777">
      <w:trPr>
        <w:cantSplit/>
        <w:trHeight w:val="288"/>
      </w:trPr>
      <w:tc>
        <w:tcPr>
          <w:tcW w:w="0" w:type="auto"/>
        </w:tcPr>
        <w:p w14:paraId="4D5FB6BE" w14:textId="77777777" w:rsidR="00DD108B" w:rsidRPr="00F85124" w:rsidRDefault="00DD108B" w:rsidP="007924C2">
          <w:pPr>
            <w:rPr>
              <w:rFonts w:ascii="Calibri" w:hAnsi="Calibri"/>
              <w:sz w:val="12"/>
              <w:szCs w:val="12"/>
            </w:rPr>
          </w:pPr>
          <w:r w:rsidRPr="00F85124">
            <w:rPr>
              <w:rFonts w:ascii="Calibri" w:hAnsi="Calibri"/>
              <w:sz w:val="12"/>
              <w:szCs w:val="12"/>
            </w:rPr>
            <w:t>Project Name:</w:t>
          </w:r>
        </w:p>
      </w:tc>
      <w:tc>
        <w:tcPr>
          <w:tcW w:w="1655" w:type="pct"/>
        </w:tcPr>
        <w:p w14:paraId="4D5FB6BF" w14:textId="77777777" w:rsidR="00DD108B" w:rsidRPr="00F85124" w:rsidRDefault="00DD108B" w:rsidP="007924C2">
          <w:pPr>
            <w:rPr>
              <w:rFonts w:ascii="Calibri" w:hAnsi="Calibri"/>
              <w:sz w:val="12"/>
              <w:szCs w:val="12"/>
            </w:rPr>
          </w:pPr>
          <w:r w:rsidRPr="00F85124">
            <w:rPr>
              <w:rFonts w:ascii="Calibri" w:hAnsi="Calibri"/>
              <w:sz w:val="12"/>
              <w:szCs w:val="12"/>
            </w:rPr>
            <w:t>Enforcement Agency:</w:t>
          </w:r>
        </w:p>
      </w:tc>
      <w:tc>
        <w:tcPr>
          <w:tcW w:w="984" w:type="pct"/>
        </w:tcPr>
        <w:p w14:paraId="4D5FB6C0" w14:textId="77777777" w:rsidR="00DD108B" w:rsidRPr="00F85124" w:rsidRDefault="00DD108B" w:rsidP="007924C2">
          <w:pPr>
            <w:rPr>
              <w:rFonts w:ascii="Calibri" w:hAnsi="Calibri"/>
              <w:sz w:val="12"/>
              <w:szCs w:val="12"/>
            </w:rPr>
          </w:pPr>
          <w:r w:rsidRPr="00F85124">
            <w:rPr>
              <w:rFonts w:ascii="Calibri" w:hAnsi="Calibri"/>
              <w:sz w:val="12"/>
              <w:szCs w:val="12"/>
            </w:rPr>
            <w:t>Permit Number:</w:t>
          </w:r>
        </w:p>
      </w:tc>
    </w:tr>
    <w:tr w:rsidR="00DD108B" w:rsidRPr="00F85124" w14:paraId="4D5FB6C5" w14:textId="77777777">
      <w:trPr>
        <w:cantSplit/>
        <w:trHeight w:val="288"/>
      </w:trPr>
      <w:tc>
        <w:tcPr>
          <w:tcW w:w="0" w:type="auto"/>
        </w:tcPr>
        <w:p w14:paraId="4D5FB6C2" w14:textId="77777777" w:rsidR="00DD108B" w:rsidRPr="00F85124" w:rsidRDefault="00DD108B"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4D5FB6C3" w14:textId="41810037" w:rsidR="00DD108B" w:rsidRPr="00F85124" w:rsidRDefault="00DD108B"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4D5FB6C4" w14:textId="0CF213B4" w:rsidR="00DD108B" w:rsidRPr="00F85124" w:rsidRDefault="00DD108B"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D5FB6C6" w14:textId="77777777" w:rsidR="00DD108B" w:rsidRDefault="00DD108B"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DD108B" w:rsidRPr="00F85124" w14:paraId="4D5FB6CC" w14:textId="77777777">
      <w:trPr>
        <w:cantSplit/>
        <w:trHeight w:val="288"/>
      </w:trPr>
      <w:tc>
        <w:tcPr>
          <w:tcW w:w="3738" w:type="pct"/>
          <w:gridSpan w:val="2"/>
          <w:tcBorders>
            <w:right w:val="nil"/>
          </w:tcBorders>
          <w:vAlign w:val="center"/>
        </w:tcPr>
        <w:p w14:paraId="4D5FB6CA" w14:textId="77777777" w:rsidR="00DD108B" w:rsidRPr="00F85124" w:rsidRDefault="00DD108B" w:rsidP="007924C2">
          <w:pPr>
            <w:pStyle w:val="Heading1"/>
            <w:rPr>
              <w:rFonts w:ascii="Calibri" w:hAnsi="Calibri"/>
              <w:b w:val="0"/>
              <w:bCs/>
              <w:sz w:val="20"/>
            </w:rPr>
          </w:pPr>
          <w:r>
            <w:rPr>
              <w:rFonts w:ascii="Calibri" w:hAnsi="Calibri"/>
              <w:b w:val="0"/>
              <w:bCs/>
              <w:noProof/>
              <w:sz w:val="20"/>
            </w:rPr>
            <w:pict w14:anchorId="4D5FB6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46" o:spid="_x0000_s3584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w:t>
          </w:r>
        </w:p>
      </w:tc>
      <w:tc>
        <w:tcPr>
          <w:tcW w:w="1262" w:type="pct"/>
          <w:tcBorders>
            <w:left w:val="nil"/>
          </w:tcBorders>
          <w:tcMar>
            <w:left w:w="115" w:type="dxa"/>
            <w:right w:w="115" w:type="dxa"/>
          </w:tcMar>
          <w:vAlign w:val="center"/>
        </w:tcPr>
        <w:p w14:paraId="4D5FB6CB" w14:textId="77777777" w:rsidR="00DD108B" w:rsidRPr="00F85124" w:rsidRDefault="00DD108B" w:rsidP="002E105D">
          <w:pPr>
            <w:pStyle w:val="Heading1"/>
            <w:jc w:val="right"/>
            <w:rPr>
              <w:rFonts w:ascii="Calibri" w:hAnsi="Calibri"/>
              <w:b w:val="0"/>
              <w:bCs/>
              <w:sz w:val="20"/>
            </w:rPr>
          </w:pPr>
          <w:r>
            <w:rPr>
              <w:rFonts w:ascii="Calibri" w:hAnsi="Calibri"/>
              <w:b w:val="0"/>
              <w:bCs/>
              <w:sz w:val="20"/>
            </w:rPr>
            <w:t>CF2R-MCH-23-H</w:t>
          </w:r>
        </w:p>
      </w:tc>
    </w:tr>
    <w:tr w:rsidR="00DD108B" w:rsidRPr="00F85124" w14:paraId="4D5FB6CF" w14:textId="77777777">
      <w:trPr>
        <w:cantSplit/>
        <w:trHeight w:val="288"/>
      </w:trPr>
      <w:tc>
        <w:tcPr>
          <w:tcW w:w="2500" w:type="pct"/>
          <w:tcBorders>
            <w:right w:val="nil"/>
          </w:tcBorders>
        </w:tcPr>
        <w:p w14:paraId="4D5FB6CD" w14:textId="77777777" w:rsidR="00DD108B" w:rsidRPr="002E105D" w:rsidRDefault="00DD108B"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D5FB6CE" w14:textId="77777777" w:rsidR="00DD108B" w:rsidRPr="00F85124" w:rsidRDefault="00DD108B"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DD108B" w:rsidRPr="00F85124" w14:paraId="4D5FB6D3" w14:textId="77777777">
      <w:trPr>
        <w:cantSplit/>
        <w:trHeight w:val="288"/>
      </w:trPr>
      <w:tc>
        <w:tcPr>
          <w:tcW w:w="0" w:type="auto"/>
        </w:tcPr>
        <w:p w14:paraId="4D5FB6D0" w14:textId="77777777" w:rsidR="00DD108B" w:rsidRPr="00F85124" w:rsidRDefault="00DD108B" w:rsidP="007924C2">
          <w:pPr>
            <w:rPr>
              <w:rFonts w:ascii="Calibri" w:hAnsi="Calibri"/>
              <w:sz w:val="12"/>
              <w:szCs w:val="12"/>
            </w:rPr>
          </w:pPr>
          <w:r w:rsidRPr="00F85124">
            <w:rPr>
              <w:rFonts w:ascii="Calibri" w:hAnsi="Calibri"/>
              <w:sz w:val="12"/>
              <w:szCs w:val="12"/>
            </w:rPr>
            <w:t>Project Name:</w:t>
          </w:r>
        </w:p>
      </w:tc>
      <w:tc>
        <w:tcPr>
          <w:tcW w:w="1377" w:type="pct"/>
        </w:tcPr>
        <w:p w14:paraId="4D5FB6D1" w14:textId="77777777" w:rsidR="00DD108B" w:rsidRPr="00F85124" w:rsidRDefault="00DD108B" w:rsidP="007924C2">
          <w:pPr>
            <w:rPr>
              <w:rFonts w:ascii="Calibri" w:hAnsi="Calibri"/>
              <w:sz w:val="12"/>
              <w:szCs w:val="12"/>
            </w:rPr>
          </w:pPr>
          <w:r w:rsidRPr="00F85124">
            <w:rPr>
              <w:rFonts w:ascii="Calibri" w:hAnsi="Calibri"/>
              <w:sz w:val="12"/>
              <w:szCs w:val="12"/>
            </w:rPr>
            <w:t>Enforcement Agency:</w:t>
          </w:r>
        </w:p>
      </w:tc>
      <w:tc>
        <w:tcPr>
          <w:tcW w:w="1262" w:type="pct"/>
        </w:tcPr>
        <w:p w14:paraId="4D5FB6D2" w14:textId="77777777" w:rsidR="00DD108B" w:rsidRPr="00F85124" w:rsidRDefault="00DD108B" w:rsidP="007924C2">
          <w:pPr>
            <w:rPr>
              <w:rFonts w:ascii="Calibri" w:hAnsi="Calibri"/>
              <w:sz w:val="12"/>
              <w:szCs w:val="12"/>
            </w:rPr>
          </w:pPr>
          <w:r w:rsidRPr="00F85124">
            <w:rPr>
              <w:rFonts w:ascii="Calibri" w:hAnsi="Calibri"/>
              <w:sz w:val="12"/>
              <w:szCs w:val="12"/>
            </w:rPr>
            <w:t>Permit Number:</w:t>
          </w:r>
        </w:p>
      </w:tc>
    </w:tr>
    <w:tr w:rsidR="00DD108B" w:rsidRPr="00F85124" w14:paraId="4D5FB6D7" w14:textId="77777777">
      <w:trPr>
        <w:cantSplit/>
        <w:trHeight w:val="288"/>
      </w:trPr>
      <w:tc>
        <w:tcPr>
          <w:tcW w:w="0" w:type="auto"/>
        </w:tcPr>
        <w:p w14:paraId="4D5FB6D4" w14:textId="77777777" w:rsidR="00DD108B" w:rsidRPr="00F85124" w:rsidRDefault="00DD108B"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D5FB6D5" w14:textId="77777777" w:rsidR="00DD108B" w:rsidRPr="00F85124" w:rsidRDefault="00DD108B"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D5FB6D6" w14:textId="77777777" w:rsidR="00DD108B" w:rsidRPr="00F85124" w:rsidRDefault="00DD108B" w:rsidP="007924C2">
          <w:pPr>
            <w:rPr>
              <w:rFonts w:ascii="Calibri" w:hAnsi="Calibri"/>
              <w:sz w:val="12"/>
              <w:szCs w:val="12"/>
              <w:vertAlign w:val="superscript"/>
            </w:rPr>
          </w:pPr>
          <w:r w:rsidRPr="00F85124">
            <w:rPr>
              <w:rFonts w:ascii="Calibri" w:hAnsi="Calibri"/>
              <w:sz w:val="12"/>
              <w:szCs w:val="12"/>
            </w:rPr>
            <w:t>Zip Code</w:t>
          </w:r>
        </w:p>
      </w:tc>
    </w:tr>
  </w:tbl>
  <w:p w14:paraId="4D5FB6D8" w14:textId="77777777" w:rsidR="00DD108B" w:rsidRDefault="00DD108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DB" w14:textId="77777777" w:rsidR="00DD108B" w:rsidRDefault="00DD108B">
    <w:pPr>
      <w:pStyle w:val="Header"/>
    </w:pPr>
    <w:r>
      <w:rPr>
        <w:noProof/>
      </w:rPr>
      <w:pict w14:anchorId="4D5FB6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50" o:spid="_x0000_s35845"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D108B" w:rsidRPr="00F85124" w14:paraId="4D5FB6DE" w14:textId="77777777">
      <w:trPr>
        <w:cantSplit/>
        <w:trHeight w:val="288"/>
      </w:trPr>
      <w:tc>
        <w:tcPr>
          <w:tcW w:w="4016" w:type="pct"/>
          <w:gridSpan w:val="2"/>
          <w:tcBorders>
            <w:right w:val="nil"/>
          </w:tcBorders>
          <w:vAlign w:val="center"/>
        </w:tcPr>
        <w:p w14:paraId="4D5FB6DC" w14:textId="77777777" w:rsidR="00DD108B" w:rsidRPr="00F85124" w:rsidRDefault="00DD108B" w:rsidP="00B90FC9">
          <w:pPr>
            <w:pStyle w:val="Heading1"/>
            <w:rPr>
              <w:rFonts w:ascii="Calibri" w:hAnsi="Calibri"/>
              <w:b w:val="0"/>
              <w:bCs/>
              <w:sz w:val="20"/>
            </w:rPr>
          </w:pPr>
          <w:r>
            <w:rPr>
              <w:rFonts w:ascii="Calibri" w:hAnsi="Calibri"/>
              <w:b w:val="0"/>
              <w:bCs/>
              <w:noProof/>
              <w:sz w:val="20"/>
            </w:rPr>
            <w:pict w14:anchorId="4D5FB6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51" o:spid="_x0000_s3584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4D5FB6DD" w14:textId="77777777" w:rsidR="00DD108B" w:rsidRPr="00F85124" w:rsidRDefault="00DD108B" w:rsidP="00B90FC9">
          <w:pPr>
            <w:pStyle w:val="Heading1"/>
            <w:jc w:val="right"/>
            <w:rPr>
              <w:rFonts w:ascii="Calibri" w:hAnsi="Calibri"/>
              <w:b w:val="0"/>
              <w:bCs/>
              <w:sz w:val="20"/>
            </w:rPr>
          </w:pPr>
          <w:r>
            <w:rPr>
              <w:rFonts w:ascii="Calibri" w:hAnsi="Calibri"/>
              <w:b w:val="0"/>
              <w:bCs/>
              <w:sz w:val="20"/>
            </w:rPr>
            <w:t>CF3R-MCH-23-H</w:t>
          </w:r>
        </w:p>
      </w:tc>
    </w:tr>
    <w:tr w:rsidR="00DD108B" w:rsidRPr="00F85124" w14:paraId="4D5FB6E1" w14:textId="77777777">
      <w:trPr>
        <w:cantSplit/>
        <w:trHeight w:val="288"/>
      </w:trPr>
      <w:tc>
        <w:tcPr>
          <w:tcW w:w="2500" w:type="pct"/>
          <w:tcBorders>
            <w:right w:val="nil"/>
          </w:tcBorders>
        </w:tcPr>
        <w:p w14:paraId="4D5FB6DF" w14:textId="77777777" w:rsidR="00DD108B" w:rsidRPr="002E105D" w:rsidRDefault="00DD108B"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4D5FB6E0" w14:textId="77777777" w:rsidR="00DD108B" w:rsidRPr="00F85124" w:rsidRDefault="00DD108B"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F440B5" w:rsidRPr="00F440B5">
            <w:rPr>
              <w:rFonts w:ascii="Calibri" w:hAnsi="Calibri"/>
              <w:bCs/>
              <w:noProof/>
            </w:rPr>
            <w:t>2</w:t>
          </w:r>
          <w:r>
            <w:rPr>
              <w:rFonts w:ascii="Calibri" w:hAnsi="Calibri"/>
              <w:bCs/>
              <w:noProof/>
            </w:rPr>
            <w:fldChar w:fldCharType="end"/>
          </w:r>
          <w:r w:rsidRPr="00F85124">
            <w:rPr>
              <w:rFonts w:ascii="Calibri" w:hAnsi="Calibri"/>
              <w:bCs/>
            </w:rPr>
            <w:t xml:space="preserve"> of </w:t>
          </w:r>
          <w:fldSimple w:instr=" SECTIONPAGES   \* MERGEFORMAT ">
            <w:r w:rsidR="00F440B5" w:rsidRPr="00F440B5">
              <w:rPr>
                <w:rFonts w:ascii="Calibri" w:hAnsi="Calibri"/>
                <w:bCs/>
                <w:noProof/>
              </w:rPr>
              <w:t>2</w:t>
            </w:r>
          </w:fldSimple>
          <w:r w:rsidRPr="00F85124">
            <w:rPr>
              <w:rFonts w:ascii="Calibri" w:hAnsi="Calibri"/>
              <w:bCs/>
            </w:rPr>
            <w:t>)</w:t>
          </w:r>
        </w:p>
      </w:tc>
    </w:tr>
  </w:tbl>
  <w:p w14:paraId="4D5FB6E2" w14:textId="77777777" w:rsidR="00DD108B" w:rsidRDefault="00DD108B"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D108B" w:rsidRPr="00F85124" w14:paraId="4D5FB6E6" w14:textId="77777777">
      <w:trPr>
        <w:cantSplit/>
        <w:trHeight w:val="288"/>
      </w:trPr>
      <w:tc>
        <w:tcPr>
          <w:tcW w:w="4016" w:type="pct"/>
          <w:gridSpan w:val="2"/>
          <w:tcBorders>
            <w:right w:val="nil"/>
          </w:tcBorders>
          <w:vAlign w:val="center"/>
        </w:tcPr>
        <w:p w14:paraId="4D5FB6E4" w14:textId="77777777" w:rsidR="00DD108B" w:rsidRPr="00F85124" w:rsidRDefault="00DD108B" w:rsidP="007924C2">
          <w:pPr>
            <w:pStyle w:val="Heading1"/>
            <w:rPr>
              <w:rFonts w:ascii="Calibri" w:hAnsi="Calibri"/>
              <w:b w:val="0"/>
              <w:bCs/>
              <w:sz w:val="20"/>
            </w:rPr>
          </w:pPr>
          <w:r>
            <w:rPr>
              <w:rFonts w:ascii="Calibri" w:hAnsi="Calibri"/>
              <w:b w:val="0"/>
              <w:bCs/>
              <w:noProof/>
              <w:sz w:val="20"/>
            </w:rPr>
            <w:pict w14:anchorId="4D5FB6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49" o:spid="_x0000_s35844"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D5FB6E5" w14:textId="77777777" w:rsidR="00DD108B" w:rsidRPr="00F85124" w:rsidRDefault="00DD108B" w:rsidP="002E105D">
          <w:pPr>
            <w:pStyle w:val="Heading1"/>
            <w:jc w:val="right"/>
            <w:rPr>
              <w:rFonts w:ascii="Calibri" w:hAnsi="Calibri"/>
              <w:b w:val="0"/>
              <w:bCs/>
              <w:sz w:val="20"/>
            </w:rPr>
          </w:pPr>
          <w:r>
            <w:rPr>
              <w:rFonts w:ascii="Calibri" w:hAnsi="Calibri"/>
              <w:b w:val="0"/>
              <w:bCs/>
              <w:sz w:val="20"/>
            </w:rPr>
            <w:t>CF2R-MCH-23-H</w:t>
          </w:r>
        </w:p>
      </w:tc>
    </w:tr>
    <w:tr w:rsidR="00DD108B" w:rsidRPr="00F85124" w14:paraId="4D5FB6E9" w14:textId="77777777">
      <w:trPr>
        <w:cantSplit/>
        <w:trHeight w:val="288"/>
      </w:trPr>
      <w:tc>
        <w:tcPr>
          <w:tcW w:w="2500" w:type="pct"/>
          <w:tcBorders>
            <w:right w:val="nil"/>
          </w:tcBorders>
        </w:tcPr>
        <w:p w14:paraId="4D5FB6E7" w14:textId="77777777" w:rsidR="00DD108B" w:rsidRPr="002E105D" w:rsidRDefault="00DD108B"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D5FB6E8" w14:textId="77777777" w:rsidR="00DD108B" w:rsidRPr="00F85124" w:rsidRDefault="00DD108B"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bl>
  <w:p w14:paraId="4D5FB6EA" w14:textId="77777777" w:rsidR="00DD108B" w:rsidRDefault="00DD108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EC" w14:textId="77777777" w:rsidR="00DD108B" w:rsidRDefault="00DD108B">
    <w:pPr>
      <w:pStyle w:val="Header"/>
    </w:pPr>
    <w:r>
      <w:rPr>
        <w:noProof/>
      </w:rPr>
      <w:pict w14:anchorId="4D5FB6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53" o:spid="_x0000_s35848"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D108B" w:rsidRPr="00F85124" w14:paraId="4D5FB6EF" w14:textId="77777777">
      <w:trPr>
        <w:cantSplit/>
        <w:trHeight w:val="288"/>
      </w:trPr>
      <w:tc>
        <w:tcPr>
          <w:tcW w:w="4016" w:type="pct"/>
          <w:gridSpan w:val="2"/>
          <w:tcBorders>
            <w:right w:val="nil"/>
          </w:tcBorders>
          <w:vAlign w:val="center"/>
        </w:tcPr>
        <w:p w14:paraId="4D5FB6ED" w14:textId="77777777" w:rsidR="00DD108B" w:rsidRPr="00F85124" w:rsidRDefault="00DD108B" w:rsidP="00B90FC9">
          <w:pPr>
            <w:pStyle w:val="Heading1"/>
            <w:rPr>
              <w:rFonts w:ascii="Calibri" w:hAnsi="Calibri"/>
              <w:b w:val="0"/>
              <w:bCs/>
              <w:sz w:val="20"/>
            </w:rPr>
          </w:pPr>
          <w:r>
            <w:rPr>
              <w:rFonts w:ascii="Calibri" w:hAnsi="Calibri"/>
              <w:b w:val="0"/>
              <w:bCs/>
              <w:noProof/>
              <w:sz w:val="20"/>
            </w:rPr>
            <w:pict w14:anchorId="4D5FB6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54" o:spid="_x0000_s35849"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D5FB6EE" w14:textId="77777777" w:rsidR="00DD108B" w:rsidRPr="00F85124" w:rsidRDefault="00DD108B" w:rsidP="00B90FC9">
          <w:pPr>
            <w:pStyle w:val="Heading1"/>
            <w:jc w:val="right"/>
            <w:rPr>
              <w:rFonts w:ascii="Calibri" w:hAnsi="Calibri"/>
              <w:b w:val="0"/>
              <w:bCs/>
              <w:sz w:val="20"/>
            </w:rPr>
          </w:pPr>
          <w:r>
            <w:rPr>
              <w:rFonts w:ascii="Calibri" w:hAnsi="Calibri"/>
              <w:b w:val="0"/>
              <w:bCs/>
              <w:sz w:val="20"/>
            </w:rPr>
            <w:t>CF3R-MCH-23-H</w:t>
          </w:r>
        </w:p>
      </w:tc>
    </w:tr>
    <w:tr w:rsidR="00DD108B" w:rsidRPr="00F85124" w14:paraId="4D5FB6F2" w14:textId="77777777">
      <w:trPr>
        <w:cantSplit/>
        <w:trHeight w:val="288"/>
      </w:trPr>
      <w:tc>
        <w:tcPr>
          <w:tcW w:w="2500" w:type="pct"/>
          <w:tcBorders>
            <w:right w:val="nil"/>
          </w:tcBorders>
        </w:tcPr>
        <w:p w14:paraId="4D5FB6F0" w14:textId="77777777" w:rsidR="00DD108B" w:rsidRPr="002E105D" w:rsidRDefault="00DD108B"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4D5FB6F1" w14:textId="77777777" w:rsidR="00DD108B" w:rsidRPr="00F85124" w:rsidRDefault="00DD108B"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F440B5" w:rsidRPr="00F440B5">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00F440B5" w:rsidRPr="00F440B5">
              <w:rPr>
                <w:rFonts w:ascii="Calibri" w:hAnsi="Calibri"/>
                <w:bCs/>
                <w:noProof/>
              </w:rPr>
              <w:t>3</w:t>
            </w:r>
          </w:fldSimple>
          <w:r w:rsidRPr="00F85124">
            <w:rPr>
              <w:rFonts w:ascii="Calibri" w:hAnsi="Calibri"/>
              <w:bCs/>
            </w:rPr>
            <w:t>)</w:t>
          </w:r>
        </w:p>
      </w:tc>
    </w:tr>
  </w:tbl>
  <w:p w14:paraId="4D5FB6F3" w14:textId="77777777" w:rsidR="00DD108B" w:rsidRDefault="00DD108B"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F4" w14:textId="77777777" w:rsidR="00DD108B" w:rsidRDefault="00DD108B">
    <w:pPr>
      <w:pStyle w:val="Header"/>
    </w:pPr>
    <w:r>
      <w:rPr>
        <w:noProof/>
      </w:rPr>
      <w:pict w14:anchorId="4D5FB6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52" o:spid="_x0000_s35847"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7B77CDA"/>
    <w:multiLevelType w:val="hybridMultilevel"/>
    <w:tmpl w:val="7C461408"/>
    <w:lvl w:ilvl="0" w:tplc="FCA871FC">
      <w:start w:val="1"/>
      <w:numFmt w:val="decimal"/>
      <w:lvlText w:val="%1"/>
      <w:lvlJc w:val="left"/>
      <w:pPr>
        <w:ind w:left="720" w:hanging="720"/>
      </w:pPr>
      <w:rPr>
        <w:rFonts w:hint="default"/>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842022"/>
    <w:multiLevelType w:val="hybridMultilevel"/>
    <w:tmpl w:val="60B8FD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nsid w:val="51B3090A"/>
    <w:multiLevelType w:val="hybridMultilevel"/>
    <w:tmpl w:val="5F8A9E64"/>
    <w:lvl w:ilvl="0" w:tplc="FA5078E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1">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1B6199"/>
    <w:multiLevelType w:val="hybridMultilevel"/>
    <w:tmpl w:val="EEA60028"/>
    <w:lvl w:ilvl="0" w:tplc="650007F8">
      <w:start w:val="1"/>
      <w:numFmt w:val="decimal"/>
      <w:lvlText w:val="%1."/>
      <w:lvlJc w:val="left"/>
      <w:pPr>
        <w:ind w:left="630" w:hanging="360"/>
      </w:pPr>
      <w:rPr>
        <w:i w:val="0"/>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nsid w:val="7DB736A8"/>
    <w:multiLevelType w:val="hybridMultilevel"/>
    <w:tmpl w:val="4BA8E2C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8"/>
  </w:num>
  <w:num w:numId="10">
    <w:abstractNumId w:val="8"/>
  </w:num>
  <w:num w:numId="11">
    <w:abstractNumId w:val="2"/>
  </w:num>
  <w:num w:numId="12">
    <w:abstractNumId w:val="16"/>
  </w:num>
  <w:num w:numId="13">
    <w:abstractNumId w:val="13"/>
  </w:num>
  <w:num w:numId="14">
    <w:abstractNumId w:val="25"/>
  </w:num>
  <w:num w:numId="15">
    <w:abstractNumId w:val="15"/>
  </w:num>
  <w:num w:numId="16">
    <w:abstractNumId w:val="21"/>
  </w:num>
  <w:num w:numId="17">
    <w:abstractNumId w:val="20"/>
  </w:num>
  <w:num w:numId="18">
    <w:abstractNumId w:val="19"/>
  </w:num>
  <w:num w:numId="19">
    <w:abstractNumId w:val="6"/>
  </w:num>
  <w:num w:numId="20">
    <w:abstractNumId w:val="12"/>
  </w:num>
  <w:num w:numId="21">
    <w:abstractNumId w:val="22"/>
  </w:num>
  <w:num w:numId="22">
    <w:abstractNumId w:val="18"/>
  </w:num>
  <w:num w:numId="23">
    <w:abstractNumId w:val="14"/>
  </w:num>
  <w:num w:numId="24">
    <w:abstractNumId w:val="10"/>
  </w:num>
  <w:num w:numId="25">
    <w:abstractNumId w:val="24"/>
  </w:num>
  <w:num w:numId="26">
    <w:abstractNumId w:val="7"/>
  </w:num>
  <w:num w:numId="27">
    <w:abstractNumId w:val="11"/>
  </w:num>
  <w:num w:numId="28">
    <w:abstractNumId w:val="17"/>
  </w:num>
  <w:num w:numId="29">
    <w:abstractNumId w:val="9"/>
  </w:num>
  <w:num w:numId="30">
    <w:abstractNumId w:val="4"/>
  </w:num>
  <w:num w:numId="31">
    <w:abstractNumId w:val="3"/>
  </w:num>
  <w:num w:numId="32">
    <w:abstractNumId w:val="23"/>
  </w:num>
  <w:num w:numId="33">
    <w:abstractNumId w:val="27"/>
  </w:num>
  <w:num w:numId="34">
    <w:abstractNumId w:val="5"/>
  </w:num>
  <w:num w:numId="35">
    <w:abstractNumId w:val="26"/>
  </w:num>
  <w:num w:numId="36">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35850"/>
    <o:shapelayout v:ext="edit">
      <o:idmap v:ext="edit" data="35"/>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37D28"/>
    <w:rsid w:val="00042F52"/>
    <w:rsid w:val="000432C0"/>
    <w:rsid w:val="0004396E"/>
    <w:rsid w:val="000470D7"/>
    <w:rsid w:val="000471F6"/>
    <w:rsid w:val="00051F14"/>
    <w:rsid w:val="00053A0E"/>
    <w:rsid w:val="00056129"/>
    <w:rsid w:val="0006016B"/>
    <w:rsid w:val="000631C6"/>
    <w:rsid w:val="0006337C"/>
    <w:rsid w:val="000644B7"/>
    <w:rsid w:val="00076155"/>
    <w:rsid w:val="00076F08"/>
    <w:rsid w:val="00080A37"/>
    <w:rsid w:val="00080EEE"/>
    <w:rsid w:val="00081216"/>
    <w:rsid w:val="00081867"/>
    <w:rsid w:val="00083548"/>
    <w:rsid w:val="000861F1"/>
    <w:rsid w:val="000902F7"/>
    <w:rsid w:val="00091AB8"/>
    <w:rsid w:val="00091C81"/>
    <w:rsid w:val="00091D81"/>
    <w:rsid w:val="0009456E"/>
    <w:rsid w:val="0009471E"/>
    <w:rsid w:val="00094EF2"/>
    <w:rsid w:val="000A03F7"/>
    <w:rsid w:val="000A0D18"/>
    <w:rsid w:val="000A105B"/>
    <w:rsid w:val="000A1BE2"/>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4700"/>
    <w:rsid w:val="000E53E9"/>
    <w:rsid w:val="000E7ABD"/>
    <w:rsid w:val="000F070F"/>
    <w:rsid w:val="000F0BA7"/>
    <w:rsid w:val="000F3B26"/>
    <w:rsid w:val="000F67E7"/>
    <w:rsid w:val="000F754C"/>
    <w:rsid w:val="00104505"/>
    <w:rsid w:val="00104AAF"/>
    <w:rsid w:val="00110E8F"/>
    <w:rsid w:val="00112E80"/>
    <w:rsid w:val="001131A2"/>
    <w:rsid w:val="0012270C"/>
    <w:rsid w:val="00123861"/>
    <w:rsid w:val="00125717"/>
    <w:rsid w:val="00126F26"/>
    <w:rsid w:val="001305CE"/>
    <w:rsid w:val="0013118A"/>
    <w:rsid w:val="001315EE"/>
    <w:rsid w:val="001340B5"/>
    <w:rsid w:val="00134757"/>
    <w:rsid w:val="00135763"/>
    <w:rsid w:val="00137AA4"/>
    <w:rsid w:val="00142FD3"/>
    <w:rsid w:val="0014631C"/>
    <w:rsid w:val="0015180E"/>
    <w:rsid w:val="00154354"/>
    <w:rsid w:val="00155ACD"/>
    <w:rsid w:val="00155BF5"/>
    <w:rsid w:val="0015741B"/>
    <w:rsid w:val="001577AB"/>
    <w:rsid w:val="001615D7"/>
    <w:rsid w:val="00162081"/>
    <w:rsid w:val="00171597"/>
    <w:rsid w:val="001739A4"/>
    <w:rsid w:val="001739FA"/>
    <w:rsid w:val="00173F65"/>
    <w:rsid w:val="00174BD1"/>
    <w:rsid w:val="00175D42"/>
    <w:rsid w:val="00175FB7"/>
    <w:rsid w:val="00177A87"/>
    <w:rsid w:val="00181190"/>
    <w:rsid w:val="00185834"/>
    <w:rsid w:val="00187604"/>
    <w:rsid w:val="0019624F"/>
    <w:rsid w:val="0019726F"/>
    <w:rsid w:val="001A2E6A"/>
    <w:rsid w:val="001A5583"/>
    <w:rsid w:val="001B084E"/>
    <w:rsid w:val="001B3D76"/>
    <w:rsid w:val="001B5BA4"/>
    <w:rsid w:val="001C6A01"/>
    <w:rsid w:val="001E0F44"/>
    <w:rsid w:val="001E3C27"/>
    <w:rsid w:val="001E3C52"/>
    <w:rsid w:val="001F0E8D"/>
    <w:rsid w:val="001F20EE"/>
    <w:rsid w:val="00200E53"/>
    <w:rsid w:val="00201122"/>
    <w:rsid w:val="0020229C"/>
    <w:rsid w:val="00202608"/>
    <w:rsid w:val="00206039"/>
    <w:rsid w:val="00213E8E"/>
    <w:rsid w:val="002155B9"/>
    <w:rsid w:val="00216C55"/>
    <w:rsid w:val="00222F6D"/>
    <w:rsid w:val="002241A5"/>
    <w:rsid w:val="00231FB7"/>
    <w:rsid w:val="00236841"/>
    <w:rsid w:val="002379A7"/>
    <w:rsid w:val="002420D2"/>
    <w:rsid w:val="00243047"/>
    <w:rsid w:val="00243923"/>
    <w:rsid w:val="00245AF0"/>
    <w:rsid w:val="0024622F"/>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F72"/>
    <w:rsid w:val="00292CE8"/>
    <w:rsid w:val="00292D49"/>
    <w:rsid w:val="00295ED5"/>
    <w:rsid w:val="002979F2"/>
    <w:rsid w:val="002A1004"/>
    <w:rsid w:val="002A199B"/>
    <w:rsid w:val="002A3F41"/>
    <w:rsid w:val="002A4AF1"/>
    <w:rsid w:val="002A6A1F"/>
    <w:rsid w:val="002B2393"/>
    <w:rsid w:val="002B4F6F"/>
    <w:rsid w:val="002B73D1"/>
    <w:rsid w:val="002C131A"/>
    <w:rsid w:val="002C423D"/>
    <w:rsid w:val="002C586B"/>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40A7"/>
    <w:rsid w:val="002F6775"/>
    <w:rsid w:val="003050DD"/>
    <w:rsid w:val="003051D0"/>
    <w:rsid w:val="0030536C"/>
    <w:rsid w:val="00306026"/>
    <w:rsid w:val="00311FD0"/>
    <w:rsid w:val="00312673"/>
    <w:rsid w:val="00313178"/>
    <w:rsid w:val="0031378A"/>
    <w:rsid w:val="00314D52"/>
    <w:rsid w:val="00314EC3"/>
    <w:rsid w:val="0032018D"/>
    <w:rsid w:val="00320F01"/>
    <w:rsid w:val="0032184E"/>
    <w:rsid w:val="00323157"/>
    <w:rsid w:val="003247CA"/>
    <w:rsid w:val="00334030"/>
    <w:rsid w:val="00335C78"/>
    <w:rsid w:val="00337397"/>
    <w:rsid w:val="00340CE9"/>
    <w:rsid w:val="00346A44"/>
    <w:rsid w:val="003500C8"/>
    <w:rsid w:val="00350A8C"/>
    <w:rsid w:val="00350A99"/>
    <w:rsid w:val="0035179E"/>
    <w:rsid w:val="00353C3B"/>
    <w:rsid w:val="00355827"/>
    <w:rsid w:val="0035603C"/>
    <w:rsid w:val="00357343"/>
    <w:rsid w:val="00366B03"/>
    <w:rsid w:val="00371157"/>
    <w:rsid w:val="00372700"/>
    <w:rsid w:val="003761D5"/>
    <w:rsid w:val="00376EAA"/>
    <w:rsid w:val="003809C0"/>
    <w:rsid w:val="00383ADD"/>
    <w:rsid w:val="00384DFE"/>
    <w:rsid w:val="003850E9"/>
    <w:rsid w:val="00386209"/>
    <w:rsid w:val="003864EA"/>
    <w:rsid w:val="0038684E"/>
    <w:rsid w:val="00386CC0"/>
    <w:rsid w:val="0039142A"/>
    <w:rsid w:val="00394C8C"/>
    <w:rsid w:val="003A3E27"/>
    <w:rsid w:val="003A4FE2"/>
    <w:rsid w:val="003B20F8"/>
    <w:rsid w:val="003B3641"/>
    <w:rsid w:val="003B4815"/>
    <w:rsid w:val="003B5B3C"/>
    <w:rsid w:val="003C1788"/>
    <w:rsid w:val="003C60D3"/>
    <w:rsid w:val="003C7B7A"/>
    <w:rsid w:val="003D349A"/>
    <w:rsid w:val="003D449E"/>
    <w:rsid w:val="003D5183"/>
    <w:rsid w:val="003D5350"/>
    <w:rsid w:val="003D6525"/>
    <w:rsid w:val="003D7D22"/>
    <w:rsid w:val="003E13D9"/>
    <w:rsid w:val="003E1E09"/>
    <w:rsid w:val="003E22AB"/>
    <w:rsid w:val="003E2FCD"/>
    <w:rsid w:val="003E3866"/>
    <w:rsid w:val="003E4CDF"/>
    <w:rsid w:val="003E4F1E"/>
    <w:rsid w:val="003F064C"/>
    <w:rsid w:val="003F1C6F"/>
    <w:rsid w:val="003F49BD"/>
    <w:rsid w:val="003F6A76"/>
    <w:rsid w:val="00401367"/>
    <w:rsid w:val="00404538"/>
    <w:rsid w:val="00413C34"/>
    <w:rsid w:val="004145CD"/>
    <w:rsid w:val="00415FD0"/>
    <w:rsid w:val="004249FF"/>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54D45"/>
    <w:rsid w:val="00462AAE"/>
    <w:rsid w:val="00462AC1"/>
    <w:rsid w:val="00463CA1"/>
    <w:rsid w:val="00463D1E"/>
    <w:rsid w:val="004641AE"/>
    <w:rsid w:val="004655CC"/>
    <w:rsid w:val="0046633E"/>
    <w:rsid w:val="0046705B"/>
    <w:rsid w:val="00467978"/>
    <w:rsid w:val="00470951"/>
    <w:rsid w:val="00472384"/>
    <w:rsid w:val="00473374"/>
    <w:rsid w:val="004734DD"/>
    <w:rsid w:val="004737C4"/>
    <w:rsid w:val="00474509"/>
    <w:rsid w:val="00474A7A"/>
    <w:rsid w:val="00475987"/>
    <w:rsid w:val="00475F22"/>
    <w:rsid w:val="00477B8A"/>
    <w:rsid w:val="00477D56"/>
    <w:rsid w:val="0048031E"/>
    <w:rsid w:val="004809EE"/>
    <w:rsid w:val="004822CE"/>
    <w:rsid w:val="00483995"/>
    <w:rsid w:val="0048472E"/>
    <w:rsid w:val="00486CD2"/>
    <w:rsid w:val="00486F0B"/>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6E7B"/>
    <w:rsid w:val="004D1CE3"/>
    <w:rsid w:val="004D287C"/>
    <w:rsid w:val="004D49C3"/>
    <w:rsid w:val="004D49F5"/>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607CA"/>
    <w:rsid w:val="00560A10"/>
    <w:rsid w:val="00562BA8"/>
    <w:rsid w:val="00563B70"/>
    <w:rsid w:val="00565BEE"/>
    <w:rsid w:val="005678C7"/>
    <w:rsid w:val="00570680"/>
    <w:rsid w:val="00572AA5"/>
    <w:rsid w:val="00572B72"/>
    <w:rsid w:val="00573417"/>
    <w:rsid w:val="005742B2"/>
    <w:rsid w:val="00574E6A"/>
    <w:rsid w:val="00576457"/>
    <w:rsid w:val="005769DD"/>
    <w:rsid w:val="00577B4C"/>
    <w:rsid w:val="00577F79"/>
    <w:rsid w:val="005813CE"/>
    <w:rsid w:val="005821CB"/>
    <w:rsid w:val="00582272"/>
    <w:rsid w:val="00583E5E"/>
    <w:rsid w:val="00584BA8"/>
    <w:rsid w:val="005877FC"/>
    <w:rsid w:val="0059070E"/>
    <w:rsid w:val="00593E5A"/>
    <w:rsid w:val="00594C36"/>
    <w:rsid w:val="005B19EC"/>
    <w:rsid w:val="005B1AD1"/>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5F6DCB"/>
    <w:rsid w:val="005F7C07"/>
    <w:rsid w:val="006016EB"/>
    <w:rsid w:val="006019F9"/>
    <w:rsid w:val="00601C19"/>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3086F"/>
    <w:rsid w:val="00631115"/>
    <w:rsid w:val="00632836"/>
    <w:rsid w:val="00632F51"/>
    <w:rsid w:val="00632F73"/>
    <w:rsid w:val="00633F6C"/>
    <w:rsid w:val="006411CF"/>
    <w:rsid w:val="00641C71"/>
    <w:rsid w:val="00641F88"/>
    <w:rsid w:val="0064300C"/>
    <w:rsid w:val="00643BDC"/>
    <w:rsid w:val="00643FF1"/>
    <w:rsid w:val="00654BBD"/>
    <w:rsid w:val="00654F37"/>
    <w:rsid w:val="00663AF7"/>
    <w:rsid w:val="00664AA2"/>
    <w:rsid w:val="00666C02"/>
    <w:rsid w:val="00667362"/>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D21DC"/>
    <w:rsid w:val="006D2463"/>
    <w:rsid w:val="006D4D01"/>
    <w:rsid w:val="006D5730"/>
    <w:rsid w:val="006D7492"/>
    <w:rsid w:val="006E1FC1"/>
    <w:rsid w:val="006E36A3"/>
    <w:rsid w:val="006F0652"/>
    <w:rsid w:val="006F1BC9"/>
    <w:rsid w:val="006F21D2"/>
    <w:rsid w:val="006F2C70"/>
    <w:rsid w:val="006F38BB"/>
    <w:rsid w:val="006F702A"/>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265B2"/>
    <w:rsid w:val="00731F6D"/>
    <w:rsid w:val="00740640"/>
    <w:rsid w:val="00743217"/>
    <w:rsid w:val="007439DA"/>
    <w:rsid w:val="00743B90"/>
    <w:rsid w:val="0074424A"/>
    <w:rsid w:val="00750EA4"/>
    <w:rsid w:val="00751673"/>
    <w:rsid w:val="00753CFA"/>
    <w:rsid w:val="007551EC"/>
    <w:rsid w:val="007635A5"/>
    <w:rsid w:val="0076441C"/>
    <w:rsid w:val="00764CBD"/>
    <w:rsid w:val="00765F67"/>
    <w:rsid w:val="007755D6"/>
    <w:rsid w:val="007756F6"/>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32B3"/>
    <w:rsid w:val="007E655F"/>
    <w:rsid w:val="007F3E17"/>
    <w:rsid w:val="007F4A73"/>
    <w:rsid w:val="007F57DC"/>
    <w:rsid w:val="007F7878"/>
    <w:rsid w:val="00802596"/>
    <w:rsid w:val="00802671"/>
    <w:rsid w:val="00804C36"/>
    <w:rsid w:val="00807045"/>
    <w:rsid w:val="00807794"/>
    <w:rsid w:val="00810CCF"/>
    <w:rsid w:val="00810CDC"/>
    <w:rsid w:val="00811285"/>
    <w:rsid w:val="00812BDF"/>
    <w:rsid w:val="00814D0C"/>
    <w:rsid w:val="00815AA1"/>
    <w:rsid w:val="0081628C"/>
    <w:rsid w:val="00816F4C"/>
    <w:rsid w:val="00821F42"/>
    <w:rsid w:val="00822E28"/>
    <w:rsid w:val="0082448D"/>
    <w:rsid w:val="00824EFA"/>
    <w:rsid w:val="008353B6"/>
    <w:rsid w:val="00837995"/>
    <w:rsid w:val="00837C51"/>
    <w:rsid w:val="00840723"/>
    <w:rsid w:val="00841186"/>
    <w:rsid w:val="008459F6"/>
    <w:rsid w:val="00847E91"/>
    <w:rsid w:val="00847EF3"/>
    <w:rsid w:val="00851334"/>
    <w:rsid w:val="0085268F"/>
    <w:rsid w:val="00853177"/>
    <w:rsid w:val="008540F3"/>
    <w:rsid w:val="00855246"/>
    <w:rsid w:val="008555E3"/>
    <w:rsid w:val="00857498"/>
    <w:rsid w:val="00857939"/>
    <w:rsid w:val="00857FBE"/>
    <w:rsid w:val="00860E60"/>
    <w:rsid w:val="00861BF8"/>
    <w:rsid w:val="00865861"/>
    <w:rsid w:val="008666CA"/>
    <w:rsid w:val="0087046E"/>
    <w:rsid w:val="00873A16"/>
    <w:rsid w:val="00880727"/>
    <w:rsid w:val="00882BD7"/>
    <w:rsid w:val="00886660"/>
    <w:rsid w:val="00890DB2"/>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D6BBF"/>
    <w:rsid w:val="008E429B"/>
    <w:rsid w:val="008E42D0"/>
    <w:rsid w:val="008E4542"/>
    <w:rsid w:val="008E7E5C"/>
    <w:rsid w:val="008F1900"/>
    <w:rsid w:val="008F1DA0"/>
    <w:rsid w:val="00900C86"/>
    <w:rsid w:val="0090130C"/>
    <w:rsid w:val="00904D03"/>
    <w:rsid w:val="00904E9E"/>
    <w:rsid w:val="00910674"/>
    <w:rsid w:val="0091105E"/>
    <w:rsid w:val="009119ED"/>
    <w:rsid w:val="009142F9"/>
    <w:rsid w:val="00915048"/>
    <w:rsid w:val="00915BCF"/>
    <w:rsid w:val="00931348"/>
    <w:rsid w:val="0093223E"/>
    <w:rsid w:val="009379DB"/>
    <w:rsid w:val="009412E7"/>
    <w:rsid w:val="00941530"/>
    <w:rsid w:val="00941E17"/>
    <w:rsid w:val="009437C6"/>
    <w:rsid w:val="00943E83"/>
    <w:rsid w:val="009461BE"/>
    <w:rsid w:val="00946688"/>
    <w:rsid w:val="00954E45"/>
    <w:rsid w:val="00955A9A"/>
    <w:rsid w:val="009561BC"/>
    <w:rsid w:val="009564C7"/>
    <w:rsid w:val="0096301C"/>
    <w:rsid w:val="00971957"/>
    <w:rsid w:val="00972766"/>
    <w:rsid w:val="009727B8"/>
    <w:rsid w:val="0097558E"/>
    <w:rsid w:val="009757C5"/>
    <w:rsid w:val="00975D04"/>
    <w:rsid w:val="009764A9"/>
    <w:rsid w:val="00976637"/>
    <w:rsid w:val="00976C78"/>
    <w:rsid w:val="00980FB6"/>
    <w:rsid w:val="00982535"/>
    <w:rsid w:val="00985B3F"/>
    <w:rsid w:val="00986D7B"/>
    <w:rsid w:val="00992035"/>
    <w:rsid w:val="00992EF8"/>
    <w:rsid w:val="00995EAA"/>
    <w:rsid w:val="009A059F"/>
    <w:rsid w:val="009A1F14"/>
    <w:rsid w:val="009A2B50"/>
    <w:rsid w:val="009A2D42"/>
    <w:rsid w:val="009A3318"/>
    <w:rsid w:val="009A39B9"/>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E0B1A"/>
    <w:rsid w:val="009E2E57"/>
    <w:rsid w:val="009E3BB5"/>
    <w:rsid w:val="009E5099"/>
    <w:rsid w:val="009E6B59"/>
    <w:rsid w:val="009F2090"/>
    <w:rsid w:val="009F3C44"/>
    <w:rsid w:val="009F5E57"/>
    <w:rsid w:val="00A0027A"/>
    <w:rsid w:val="00A00AE7"/>
    <w:rsid w:val="00A02090"/>
    <w:rsid w:val="00A029A2"/>
    <w:rsid w:val="00A034B7"/>
    <w:rsid w:val="00A034EC"/>
    <w:rsid w:val="00A05D8F"/>
    <w:rsid w:val="00A07D19"/>
    <w:rsid w:val="00A11984"/>
    <w:rsid w:val="00A12015"/>
    <w:rsid w:val="00A16546"/>
    <w:rsid w:val="00A24BE2"/>
    <w:rsid w:val="00A24BF3"/>
    <w:rsid w:val="00A24F9F"/>
    <w:rsid w:val="00A251BE"/>
    <w:rsid w:val="00A253C0"/>
    <w:rsid w:val="00A279BA"/>
    <w:rsid w:val="00A30A15"/>
    <w:rsid w:val="00A33A50"/>
    <w:rsid w:val="00A3438B"/>
    <w:rsid w:val="00A37075"/>
    <w:rsid w:val="00A4021A"/>
    <w:rsid w:val="00A40540"/>
    <w:rsid w:val="00A42C60"/>
    <w:rsid w:val="00A44A18"/>
    <w:rsid w:val="00A4594F"/>
    <w:rsid w:val="00A4631B"/>
    <w:rsid w:val="00A46AEC"/>
    <w:rsid w:val="00A51851"/>
    <w:rsid w:val="00A55365"/>
    <w:rsid w:val="00A55444"/>
    <w:rsid w:val="00A56CFE"/>
    <w:rsid w:val="00A66D66"/>
    <w:rsid w:val="00A670F8"/>
    <w:rsid w:val="00A677BB"/>
    <w:rsid w:val="00A702F0"/>
    <w:rsid w:val="00A70722"/>
    <w:rsid w:val="00A742B3"/>
    <w:rsid w:val="00A75B9B"/>
    <w:rsid w:val="00A76039"/>
    <w:rsid w:val="00A81137"/>
    <w:rsid w:val="00A86528"/>
    <w:rsid w:val="00A87572"/>
    <w:rsid w:val="00A90ECB"/>
    <w:rsid w:val="00AA01C1"/>
    <w:rsid w:val="00AA18EC"/>
    <w:rsid w:val="00AA464A"/>
    <w:rsid w:val="00AA49BF"/>
    <w:rsid w:val="00AA63EF"/>
    <w:rsid w:val="00AA6938"/>
    <w:rsid w:val="00AA767E"/>
    <w:rsid w:val="00AB07F0"/>
    <w:rsid w:val="00AB1578"/>
    <w:rsid w:val="00AB1E00"/>
    <w:rsid w:val="00AB22AF"/>
    <w:rsid w:val="00AB4166"/>
    <w:rsid w:val="00AB4EB9"/>
    <w:rsid w:val="00AB7E1D"/>
    <w:rsid w:val="00AC212D"/>
    <w:rsid w:val="00AC2C0E"/>
    <w:rsid w:val="00AC348D"/>
    <w:rsid w:val="00AC4755"/>
    <w:rsid w:val="00AC5DE9"/>
    <w:rsid w:val="00AC65B1"/>
    <w:rsid w:val="00AD00DF"/>
    <w:rsid w:val="00AD4561"/>
    <w:rsid w:val="00AD4FAE"/>
    <w:rsid w:val="00AD5A7C"/>
    <w:rsid w:val="00AD67BC"/>
    <w:rsid w:val="00AE39CC"/>
    <w:rsid w:val="00AF314D"/>
    <w:rsid w:val="00AF4004"/>
    <w:rsid w:val="00B02BCF"/>
    <w:rsid w:val="00B02E79"/>
    <w:rsid w:val="00B04BC3"/>
    <w:rsid w:val="00B132B1"/>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46FE"/>
    <w:rsid w:val="00B4540D"/>
    <w:rsid w:val="00B47B99"/>
    <w:rsid w:val="00B51352"/>
    <w:rsid w:val="00B55F60"/>
    <w:rsid w:val="00B61D39"/>
    <w:rsid w:val="00B6238C"/>
    <w:rsid w:val="00B644F7"/>
    <w:rsid w:val="00B64EE5"/>
    <w:rsid w:val="00B6647D"/>
    <w:rsid w:val="00B67A1C"/>
    <w:rsid w:val="00B70315"/>
    <w:rsid w:val="00B74245"/>
    <w:rsid w:val="00B7450E"/>
    <w:rsid w:val="00B767F7"/>
    <w:rsid w:val="00B778B9"/>
    <w:rsid w:val="00B816B4"/>
    <w:rsid w:val="00B82CAC"/>
    <w:rsid w:val="00B82F48"/>
    <w:rsid w:val="00B85CEC"/>
    <w:rsid w:val="00B867D6"/>
    <w:rsid w:val="00B90F8F"/>
    <w:rsid w:val="00B90FC9"/>
    <w:rsid w:val="00B940F6"/>
    <w:rsid w:val="00B94F6B"/>
    <w:rsid w:val="00BA0A8C"/>
    <w:rsid w:val="00BA2927"/>
    <w:rsid w:val="00BA3419"/>
    <w:rsid w:val="00BA6FA0"/>
    <w:rsid w:val="00BB5A6F"/>
    <w:rsid w:val="00BB7A32"/>
    <w:rsid w:val="00BC184C"/>
    <w:rsid w:val="00BC323B"/>
    <w:rsid w:val="00BC64F6"/>
    <w:rsid w:val="00BC6F83"/>
    <w:rsid w:val="00BC786D"/>
    <w:rsid w:val="00BD0432"/>
    <w:rsid w:val="00BD2452"/>
    <w:rsid w:val="00BD71C5"/>
    <w:rsid w:val="00BD7CD9"/>
    <w:rsid w:val="00BD7DA4"/>
    <w:rsid w:val="00BE1B07"/>
    <w:rsid w:val="00BE6736"/>
    <w:rsid w:val="00BE7F99"/>
    <w:rsid w:val="00BF2635"/>
    <w:rsid w:val="00BF530C"/>
    <w:rsid w:val="00BF6BCB"/>
    <w:rsid w:val="00BF77FA"/>
    <w:rsid w:val="00C04EA8"/>
    <w:rsid w:val="00C06085"/>
    <w:rsid w:val="00C060F0"/>
    <w:rsid w:val="00C06AE0"/>
    <w:rsid w:val="00C072DB"/>
    <w:rsid w:val="00C107D2"/>
    <w:rsid w:val="00C13757"/>
    <w:rsid w:val="00C14210"/>
    <w:rsid w:val="00C15FFB"/>
    <w:rsid w:val="00C173DB"/>
    <w:rsid w:val="00C22FD0"/>
    <w:rsid w:val="00C2497D"/>
    <w:rsid w:val="00C252D6"/>
    <w:rsid w:val="00C25873"/>
    <w:rsid w:val="00C30BB9"/>
    <w:rsid w:val="00C30FB6"/>
    <w:rsid w:val="00C30FDD"/>
    <w:rsid w:val="00C35471"/>
    <w:rsid w:val="00C36596"/>
    <w:rsid w:val="00C367B7"/>
    <w:rsid w:val="00C36879"/>
    <w:rsid w:val="00C42E0D"/>
    <w:rsid w:val="00C477A7"/>
    <w:rsid w:val="00C50E08"/>
    <w:rsid w:val="00C51617"/>
    <w:rsid w:val="00C520F6"/>
    <w:rsid w:val="00C557A8"/>
    <w:rsid w:val="00C5702B"/>
    <w:rsid w:val="00C60365"/>
    <w:rsid w:val="00C6062F"/>
    <w:rsid w:val="00C6068F"/>
    <w:rsid w:val="00C64E63"/>
    <w:rsid w:val="00C65399"/>
    <w:rsid w:val="00C65957"/>
    <w:rsid w:val="00C66D9B"/>
    <w:rsid w:val="00C67305"/>
    <w:rsid w:val="00C679B6"/>
    <w:rsid w:val="00C71EA2"/>
    <w:rsid w:val="00C73E32"/>
    <w:rsid w:val="00C74D2D"/>
    <w:rsid w:val="00C7744A"/>
    <w:rsid w:val="00C80426"/>
    <w:rsid w:val="00C80803"/>
    <w:rsid w:val="00C841DC"/>
    <w:rsid w:val="00C874DA"/>
    <w:rsid w:val="00C91D27"/>
    <w:rsid w:val="00CA129C"/>
    <w:rsid w:val="00CA1A3D"/>
    <w:rsid w:val="00CA1FA3"/>
    <w:rsid w:val="00CA2CCA"/>
    <w:rsid w:val="00CA425A"/>
    <w:rsid w:val="00CA49FF"/>
    <w:rsid w:val="00CB096F"/>
    <w:rsid w:val="00CB33D5"/>
    <w:rsid w:val="00CB3D99"/>
    <w:rsid w:val="00CB64DD"/>
    <w:rsid w:val="00CB68B8"/>
    <w:rsid w:val="00CB691A"/>
    <w:rsid w:val="00CB6FE9"/>
    <w:rsid w:val="00CB7159"/>
    <w:rsid w:val="00CC211E"/>
    <w:rsid w:val="00CC2620"/>
    <w:rsid w:val="00CC2F36"/>
    <w:rsid w:val="00CC3614"/>
    <w:rsid w:val="00CC6B2C"/>
    <w:rsid w:val="00CC6E96"/>
    <w:rsid w:val="00CD031A"/>
    <w:rsid w:val="00CD2FF0"/>
    <w:rsid w:val="00CD394A"/>
    <w:rsid w:val="00CD3EBD"/>
    <w:rsid w:val="00CD6076"/>
    <w:rsid w:val="00CD7D13"/>
    <w:rsid w:val="00CE104A"/>
    <w:rsid w:val="00CE2183"/>
    <w:rsid w:val="00CE2409"/>
    <w:rsid w:val="00CE33A8"/>
    <w:rsid w:val="00CE4AF0"/>
    <w:rsid w:val="00CE4E99"/>
    <w:rsid w:val="00CE5390"/>
    <w:rsid w:val="00CE6EA5"/>
    <w:rsid w:val="00CF6791"/>
    <w:rsid w:val="00D00777"/>
    <w:rsid w:val="00D01766"/>
    <w:rsid w:val="00D05A28"/>
    <w:rsid w:val="00D06E4B"/>
    <w:rsid w:val="00D0788B"/>
    <w:rsid w:val="00D07AD3"/>
    <w:rsid w:val="00D165AA"/>
    <w:rsid w:val="00D17E5B"/>
    <w:rsid w:val="00D2266C"/>
    <w:rsid w:val="00D22F79"/>
    <w:rsid w:val="00D2673F"/>
    <w:rsid w:val="00D32BE4"/>
    <w:rsid w:val="00D35026"/>
    <w:rsid w:val="00D430F6"/>
    <w:rsid w:val="00D4406A"/>
    <w:rsid w:val="00D44F0C"/>
    <w:rsid w:val="00D462C2"/>
    <w:rsid w:val="00D4686B"/>
    <w:rsid w:val="00D47F2D"/>
    <w:rsid w:val="00D50B07"/>
    <w:rsid w:val="00D53350"/>
    <w:rsid w:val="00D53733"/>
    <w:rsid w:val="00D56CD8"/>
    <w:rsid w:val="00D57A73"/>
    <w:rsid w:val="00D60199"/>
    <w:rsid w:val="00D62DB5"/>
    <w:rsid w:val="00D651D1"/>
    <w:rsid w:val="00D667E2"/>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5125"/>
    <w:rsid w:val="00DC0505"/>
    <w:rsid w:val="00DC20F2"/>
    <w:rsid w:val="00DC242D"/>
    <w:rsid w:val="00DC516E"/>
    <w:rsid w:val="00DC7484"/>
    <w:rsid w:val="00DD108B"/>
    <w:rsid w:val="00DD2B0C"/>
    <w:rsid w:val="00DD2F31"/>
    <w:rsid w:val="00DD41B5"/>
    <w:rsid w:val="00DE0768"/>
    <w:rsid w:val="00DE0AD3"/>
    <w:rsid w:val="00DE4647"/>
    <w:rsid w:val="00DF1740"/>
    <w:rsid w:val="00DF227B"/>
    <w:rsid w:val="00DF25CC"/>
    <w:rsid w:val="00DF453E"/>
    <w:rsid w:val="00DF5845"/>
    <w:rsid w:val="00DF5E13"/>
    <w:rsid w:val="00DF6ADD"/>
    <w:rsid w:val="00E00E2C"/>
    <w:rsid w:val="00E00F00"/>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B1719"/>
    <w:rsid w:val="00EB19D1"/>
    <w:rsid w:val="00EB2169"/>
    <w:rsid w:val="00EB42BF"/>
    <w:rsid w:val="00EB4D48"/>
    <w:rsid w:val="00EB6A58"/>
    <w:rsid w:val="00EB761D"/>
    <w:rsid w:val="00EC09AF"/>
    <w:rsid w:val="00EC21BB"/>
    <w:rsid w:val="00ED0C3C"/>
    <w:rsid w:val="00ED0EBB"/>
    <w:rsid w:val="00EE167A"/>
    <w:rsid w:val="00EE19D8"/>
    <w:rsid w:val="00EE2A79"/>
    <w:rsid w:val="00EE35D0"/>
    <w:rsid w:val="00EE7347"/>
    <w:rsid w:val="00EE77ED"/>
    <w:rsid w:val="00EF00B4"/>
    <w:rsid w:val="00EF1254"/>
    <w:rsid w:val="00EF3E05"/>
    <w:rsid w:val="00EF48B6"/>
    <w:rsid w:val="00EF764F"/>
    <w:rsid w:val="00F00493"/>
    <w:rsid w:val="00F00B7C"/>
    <w:rsid w:val="00F01A3B"/>
    <w:rsid w:val="00F01A91"/>
    <w:rsid w:val="00F0379B"/>
    <w:rsid w:val="00F03C64"/>
    <w:rsid w:val="00F10646"/>
    <w:rsid w:val="00F14D4B"/>
    <w:rsid w:val="00F230AF"/>
    <w:rsid w:val="00F23B4A"/>
    <w:rsid w:val="00F25D56"/>
    <w:rsid w:val="00F36DEC"/>
    <w:rsid w:val="00F3767A"/>
    <w:rsid w:val="00F426FB"/>
    <w:rsid w:val="00F42819"/>
    <w:rsid w:val="00F4326A"/>
    <w:rsid w:val="00F440B5"/>
    <w:rsid w:val="00F45CAA"/>
    <w:rsid w:val="00F501EC"/>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8744A"/>
    <w:rsid w:val="00F93566"/>
    <w:rsid w:val="00F949C8"/>
    <w:rsid w:val="00FA1346"/>
    <w:rsid w:val="00FA2F41"/>
    <w:rsid w:val="00FA35DD"/>
    <w:rsid w:val="00FA473E"/>
    <w:rsid w:val="00FA5BCF"/>
    <w:rsid w:val="00FB23A9"/>
    <w:rsid w:val="00FB2FA7"/>
    <w:rsid w:val="00FB3189"/>
    <w:rsid w:val="00FB3217"/>
    <w:rsid w:val="00FC0300"/>
    <w:rsid w:val="00FC0A25"/>
    <w:rsid w:val="00FC25BE"/>
    <w:rsid w:val="00FC2A0E"/>
    <w:rsid w:val="00FC5D73"/>
    <w:rsid w:val="00FD1218"/>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50"/>
    <o:shapelayout v:ext="edit">
      <o:idmap v:ext="edit" data="1"/>
    </o:shapelayout>
  </w:shapeDefaults>
  <w:decimalSymbol w:val="."/>
  <w:listSeparator w:val=","/>
  <w14:docId w14:val="4D5FB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37D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037D2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37D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037D2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599307">
      <w:bodyDiv w:val="1"/>
      <w:marLeft w:val="0"/>
      <w:marRight w:val="0"/>
      <w:marTop w:val="0"/>
      <w:marBottom w:val="0"/>
      <w:divBdr>
        <w:top w:val="none" w:sz="0" w:space="0" w:color="auto"/>
        <w:left w:val="none" w:sz="0" w:space="0" w:color="auto"/>
        <w:bottom w:val="none" w:sz="0" w:space="0" w:color="auto"/>
        <w:right w:val="none" w:sz="0" w:space="0" w:color="auto"/>
      </w:divBdr>
    </w:div>
    <w:div w:id="1431656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www.energy.ca.gov/title24/equipment_cert/ama_fas/index.html"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9.xml"/><Relationship Id="rId5" Type="http://schemas.microsoft.com/office/2007/relationships/stylesWithEffects" Target="stylesWithEffects.xml"/><Relationship Id="rId15" Type="http://schemas.openxmlformats.org/officeDocument/2006/relationships/hyperlink" Target="http://www.energy.ca.gov/title24/equipment_cert/ama_fas/index.html" TargetMode="External"/><Relationship Id="rId23" Type="http://schemas.openxmlformats.org/officeDocument/2006/relationships/header" Target="header8.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3B3E85-B22F-4768-8D60-CD85768489D6}">
  <ds:schemaRefs>
    <ds:schemaRef ds:uri="http://schemas.openxmlformats.org/officeDocument/2006/bibliography"/>
  </ds:schemaRefs>
</ds:datastoreItem>
</file>

<file path=customXml/itemProps2.xml><?xml version="1.0" encoding="utf-8"?>
<ds:datastoreItem xmlns:ds="http://schemas.openxmlformats.org/officeDocument/2006/customXml" ds:itemID="{1A671559-67EF-4A2B-80A5-53A29F6F3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2891</Words>
  <Characters>16480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16</cp:revision>
  <cp:lastPrinted>2013-10-24T13:59:00Z</cp:lastPrinted>
  <dcterms:created xsi:type="dcterms:W3CDTF">2015-06-09T18:43:00Z</dcterms:created>
  <dcterms:modified xsi:type="dcterms:W3CDTF">2018-01-29T23:49:00Z</dcterms:modified>
</cp:coreProperties>
</file>