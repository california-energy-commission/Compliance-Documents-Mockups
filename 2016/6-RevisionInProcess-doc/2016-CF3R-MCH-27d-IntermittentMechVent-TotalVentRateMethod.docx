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314D0D" w14:paraId="5975402E" w14:textId="77777777" w:rsidTr="00314D0D">
        <w:tc>
          <w:tcPr>
            <w:tcW w:w="11016" w:type="dxa"/>
          </w:tcPr>
          <w:p w14:paraId="5975402D" w14:textId="77777777" w:rsidR="00314D0D" w:rsidRDefault="00314D0D" w:rsidP="003F118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and table numbering on this </w:t>
            </w:r>
            <w:r>
              <w:rPr>
                <w:rStyle w:val="Emphasis"/>
                <w:rFonts w:asciiTheme="minorHAnsi" w:hAnsiTheme="minorHAnsi"/>
                <w:b/>
                <w:sz w:val="18"/>
                <w:szCs w:val="18"/>
              </w:rPr>
              <w:t>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975402F" w14:textId="77777777" w:rsidR="00314D0D" w:rsidRPr="00550BC7" w:rsidRDefault="00314D0D"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FC3C7B" w:rsidRPr="00D2491C" w14:paraId="59754031" w14:textId="77777777" w:rsidTr="00FC3C7B">
        <w:tc>
          <w:tcPr>
            <w:tcW w:w="11016" w:type="dxa"/>
            <w:gridSpan w:val="3"/>
          </w:tcPr>
          <w:p w14:paraId="59754030" w14:textId="77777777" w:rsidR="00FC3C7B" w:rsidRPr="00F5715E" w:rsidRDefault="00FC3C7B" w:rsidP="00FC3C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50BC7">
              <w:rPr>
                <w:rFonts w:asciiTheme="minorHAnsi" w:hAnsiTheme="minorHAnsi"/>
                <w:b/>
                <w:szCs w:val="18"/>
              </w:rPr>
              <w:t>A. Dwelling Mechanical Ventilation - General Information</w:t>
            </w:r>
          </w:p>
        </w:tc>
      </w:tr>
      <w:tr w:rsidR="00FC3C7B" w:rsidRPr="00D2491C" w14:paraId="59754035" w14:textId="77777777" w:rsidTr="00FC3C7B">
        <w:trPr>
          <w:trHeight w:val="158"/>
        </w:trPr>
        <w:tc>
          <w:tcPr>
            <w:tcW w:w="634" w:type="dxa"/>
            <w:vAlign w:val="center"/>
          </w:tcPr>
          <w:p w14:paraId="59754032" w14:textId="77777777" w:rsidR="00FC3C7B" w:rsidRPr="00F5715E" w:rsidRDefault="00FC3C7B" w:rsidP="00FC3C7B">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59754033" w14:textId="68D9D6A0" w:rsidR="00FC3C7B" w:rsidRPr="00F5715E" w:rsidRDefault="00FC3C7B" w:rsidP="003208FE">
            <w:pPr>
              <w:rPr>
                <w:rFonts w:asciiTheme="minorHAnsi" w:hAnsiTheme="minorHAnsi"/>
                <w:sz w:val="18"/>
                <w:szCs w:val="18"/>
              </w:rPr>
            </w:pPr>
            <w:r>
              <w:rPr>
                <w:rFonts w:asciiTheme="minorHAnsi" w:hAnsiTheme="minorHAnsi"/>
                <w:sz w:val="18"/>
                <w:szCs w:val="18"/>
              </w:rPr>
              <w:t xml:space="preserve">Dwelling </w:t>
            </w:r>
            <w:r w:rsidR="003208FE">
              <w:rPr>
                <w:rFonts w:asciiTheme="minorHAnsi" w:hAnsiTheme="minorHAnsi"/>
                <w:sz w:val="18"/>
                <w:szCs w:val="18"/>
              </w:rPr>
              <w:t>U</w:t>
            </w:r>
            <w:r>
              <w:rPr>
                <w:rFonts w:asciiTheme="minorHAnsi" w:hAnsiTheme="minorHAnsi"/>
                <w:sz w:val="18"/>
                <w:szCs w:val="18"/>
              </w:rPr>
              <w:t xml:space="preserve">nit </w:t>
            </w:r>
            <w:r w:rsidR="003208FE">
              <w:rPr>
                <w:rFonts w:asciiTheme="minorHAnsi" w:hAnsiTheme="minorHAnsi"/>
                <w:sz w:val="18"/>
                <w:szCs w:val="18"/>
              </w:rPr>
              <w:t>N</w:t>
            </w:r>
            <w:r>
              <w:rPr>
                <w:rFonts w:asciiTheme="minorHAnsi" w:hAnsiTheme="minorHAnsi"/>
                <w:sz w:val="18"/>
                <w:szCs w:val="18"/>
              </w:rPr>
              <w:t>ame</w:t>
            </w:r>
          </w:p>
        </w:tc>
        <w:tc>
          <w:tcPr>
            <w:tcW w:w="5774" w:type="dxa"/>
          </w:tcPr>
          <w:p w14:paraId="59754034" w14:textId="77777777" w:rsidR="00FC3C7B" w:rsidRPr="00F5715E" w:rsidRDefault="00FC3C7B" w:rsidP="00FC3C7B">
            <w:pPr>
              <w:rPr>
                <w:rFonts w:asciiTheme="minorHAnsi" w:hAnsiTheme="minorHAnsi"/>
                <w:sz w:val="18"/>
                <w:szCs w:val="18"/>
              </w:rPr>
            </w:pPr>
          </w:p>
        </w:tc>
      </w:tr>
      <w:tr w:rsidR="00FC3C7B" w:rsidRPr="00D2491C" w14:paraId="59754039" w14:textId="77777777" w:rsidTr="00FC3C7B">
        <w:trPr>
          <w:trHeight w:val="158"/>
        </w:trPr>
        <w:tc>
          <w:tcPr>
            <w:tcW w:w="634" w:type="dxa"/>
            <w:vAlign w:val="center"/>
          </w:tcPr>
          <w:p w14:paraId="59754036"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59754037" w14:textId="080BA958" w:rsidR="00FC3C7B" w:rsidRPr="00F5715E" w:rsidRDefault="00FC3C7B" w:rsidP="00FC3C7B">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59754038" w14:textId="77777777" w:rsidR="00FC3C7B" w:rsidRPr="00F5715E" w:rsidRDefault="00FC3C7B" w:rsidP="00FC3C7B">
            <w:pPr>
              <w:rPr>
                <w:rFonts w:asciiTheme="minorHAnsi" w:hAnsiTheme="minorHAnsi"/>
                <w:sz w:val="18"/>
                <w:szCs w:val="18"/>
              </w:rPr>
            </w:pPr>
          </w:p>
        </w:tc>
      </w:tr>
      <w:tr w:rsidR="00FC3C7B" w:rsidRPr="00D2491C" w14:paraId="5975403D" w14:textId="77777777" w:rsidTr="00FC3C7B">
        <w:trPr>
          <w:trHeight w:val="158"/>
        </w:trPr>
        <w:tc>
          <w:tcPr>
            <w:tcW w:w="634" w:type="dxa"/>
            <w:vAlign w:val="center"/>
          </w:tcPr>
          <w:p w14:paraId="5975403A"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5975403B" w14:textId="426C5A0E" w:rsidR="00FC3C7B" w:rsidRPr="00F5715E" w:rsidRDefault="00FC3C7B" w:rsidP="003208FE">
            <w:pPr>
              <w:rPr>
                <w:rFonts w:asciiTheme="minorHAnsi" w:hAnsiTheme="minorHAnsi"/>
                <w:sz w:val="18"/>
                <w:szCs w:val="18"/>
              </w:rPr>
            </w:pPr>
            <w:r w:rsidRPr="00F5715E">
              <w:rPr>
                <w:rFonts w:asciiTheme="minorHAnsi" w:hAnsiTheme="minorHAnsi"/>
                <w:sz w:val="18"/>
                <w:szCs w:val="18"/>
              </w:rPr>
              <w:t xml:space="preserve">Project </w:t>
            </w:r>
            <w:r w:rsidR="003208FE">
              <w:rPr>
                <w:rFonts w:asciiTheme="minorHAnsi" w:hAnsiTheme="minorHAnsi"/>
                <w:sz w:val="18"/>
                <w:szCs w:val="18"/>
              </w:rPr>
              <w:t>S</w:t>
            </w:r>
            <w:r w:rsidRPr="00F5715E">
              <w:rPr>
                <w:rFonts w:asciiTheme="minorHAnsi" w:hAnsiTheme="minorHAnsi"/>
                <w:sz w:val="18"/>
                <w:szCs w:val="18"/>
              </w:rPr>
              <w:t>cope</w:t>
            </w:r>
          </w:p>
        </w:tc>
        <w:tc>
          <w:tcPr>
            <w:tcW w:w="5774" w:type="dxa"/>
          </w:tcPr>
          <w:p w14:paraId="5975403C" w14:textId="77777777" w:rsidR="00FC3C7B" w:rsidRPr="00F5715E" w:rsidRDefault="00FC3C7B" w:rsidP="00FC3C7B">
            <w:pPr>
              <w:rPr>
                <w:rFonts w:asciiTheme="minorHAnsi" w:hAnsiTheme="minorHAnsi"/>
                <w:sz w:val="18"/>
                <w:szCs w:val="18"/>
              </w:rPr>
            </w:pPr>
          </w:p>
        </w:tc>
      </w:tr>
      <w:tr w:rsidR="00FC3C7B" w:rsidRPr="00D2491C" w14:paraId="59754042" w14:textId="77777777" w:rsidTr="00FC3C7B">
        <w:trPr>
          <w:trHeight w:val="158"/>
        </w:trPr>
        <w:tc>
          <w:tcPr>
            <w:tcW w:w="634" w:type="dxa"/>
            <w:vAlign w:val="center"/>
          </w:tcPr>
          <w:p w14:paraId="5975403E"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5975403F" w14:textId="1CD860E2" w:rsidR="00FC3C7B" w:rsidRDefault="007370D3" w:rsidP="00FC3C7B">
            <w:pPr>
              <w:rPr>
                <w:rFonts w:asciiTheme="minorHAnsi" w:hAnsiTheme="minorHAnsi"/>
                <w:sz w:val="18"/>
                <w:szCs w:val="18"/>
              </w:rPr>
            </w:pPr>
            <w:r>
              <w:rPr>
                <w:rFonts w:asciiTheme="minorHAnsi" w:hAnsiTheme="minorHAnsi"/>
                <w:sz w:val="18"/>
                <w:szCs w:val="18"/>
              </w:rPr>
              <w:t xml:space="preserve">Total </w:t>
            </w:r>
            <w:r w:rsidR="00FC3C7B" w:rsidRPr="00F5715E">
              <w:rPr>
                <w:rFonts w:asciiTheme="minorHAnsi" w:hAnsiTheme="minorHAnsi"/>
                <w:sz w:val="18"/>
                <w:szCs w:val="18"/>
              </w:rPr>
              <w:t xml:space="preserve">Conditioned </w:t>
            </w:r>
            <w:r>
              <w:rPr>
                <w:rFonts w:asciiTheme="minorHAnsi" w:hAnsiTheme="minorHAnsi"/>
                <w:sz w:val="18"/>
                <w:szCs w:val="18"/>
              </w:rPr>
              <w:t>F</w:t>
            </w:r>
            <w:r w:rsidR="00FC3C7B" w:rsidRPr="00F5715E">
              <w:rPr>
                <w:rFonts w:asciiTheme="minorHAnsi" w:hAnsiTheme="minorHAnsi"/>
                <w:sz w:val="18"/>
                <w:szCs w:val="18"/>
              </w:rPr>
              <w:t xml:space="preserve">loor </w:t>
            </w:r>
            <w:r>
              <w:rPr>
                <w:rFonts w:asciiTheme="minorHAnsi" w:hAnsiTheme="minorHAnsi"/>
                <w:sz w:val="18"/>
                <w:szCs w:val="18"/>
              </w:rPr>
              <w:t>A</w:t>
            </w:r>
            <w:r w:rsidR="00FC3C7B" w:rsidRPr="00F5715E">
              <w:rPr>
                <w:rFonts w:asciiTheme="minorHAnsi" w:hAnsiTheme="minorHAnsi"/>
                <w:sz w:val="18"/>
                <w:szCs w:val="18"/>
              </w:rPr>
              <w:t xml:space="preserve">rea of </w:t>
            </w:r>
            <w:r w:rsidR="00B22D02">
              <w:rPr>
                <w:rFonts w:asciiTheme="minorHAnsi" w:hAnsiTheme="minorHAnsi"/>
                <w:sz w:val="18"/>
                <w:szCs w:val="18"/>
              </w:rPr>
              <w:t>D</w:t>
            </w:r>
            <w:r w:rsidR="00FC3C7B" w:rsidRPr="00F5715E">
              <w:rPr>
                <w:rFonts w:asciiTheme="minorHAnsi" w:hAnsiTheme="minorHAnsi"/>
                <w:sz w:val="18"/>
                <w:szCs w:val="18"/>
              </w:rPr>
              <w:t xml:space="preserve">welling </w:t>
            </w:r>
            <w:r w:rsidR="00B22D02">
              <w:rPr>
                <w:rFonts w:asciiTheme="minorHAnsi" w:hAnsiTheme="minorHAnsi"/>
                <w:sz w:val="18"/>
                <w:szCs w:val="18"/>
              </w:rPr>
              <w:t>U</w:t>
            </w:r>
            <w:r w:rsidR="00FC3C7B" w:rsidRPr="00F5715E">
              <w:rPr>
                <w:rFonts w:asciiTheme="minorHAnsi" w:hAnsiTheme="minorHAnsi"/>
                <w:sz w:val="18"/>
                <w:szCs w:val="18"/>
              </w:rPr>
              <w:t>nit</w:t>
            </w:r>
          </w:p>
          <w:p w14:paraId="59754040" w14:textId="77777777" w:rsidR="00FC3C7B" w:rsidRPr="00F5715E" w:rsidRDefault="00FC3C7B" w:rsidP="00FC3C7B">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59754041" w14:textId="77777777" w:rsidR="00FC3C7B" w:rsidRPr="00F5715E" w:rsidRDefault="00FC3C7B" w:rsidP="00FC3C7B">
            <w:pPr>
              <w:rPr>
                <w:rFonts w:asciiTheme="minorHAnsi" w:hAnsiTheme="minorHAnsi"/>
                <w:sz w:val="18"/>
                <w:szCs w:val="18"/>
              </w:rPr>
            </w:pPr>
          </w:p>
        </w:tc>
      </w:tr>
      <w:tr w:rsidR="00FC3C7B" w:rsidRPr="00D2491C" w14:paraId="59754047" w14:textId="77777777" w:rsidTr="00FC3C7B">
        <w:trPr>
          <w:trHeight w:val="158"/>
        </w:trPr>
        <w:tc>
          <w:tcPr>
            <w:tcW w:w="634" w:type="dxa"/>
            <w:vAlign w:val="center"/>
          </w:tcPr>
          <w:p w14:paraId="59754043"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59754044" w14:textId="7006CCAF" w:rsidR="00FC3C7B" w:rsidRDefault="00FC3C7B" w:rsidP="00FC3C7B">
            <w:pPr>
              <w:rPr>
                <w:rFonts w:asciiTheme="minorHAnsi" w:hAnsiTheme="minorHAnsi"/>
                <w:sz w:val="18"/>
                <w:szCs w:val="18"/>
              </w:rPr>
            </w:pPr>
            <w:r w:rsidRPr="00F5715E">
              <w:rPr>
                <w:rFonts w:asciiTheme="minorHAnsi" w:hAnsiTheme="minorHAnsi"/>
                <w:sz w:val="18"/>
                <w:szCs w:val="18"/>
              </w:rPr>
              <w:t xml:space="preserve">Number of </w:t>
            </w:r>
            <w:r w:rsidR="003208FE">
              <w:rPr>
                <w:rFonts w:asciiTheme="minorHAnsi" w:hAnsiTheme="minorHAnsi"/>
                <w:sz w:val="18"/>
                <w:szCs w:val="18"/>
              </w:rPr>
              <w:t>B</w:t>
            </w:r>
            <w:r w:rsidRPr="00F5715E">
              <w:rPr>
                <w:rFonts w:asciiTheme="minorHAnsi" w:hAnsiTheme="minorHAnsi"/>
                <w:sz w:val="18"/>
                <w:szCs w:val="18"/>
              </w:rPr>
              <w:t xml:space="preserve">edrooms in </w:t>
            </w:r>
            <w:r w:rsidR="003208FE">
              <w:rPr>
                <w:rFonts w:asciiTheme="minorHAnsi" w:hAnsiTheme="minorHAnsi"/>
                <w:sz w:val="18"/>
                <w:szCs w:val="18"/>
              </w:rPr>
              <w:t>D</w:t>
            </w:r>
            <w:r w:rsidRPr="00F5715E">
              <w:rPr>
                <w:rFonts w:asciiTheme="minorHAnsi" w:hAnsiTheme="minorHAnsi"/>
                <w:sz w:val="18"/>
                <w:szCs w:val="18"/>
              </w:rPr>
              <w:t xml:space="preserve">welling </w:t>
            </w:r>
            <w:r w:rsidR="003208FE">
              <w:rPr>
                <w:rFonts w:asciiTheme="minorHAnsi" w:hAnsiTheme="minorHAnsi"/>
                <w:sz w:val="18"/>
                <w:szCs w:val="18"/>
              </w:rPr>
              <w:t>U</w:t>
            </w:r>
            <w:r w:rsidRPr="00F5715E">
              <w:rPr>
                <w:rFonts w:asciiTheme="minorHAnsi" w:hAnsiTheme="minorHAnsi"/>
                <w:sz w:val="18"/>
                <w:szCs w:val="18"/>
              </w:rPr>
              <w:t>nit</w:t>
            </w:r>
          </w:p>
          <w:p w14:paraId="59754045" w14:textId="77777777" w:rsidR="00FC3C7B" w:rsidRPr="00F5715E" w:rsidRDefault="006D1BB5" w:rsidP="00FC3C7B">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59754046" w14:textId="77777777" w:rsidR="00FC3C7B" w:rsidRPr="00F5715E" w:rsidRDefault="00FC3C7B" w:rsidP="00FC3C7B">
            <w:pPr>
              <w:rPr>
                <w:rFonts w:asciiTheme="minorHAnsi" w:hAnsiTheme="minorHAnsi"/>
                <w:sz w:val="18"/>
                <w:szCs w:val="18"/>
              </w:rPr>
            </w:pPr>
          </w:p>
        </w:tc>
      </w:tr>
      <w:tr w:rsidR="00FC3C7B" w:rsidRPr="00D2491C" w14:paraId="5975404B" w14:textId="77777777" w:rsidTr="00FC3C7B">
        <w:trPr>
          <w:trHeight w:val="158"/>
        </w:trPr>
        <w:tc>
          <w:tcPr>
            <w:tcW w:w="634" w:type="dxa"/>
            <w:vAlign w:val="center"/>
          </w:tcPr>
          <w:p w14:paraId="59754048"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59754049" w14:textId="4FE7557A" w:rsidR="00FC3C7B" w:rsidRPr="00F5715E" w:rsidRDefault="00FC3C7B" w:rsidP="00FC3C7B">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5975404A" w14:textId="77777777" w:rsidR="00FC3C7B" w:rsidRPr="00F5715E" w:rsidRDefault="00FC3C7B" w:rsidP="00FC3C7B">
            <w:pPr>
              <w:rPr>
                <w:rFonts w:asciiTheme="minorHAnsi" w:hAnsiTheme="minorHAnsi"/>
                <w:sz w:val="18"/>
                <w:szCs w:val="18"/>
              </w:rPr>
            </w:pPr>
          </w:p>
        </w:tc>
      </w:tr>
      <w:tr w:rsidR="00FC3C7B" w:rsidRPr="00D2491C" w14:paraId="5975404F" w14:textId="77777777" w:rsidTr="00FC3C7B">
        <w:trPr>
          <w:trHeight w:val="158"/>
        </w:trPr>
        <w:tc>
          <w:tcPr>
            <w:tcW w:w="634" w:type="dxa"/>
            <w:vAlign w:val="center"/>
          </w:tcPr>
          <w:p w14:paraId="5975404C"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5975404D" w14:textId="34099026" w:rsidR="00FC3C7B" w:rsidRPr="00F5715E" w:rsidRDefault="00FC3C7B" w:rsidP="00FC3C7B">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5975404E" w14:textId="77777777" w:rsidR="00FC3C7B" w:rsidRPr="00F5715E" w:rsidRDefault="00FC3C7B" w:rsidP="00FC3C7B">
            <w:pPr>
              <w:rPr>
                <w:rFonts w:asciiTheme="minorHAnsi" w:hAnsiTheme="minorHAnsi"/>
                <w:sz w:val="18"/>
                <w:szCs w:val="18"/>
              </w:rPr>
            </w:pPr>
          </w:p>
        </w:tc>
      </w:tr>
      <w:tr w:rsidR="00FC3C7B" w:rsidRPr="00D2491C" w14:paraId="59754053" w14:textId="77777777" w:rsidTr="00FC3C7B">
        <w:trPr>
          <w:trHeight w:val="158"/>
        </w:trPr>
        <w:tc>
          <w:tcPr>
            <w:tcW w:w="634" w:type="dxa"/>
            <w:vAlign w:val="center"/>
          </w:tcPr>
          <w:p w14:paraId="59754050"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59754051" w14:textId="062D096F" w:rsidR="00FC3C7B" w:rsidRPr="00F5715E" w:rsidRDefault="00FC3C7B" w:rsidP="00FC3C7B">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59754052" w14:textId="77777777" w:rsidR="00FC3C7B" w:rsidRPr="00F5715E" w:rsidRDefault="00FC3C7B" w:rsidP="00FC3C7B">
            <w:pPr>
              <w:rPr>
                <w:rFonts w:asciiTheme="minorHAnsi" w:hAnsiTheme="minorHAnsi"/>
                <w:sz w:val="18"/>
                <w:szCs w:val="18"/>
              </w:rPr>
            </w:pPr>
          </w:p>
        </w:tc>
      </w:tr>
      <w:tr w:rsidR="009B20BA" w:rsidRPr="00D2491C" w14:paraId="7DACBFE2" w14:textId="77777777" w:rsidTr="00FC3C7B">
        <w:trPr>
          <w:trHeight w:val="158"/>
          <w:ins w:id="0" w:author="Smith, Alexis@Energy" w:date="2017-12-05T14:05:00Z"/>
        </w:trPr>
        <w:tc>
          <w:tcPr>
            <w:tcW w:w="634" w:type="dxa"/>
            <w:vAlign w:val="center"/>
          </w:tcPr>
          <w:p w14:paraId="26B16DC0" w14:textId="674A4439" w:rsidR="009B20BA" w:rsidRPr="00F5715E" w:rsidRDefault="009B20BA" w:rsidP="00FC3C7B">
            <w:pPr>
              <w:jc w:val="center"/>
              <w:rPr>
                <w:ins w:id="1" w:author="Smith, Alexis@Energy" w:date="2017-12-05T14:05:00Z"/>
                <w:rFonts w:asciiTheme="minorHAnsi" w:hAnsiTheme="minorHAnsi"/>
                <w:sz w:val="18"/>
                <w:szCs w:val="18"/>
              </w:rPr>
            </w:pPr>
            <w:ins w:id="2" w:author="Smith, Alexis@Energy" w:date="2017-12-05T14:05:00Z">
              <w:r>
                <w:rPr>
                  <w:rFonts w:asciiTheme="minorHAnsi" w:hAnsiTheme="minorHAnsi"/>
                  <w:sz w:val="18"/>
                  <w:szCs w:val="18"/>
                </w:rPr>
                <w:t>09</w:t>
              </w:r>
            </w:ins>
          </w:p>
        </w:tc>
        <w:tc>
          <w:tcPr>
            <w:tcW w:w="4608" w:type="dxa"/>
            <w:vAlign w:val="center"/>
          </w:tcPr>
          <w:p w14:paraId="7FCC2315" w14:textId="272839F7" w:rsidR="009B20BA" w:rsidRDefault="009B20BA" w:rsidP="00FC3C7B">
            <w:pPr>
              <w:rPr>
                <w:ins w:id="3" w:author="Smith, Alexis@Energy" w:date="2017-12-05T14:05:00Z"/>
                <w:rFonts w:asciiTheme="minorHAnsi" w:hAnsiTheme="minorHAnsi"/>
                <w:sz w:val="18"/>
                <w:szCs w:val="18"/>
              </w:rPr>
            </w:pPr>
            <w:ins w:id="4" w:author="Smith, Alexis@Energy" w:date="2017-12-05T14:05:00Z">
              <w:r>
                <w:rPr>
                  <w:rFonts w:asciiTheme="minorHAnsi" w:hAnsiTheme="minorHAnsi"/>
                  <w:sz w:val="18"/>
                  <w:szCs w:val="18"/>
                </w:rPr>
                <w:t>IAQ Fan Location</w:t>
              </w:r>
            </w:ins>
          </w:p>
        </w:tc>
        <w:tc>
          <w:tcPr>
            <w:tcW w:w="5774" w:type="dxa"/>
          </w:tcPr>
          <w:p w14:paraId="556ACFA5" w14:textId="77777777" w:rsidR="009B20BA" w:rsidRPr="00F5715E" w:rsidRDefault="009B20BA" w:rsidP="00FC3C7B">
            <w:pPr>
              <w:rPr>
                <w:ins w:id="5" w:author="Smith, Alexis@Energy" w:date="2017-12-05T14:05:00Z"/>
                <w:rFonts w:asciiTheme="minorHAnsi" w:hAnsiTheme="minorHAnsi"/>
                <w:sz w:val="18"/>
                <w:szCs w:val="18"/>
              </w:rPr>
            </w:pPr>
          </w:p>
        </w:tc>
      </w:tr>
    </w:tbl>
    <w:p w14:paraId="59754055" w14:textId="77777777" w:rsidR="00FC3C7B" w:rsidRPr="00550BC7" w:rsidRDefault="00FC3C7B" w:rsidP="00FC3C7B">
      <w:pPr>
        <w:keepNext/>
        <w:tabs>
          <w:tab w:val="left" w:pos="-2600"/>
        </w:tabs>
        <w:outlineLvl w:val="2"/>
        <w:rPr>
          <w:rFonts w:asciiTheme="minorHAnsi" w:hAnsiTheme="minorHAnsi" w:cs="Arial"/>
          <w:bCs/>
          <w:caps/>
          <w:szCs w:val="18"/>
        </w:rPr>
      </w:pPr>
    </w:p>
    <w:tbl>
      <w:tblPr>
        <w:tblStyle w:val="TableGrid"/>
        <w:tblW w:w="0" w:type="auto"/>
        <w:tblLook w:val="04A0" w:firstRow="1" w:lastRow="0" w:firstColumn="1" w:lastColumn="0" w:noHBand="0" w:noVBand="1"/>
      </w:tblPr>
      <w:tblGrid>
        <w:gridCol w:w="11016"/>
      </w:tblGrid>
      <w:tr w:rsidR="00FC3C7B" w14:paraId="59754057" w14:textId="77777777" w:rsidTr="00FC3C7B">
        <w:tc>
          <w:tcPr>
            <w:tcW w:w="11016" w:type="dxa"/>
          </w:tcPr>
          <w:p w14:paraId="59754056" w14:textId="50245643" w:rsidR="00FC3C7B" w:rsidRDefault="003208FE" w:rsidP="00FC3C7B">
            <w:pPr>
              <w:keepNext/>
              <w:tabs>
                <w:tab w:val="left" w:pos="-2600"/>
              </w:tabs>
              <w:outlineLvl w:val="2"/>
              <w:rPr>
                <w:rFonts w:asciiTheme="minorHAnsi" w:hAnsiTheme="minorHAnsi" w:cs="Arial"/>
                <w:b/>
                <w:bCs/>
                <w:i/>
                <w:caps/>
                <w:sz w:val="18"/>
                <w:szCs w:val="18"/>
                <w:u w:val="single"/>
              </w:rPr>
            </w:pPr>
            <w:r w:rsidRPr="00550BC7">
              <w:rPr>
                <w:rFonts w:asciiTheme="minorHAnsi" w:hAnsiTheme="minorHAnsi"/>
                <w:b/>
                <w:szCs w:val="18"/>
              </w:rPr>
              <w:t>MCH-</w:t>
            </w:r>
            <w:r w:rsidR="00FC3C7B" w:rsidRPr="00550BC7">
              <w:rPr>
                <w:rFonts w:asciiTheme="minorHAnsi" w:hAnsiTheme="minorHAnsi"/>
                <w:b/>
                <w:szCs w:val="18"/>
              </w:rPr>
              <w:t xml:space="preserve">27d - Intermittent Ventilation Airflow </w:t>
            </w:r>
            <w:r w:rsidR="00D77763">
              <w:rPr>
                <w:rFonts w:asciiTheme="minorHAnsi" w:hAnsiTheme="minorHAnsi"/>
                <w:b/>
                <w:szCs w:val="18"/>
              </w:rPr>
              <w:t>-</w:t>
            </w:r>
            <w:r w:rsidR="00FC3C7B" w:rsidRPr="00550BC7">
              <w:rPr>
                <w:rFonts w:asciiTheme="minorHAnsi" w:hAnsiTheme="minorHAnsi"/>
                <w:b/>
                <w:szCs w:val="18"/>
              </w:rPr>
              <w:t xml:space="preserve"> Total Vent</w:t>
            </w:r>
            <w:r w:rsidR="00D77763">
              <w:rPr>
                <w:rFonts w:asciiTheme="minorHAnsi" w:hAnsiTheme="minorHAnsi"/>
                <w:b/>
                <w:szCs w:val="18"/>
              </w:rPr>
              <w:t>ilation</w:t>
            </w:r>
            <w:r w:rsidR="00FC3C7B" w:rsidRPr="00550BC7">
              <w:rPr>
                <w:rFonts w:asciiTheme="minorHAnsi" w:hAnsiTheme="minorHAnsi"/>
                <w:b/>
                <w:szCs w:val="18"/>
              </w:rPr>
              <w:t xml:space="preserve"> Rate Method</w:t>
            </w:r>
          </w:p>
        </w:tc>
      </w:tr>
    </w:tbl>
    <w:p w14:paraId="59754059" w14:textId="77777777" w:rsidR="00FC3C7B" w:rsidRPr="00550BC7" w:rsidRDefault="00FC3C7B" w:rsidP="00FC3C7B">
      <w:pPr>
        <w:rPr>
          <w:rFonts w:asciiTheme="minorHAnsi" w:hAnsiTheme="minorHAnsi" w:cs="Arial"/>
          <w:bCs/>
          <w:caps/>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654"/>
        <w:gridCol w:w="5778"/>
      </w:tblGrid>
      <w:tr w:rsidR="00FC3C7B" w:rsidRPr="00144CC2" w14:paraId="5975405B" w14:textId="77777777" w:rsidTr="00FC3C7B">
        <w:tc>
          <w:tcPr>
            <w:tcW w:w="11016" w:type="dxa"/>
            <w:gridSpan w:val="3"/>
            <w:vAlign w:val="center"/>
          </w:tcPr>
          <w:p w14:paraId="646F0D0E" w14:textId="62827294" w:rsidR="003208FE" w:rsidRPr="00550BC7" w:rsidRDefault="00FC3C7B" w:rsidP="006D63AB">
            <w:pPr>
              <w:rPr>
                <w:rFonts w:asciiTheme="minorHAnsi" w:hAnsiTheme="minorHAnsi"/>
                <w:b/>
                <w:szCs w:val="18"/>
              </w:rPr>
            </w:pPr>
            <w:r w:rsidRPr="00550BC7">
              <w:rPr>
                <w:rFonts w:asciiTheme="minorHAnsi" w:hAnsiTheme="minorHAnsi"/>
                <w:b/>
                <w:szCs w:val="18"/>
              </w:rPr>
              <w:t>B.</w:t>
            </w:r>
            <w:r w:rsidR="006D63AB" w:rsidRPr="00550BC7">
              <w:rPr>
                <w:rFonts w:asciiTheme="minorHAnsi" w:hAnsiTheme="minorHAnsi"/>
                <w:b/>
                <w:szCs w:val="18"/>
              </w:rPr>
              <w:t xml:space="preserve"> Continuous</w:t>
            </w:r>
            <w:r w:rsidRPr="00550BC7">
              <w:rPr>
                <w:rFonts w:asciiTheme="minorHAnsi" w:hAnsiTheme="minorHAnsi"/>
                <w:b/>
                <w:szCs w:val="18"/>
              </w:rPr>
              <w:t xml:space="preserve"> Ventilation Airflow – Total Vent Rate Method</w:t>
            </w:r>
          </w:p>
          <w:p w14:paraId="5975405A" w14:textId="41727C18" w:rsidR="00FC3C7B" w:rsidRPr="00144CC2" w:rsidRDefault="00FC3C7B" w:rsidP="006D63AB">
            <w:pPr>
              <w:rPr>
                <w:rFonts w:asciiTheme="minorHAnsi" w:hAnsiTheme="minorHAnsi"/>
                <w:sz w:val="18"/>
                <w:szCs w:val="18"/>
              </w:rPr>
            </w:pPr>
            <w:r w:rsidRPr="00144CC2">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144CC2">
              <w:rPr>
                <w:rFonts w:asciiTheme="minorHAnsi" w:hAnsiTheme="minorHAnsi"/>
                <w:sz w:val="18"/>
                <w:szCs w:val="18"/>
              </w:rPr>
              <w:t>equation</w:t>
            </w:r>
            <w:proofErr w:type="gramEnd"/>
            <w:r w:rsidRPr="00144CC2">
              <w:rPr>
                <w:rFonts w:asciiTheme="minorHAnsi" w:hAnsiTheme="minorHAnsi"/>
                <w:sz w:val="18"/>
                <w:szCs w:val="18"/>
              </w:rPr>
              <w:t xml:space="preserve"> 4.7.</w:t>
            </w:r>
          </w:p>
        </w:tc>
      </w:tr>
      <w:tr w:rsidR="00FC3C7B" w:rsidRPr="00144CC2" w14:paraId="5975405F" w14:textId="77777777" w:rsidTr="00FC3C7B">
        <w:tc>
          <w:tcPr>
            <w:tcW w:w="584" w:type="dxa"/>
            <w:vAlign w:val="center"/>
          </w:tcPr>
          <w:p w14:paraId="5975405C" w14:textId="77777777" w:rsidR="00FC3C7B" w:rsidRPr="00144CC2" w:rsidRDefault="00FC3C7B" w:rsidP="00FC3C7B">
            <w:pPr>
              <w:jc w:val="center"/>
              <w:rPr>
                <w:rFonts w:asciiTheme="minorHAnsi" w:hAnsiTheme="minorHAnsi"/>
                <w:sz w:val="18"/>
                <w:szCs w:val="18"/>
              </w:rPr>
            </w:pPr>
            <w:r w:rsidRPr="00144CC2">
              <w:rPr>
                <w:rFonts w:asciiTheme="minorHAnsi" w:hAnsiTheme="minorHAnsi"/>
                <w:sz w:val="18"/>
                <w:szCs w:val="18"/>
              </w:rPr>
              <w:t>01</w:t>
            </w:r>
          </w:p>
        </w:tc>
        <w:tc>
          <w:tcPr>
            <w:tcW w:w="4654" w:type="dxa"/>
            <w:vAlign w:val="center"/>
          </w:tcPr>
          <w:p w14:paraId="5975405D" w14:textId="6DEBD7AC" w:rsidR="00FC3C7B" w:rsidRPr="00144CC2" w:rsidRDefault="00FC3C7B" w:rsidP="00B22D02">
            <w:pPr>
              <w:rPr>
                <w:rFonts w:asciiTheme="minorHAnsi" w:hAnsiTheme="minorHAnsi"/>
                <w:sz w:val="18"/>
                <w:szCs w:val="18"/>
              </w:rPr>
            </w:pPr>
            <w:r w:rsidRPr="00144CC2">
              <w:rPr>
                <w:rFonts w:asciiTheme="minorHAnsi" w:hAnsiTheme="minorHAnsi"/>
                <w:sz w:val="18"/>
                <w:szCs w:val="18"/>
              </w:rPr>
              <w:t xml:space="preserve">Total Required Ventilation </w:t>
            </w:r>
            <w:r w:rsidR="00B22D02">
              <w:rPr>
                <w:rFonts w:asciiTheme="minorHAnsi" w:hAnsiTheme="minorHAnsi"/>
                <w:sz w:val="18"/>
                <w:szCs w:val="18"/>
              </w:rPr>
              <w:t>R</w:t>
            </w:r>
            <w:r w:rsidRPr="00144CC2">
              <w:rPr>
                <w:rFonts w:asciiTheme="minorHAnsi" w:hAnsiTheme="minorHAnsi"/>
                <w:sz w:val="18"/>
                <w:szCs w:val="18"/>
              </w:rPr>
              <w:t>ate ( fan + infiltration), (</w:t>
            </w:r>
            <w:proofErr w:type="spellStart"/>
            <w:r w:rsidRPr="00144CC2">
              <w:rPr>
                <w:rFonts w:asciiTheme="minorHAnsi" w:hAnsiTheme="minorHAnsi"/>
                <w:sz w:val="18"/>
                <w:szCs w:val="18"/>
              </w:rPr>
              <w:t>Q</w:t>
            </w:r>
            <w:r w:rsidRPr="00146654">
              <w:rPr>
                <w:rFonts w:asciiTheme="minorHAnsi" w:hAnsiTheme="minorHAnsi"/>
                <w:sz w:val="18"/>
                <w:szCs w:val="18"/>
                <w:vertAlign w:val="subscript"/>
              </w:rPr>
              <w:t>tot</w:t>
            </w:r>
            <w:proofErr w:type="spellEnd"/>
            <w:r w:rsidRPr="00144CC2">
              <w:rPr>
                <w:rFonts w:asciiTheme="minorHAnsi" w:hAnsiTheme="minorHAnsi"/>
                <w:sz w:val="18"/>
                <w:szCs w:val="18"/>
              </w:rPr>
              <w:t>)</w:t>
            </w:r>
          </w:p>
        </w:tc>
        <w:tc>
          <w:tcPr>
            <w:tcW w:w="5778" w:type="dxa"/>
          </w:tcPr>
          <w:p w14:paraId="5975405E" w14:textId="77777777" w:rsidR="00FC3C7B" w:rsidRPr="00144CC2" w:rsidRDefault="00FC3C7B" w:rsidP="00FC3C7B">
            <w:pPr>
              <w:rPr>
                <w:rFonts w:asciiTheme="minorHAnsi" w:hAnsiTheme="minorHAnsi"/>
                <w:sz w:val="18"/>
                <w:szCs w:val="18"/>
              </w:rPr>
            </w:pPr>
          </w:p>
        </w:tc>
      </w:tr>
      <w:tr w:rsidR="00FC3C7B" w:rsidRPr="00144CC2" w14:paraId="59754063" w14:textId="77777777" w:rsidTr="00FC3C7B">
        <w:tc>
          <w:tcPr>
            <w:tcW w:w="584" w:type="dxa"/>
            <w:vAlign w:val="center"/>
          </w:tcPr>
          <w:p w14:paraId="59754060"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02</w:t>
            </w:r>
          </w:p>
        </w:tc>
        <w:tc>
          <w:tcPr>
            <w:tcW w:w="4654" w:type="dxa"/>
            <w:vAlign w:val="center"/>
          </w:tcPr>
          <w:p w14:paraId="59754061" w14:textId="0BBDC179" w:rsidR="00FC3C7B" w:rsidRPr="00144CC2" w:rsidRDefault="00FC3C7B" w:rsidP="00FC3C7B">
            <w:pPr>
              <w:rPr>
                <w:rFonts w:asciiTheme="minorHAnsi" w:hAnsiTheme="minorHAnsi"/>
                <w:sz w:val="18"/>
                <w:szCs w:val="18"/>
              </w:rPr>
            </w:pPr>
            <w:r>
              <w:rPr>
                <w:rFonts w:asciiTheme="minorHAnsi" w:hAnsiTheme="minorHAnsi"/>
                <w:sz w:val="18"/>
                <w:szCs w:val="18"/>
              </w:rPr>
              <w:t xml:space="preserve">CFM50 </w:t>
            </w:r>
            <w:r w:rsidR="00146654">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59754062" w14:textId="77777777" w:rsidR="00FC3C7B" w:rsidRPr="00144CC2" w:rsidRDefault="00FC3C7B" w:rsidP="00FC3C7B">
            <w:pPr>
              <w:keepNext/>
              <w:rPr>
                <w:rFonts w:ascii="Calibri" w:hAnsi="Calibri"/>
              </w:rPr>
            </w:pPr>
          </w:p>
        </w:tc>
      </w:tr>
      <w:tr w:rsidR="00FC3C7B" w:rsidRPr="00144CC2" w14:paraId="59754067" w14:textId="77777777" w:rsidTr="00FC3C7B">
        <w:tc>
          <w:tcPr>
            <w:tcW w:w="584" w:type="dxa"/>
            <w:vAlign w:val="center"/>
          </w:tcPr>
          <w:p w14:paraId="59754064" w14:textId="77777777" w:rsidR="00FC3C7B" w:rsidRDefault="00FC3C7B" w:rsidP="00FC3C7B">
            <w:pPr>
              <w:jc w:val="center"/>
              <w:rPr>
                <w:rFonts w:asciiTheme="minorHAnsi" w:hAnsiTheme="minorHAnsi"/>
                <w:sz w:val="18"/>
                <w:szCs w:val="18"/>
              </w:rPr>
            </w:pPr>
            <w:r>
              <w:rPr>
                <w:rFonts w:asciiTheme="minorHAnsi" w:hAnsiTheme="minorHAnsi"/>
                <w:sz w:val="18"/>
                <w:szCs w:val="18"/>
              </w:rPr>
              <w:t>03</w:t>
            </w:r>
          </w:p>
        </w:tc>
        <w:tc>
          <w:tcPr>
            <w:tcW w:w="4654" w:type="dxa"/>
            <w:vAlign w:val="center"/>
          </w:tcPr>
          <w:p w14:paraId="59754065" w14:textId="09B3E64C" w:rsidR="00FC3C7B" w:rsidRDefault="00FC3C7B" w:rsidP="00FC3C7B">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59754066" w14:textId="77777777" w:rsidR="00FC3C7B" w:rsidRPr="00144CC2" w:rsidRDefault="00FC3C7B" w:rsidP="00FC3C7B">
            <w:pPr>
              <w:keepNext/>
              <w:rPr>
                <w:rFonts w:asciiTheme="minorHAnsi" w:hAnsiTheme="minorHAnsi"/>
                <w:sz w:val="18"/>
                <w:szCs w:val="18"/>
              </w:rPr>
            </w:pPr>
          </w:p>
        </w:tc>
      </w:tr>
      <w:tr w:rsidR="00FC3C7B" w:rsidRPr="00144CC2" w14:paraId="5975406B" w14:textId="77777777" w:rsidTr="00FC3C7B">
        <w:tc>
          <w:tcPr>
            <w:tcW w:w="584" w:type="dxa"/>
            <w:vAlign w:val="center"/>
          </w:tcPr>
          <w:p w14:paraId="59754068" w14:textId="77777777" w:rsidR="00FC3C7B" w:rsidRDefault="00FC3C7B" w:rsidP="00FC3C7B">
            <w:pPr>
              <w:jc w:val="center"/>
              <w:rPr>
                <w:rFonts w:asciiTheme="minorHAnsi" w:hAnsiTheme="minorHAnsi"/>
                <w:sz w:val="18"/>
                <w:szCs w:val="18"/>
              </w:rPr>
            </w:pPr>
            <w:r>
              <w:rPr>
                <w:rFonts w:asciiTheme="minorHAnsi" w:hAnsiTheme="minorHAnsi"/>
                <w:sz w:val="18"/>
                <w:szCs w:val="18"/>
              </w:rPr>
              <w:t>04</w:t>
            </w:r>
          </w:p>
        </w:tc>
        <w:tc>
          <w:tcPr>
            <w:tcW w:w="4654" w:type="dxa"/>
            <w:vAlign w:val="center"/>
          </w:tcPr>
          <w:p w14:paraId="59754069" w14:textId="6F925AF7" w:rsidR="00FC3C7B" w:rsidRDefault="00FC3C7B" w:rsidP="00FC3C7B">
            <w:pPr>
              <w:rPr>
                <w:rFonts w:asciiTheme="minorHAnsi" w:hAnsiTheme="minorHAnsi"/>
                <w:sz w:val="18"/>
                <w:szCs w:val="18"/>
              </w:rPr>
            </w:pPr>
            <w:r>
              <w:rPr>
                <w:rFonts w:asciiTheme="minorHAnsi" w:hAnsiTheme="minorHAnsi"/>
                <w:sz w:val="18"/>
                <w:szCs w:val="18"/>
              </w:rPr>
              <w:t>CFM50 – Pressurization</w:t>
            </w:r>
          </w:p>
        </w:tc>
        <w:tc>
          <w:tcPr>
            <w:tcW w:w="5778" w:type="dxa"/>
          </w:tcPr>
          <w:p w14:paraId="5975406A" w14:textId="77777777" w:rsidR="00FC3C7B" w:rsidRPr="00144CC2" w:rsidRDefault="00FC3C7B" w:rsidP="00FC3C7B">
            <w:pPr>
              <w:keepNext/>
              <w:rPr>
                <w:rFonts w:asciiTheme="minorHAnsi" w:hAnsiTheme="minorHAnsi"/>
                <w:sz w:val="18"/>
                <w:szCs w:val="18"/>
              </w:rPr>
            </w:pPr>
          </w:p>
        </w:tc>
      </w:tr>
      <w:tr w:rsidR="00FC3C7B" w:rsidRPr="00144CC2" w14:paraId="5975406F" w14:textId="77777777" w:rsidTr="00FC3C7B">
        <w:tc>
          <w:tcPr>
            <w:tcW w:w="584" w:type="dxa"/>
            <w:vAlign w:val="center"/>
          </w:tcPr>
          <w:p w14:paraId="5975406C"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05</w:t>
            </w:r>
          </w:p>
        </w:tc>
        <w:tc>
          <w:tcPr>
            <w:tcW w:w="4654" w:type="dxa"/>
            <w:vAlign w:val="center"/>
          </w:tcPr>
          <w:p w14:paraId="5975406D" w14:textId="5CB8AC31" w:rsidR="00FC3C7B" w:rsidRPr="00144CC2" w:rsidRDefault="00FC3C7B" w:rsidP="00FC3C7B">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5975406E" w14:textId="77777777" w:rsidR="00FC3C7B" w:rsidRPr="00144CC2" w:rsidRDefault="00FC3C7B" w:rsidP="00FC3C7B">
            <w:pPr>
              <w:keepNext/>
              <w:rPr>
                <w:rFonts w:ascii="Calibri" w:hAnsi="Calibri"/>
              </w:rPr>
            </w:pPr>
          </w:p>
        </w:tc>
      </w:tr>
      <w:tr w:rsidR="00FC3C7B" w:rsidRPr="00144CC2" w14:paraId="59754073" w14:textId="77777777" w:rsidTr="00FC3C7B">
        <w:tc>
          <w:tcPr>
            <w:tcW w:w="584" w:type="dxa"/>
            <w:vAlign w:val="center"/>
          </w:tcPr>
          <w:p w14:paraId="59754070" w14:textId="77777777" w:rsidR="00FC3C7B" w:rsidRDefault="00FC3C7B" w:rsidP="00FC3C7B">
            <w:pPr>
              <w:jc w:val="center"/>
              <w:rPr>
                <w:rFonts w:asciiTheme="minorHAnsi" w:hAnsiTheme="minorHAnsi"/>
                <w:sz w:val="18"/>
                <w:szCs w:val="18"/>
              </w:rPr>
            </w:pPr>
            <w:r>
              <w:rPr>
                <w:rFonts w:asciiTheme="minorHAnsi" w:hAnsiTheme="minorHAnsi"/>
                <w:sz w:val="18"/>
                <w:szCs w:val="18"/>
              </w:rPr>
              <w:t>06</w:t>
            </w:r>
          </w:p>
        </w:tc>
        <w:tc>
          <w:tcPr>
            <w:tcW w:w="4654" w:type="dxa"/>
            <w:vAlign w:val="center"/>
          </w:tcPr>
          <w:p w14:paraId="59754071" w14:textId="115BD6BE" w:rsidR="00FC3C7B" w:rsidRDefault="00FC3C7B" w:rsidP="00B22D02">
            <w:pPr>
              <w:rPr>
                <w:rFonts w:asciiTheme="minorHAnsi" w:hAnsiTheme="minorHAnsi"/>
                <w:sz w:val="18"/>
                <w:szCs w:val="18"/>
              </w:rPr>
            </w:pPr>
            <w:r w:rsidRPr="00CB00C9">
              <w:rPr>
                <w:rFonts w:asciiTheme="minorHAnsi" w:hAnsiTheme="minorHAnsi"/>
                <w:sz w:val="18"/>
                <w:szCs w:val="18"/>
              </w:rPr>
              <w:t xml:space="preserve">Equivalent Leakage Area </w:t>
            </w:r>
            <w:r w:rsidR="00B22D02">
              <w:rPr>
                <w:rFonts w:asciiTheme="minorHAnsi" w:hAnsiTheme="minorHAnsi"/>
                <w:sz w:val="18"/>
                <w:szCs w:val="18"/>
              </w:rPr>
              <w:t>U</w:t>
            </w:r>
            <w:r w:rsidRPr="00CB00C9">
              <w:rPr>
                <w:rFonts w:asciiTheme="minorHAnsi" w:hAnsiTheme="minorHAnsi"/>
                <w:sz w:val="18"/>
                <w:szCs w:val="18"/>
              </w:rPr>
              <w:t xml:space="preserve">sed for </w:t>
            </w:r>
            <w:r w:rsidR="00B22D02">
              <w:rPr>
                <w:rFonts w:asciiTheme="minorHAnsi" w:hAnsiTheme="minorHAnsi"/>
                <w:sz w:val="18"/>
                <w:szCs w:val="18"/>
              </w:rPr>
              <w:t>V</w:t>
            </w:r>
            <w:r w:rsidRPr="00CB00C9">
              <w:rPr>
                <w:rFonts w:asciiTheme="minorHAnsi" w:hAnsiTheme="minorHAnsi"/>
                <w:sz w:val="18"/>
                <w:szCs w:val="18"/>
              </w:rPr>
              <w:t>entilation</w:t>
            </w:r>
          </w:p>
        </w:tc>
        <w:tc>
          <w:tcPr>
            <w:tcW w:w="5778" w:type="dxa"/>
          </w:tcPr>
          <w:p w14:paraId="59754072" w14:textId="77777777" w:rsidR="00FC3C7B" w:rsidRPr="00144CC2" w:rsidRDefault="00FC3C7B" w:rsidP="00FC3C7B">
            <w:pPr>
              <w:keepNext/>
              <w:rPr>
                <w:rFonts w:asciiTheme="minorHAnsi" w:hAnsiTheme="minorHAnsi"/>
                <w:sz w:val="18"/>
                <w:szCs w:val="18"/>
              </w:rPr>
            </w:pPr>
          </w:p>
        </w:tc>
      </w:tr>
      <w:tr w:rsidR="00FC3C7B" w:rsidRPr="00144CC2" w14:paraId="59754077" w14:textId="77777777" w:rsidTr="00FC3C7B">
        <w:tc>
          <w:tcPr>
            <w:tcW w:w="584" w:type="dxa"/>
            <w:vAlign w:val="center"/>
          </w:tcPr>
          <w:p w14:paraId="59754074"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07</w:t>
            </w:r>
          </w:p>
        </w:tc>
        <w:tc>
          <w:tcPr>
            <w:tcW w:w="4654" w:type="dxa"/>
            <w:vAlign w:val="center"/>
          </w:tcPr>
          <w:p w14:paraId="59754075" w14:textId="77777777" w:rsidR="00FC3C7B" w:rsidRPr="00144CC2" w:rsidRDefault="00FC3C7B" w:rsidP="00FC3C7B">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59754076" w14:textId="77777777" w:rsidR="00FC3C7B" w:rsidRPr="00144CC2" w:rsidRDefault="00FC3C7B" w:rsidP="00FC3C7B">
            <w:pPr>
              <w:rPr>
                <w:rFonts w:asciiTheme="minorHAnsi" w:hAnsiTheme="minorHAnsi"/>
                <w:sz w:val="18"/>
                <w:szCs w:val="18"/>
              </w:rPr>
            </w:pPr>
          </w:p>
        </w:tc>
      </w:tr>
      <w:tr w:rsidR="00FC3C7B" w:rsidRPr="00144CC2" w14:paraId="5975407B" w14:textId="77777777" w:rsidTr="00FC3C7B">
        <w:tc>
          <w:tcPr>
            <w:tcW w:w="584" w:type="dxa"/>
            <w:vAlign w:val="center"/>
          </w:tcPr>
          <w:p w14:paraId="59754078"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08</w:t>
            </w:r>
          </w:p>
        </w:tc>
        <w:tc>
          <w:tcPr>
            <w:tcW w:w="4654" w:type="dxa"/>
            <w:vAlign w:val="center"/>
          </w:tcPr>
          <w:p w14:paraId="59754079" w14:textId="77777777" w:rsidR="00FC3C7B" w:rsidRPr="00144CC2" w:rsidRDefault="00FC3C7B" w:rsidP="00FC3C7B">
            <w:pPr>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w:t>
            </w:r>
            <w:proofErr w:type="gramStart"/>
            <w:r>
              <w:rPr>
                <w:rFonts w:asciiTheme="minorHAnsi" w:hAnsiTheme="minorHAnsi"/>
                <w:sz w:val="18"/>
                <w:szCs w:val="18"/>
              </w:rPr>
              <w:t xml:space="preserve">X1 </w:t>
            </w:r>
            <w:r w:rsidRPr="00CB00C9">
              <w:rPr>
                <w:rFonts w:asciiTheme="minorHAnsi" w:hAnsiTheme="minorHAnsi"/>
                <w:sz w:val="18"/>
                <w:szCs w:val="18"/>
              </w:rPr>
              <w:t>?</w:t>
            </w:r>
            <w:proofErr w:type="gramEnd"/>
          </w:p>
        </w:tc>
        <w:tc>
          <w:tcPr>
            <w:tcW w:w="5778" w:type="dxa"/>
          </w:tcPr>
          <w:p w14:paraId="5975407A" w14:textId="77777777" w:rsidR="00FC3C7B" w:rsidRPr="00144CC2" w:rsidRDefault="00FC3C7B" w:rsidP="00FC3C7B">
            <w:pPr>
              <w:rPr>
                <w:rFonts w:asciiTheme="minorHAnsi" w:hAnsiTheme="minorHAnsi"/>
                <w:sz w:val="18"/>
                <w:szCs w:val="18"/>
              </w:rPr>
            </w:pPr>
          </w:p>
        </w:tc>
      </w:tr>
      <w:tr w:rsidR="00FC3C7B" w:rsidRPr="00144CC2" w14:paraId="5975407F" w14:textId="77777777" w:rsidTr="00FC3C7B">
        <w:tc>
          <w:tcPr>
            <w:tcW w:w="584" w:type="dxa"/>
            <w:vAlign w:val="center"/>
          </w:tcPr>
          <w:p w14:paraId="5975407C"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09</w:t>
            </w:r>
          </w:p>
        </w:tc>
        <w:tc>
          <w:tcPr>
            <w:tcW w:w="4654" w:type="dxa"/>
            <w:vAlign w:val="center"/>
          </w:tcPr>
          <w:p w14:paraId="5975407D" w14:textId="69BEF29C" w:rsidR="00FC3C7B" w:rsidRPr="00144CC2" w:rsidRDefault="00FC3C7B" w:rsidP="00FC3C7B">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5975407E" w14:textId="77777777" w:rsidR="00FC3C7B" w:rsidRPr="00144CC2" w:rsidRDefault="00FC3C7B" w:rsidP="00FC3C7B">
            <w:pPr>
              <w:rPr>
                <w:rFonts w:asciiTheme="minorHAnsi" w:hAnsiTheme="minorHAnsi"/>
                <w:sz w:val="18"/>
                <w:szCs w:val="18"/>
              </w:rPr>
            </w:pPr>
          </w:p>
        </w:tc>
      </w:tr>
      <w:tr w:rsidR="00FC3C7B" w:rsidRPr="00144CC2" w14:paraId="59754083" w14:textId="77777777" w:rsidTr="00FC3C7B">
        <w:tc>
          <w:tcPr>
            <w:tcW w:w="584" w:type="dxa"/>
            <w:vAlign w:val="center"/>
          </w:tcPr>
          <w:p w14:paraId="59754080"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10</w:t>
            </w:r>
          </w:p>
        </w:tc>
        <w:tc>
          <w:tcPr>
            <w:tcW w:w="4654" w:type="dxa"/>
            <w:vAlign w:val="center"/>
          </w:tcPr>
          <w:p w14:paraId="59754081" w14:textId="5D6E30CC" w:rsidR="00FC3C7B" w:rsidRPr="00144CC2" w:rsidRDefault="00FC3C7B" w:rsidP="003208FE">
            <w:pPr>
              <w:rPr>
                <w:rFonts w:asciiTheme="minorHAnsi" w:hAnsiTheme="minorHAnsi"/>
                <w:sz w:val="18"/>
                <w:szCs w:val="18"/>
              </w:rPr>
            </w:pPr>
            <w:r w:rsidRPr="00CB00C9">
              <w:rPr>
                <w:rFonts w:asciiTheme="minorHAnsi" w:hAnsiTheme="minorHAnsi"/>
                <w:sz w:val="18"/>
                <w:szCs w:val="18"/>
              </w:rPr>
              <w:t xml:space="preserve">Ventilation </w:t>
            </w:r>
            <w:r w:rsidR="003208FE">
              <w:rPr>
                <w:rFonts w:asciiTheme="minorHAnsi" w:hAnsiTheme="minorHAnsi"/>
                <w:sz w:val="18"/>
                <w:szCs w:val="18"/>
              </w:rPr>
              <w:t>P</w:t>
            </w:r>
            <w:r w:rsidRPr="00CB00C9">
              <w:rPr>
                <w:rFonts w:asciiTheme="minorHAnsi" w:hAnsiTheme="minorHAnsi"/>
                <w:sz w:val="18"/>
                <w:szCs w:val="18"/>
              </w:rPr>
              <w:t xml:space="preserve">rovided by </w:t>
            </w:r>
            <w:r w:rsidR="003208FE">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3208FE">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550BC7">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778" w:type="dxa"/>
          </w:tcPr>
          <w:p w14:paraId="59754082" w14:textId="77777777" w:rsidR="00FC3C7B" w:rsidRPr="00144CC2" w:rsidRDefault="00FC3C7B" w:rsidP="00FC3C7B">
            <w:pPr>
              <w:rPr>
                <w:rFonts w:asciiTheme="minorHAnsi" w:hAnsiTheme="minorHAnsi"/>
                <w:sz w:val="18"/>
                <w:szCs w:val="18"/>
              </w:rPr>
            </w:pPr>
          </w:p>
        </w:tc>
      </w:tr>
      <w:tr w:rsidR="00FC3C7B" w:rsidRPr="00144CC2" w14:paraId="59754087" w14:textId="77777777" w:rsidTr="00FC3C7B">
        <w:tc>
          <w:tcPr>
            <w:tcW w:w="584" w:type="dxa"/>
            <w:vAlign w:val="center"/>
          </w:tcPr>
          <w:p w14:paraId="59754084"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11</w:t>
            </w:r>
          </w:p>
        </w:tc>
        <w:tc>
          <w:tcPr>
            <w:tcW w:w="4654" w:type="dxa"/>
            <w:vAlign w:val="center"/>
          </w:tcPr>
          <w:p w14:paraId="59754085" w14:textId="6752F20D" w:rsidR="00FC3C7B" w:rsidRPr="00144CC2" w:rsidRDefault="00FC3C7B" w:rsidP="00FC3C7B">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78" w:type="dxa"/>
          </w:tcPr>
          <w:p w14:paraId="59754086" w14:textId="77777777" w:rsidR="00FC3C7B" w:rsidRPr="00144CC2" w:rsidRDefault="00FC3C7B" w:rsidP="00FC3C7B">
            <w:pPr>
              <w:rPr>
                <w:rFonts w:asciiTheme="minorHAnsi" w:hAnsiTheme="minorHAnsi"/>
                <w:sz w:val="18"/>
                <w:szCs w:val="18"/>
              </w:rPr>
            </w:pPr>
          </w:p>
        </w:tc>
      </w:tr>
    </w:tbl>
    <w:p w14:paraId="59754088" w14:textId="77777777" w:rsidR="00FC3C7B" w:rsidRDefault="00FC3C7B" w:rsidP="00FC3C7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53"/>
        <w:gridCol w:w="5770"/>
      </w:tblGrid>
      <w:tr w:rsidR="00FC3C7B" w:rsidRPr="00144CC2" w14:paraId="5975408A" w14:textId="77777777" w:rsidTr="00FC3C7B">
        <w:tc>
          <w:tcPr>
            <w:tcW w:w="11016" w:type="dxa"/>
            <w:gridSpan w:val="3"/>
            <w:tcBorders>
              <w:top w:val="single" w:sz="4" w:space="0" w:color="000000"/>
              <w:left w:val="single" w:sz="4" w:space="0" w:color="000000"/>
              <w:bottom w:val="single" w:sz="4" w:space="0" w:color="000000"/>
              <w:right w:val="single" w:sz="4" w:space="0" w:color="000000"/>
            </w:tcBorders>
            <w:vAlign w:val="center"/>
          </w:tcPr>
          <w:p w14:paraId="5D764CB3" w14:textId="77777777" w:rsidR="003208FE" w:rsidRDefault="00FC3C7B"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50BC7">
              <w:rPr>
                <w:rFonts w:asciiTheme="minorHAnsi" w:hAnsiTheme="minorHAnsi"/>
                <w:b/>
                <w:szCs w:val="18"/>
              </w:rPr>
              <w:t>C. Intermittent Ventilation</w:t>
            </w:r>
          </w:p>
          <w:p w14:paraId="59754089" w14:textId="434E32E6" w:rsidR="00FC3C7B" w:rsidRPr="00056DED" w:rsidRDefault="00FC3C7B"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  </w:t>
            </w:r>
          </w:p>
        </w:tc>
      </w:tr>
      <w:tr w:rsidR="00FC3C7B" w:rsidRPr="00144CC2" w14:paraId="5975408E"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8B"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3" w:type="dxa"/>
            <w:tcBorders>
              <w:top w:val="single" w:sz="4" w:space="0" w:color="000000"/>
              <w:left w:val="single" w:sz="4" w:space="0" w:color="000000"/>
              <w:bottom w:val="single" w:sz="4" w:space="0" w:color="000000"/>
              <w:right w:val="single" w:sz="4" w:space="0" w:color="000000"/>
            </w:tcBorders>
          </w:tcPr>
          <w:p w14:paraId="5975408C"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0" w:type="dxa"/>
            <w:tcBorders>
              <w:top w:val="single" w:sz="4" w:space="0" w:color="000000"/>
              <w:left w:val="single" w:sz="4" w:space="0" w:color="000000"/>
              <w:bottom w:val="single" w:sz="4" w:space="0" w:color="000000"/>
              <w:right w:val="single" w:sz="4" w:space="0" w:color="000000"/>
            </w:tcBorders>
          </w:tcPr>
          <w:p w14:paraId="5975408D"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2"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8F"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3" w:type="dxa"/>
            <w:tcBorders>
              <w:top w:val="single" w:sz="4" w:space="0" w:color="000000"/>
              <w:left w:val="single" w:sz="4" w:space="0" w:color="000000"/>
              <w:bottom w:val="single" w:sz="4" w:space="0" w:color="000000"/>
              <w:right w:val="single" w:sz="4" w:space="0" w:color="000000"/>
            </w:tcBorders>
          </w:tcPr>
          <w:p w14:paraId="59754090"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0" w:type="dxa"/>
            <w:tcBorders>
              <w:top w:val="single" w:sz="4" w:space="0" w:color="000000"/>
              <w:left w:val="single" w:sz="4" w:space="0" w:color="000000"/>
              <w:bottom w:val="single" w:sz="4" w:space="0" w:color="000000"/>
              <w:right w:val="single" w:sz="4" w:space="0" w:color="000000"/>
            </w:tcBorders>
          </w:tcPr>
          <w:p w14:paraId="59754091"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6"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3"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3" w:type="dxa"/>
            <w:tcBorders>
              <w:top w:val="single" w:sz="4" w:space="0" w:color="000000"/>
              <w:left w:val="single" w:sz="4" w:space="0" w:color="000000"/>
              <w:bottom w:val="single" w:sz="4" w:space="0" w:color="000000"/>
              <w:right w:val="single" w:sz="4" w:space="0" w:color="000000"/>
            </w:tcBorders>
          </w:tcPr>
          <w:p w14:paraId="59754094" w14:textId="741CC4CC"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0" w:type="dxa"/>
            <w:tcBorders>
              <w:top w:val="single" w:sz="4" w:space="0" w:color="000000"/>
              <w:left w:val="single" w:sz="4" w:space="0" w:color="000000"/>
              <w:bottom w:val="single" w:sz="4" w:space="0" w:color="000000"/>
              <w:right w:val="single" w:sz="4" w:space="0" w:color="000000"/>
            </w:tcBorders>
          </w:tcPr>
          <w:p w14:paraId="59754095"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A"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7"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3" w:type="dxa"/>
            <w:tcBorders>
              <w:top w:val="single" w:sz="4" w:space="0" w:color="000000"/>
              <w:left w:val="single" w:sz="4" w:space="0" w:color="000000"/>
              <w:bottom w:val="single" w:sz="4" w:space="0" w:color="000000"/>
              <w:right w:val="single" w:sz="4" w:space="0" w:color="000000"/>
            </w:tcBorders>
          </w:tcPr>
          <w:p w14:paraId="59754098" w14:textId="0B49EEEC"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3208FE">
              <w:rPr>
                <w:rFonts w:asciiTheme="minorHAnsi" w:hAnsiTheme="minorHAnsi"/>
                <w:sz w:val="18"/>
                <w:szCs w:val="18"/>
              </w:rPr>
              <w:t>F</w:t>
            </w:r>
            <w:r w:rsidRPr="0055507E">
              <w:rPr>
                <w:rFonts w:asciiTheme="minorHAnsi" w:hAnsiTheme="minorHAnsi"/>
                <w:sz w:val="18"/>
                <w:szCs w:val="18"/>
              </w:rPr>
              <w:t xml:space="preserve">ractional </w:t>
            </w:r>
            <w:r w:rsidR="003208FE">
              <w:rPr>
                <w:rFonts w:asciiTheme="minorHAnsi" w:hAnsiTheme="minorHAnsi"/>
                <w:sz w:val="18"/>
                <w:szCs w:val="18"/>
              </w:rPr>
              <w:t>O</w:t>
            </w:r>
            <w:r w:rsidRPr="0055507E">
              <w:rPr>
                <w:rFonts w:asciiTheme="minorHAnsi" w:hAnsiTheme="minorHAnsi"/>
                <w:sz w:val="18"/>
                <w:szCs w:val="18"/>
              </w:rPr>
              <w:t xml:space="preserve">n </w:t>
            </w:r>
            <w:r w:rsidR="003208FE">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0" w:type="dxa"/>
            <w:tcBorders>
              <w:top w:val="single" w:sz="4" w:space="0" w:color="000000"/>
              <w:left w:val="single" w:sz="4" w:space="0" w:color="000000"/>
              <w:bottom w:val="single" w:sz="4" w:space="0" w:color="000000"/>
              <w:right w:val="single" w:sz="4" w:space="0" w:color="000000"/>
            </w:tcBorders>
          </w:tcPr>
          <w:p w14:paraId="59754099"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E"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B"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3" w:type="dxa"/>
            <w:tcBorders>
              <w:top w:val="single" w:sz="4" w:space="0" w:color="000000"/>
              <w:left w:val="single" w:sz="4" w:space="0" w:color="000000"/>
              <w:bottom w:val="single" w:sz="4" w:space="0" w:color="000000"/>
              <w:right w:val="single" w:sz="4" w:space="0" w:color="000000"/>
            </w:tcBorders>
          </w:tcPr>
          <w:p w14:paraId="5975409C" w14:textId="10DACB2A"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3208FE">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0" w:type="dxa"/>
            <w:tcBorders>
              <w:top w:val="single" w:sz="4" w:space="0" w:color="000000"/>
              <w:left w:val="single" w:sz="4" w:space="0" w:color="000000"/>
              <w:bottom w:val="single" w:sz="4" w:space="0" w:color="000000"/>
              <w:right w:val="single" w:sz="4" w:space="0" w:color="000000"/>
            </w:tcBorders>
          </w:tcPr>
          <w:p w14:paraId="5975409D"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2"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F"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3" w:type="dxa"/>
            <w:tcBorders>
              <w:top w:val="single" w:sz="4" w:space="0" w:color="000000"/>
              <w:left w:val="single" w:sz="4" w:space="0" w:color="000000"/>
              <w:bottom w:val="single" w:sz="4" w:space="0" w:color="000000"/>
              <w:right w:val="single" w:sz="4" w:space="0" w:color="000000"/>
            </w:tcBorders>
          </w:tcPr>
          <w:p w14:paraId="597540A0" w14:textId="34B0D2F0"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0" w:type="dxa"/>
            <w:tcBorders>
              <w:top w:val="single" w:sz="4" w:space="0" w:color="000000"/>
              <w:left w:val="single" w:sz="4" w:space="0" w:color="000000"/>
              <w:bottom w:val="single" w:sz="4" w:space="0" w:color="000000"/>
              <w:right w:val="single" w:sz="4" w:space="0" w:color="000000"/>
            </w:tcBorders>
          </w:tcPr>
          <w:p w14:paraId="597540A1"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6"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3"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3" w:type="dxa"/>
            <w:tcBorders>
              <w:top w:val="single" w:sz="4" w:space="0" w:color="000000"/>
              <w:left w:val="single" w:sz="4" w:space="0" w:color="000000"/>
              <w:bottom w:val="single" w:sz="4" w:space="0" w:color="000000"/>
              <w:right w:val="single" w:sz="4" w:space="0" w:color="000000"/>
            </w:tcBorders>
          </w:tcPr>
          <w:p w14:paraId="597540A4" w14:textId="7E99225E"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3208FE">
              <w:rPr>
                <w:rFonts w:asciiTheme="minorHAnsi" w:hAnsiTheme="minorHAnsi"/>
                <w:sz w:val="18"/>
                <w:szCs w:val="18"/>
              </w:rPr>
              <w:t>E</w:t>
            </w:r>
            <w:r w:rsidRPr="0055507E">
              <w:rPr>
                <w:rFonts w:asciiTheme="minorHAnsi" w:hAnsiTheme="minorHAnsi"/>
                <w:sz w:val="18"/>
                <w:szCs w:val="18"/>
              </w:rPr>
              <w:t>ffectiveness (e, from Table 4.2)</w:t>
            </w:r>
          </w:p>
        </w:tc>
        <w:tc>
          <w:tcPr>
            <w:tcW w:w="5770" w:type="dxa"/>
            <w:tcBorders>
              <w:top w:val="single" w:sz="4" w:space="0" w:color="000000"/>
              <w:left w:val="single" w:sz="4" w:space="0" w:color="000000"/>
              <w:bottom w:val="single" w:sz="4" w:space="0" w:color="000000"/>
              <w:right w:val="single" w:sz="4" w:space="0" w:color="000000"/>
            </w:tcBorders>
          </w:tcPr>
          <w:p w14:paraId="597540A5"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A"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7"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3" w:type="dxa"/>
            <w:tcBorders>
              <w:top w:val="single" w:sz="4" w:space="0" w:color="000000"/>
              <w:left w:val="single" w:sz="4" w:space="0" w:color="000000"/>
              <w:bottom w:val="single" w:sz="4" w:space="0" w:color="000000"/>
              <w:right w:val="single" w:sz="4" w:space="0" w:color="000000"/>
            </w:tcBorders>
          </w:tcPr>
          <w:p w14:paraId="597540A8" w14:textId="53C8608A"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3208FE">
              <w:rPr>
                <w:rFonts w:asciiTheme="minorHAnsi" w:hAnsiTheme="minorHAnsi"/>
                <w:sz w:val="18"/>
                <w:szCs w:val="18"/>
              </w:rPr>
              <w:t>V</w:t>
            </w:r>
            <w:r w:rsidRPr="0055507E">
              <w:rPr>
                <w:rFonts w:asciiTheme="minorHAnsi" w:hAnsiTheme="minorHAnsi"/>
                <w:sz w:val="18"/>
                <w:szCs w:val="18"/>
              </w:rPr>
              <w:t xml:space="preserve">entilation </w:t>
            </w:r>
            <w:r w:rsidR="003208FE">
              <w:rPr>
                <w:rFonts w:asciiTheme="minorHAnsi" w:hAnsiTheme="minorHAnsi"/>
                <w:sz w:val="18"/>
                <w:szCs w:val="18"/>
              </w:rPr>
              <w:t>R</w:t>
            </w:r>
            <w:r w:rsidRPr="0055507E">
              <w:rPr>
                <w:rFonts w:asciiTheme="minorHAnsi" w:hAnsiTheme="minorHAnsi"/>
                <w:sz w:val="18"/>
                <w:szCs w:val="18"/>
              </w:rPr>
              <w:t>ate</w:t>
            </w:r>
          </w:p>
        </w:tc>
        <w:tc>
          <w:tcPr>
            <w:tcW w:w="5770" w:type="dxa"/>
            <w:tcBorders>
              <w:top w:val="single" w:sz="4" w:space="0" w:color="000000"/>
              <w:left w:val="single" w:sz="4" w:space="0" w:color="000000"/>
              <w:bottom w:val="single" w:sz="4" w:space="0" w:color="000000"/>
              <w:right w:val="single" w:sz="4" w:space="0" w:color="000000"/>
            </w:tcBorders>
          </w:tcPr>
          <w:p w14:paraId="597540A9"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E"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B"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3" w:type="dxa"/>
            <w:tcBorders>
              <w:top w:val="single" w:sz="4" w:space="0" w:color="000000"/>
              <w:left w:val="single" w:sz="4" w:space="0" w:color="000000"/>
              <w:bottom w:val="single" w:sz="4" w:space="0" w:color="000000"/>
              <w:right w:val="single" w:sz="4" w:space="0" w:color="000000"/>
            </w:tcBorders>
          </w:tcPr>
          <w:p w14:paraId="597540AC" w14:textId="492C79A8"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3208FE">
              <w:rPr>
                <w:rFonts w:asciiTheme="minorHAnsi" w:hAnsiTheme="minorHAnsi"/>
                <w:sz w:val="18"/>
                <w:szCs w:val="18"/>
              </w:rPr>
              <w:t>V</w:t>
            </w:r>
            <w:r w:rsidRPr="0055507E">
              <w:rPr>
                <w:rFonts w:asciiTheme="minorHAnsi" w:hAnsiTheme="minorHAnsi"/>
                <w:sz w:val="18"/>
                <w:szCs w:val="18"/>
              </w:rPr>
              <w:t>entilation Rate</w:t>
            </w:r>
          </w:p>
        </w:tc>
        <w:tc>
          <w:tcPr>
            <w:tcW w:w="5770" w:type="dxa"/>
            <w:tcBorders>
              <w:top w:val="single" w:sz="4" w:space="0" w:color="000000"/>
              <w:left w:val="single" w:sz="4" w:space="0" w:color="000000"/>
              <w:bottom w:val="single" w:sz="4" w:space="0" w:color="000000"/>
              <w:right w:val="single" w:sz="4" w:space="0" w:color="000000"/>
            </w:tcBorders>
          </w:tcPr>
          <w:p w14:paraId="597540AD"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B3"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F"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3" w:type="dxa"/>
            <w:tcBorders>
              <w:top w:val="single" w:sz="4" w:space="0" w:color="000000"/>
              <w:left w:val="single" w:sz="4" w:space="0" w:color="000000"/>
              <w:bottom w:val="single" w:sz="4" w:space="0" w:color="000000"/>
              <w:right w:val="single" w:sz="4" w:space="0" w:color="000000"/>
            </w:tcBorders>
          </w:tcPr>
          <w:p w14:paraId="597540B1" w14:textId="4A43EE9C"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0" w:type="dxa"/>
            <w:tcBorders>
              <w:top w:val="single" w:sz="4" w:space="0" w:color="000000"/>
              <w:left w:val="single" w:sz="4" w:space="0" w:color="000000"/>
              <w:bottom w:val="single" w:sz="4" w:space="0" w:color="000000"/>
              <w:right w:val="single" w:sz="4" w:space="0" w:color="000000"/>
            </w:tcBorders>
          </w:tcPr>
          <w:p w14:paraId="597540B2"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B8"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B4"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3" w:type="dxa"/>
            <w:tcBorders>
              <w:top w:val="single" w:sz="4" w:space="0" w:color="000000"/>
              <w:left w:val="single" w:sz="4" w:space="0" w:color="000000"/>
              <w:bottom w:val="single" w:sz="4" w:space="0" w:color="000000"/>
              <w:right w:val="single" w:sz="4" w:space="0" w:color="000000"/>
            </w:tcBorders>
          </w:tcPr>
          <w:p w14:paraId="597540B6" w14:textId="2B25A293"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0" w:type="dxa"/>
            <w:tcBorders>
              <w:top w:val="single" w:sz="4" w:space="0" w:color="000000"/>
              <w:left w:val="single" w:sz="4" w:space="0" w:color="000000"/>
              <w:bottom w:val="single" w:sz="4" w:space="0" w:color="000000"/>
              <w:right w:val="single" w:sz="4" w:space="0" w:color="000000"/>
            </w:tcBorders>
          </w:tcPr>
          <w:p w14:paraId="597540B7"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97540B9" w14:textId="77777777" w:rsidR="00FC3C7B" w:rsidRDefault="00FC3C7B" w:rsidP="00FC3C7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FC3C7B" w:rsidRPr="00144CC2" w14:paraId="597540BB" w14:textId="77777777" w:rsidTr="00FC3C7B">
        <w:tc>
          <w:tcPr>
            <w:tcW w:w="11016" w:type="dxa"/>
            <w:gridSpan w:val="2"/>
          </w:tcPr>
          <w:p w14:paraId="597540BA" w14:textId="77777777" w:rsidR="00FC3C7B" w:rsidRPr="00144CC2" w:rsidRDefault="00FC3C7B" w:rsidP="00FC3C7B">
            <w:pPr>
              <w:keepNext/>
              <w:rPr>
                <w:rFonts w:asciiTheme="minorHAnsi" w:hAnsiTheme="minorHAnsi"/>
                <w:sz w:val="18"/>
                <w:szCs w:val="18"/>
              </w:rPr>
            </w:pPr>
            <w:r w:rsidRPr="00550BC7">
              <w:rPr>
                <w:rFonts w:asciiTheme="minorHAnsi" w:hAnsiTheme="minorHAnsi"/>
                <w:b/>
                <w:szCs w:val="18"/>
              </w:rPr>
              <w:lastRenderedPageBreak/>
              <w:t>D. Compliance Statement</w:t>
            </w:r>
            <w:r w:rsidRPr="00550BC7">
              <w:rPr>
                <w:rFonts w:asciiTheme="minorHAnsi" w:hAnsiTheme="minorHAnsi"/>
                <w:szCs w:val="18"/>
              </w:rPr>
              <w:t xml:space="preserve"> </w:t>
            </w:r>
          </w:p>
        </w:tc>
      </w:tr>
      <w:tr w:rsidR="00FC3C7B" w:rsidRPr="00144CC2" w14:paraId="597540BE" w14:textId="77777777" w:rsidTr="00FC3C7B">
        <w:tc>
          <w:tcPr>
            <w:tcW w:w="590" w:type="dxa"/>
            <w:vAlign w:val="center"/>
          </w:tcPr>
          <w:p w14:paraId="597540BC" w14:textId="77777777" w:rsidR="00FC3C7B" w:rsidRPr="00144CC2" w:rsidRDefault="00FC3C7B" w:rsidP="00FC3C7B">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597540BD" w14:textId="77777777" w:rsidR="00FC3C7B" w:rsidRPr="00144CC2" w:rsidRDefault="00FC3C7B" w:rsidP="00FC3C7B">
            <w:pPr>
              <w:keepNext/>
              <w:rPr>
                <w:rFonts w:asciiTheme="minorHAnsi" w:hAnsiTheme="minorHAnsi"/>
                <w:b/>
                <w:sz w:val="18"/>
                <w:szCs w:val="18"/>
              </w:rPr>
            </w:pPr>
            <w:r>
              <w:rPr>
                <w:rFonts w:asciiTheme="minorHAnsi" w:hAnsiTheme="minorHAnsi"/>
                <w:sz w:val="18"/>
                <w:szCs w:val="18"/>
              </w:rPr>
              <w:t xml:space="preserve"> </w:t>
            </w:r>
          </w:p>
        </w:tc>
      </w:tr>
    </w:tbl>
    <w:p w14:paraId="59754193" w14:textId="77777777" w:rsidR="00FC3C7B" w:rsidRPr="00550BC7" w:rsidRDefault="00FC3C7B" w:rsidP="00FC3C7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C3C7B" w:rsidRPr="0084687D" w14:paraId="59754196" w14:textId="77777777" w:rsidTr="00FC3C7B">
        <w:trPr>
          <w:cantSplit/>
          <w:trHeight w:val="432"/>
        </w:trPr>
        <w:tc>
          <w:tcPr>
            <w:tcW w:w="5000" w:type="pct"/>
            <w:gridSpan w:val="2"/>
            <w:vAlign w:val="center"/>
          </w:tcPr>
          <w:p w14:paraId="59754194" w14:textId="6C5FA3E6" w:rsidR="00FC3C7B" w:rsidRPr="0084687D" w:rsidRDefault="00F54601" w:rsidP="00550BC7">
            <w:pPr>
              <w:keepNext/>
              <w:rPr>
                <w:rFonts w:ascii="Calibri" w:hAnsi="Calibri"/>
                <w:b/>
                <w:sz w:val="18"/>
                <w:szCs w:val="18"/>
              </w:rPr>
            </w:pPr>
            <w:r w:rsidRPr="00550BC7">
              <w:rPr>
                <w:rFonts w:ascii="Calibri" w:hAnsi="Calibri"/>
                <w:b/>
                <w:szCs w:val="18"/>
              </w:rPr>
              <w:t>E</w:t>
            </w:r>
            <w:r w:rsidR="00FC3C7B" w:rsidRPr="00550BC7">
              <w:rPr>
                <w:rFonts w:ascii="Calibri" w:hAnsi="Calibri"/>
                <w:b/>
                <w:szCs w:val="18"/>
              </w:rPr>
              <w:t>. Determination of HERS Verification Compliance</w:t>
            </w:r>
          </w:p>
          <w:p w14:paraId="59754195" w14:textId="77777777" w:rsidR="00FC3C7B" w:rsidRPr="0084687D" w:rsidRDefault="00FC3C7B" w:rsidP="00550BC7">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FC3C7B" w:rsidRPr="0084687D" w14:paraId="59754199" w14:textId="77777777" w:rsidTr="00FC3C7B">
        <w:trPr>
          <w:cantSplit/>
          <w:trHeight w:val="144"/>
        </w:trPr>
        <w:tc>
          <w:tcPr>
            <w:tcW w:w="253" w:type="pct"/>
            <w:vAlign w:val="center"/>
          </w:tcPr>
          <w:p w14:paraId="59754197" w14:textId="77777777" w:rsidR="00FC3C7B" w:rsidRPr="0084687D" w:rsidDel="00C76C40" w:rsidRDefault="00FC3C7B" w:rsidP="00FC3C7B">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59754198" w14:textId="77777777" w:rsidR="00FC3C7B" w:rsidRPr="0084687D" w:rsidRDefault="00FC3C7B" w:rsidP="00FC3C7B">
            <w:pPr>
              <w:keepNext/>
              <w:rPr>
                <w:rFonts w:ascii="Calibri" w:hAnsi="Calibri"/>
                <w:sz w:val="18"/>
                <w:szCs w:val="18"/>
              </w:rPr>
            </w:pPr>
          </w:p>
        </w:tc>
      </w:tr>
    </w:tbl>
    <w:p w14:paraId="5975419A" w14:textId="77777777" w:rsidR="00FC3C7B" w:rsidRDefault="00FC3C7B"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5975419B" w14:textId="77777777" w:rsidR="00FC3C7B" w:rsidRDefault="00FC3C7B"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5975419C" w14:textId="77777777" w:rsidR="00BE21BE" w:rsidRDefault="00BE21BE" w:rsidP="00B71555">
      <w:pPr>
        <w:contextualSpacing/>
        <w:rPr>
          <w:rFonts w:asciiTheme="minorHAnsi" w:hAnsiTheme="minorHAnsi"/>
          <w:sz w:val="18"/>
          <w:szCs w:val="18"/>
        </w:rPr>
      </w:pPr>
    </w:p>
    <w:p w14:paraId="5975419D" w14:textId="77777777" w:rsidR="00D41F17" w:rsidRDefault="00D41F17" w:rsidP="00B71555">
      <w:pPr>
        <w:contextualSpacing/>
        <w:rPr>
          <w:rFonts w:asciiTheme="minorHAnsi" w:hAnsiTheme="minorHAnsi"/>
          <w:sz w:val="18"/>
          <w:szCs w:val="18"/>
        </w:rPr>
      </w:pPr>
    </w:p>
    <w:p w14:paraId="5975419E" w14:textId="77777777" w:rsidR="00D41F17" w:rsidRDefault="00D41F17" w:rsidP="00B71555">
      <w:pPr>
        <w:contextualSpacing/>
        <w:rPr>
          <w:rFonts w:asciiTheme="minorHAnsi" w:hAnsiTheme="minorHAnsi"/>
          <w:sz w:val="18"/>
          <w:szCs w:val="18"/>
        </w:rPr>
      </w:pPr>
    </w:p>
    <w:p w14:paraId="6254A4AE" w14:textId="77777777" w:rsidR="003208FE" w:rsidRDefault="003208FE">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433AC" w:rsidRPr="00E16DC5" w14:paraId="597541A0" w14:textId="77777777" w:rsidTr="003507ED">
        <w:trPr>
          <w:trHeight w:val="288"/>
        </w:trPr>
        <w:tc>
          <w:tcPr>
            <w:tcW w:w="10950" w:type="dxa"/>
            <w:gridSpan w:val="4"/>
            <w:vAlign w:val="center"/>
          </w:tcPr>
          <w:p w14:paraId="5975419F" w14:textId="7AF9F5B9"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3433AC" w:rsidRPr="00E16DC5" w14:paraId="597541A2" w14:textId="77777777" w:rsidTr="00550BC7">
        <w:trPr>
          <w:trHeight w:val="269"/>
        </w:trPr>
        <w:tc>
          <w:tcPr>
            <w:tcW w:w="10950" w:type="dxa"/>
            <w:gridSpan w:val="4"/>
            <w:vAlign w:val="center"/>
          </w:tcPr>
          <w:p w14:paraId="597541A1" w14:textId="77777777" w:rsidR="003433AC" w:rsidRPr="00E16DC5" w:rsidRDefault="003433AC" w:rsidP="005E70CE">
            <w:pPr>
              <w:keepNext/>
              <w:numPr>
                <w:ilvl w:val="0"/>
                <w:numId w:val="7"/>
              </w:numPr>
              <w:ind w:left="374" w:hanging="288"/>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3433AC" w:rsidRPr="00E16DC5" w14:paraId="597541A5" w14:textId="77777777" w:rsidTr="003507ED">
        <w:trPr>
          <w:trHeight w:val="360"/>
        </w:trPr>
        <w:tc>
          <w:tcPr>
            <w:tcW w:w="5434" w:type="dxa"/>
          </w:tcPr>
          <w:p w14:paraId="597541A3"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597541A4"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3433AC" w:rsidRPr="00E16DC5" w14:paraId="597541A8" w14:textId="77777777" w:rsidTr="003507ED">
        <w:trPr>
          <w:trHeight w:val="360"/>
        </w:trPr>
        <w:tc>
          <w:tcPr>
            <w:tcW w:w="5434" w:type="dxa"/>
          </w:tcPr>
          <w:p w14:paraId="597541A6"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597541A7"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3433AC" w:rsidRPr="00E16DC5" w14:paraId="597541AB" w14:textId="77777777" w:rsidTr="003507ED">
        <w:trPr>
          <w:trHeight w:val="360"/>
        </w:trPr>
        <w:tc>
          <w:tcPr>
            <w:tcW w:w="5434" w:type="dxa"/>
          </w:tcPr>
          <w:p w14:paraId="597541A9"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597541AA"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3433AC" w:rsidRPr="00E16DC5" w14:paraId="597541AE" w14:textId="77777777" w:rsidTr="003507ED">
        <w:trPr>
          <w:trHeight w:val="360"/>
        </w:trPr>
        <w:tc>
          <w:tcPr>
            <w:tcW w:w="5434" w:type="dxa"/>
          </w:tcPr>
          <w:p w14:paraId="597541AC"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597541AD"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3433AC" w:rsidRPr="00E16DC5" w14:paraId="597541B0" w14:textId="77777777" w:rsidTr="003507ED">
        <w:tblPrEx>
          <w:tblCellMar>
            <w:left w:w="115" w:type="dxa"/>
            <w:right w:w="115" w:type="dxa"/>
          </w:tblCellMar>
        </w:tblPrEx>
        <w:trPr>
          <w:trHeight w:val="296"/>
        </w:trPr>
        <w:tc>
          <w:tcPr>
            <w:tcW w:w="10950" w:type="dxa"/>
            <w:gridSpan w:val="4"/>
            <w:vAlign w:val="center"/>
          </w:tcPr>
          <w:p w14:paraId="597541AF"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3433AC" w:rsidRPr="00E16DC5" w14:paraId="597541B7" w14:textId="77777777" w:rsidTr="003507ED">
        <w:tblPrEx>
          <w:tblCellMar>
            <w:left w:w="115" w:type="dxa"/>
            <w:right w:w="115" w:type="dxa"/>
          </w:tblCellMar>
        </w:tblPrEx>
        <w:trPr>
          <w:trHeight w:val="504"/>
        </w:trPr>
        <w:tc>
          <w:tcPr>
            <w:tcW w:w="10950" w:type="dxa"/>
            <w:gridSpan w:val="4"/>
            <w:shd w:val="clear" w:color="auto" w:fill="auto"/>
          </w:tcPr>
          <w:p w14:paraId="597541B1" w14:textId="77777777" w:rsidR="003433AC" w:rsidRPr="00E16DC5" w:rsidRDefault="003433AC" w:rsidP="00550BC7">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597541B2"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597541B3"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597541B4"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7541B5"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7541B6"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33AC" w:rsidRPr="00E16DC5" w14:paraId="597541B9" w14:textId="77777777" w:rsidTr="003507ED">
        <w:tblPrEx>
          <w:tblCellMar>
            <w:left w:w="115" w:type="dxa"/>
            <w:right w:w="115" w:type="dxa"/>
          </w:tblCellMar>
        </w:tblPrEx>
        <w:trPr>
          <w:trHeight w:val="278"/>
        </w:trPr>
        <w:tc>
          <w:tcPr>
            <w:tcW w:w="10950" w:type="dxa"/>
            <w:gridSpan w:val="4"/>
            <w:vAlign w:val="center"/>
          </w:tcPr>
          <w:p w14:paraId="597541B8"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3433AC" w:rsidRPr="00E16DC5" w14:paraId="597541BB" w14:textId="77777777" w:rsidTr="003507ED">
        <w:tblPrEx>
          <w:tblCellMar>
            <w:left w:w="115" w:type="dxa"/>
            <w:right w:w="115" w:type="dxa"/>
          </w:tblCellMar>
        </w:tblPrEx>
        <w:trPr>
          <w:trHeight w:hRule="exact" w:val="360"/>
        </w:trPr>
        <w:tc>
          <w:tcPr>
            <w:tcW w:w="10950" w:type="dxa"/>
            <w:gridSpan w:val="4"/>
            <w:vAlign w:val="center"/>
          </w:tcPr>
          <w:p w14:paraId="597541BA" w14:textId="77777777" w:rsidR="003433AC" w:rsidRPr="00E16DC5" w:rsidRDefault="003433AC" w:rsidP="0036156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3433AC" w:rsidRPr="00E16DC5" w14:paraId="597541BE" w14:textId="77777777" w:rsidTr="003507ED">
        <w:tblPrEx>
          <w:tblCellMar>
            <w:left w:w="115" w:type="dxa"/>
            <w:right w:w="115" w:type="dxa"/>
          </w:tblCellMar>
        </w:tblPrEx>
        <w:trPr>
          <w:trHeight w:hRule="exact" w:val="360"/>
        </w:trPr>
        <w:tc>
          <w:tcPr>
            <w:tcW w:w="5475" w:type="dxa"/>
            <w:gridSpan w:val="2"/>
          </w:tcPr>
          <w:p w14:paraId="597541BC" w14:textId="77777777" w:rsidR="003433AC" w:rsidRPr="00E16DC5" w:rsidRDefault="003433AC" w:rsidP="0036156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597541BD" w14:textId="77777777" w:rsidR="003433AC" w:rsidRPr="00E16DC5" w:rsidRDefault="003433AC" w:rsidP="0036156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3433AC" w:rsidRPr="00E16DC5" w14:paraId="597541C0" w14:textId="77777777" w:rsidTr="003507ED">
        <w:tblPrEx>
          <w:tblCellMar>
            <w:left w:w="108" w:type="dxa"/>
            <w:right w:w="108" w:type="dxa"/>
          </w:tblCellMar>
        </w:tblPrEx>
        <w:trPr>
          <w:trHeight w:hRule="exact" w:val="288"/>
        </w:trPr>
        <w:tc>
          <w:tcPr>
            <w:tcW w:w="10950" w:type="dxa"/>
            <w:gridSpan w:val="4"/>
            <w:vAlign w:val="center"/>
          </w:tcPr>
          <w:p w14:paraId="597541BF" w14:textId="77777777" w:rsidR="003433AC" w:rsidRPr="00E16DC5" w:rsidRDefault="003433AC" w:rsidP="003615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3433AC" w:rsidRPr="00E16DC5" w14:paraId="597541C3" w14:textId="77777777" w:rsidTr="003507ED">
        <w:tblPrEx>
          <w:tblCellMar>
            <w:left w:w="108" w:type="dxa"/>
            <w:right w:w="108" w:type="dxa"/>
          </w:tblCellMar>
        </w:tblPrEx>
        <w:trPr>
          <w:trHeight w:hRule="exact" w:val="360"/>
        </w:trPr>
        <w:tc>
          <w:tcPr>
            <w:tcW w:w="5482" w:type="dxa"/>
            <w:gridSpan w:val="3"/>
          </w:tcPr>
          <w:p w14:paraId="597541C1" w14:textId="77777777" w:rsidR="003433AC" w:rsidRPr="00E16DC5" w:rsidRDefault="003433AC" w:rsidP="0036156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597541C2" w14:textId="7DD8B0B6" w:rsidR="003433AC" w:rsidRPr="00E16DC5" w:rsidRDefault="003433AC" w:rsidP="0036156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3208FE">
              <w:rPr>
                <w:rFonts w:asciiTheme="minorHAnsi" w:eastAsia="Calibri" w:hAnsiTheme="minorHAnsi"/>
                <w:sz w:val="14"/>
                <w:szCs w:val="14"/>
              </w:rPr>
              <w:t>:</w:t>
            </w:r>
          </w:p>
        </w:tc>
      </w:tr>
      <w:tr w:rsidR="003433AC" w:rsidRPr="00E16DC5" w14:paraId="597541C5" w14:textId="77777777" w:rsidTr="003507ED">
        <w:tblPrEx>
          <w:tblCellMar>
            <w:left w:w="108" w:type="dxa"/>
            <w:right w:w="108" w:type="dxa"/>
          </w:tblCellMar>
        </w:tblPrEx>
        <w:trPr>
          <w:trHeight w:val="288"/>
        </w:trPr>
        <w:tc>
          <w:tcPr>
            <w:tcW w:w="10950" w:type="dxa"/>
            <w:gridSpan w:val="4"/>
            <w:vAlign w:val="center"/>
          </w:tcPr>
          <w:p w14:paraId="597541C4" w14:textId="77777777" w:rsidR="003433AC" w:rsidRPr="00E16DC5" w:rsidRDefault="003433AC" w:rsidP="00550B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3433AC" w:rsidRPr="00E16DC5" w14:paraId="597541C7" w14:textId="77777777" w:rsidTr="003507ED">
        <w:tblPrEx>
          <w:tblCellMar>
            <w:left w:w="108" w:type="dxa"/>
            <w:right w:w="108" w:type="dxa"/>
          </w:tblCellMar>
        </w:tblPrEx>
        <w:trPr>
          <w:trHeight w:hRule="exact" w:val="360"/>
        </w:trPr>
        <w:tc>
          <w:tcPr>
            <w:tcW w:w="10950" w:type="dxa"/>
            <w:gridSpan w:val="4"/>
          </w:tcPr>
          <w:p w14:paraId="597541C6" w14:textId="77777777" w:rsidR="003433AC" w:rsidRPr="00E16DC5" w:rsidRDefault="003433AC" w:rsidP="003615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3433AC" w:rsidRPr="00E16DC5" w14:paraId="597541CA"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1C8" w14:textId="77777777"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7541C9" w14:textId="77777777"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3433AC" w:rsidRPr="00E16DC5" w14:paraId="597541CD"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1CB" w14:textId="7D00229C"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3208FE">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97541CC" w14:textId="77777777"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597541CE" w14:textId="77777777" w:rsidR="00BE21BE" w:rsidRPr="00CB00C9" w:rsidRDefault="00BE21BE" w:rsidP="00B71555">
      <w:pPr>
        <w:contextualSpacing/>
        <w:rPr>
          <w:rFonts w:asciiTheme="minorHAnsi" w:hAnsiTheme="minorHAnsi"/>
          <w:sz w:val="18"/>
          <w:szCs w:val="18"/>
        </w:rPr>
      </w:pPr>
    </w:p>
    <w:p w14:paraId="597541CF" w14:textId="77777777" w:rsidR="0093720E" w:rsidRDefault="0093720E" w:rsidP="0093720E">
      <w:pPr>
        <w:keepNext/>
        <w:tabs>
          <w:tab w:val="left" w:pos="-2600"/>
        </w:tabs>
        <w:ind w:right="187"/>
        <w:outlineLvl w:val="2"/>
        <w:rPr>
          <w:rFonts w:asciiTheme="minorHAnsi" w:hAnsiTheme="minorHAnsi" w:cs="Arial"/>
          <w:b/>
          <w:bCs/>
          <w:i/>
          <w:caps/>
          <w:sz w:val="18"/>
          <w:szCs w:val="18"/>
          <w:u w:val="single"/>
        </w:rPr>
        <w:sectPr w:rsidR="0093720E" w:rsidSect="00BE3387">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720" w:left="720" w:header="432" w:footer="432" w:gutter="0"/>
          <w:cols w:space="720"/>
          <w:docGrid w:linePitch="272"/>
        </w:sectPr>
      </w:pPr>
    </w:p>
    <w:p w14:paraId="597541D0" w14:textId="5657DC08" w:rsidR="00175FF5" w:rsidRPr="00550BC7" w:rsidRDefault="003208FE" w:rsidP="00550BC7">
      <w:pPr>
        <w:jc w:val="center"/>
        <w:rPr>
          <w:rFonts w:asciiTheme="minorHAnsi" w:hAnsiTheme="minorHAnsi"/>
          <w:b/>
          <w:szCs w:val="18"/>
        </w:rPr>
      </w:pPr>
      <w:r>
        <w:rPr>
          <w:rFonts w:asciiTheme="minorHAnsi" w:hAnsiTheme="minorHAnsi"/>
          <w:b/>
          <w:szCs w:val="18"/>
        </w:rPr>
        <w:lastRenderedPageBreak/>
        <w:t>CF3R-MCH-27d-H User Instruction</w:t>
      </w:r>
    </w:p>
    <w:p w14:paraId="597541D1" w14:textId="77777777" w:rsidR="00175FF5" w:rsidRDefault="00175FF5" w:rsidP="00175FF5">
      <w:pPr>
        <w:rPr>
          <w:rFonts w:asciiTheme="minorHAnsi" w:eastAsia="Cambria" w:hAnsiTheme="minorHAnsi"/>
          <w:b/>
          <w:sz w:val="18"/>
          <w:szCs w:val="18"/>
        </w:rPr>
      </w:pPr>
    </w:p>
    <w:p w14:paraId="597541D2" w14:textId="77777777" w:rsidR="00175FF5" w:rsidRPr="00D2491C" w:rsidRDefault="00175FF5" w:rsidP="00175FF5">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597541D3" w14:textId="03A11299" w:rsidR="00175FF5"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597541D4" w14:textId="77777777" w:rsidR="00175FF5"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597541D5" w14:textId="2E5F9A8B"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3208FE">
        <w:rPr>
          <w:rFonts w:asciiTheme="minorHAnsi" w:hAnsiTheme="minorHAnsi"/>
          <w:sz w:val="18"/>
          <w:szCs w:val="18"/>
        </w:rPr>
        <w:t>,</w:t>
      </w:r>
      <w:r>
        <w:rPr>
          <w:rFonts w:asciiTheme="minorHAnsi" w:hAnsiTheme="minorHAnsi"/>
          <w:sz w:val="18"/>
          <w:szCs w:val="18"/>
        </w:rPr>
        <w:t>000</w:t>
      </w:r>
      <w:r w:rsidR="008E3741">
        <w:rPr>
          <w:rFonts w:asciiTheme="minorHAnsi" w:hAnsiTheme="minorHAnsi"/>
          <w:sz w:val="18"/>
          <w:szCs w:val="18"/>
        </w:rPr>
        <w:t xml:space="preserve"> </w:t>
      </w:r>
      <w:r w:rsidR="00146654">
        <w:rPr>
          <w:rFonts w:asciiTheme="minorHAnsi" w:hAnsiTheme="minorHAnsi"/>
          <w:sz w:val="18"/>
          <w:szCs w:val="18"/>
        </w:rPr>
        <w:t>ft</w:t>
      </w:r>
      <w:r w:rsidR="00146654">
        <w:rPr>
          <w:rFonts w:asciiTheme="minorHAnsi" w:hAnsiTheme="minorHAnsi"/>
          <w:sz w:val="18"/>
          <w:szCs w:val="18"/>
          <w:vertAlign w:val="superscript"/>
        </w:rPr>
        <w:t>2</w:t>
      </w:r>
      <w:r>
        <w:rPr>
          <w:rFonts w:asciiTheme="minorHAnsi" w:hAnsiTheme="minorHAnsi"/>
          <w:sz w:val="18"/>
          <w:szCs w:val="18"/>
        </w:rPr>
        <w:t>”.</w:t>
      </w:r>
    </w:p>
    <w:p w14:paraId="597541D6" w14:textId="57E94C10" w:rsidR="00175FF5" w:rsidRPr="00DE1FB9"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146654">
        <w:rPr>
          <w:rFonts w:asciiTheme="minorHAnsi" w:hAnsiTheme="minorHAnsi"/>
          <w:sz w:val="18"/>
          <w:szCs w:val="18"/>
        </w:rPr>
        <w:t>ft</w:t>
      </w:r>
      <w:r w:rsidR="00146654">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1000 </w:t>
      </w:r>
      <w:r w:rsidR="00146654">
        <w:rPr>
          <w:rFonts w:asciiTheme="minorHAnsi" w:hAnsiTheme="minorHAnsi"/>
          <w:sz w:val="18"/>
          <w:szCs w:val="18"/>
        </w:rPr>
        <w:t>ft</w:t>
      </w:r>
      <w:r w:rsidR="00146654">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597541D7" w14:textId="2C17E3F8" w:rsidR="00175FF5" w:rsidRPr="00DE1FB9"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 xml:space="preserve"> For additions over 1</w:t>
      </w:r>
      <w:r w:rsidR="003208FE">
        <w:rPr>
          <w:rFonts w:asciiTheme="minorHAnsi" w:eastAsia="Cambria" w:hAnsiTheme="minorHAnsi"/>
          <w:sz w:val="18"/>
          <w:szCs w:val="18"/>
        </w:rPr>
        <w:t>,</w:t>
      </w:r>
      <w:r>
        <w:rPr>
          <w:rFonts w:asciiTheme="minorHAnsi" w:eastAsia="Cambria" w:hAnsiTheme="minorHAnsi"/>
          <w:sz w:val="18"/>
          <w:szCs w:val="18"/>
        </w:rPr>
        <w:t xml:space="preserve">000 </w:t>
      </w:r>
      <w:r w:rsidR="00146654">
        <w:rPr>
          <w:rFonts w:asciiTheme="minorHAnsi" w:hAnsiTheme="minorHAnsi"/>
          <w:sz w:val="18"/>
          <w:szCs w:val="18"/>
        </w:rPr>
        <w:t>ft</w:t>
      </w:r>
      <w:r w:rsidR="00146654">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597541D8" w14:textId="77777777"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597541D9" w14:textId="2B9178FC"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146654">
        <w:rPr>
          <w:rFonts w:asciiTheme="minorHAnsi" w:eastAsia="Cambria" w:hAnsiTheme="minorHAnsi"/>
          <w:sz w:val="18"/>
          <w:szCs w:val="18"/>
        </w:rPr>
        <w:t>)</w:t>
      </w:r>
    </w:p>
    <w:p w14:paraId="597541DA"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597541DB" w14:textId="77777777"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597541DC"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597541DD"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597541DE" w14:textId="77777777"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597541DF"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597541E0"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72E66E38" w14:textId="06DB37DD" w:rsidR="00146654"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597541E2" w14:textId="77777777" w:rsidR="00175FF5" w:rsidRDefault="00175FF5" w:rsidP="00146654">
      <w:pPr>
        <w:pStyle w:val="ListParagraph"/>
        <w:numPr>
          <w:ilvl w:val="0"/>
          <w:numId w:val="13"/>
        </w:numPr>
        <w:rPr>
          <w:ins w:id="6" w:author="Smith, Alexis@Energy" w:date="2017-12-05T14:08:00Z"/>
          <w:rFonts w:asciiTheme="minorHAnsi" w:eastAsia="Cambria" w:hAnsiTheme="minorHAnsi"/>
          <w:sz w:val="18"/>
          <w:szCs w:val="18"/>
        </w:rPr>
      </w:pPr>
      <w:r w:rsidRPr="00146654">
        <w:rPr>
          <w:rFonts w:asciiTheme="minorHAnsi" w:eastAsia="Cambria" w:hAnsiTheme="minorHAnsi"/>
          <w:sz w:val="18"/>
          <w:szCs w:val="18"/>
        </w:rPr>
        <w:t>Central Fan Integrated – CFI (central space condition system fan is used to pull air into the house</w:t>
      </w:r>
      <w:proofErr w:type="gramStart"/>
      <w:r w:rsidRPr="00146654">
        <w:rPr>
          <w:rFonts w:asciiTheme="minorHAnsi" w:eastAsia="Cambria" w:hAnsiTheme="minorHAnsi"/>
          <w:sz w:val="18"/>
          <w:szCs w:val="18"/>
        </w:rPr>
        <w:t>)  Note</w:t>
      </w:r>
      <w:proofErr w:type="gramEnd"/>
      <w:r w:rsidRPr="00146654">
        <w:rPr>
          <w:rFonts w:asciiTheme="minorHAnsi" w:eastAsia="Cambria" w:hAnsiTheme="minorHAnsi"/>
          <w:sz w:val="18"/>
          <w:szCs w:val="18"/>
        </w:rPr>
        <w:t xml:space="preserve">: these may not run continuously.  If “Continuous” is chosen in A06 an error message will be shown.  </w:t>
      </w:r>
    </w:p>
    <w:p w14:paraId="4D448ADA" w14:textId="35069EA6" w:rsidR="009B20BA" w:rsidRPr="00F34068" w:rsidRDefault="009B20BA" w:rsidP="00F34068">
      <w:pPr>
        <w:pStyle w:val="ListParagraph"/>
        <w:numPr>
          <w:ilvl w:val="0"/>
          <w:numId w:val="10"/>
        </w:numPr>
        <w:rPr>
          <w:rFonts w:asciiTheme="minorHAnsi" w:eastAsia="Cambria" w:hAnsiTheme="minorHAnsi"/>
          <w:sz w:val="18"/>
          <w:szCs w:val="18"/>
        </w:rPr>
      </w:pPr>
      <w:ins w:id="7" w:author="Smith, Alexis@Energy" w:date="2017-12-05T14:08:00Z">
        <w:r w:rsidRPr="00D2491C">
          <w:rPr>
            <w:rFonts w:asciiTheme="minorHAnsi" w:hAnsiTheme="minorHAnsi"/>
            <w:sz w:val="18"/>
            <w:szCs w:val="18"/>
          </w:rPr>
          <w:t>This information is a</w:t>
        </w:r>
        <w:r>
          <w:rPr>
            <w:rFonts w:asciiTheme="minorHAnsi" w:hAnsiTheme="minorHAnsi"/>
            <w:sz w:val="18"/>
            <w:szCs w:val="18"/>
          </w:rPr>
          <w:t>utomatically pulled from the CF2</w:t>
        </w:r>
        <w:r w:rsidRPr="00D2491C">
          <w:rPr>
            <w:rFonts w:asciiTheme="minorHAnsi" w:hAnsiTheme="minorHAnsi"/>
            <w:sz w:val="18"/>
            <w:szCs w:val="18"/>
          </w:rPr>
          <w:t>R</w:t>
        </w:r>
        <w:r>
          <w:rPr>
            <w:rFonts w:asciiTheme="minorHAnsi" w:hAnsiTheme="minorHAnsi"/>
            <w:sz w:val="18"/>
            <w:szCs w:val="18"/>
          </w:rPr>
          <w:t>.</w:t>
        </w:r>
      </w:ins>
      <w:bookmarkStart w:id="8" w:name="_GoBack"/>
    </w:p>
    <w:bookmarkEnd w:id="8"/>
    <w:p w14:paraId="597541E3" w14:textId="77777777" w:rsidR="00175FF5" w:rsidRDefault="00175FF5" w:rsidP="00175FF5">
      <w:pPr>
        <w:rPr>
          <w:rFonts w:asciiTheme="minorHAnsi" w:eastAsia="Cambria" w:hAnsiTheme="minorHAnsi"/>
          <w:b/>
          <w:sz w:val="18"/>
          <w:szCs w:val="18"/>
        </w:rPr>
      </w:pPr>
    </w:p>
    <w:p w14:paraId="597541E4" w14:textId="77777777" w:rsidR="00175FF5" w:rsidRDefault="00175FF5" w:rsidP="00175FF5">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597541E6" w14:textId="22FAC45F" w:rsidR="00175FF5" w:rsidRPr="0045459E" w:rsidRDefault="00175FF5" w:rsidP="00175FF5">
      <w:pPr>
        <w:numPr>
          <w:ilvl w:val="0"/>
          <w:numId w:val="11"/>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597541E7" w14:textId="77777777" w:rsidR="00175FF5" w:rsidRPr="0045459E" w:rsidRDefault="00175FF5" w:rsidP="00175FF5">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97541E8" w14:textId="77777777" w:rsidR="00175FF5" w:rsidRPr="0045459E" w:rsidRDefault="00175FF5" w:rsidP="00175FF5">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97541E9" w14:textId="2D8A334C" w:rsidR="00175FF5" w:rsidRPr="00A35980" w:rsidRDefault="00175FF5" w:rsidP="00175FF5">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146654">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146654">
        <w:rPr>
          <w:rFonts w:asciiTheme="minorHAnsi" w:hAnsiTheme="minorHAnsi"/>
          <w:sz w:val="18"/>
          <w:szCs w:val="18"/>
        </w:rPr>
        <w:t>-</w:t>
      </w:r>
      <w:r>
        <w:rPr>
          <w:rFonts w:asciiTheme="minorHAnsi" w:hAnsiTheme="minorHAnsi"/>
          <w:sz w:val="18"/>
          <w:szCs w:val="18"/>
        </w:rPr>
        <w:t>24.</w:t>
      </w:r>
    </w:p>
    <w:p w14:paraId="597541EA" w14:textId="153F2EAF" w:rsidR="00175FF5" w:rsidRPr="00B573A6"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146654">
        <w:rPr>
          <w:rFonts w:asciiTheme="minorHAnsi" w:hAnsiTheme="minorHAnsi"/>
          <w:sz w:val="18"/>
          <w:szCs w:val="18"/>
        </w:rPr>
        <w:t>.</w:t>
      </w:r>
    </w:p>
    <w:p w14:paraId="597541EB" w14:textId="61E1246C" w:rsidR="00175FF5" w:rsidRPr="00A35980" w:rsidRDefault="00175FF5" w:rsidP="00175FF5">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146654">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146654">
        <w:rPr>
          <w:rFonts w:asciiTheme="minorHAnsi" w:hAnsiTheme="minorHAnsi"/>
          <w:sz w:val="18"/>
          <w:szCs w:val="18"/>
        </w:rPr>
        <w:t>-</w:t>
      </w:r>
      <w:r>
        <w:rPr>
          <w:rFonts w:asciiTheme="minorHAnsi" w:hAnsiTheme="minorHAnsi"/>
          <w:sz w:val="18"/>
          <w:szCs w:val="18"/>
        </w:rPr>
        <w:t>24.</w:t>
      </w:r>
    </w:p>
    <w:p w14:paraId="597541EC" w14:textId="33EEB52F" w:rsidR="00175FF5" w:rsidRPr="00B573A6"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146654">
        <w:rPr>
          <w:rFonts w:asciiTheme="minorHAnsi" w:hAnsiTheme="minorHAnsi"/>
          <w:sz w:val="18"/>
          <w:szCs w:val="18"/>
        </w:rPr>
        <w:t>.</w:t>
      </w:r>
    </w:p>
    <w:p w14:paraId="597541ED" w14:textId="77777777" w:rsidR="00175FF5" w:rsidRDefault="00175FF5" w:rsidP="00175FF5">
      <w:pPr>
        <w:numPr>
          <w:ilvl w:val="0"/>
          <w:numId w:val="11"/>
        </w:numPr>
        <w:contextualSpacing/>
        <w:rPr>
          <w:rFonts w:asciiTheme="minorHAnsi" w:eastAsia="Cambria" w:hAnsiTheme="minorHAnsi"/>
          <w:sz w:val="18"/>
          <w:szCs w:val="18"/>
        </w:rPr>
      </w:pPr>
      <w:r>
        <w:rPr>
          <w:rFonts w:asciiTheme="minorHAnsi" w:eastAsia="Cambria" w:hAnsiTheme="minorHAnsi"/>
          <w:sz w:val="18"/>
          <w:szCs w:val="18"/>
        </w:rPr>
        <w:t>Calculated value.  This is the average of the pressurization and depressurization equivalent leakage areas.</w:t>
      </w:r>
    </w:p>
    <w:p w14:paraId="597541EE" w14:textId="77777777" w:rsidR="00175FF5" w:rsidRPr="00B573A6" w:rsidRDefault="00175FF5" w:rsidP="00175FF5">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597541EF" w14:textId="77777777" w:rsidR="00175FF5" w:rsidRDefault="00175FF5" w:rsidP="00175FF5">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e.  Enter the Weather Shielding Factor (</w:t>
      </w:r>
      <w:proofErr w:type="spellStart"/>
      <w:r>
        <w:rPr>
          <w:rFonts w:asciiTheme="minorHAnsi" w:eastAsia="Cambria" w:hAnsiTheme="minorHAnsi"/>
          <w:sz w:val="18"/>
          <w:szCs w:val="18"/>
        </w:rPr>
        <w:t>wsf</w:t>
      </w:r>
      <w:proofErr w:type="spellEnd"/>
      <w:r>
        <w:rPr>
          <w:rFonts w:asciiTheme="minorHAnsi" w:eastAsia="Cambria" w:hAnsiTheme="minorHAnsi"/>
          <w:sz w:val="18"/>
          <w:szCs w:val="18"/>
        </w:rPr>
        <w:t xml:space="preserve">)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597541F0" w14:textId="77777777" w:rsidR="00175FF5" w:rsidRDefault="00175FF5" w:rsidP="00175FF5">
      <w:pPr>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65"/>
        <w:gridCol w:w="810"/>
        <w:gridCol w:w="4942"/>
        <w:gridCol w:w="1407"/>
        <w:gridCol w:w="1507"/>
        <w:gridCol w:w="1290"/>
      </w:tblGrid>
      <w:tr w:rsidR="00175FF5" w:rsidRPr="002A4574" w14:paraId="597541F2"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1F1"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NORMATIVE APPENDIX X:</w:t>
            </w:r>
          </w:p>
        </w:tc>
      </w:tr>
      <w:tr w:rsidR="00175FF5" w:rsidRPr="002A4574" w14:paraId="597541F4"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1F3"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175FF5" w:rsidRPr="002A4574" w14:paraId="597541F6"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1F5"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TABLE X1 U.S. Climates</w:t>
            </w:r>
          </w:p>
        </w:tc>
      </w:tr>
      <w:tr w:rsidR="00175FF5" w:rsidRPr="002A4574" w14:paraId="597541FD" w14:textId="77777777" w:rsidTr="00175FF5">
        <w:trPr>
          <w:trHeight w:val="240"/>
        </w:trPr>
        <w:tc>
          <w:tcPr>
            <w:tcW w:w="965" w:type="dxa"/>
            <w:tcBorders>
              <w:top w:val="nil"/>
              <w:left w:val="nil"/>
              <w:bottom w:val="single" w:sz="4" w:space="0" w:color="auto"/>
              <w:right w:val="nil"/>
            </w:tcBorders>
            <w:shd w:val="clear" w:color="auto" w:fill="auto"/>
            <w:noWrap/>
            <w:vAlign w:val="bottom"/>
            <w:hideMark/>
          </w:tcPr>
          <w:p w14:paraId="597541F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597541F8"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597541F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597541F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597541F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597541F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State</w:t>
            </w:r>
          </w:p>
        </w:tc>
      </w:tr>
      <w:tr w:rsidR="00175FF5" w:rsidRPr="002A4574" w14:paraId="59754204" w14:textId="77777777" w:rsidTr="00175FF5">
        <w:trPr>
          <w:trHeight w:val="240"/>
        </w:trPr>
        <w:tc>
          <w:tcPr>
            <w:tcW w:w="965" w:type="dxa"/>
            <w:tcBorders>
              <w:top w:val="nil"/>
              <w:left w:val="nil"/>
              <w:bottom w:val="nil"/>
              <w:right w:val="nil"/>
            </w:tcBorders>
            <w:shd w:val="clear" w:color="auto" w:fill="auto"/>
            <w:noWrap/>
            <w:vAlign w:val="bottom"/>
            <w:hideMark/>
          </w:tcPr>
          <w:p w14:paraId="597541F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690150</w:t>
            </w:r>
          </w:p>
        </w:tc>
        <w:tc>
          <w:tcPr>
            <w:tcW w:w="810" w:type="dxa"/>
            <w:tcBorders>
              <w:top w:val="nil"/>
              <w:left w:val="nil"/>
              <w:bottom w:val="nil"/>
              <w:right w:val="nil"/>
            </w:tcBorders>
            <w:shd w:val="clear" w:color="auto" w:fill="auto"/>
            <w:noWrap/>
            <w:vAlign w:val="bottom"/>
            <w:hideMark/>
          </w:tcPr>
          <w:p w14:paraId="597541F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200"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Twentynine</w:t>
            </w:r>
            <w:proofErr w:type="spellEnd"/>
            <w:r w:rsidRPr="002A4574">
              <w:rPr>
                <w:rFonts w:ascii="Calibri" w:hAnsi="Calibri"/>
                <w:color w:val="000000"/>
                <w:sz w:val="18"/>
                <w:szCs w:val="18"/>
              </w:rPr>
              <w:t xml:space="preserve"> Palms </w:t>
            </w:r>
          </w:p>
        </w:tc>
        <w:tc>
          <w:tcPr>
            <w:tcW w:w="1407" w:type="dxa"/>
            <w:tcBorders>
              <w:top w:val="nil"/>
              <w:left w:val="nil"/>
              <w:bottom w:val="nil"/>
              <w:right w:val="nil"/>
            </w:tcBorders>
            <w:shd w:val="clear" w:color="auto" w:fill="auto"/>
            <w:noWrap/>
            <w:vAlign w:val="bottom"/>
            <w:hideMark/>
          </w:tcPr>
          <w:p w14:paraId="5975420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34.3</w:t>
            </w:r>
          </w:p>
        </w:tc>
        <w:tc>
          <w:tcPr>
            <w:tcW w:w="1507" w:type="dxa"/>
            <w:tcBorders>
              <w:top w:val="nil"/>
              <w:left w:val="nil"/>
              <w:bottom w:val="nil"/>
              <w:right w:val="nil"/>
            </w:tcBorders>
            <w:shd w:val="clear" w:color="auto" w:fill="auto"/>
            <w:noWrap/>
            <w:vAlign w:val="bottom"/>
            <w:hideMark/>
          </w:tcPr>
          <w:p w14:paraId="5975420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5975420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0B" w14:textId="77777777" w:rsidTr="00175FF5">
        <w:trPr>
          <w:trHeight w:val="240"/>
        </w:trPr>
        <w:tc>
          <w:tcPr>
            <w:tcW w:w="965" w:type="dxa"/>
            <w:tcBorders>
              <w:top w:val="nil"/>
              <w:left w:val="nil"/>
              <w:bottom w:val="nil"/>
              <w:right w:val="nil"/>
            </w:tcBorders>
            <w:shd w:val="clear" w:color="auto" w:fill="auto"/>
            <w:noWrap/>
            <w:vAlign w:val="bottom"/>
            <w:hideMark/>
          </w:tcPr>
          <w:p w14:paraId="5975420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722860</w:t>
            </w:r>
          </w:p>
        </w:tc>
        <w:tc>
          <w:tcPr>
            <w:tcW w:w="810" w:type="dxa"/>
            <w:tcBorders>
              <w:top w:val="nil"/>
              <w:left w:val="nil"/>
              <w:bottom w:val="nil"/>
              <w:right w:val="nil"/>
            </w:tcBorders>
            <w:shd w:val="clear" w:color="auto" w:fill="auto"/>
            <w:noWrap/>
            <w:vAlign w:val="bottom"/>
            <w:hideMark/>
          </w:tcPr>
          <w:p w14:paraId="5975420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0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March AFB </w:t>
            </w:r>
          </w:p>
        </w:tc>
        <w:tc>
          <w:tcPr>
            <w:tcW w:w="1407" w:type="dxa"/>
            <w:tcBorders>
              <w:top w:val="nil"/>
              <w:left w:val="nil"/>
              <w:bottom w:val="nil"/>
              <w:right w:val="nil"/>
            </w:tcBorders>
            <w:shd w:val="clear" w:color="auto" w:fill="auto"/>
            <w:noWrap/>
            <w:vAlign w:val="bottom"/>
            <w:hideMark/>
          </w:tcPr>
          <w:p w14:paraId="5975420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w:t>
            </w:r>
          </w:p>
        </w:tc>
        <w:tc>
          <w:tcPr>
            <w:tcW w:w="1507" w:type="dxa"/>
            <w:tcBorders>
              <w:top w:val="nil"/>
              <w:left w:val="nil"/>
              <w:bottom w:val="nil"/>
              <w:right w:val="nil"/>
            </w:tcBorders>
            <w:shd w:val="clear" w:color="auto" w:fill="auto"/>
            <w:noWrap/>
            <w:vAlign w:val="bottom"/>
            <w:hideMark/>
          </w:tcPr>
          <w:p w14:paraId="5975420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–117.25</w:t>
            </w:r>
          </w:p>
        </w:tc>
        <w:tc>
          <w:tcPr>
            <w:tcW w:w="1290" w:type="dxa"/>
            <w:tcBorders>
              <w:top w:val="nil"/>
              <w:left w:val="nil"/>
              <w:bottom w:val="nil"/>
              <w:right w:val="nil"/>
            </w:tcBorders>
            <w:shd w:val="clear" w:color="auto" w:fill="auto"/>
            <w:noWrap/>
            <w:vAlign w:val="bottom"/>
            <w:hideMark/>
          </w:tcPr>
          <w:p w14:paraId="5975420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12" w14:textId="77777777" w:rsidTr="00175FF5">
        <w:trPr>
          <w:trHeight w:val="240"/>
        </w:trPr>
        <w:tc>
          <w:tcPr>
            <w:tcW w:w="965" w:type="dxa"/>
            <w:tcBorders>
              <w:top w:val="nil"/>
              <w:left w:val="nil"/>
              <w:bottom w:val="nil"/>
              <w:right w:val="nil"/>
            </w:tcBorders>
            <w:shd w:val="clear" w:color="auto" w:fill="auto"/>
            <w:noWrap/>
            <w:vAlign w:val="bottom"/>
            <w:hideMark/>
          </w:tcPr>
          <w:p w14:paraId="5975420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722868</w:t>
            </w:r>
          </w:p>
        </w:tc>
        <w:tc>
          <w:tcPr>
            <w:tcW w:w="810" w:type="dxa"/>
            <w:tcBorders>
              <w:top w:val="nil"/>
              <w:left w:val="nil"/>
              <w:bottom w:val="nil"/>
              <w:right w:val="nil"/>
            </w:tcBorders>
            <w:shd w:val="clear" w:color="auto" w:fill="auto"/>
            <w:noWrap/>
            <w:vAlign w:val="bottom"/>
            <w:hideMark/>
          </w:tcPr>
          <w:p w14:paraId="5975420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0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Palm Springs Intl </w:t>
            </w:r>
          </w:p>
        </w:tc>
        <w:tc>
          <w:tcPr>
            <w:tcW w:w="1407" w:type="dxa"/>
            <w:tcBorders>
              <w:top w:val="nil"/>
              <w:left w:val="nil"/>
              <w:bottom w:val="nil"/>
              <w:right w:val="nil"/>
            </w:tcBorders>
            <w:shd w:val="clear" w:color="auto" w:fill="auto"/>
            <w:noWrap/>
            <w:vAlign w:val="bottom"/>
            <w:hideMark/>
          </w:tcPr>
          <w:p w14:paraId="5975420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5975421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–116.50</w:t>
            </w:r>
          </w:p>
        </w:tc>
        <w:tc>
          <w:tcPr>
            <w:tcW w:w="1290" w:type="dxa"/>
            <w:tcBorders>
              <w:top w:val="nil"/>
              <w:left w:val="nil"/>
              <w:bottom w:val="nil"/>
              <w:right w:val="nil"/>
            </w:tcBorders>
            <w:shd w:val="clear" w:color="auto" w:fill="auto"/>
            <w:noWrap/>
            <w:vAlign w:val="bottom"/>
            <w:hideMark/>
          </w:tcPr>
          <w:p w14:paraId="5975421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19" w14:textId="77777777" w:rsidTr="00175FF5">
        <w:trPr>
          <w:trHeight w:val="240"/>
        </w:trPr>
        <w:tc>
          <w:tcPr>
            <w:tcW w:w="965" w:type="dxa"/>
            <w:tcBorders>
              <w:top w:val="nil"/>
              <w:left w:val="nil"/>
              <w:bottom w:val="nil"/>
              <w:right w:val="nil"/>
            </w:tcBorders>
            <w:shd w:val="clear" w:color="auto" w:fill="auto"/>
            <w:noWrap/>
            <w:vAlign w:val="bottom"/>
            <w:hideMark/>
          </w:tcPr>
          <w:p w14:paraId="5975421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722869</w:t>
            </w:r>
          </w:p>
        </w:tc>
        <w:tc>
          <w:tcPr>
            <w:tcW w:w="810" w:type="dxa"/>
            <w:tcBorders>
              <w:top w:val="nil"/>
              <w:left w:val="nil"/>
              <w:bottom w:val="nil"/>
              <w:right w:val="nil"/>
            </w:tcBorders>
            <w:shd w:val="clear" w:color="auto" w:fill="auto"/>
            <w:noWrap/>
            <w:vAlign w:val="bottom"/>
            <w:hideMark/>
          </w:tcPr>
          <w:p w14:paraId="5975421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5975421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Riverside Muni </w:t>
            </w:r>
          </w:p>
        </w:tc>
        <w:tc>
          <w:tcPr>
            <w:tcW w:w="1407" w:type="dxa"/>
            <w:tcBorders>
              <w:top w:val="nil"/>
              <w:left w:val="nil"/>
              <w:bottom w:val="nil"/>
              <w:right w:val="nil"/>
            </w:tcBorders>
            <w:shd w:val="clear" w:color="auto" w:fill="auto"/>
            <w:noWrap/>
            <w:vAlign w:val="bottom"/>
            <w:hideMark/>
          </w:tcPr>
          <w:p w14:paraId="5975421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33.95</w:t>
            </w:r>
          </w:p>
        </w:tc>
        <w:tc>
          <w:tcPr>
            <w:tcW w:w="1507" w:type="dxa"/>
            <w:tcBorders>
              <w:top w:val="nil"/>
              <w:left w:val="nil"/>
              <w:bottom w:val="nil"/>
              <w:right w:val="nil"/>
            </w:tcBorders>
            <w:shd w:val="clear" w:color="auto" w:fill="auto"/>
            <w:noWrap/>
            <w:vAlign w:val="bottom"/>
            <w:hideMark/>
          </w:tcPr>
          <w:p w14:paraId="5975421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–117.45</w:t>
            </w:r>
          </w:p>
        </w:tc>
        <w:tc>
          <w:tcPr>
            <w:tcW w:w="1290" w:type="dxa"/>
            <w:tcBorders>
              <w:top w:val="nil"/>
              <w:left w:val="nil"/>
              <w:bottom w:val="nil"/>
              <w:right w:val="nil"/>
            </w:tcBorders>
            <w:shd w:val="clear" w:color="auto" w:fill="auto"/>
            <w:noWrap/>
            <w:vAlign w:val="bottom"/>
            <w:hideMark/>
          </w:tcPr>
          <w:p w14:paraId="5975421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20" w14:textId="77777777" w:rsidTr="00175FF5">
        <w:trPr>
          <w:trHeight w:val="240"/>
        </w:trPr>
        <w:tc>
          <w:tcPr>
            <w:tcW w:w="965" w:type="dxa"/>
            <w:tcBorders>
              <w:top w:val="nil"/>
              <w:left w:val="nil"/>
              <w:bottom w:val="nil"/>
              <w:right w:val="nil"/>
            </w:tcBorders>
            <w:shd w:val="clear" w:color="auto" w:fill="auto"/>
            <w:noWrap/>
            <w:vAlign w:val="bottom"/>
            <w:hideMark/>
          </w:tcPr>
          <w:p w14:paraId="5975421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722880</w:t>
            </w:r>
          </w:p>
        </w:tc>
        <w:tc>
          <w:tcPr>
            <w:tcW w:w="810" w:type="dxa"/>
            <w:tcBorders>
              <w:top w:val="nil"/>
              <w:left w:val="nil"/>
              <w:bottom w:val="nil"/>
              <w:right w:val="nil"/>
            </w:tcBorders>
            <w:shd w:val="clear" w:color="auto" w:fill="auto"/>
            <w:noWrap/>
            <w:vAlign w:val="bottom"/>
            <w:hideMark/>
          </w:tcPr>
          <w:p w14:paraId="5975421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1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07" w:type="dxa"/>
            <w:tcBorders>
              <w:top w:val="nil"/>
              <w:left w:val="nil"/>
              <w:bottom w:val="nil"/>
              <w:right w:val="nil"/>
            </w:tcBorders>
            <w:shd w:val="clear" w:color="auto" w:fill="auto"/>
            <w:noWrap/>
            <w:vAlign w:val="bottom"/>
            <w:hideMark/>
          </w:tcPr>
          <w:p w14:paraId="5975421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5975421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5975421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27" w14:textId="77777777" w:rsidTr="00175FF5">
        <w:trPr>
          <w:trHeight w:val="240"/>
        </w:trPr>
        <w:tc>
          <w:tcPr>
            <w:tcW w:w="965" w:type="dxa"/>
            <w:tcBorders>
              <w:top w:val="nil"/>
              <w:left w:val="nil"/>
              <w:bottom w:val="nil"/>
              <w:right w:val="nil"/>
            </w:tcBorders>
            <w:shd w:val="clear" w:color="auto" w:fill="auto"/>
            <w:noWrap/>
            <w:vAlign w:val="bottom"/>
            <w:hideMark/>
          </w:tcPr>
          <w:p w14:paraId="5975422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722885</w:t>
            </w:r>
          </w:p>
        </w:tc>
        <w:tc>
          <w:tcPr>
            <w:tcW w:w="810" w:type="dxa"/>
            <w:tcBorders>
              <w:top w:val="nil"/>
              <w:left w:val="nil"/>
              <w:bottom w:val="nil"/>
              <w:right w:val="nil"/>
            </w:tcBorders>
            <w:shd w:val="clear" w:color="auto" w:fill="auto"/>
            <w:noWrap/>
            <w:vAlign w:val="bottom"/>
            <w:hideMark/>
          </w:tcPr>
          <w:p w14:paraId="5975422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2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Monica Muni </w:t>
            </w:r>
          </w:p>
        </w:tc>
        <w:tc>
          <w:tcPr>
            <w:tcW w:w="1407" w:type="dxa"/>
            <w:tcBorders>
              <w:top w:val="nil"/>
              <w:left w:val="nil"/>
              <w:bottom w:val="nil"/>
              <w:right w:val="nil"/>
            </w:tcBorders>
            <w:shd w:val="clear" w:color="auto" w:fill="auto"/>
            <w:noWrap/>
            <w:vAlign w:val="bottom"/>
            <w:hideMark/>
          </w:tcPr>
          <w:p w14:paraId="5975422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34.02</w:t>
            </w:r>
          </w:p>
        </w:tc>
        <w:tc>
          <w:tcPr>
            <w:tcW w:w="1507" w:type="dxa"/>
            <w:tcBorders>
              <w:top w:val="nil"/>
              <w:left w:val="nil"/>
              <w:bottom w:val="nil"/>
              <w:right w:val="nil"/>
            </w:tcBorders>
            <w:shd w:val="clear" w:color="auto" w:fill="auto"/>
            <w:noWrap/>
            <w:vAlign w:val="bottom"/>
            <w:hideMark/>
          </w:tcPr>
          <w:p w14:paraId="5975422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–118.45</w:t>
            </w:r>
          </w:p>
        </w:tc>
        <w:tc>
          <w:tcPr>
            <w:tcW w:w="1290" w:type="dxa"/>
            <w:tcBorders>
              <w:top w:val="nil"/>
              <w:left w:val="nil"/>
              <w:bottom w:val="nil"/>
              <w:right w:val="nil"/>
            </w:tcBorders>
            <w:shd w:val="clear" w:color="auto" w:fill="auto"/>
            <w:noWrap/>
            <w:vAlign w:val="bottom"/>
            <w:hideMark/>
          </w:tcPr>
          <w:p w14:paraId="5975422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2E" w14:textId="77777777" w:rsidTr="00175FF5">
        <w:trPr>
          <w:trHeight w:val="240"/>
        </w:trPr>
        <w:tc>
          <w:tcPr>
            <w:tcW w:w="965" w:type="dxa"/>
            <w:tcBorders>
              <w:top w:val="nil"/>
              <w:left w:val="nil"/>
              <w:bottom w:val="nil"/>
              <w:right w:val="nil"/>
            </w:tcBorders>
            <w:shd w:val="clear" w:color="auto" w:fill="auto"/>
            <w:noWrap/>
            <w:vAlign w:val="bottom"/>
            <w:hideMark/>
          </w:tcPr>
          <w:p w14:paraId="5975422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722886</w:t>
            </w:r>
          </w:p>
        </w:tc>
        <w:tc>
          <w:tcPr>
            <w:tcW w:w="810" w:type="dxa"/>
            <w:tcBorders>
              <w:top w:val="nil"/>
              <w:left w:val="nil"/>
              <w:bottom w:val="nil"/>
              <w:right w:val="nil"/>
            </w:tcBorders>
            <w:shd w:val="clear" w:color="auto" w:fill="auto"/>
            <w:noWrap/>
            <w:vAlign w:val="bottom"/>
            <w:hideMark/>
          </w:tcPr>
          <w:p w14:paraId="5975422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2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Van Nuys Airport </w:t>
            </w:r>
          </w:p>
        </w:tc>
        <w:tc>
          <w:tcPr>
            <w:tcW w:w="1407" w:type="dxa"/>
            <w:tcBorders>
              <w:top w:val="nil"/>
              <w:left w:val="nil"/>
              <w:bottom w:val="nil"/>
              <w:right w:val="nil"/>
            </w:tcBorders>
            <w:shd w:val="clear" w:color="auto" w:fill="auto"/>
            <w:noWrap/>
            <w:vAlign w:val="bottom"/>
            <w:hideMark/>
          </w:tcPr>
          <w:p w14:paraId="5975422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5975422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–118.48</w:t>
            </w:r>
          </w:p>
        </w:tc>
        <w:tc>
          <w:tcPr>
            <w:tcW w:w="1290" w:type="dxa"/>
            <w:tcBorders>
              <w:top w:val="nil"/>
              <w:left w:val="nil"/>
              <w:bottom w:val="nil"/>
              <w:right w:val="nil"/>
            </w:tcBorders>
            <w:shd w:val="clear" w:color="auto" w:fill="auto"/>
            <w:noWrap/>
            <w:vAlign w:val="bottom"/>
            <w:hideMark/>
          </w:tcPr>
          <w:p w14:paraId="5975422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35" w14:textId="77777777" w:rsidTr="00175FF5">
        <w:trPr>
          <w:trHeight w:val="240"/>
        </w:trPr>
        <w:tc>
          <w:tcPr>
            <w:tcW w:w="965" w:type="dxa"/>
            <w:tcBorders>
              <w:top w:val="nil"/>
              <w:left w:val="nil"/>
              <w:bottom w:val="nil"/>
              <w:right w:val="nil"/>
            </w:tcBorders>
            <w:shd w:val="clear" w:color="auto" w:fill="auto"/>
            <w:noWrap/>
            <w:vAlign w:val="bottom"/>
            <w:hideMark/>
          </w:tcPr>
          <w:p w14:paraId="5975422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722895</w:t>
            </w:r>
          </w:p>
        </w:tc>
        <w:tc>
          <w:tcPr>
            <w:tcW w:w="810" w:type="dxa"/>
            <w:tcBorders>
              <w:top w:val="nil"/>
              <w:left w:val="nil"/>
              <w:bottom w:val="nil"/>
              <w:right w:val="nil"/>
            </w:tcBorders>
            <w:shd w:val="clear" w:color="auto" w:fill="auto"/>
            <w:noWrap/>
            <w:vAlign w:val="bottom"/>
            <w:hideMark/>
          </w:tcPr>
          <w:p w14:paraId="5975423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23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Lompoc (AWOS) </w:t>
            </w:r>
          </w:p>
        </w:tc>
        <w:tc>
          <w:tcPr>
            <w:tcW w:w="1407" w:type="dxa"/>
            <w:tcBorders>
              <w:top w:val="nil"/>
              <w:left w:val="nil"/>
              <w:bottom w:val="nil"/>
              <w:right w:val="nil"/>
            </w:tcBorders>
            <w:shd w:val="clear" w:color="auto" w:fill="auto"/>
            <w:noWrap/>
            <w:vAlign w:val="bottom"/>
            <w:hideMark/>
          </w:tcPr>
          <w:p w14:paraId="5975423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34.67</w:t>
            </w:r>
          </w:p>
        </w:tc>
        <w:tc>
          <w:tcPr>
            <w:tcW w:w="1507" w:type="dxa"/>
            <w:tcBorders>
              <w:top w:val="nil"/>
              <w:left w:val="nil"/>
              <w:bottom w:val="nil"/>
              <w:right w:val="nil"/>
            </w:tcBorders>
            <w:shd w:val="clear" w:color="auto" w:fill="auto"/>
            <w:noWrap/>
            <w:vAlign w:val="bottom"/>
            <w:hideMark/>
          </w:tcPr>
          <w:p w14:paraId="5975423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5975423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3C" w14:textId="77777777" w:rsidTr="00175FF5">
        <w:trPr>
          <w:trHeight w:val="240"/>
        </w:trPr>
        <w:tc>
          <w:tcPr>
            <w:tcW w:w="965" w:type="dxa"/>
            <w:tcBorders>
              <w:top w:val="nil"/>
              <w:left w:val="nil"/>
              <w:bottom w:val="nil"/>
              <w:right w:val="nil"/>
            </w:tcBorders>
            <w:shd w:val="clear" w:color="auto" w:fill="auto"/>
            <w:noWrap/>
            <w:vAlign w:val="bottom"/>
            <w:hideMark/>
          </w:tcPr>
          <w:p w14:paraId="5975423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722897</w:t>
            </w:r>
          </w:p>
        </w:tc>
        <w:tc>
          <w:tcPr>
            <w:tcW w:w="810" w:type="dxa"/>
            <w:tcBorders>
              <w:top w:val="nil"/>
              <w:left w:val="nil"/>
              <w:bottom w:val="nil"/>
              <w:right w:val="nil"/>
            </w:tcBorders>
            <w:shd w:val="clear" w:color="auto" w:fill="auto"/>
            <w:noWrap/>
            <w:vAlign w:val="bottom"/>
            <w:hideMark/>
          </w:tcPr>
          <w:p w14:paraId="5975423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23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3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35.23</w:t>
            </w:r>
          </w:p>
        </w:tc>
        <w:tc>
          <w:tcPr>
            <w:tcW w:w="1507" w:type="dxa"/>
            <w:tcBorders>
              <w:top w:val="nil"/>
              <w:left w:val="nil"/>
              <w:bottom w:val="nil"/>
              <w:right w:val="nil"/>
            </w:tcBorders>
            <w:shd w:val="clear" w:color="auto" w:fill="auto"/>
            <w:noWrap/>
            <w:vAlign w:val="bottom"/>
            <w:hideMark/>
          </w:tcPr>
          <w:p w14:paraId="5975423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5975423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43" w14:textId="77777777" w:rsidTr="00175FF5">
        <w:trPr>
          <w:trHeight w:val="240"/>
        </w:trPr>
        <w:tc>
          <w:tcPr>
            <w:tcW w:w="965" w:type="dxa"/>
            <w:tcBorders>
              <w:top w:val="nil"/>
              <w:left w:val="nil"/>
              <w:bottom w:val="nil"/>
              <w:right w:val="nil"/>
            </w:tcBorders>
            <w:shd w:val="clear" w:color="auto" w:fill="auto"/>
            <w:noWrap/>
            <w:vAlign w:val="bottom"/>
            <w:hideMark/>
          </w:tcPr>
          <w:p w14:paraId="5975423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722899</w:t>
            </w:r>
          </w:p>
        </w:tc>
        <w:tc>
          <w:tcPr>
            <w:tcW w:w="810" w:type="dxa"/>
            <w:tcBorders>
              <w:top w:val="nil"/>
              <w:left w:val="nil"/>
              <w:bottom w:val="nil"/>
              <w:right w:val="nil"/>
            </w:tcBorders>
            <w:shd w:val="clear" w:color="auto" w:fill="auto"/>
            <w:noWrap/>
            <w:vAlign w:val="bottom"/>
            <w:hideMark/>
          </w:tcPr>
          <w:p w14:paraId="5975423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3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Chino Airport </w:t>
            </w:r>
          </w:p>
        </w:tc>
        <w:tc>
          <w:tcPr>
            <w:tcW w:w="1407" w:type="dxa"/>
            <w:tcBorders>
              <w:top w:val="nil"/>
              <w:left w:val="nil"/>
              <w:bottom w:val="nil"/>
              <w:right w:val="nil"/>
            </w:tcBorders>
            <w:shd w:val="clear" w:color="auto" w:fill="auto"/>
            <w:noWrap/>
            <w:vAlign w:val="bottom"/>
            <w:hideMark/>
          </w:tcPr>
          <w:p w14:paraId="5975424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33.97</w:t>
            </w:r>
          </w:p>
        </w:tc>
        <w:tc>
          <w:tcPr>
            <w:tcW w:w="1507" w:type="dxa"/>
            <w:tcBorders>
              <w:top w:val="nil"/>
              <w:left w:val="nil"/>
              <w:bottom w:val="nil"/>
              <w:right w:val="nil"/>
            </w:tcBorders>
            <w:shd w:val="clear" w:color="auto" w:fill="auto"/>
            <w:noWrap/>
            <w:vAlign w:val="bottom"/>
            <w:hideMark/>
          </w:tcPr>
          <w:p w14:paraId="5975424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–117.63</w:t>
            </w:r>
          </w:p>
        </w:tc>
        <w:tc>
          <w:tcPr>
            <w:tcW w:w="1290" w:type="dxa"/>
            <w:tcBorders>
              <w:top w:val="nil"/>
              <w:left w:val="nil"/>
              <w:bottom w:val="nil"/>
              <w:right w:val="nil"/>
            </w:tcBorders>
            <w:shd w:val="clear" w:color="auto" w:fill="auto"/>
            <w:noWrap/>
            <w:vAlign w:val="bottom"/>
            <w:hideMark/>
          </w:tcPr>
          <w:p w14:paraId="5975424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4A" w14:textId="77777777" w:rsidTr="00175FF5">
        <w:trPr>
          <w:trHeight w:val="240"/>
        </w:trPr>
        <w:tc>
          <w:tcPr>
            <w:tcW w:w="965" w:type="dxa"/>
            <w:tcBorders>
              <w:top w:val="nil"/>
              <w:left w:val="nil"/>
              <w:bottom w:val="nil"/>
              <w:right w:val="nil"/>
            </w:tcBorders>
            <w:shd w:val="clear" w:color="auto" w:fill="auto"/>
            <w:noWrap/>
            <w:vAlign w:val="bottom"/>
            <w:hideMark/>
          </w:tcPr>
          <w:p w14:paraId="5975424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722900</w:t>
            </w:r>
          </w:p>
        </w:tc>
        <w:tc>
          <w:tcPr>
            <w:tcW w:w="810" w:type="dxa"/>
            <w:tcBorders>
              <w:top w:val="nil"/>
              <w:left w:val="nil"/>
              <w:bottom w:val="nil"/>
              <w:right w:val="nil"/>
            </w:tcBorders>
            <w:shd w:val="clear" w:color="auto" w:fill="auto"/>
            <w:noWrap/>
            <w:vAlign w:val="bottom"/>
            <w:hideMark/>
          </w:tcPr>
          <w:p w14:paraId="5975424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4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07" w:type="dxa"/>
            <w:tcBorders>
              <w:top w:val="nil"/>
              <w:left w:val="nil"/>
              <w:bottom w:val="nil"/>
              <w:right w:val="nil"/>
            </w:tcBorders>
            <w:shd w:val="clear" w:color="auto" w:fill="auto"/>
            <w:noWrap/>
            <w:vAlign w:val="bottom"/>
            <w:hideMark/>
          </w:tcPr>
          <w:p w14:paraId="5975424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32.73</w:t>
            </w:r>
          </w:p>
        </w:tc>
        <w:tc>
          <w:tcPr>
            <w:tcW w:w="1507" w:type="dxa"/>
            <w:tcBorders>
              <w:top w:val="nil"/>
              <w:left w:val="nil"/>
              <w:bottom w:val="nil"/>
              <w:right w:val="nil"/>
            </w:tcBorders>
            <w:shd w:val="clear" w:color="auto" w:fill="auto"/>
            <w:noWrap/>
            <w:vAlign w:val="bottom"/>
            <w:hideMark/>
          </w:tcPr>
          <w:p w14:paraId="5975424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–117.17</w:t>
            </w:r>
          </w:p>
        </w:tc>
        <w:tc>
          <w:tcPr>
            <w:tcW w:w="1290" w:type="dxa"/>
            <w:tcBorders>
              <w:top w:val="nil"/>
              <w:left w:val="nil"/>
              <w:bottom w:val="nil"/>
              <w:right w:val="nil"/>
            </w:tcBorders>
            <w:shd w:val="clear" w:color="auto" w:fill="auto"/>
            <w:noWrap/>
            <w:vAlign w:val="bottom"/>
            <w:hideMark/>
          </w:tcPr>
          <w:p w14:paraId="5975424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51" w14:textId="77777777" w:rsidTr="00175FF5">
        <w:trPr>
          <w:trHeight w:val="240"/>
        </w:trPr>
        <w:tc>
          <w:tcPr>
            <w:tcW w:w="965" w:type="dxa"/>
            <w:tcBorders>
              <w:top w:val="nil"/>
              <w:left w:val="nil"/>
              <w:bottom w:val="nil"/>
              <w:right w:val="nil"/>
            </w:tcBorders>
            <w:shd w:val="clear" w:color="auto" w:fill="auto"/>
            <w:noWrap/>
            <w:vAlign w:val="bottom"/>
            <w:hideMark/>
          </w:tcPr>
          <w:p w14:paraId="5975424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722903</w:t>
            </w:r>
          </w:p>
        </w:tc>
        <w:tc>
          <w:tcPr>
            <w:tcW w:w="810" w:type="dxa"/>
            <w:tcBorders>
              <w:top w:val="nil"/>
              <w:left w:val="nil"/>
              <w:bottom w:val="nil"/>
              <w:right w:val="nil"/>
            </w:tcBorders>
            <w:shd w:val="clear" w:color="auto" w:fill="auto"/>
            <w:noWrap/>
            <w:vAlign w:val="bottom"/>
            <w:hideMark/>
          </w:tcPr>
          <w:p w14:paraId="5975424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4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Diego/Montgomery </w:t>
            </w:r>
          </w:p>
        </w:tc>
        <w:tc>
          <w:tcPr>
            <w:tcW w:w="1407" w:type="dxa"/>
            <w:tcBorders>
              <w:top w:val="nil"/>
              <w:left w:val="nil"/>
              <w:bottom w:val="nil"/>
              <w:right w:val="nil"/>
            </w:tcBorders>
            <w:shd w:val="clear" w:color="auto" w:fill="auto"/>
            <w:noWrap/>
            <w:vAlign w:val="bottom"/>
            <w:hideMark/>
          </w:tcPr>
          <w:p w14:paraId="5975424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32.82</w:t>
            </w:r>
          </w:p>
        </w:tc>
        <w:tc>
          <w:tcPr>
            <w:tcW w:w="1507" w:type="dxa"/>
            <w:tcBorders>
              <w:top w:val="nil"/>
              <w:left w:val="nil"/>
              <w:bottom w:val="nil"/>
              <w:right w:val="nil"/>
            </w:tcBorders>
            <w:shd w:val="clear" w:color="auto" w:fill="auto"/>
            <w:noWrap/>
            <w:vAlign w:val="bottom"/>
            <w:hideMark/>
          </w:tcPr>
          <w:p w14:paraId="5975424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nil"/>
              <w:left w:val="nil"/>
              <w:bottom w:val="nil"/>
              <w:right w:val="nil"/>
            </w:tcBorders>
            <w:shd w:val="clear" w:color="auto" w:fill="auto"/>
            <w:noWrap/>
            <w:vAlign w:val="bottom"/>
            <w:hideMark/>
          </w:tcPr>
          <w:p w14:paraId="5975425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53"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252" w14:textId="20C0269B"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lastRenderedPageBreak/>
              <w:t>NORMATIVE APPENDIX X:</w:t>
            </w:r>
          </w:p>
        </w:tc>
      </w:tr>
      <w:tr w:rsidR="00175FF5" w:rsidRPr="002A4574" w14:paraId="59754255"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254"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175FF5" w:rsidRPr="002A4574" w14:paraId="59754257" w14:textId="77777777" w:rsidTr="00175FF5">
        <w:trPr>
          <w:trHeight w:val="240"/>
        </w:trPr>
        <w:tc>
          <w:tcPr>
            <w:tcW w:w="10921" w:type="dxa"/>
            <w:gridSpan w:val="6"/>
            <w:tcBorders>
              <w:top w:val="nil"/>
              <w:left w:val="nil"/>
              <w:right w:val="nil"/>
            </w:tcBorders>
            <w:shd w:val="clear" w:color="auto" w:fill="auto"/>
            <w:noWrap/>
            <w:vAlign w:val="bottom"/>
            <w:hideMark/>
          </w:tcPr>
          <w:p w14:paraId="59754256"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TABLE X1 U.S. Climates</w:t>
            </w:r>
          </w:p>
        </w:tc>
      </w:tr>
      <w:tr w:rsidR="00175FF5" w:rsidRPr="002A4574" w14:paraId="5975425E" w14:textId="77777777" w:rsidTr="00175FF5">
        <w:trPr>
          <w:trHeight w:val="240"/>
        </w:trPr>
        <w:tc>
          <w:tcPr>
            <w:tcW w:w="965" w:type="dxa"/>
            <w:tcBorders>
              <w:top w:val="nil"/>
              <w:left w:val="nil"/>
              <w:bottom w:val="single" w:sz="4" w:space="0" w:color="auto"/>
              <w:right w:val="nil"/>
            </w:tcBorders>
            <w:shd w:val="clear" w:color="auto" w:fill="auto"/>
            <w:noWrap/>
            <w:vAlign w:val="bottom"/>
            <w:hideMark/>
          </w:tcPr>
          <w:p w14:paraId="5975425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59754259"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5975425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5975425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5975425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5975425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State</w:t>
            </w:r>
          </w:p>
        </w:tc>
      </w:tr>
      <w:tr w:rsidR="00175FF5" w:rsidRPr="002A4574" w14:paraId="59754265" w14:textId="77777777" w:rsidTr="00175FF5">
        <w:trPr>
          <w:trHeight w:val="240"/>
        </w:trPr>
        <w:tc>
          <w:tcPr>
            <w:tcW w:w="965" w:type="dxa"/>
            <w:tcBorders>
              <w:top w:val="single" w:sz="4" w:space="0" w:color="auto"/>
              <w:left w:val="nil"/>
              <w:bottom w:val="nil"/>
              <w:right w:val="nil"/>
            </w:tcBorders>
            <w:shd w:val="clear" w:color="auto" w:fill="auto"/>
            <w:noWrap/>
            <w:vAlign w:val="bottom"/>
            <w:hideMark/>
          </w:tcPr>
          <w:p w14:paraId="5975425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722904</w:t>
            </w:r>
          </w:p>
        </w:tc>
        <w:tc>
          <w:tcPr>
            <w:tcW w:w="810" w:type="dxa"/>
            <w:tcBorders>
              <w:top w:val="single" w:sz="4" w:space="0" w:color="auto"/>
              <w:left w:val="nil"/>
              <w:bottom w:val="nil"/>
              <w:right w:val="nil"/>
            </w:tcBorders>
            <w:shd w:val="clear" w:color="auto" w:fill="auto"/>
            <w:noWrap/>
            <w:vAlign w:val="bottom"/>
            <w:hideMark/>
          </w:tcPr>
          <w:p w14:paraId="5975426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single" w:sz="4" w:space="0" w:color="auto"/>
              <w:left w:val="nil"/>
              <w:bottom w:val="nil"/>
              <w:right w:val="nil"/>
            </w:tcBorders>
            <w:shd w:val="clear" w:color="auto" w:fill="auto"/>
            <w:noWrap/>
            <w:vAlign w:val="bottom"/>
            <w:hideMark/>
          </w:tcPr>
          <w:p w14:paraId="5975426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07" w:type="dxa"/>
            <w:tcBorders>
              <w:top w:val="single" w:sz="4" w:space="0" w:color="auto"/>
              <w:left w:val="nil"/>
              <w:bottom w:val="nil"/>
              <w:right w:val="nil"/>
            </w:tcBorders>
            <w:shd w:val="clear" w:color="auto" w:fill="auto"/>
            <w:noWrap/>
            <w:vAlign w:val="bottom"/>
            <w:hideMark/>
          </w:tcPr>
          <w:p w14:paraId="5975426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32.58</w:t>
            </w:r>
          </w:p>
        </w:tc>
        <w:tc>
          <w:tcPr>
            <w:tcW w:w="1507" w:type="dxa"/>
            <w:tcBorders>
              <w:top w:val="single" w:sz="4" w:space="0" w:color="auto"/>
              <w:left w:val="nil"/>
              <w:bottom w:val="nil"/>
              <w:right w:val="nil"/>
            </w:tcBorders>
            <w:shd w:val="clear" w:color="auto" w:fill="auto"/>
            <w:noWrap/>
            <w:vAlign w:val="bottom"/>
            <w:hideMark/>
          </w:tcPr>
          <w:p w14:paraId="5975426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–116.98</w:t>
            </w:r>
          </w:p>
        </w:tc>
        <w:tc>
          <w:tcPr>
            <w:tcW w:w="1290" w:type="dxa"/>
            <w:tcBorders>
              <w:top w:val="single" w:sz="4" w:space="0" w:color="auto"/>
              <w:left w:val="nil"/>
              <w:bottom w:val="nil"/>
              <w:right w:val="nil"/>
            </w:tcBorders>
            <w:shd w:val="clear" w:color="auto" w:fill="auto"/>
            <w:noWrap/>
            <w:vAlign w:val="bottom"/>
            <w:hideMark/>
          </w:tcPr>
          <w:p w14:paraId="5975426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6C" w14:textId="77777777" w:rsidTr="00175FF5">
        <w:trPr>
          <w:trHeight w:val="240"/>
        </w:trPr>
        <w:tc>
          <w:tcPr>
            <w:tcW w:w="965" w:type="dxa"/>
            <w:tcBorders>
              <w:top w:val="nil"/>
              <w:left w:val="nil"/>
              <w:bottom w:val="nil"/>
              <w:right w:val="nil"/>
            </w:tcBorders>
            <w:shd w:val="clear" w:color="auto" w:fill="auto"/>
            <w:noWrap/>
            <w:vAlign w:val="bottom"/>
            <w:hideMark/>
          </w:tcPr>
          <w:p w14:paraId="5975426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722906</w:t>
            </w:r>
          </w:p>
        </w:tc>
        <w:tc>
          <w:tcPr>
            <w:tcW w:w="810" w:type="dxa"/>
            <w:tcBorders>
              <w:top w:val="nil"/>
              <w:left w:val="nil"/>
              <w:bottom w:val="nil"/>
              <w:right w:val="nil"/>
            </w:tcBorders>
            <w:shd w:val="clear" w:color="auto" w:fill="auto"/>
            <w:noWrap/>
            <w:vAlign w:val="bottom"/>
            <w:hideMark/>
          </w:tcPr>
          <w:p w14:paraId="5975426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6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07" w:type="dxa"/>
            <w:tcBorders>
              <w:top w:val="nil"/>
              <w:left w:val="nil"/>
              <w:bottom w:val="nil"/>
              <w:right w:val="nil"/>
            </w:tcBorders>
            <w:shd w:val="clear" w:color="auto" w:fill="auto"/>
            <w:noWrap/>
            <w:vAlign w:val="bottom"/>
            <w:hideMark/>
          </w:tcPr>
          <w:p w14:paraId="5975426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32.7</w:t>
            </w:r>
          </w:p>
        </w:tc>
        <w:tc>
          <w:tcPr>
            <w:tcW w:w="1507" w:type="dxa"/>
            <w:tcBorders>
              <w:top w:val="nil"/>
              <w:left w:val="nil"/>
              <w:bottom w:val="nil"/>
              <w:right w:val="nil"/>
            </w:tcBorders>
            <w:shd w:val="clear" w:color="auto" w:fill="auto"/>
            <w:noWrap/>
            <w:vAlign w:val="bottom"/>
            <w:hideMark/>
          </w:tcPr>
          <w:p w14:paraId="5975426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–117.20</w:t>
            </w:r>
          </w:p>
        </w:tc>
        <w:tc>
          <w:tcPr>
            <w:tcW w:w="1290" w:type="dxa"/>
            <w:tcBorders>
              <w:top w:val="nil"/>
              <w:left w:val="nil"/>
              <w:bottom w:val="nil"/>
              <w:right w:val="nil"/>
            </w:tcBorders>
            <w:shd w:val="clear" w:color="auto" w:fill="auto"/>
            <w:noWrap/>
            <w:vAlign w:val="bottom"/>
            <w:hideMark/>
          </w:tcPr>
          <w:p w14:paraId="5975426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73" w14:textId="77777777" w:rsidTr="00175FF5">
        <w:trPr>
          <w:trHeight w:val="240"/>
        </w:trPr>
        <w:tc>
          <w:tcPr>
            <w:tcW w:w="965" w:type="dxa"/>
            <w:tcBorders>
              <w:top w:val="nil"/>
              <w:left w:val="nil"/>
              <w:bottom w:val="nil"/>
              <w:right w:val="nil"/>
            </w:tcBorders>
            <w:shd w:val="clear" w:color="auto" w:fill="auto"/>
            <w:noWrap/>
            <w:vAlign w:val="bottom"/>
            <w:hideMark/>
          </w:tcPr>
          <w:p w14:paraId="5975426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722926</w:t>
            </w:r>
          </w:p>
        </w:tc>
        <w:tc>
          <w:tcPr>
            <w:tcW w:w="810" w:type="dxa"/>
            <w:tcBorders>
              <w:top w:val="nil"/>
              <w:left w:val="nil"/>
              <w:bottom w:val="nil"/>
              <w:right w:val="nil"/>
            </w:tcBorders>
            <w:shd w:val="clear" w:color="auto" w:fill="auto"/>
            <w:noWrap/>
            <w:vAlign w:val="bottom"/>
            <w:hideMark/>
          </w:tcPr>
          <w:p w14:paraId="5975426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nil"/>
              <w:left w:val="nil"/>
              <w:bottom w:val="nil"/>
              <w:right w:val="nil"/>
            </w:tcBorders>
            <w:shd w:val="clear" w:color="auto" w:fill="auto"/>
            <w:noWrap/>
            <w:vAlign w:val="bottom"/>
            <w:hideMark/>
          </w:tcPr>
          <w:p w14:paraId="5975426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Camp Pendleton MCAS </w:t>
            </w:r>
          </w:p>
        </w:tc>
        <w:tc>
          <w:tcPr>
            <w:tcW w:w="1407" w:type="dxa"/>
            <w:tcBorders>
              <w:top w:val="nil"/>
              <w:left w:val="nil"/>
              <w:bottom w:val="nil"/>
              <w:right w:val="nil"/>
            </w:tcBorders>
            <w:shd w:val="clear" w:color="auto" w:fill="auto"/>
            <w:noWrap/>
            <w:vAlign w:val="bottom"/>
            <w:hideMark/>
          </w:tcPr>
          <w:p w14:paraId="5975427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33.3</w:t>
            </w:r>
          </w:p>
        </w:tc>
        <w:tc>
          <w:tcPr>
            <w:tcW w:w="1507" w:type="dxa"/>
            <w:tcBorders>
              <w:top w:val="nil"/>
              <w:left w:val="nil"/>
              <w:bottom w:val="nil"/>
              <w:right w:val="nil"/>
            </w:tcBorders>
            <w:shd w:val="clear" w:color="auto" w:fill="auto"/>
            <w:noWrap/>
            <w:vAlign w:val="bottom"/>
            <w:hideMark/>
          </w:tcPr>
          <w:p w14:paraId="5975427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–117.35</w:t>
            </w:r>
          </w:p>
        </w:tc>
        <w:tc>
          <w:tcPr>
            <w:tcW w:w="1290" w:type="dxa"/>
            <w:tcBorders>
              <w:top w:val="nil"/>
              <w:left w:val="nil"/>
              <w:bottom w:val="nil"/>
              <w:right w:val="nil"/>
            </w:tcBorders>
            <w:shd w:val="clear" w:color="auto" w:fill="auto"/>
            <w:noWrap/>
            <w:vAlign w:val="bottom"/>
            <w:hideMark/>
          </w:tcPr>
          <w:p w14:paraId="5975427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7A" w14:textId="77777777" w:rsidTr="00175FF5">
        <w:trPr>
          <w:trHeight w:val="240"/>
        </w:trPr>
        <w:tc>
          <w:tcPr>
            <w:tcW w:w="965" w:type="dxa"/>
            <w:tcBorders>
              <w:top w:val="nil"/>
              <w:left w:val="nil"/>
              <w:bottom w:val="nil"/>
              <w:right w:val="nil"/>
            </w:tcBorders>
            <w:shd w:val="clear" w:color="auto" w:fill="auto"/>
            <w:noWrap/>
            <w:vAlign w:val="bottom"/>
            <w:hideMark/>
          </w:tcPr>
          <w:p w14:paraId="5975427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722927</w:t>
            </w:r>
          </w:p>
        </w:tc>
        <w:tc>
          <w:tcPr>
            <w:tcW w:w="810" w:type="dxa"/>
            <w:tcBorders>
              <w:top w:val="nil"/>
              <w:left w:val="nil"/>
              <w:bottom w:val="nil"/>
              <w:right w:val="nil"/>
            </w:tcBorders>
            <w:shd w:val="clear" w:color="auto" w:fill="auto"/>
            <w:noWrap/>
            <w:vAlign w:val="bottom"/>
            <w:hideMark/>
          </w:tcPr>
          <w:p w14:paraId="5975427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7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Carlsbad/Palomar </w:t>
            </w:r>
          </w:p>
        </w:tc>
        <w:tc>
          <w:tcPr>
            <w:tcW w:w="1407" w:type="dxa"/>
            <w:tcBorders>
              <w:top w:val="nil"/>
              <w:left w:val="nil"/>
              <w:bottom w:val="nil"/>
              <w:right w:val="nil"/>
            </w:tcBorders>
            <w:shd w:val="clear" w:color="auto" w:fill="auto"/>
            <w:noWrap/>
            <w:vAlign w:val="bottom"/>
            <w:hideMark/>
          </w:tcPr>
          <w:p w14:paraId="5975427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33.13</w:t>
            </w:r>
          </w:p>
        </w:tc>
        <w:tc>
          <w:tcPr>
            <w:tcW w:w="1507" w:type="dxa"/>
            <w:tcBorders>
              <w:top w:val="nil"/>
              <w:left w:val="nil"/>
              <w:bottom w:val="nil"/>
              <w:right w:val="nil"/>
            </w:tcBorders>
            <w:shd w:val="clear" w:color="auto" w:fill="auto"/>
            <w:noWrap/>
            <w:vAlign w:val="bottom"/>
            <w:hideMark/>
          </w:tcPr>
          <w:p w14:paraId="5975427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–117.28</w:t>
            </w:r>
          </w:p>
        </w:tc>
        <w:tc>
          <w:tcPr>
            <w:tcW w:w="1290" w:type="dxa"/>
            <w:tcBorders>
              <w:top w:val="nil"/>
              <w:left w:val="nil"/>
              <w:bottom w:val="nil"/>
              <w:right w:val="nil"/>
            </w:tcBorders>
            <w:shd w:val="clear" w:color="auto" w:fill="auto"/>
            <w:noWrap/>
            <w:vAlign w:val="bottom"/>
            <w:hideMark/>
          </w:tcPr>
          <w:p w14:paraId="5975427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81" w14:textId="77777777" w:rsidTr="00175FF5">
        <w:trPr>
          <w:trHeight w:val="240"/>
        </w:trPr>
        <w:tc>
          <w:tcPr>
            <w:tcW w:w="965" w:type="dxa"/>
            <w:tcBorders>
              <w:top w:val="nil"/>
              <w:left w:val="nil"/>
              <w:bottom w:val="nil"/>
              <w:right w:val="nil"/>
            </w:tcBorders>
            <w:shd w:val="clear" w:color="auto" w:fill="auto"/>
            <w:noWrap/>
            <w:vAlign w:val="bottom"/>
            <w:hideMark/>
          </w:tcPr>
          <w:p w14:paraId="5975427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722930</w:t>
            </w:r>
          </w:p>
        </w:tc>
        <w:tc>
          <w:tcPr>
            <w:tcW w:w="810" w:type="dxa"/>
            <w:tcBorders>
              <w:top w:val="nil"/>
              <w:left w:val="nil"/>
              <w:bottom w:val="nil"/>
              <w:right w:val="nil"/>
            </w:tcBorders>
            <w:shd w:val="clear" w:color="auto" w:fill="auto"/>
            <w:noWrap/>
            <w:vAlign w:val="bottom"/>
            <w:hideMark/>
          </w:tcPr>
          <w:p w14:paraId="5975427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7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07" w:type="dxa"/>
            <w:tcBorders>
              <w:top w:val="nil"/>
              <w:left w:val="nil"/>
              <w:bottom w:val="nil"/>
              <w:right w:val="nil"/>
            </w:tcBorders>
            <w:shd w:val="clear" w:color="auto" w:fill="auto"/>
            <w:noWrap/>
            <w:vAlign w:val="bottom"/>
            <w:hideMark/>
          </w:tcPr>
          <w:p w14:paraId="5975427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32.87</w:t>
            </w:r>
          </w:p>
        </w:tc>
        <w:tc>
          <w:tcPr>
            <w:tcW w:w="1507" w:type="dxa"/>
            <w:tcBorders>
              <w:top w:val="nil"/>
              <w:left w:val="nil"/>
              <w:bottom w:val="nil"/>
              <w:right w:val="nil"/>
            </w:tcBorders>
            <w:shd w:val="clear" w:color="auto" w:fill="auto"/>
            <w:noWrap/>
            <w:vAlign w:val="bottom"/>
            <w:hideMark/>
          </w:tcPr>
          <w:p w14:paraId="5975427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nil"/>
              <w:left w:val="nil"/>
              <w:bottom w:val="nil"/>
              <w:right w:val="nil"/>
            </w:tcBorders>
            <w:shd w:val="clear" w:color="auto" w:fill="auto"/>
            <w:noWrap/>
            <w:vAlign w:val="bottom"/>
            <w:hideMark/>
          </w:tcPr>
          <w:p w14:paraId="5975428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88" w14:textId="77777777" w:rsidTr="00175FF5">
        <w:trPr>
          <w:trHeight w:val="240"/>
        </w:trPr>
        <w:tc>
          <w:tcPr>
            <w:tcW w:w="965" w:type="dxa"/>
            <w:tcBorders>
              <w:top w:val="nil"/>
              <w:left w:val="nil"/>
              <w:bottom w:val="nil"/>
              <w:right w:val="nil"/>
            </w:tcBorders>
            <w:shd w:val="clear" w:color="auto" w:fill="auto"/>
            <w:noWrap/>
            <w:vAlign w:val="bottom"/>
            <w:hideMark/>
          </w:tcPr>
          <w:p w14:paraId="5975428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722950</w:t>
            </w:r>
          </w:p>
        </w:tc>
        <w:tc>
          <w:tcPr>
            <w:tcW w:w="810" w:type="dxa"/>
            <w:tcBorders>
              <w:top w:val="nil"/>
              <w:left w:val="nil"/>
              <w:bottom w:val="nil"/>
              <w:right w:val="nil"/>
            </w:tcBorders>
            <w:shd w:val="clear" w:color="auto" w:fill="auto"/>
            <w:noWrap/>
            <w:vAlign w:val="bottom"/>
            <w:hideMark/>
          </w:tcPr>
          <w:p w14:paraId="5975428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5975428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8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33.93</w:t>
            </w:r>
          </w:p>
        </w:tc>
        <w:tc>
          <w:tcPr>
            <w:tcW w:w="1507" w:type="dxa"/>
            <w:tcBorders>
              <w:top w:val="nil"/>
              <w:left w:val="nil"/>
              <w:bottom w:val="nil"/>
              <w:right w:val="nil"/>
            </w:tcBorders>
            <w:shd w:val="clear" w:color="auto" w:fill="auto"/>
            <w:noWrap/>
            <w:vAlign w:val="bottom"/>
            <w:hideMark/>
          </w:tcPr>
          <w:p w14:paraId="5975428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–118.40</w:t>
            </w:r>
          </w:p>
        </w:tc>
        <w:tc>
          <w:tcPr>
            <w:tcW w:w="1290" w:type="dxa"/>
            <w:tcBorders>
              <w:top w:val="nil"/>
              <w:left w:val="nil"/>
              <w:bottom w:val="nil"/>
              <w:right w:val="nil"/>
            </w:tcBorders>
            <w:shd w:val="clear" w:color="auto" w:fill="auto"/>
            <w:noWrap/>
            <w:vAlign w:val="bottom"/>
            <w:hideMark/>
          </w:tcPr>
          <w:p w14:paraId="5975428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8F" w14:textId="77777777" w:rsidTr="00175FF5">
        <w:trPr>
          <w:trHeight w:val="240"/>
        </w:trPr>
        <w:tc>
          <w:tcPr>
            <w:tcW w:w="965" w:type="dxa"/>
            <w:tcBorders>
              <w:top w:val="nil"/>
              <w:left w:val="nil"/>
              <w:bottom w:val="nil"/>
              <w:right w:val="nil"/>
            </w:tcBorders>
            <w:shd w:val="clear" w:color="auto" w:fill="auto"/>
            <w:noWrap/>
            <w:vAlign w:val="bottom"/>
            <w:hideMark/>
          </w:tcPr>
          <w:p w14:paraId="5975428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722956</w:t>
            </w:r>
          </w:p>
        </w:tc>
        <w:tc>
          <w:tcPr>
            <w:tcW w:w="810" w:type="dxa"/>
            <w:tcBorders>
              <w:top w:val="nil"/>
              <w:left w:val="nil"/>
              <w:bottom w:val="nil"/>
              <w:right w:val="nil"/>
            </w:tcBorders>
            <w:shd w:val="clear" w:color="auto" w:fill="auto"/>
            <w:noWrap/>
            <w:vAlign w:val="bottom"/>
            <w:hideMark/>
          </w:tcPr>
          <w:p w14:paraId="5975428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8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407" w:type="dxa"/>
            <w:tcBorders>
              <w:top w:val="nil"/>
              <w:left w:val="nil"/>
              <w:bottom w:val="nil"/>
              <w:right w:val="nil"/>
            </w:tcBorders>
            <w:shd w:val="clear" w:color="auto" w:fill="auto"/>
            <w:noWrap/>
            <w:vAlign w:val="bottom"/>
            <w:hideMark/>
          </w:tcPr>
          <w:p w14:paraId="5975428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33.92</w:t>
            </w:r>
          </w:p>
        </w:tc>
        <w:tc>
          <w:tcPr>
            <w:tcW w:w="1507" w:type="dxa"/>
            <w:tcBorders>
              <w:top w:val="nil"/>
              <w:left w:val="nil"/>
              <w:bottom w:val="nil"/>
              <w:right w:val="nil"/>
            </w:tcBorders>
            <w:shd w:val="clear" w:color="auto" w:fill="auto"/>
            <w:noWrap/>
            <w:vAlign w:val="bottom"/>
            <w:hideMark/>
          </w:tcPr>
          <w:p w14:paraId="5975428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–118.33</w:t>
            </w:r>
          </w:p>
        </w:tc>
        <w:tc>
          <w:tcPr>
            <w:tcW w:w="1290" w:type="dxa"/>
            <w:tcBorders>
              <w:top w:val="nil"/>
              <w:left w:val="nil"/>
              <w:bottom w:val="nil"/>
              <w:right w:val="nil"/>
            </w:tcBorders>
            <w:shd w:val="clear" w:color="auto" w:fill="auto"/>
            <w:noWrap/>
            <w:vAlign w:val="bottom"/>
            <w:hideMark/>
          </w:tcPr>
          <w:p w14:paraId="5975428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96" w14:textId="77777777" w:rsidTr="00175FF5">
        <w:trPr>
          <w:trHeight w:val="240"/>
        </w:trPr>
        <w:tc>
          <w:tcPr>
            <w:tcW w:w="965" w:type="dxa"/>
            <w:tcBorders>
              <w:top w:val="nil"/>
              <w:left w:val="nil"/>
              <w:bottom w:val="nil"/>
              <w:right w:val="nil"/>
            </w:tcBorders>
            <w:shd w:val="clear" w:color="auto" w:fill="auto"/>
            <w:noWrap/>
            <w:vAlign w:val="bottom"/>
            <w:hideMark/>
          </w:tcPr>
          <w:p w14:paraId="5975429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722970</w:t>
            </w:r>
          </w:p>
        </w:tc>
        <w:tc>
          <w:tcPr>
            <w:tcW w:w="810" w:type="dxa"/>
            <w:tcBorders>
              <w:top w:val="nil"/>
              <w:left w:val="nil"/>
              <w:bottom w:val="nil"/>
              <w:right w:val="nil"/>
            </w:tcBorders>
            <w:shd w:val="clear" w:color="auto" w:fill="auto"/>
            <w:noWrap/>
            <w:vAlign w:val="bottom"/>
            <w:hideMark/>
          </w:tcPr>
          <w:p w14:paraId="5975429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9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9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5975429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–118.17</w:t>
            </w:r>
          </w:p>
        </w:tc>
        <w:tc>
          <w:tcPr>
            <w:tcW w:w="1290" w:type="dxa"/>
            <w:tcBorders>
              <w:top w:val="nil"/>
              <w:left w:val="nil"/>
              <w:bottom w:val="nil"/>
              <w:right w:val="nil"/>
            </w:tcBorders>
            <w:shd w:val="clear" w:color="auto" w:fill="auto"/>
            <w:noWrap/>
            <w:vAlign w:val="bottom"/>
            <w:hideMark/>
          </w:tcPr>
          <w:p w14:paraId="5975429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9D" w14:textId="77777777" w:rsidTr="00175FF5">
        <w:trPr>
          <w:trHeight w:val="240"/>
        </w:trPr>
        <w:tc>
          <w:tcPr>
            <w:tcW w:w="965" w:type="dxa"/>
            <w:tcBorders>
              <w:top w:val="nil"/>
              <w:left w:val="nil"/>
              <w:bottom w:val="nil"/>
              <w:right w:val="nil"/>
            </w:tcBorders>
            <w:shd w:val="clear" w:color="auto" w:fill="auto"/>
            <w:noWrap/>
            <w:vAlign w:val="bottom"/>
            <w:hideMark/>
          </w:tcPr>
          <w:p w14:paraId="5975429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722976</w:t>
            </w:r>
          </w:p>
        </w:tc>
        <w:tc>
          <w:tcPr>
            <w:tcW w:w="810" w:type="dxa"/>
            <w:tcBorders>
              <w:top w:val="nil"/>
              <w:left w:val="nil"/>
              <w:bottom w:val="nil"/>
              <w:right w:val="nil"/>
            </w:tcBorders>
            <w:shd w:val="clear" w:color="auto" w:fill="auto"/>
            <w:noWrap/>
            <w:vAlign w:val="bottom"/>
            <w:hideMark/>
          </w:tcPr>
          <w:p w14:paraId="5975429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0.34</w:t>
            </w:r>
          </w:p>
        </w:tc>
        <w:tc>
          <w:tcPr>
            <w:tcW w:w="4942" w:type="dxa"/>
            <w:tcBorders>
              <w:top w:val="nil"/>
              <w:left w:val="nil"/>
              <w:bottom w:val="nil"/>
              <w:right w:val="nil"/>
            </w:tcBorders>
            <w:shd w:val="clear" w:color="auto" w:fill="auto"/>
            <w:noWrap/>
            <w:vAlign w:val="bottom"/>
            <w:hideMark/>
          </w:tcPr>
          <w:p w14:paraId="5975429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Fullerton Municipal </w:t>
            </w:r>
          </w:p>
        </w:tc>
        <w:tc>
          <w:tcPr>
            <w:tcW w:w="1407" w:type="dxa"/>
            <w:tcBorders>
              <w:top w:val="nil"/>
              <w:left w:val="nil"/>
              <w:bottom w:val="nil"/>
              <w:right w:val="nil"/>
            </w:tcBorders>
            <w:shd w:val="clear" w:color="auto" w:fill="auto"/>
            <w:noWrap/>
            <w:vAlign w:val="bottom"/>
            <w:hideMark/>
          </w:tcPr>
          <w:p w14:paraId="5975429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33.87</w:t>
            </w:r>
          </w:p>
        </w:tc>
        <w:tc>
          <w:tcPr>
            <w:tcW w:w="1507" w:type="dxa"/>
            <w:tcBorders>
              <w:top w:val="nil"/>
              <w:left w:val="nil"/>
              <w:bottom w:val="nil"/>
              <w:right w:val="nil"/>
            </w:tcBorders>
            <w:shd w:val="clear" w:color="auto" w:fill="auto"/>
            <w:noWrap/>
            <w:vAlign w:val="bottom"/>
            <w:hideMark/>
          </w:tcPr>
          <w:p w14:paraId="5975429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–117.98</w:t>
            </w:r>
          </w:p>
        </w:tc>
        <w:tc>
          <w:tcPr>
            <w:tcW w:w="1290" w:type="dxa"/>
            <w:tcBorders>
              <w:top w:val="nil"/>
              <w:left w:val="nil"/>
              <w:bottom w:val="nil"/>
              <w:right w:val="nil"/>
            </w:tcBorders>
            <w:shd w:val="clear" w:color="auto" w:fill="auto"/>
            <w:noWrap/>
            <w:vAlign w:val="bottom"/>
            <w:hideMark/>
          </w:tcPr>
          <w:p w14:paraId="5975429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A4" w14:textId="77777777" w:rsidTr="00175FF5">
        <w:trPr>
          <w:trHeight w:val="240"/>
        </w:trPr>
        <w:tc>
          <w:tcPr>
            <w:tcW w:w="965" w:type="dxa"/>
            <w:tcBorders>
              <w:top w:val="nil"/>
              <w:left w:val="nil"/>
              <w:bottom w:val="nil"/>
              <w:right w:val="nil"/>
            </w:tcBorders>
            <w:shd w:val="clear" w:color="auto" w:fill="auto"/>
            <w:noWrap/>
            <w:vAlign w:val="bottom"/>
            <w:hideMark/>
          </w:tcPr>
          <w:p w14:paraId="5975429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722977</w:t>
            </w:r>
          </w:p>
        </w:tc>
        <w:tc>
          <w:tcPr>
            <w:tcW w:w="810" w:type="dxa"/>
            <w:tcBorders>
              <w:top w:val="nil"/>
              <w:left w:val="nil"/>
              <w:bottom w:val="nil"/>
              <w:right w:val="nil"/>
            </w:tcBorders>
            <w:shd w:val="clear" w:color="auto" w:fill="auto"/>
            <w:noWrap/>
            <w:vAlign w:val="bottom"/>
            <w:hideMark/>
          </w:tcPr>
          <w:p w14:paraId="5975429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0.36</w:t>
            </w:r>
          </w:p>
        </w:tc>
        <w:tc>
          <w:tcPr>
            <w:tcW w:w="4942" w:type="dxa"/>
            <w:tcBorders>
              <w:top w:val="nil"/>
              <w:left w:val="nil"/>
              <w:bottom w:val="nil"/>
              <w:right w:val="nil"/>
            </w:tcBorders>
            <w:shd w:val="clear" w:color="auto" w:fill="auto"/>
            <w:noWrap/>
            <w:vAlign w:val="bottom"/>
            <w:hideMark/>
          </w:tcPr>
          <w:p w14:paraId="597542A0"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07" w:type="dxa"/>
            <w:tcBorders>
              <w:top w:val="nil"/>
              <w:left w:val="nil"/>
              <w:bottom w:val="nil"/>
              <w:right w:val="nil"/>
            </w:tcBorders>
            <w:shd w:val="clear" w:color="auto" w:fill="auto"/>
            <w:noWrap/>
            <w:vAlign w:val="bottom"/>
            <w:hideMark/>
          </w:tcPr>
          <w:p w14:paraId="597542A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33.68</w:t>
            </w:r>
          </w:p>
        </w:tc>
        <w:tc>
          <w:tcPr>
            <w:tcW w:w="1507" w:type="dxa"/>
            <w:tcBorders>
              <w:top w:val="nil"/>
              <w:left w:val="nil"/>
              <w:bottom w:val="nil"/>
              <w:right w:val="nil"/>
            </w:tcBorders>
            <w:shd w:val="clear" w:color="auto" w:fill="auto"/>
            <w:noWrap/>
            <w:vAlign w:val="bottom"/>
            <w:hideMark/>
          </w:tcPr>
          <w:p w14:paraId="597542A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597542A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AB" w14:textId="77777777" w:rsidTr="00175FF5">
        <w:trPr>
          <w:trHeight w:val="240"/>
        </w:trPr>
        <w:tc>
          <w:tcPr>
            <w:tcW w:w="965" w:type="dxa"/>
            <w:tcBorders>
              <w:top w:val="nil"/>
              <w:left w:val="nil"/>
              <w:bottom w:val="nil"/>
              <w:right w:val="nil"/>
            </w:tcBorders>
            <w:shd w:val="clear" w:color="auto" w:fill="auto"/>
            <w:noWrap/>
            <w:vAlign w:val="bottom"/>
            <w:hideMark/>
          </w:tcPr>
          <w:p w14:paraId="597542A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723805</w:t>
            </w:r>
          </w:p>
        </w:tc>
        <w:tc>
          <w:tcPr>
            <w:tcW w:w="810" w:type="dxa"/>
            <w:tcBorders>
              <w:top w:val="nil"/>
              <w:left w:val="nil"/>
              <w:bottom w:val="nil"/>
              <w:right w:val="nil"/>
            </w:tcBorders>
            <w:shd w:val="clear" w:color="auto" w:fill="auto"/>
            <w:noWrap/>
            <w:vAlign w:val="bottom"/>
            <w:hideMark/>
          </w:tcPr>
          <w:p w14:paraId="597542A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2A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Needles Airport </w:t>
            </w:r>
          </w:p>
        </w:tc>
        <w:tc>
          <w:tcPr>
            <w:tcW w:w="1407" w:type="dxa"/>
            <w:tcBorders>
              <w:top w:val="nil"/>
              <w:left w:val="nil"/>
              <w:bottom w:val="nil"/>
              <w:right w:val="nil"/>
            </w:tcBorders>
            <w:shd w:val="clear" w:color="auto" w:fill="auto"/>
            <w:noWrap/>
            <w:vAlign w:val="bottom"/>
            <w:hideMark/>
          </w:tcPr>
          <w:p w14:paraId="597542A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34.77</w:t>
            </w:r>
          </w:p>
        </w:tc>
        <w:tc>
          <w:tcPr>
            <w:tcW w:w="1507" w:type="dxa"/>
            <w:tcBorders>
              <w:top w:val="nil"/>
              <w:left w:val="nil"/>
              <w:bottom w:val="nil"/>
              <w:right w:val="nil"/>
            </w:tcBorders>
            <w:shd w:val="clear" w:color="auto" w:fill="auto"/>
            <w:noWrap/>
            <w:vAlign w:val="bottom"/>
            <w:hideMark/>
          </w:tcPr>
          <w:p w14:paraId="597542A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–114.62</w:t>
            </w:r>
          </w:p>
        </w:tc>
        <w:tc>
          <w:tcPr>
            <w:tcW w:w="1290" w:type="dxa"/>
            <w:tcBorders>
              <w:top w:val="nil"/>
              <w:left w:val="nil"/>
              <w:bottom w:val="nil"/>
              <w:right w:val="nil"/>
            </w:tcBorders>
            <w:shd w:val="clear" w:color="auto" w:fill="auto"/>
            <w:noWrap/>
            <w:vAlign w:val="bottom"/>
            <w:hideMark/>
          </w:tcPr>
          <w:p w14:paraId="597542A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B2" w14:textId="77777777" w:rsidTr="00175FF5">
        <w:trPr>
          <w:trHeight w:val="240"/>
        </w:trPr>
        <w:tc>
          <w:tcPr>
            <w:tcW w:w="965" w:type="dxa"/>
            <w:tcBorders>
              <w:top w:val="nil"/>
              <w:left w:val="nil"/>
              <w:bottom w:val="nil"/>
              <w:right w:val="nil"/>
            </w:tcBorders>
            <w:shd w:val="clear" w:color="auto" w:fill="auto"/>
            <w:noWrap/>
            <w:vAlign w:val="bottom"/>
            <w:hideMark/>
          </w:tcPr>
          <w:p w14:paraId="597542A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723810</w:t>
            </w:r>
          </w:p>
        </w:tc>
        <w:tc>
          <w:tcPr>
            <w:tcW w:w="810" w:type="dxa"/>
            <w:tcBorders>
              <w:top w:val="nil"/>
              <w:left w:val="nil"/>
              <w:bottom w:val="nil"/>
              <w:right w:val="nil"/>
            </w:tcBorders>
            <w:shd w:val="clear" w:color="auto" w:fill="auto"/>
            <w:noWrap/>
            <w:vAlign w:val="bottom"/>
            <w:hideMark/>
          </w:tcPr>
          <w:p w14:paraId="597542A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597542A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Edwards AFB </w:t>
            </w:r>
          </w:p>
        </w:tc>
        <w:tc>
          <w:tcPr>
            <w:tcW w:w="1407" w:type="dxa"/>
            <w:tcBorders>
              <w:top w:val="nil"/>
              <w:left w:val="nil"/>
              <w:bottom w:val="nil"/>
              <w:right w:val="nil"/>
            </w:tcBorders>
            <w:shd w:val="clear" w:color="auto" w:fill="auto"/>
            <w:noWrap/>
            <w:vAlign w:val="bottom"/>
            <w:hideMark/>
          </w:tcPr>
          <w:p w14:paraId="597542A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34.9</w:t>
            </w:r>
          </w:p>
        </w:tc>
        <w:tc>
          <w:tcPr>
            <w:tcW w:w="1507" w:type="dxa"/>
            <w:tcBorders>
              <w:top w:val="nil"/>
              <w:left w:val="nil"/>
              <w:bottom w:val="nil"/>
              <w:right w:val="nil"/>
            </w:tcBorders>
            <w:shd w:val="clear" w:color="auto" w:fill="auto"/>
            <w:noWrap/>
            <w:vAlign w:val="bottom"/>
            <w:hideMark/>
          </w:tcPr>
          <w:p w14:paraId="597542B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597542B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B9" w14:textId="77777777" w:rsidTr="00175FF5">
        <w:trPr>
          <w:trHeight w:val="240"/>
        </w:trPr>
        <w:tc>
          <w:tcPr>
            <w:tcW w:w="965" w:type="dxa"/>
            <w:tcBorders>
              <w:top w:val="nil"/>
              <w:left w:val="nil"/>
              <w:bottom w:val="nil"/>
              <w:right w:val="nil"/>
            </w:tcBorders>
            <w:shd w:val="clear" w:color="auto" w:fill="auto"/>
            <w:noWrap/>
            <w:vAlign w:val="bottom"/>
            <w:hideMark/>
          </w:tcPr>
          <w:p w14:paraId="597542B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723815</w:t>
            </w:r>
          </w:p>
        </w:tc>
        <w:tc>
          <w:tcPr>
            <w:tcW w:w="810" w:type="dxa"/>
            <w:tcBorders>
              <w:top w:val="nil"/>
              <w:left w:val="nil"/>
              <w:bottom w:val="nil"/>
              <w:right w:val="nil"/>
            </w:tcBorders>
            <w:shd w:val="clear" w:color="auto" w:fill="auto"/>
            <w:noWrap/>
            <w:vAlign w:val="bottom"/>
            <w:hideMark/>
          </w:tcPr>
          <w:p w14:paraId="597542B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0.58</w:t>
            </w:r>
          </w:p>
        </w:tc>
        <w:tc>
          <w:tcPr>
            <w:tcW w:w="4942" w:type="dxa"/>
            <w:tcBorders>
              <w:top w:val="nil"/>
              <w:left w:val="nil"/>
              <w:bottom w:val="nil"/>
              <w:right w:val="nil"/>
            </w:tcBorders>
            <w:shd w:val="clear" w:color="auto" w:fill="auto"/>
            <w:noWrap/>
            <w:vAlign w:val="bottom"/>
            <w:hideMark/>
          </w:tcPr>
          <w:p w14:paraId="597542B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07" w:type="dxa"/>
            <w:tcBorders>
              <w:top w:val="nil"/>
              <w:left w:val="nil"/>
              <w:bottom w:val="nil"/>
              <w:right w:val="nil"/>
            </w:tcBorders>
            <w:shd w:val="clear" w:color="auto" w:fill="auto"/>
            <w:noWrap/>
            <w:vAlign w:val="bottom"/>
            <w:hideMark/>
          </w:tcPr>
          <w:p w14:paraId="597542B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34.85</w:t>
            </w:r>
          </w:p>
        </w:tc>
        <w:tc>
          <w:tcPr>
            <w:tcW w:w="1507" w:type="dxa"/>
            <w:tcBorders>
              <w:top w:val="nil"/>
              <w:left w:val="nil"/>
              <w:bottom w:val="nil"/>
              <w:right w:val="nil"/>
            </w:tcBorders>
            <w:shd w:val="clear" w:color="auto" w:fill="auto"/>
            <w:noWrap/>
            <w:vAlign w:val="bottom"/>
            <w:hideMark/>
          </w:tcPr>
          <w:p w14:paraId="597542B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–116.80</w:t>
            </w:r>
          </w:p>
        </w:tc>
        <w:tc>
          <w:tcPr>
            <w:tcW w:w="1290" w:type="dxa"/>
            <w:tcBorders>
              <w:top w:val="nil"/>
              <w:left w:val="nil"/>
              <w:bottom w:val="nil"/>
              <w:right w:val="nil"/>
            </w:tcBorders>
            <w:shd w:val="clear" w:color="auto" w:fill="auto"/>
            <w:noWrap/>
            <w:vAlign w:val="bottom"/>
            <w:hideMark/>
          </w:tcPr>
          <w:p w14:paraId="597542B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C0" w14:textId="77777777" w:rsidTr="00175FF5">
        <w:trPr>
          <w:trHeight w:val="240"/>
        </w:trPr>
        <w:tc>
          <w:tcPr>
            <w:tcW w:w="965" w:type="dxa"/>
            <w:tcBorders>
              <w:top w:val="nil"/>
              <w:left w:val="nil"/>
              <w:bottom w:val="nil"/>
              <w:right w:val="nil"/>
            </w:tcBorders>
            <w:shd w:val="clear" w:color="auto" w:fill="auto"/>
            <w:noWrap/>
            <w:vAlign w:val="bottom"/>
            <w:hideMark/>
          </w:tcPr>
          <w:p w14:paraId="597542B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723816</w:t>
            </w:r>
          </w:p>
        </w:tc>
        <w:tc>
          <w:tcPr>
            <w:tcW w:w="810" w:type="dxa"/>
            <w:tcBorders>
              <w:top w:val="nil"/>
              <w:left w:val="nil"/>
              <w:bottom w:val="nil"/>
              <w:right w:val="nil"/>
            </w:tcBorders>
            <w:shd w:val="clear" w:color="auto" w:fill="auto"/>
            <w:noWrap/>
            <w:vAlign w:val="bottom"/>
            <w:hideMark/>
          </w:tcPr>
          <w:p w14:paraId="597542B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0.62</w:t>
            </w:r>
          </w:p>
        </w:tc>
        <w:tc>
          <w:tcPr>
            <w:tcW w:w="4942" w:type="dxa"/>
            <w:tcBorders>
              <w:top w:val="nil"/>
              <w:left w:val="nil"/>
              <w:bottom w:val="nil"/>
              <w:right w:val="nil"/>
            </w:tcBorders>
            <w:shd w:val="clear" w:color="auto" w:fill="auto"/>
            <w:noWrap/>
            <w:vAlign w:val="bottom"/>
            <w:hideMark/>
          </w:tcPr>
          <w:p w14:paraId="597542B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407" w:type="dxa"/>
            <w:tcBorders>
              <w:top w:val="nil"/>
              <w:left w:val="nil"/>
              <w:bottom w:val="nil"/>
              <w:right w:val="nil"/>
            </w:tcBorders>
            <w:shd w:val="clear" w:color="auto" w:fill="auto"/>
            <w:noWrap/>
            <w:vAlign w:val="bottom"/>
            <w:hideMark/>
          </w:tcPr>
          <w:p w14:paraId="597542B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34.73</w:t>
            </w:r>
          </w:p>
        </w:tc>
        <w:tc>
          <w:tcPr>
            <w:tcW w:w="1507" w:type="dxa"/>
            <w:tcBorders>
              <w:top w:val="nil"/>
              <w:left w:val="nil"/>
              <w:bottom w:val="nil"/>
              <w:right w:val="nil"/>
            </w:tcBorders>
            <w:shd w:val="clear" w:color="auto" w:fill="auto"/>
            <w:noWrap/>
            <w:vAlign w:val="bottom"/>
            <w:hideMark/>
          </w:tcPr>
          <w:p w14:paraId="597542B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–118.22</w:t>
            </w:r>
          </w:p>
        </w:tc>
        <w:tc>
          <w:tcPr>
            <w:tcW w:w="1290" w:type="dxa"/>
            <w:tcBorders>
              <w:top w:val="nil"/>
              <w:left w:val="nil"/>
              <w:bottom w:val="nil"/>
              <w:right w:val="nil"/>
            </w:tcBorders>
            <w:shd w:val="clear" w:color="auto" w:fill="auto"/>
            <w:noWrap/>
            <w:vAlign w:val="bottom"/>
            <w:hideMark/>
          </w:tcPr>
          <w:p w14:paraId="597542B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C7" w14:textId="77777777" w:rsidTr="00175FF5">
        <w:trPr>
          <w:trHeight w:val="240"/>
        </w:trPr>
        <w:tc>
          <w:tcPr>
            <w:tcW w:w="965" w:type="dxa"/>
            <w:tcBorders>
              <w:top w:val="nil"/>
              <w:left w:val="nil"/>
              <w:bottom w:val="nil"/>
              <w:right w:val="nil"/>
            </w:tcBorders>
            <w:shd w:val="clear" w:color="auto" w:fill="auto"/>
            <w:noWrap/>
            <w:vAlign w:val="bottom"/>
            <w:hideMark/>
          </w:tcPr>
          <w:p w14:paraId="597542C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723820</w:t>
            </w:r>
          </w:p>
        </w:tc>
        <w:tc>
          <w:tcPr>
            <w:tcW w:w="810" w:type="dxa"/>
            <w:tcBorders>
              <w:top w:val="nil"/>
              <w:left w:val="nil"/>
              <w:bottom w:val="nil"/>
              <w:right w:val="nil"/>
            </w:tcBorders>
            <w:shd w:val="clear" w:color="auto" w:fill="auto"/>
            <w:noWrap/>
            <w:vAlign w:val="bottom"/>
            <w:hideMark/>
          </w:tcPr>
          <w:p w14:paraId="597542C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0.57</w:t>
            </w:r>
          </w:p>
        </w:tc>
        <w:tc>
          <w:tcPr>
            <w:tcW w:w="4942" w:type="dxa"/>
            <w:tcBorders>
              <w:top w:val="nil"/>
              <w:left w:val="nil"/>
              <w:bottom w:val="nil"/>
              <w:right w:val="nil"/>
            </w:tcBorders>
            <w:shd w:val="clear" w:color="auto" w:fill="auto"/>
            <w:noWrap/>
            <w:vAlign w:val="bottom"/>
            <w:hideMark/>
          </w:tcPr>
          <w:p w14:paraId="597542C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Palmdale Airport </w:t>
            </w:r>
          </w:p>
        </w:tc>
        <w:tc>
          <w:tcPr>
            <w:tcW w:w="1407" w:type="dxa"/>
            <w:tcBorders>
              <w:top w:val="nil"/>
              <w:left w:val="nil"/>
              <w:bottom w:val="nil"/>
              <w:right w:val="nil"/>
            </w:tcBorders>
            <w:shd w:val="clear" w:color="auto" w:fill="auto"/>
            <w:noWrap/>
            <w:vAlign w:val="bottom"/>
            <w:hideMark/>
          </w:tcPr>
          <w:p w14:paraId="597542C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34.63</w:t>
            </w:r>
          </w:p>
        </w:tc>
        <w:tc>
          <w:tcPr>
            <w:tcW w:w="1507" w:type="dxa"/>
            <w:tcBorders>
              <w:top w:val="nil"/>
              <w:left w:val="nil"/>
              <w:bottom w:val="nil"/>
              <w:right w:val="nil"/>
            </w:tcBorders>
            <w:shd w:val="clear" w:color="auto" w:fill="auto"/>
            <w:noWrap/>
            <w:vAlign w:val="bottom"/>
            <w:hideMark/>
          </w:tcPr>
          <w:p w14:paraId="597542C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–118.08</w:t>
            </w:r>
          </w:p>
        </w:tc>
        <w:tc>
          <w:tcPr>
            <w:tcW w:w="1290" w:type="dxa"/>
            <w:tcBorders>
              <w:top w:val="nil"/>
              <w:left w:val="nil"/>
              <w:bottom w:val="nil"/>
              <w:right w:val="nil"/>
            </w:tcBorders>
            <w:shd w:val="clear" w:color="auto" w:fill="auto"/>
            <w:noWrap/>
            <w:vAlign w:val="bottom"/>
            <w:hideMark/>
          </w:tcPr>
          <w:p w14:paraId="597542C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CE" w14:textId="77777777" w:rsidTr="00175FF5">
        <w:trPr>
          <w:trHeight w:val="240"/>
        </w:trPr>
        <w:tc>
          <w:tcPr>
            <w:tcW w:w="965" w:type="dxa"/>
            <w:tcBorders>
              <w:top w:val="nil"/>
              <w:left w:val="nil"/>
              <w:bottom w:val="nil"/>
              <w:right w:val="nil"/>
            </w:tcBorders>
            <w:shd w:val="clear" w:color="auto" w:fill="auto"/>
            <w:noWrap/>
            <w:vAlign w:val="bottom"/>
            <w:hideMark/>
          </w:tcPr>
          <w:p w14:paraId="597542C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723830</w:t>
            </w:r>
          </w:p>
        </w:tc>
        <w:tc>
          <w:tcPr>
            <w:tcW w:w="810" w:type="dxa"/>
            <w:tcBorders>
              <w:top w:val="nil"/>
              <w:left w:val="nil"/>
              <w:bottom w:val="nil"/>
              <w:right w:val="nil"/>
            </w:tcBorders>
            <w:shd w:val="clear" w:color="auto" w:fill="auto"/>
            <w:noWrap/>
            <w:vAlign w:val="bottom"/>
            <w:hideMark/>
          </w:tcPr>
          <w:p w14:paraId="597542C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0.68</w:t>
            </w:r>
          </w:p>
        </w:tc>
        <w:tc>
          <w:tcPr>
            <w:tcW w:w="4942" w:type="dxa"/>
            <w:tcBorders>
              <w:top w:val="nil"/>
              <w:left w:val="nil"/>
              <w:bottom w:val="nil"/>
              <w:right w:val="nil"/>
            </w:tcBorders>
            <w:shd w:val="clear" w:color="auto" w:fill="auto"/>
            <w:noWrap/>
            <w:vAlign w:val="bottom"/>
            <w:hideMark/>
          </w:tcPr>
          <w:p w14:paraId="597542C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Sandberg </w:t>
            </w:r>
          </w:p>
        </w:tc>
        <w:tc>
          <w:tcPr>
            <w:tcW w:w="1407" w:type="dxa"/>
            <w:tcBorders>
              <w:top w:val="nil"/>
              <w:left w:val="nil"/>
              <w:bottom w:val="nil"/>
              <w:right w:val="nil"/>
            </w:tcBorders>
            <w:shd w:val="clear" w:color="auto" w:fill="auto"/>
            <w:noWrap/>
            <w:vAlign w:val="bottom"/>
            <w:hideMark/>
          </w:tcPr>
          <w:p w14:paraId="597542C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34.75</w:t>
            </w:r>
          </w:p>
        </w:tc>
        <w:tc>
          <w:tcPr>
            <w:tcW w:w="1507" w:type="dxa"/>
            <w:tcBorders>
              <w:top w:val="nil"/>
              <w:left w:val="nil"/>
              <w:bottom w:val="nil"/>
              <w:right w:val="nil"/>
            </w:tcBorders>
            <w:shd w:val="clear" w:color="auto" w:fill="auto"/>
            <w:noWrap/>
            <w:vAlign w:val="bottom"/>
            <w:hideMark/>
          </w:tcPr>
          <w:p w14:paraId="597542C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–118.72</w:t>
            </w:r>
          </w:p>
        </w:tc>
        <w:tc>
          <w:tcPr>
            <w:tcW w:w="1290" w:type="dxa"/>
            <w:tcBorders>
              <w:top w:val="nil"/>
              <w:left w:val="nil"/>
              <w:bottom w:val="nil"/>
              <w:right w:val="nil"/>
            </w:tcBorders>
            <w:shd w:val="clear" w:color="auto" w:fill="auto"/>
            <w:noWrap/>
            <w:vAlign w:val="bottom"/>
            <w:hideMark/>
          </w:tcPr>
          <w:p w14:paraId="597542C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D5" w14:textId="77777777" w:rsidTr="00175FF5">
        <w:trPr>
          <w:trHeight w:val="240"/>
        </w:trPr>
        <w:tc>
          <w:tcPr>
            <w:tcW w:w="965" w:type="dxa"/>
            <w:tcBorders>
              <w:top w:val="nil"/>
              <w:left w:val="nil"/>
              <w:bottom w:val="nil"/>
              <w:right w:val="nil"/>
            </w:tcBorders>
            <w:shd w:val="clear" w:color="auto" w:fill="auto"/>
            <w:noWrap/>
            <w:vAlign w:val="bottom"/>
            <w:hideMark/>
          </w:tcPr>
          <w:p w14:paraId="597542C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723840</w:t>
            </w:r>
          </w:p>
        </w:tc>
        <w:tc>
          <w:tcPr>
            <w:tcW w:w="810" w:type="dxa"/>
            <w:tcBorders>
              <w:top w:val="nil"/>
              <w:left w:val="nil"/>
              <w:bottom w:val="nil"/>
              <w:right w:val="nil"/>
            </w:tcBorders>
            <w:shd w:val="clear" w:color="auto" w:fill="auto"/>
            <w:noWrap/>
            <w:vAlign w:val="bottom"/>
            <w:hideMark/>
          </w:tcPr>
          <w:p w14:paraId="597542D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D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07" w:type="dxa"/>
            <w:tcBorders>
              <w:top w:val="nil"/>
              <w:left w:val="nil"/>
              <w:bottom w:val="nil"/>
              <w:right w:val="nil"/>
            </w:tcBorders>
            <w:shd w:val="clear" w:color="auto" w:fill="auto"/>
            <w:noWrap/>
            <w:vAlign w:val="bottom"/>
            <w:hideMark/>
          </w:tcPr>
          <w:p w14:paraId="597542D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35.43</w:t>
            </w:r>
          </w:p>
        </w:tc>
        <w:tc>
          <w:tcPr>
            <w:tcW w:w="1507" w:type="dxa"/>
            <w:tcBorders>
              <w:top w:val="nil"/>
              <w:left w:val="nil"/>
              <w:bottom w:val="nil"/>
              <w:right w:val="nil"/>
            </w:tcBorders>
            <w:shd w:val="clear" w:color="auto" w:fill="auto"/>
            <w:noWrap/>
            <w:vAlign w:val="bottom"/>
            <w:hideMark/>
          </w:tcPr>
          <w:p w14:paraId="597542D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–119.05</w:t>
            </w:r>
          </w:p>
        </w:tc>
        <w:tc>
          <w:tcPr>
            <w:tcW w:w="1290" w:type="dxa"/>
            <w:tcBorders>
              <w:top w:val="nil"/>
              <w:left w:val="nil"/>
              <w:bottom w:val="nil"/>
              <w:right w:val="nil"/>
            </w:tcBorders>
            <w:shd w:val="clear" w:color="auto" w:fill="auto"/>
            <w:noWrap/>
            <w:vAlign w:val="bottom"/>
            <w:hideMark/>
          </w:tcPr>
          <w:p w14:paraId="597542D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DC" w14:textId="77777777" w:rsidTr="00175FF5">
        <w:trPr>
          <w:trHeight w:val="240"/>
        </w:trPr>
        <w:tc>
          <w:tcPr>
            <w:tcW w:w="965" w:type="dxa"/>
            <w:tcBorders>
              <w:top w:val="nil"/>
              <w:left w:val="nil"/>
              <w:bottom w:val="nil"/>
              <w:right w:val="nil"/>
            </w:tcBorders>
            <w:shd w:val="clear" w:color="auto" w:fill="auto"/>
            <w:noWrap/>
            <w:vAlign w:val="bottom"/>
            <w:hideMark/>
          </w:tcPr>
          <w:p w14:paraId="597542D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723890</w:t>
            </w:r>
          </w:p>
        </w:tc>
        <w:tc>
          <w:tcPr>
            <w:tcW w:w="810" w:type="dxa"/>
            <w:tcBorders>
              <w:top w:val="nil"/>
              <w:left w:val="nil"/>
              <w:bottom w:val="nil"/>
              <w:right w:val="nil"/>
            </w:tcBorders>
            <w:shd w:val="clear" w:color="auto" w:fill="auto"/>
            <w:noWrap/>
            <w:vAlign w:val="bottom"/>
            <w:hideMark/>
          </w:tcPr>
          <w:p w14:paraId="597542D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D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07" w:type="dxa"/>
            <w:tcBorders>
              <w:top w:val="nil"/>
              <w:left w:val="nil"/>
              <w:bottom w:val="nil"/>
              <w:right w:val="nil"/>
            </w:tcBorders>
            <w:shd w:val="clear" w:color="auto" w:fill="auto"/>
            <w:noWrap/>
            <w:vAlign w:val="bottom"/>
            <w:hideMark/>
          </w:tcPr>
          <w:p w14:paraId="597542D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36.78</w:t>
            </w:r>
          </w:p>
        </w:tc>
        <w:tc>
          <w:tcPr>
            <w:tcW w:w="1507" w:type="dxa"/>
            <w:tcBorders>
              <w:top w:val="nil"/>
              <w:left w:val="nil"/>
              <w:bottom w:val="nil"/>
              <w:right w:val="nil"/>
            </w:tcBorders>
            <w:shd w:val="clear" w:color="auto" w:fill="auto"/>
            <w:noWrap/>
            <w:vAlign w:val="bottom"/>
            <w:hideMark/>
          </w:tcPr>
          <w:p w14:paraId="597542D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–119.72</w:t>
            </w:r>
          </w:p>
        </w:tc>
        <w:tc>
          <w:tcPr>
            <w:tcW w:w="1290" w:type="dxa"/>
            <w:tcBorders>
              <w:top w:val="nil"/>
              <w:left w:val="nil"/>
              <w:bottom w:val="nil"/>
              <w:right w:val="nil"/>
            </w:tcBorders>
            <w:shd w:val="clear" w:color="auto" w:fill="auto"/>
            <w:noWrap/>
            <w:vAlign w:val="bottom"/>
            <w:hideMark/>
          </w:tcPr>
          <w:p w14:paraId="597542D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E3" w14:textId="77777777" w:rsidTr="00175FF5">
        <w:trPr>
          <w:trHeight w:val="240"/>
        </w:trPr>
        <w:tc>
          <w:tcPr>
            <w:tcW w:w="965" w:type="dxa"/>
            <w:tcBorders>
              <w:top w:val="nil"/>
              <w:left w:val="nil"/>
              <w:bottom w:val="nil"/>
              <w:right w:val="nil"/>
            </w:tcBorders>
            <w:shd w:val="clear" w:color="auto" w:fill="auto"/>
            <w:noWrap/>
            <w:vAlign w:val="bottom"/>
            <w:hideMark/>
          </w:tcPr>
          <w:p w14:paraId="597542D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723895</w:t>
            </w:r>
          </w:p>
        </w:tc>
        <w:tc>
          <w:tcPr>
            <w:tcW w:w="810" w:type="dxa"/>
            <w:tcBorders>
              <w:top w:val="nil"/>
              <w:left w:val="nil"/>
              <w:bottom w:val="nil"/>
              <w:right w:val="nil"/>
            </w:tcBorders>
            <w:shd w:val="clear" w:color="auto" w:fill="auto"/>
            <w:noWrap/>
            <w:vAlign w:val="bottom"/>
            <w:hideMark/>
          </w:tcPr>
          <w:p w14:paraId="597542D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597542D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Porterville (AWOS) </w:t>
            </w:r>
          </w:p>
        </w:tc>
        <w:tc>
          <w:tcPr>
            <w:tcW w:w="1407" w:type="dxa"/>
            <w:tcBorders>
              <w:top w:val="nil"/>
              <w:left w:val="nil"/>
              <w:bottom w:val="nil"/>
              <w:right w:val="nil"/>
            </w:tcBorders>
            <w:shd w:val="clear" w:color="auto" w:fill="auto"/>
            <w:noWrap/>
            <w:vAlign w:val="bottom"/>
            <w:hideMark/>
          </w:tcPr>
          <w:p w14:paraId="597542E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36.03</w:t>
            </w:r>
          </w:p>
        </w:tc>
        <w:tc>
          <w:tcPr>
            <w:tcW w:w="1507" w:type="dxa"/>
            <w:tcBorders>
              <w:top w:val="nil"/>
              <w:left w:val="nil"/>
              <w:bottom w:val="nil"/>
              <w:right w:val="nil"/>
            </w:tcBorders>
            <w:shd w:val="clear" w:color="auto" w:fill="auto"/>
            <w:noWrap/>
            <w:vAlign w:val="bottom"/>
            <w:hideMark/>
          </w:tcPr>
          <w:p w14:paraId="597542E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–119.07</w:t>
            </w:r>
          </w:p>
        </w:tc>
        <w:tc>
          <w:tcPr>
            <w:tcW w:w="1290" w:type="dxa"/>
            <w:tcBorders>
              <w:top w:val="nil"/>
              <w:left w:val="nil"/>
              <w:bottom w:val="nil"/>
              <w:right w:val="nil"/>
            </w:tcBorders>
            <w:shd w:val="clear" w:color="auto" w:fill="auto"/>
            <w:noWrap/>
            <w:vAlign w:val="bottom"/>
            <w:hideMark/>
          </w:tcPr>
          <w:p w14:paraId="597542E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EA" w14:textId="77777777" w:rsidTr="00175FF5">
        <w:trPr>
          <w:trHeight w:val="240"/>
        </w:trPr>
        <w:tc>
          <w:tcPr>
            <w:tcW w:w="965" w:type="dxa"/>
            <w:tcBorders>
              <w:top w:val="nil"/>
              <w:left w:val="nil"/>
              <w:bottom w:val="nil"/>
              <w:right w:val="nil"/>
            </w:tcBorders>
            <w:shd w:val="clear" w:color="auto" w:fill="auto"/>
            <w:noWrap/>
            <w:vAlign w:val="bottom"/>
            <w:hideMark/>
          </w:tcPr>
          <w:p w14:paraId="597542E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723896</w:t>
            </w:r>
          </w:p>
        </w:tc>
        <w:tc>
          <w:tcPr>
            <w:tcW w:w="810" w:type="dxa"/>
            <w:tcBorders>
              <w:top w:val="nil"/>
              <w:left w:val="nil"/>
              <w:bottom w:val="nil"/>
              <w:right w:val="nil"/>
            </w:tcBorders>
            <w:shd w:val="clear" w:color="auto" w:fill="auto"/>
            <w:noWrap/>
            <w:vAlign w:val="bottom"/>
            <w:hideMark/>
          </w:tcPr>
          <w:p w14:paraId="597542E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E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Visalia Muni (AWOS) </w:t>
            </w:r>
          </w:p>
        </w:tc>
        <w:tc>
          <w:tcPr>
            <w:tcW w:w="1407" w:type="dxa"/>
            <w:tcBorders>
              <w:top w:val="nil"/>
              <w:left w:val="nil"/>
              <w:bottom w:val="nil"/>
              <w:right w:val="nil"/>
            </w:tcBorders>
            <w:shd w:val="clear" w:color="auto" w:fill="auto"/>
            <w:noWrap/>
            <w:vAlign w:val="bottom"/>
            <w:hideMark/>
          </w:tcPr>
          <w:p w14:paraId="597542E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36.32</w:t>
            </w:r>
          </w:p>
        </w:tc>
        <w:tc>
          <w:tcPr>
            <w:tcW w:w="1507" w:type="dxa"/>
            <w:tcBorders>
              <w:top w:val="nil"/>
              <w:left w:val="nil"/>
              <w:bottom w:val="nil"/>
              <w:right w:val="nil"/>
            </w:tcBorders>
            <w:shd w:val="clear" w:color="auto" w:fill="auto"/>
            <w:noWrap/>
            <w:vAlign w:val="bottom"/>
            <w:hideMark/>
          </w:tcPr>
          <w:p w14:paraId="597542E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–119.40</w:t>
            </w:r>
          </w:p>
        </w:tc>
        <w:tc>
          <w:tcPr>
            <w:tcW w:w="1290" w:type="dxa"/>
            <w:tcBorders>
              <w:top w:val="nil"/>
              <w:left w:val="nil"/>
              <w:bottom w:val="nil"/>
              <w:right w:val="nil"/>
            </w:tcBorders>
            <w:shd w:val="clear" w:color="auto" w:fill="auto"/>
            <w:noWrap/>
            <w:vAlign w:val="bottom"/>
            <w:hideMark/>
          </w:tcPr>
          <w:p w14:paraId="597542E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F1" w14:textId="77777777" w:rsidTr="00175FF5">
        <w:trPr>
          <w:trHeight w:val="240"/>
        </w:trPr>
        <w:tc>
          <w:tcPr>
            <w:tcW w:w="965" w:type="dxa"/>
            <w:tcBorders>
              <w:top w:val="nil"/>
              <w:left w:val="nil"/>
              <w:bottom w:val="nil"/>
              <w:right w:val="nil"/>
            </w:tcBorders>
            <w:shd w:val="clear" w:color="auto" w:fill="auto"/>
            <w:noWrap/>
            <w:vAlign w:val="bottom"/>
            <w:hideMark/>
          </w:tcPr>
          <w:p w14:paraId="597542E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723910</w:t>
            </w:r>
          </w:p>
        </w:tc>
        <w:tc>
          <w:tcPr>
            <w:tcW w:w="810" w:type="dxa"/>
            <w:tcBorders>
              <w:top w:val="nil"/>
              <w:left w:val="nil"/>
              <w:bottom w:val="nil"/>
              <w:right w:val="nil"/>
            </w:tcBorders>
            <w:shd w:val="clear" w:color="auto" w:fill="auto"/>
            <w:noWrap/>
            <w:vAlign w:val="bottom"/>
            <w:hideMark/>
          </w:tcPr>
          <w:p w14:paraId="597542E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E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Point </w:t>
            </w:r>
            <w:proofErr w:type="spellStart"/>
            <w:r w:rsidRPr="002A4574">
              <w:rPr>
                <w:rFonts w:ascii="Calibri" w:hAnsi="Calibri"/>
                <w:color w:val="000000"/>
                <w:sz w:val="18"/>
                <w:szCs w:val="18"/>
              </w:rPr>
              <w:t>Mugu</w:t>
            </w:r>
            <w:proofErr w:type="spellEnd"/>
            <w:r w:rsidRPr="002A4574">
              <w:rPr>
                <w:rFonts w:ascii="Calibri" w:hAnsi="Calibri"/>
                <w:color w:val="000000"/>
                <w:sz w:val="18"/>
                <w:szCs w:val="18"/>
              </w:rPr>
              <w:t xml:space="preserve">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E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34.12</w:t>
            </w:r>
          </w:p>
        </w:tc>
        <w:tc>
          <w:tcPr>
            <w:tcW w:w="1507" w:type="dxa"/>
            <w:tcBorders>
              <w:top w:val="nil"/>
              <w:left w:val="nil"/>
              <w:bottom w:val="nil"/>
              <w:right w:val="nil"/>
            </w:tcBorders>
            <w:shd w:val="clear" w:color="auto" w:fill="auto"/>
            <w:noWrap/>
            <w:vAlign w:val="bottom"/>
            <w:hideMark/>
          </w:tcPr>
          <w:p w14:paraId="597542E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–119.12</w:t>
            </w:r>
          </w:p>
        </w:tc>
        <w:tc>
          <w:tcPr>
            <w:tcW w:w="1290" w:type="dxa"/>
            <w:tcBorders>
              <w:top w:val="nil"/>
              <w:left w:val="nil"/>
              <w:bottom w:val="nil"/>
              <w:right w:val="nil"/>
            </w:tcBorders>
            <w:shd w:val="clear" w:color="auto" w:fill="auto"/>
            <w:noWrap/>
            <w:vAlign w:val="bottom"/>
            <w:hideMark/>
          </w:tcPr>
          <w:p w14:paraId="597542F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F8" w14:textId="77777777" w:rsidTr="00175FF5">
        <w:trPr>
          <w:trHeight w:val="240"/>
        </w:trPr>
        <w:tc>
          <w:tcPr>
            <w:tcW w:w="965" w:type="dxa"/>
            <w:tcBorders>
              <w:top w:val="nil"/>
              <w:left w:val="nil"/>
              <w:bottom w:val="nil"/>
              <w:right w:val="nil"/>
            </w:tcBorders>
            <w:shd w:val="clear" w:color="auto" w:fill="auto"/>
            <w:noWrap/>
            <w:vAlign w:val="bottom"/>
            <w:hideMark/>
          </w:tcPr>
          <w:p w14:paraId="597542F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723925</w:t>
            </w:r>
          </w:p>
        </w:tc>
        <w:tc>
          <w:tcPr>
            <w:tcW w:w="810" w:type="dxa"/>
            <w:tcBorders>
              <w:top w:val="nil"/>
              <w:left w:val="nil"/>
              <w:bottom w:val="nil"/>
              <w:right w:val="nil"/>
            </w:tcBorders>
            <w:shd w:val="clear" w:color="auto" w:fill="auto"/>
            <w:noWrap/>
            <w:vAlign w:val="bottom"/>
            <w:hideMark/>
          </w:tcPr>
          <w:p w14:paraId="597542F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597542F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07" w:type="dxa"/>
            <w:tcBorders>
              <w:top w:val="nil"/>
              <w:left w:val="nil"/>
              <w:bottom w:val="nil"/>
              <w:right w:val="nil"/>
            </w:tcBorders>
            <w:shd w:val="clear" w:color="auto" w:fill="auto"/>
            <w:noWrap/>
            <w:vAlign w:val="bottom"/>
            <w:hideMark/>
          </w:tcPr>
          <w:p w14:paraId="597542F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34.43</w:t>
            </w:r>
          </w:p>
        </w:tc>
        <w:tc>
          <w:tcPr>
            <w:tcW w:w="1507" w:type="dxa"/>
            <w:tcBorders>
              <w:top w:val="nil"/>
              <w:left w:val="nil"/>
              <w:bottom w:val="nil"/>
              <w:right w:val="nil"/>
            </w:tcBorders>
            <w:shd w:val="clear" w:color="auto" w:fill="auto"/>
            <w:noWrap/>
            <w:vAlign w:val="bottom"/>
            <w:hideMark/>
          </w:tcPr>
          <w:p w14:paraId="597542F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–119.85</w:t>
            </w:r>
          </w:p>
        </w:tc>
        <w:tc>
          <w:tcPr>
            <w:tcW w:w="1290" w:type="dxa"/>
            <w:tcBorders>
              <w:top w:val="nil"/>
              <w:left w:val="nil"/>
              <w:bottom w:val="nil"/>
              <w:right w:val="nil"/>
            </w:tcBorders>
            <w:shd w:val="clear" w:color="auto" w:fill="auto"/>
            <w:noWrap/>
            <w:vAlign w:val="bottom"/>
            <w:hideMark/>
          </w:tcPr>
          <w:p w14:paraId="597542F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FF" w14:textId="77777777" w:rsidTr="00175FF5">
        <w:trPr>
          <w:trHeight w:val="240"/>
        </w:trPr>
        <w:tc>
          <w:tcPr>
            <w:tcW w:w="965" w:type="dxa"/>
            <w:tcBorders>
              <w:top w:val="nil"/>
              <w:left w:val="nil"/>
              <w:bottom w:val="nil"/>
              <w:right w:val="nil"/>
            </w:tcBorders>
            <w:shd w:val="clear" w:color="auto" w:fill="auto"/>
            <w:noWrap/>
            <w:vAlign w:val="bottom"/>
            <w:hideMark/>
          </w:tcPr>
          <w:p w14:paraId="597542F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723926</w:t>
            </w:r>
          </w:p>
        </w:tc>
        <w:tc>
          <w:tcPr>
            <w:tcW w:w="810" w:type="dxa"/>
            <w:tcBorders>
              <w:top w:val="nil"/>
              <w:left w:val="nil"/>
              <w:bottom w:val="nil"/>
              <w:right w:val="nil"/>
            </w:tcBorders>
            <w:shd w:val="clear" w:color="auto" w:fill="auto"/>
            <w:noWrap/>
            <w:vAlign w:val="bottom"/>
            <w:hideMark/>
          </w:tcPr>
          <w:p w14:paraId="597542F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F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Camarillo (AWOS) </w:t>
            </w:r>
          </w:p>
        </w:tc>
        <w:tc>
          <w:tcPr>
            <w:tcW w:w="1407" w:type="dxa"/>
            <w:tcBorders>
              <w:top w:val="nil"/>
              <w:left w:val="nil"/>
              <w:bottom w:val="nil"/>
              <w:right w:val="nil"/>
            </w:tcBorders>
            <w:shd w:val="clear" w:color="auto" w:fill="auto"/>
            <w:noWrap/>
            <w:vAlign w:val="bottom"/>
            <w:hideMark/>
          </w:tcPr>
          <w:p w14:paraId="597542F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597542F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–119.08</w:t>
            </w:r>
          </w:p>
        </w:tc>
        <w:tc>
          <w:tcPr>
            <w:tcW w:w="1290" w:type="dxa"/>
            <w:tcBorders>
              <w:top w:val="nil"/>
              <w:left w:val="nil"/>
              <w:bottom w:val="nil"/>
              <w:right w:val="nil"/>
            </w:tcBorders>
            <w:shd w:val="clear" w:color="auto" w:fill="auto"/>
            <w:noWrap/>
            <w:vAlign w:val="bottom"/>
            <w:hideMark/>
          </w:tcPr>
          <w:p w14:paraId="597542F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06" w14:textId="77777777" w:rsidTr="00175FF5">
        <w:trPr>
          <w:trHeight w:val="240"/>
        </w:trPr>
        <w:tc>
          <w:tcPr>
            <w:tcW w:w="965" w:type="dxa"/>
            <w:tcBorders>
              <w:top w:val="nil"/>
              <w:left w:val="nil"/>
              <w:bottom w:val="nil"/>
              <w:right w:val="nil"/>
            </w:tcBorders>
            <w:shd w:val="clear" w:color="auto" w:fill="auto"/>
            <w:noWrap/>
            <w:vAlign w:val="bottom"/>
            <w:hideMark/>
          </w:tcPr>
          <w:p w14:paraId="5975430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723927</w:t>
            </w:r>
          </w:p>
        </w:tc>
        <w:tc>
          <w:tcPr>
            <w:tcW w:w="810" w:type="dxa"/>
            <w:tcBorders>
              <w:top w:val="nil"/>
              <w:left w:val="nil"/>
              <w:bottom w:val="nil"/>
              <w:right w:val="nil"/>
            </w:tcBorders>
            <w:shd w:val="clear" w:color="auto" w:fill="auto"/>
            <w:noWrap/>
            <w:vAlign w:val="bottom"/>
            <w:hideMark/>
          </w:tcPr>
          <w:p w14:paraId="5975430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30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Oxnard Airport </w:t>
            </w:r>
          </w:p>
        </w:tc>
        <w:tc>
          <w:tcPr>
            <w:tcW w:w="1407" w:type="dxa"/>
            <w:tcBorders>
              <w:top w:val="nil"/>
              <w:left w:val="nil"/>
              <w:bottom w:val="nil"/>
              <w:right w:val="nil"/>
            </w:tcBorders>
            <w:shd w:val="clear" w:color="auto" w:fill="auto"/>
            <w:noWrap/>
            <w:vAlign w:val="bottom"/>
            <w:hideMark/>
          </w:tcPr>
          <w:p w14:paraId="5975430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5975430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–119.20</w:t>
            </w:r>
          </w:p>
        </w:tc>
        <w:tc>
          <w:tcPr>
            <w:tcW w:w="1290" w:type="dxa"/>
            <w:tcBorders>
              <w:top w:val="nil"/>
              <w:left w:val="nil"/>
              <w:bottom w:val="nil"/>
              <w:right w:val="nil"/>
            </w:tcBorders>
            <w:shd w:val="clear" w:color="auto" w:fill="auto"/>
            <w:noWrap/>
            <w:vAlign w:val="bottom"/>
            <w:hideMark/>
          </w:tcPr>
          <w:p w14:paraId="5975430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0D" w14:textId="77777777" w:rsidTr="00175FF5">
        <w:trPr>
          <w:trHeight w:val="240"/>
        </w:trPr>
        <w:tc>
          <w:tcPr>
            <w:tcW w:w="965" w:type="dxa"/>
            <w:tcBorders>
              <w:top w:val="nil"/>
              <w:left w:val="nil"/>
              <w:bottom w:val="nil"/>
              <w:right w:val="nil"/>
            </w:tcBorders>
            <w:shd w:val="clear" w:color="auto" w:fill="auto"/>
            <w:noWrap/>
            <w:vAlign w:val="bottom"/>
            <w:hideMark/>
          </w:tcPr>
          <w:p w14:paraId="5975430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723940</w:t>
            </w:r>
          </w:p>
        </w:tc>
        <w:tc>
          <w:tcPr>
            <w:tcW w:w="810" w:type="dxa"/>
            <w:tcBorders>
              <w:top w:val="nil"/>
              <w:left w:val="nil"/>
              <w:bottom w:val="nil"/>
              <w:right w:val="nil"/>
            </w:tcBorders>
            <w:shd w:val="clear" w:color="auto" w:fill="auto"/>
            <w:noWrap/>
            <w:vAlign w:val="bottom"/>
            <w:hideMark/>
          </w:tcPr>
          <w:p w14:paraId="5975430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5975430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0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34.92</w:t>
            </w:r>
          </w:p>
        </w:tc>
        <w:tc>
          <w:tcPr>
            <w:tcW w:w="1507" w:type="dxa"/>
            <w:tcBorders>
              <w:top w:val="nil"/>
              <w:left w:val="nil"/>
              <w:bottom w:val="nil"/>
              <w:right w:val="nil"/>
            </w:tcBorders>
            <w:shd w:val="clear" w:color="auto" w:fill="auto"/>
            <w:noWrap/>
            <w:vAlign w:val="bottom"/>
            <w:hideMark/>
          </w:tcPr>
          <w:p w14:paraId="5975430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5975430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14" w14:textId="77777777" w:rsidTr="00175FF5">
        <w:trPr>
          <w:trHeight w:val="240"/>
        </w:trPr>
        <w:tc>
          <w:tcPr>
            <w:tcW w:w="965" w:type="dxa"/>
            <w:tcBorders>
              <w:top w:val="nil"/>
              <w:left w:val="nil"/>
              <w:bottom w:val="nil"/>
              <w:right w:val="nil"/>
            </w:tcBorders>
            <w:shd w:val="clear" w:color="auto" w:fill="auto"/>
            <w:noWrap/>
            <w:vAlign w:val="bottom"/>
            <w:hideMark/>
          </w:tcPr>
          <w:p w14:paraId="5975430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723965</w:t>
            </w:r>
          </w:p>
        </w:tc>
        <w:tc>
          <w:tcPr>
            <w:tcW w:w="810" w:type="dxa"/>
            <w:tcBorders>
              <w:top w:val="nil"/>
              <w:left w:val="nil"/>
              <w:bottom w:val="nil"/>
              <w:right w:val="nil"/>
            </w:tcBorders>
            <w:shd w:val="clear" w:color="auto" w:fill="auto"/>
            <w:noWrap/>
            <w:vAlign w:val="bottom"/>
            <w:hideMark/>
          </w:tcPr>
          <w:p w14:paraId="5975430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59754310"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1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35.67</w:t>
            </w:r>
          </w:p>
        </w:tc>
        <w:tc>
          <w:tcPr>
            <w:tcW w:w="1507" w:type="dxa"/>
            <w:tcBorders>
              <w:top w:val="nil"/>
              <w:left w:val="nil"/>
              <w:bottom w:val="nil"/>
              <w:right w:val="nil"/>
            </w:tcBorders>
            <w:shd w:val="clear" w:color="auto" w:fill="auto"/>
            <w:noWrap/>
            <w:vAlign w:val="bottom"/>
            <w:hideMark/>
          </w:tcPr>
          <w:p w14:paraId="5975431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5975431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1B" w14:textId="77777777" w:rsidTr="00175FF5">
        <w:trPr>
          <w:trHeight w:val="240"/>
        </w:trPr>
        <w:tc>
          <w:tcPr>
            <w:tcW w:w="965" w:type="dxa"/>
            <w:tcBorders>
              <w:top w:val="nil"/>
              <w:left w:val="nil"/>
              <w:bottom w:val="nil"/>
              <w:right w:val="nil"/>
            </w:tcBorders>
            <w:shd w:val="clear" w:color="auto" w:fill="auto"/>
            <w:noWrap/>
            <w:vAlign w:val="bottom"/>
            <w:hideMark/>
          </w:tcPr>
          <w:p w14:paraId="5975431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724800</w:t>
            </w:r>
          </w:p>
        </w:tc>
        <w:tc>
          <w:tcPr>
            <w:tcW w:w="810" w:type="dxa"/>
            <w:tcBorders>
              <w:top w:val="nil"/>
              <w:left w:val="nil"/>
              <w:bottom w:val="nil"/>
              <w:right w:val="nil"/>
            </w:tcBorders>
            <w:shd w:val="clear" w:color="auto" w:fill="auto"/>
            <w:noWrap/>
            <w:vAlign w:val="bottom"/>
            <w:hideMark/>
          </w:tcPr>
          <w:p w14:paraId="5975431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31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Bishop Airport </w:t>
            </w:r>
          </w:p>
        </w:tc>
        <w:tc>
          <w:tcPr>
            <w:tcW w:w="1407" w:type="dxa"/>
            <w:tcBorders>
              <w:top w:val="nil"/>
              <w:left w:val="nil"/>
              <w:bottom w:val="nil"/>
              <w:right w:val="nil"/>
            </w:tcBorders>
            <w:shd w:val="clear" w:color="auto" w:fill="auto"/>
            <w:noWrap/>
            <w:vAlign w:val="bottom"/>
            <w:hideMark/>
          </w:tcPr>
          <w:p w14:paraId="5975431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5975431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5975431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22" w14:textId="77777777" w:rsidTr="00175FF5">
        <w:trPr>
          <w:trHeight w:val="240"/>
        </w:trPr>
        <w:tc>
          <w:tcPr>
            <w:tcW w:w="965" w:type="dxa"/>
            <w:tcBorders>
              <w:top w:val="nil"/>
              <w:left w:val="nil"/>
              <w:bottom w:val="nil"/>
              <w:right w:val="nil"/>
            </w:tcBorders>
            <w:shd w:val="clear" w:color="auto" w:fill="auto"/>
            <w:noWrap/>
            <w:vAlign w:val="bottom"/>
            <w:hideMark/>
          </w:tcPr>
          <w:p w14:paraId="5975431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724815</w:t>
            </w:r>
          </w:p>
        </w:tc>
        <w:tc>
          <w:tcPr>
            <w:tcW w:w="810" w:type="dxa"/>
            <w:tcBorders>
              <w:top w:val="nil"/>
              <w:left w:val="nil"/>
              <w:bottom w:val="nil"/>
              <w:right w:val="nil"/>
            </w:tcBorders>
            <w:shd w:val="clear" w:color="auto" w:fill="auto"/>
            <w:noWrap/>
            <w:vAlign w:val="bottom"/>
            <w:hideMark/>
          </w:tcPr>
          <w:p w14:paraId="5975431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5975431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1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37.28</w:t>
            </w:r>
          </w:p>
        </w:tc>
        <w:tc>
          <w:tcPr>
            <w:tcW w:w="1507" w:type="dxa"/>
            <w:tcBorders>
              <w:top w:val="nil"/>
              <w:left w:val="nil"/>
              <w:bottom w:val="nil"/>
              <w:right w:val="nil"/>
            </w:tcBorders>
            <w:shd w:val="clear" w:color="auto" w:fill="auto"/>
            <w:noWrap/>
            <w:vAlign w:val="bottom"/>
            <w:hideMark/>
          </w:tcPr>
          <w:p w14:paraId="5975432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–120.52</w:t>
            </w:r>
          </w:p>
        </w:tc>
        <w:tc>
          <w:tcPr>
            <w:tcW w:w="1290" w:type="dxa"/>
            <w:tcBorders>
              <w:top w:val="nil"/>
              <w:left w:val="nil"/>
              <w:bottom w:val="nil"/>
              <w:right w:val="nil"/>
            </w:tcBorders>
            <w:shd w:val="clear" w:color="auto" w:fill="auto"/>
            <w:noWrap/>
            <w:vAlign w:val="bottom"/>
            <w:hideMark/>
          </w:tcPr>
          <w:p w14:paraId="5975432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29" w14:textId="77777777" w:rsidTr="00175FF5">
        <w:trPr>
          <w:trHeight w:val="240"/>
        </w:trPr>
        <w:tc>
          <w:tcPr>
            <w:tcW w:w="965" w:type="dxa"/>
            <w:tcBorders>
              <w:top w:val="nil"/>
              <w:left w:val="nil"/>
              <w:bottom w:val="nil"/>
              <w:right w:val="nil"/>
            </w:tcBorders>
            <w:shd w:val="clear" w:color="auto" w:fill="auto"/>
            <w:noWrap/>
            <w:vAlign w:val="bottom"/>
            <w:hideMark/>
          </w:tcPr>
          <w:p w14:paraId="5975432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724830</w:t>
            </w:r>
          </w:p>
        </w:tc>
        <w:tc>
          <w:tcPr>
            <w:tcW w:w="810" w:type="dxa"/>
            <w:tcBorders>
              <w:top w:val="nil"/>
              <w:left w:val="nil"/>
              <w:bottom w:val="nil"/>
              <w:right w:val="nil"/>
            </w:tcBorders>
            <w:shd w:val="clear" w:color="auto" w:fill="auto"/>
            <w:noWrap/>
            <w:vAlign w:val="bottom"/>
            <w:hideMark/>
          </w:tcPr>
          <w:p w14:paraId="5975432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32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2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38.5</w:t>
            </w:r>
          </w:p>
        </w:tc>
        <w:tc>
          <w:tcPr>
            <w:tcW w:w="1507" w:type="dxa"/>
            <w:tcBorders>
              <w:top w:val="nil"/>
              <w:left w:val="nil"/>
              <w:bottom w:val="nil"/>
              <w:right w:val="nil"/>
            </w:tcBorders>
            <w:shd w:val="clear" w:color="auto" w:fill="auto"/>
            <w:noWrap/>
            <w:vAlign w:val="bottom"/>
            <w:hideMark/>
          </w:tcPr>
          <w:p w14:paraId="5975432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–121.50</w:t>
            </w:r>
          </w:p>
        </w:tc>
        <w:tc>
          <w:tcPr>
            <w:tcW w:w="1290" w:type="dxa"/>
            <w:tcBorders>
              <w:top w:val="nil"/>
              <w:left w:val="nil"/>
              <w:bottom w:val="nil"/>
              <w:right w:val="nil"/>
            </w:tcBorders>
            <w:shd w:val="clear" w:color="auto" w:fill="auto"/>
            <w:noWrap/>
            <w:vAlign w:val="bottom"/>
            <w:hideMark/>
          </w:tcPr>
          <w:p w14:paraId="5975432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30" w14:textId="77777777" w:rsidTr="00175FF5">
        <w:trPr>
          <w:trHeight w:val="240"/>
        </w:trPr>
        <w:tc>
          <w:tcPr>
            <w:tcW w:w="965" w:type="dxa"/>
            <w:tcBorders>
              <w:top w:val="nil"/>
              <w:left w:val="nil"/>
              <w:bottom w:val="nil"/>
              <w:right w:val="nil"/>
            </w:tcBorders>
            <w:shd w:val="clear" w:color="auto" w:fill="auto"/>
            <w:noWrap/>
            <w:vAlign w:val="bottom"/>
            <w:hideMark/>
          </w:tcPr>
          <w:p w14:paraId="5975432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724837</w:t>
            </w:r>
          </w:p>
        </w:tc>
        <w:tc>
          <w:tcPr>
            <w:tcW w:w="810" w:type="dxa"/>
            <w:tcBorders>
              <w:top w:val="nil"/>
              <w:left w:val="nil"/>
              <w:bottom w:val="nil"/>
              <w:right w:val="nil"/>
            </w:tcBorders>
            <w:shd w:val="clear" w:color="auto" w:fill="auto"/>
            <w:noWrap/>
            <w:vAlign w:val="bottom"/>
            <w:hideMark/>
          </w:tcPr>
          <w:p w14:paraId="5975432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32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Beale AFB </w:t>
            </w:r>
          </w:p>
        </w:tc>
        <w:tc>
          <w:tcPr>
            <w:tcW w:w="1407" w:type="dxa"/>
            <w:tcBorders>
              <w:top w:val="nil"/>
              <w:left w:val="nil"/>
              <w:bottom w:val="nil"/>
              <w:right w:val="nil"/>
            </w:tcBorders>
            <w:shd w:val="clear" w:color="auto" w:fill="auto"/>
            <w:noWrap/>
            <w:vAlign w:val="bottom"/>
            <w:hideMark/>
          </w:tcPr>
          <w:p w14:paraId="5975432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5975432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–121.43</w:t>
            </w:r>
          </w:p>
        </w:tc>
        <w:tc>
          <w:tcPr>
            <w:tcW w:w="1290" w:type="dxa"/>
            <w:tcBorders>
              <w:top w:val="nil"/>
              <w:left w:val="nil"/>
              <w:bottom w:val="nil"/>
              <w:right w:val="nil"/>
            </w:tcBorders>
            <w:shd w:val="clear" w:color="auto" w:fill="auto"/>
            <w:noWrap/>
            <w:vAlign w:val="bottom"/>
            <w:hideMark/>
          </w:tcPr>
          <w:p w14:paraId="5975432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37" w14:textId="77777777" w:rsidTr="00175FF5">
        <w:trPr>
          <w:trHeight w:val="240"/>
        </w:trPr>
        <w:tc>
          <w:tcPr>
            <w:tcW w:w="965" w:type="dxa"/>
            <w:tcBorders>
              <w:top w:val="nil"/>
              <w:left w:val="nil"/>
              <w:bottom w:val="nil"/>
              <w:right w:val="nil"/>
            </w:tcBorders>
            <w:shd w:val="clear" w:color="auto" w:fill="auto"/>
            <w:noWrap/>
            <w:vAlign w:val="bottom"/>
            <w:hideMark/>
          </w:tcPr>
          <w:p w14:paraId="5975433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724838</w:t>
            </w:r>
          </w:p>
        </w:tc>
        <w:tc>
          <w:tcPr>
            <w:tcW w:w="810" w:type="dxa"/>
            <w:tcBorders>
              <w:top w:val="nil"/>
              <w:left w:val="nil"/>
              <w:bottom w:val="nil"/>
              <w:right w:val="nil"/>
            </w:tcBorders>
            <w:shd w:val="clear" w:color="auto" w:fill="auto"/>
            <w:noWrap/>
            <w:vAlign w:val="bottom"/>
            <w:hideMark/>
          </w:tcPr>
          <w:p w14:paraId="5975433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3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Yuba Co </w:t>
            </w:r>
          </w:p>
        </w:tc>
        <w:tc>
          <w:tcPr>
            <w:tcW w:w="1407" w:type="dxa"/>
            <w:tcBorders>
              <w:top w:val="nil"/>
              <w:left w:val="nil"/>
              <w:bottom w:val="nil"/>
              <w:right w:val="nil"/>
            </w:tcBorders>
            <w:shd w:val="clear" w:color="auto" w:fill="auto"/>
            <w:noWrap/>
            <w:vAlign w:val="bottom"/>
            <w:hideMark/>
          </w:tcPr>
          <w:p w14:paraId="5975433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39.1</w:t>
            </w:r>
          </w:p>
        </w:tc>
        <w:tc>
          <w:tcPr>
            <w:tcW w:w="1507" w:type="dxa"/>
            <w:tcBorders>
              <w:top w:val="nil"/>
              <w:left w:val="nil"/>
              <w:bottom w:val="nil"/>
              <w:right w:val="nil"/>
            </w:tcBorders>
            <w:shd w:val="clear" w:color="auto" w:fill="auto"/>
            <w:noWrap/>
            <w:vAlign w:val="bottom"/>
            <w:hideMark/>
          </w:tcPr>
          <w:p w14:paraId="5975433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–121.57</w:t>
            </w:r>
          </w:p>
        </w:tc>
        <w:tc>
          <w:tcPr>
            <w:tcW w:w="1290" w:type="dxa"/>
            <w:tcBorders>
              <w:top w:val="nil"/>
              <w:left w:val="nil"/>
              <w:bottom w:val="nil"/>
              <w:right w:val="nil"/>
            </w:tcBorders>
            <w:shd w:val="clear" w:color="auto" w:fill="auto"/>
            <w:noWrap/>
            <w:vAlign w:val="bottom"/>
            <w:hideMark/>
          </w:tcPr>
          <w:p w14:paraId="5975433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3E" w14:textId="77777777" w:rsidTr="00175FF5">
        <w:trPr>
          <w:trHeight w:val="240"/>
        </w:trPr>
        <w:tc>
          <w:tcPr>
            <w:tcW w:w="965" w:type="dxa"/>
            <w:tcBorders>
              <w:top w:val="nil"/>
              <w:left w:val="nil"/>
              <w:bottom w:val="nil"/>
              <w:right w:val="nil"/>
            </w:tcBorders>
            <w:shd w:val="clear" w:color="auto" w:fill="auto"/>
            <w:noWrap/>
            <w:vAlign w:val="bottom"/>
            <w:hideMark/>
          </w:tcPr>
          <w:p w14:paraId="5975433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724839</w:t>
            </w:r>
          </w:p>
        </w:tc>
        <w:tc>
          <w:tcPr>
            <w:tcW w:w="810" w:type="dxa"/>
            <w:tcBorders>
              <w:top w:val="nil"/>
              <w:left w:val="nil"/>
              <w:bottom w:val="nil"/>
              <w:right w:val="nil"/>
            </w:tcBorders>
            <w:shd w:val="clear" w:color="auto" w:fill="auto"/>
            <w:noWrap/>
            <w:vAlign w:val="bottom"/>
            <w:hideMark/>
          </w:tcPr>
          <w:p w14:paraId="5975433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33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07" w:type="dxa"/>
            <w:tcBorders>
              <w:top w:val="nil"/>
              <w:left w:val="nil"/>
              <w:bottom w:val="nil"/>
              <w:right w:val="nil"/>
            </w:tcBorders>
            <w:shd w:val="clear" w:color="auto" w:fill="auto"/>
            <w:noWrap/>
            <w:vAlign w:val="bottom"/>
            <w:hideMark/>
          </w:tcPr>
          <w:p w14:paraId="5975433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38.7</w:t>
            </w:r>
          </w:p>
        </w:tc>
        <w:tc>
          <w:tcPr>
            <w:tcW w:w="1507" w:type="dxa"/>
            <w:tcBorders>
              <w:top w:val="nil"/>
              <w:left w:val="nil"/>
              <w:bottom w:val="nil"/>
              <w:right w:val="nil"/>
            </w:tcBorders>
            <w:shd w:val="clear" w:color="auto" w:fill="auto"/>
            <w:noWrap/>
            <w:vAlign w:val="bottom"/>
            <w:hideMark/>
          </w:tcPr>
          <w:p w14:paraId="5975433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–121.58</w:t>
            </w:r>
          </w:p>
        </w:tc>
        <w:tc>
          <w:tcPr>
            <w:tcW w:w="1290" w:type="dxa"/>
            <w:tcBorders>
              <w:top w:val="nil"/>
              <w:left w:val="nil"/>
              <w:bottom w:val="nil"/>
              <w:right w:val="nil"/>
            </w:tcBorders>
            <w:shd w:val="clear" w:color="auto" w:fill="auto"/>
            <w:noWrap/>
            <w:vAlign w:val="bottom"/>
            <w:hideMark/>
          </w:tcPr>
          <w:p w14:paraId="5975433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45" w14:textId="77777777" w:rsidTr="00175FF5">
        <w:trPr>
          <w:trHeight w:val="240"/>
        </w:trPr>
        <w:tc>
          <w:tcPr>
            <w:tcW w:w="965" w:type="dxa"/>
            <w:tcBorders>
              <w:top w:val="nil"/>
              <w:left w:val="nil"/>
              <w:bottom w:val="nil"/>
              <w:right w:val="nil"/>
            </w:tcBorders>
            <w:shd w:val="clear" w:color="auto" w:fill="auto"/>
            <w:noWrap/>
            <w:vAlign w:val="bottom"/>
            <w:hideMark/>
          </w:tcPr>
          <w:p w14:paraId="5975433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724915</w:t>
            </w:r>
          </w:p>
        </w:tc>
        <w:tc>
          <w:tcPr>
            <w:tcW w:w="810" w:type="dxa"/>
            <w:tcBorders>
              <w:top w:val="nil"/>
              <w:left w:val="nil"/>
              <w:bottom w:val="nil"/>
              <w:right w:val="nil"/>
            </w:tcBorders>
            <w:shd w:val="clear" w:color="auto" w:fill="auto"/>
            <w:noWrap/>
            <w:vAlign w:val="bottom"/>
            <w:hideMark/>
          </w:tcPr>
          <w:p w14:paraId="5975434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5975434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4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36.6</w:t>
            </w:r>
          </w:p>
        </w:tc>
        <w:tc>
          <w:tcPr>
            <w:tcW w:w="1507" w:type="dxa"/>
            <w:tcBorders>
              <w:top w:val="nil"/>
              <w:left w:val="nil"/>
              <w:bottom w:val="nil"/>
              <w:right w:val="nil"/>
            </w:tcBorders>
            <w:shd w:val="clear" w:color="auto" w:fill="auto"/>
            <w:noWrap/>
            <w:vAlign w:val="bottom"/>
            <w:hideMark/>
          </w:tcPr>
          <w:p w14:paraId="5975434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–121.87</w:t>
            </w:r>
          </w:p>
        </w:tc>
        <w:tc>
          <w:tcPr>
            <w:tcW w:w="1290" w:type="dxa"/>
            <w:tcBorders>
              <w:top w:val="nil"/>
              <w:left w:val="nil"/>
              <w:bottom w:val="nil"/>
              <w:right w:val="nil"/>
            </w:tcBorders>
            <w:shd w:val="clear" w:color="auto" w:fill="auto"/>
            <w:noWrap/>
            <w:vAlign w:val="bottom"/>
            <w:hideMark/>
          </w:tcPr>
          <w:p w14:paraId="5975434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4C" w14:textId="77777777" w:rsidTr="00175FF5">
        <w:trPr>
          <w:trHeight w:val="240"/>
        </w:trPr>
        <w:tc>
          <w:tcPr>
            <w:tcW w:w="965" w:type="dxa"/>
            <w:tcBorders>
              <w:top w:val="nil"/>
              <w:left w:val="nil"/>
              <w:bottom w:val="nil"/>
              <w:right w:val="nil"/>
            </w:tcBorders>
            <w:shd w:val="clear" w:color="auto" w:fill="auto"/>
            <w:noWrap/>
            <w:vAlign w:val="bottom"/>
            <w:hideMark/>
          </w:tcPr>
          <w:p w14:paraId="5975434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724917</w:t>
            </w:r>
          </w:p>
        </w:tc>
        <w:tc>
          <w:tcPr>
            <w:tcW w:w="810" w:type="dxa"/>
            <w:tcBorders>
              <w:top w:val="nil"/>
              <w:left w:val="nil"/>
              <w:bottom w:val="nil"/>
              <w:right w:val="nil"/>
            </w:tcBorders>
            <w:shd w:val="clear" w:color="auto" w:fill="auto"/>
            <w:noWrap/>
            <w:vAlign w:val="bottom"/>
            <w:hideMark/>
          </w:tcPr>
          <w:p w14:paraId="5975434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bottom w:val="nil"/>
              <w:right w:val="nil"/>
            </w:tcBorders>
            <w:shd w:val="clear" w:color="auto" w:fill="auto"/>
            <w:noWrap/>
            <w:vAlign w:val="bottom"/>
            <w:hideMark/>
          </w:tcPr>
          <w:p w14:paraId="5975434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Salinas Municipal AP </w:t>
            </w:r>
          </w:p>
        </w:tc>
        <w:tc>
          <w:tcPr>
            <w:tcW w:w="1407" w:type="dxa"/>
            <w:tcBorders>
              <w:top w:val="nil"/>
              <w:left w:val="nil"/>
              <w:bottom w:val="nil"/>
              <w:right w:val="nil"/>
            </w:tcBorders>
            <w:shd w:val="clear" w:color="auto" w:fill="auto"/>
            <w:noWrap/>
            <w:vAlign w:val="bottom"/>
            <w:hideMark/>
          </w:tcPr>
          <w:p w14:paraId="5975434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36.67</w:t>
            </w:r>
          </w:p>
        </w:tc>
        <w:tc>
          <w:tcPr>
            <w:tcW w:w="1507" w:type="dxa"/>
            <w:tcBorders>
              <w:top w:val="nil"/>
              <w:left w:val="nil"/>
              <w:bottom w:val="nil"/>
              <w:right w:val="nil"/>
            </w:tcBorders>
            <w:shd w:val="clear" w:color="auto" w:fill="auto"/>
            <w:noWrap/>
            <w:vAlign w:val="bottom"/>
            <w:hideMark/>
          </w:tcPr>
          <w:p w14:paraId="5975434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–121.60</w:t>
            </w:r>
          </w:p>
        </w:tc>
        <w:tc>
          <w:tcPr>
            <w:tcW w:w="1290" w:type="dxa"/>
            <w:tcBorders>
              <w:top w:val="nil"/>
              <w:left w:val="nil"/>
              <w:bottom w:val="nil"/>
              <w:right w:val="nil"/>
            </w:tcBorders>
            <w:shd w:val="clear" w:color="auto" w:fill="auto"/>
            <w:noWrap/>
            <w:vAlign w:val="bottom"/>
            <w:hideMark/>
          </w:tcPr>
          <w:p w14:paraId="5975434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53" w14:textId="77777777" w:rsidTr="00175FF5">
        <w:trPr>
          <w:trHeight w:val="240"/>
        </w:trPr>
        <w:tc>
          <w:tcPr>
            <w:tcW w:w="965" w:type="dxa"/>
            <w:tcBorders>
              <w:top w:val="nil"/>
              <w:left w:val="nil"/>
              <w:bottom w:val="nil"/>
              <w:right w:val="nil"/>
            </w:tcBorders>
            <w:shd w:val="clear" w:color="auto" w:fill="auto"/>
            <w:noWrap/>
            <w:vAlign w:val="bottom"/>
            <w:hideMark/>
          </w:tcPr>
          <w:p w14:paraId="5975434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724920</w:t>
            </w:r>
          </w:p>
        </w:tc>
        <w:tc>
          <w:tcPr>
            <w:tcW w:w="810" w:type="dxa"/>
            <w:tcBorders>
              <w:top w:val="nil"/>
              <w:left w:val="nil"/>
              <w:bottom w:val="nil"/>
              <w:right w:val="nil"/>
            </w:tcBorders>
            <w:shd w:val="clear" w:color="auto" w:fill="auto"/>
            <w:noWrap/>
            <w:vAlign w:val="bottom"/>
            <w:hideMark/>
          </w:tcPr>
          <w:p w14:paraId="5975434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4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Stockton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5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37.9</w:t>
            </w:r>
          </w:p>
        </w:tc>
        <w:tc>
          <w:tcPr>
            <w:tcW w:w="1507" w:type="dxa"/>
            <w:tcBorders>
              <w:top w:val="nil"/>
              <w:left w:val="nil"/>
              <w:bottom w:val="nil"/>
              <w:right w:val="nil"/>
            </w:tcBorders>
            <w:shd w:val="clear" w:color="auto" w:fill="auto"/>
            <w:noWrap/>
            <w:vAlign w:val="bottom"/>
            <w:hideMark/>
          </w:tcPr>
          <w:p w14:paraId="5975435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–121.23</w:t>
            </w:r>
          </w:p>
        </w:tc>
        <w:tc>
          <w:tcPr>
            <w:tcW w:w="1290" w:type="dxa"/>
            <w:tcBorders>
              <w:top w:val="nil"/>
              <w:left w:val="nil"/>
              <w:bottom w:val="nil"/>
              <w:right w:val="nil"/>
            </w:tcBorders>
            <w:shd w:val="clear" w:color="auto" w:fill="auto"/>
            <w:noWrap/>
            <w:vAlign w:val="bottom"/>
            <w:hideMark/>
          </w:tcPr>
          <w:p w14:paraId="5975435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5A" w14:textId="77777777" w:rsidTr="00175FF5">
        <w:trPr>
          <w:trHeight w:val="240"/>
        </w:trPr>
        <w:tc>
          <w:tcPr>
            <w:tcW w:w="965" w:type="dxa"/>
            <w:tcBorders>
              <w:top w:val="nil"/>
              <w:left w:val="nil"/>
              <w:bottom w:val="nil"/>
              <w:right w:val="nil"/>
            </w:tcBorders>
            <w:shd w:val="clear" w:color="auto" w:fill="auto"/>
            <w:noWrap/>
            <w:vAlign w:val="bottom"/>
            <w:hideMark/>
          </w:tcPr>
          <w:p w14:paraId="5975435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724926</w:t>
            </w:r>
          </w:p>
        </w:tc>
        <w:tc>
          <w:tcPr>
            <w:tcW w:w="810" w:type="dxa"/>
            <w:tcBorders>
              <w:top w:val="nil"/>
              <w:left w:val="nil"/>
              <w:bottom w:val="nil"/>
              <w:right w:val="nil"/>
            </w:tcBorders>
            <w:shd w:val="clear" w:color="auto" w:fill="auto"/>
            <w:noWrap/>
            <w:vAlign w:val="bottom"/>
            <w:hideMark/>
          </w:tcPr>
          <w:p w14:paraId="5975435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5975435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07" w:type="dxa"/>
            <w:tcBorders>
              <w:top w:val="nil"/>
              <w:left w:val="nil"/>
              <w:bottom w:val="nil"/>
              <w:right w:val="nil"/>
            </w:tcBorders>
            <w:shd w:val="clear" w:color="auto" w:fill="auto"/>
            <w:noWrap/>
            <w:vAlign w:val="bottom"/>
            <w:hideMark/>
          </w:tcPr>
          <w:p w14:paraId="5975435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37.63</w:t>
            </w:r>
          </w:p>
        </w:tc>
        <w:tc>
          <w:tcPr>
            <w:tcW w:w="1507" w:type="dxa"/>
            <w:tcBorders>
              <w:top w:val="nil"/>
              <w:left w:val="nil"/>
              <w:bottom w:val="nil"/>
              <w:right w:val="nil"/>
            </w:tcBorders>
            <w:shd w:val="clear" w:color="auto" w:fill="auto"/>
            <w:noWrap/>
            <w:vAlign w:val="bottom"/>
            <w:hideMark/>
          </w:tcPr>
          <w:p w14:paraId="5975435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–120.95</w:t>
            </w:r>
          </w:p>
        </w:tc>
        <w:tc>
          <w:tcPr>
            <w:tcW w:w="1290" w:type="dxa"/>
            <w:tcBorders>
              <w:top w:val="nil"/>
              <w:left w:val="nil"/>
              <w:bottom w:val="nil"/>
              <w:right w:val="nil"/>
            </w:tcBorders>
            <w:shd w:val="clear" w:color="auto" w:fill="auto"/>
            <w:noWrap/>
            <w:vAlign w:val="bottom"/>
            <w:hideMark/>
          </w:tcPr>
          <w:p w14:paraId="5975435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61" w14:textId="77777777" w:rsidTr="00175FF5">
        <w:trPr>
          <w:trHeight w:val="240"/>
        </w:trPr>
        <w:tc>
          <w:tcPr>
            <w:tcW w:w="965" w:type="dxa"/>
            <w:tcBorders>
              <w:top w:val="nil"/>
              <w:left w:val="nil"/>
              <w:bottom w:val="nil"/>
              <w:right w:val="nil"/>
            </w:tcBorders>
            <w:shd w:val="clear" w:color="auto" w:fill="auto"/>
            <w:noWrap/>
            <w:vAlign w:val="bottom"/>
            <w:hideMark/>
          </w:tcPr>
          <w:p w14:paraId="5975435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724927</w:t>
            </w:r>
          </w:p>
        </w:tc>
        <w:tc>
          <w:tcPr>
            <w:tcW w:w="810" w:type="dxa"/>
            <w:tcBorders>
              <w:top w:val="nil"/>
              <w:left w:val="nil"/>
              <w:bottom w:val="nil"/>
              <w:right w:val="nil"/>
            </w:tcBorders>
            <w:shd w:val="clear" w:color="auto" w:fill="auto"/>
            <w:noWrap/>
            <w:vAlign w:val="bottom"/>
            <w:hideMark/>
          </w:tcPr>
          <w:p w14:paraId="5975435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5975435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Livermore Municipal </w:t>
            </w:r>
          </w:p>
        </w:tc>
        <w:tc>
          <w:tcPr>
            <w:tcW w:w="1407" w:type="dxa"/>
            <w:tcBorders>
              <w:top w:val="nil"/>
              <w:left w:val="nil"/>
              <w:bottom w:val="nil"/>
              <w:right w:val="nil"/>
            </w:tcBorders>
            <w:shd w:val="clear" w:color="auto" w:fill="auto"/>
            <w:noWrap/>
            <w:vAlign w:val="bottom"/>
            <w:hideMark/>
          </w:tcPr>
          <w:p w14:paraId="5975435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37.7</w:t>
            </w:r>
          </w:p>
        </w:tc>
        <w:tc>
          <w:tcPr>
            <w:tcW w:w="1507" w:type="dxa"/>
            <w:tcBorders>
              <w:top w:val="nil"/>
              <w:left w:val="nil"/>
              <w:bottom w:val="nil"/>
              <w:right w:val="nil"/>
            </w:tcBorders>
            <w:shd w:val="clear" w:color="auto" w:fill="auto"/>
            <w:noWrap/>
            <w:vAlign w:val="bottom"/>
            <w:hideMark/>
          </w:tcPr>
          <w:p w14:paraId="5975435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–121.82</w:t>
            </w:r>
          </w:p>
        </w:tc>
        <w:tc>
          <w:tcPr>
            <w:tcW w:w="1290" w:type="dxa"/>
            <w:tcBorders>
              <w:top w:val="nil"/>
              <w:left w:val="nil"/>
              <w:bottom w:val="nil"/>
              <w:right w:val="nil"/>
            </w:tcBorders>
            <w:shd w:val="clear" w:color="auto" w:fill="auto"/>
            <w:noWrap/>
            <w:vAlign w:val="bottom"/>
            <w:hideMark/>
          </w:tcPr>
          <w:p w14:paraId="5975436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68" w14:textId="77777777" w:rsidTr="00175FF5">
        <w:trPr>
          <w:trHeight w:val="240"/>
        </w:trPr>
        <w:tc>
          <w:tcPr>
            <w:tcW w:w="965" w:type="dxa"/>
            <w:tcBorders>
              <w:top w:val="nil"/>
              <w:left w:val="nil"/>
              <w:bottom w:val="nil"/>
              <w:right w:val="nil"/>
            </w:tcBorders>
            <w:shd w:val="clear" w:color="auto" w:fill="auto"/>
            <w:noWrap/>
            <w:vAlign w:val="bottom"/>
            <w:hideMark/>
          </w:tcPr>
          <w:p w14:paraId="5975436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724930</w:t>
            </w:r>
          </w:p>
        </w:tc>
        <w:tc>
          <w:tcPr>
            <w:tcW w:w="810" w:type="dxa"/>
            <w:tcBorders>
              <w:top w:val="nil"/>
              <w:left w:val="nil"/>
              <w:bottom w:val="nil"/>
              <w:right w:val="nil"/>
            </w:tcBorders>
            <w:shd w:val="clear" w:color="auto" w:fill="auto"/>
            <w:noWrap/>
            <w:vAlign w:val="bottom"/>
            <w:hideMark/>
          </w:tcPr>
          <w:p w14:paraId="5975436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bottom w:val="nil"/>
              <w:right w:val="nil"/>
            </w:tcBorders>
            <w:shd w:val="clear" w:color="auto" w:fill="auto"/>
            <w:noWrap/>
            <w:vAlign w:val="bottom"/>
            <w:hideMark/>
          </w:tcPr>
          <w:p w14:paraId="5975436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Oakland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6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37.72</w:t>
            </w:r>
          </w:p>
        </w:tc>
        <w:tc>
          <w:tcPr>
            <w:tcW w:w="1507" w:type="dxa"/>
            <w:tcBorders>
              <w:top w:val="nil"/>
              <w:left w:val="nil"/>
              <w:bottom w:val="nil"/>
              <w:right w:val="nil"/>
            </w:tcBorders>
            <w:shd w:val="clear" w:color="auto" w:fill="auto"/>
            <w:noWrap/>
            <w:vAlign w:val="bottom"/>
            <w:hideMark/>
          </w:tcPr>
          <w:p w14:paraId="5975436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–122.22</w:t>
            </w:r>
          </w:p>
        </w:tc>
        <w:tc>
          <w:tcPr>
            <w:tcW w:w="1290" w:type="dxa"/>
            <w:tcBorders>
              <w:top w:val="nil"/>
              <w:left w:val="nil"/>
              <w:bottom w:val="nil"/>
              <w:right w:val="nil"/>
            </w:tcBorders>
            <w:shd w:val="clear" w:color="auto" w:fill="auto"/>
            <w:noWrap/>
            <w:vAlign w:val="bottom"/>
            <w:hideMark/>
          </w:tcPr>
          <w:p w14:paraId="5975436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6F" w14:textId="77777777" w:rsidTr="00175FF5">
        <w:trPr>
          <w:trHeight w:val="240"/>
        </w:trPr>
        <w:tc>
          <w:tcPr>
            <w:tcW w:w="965" w:type="dxa"/>
            <w:tcBorders>
              <w:top w:val="nil"/>
              <w:left w:val="nil"/>
              <w:right w:val="nil"/>
            </w:tcBorders>
            <w:shd w:val="clear" w:color="auto" w:fill="auto"/>
            <w:noWrap/>
            <w:vAlign w:val="bottom"/>
            <w:hideMark/>
          </w:tcPr>
          <w:p w14:paraId="5975436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724935</w:t>
            </w:r>
          </w:p>
        </w:tc>
        <w:tc>
          <w:tcPr>
            <w:tcW w:w="810" w:type="dxa"/>
            <w:tcBorders>
              <w:top w:val="nil"/>
              <w:left w:val="nil"/>
              <w:right w:val="nil"/>
            </w:tcBorders>
            <w:shd w:val="clear" w:color="auto" w:fill="auto"/>
            <w:noWrap/>
            <w:vAlign w:val="bottom"/>
            <w:hideMark/>
          </w:tcPr>
          <w:p w14:paraId="5975436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right w:val="nil"/>
            </w:tcBorders>
            <w:shd w:val="clear" w:color="auto" w:fill="auto"/>
            <w:noWrap/>
            <w:vAlign w:val="bottom"/>
            <w:hideMark/>
          </w:tcPr>
          <w:p w14:paraId="5975436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Hayward Air Term </w:t>
            </w:r>
          </w:p>
        </w:tc>
        <w:tc>
          <w:tcPr>
            <w:tcW w:w="1407" w:type="dxa"/>
            <w:tcBorders>
              <w:top w:val="nil"/>
              <w:left w:val="nil"/>
              <w:right w:val="nil"/>
            </w:tcBorders>
            <w:shd w:val="clear" w:color="auto" w:fill="auto"/>
            <w:noWrap/>
            <w:vAlign w:val="bottom"/>
            <w:hideMark/>
          </w:tcPr>
          <w:p w14:paraId="5975436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37.67</w:t>
            </w:r>
          </w:p>
        </w:tc>
        <w:tc>
          <w:tcPr>
            <w:tcW w:w="1507" w:type="dxa"/>
            <w:tcBorders>
              <w:top w:val="nil"/>
              <w:left w:val="nil"/>
              <w:right w:val="nil"/>
            </w:tcBorders>
            <w:shd w:val="clear" w:color="auto" w:fill="auto"/>
            <w:noWrap/>
            <w:vAlign w:val="bottom"/>
            <w:hideMark/>
          </w:tcPr>
          <w:p w14:paraId="5975436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–122.12</w:t>
            </w:r>
          </w:p>
        </w:tc>
        <w:tc>
          <w:tcPr>
            <w:tcW w:w="1290" w:type="dxa"/>
            <w:tcBorders>
              <w:top w:val="nil"/>
              <w:left w:val="nil"/>
              <w:right w:val="nil"/>
            </w:tcBorders>
            <w:shd w:val="clear" w:color="auto" w:fill="auto"/>
            <w:noWrap/>
            <w:vAlign w:val="bottom"/>
            <w:hideMark/>
          </w:tcPr>
          <w:p w14:paraId="5975436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76" w14:textId="77777777" w:rsidTr="00175FF5">
        <w:trPr>
          <w:trHeight w:val="240"/>
        </w:trPr>
        <w:tc>
          <w:tcPr>
            <w:tcW w:w="965" w:type="dxa"/>
            <w:tcBorders>
              <w:top w:val="nil"/>
              <w:left w:val="nil"/>
              <w:bottom w:val="nil"/>
              <w:right w:val="nil"/>
            </w:tcBorders>
            <w:shd w:val="clear" w:color="auto" w:fill="auto"/>
            <w:noWrap/>
            <w:vAlign w:val="bottom"/>
            <w:hideMark/>
          </w:tcPr>
          <w:p w14:paraId="5975437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724936</w:t>
            </w:r>
          </w:p>
        </w:tc>
        <w:tc>
          <w:tcPr>
            <w:tcW w:w="810" w:type="dxa"/>
            <w:tcBorders>
              <w:top w:val="nil"/>
              <w:left w:val="nil"/>
              <w:bottom w:val="nil"/>
              <w:right w:val="nil"/>
            </w:tcBorders>
            <w:shd w:val="clear" w:color="auto" w:fill="auto"/>
            <w:noWrap/>
            <w:vAlign w:val="bottom"/>
            <w:hideMark/>
          </w:tcPr>
          <w:p w14:paraId="5975437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5975437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07" w:type="dxa"/>
            <w:tcBorders>
              <w:top w:val="nil"/>
              <w:left w:val="nil"/>
              <w:bottom w:val="nil"/>
              <w:right w:val="nil"/>
            </w:tcBorders>
            <w:shd w:val="clear" w:color="auto" w:fill="auto"/>
            <w:noWrap/>
            <w:vAlign w:val="bottom"/>
            <w:hideMark/>
          </w:tcPr>
          <w:p w14:paraId="5975437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w:t>
            </w:r>
          </w:p>
        </w:tc>
        <w:tc>
          <w:tcPr>
            <w:tcW w:w="1507" w:type="dxa"/>
            <w:tcBorders>
              <w:top w:val="nil"/>
              <w:left w:val="nil"/>
              <w:bottom w:val="nil"/>
              <w:right w:val="nil"/>
            </w:tcBorders>
            <w:shd w:val="clear" w:color="auto" w:fill="auto"/>
            <w:noWrap/>
            <w:vAlign w:val="bottom"/>
            <w:hideMark/>
          </w:tcPr>
          <w:p w14:paraId="5975437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top w:val="nil"/>
              <w:left w:val="nil"/>
              <w:bottom w:val="nil"/>
              <w:right w:val="nil"/>
            </w:tcBorders>
            <w:shd w:val="clear" w:color="auto" w:fill="auto"/>
            <w:noWrap/>
            <w:vAlign w:val="bottom"/>
            <w:hideMark/>
          </w:tcPr>
          <w:p w14:paraId="5975437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7D" w14:textId="77777777" w:rsidTr="00175FF5">
        <w:trPr>
          <w:trHeight w:val="240"/>
        </w:trPr>
        <w:tc>
          <w:tcPr>
            <w:tcW w:w="965" w:type="dxa"/>
            <w:tcBorders>
              <w:left w:val="nil"/>
              <w:bottom w:val="nil"/>
              <w:right w:val="nil"/>
            </w:tcBorders>
            <w:shd w:val="clear" w:color="auto" w:fill="auto"/>
            <w:noWrap/>
            <w:vAlign w:val="bottom"/>
            <w:hideMark/>
          </w:tcPr>
          <w:p w14:paraId="5975437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724940</w:t>
            </w:r>
          </w:p>
        </w:tc>
        <w:tc>
          <w:tcPr>
            <w:tcW w:w="810" w:type="dxa"/>
            <w:tcBorders>
              <w:left w:val="nil"/>
              <w:bottom w:val="nil"/>
              <w:right w:val="nil"/>
            </w:tcBorders>
            <w:shd w:val="clear" w:color="auto" w:fill="auto"/>
            <w:noWrap/>
            <w:vAlign w:val="bottom"/>
            <w:hideMark/>
          </w:tcPr>
          <w:p w14:paraId="5975437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left w:val="nil"/>
              <w:bottom w:val="nil"/>
              <w:right w:val="nil"/>
            </w:tcBorders>
            <w:shd w:val="clear" w:color="auto" w:fill="auto"/>
            <w:noWrap/>
            <w:vAlign w:val="bottom"/>
            <w:hideMark/>
          </w:tcPr>
          <w:p w14:paraId="5975437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07" w:type="dxa"/>
            <w:tcBorders>
              <w:left w:val="nil"/>
              <w:bottom w:val="nil"/>
              <w:right w:val="nil"/>
            </w:tcBorders>
            <w:shd w:val="clear" w:color="auto" w:fill="auto"/>
            <w:noWrap/>
            <w:vAlign w:val="bottom"/>
            <w:hideMark/>
          </w:tcPr>
          <w:p w14:paraId="5975437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37.62</w:t>
            </w:r>
          </w:p>
        </w:tc>
        <w:tc>
          <w:tcPr>
            <w:tcW w:w="1507" w:type="dxa"/>
            <w:tcBorders>
              <w:left w:val="nil"/>
              <w:bottom w:val="nil"/>
              <w:right w:val="nil"/>
            </w:tcBorders>
            <w:shd w:val="clear" w:color="auto" w:fill="auto"/>
            <w:noWrap/>
            <w:vAlign w:val="bottom"/>
            <w:hideMark/>
          </w:tcPr>
          <w:p w14:paraId="5975437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–122.40</w:t>
            </w:r>
          </w:p>
        </w:tc>
        <w:tc>
          <w:tcPr>
            <w:tcW w:w="1290" w:type="dxa"/>
            <w:tcBorders>
              <w:left w:val="nil"/>
              <w:bottom w:val="nil"/>
              <w:right w:val="nil"/>
            </w:tcBorders>
            <w:shd w:val="clear" w:color="auto" w:fill="auto"/>
            <w:noWrap/>
            <w:vAlign w:val="bottom"/>
            <w:hideMark/>
          </w:tcPr>
          <w:p w14:paraId="5975437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84" w14:textId="77777777" w:rsidTr="00175FF5">
        <w:trPr>
          <w:trHeight w:val="240"/>
        </w:trPr>
        <w:tc>
          <w:tcPr>
            <w:tcW w:w="965" w:type="dxa"/>
            <w:tcBorders>
              <w:top w:val="nil"/>
              <w:left w:val="nil"/>
              <w:bottom w:val="nil"/>
              <w:right w:val="nil"/>
            </w:tcBorders>
            <w:shd w:val="clear" w:color="auto" w:fill="auto"/>
            <w:noWrap/>
            <w:vAlign w:val="bottom"/>
            <w:hideMark/>
          </w:tcPr>
          <w:p w14:paraId="5975437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724945</w:t>
            </w:r>
          </w:p>
        </w:tc>
        <w:tc>
          <w:tcPr>
            <w:tcW w:w="810" w:type="dxa"/>
            <w:tcBorders>
              <w:top w:val="nil"/>
              <w:left w:val="nil"/>
              <w:bottom w:val="nil"/>
              <w:right w:val="nil"/>
            </w:tcBorders>
            <w:shd w:val="clear" w:color="auto" w:fill="auto"/>
            <w:noWrap/>
            <w:vAlign w:val="bottom"/>
            <w:hideMark/>
          </w:tcPr>
          <w:p w14:paraId="5975437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59754380"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Jose Intl AP </w:t>
            </w:r>
          </w:p>
        </w:tc>
        <w:tc>
          <w:tcPr>
            <w:tcW w:w="1407" w:type="dxa"/>
            <w:tcBorders>
              <w:top w:val="nil"/>
              <w:left w:val="nil"/>
              <w:bottom w:val="nil"/>
              <w:right w:val="nil"/>
            </w:tcBorders>
            <w:shd w:val="clear" w:color="auto" w:fill="auto"/>
            <w:noWrap/>
            <w:vAlign w:val="bottom"/>
            <w:hideMark/>
          </w:tcPr>
          <w:p w14:paraId="5975438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5975438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5975438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8B" w14:textId="77777777" w:rsidTr="00175FF5">
        <w:trPr>
          <w:trHeight w:val="240"/>
        </w:trPr>
        <w:tc>
          <w:tcPr>
            <w:tcW w:w="965" w:type="dxa"/>
            <w:tcBorders>
              <w:top w:val="nil"/>
              <w:left w:val="nil"/>
              <w:bottom w:val="nil"/>
              <w:right w:val="nil"/>
            </w:tcBorders>
            <w:shd w:val="clear" w:color="auto" w:fill="auto"/>
            <w:noWrap/>
            <w:vAlign w:val="bottom"/>
            <w:hideMark/>
          </w:tcPr>
          <w:p w14:paraId="5975438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724955</w:t>
            </w:r>
          </w:p>
        </w:tc>
        <w:tc>
          <w:tcPr>
            <w:tcW w:w="810" w:type="dxa"/>
            <w:tcBorders>
              <w:top w:val="nil"/>
              <w:left w:val="nil"/>
              <w:bottom w:val="nil"/>
              <w:right w:val="nil"/>
            </w:tcBorders>
            <w:shd w:val="clear" w:color="auto" w:fill="auto"/>
            <w:noWrap/>
            <w:vAlign w:val="bottom"/>
            <w:hideMark/>
          </w:tcPr>
          <w:p w14:paraId="5975438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38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Napa Co. Airport </w:t>
            </w:r>
          </w:p>
        </w:tc>
        <w:tc>
          <w:tcPr>
            <w:tcW w:w="1407" w:type="dxa"/>
            <w:tcBorders>
              <w:top w:val="nil"/>
              <w:left w:val="nil"/>
              <w:bottom w:val="nil"/>
              <w:right w:val="nil"/>
            </w:tcBorders>
            <w:shd w:val="clear" w:color="auto" w:fill="auto"/>
            <w:noWrap/>
            <w:vAlign w:val="bottom"/>
            <w:hideMark/>
          </w:tcPr>
          <w:p w14:paraId="5975438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38.22</w:t>
            </w:r>
          </w:p>
        </w:tc>
        <w:tc>
          <w:tcPr>
            <w:tcW w:w="1507" w:type="dxa"/>
            <w:tcBorders>
              <w:top w:val="nil"/>
              <w:left w:val="nil"/>
              <w:bottom w:val="nil"/>
              <w:right w:val="nil"/>
            </w:tcBorders>
            <w:shd w:val="clear" w:color="auto" w:fill="auto"/>
            <w:noWrap/>
            <w:vAlign w:val="bottom"/>
            <w:hideMark/>
          </w:tcPr>
          <w:p w14:paraId="5975438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–122.28</w:t>
            </w:r>
          </w:p>
        </w:tc>
        <w:tc>
          <w:tcPr>
            <w:tcW w:w="1290" w:type="dxa"/>
            <w:tcBorders>
              <w:top w:val="nil"/>
              <w:left w:val="nil"/>
              <w:bottom w:val="nil"/>
              <w:right w:val="nil"/>
            </w:tcBorders>
            <w:shd w:val="clear" w:color="auto" w:fill="auto"/>
            <w:noWrap/>
            <w:vAlign w:val="bottom"/>
            <w:hideMark/>
          </w:tcPr>
          <w:p w14:paraId="5975438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92" w14:textId="77777777" w:rsidTr="00175FF5">
        <w:trPr>
          <w:trHeight w:val="240"/>
        </w:trPr>
        <w:tc>
          <w:tcPr>
            <w:tcW w:w="965" w:type="dxa"/>
            <w:tcBorders>
              <w:top w:val="nil"/>
              <w:left w:val="nil"/>
              <w:bottom w:val="nil"/>
              <w:right w:val="nil"/>
            </w:tcBorders>
            <w:shd w:val="clear" w:color="auto" w:fill="auto"/>
            <w:noWrap/>
            <w:vAlign w:val="bottom"/>
            <w:hideMark/>
          </w:tcPr>
          <w:p w14:paraId="5975438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724957</w:t>
            </w:r>
          </w:p>
        </w:tc>
        <w:tc>
          <w:tcPr>
            <w:tcW w:w="810" w:type="dxa"/>
            <w:tcBorders>
              <w:top w:val="nil"/>
              <w:left w:val="nil"/>
              <w:bottom w:val="nil"/>
              <w:right w:val="nil"/>
            </w:tcBorders>
            <w:shd w:val="clear" w:color="auto" w:fill="auto"/>
            <w:noWrap/>
            <w:vAlign w:val="bottom"/>
            <w:hideMark/>
          </w:tcPr>
          <w:p w14:paraId="5975438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5975438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Rosa (AWOS) </w:t>
            </w:r>
          </w:p>
        </w:tc>
        <w:tc>
          <w:tcPr>
            <w:tcW w:w="1407" w:type="dxa"/>
            <w:tcBorders>
              <w:top w:val="nil"/>
              <w:left w:val="nil"/>
              <w:bottom w:val="nil"/>
              <w:right w:val="nil"/>
            </w:tcBorders>
            <w:shd w:val="clear" w:color="auto" w:fill="auto"/>
            <w:noWrap/>
            <w:vAlign w:val="bottom"/>
            <w:hideMark/>
          </w:tcPr>
          <w:p w14:paraId="5975438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38.52</w:t>
            </w:r>
          </w:p>
        </w:tc>
        <w:tc>
          <w:tcPr>
            <w:tcW w:w="1507" w:type="dxa"/>
            <w:tcBorders>
              <w:top w:val="nil"/>
              <w:left w:val="nil"/>
              <w:bottom w:val="nil"/>
              <w:right w:val="nil"/>
            </w:tcBorders>
            <w:shd w:val="clear" w:color="auto" w:fill="auto"/>
            <w:noWrap/>
            <w:vAlign w:val="bottom"/>
            <w:hideMark/>
          </w:tcPr>
          <w:p w14:paraId="5975439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–122.82</w:t>
            </w:r>
          </w:p>
        </w:tc>
        <w:tc>
          <w:tcPr>
            <w:tcW w:w="1290" w:type="dxa"/>
            <w:tcBorders>
              <w:top w:val="nil"/>
              <w:left w:val="nil"/>
              <w:bottom w:val="nil"/>
              <w:right w:val="nil"/>
            </w:tcBorders>
            <w:shd w:val="clear" w:color="auto" w:fill="auto"/>
            <w:noWrap/>
            <w:vAlign w:val="bottom"/>
            <w:hideMark/>
          </w:tcPr>
          <w:p w14:paraId="5975439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99" w14:textId="77777777" w:rsidTr="00175FF5">
        <w:trPr>
          <w:trHeight w:val="240"/>
        </w:trPr>
        <w:tc>
          <w:tcPr>
            <w:tcW w:w="965" w:type="dxa"/>
            <w:tcBorders>
              <w:top w:val="nil"/>
              <w:left w:val="nil"/>
              <w:bottom w:val="nil"/>
              <w:right w:val="nil"/>
            </w:tcBorders>
            <w:shd w:val="clear" w:color="auto" w:fill="auto"/>
            <w:noWrap/>
            <w:vAlign w:val="bottom"/>
            <w:hideMark/>
          </w:tcPr>
          <w:p w14:paraId="5975439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725845</w:t>
            </w:r>
          </w:p>
        </w:tc>
        <w:tc>
          <w:tcPr>
            <w:tcW w:w="810" w:type="dxa"/>
            <w:tcBorders>
              <w:top w:val="nil"/>
              <w:left w:val="nil"/>
              <w:bottom w:val="nil"/>
              <w:right w:val="nil"/>
            </w:tcBorders>
            <w:shd w:val="clear" w:color="auto" w:fill="auto"/>
            <w:noWrap/>
            <w:vAlign w:val="bottom"/>
            <w:hideMark/>
          </w:tcPr>
          <w:p w14:paraId="5975439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5975439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Blue Canyon AP </w:t>
            </w:r>
          </w:p>
        </w:tc>
        <w:tc>
          <w:tcPr>
            <w:tcW w:w="1407" w:type="dxa"/>
            <w:tcBorders>
              <w:top w:val="nil"/>
              <w:left w:val="nil"/>
              <w:bottom w:val="nil"/>
              <w:right w:val="nil"/>
            </w:tcBorders>
            <w:shd w:val="clear" w:color="auto" w:fill="auto"/>
            <w:noWrap/>
            <w:vAlign w:val="bottom"/>
            <w:hideMark/>
          </w:tcPr>
          <w:p w14:paraId="5975439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39.3</w:t>
            </w:r>
          </w:p>
        </w:tc>
        <w:tc>
          <w:tcPr>
            <w:tcW w:w="1507" w:type="dxa"/>
            <w:tcBorders>
              <w:top w:val="nil"/>
              <w:left w:val="nil"/>
              <w:bottom w:val="nil"/>
              <w:right w:val="nil"/>
            </w:tcBorders>
            <w:shd w:val="clear" w:color="auto" w:fill="auto"/>
            <w:noWrap/>
            <w:vAlign w:val="bottom"/>
            <w:hideMark/>
          </w:tcPr>
          <w:p w14:paraId="5975439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–120.72</w:t>
            </w:r>
          </w:p>
        </w:tc>
        <w:tc>
          <w:tcPr>
            <w:tcW w:w="1290" w:type="dxa"/>
            <w:tcBorders>
              <w:top w:val="nil"/>
              <w:left w:val="nil"/>
              <w:bottom w:val="nil"/>
              <w:right w:val="nil"/>
            </w:tcBorders>
            <w:shd w:val="clear" w:color="auto" w:fill="auto"/>
            <w:noWrap/>
            <w:vAlign w:val="bottom"/>
            <w:hideMark/>
          </w:tcPr>
          <w:p w14:paraId="5975439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A0" w14:textId="77777777" w:rsidTr="00175FF5">
        <w:trPr>
          <w:trHeight w:val="240"/>
        </w:trPr>
        <w:tc>
          <w:tcPr>
            <w:tcW w:w="965" w:type="dxa"/>
            <w:tcBorders>
              <w:top w:val="nil"/>
              <w:left w:val="nil"/>
              <w:bottom w:val="nil"/>
              <w:right w:val="nil"/>
            </w:tcBorders>
            <w:shd w:val="clear" w:color="auto" w:fill="auto"/>
            <w:noWrap/>
            <w:vAlign w:val="bottom"/>
            <w:hideMark/>
          </w:tcPr>
          <w:p w14:paraId="5975439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725846</w:t>
            </w:r>
          </w:p>
        </w:tc>
        <w:tc>
          <w:tcPr>
            <w:tcW w:w="810" w:type="dxa"/>
            <w:tcBorders>
              <w:top w:val="nil"/>
              <w:left w:val="nil"/>
              <w:bottom w:val="nil"/>
              <w:right w:val="nil"/>
            </w:tcBorders>
            <w:shd w:val="clear" w:color="auto" w:fill="auto"/>
            <w:noWrap/>
            <w:vAlign w:val="bottom"/>
            <w:hideMark/>
          </w:tcPr>
          <w:p w14:paraId="5975439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0.66</w:t>
            </w:r>
          </w:p>
        </w:tc>
        <w:tc>
          <w:tcPr>
            <w:tcW w:w="4942" w:type="dxa"/>
            <w:tcBorders>
              <w:top w:val="nil"/>
              <w:left w:val="nil"/>
              <w:bottom w:val="nil"/>
              <w:right w:val="nil"/>
            </w:tcBorders>
            <w:shd w:val="clear" w:color="auto" w:fill="auto"/>
            <w:noWrap/>
            <w:vAlign w:val="bottom"/>
            <w:hideMark/>
          </w:tcPr>
          <w:p w14:paraId="5975439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Truckee–Tahoe </w:t>
            </w:r>
          </w:p>
        </w:tc>
        <w:tc>
          <w:tcPr>
            <w:tcW w:w="1407" w:type="dxa"/>
            <w:tcBorders>
              <w:top w:val="nil"/>
              <w:left w:val="nil"/>
              <w:bottom w:val="nil"/>
              <w:right w:val="nil"/>
            </w:tcBorders>
            <w:shd w:val="clear" w:color="auto" w:fill="auto"/>
            <w:noWrap/>
            <w:vAlign w:val="bottom"/>
            <w:hideMark/>
          </w:tcPr>
          <w:p w14:paraId="5975439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39.32</w:t>
            </w:r>
          </w:p>
        </w:tc>
        <w:tc>
          <w:tcPr>
            <w:tcW w:w="1507" w:type="dxa"/>
            <w:tcBorders>
              <w:top w:val="nil"/>
              <w:left w:val="nil"/>
              <w:bottom w:val="nil"/>
              <w:right w:val="nil"/>
            </w:tcBorders>
            <w:shd w:val="clear" w:color="auto" w:fill="auto"/>
            <w:noWrap/>
            <w:vAlign w:val="bottom"/>
            <w:hideMark/>
          </w:tcPr>
          <w:p w14:paraId="5975439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–120.13</w:t>
            </w:r>
          </w:p>
        </w:tc>
        <w:tc>
          <w:tcPr>
            <w:tcW w:w="1290" w:type="dxa"/>
            <w:tcBorders>
              <w:top w:val="nil"/>
              <w:left w:val="nil"/>
              <w:bottom w:val="nil"/>
              <w:right w:val="nil"/>
            </w:tcBorders>
            <w:shd w:val="clear" w:color="auto" w:fill="auto"/>
            <w:noWrap/>
            <w:vAlign w:val="bottom"/>
            <w:hideMark/>
          </w:tcPr>
          <w:p w14:paraId="5975439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A7" w14:textId="77777777" w:rsidTr="00175FF5">
        <w:trPr>
          <w:trHeight w:val="240"/>
        </w:trPr>
        <w:tc>
          <w:tcPr>
            <w:tcW w:w="965" w:type="dxa"/>
            <w:tcBorders>
              <w:top w:val="nil"/>
              <w:left w:val="nil"/>
              <w:bottom w:val="nil"/>
              <w:right w:val="nil"/>
            </w:tcBorders>
            <w:shd w:val="clear" w:color="auto" w:fill="auto"/>
            <w:noWrap/>
            <w:vAlign w:val="bottom"/>
            <w:hideMark/>
          </w:tcPr>
          <w:p w14:paraId="597543A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725847</w:t>
            </w:r>
          </w:p>
        </w:tc>
        <w:tc>
          <w:tcPr>
            <w:tcW w:w="810" w:type="dxa"/>
            <w:tcBorders>
              <w:top w:val="nil"/>
              <w:left w:val="nil"/>
              <w:bottom w:val="nil"/>
              <w:right w:val="nil"/>
            </w:tcBorders>
            <w:shd w:val="clear" w:color="auto" w:fill="auto"/>
            <w:noWrap/>
            <w:vAlign w:val="bottom"/>
            <w:hideMark/>
          </w:tcPr>
          <w:p w14:paraId="597543A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0.64</w:t>
            </w:r>
          </w:p>
        </w:tc>
        <w:tc>
          <w:tcPr>
            <w:tcW w:w="4942" w:type="dxa"/>
            <w:tcBorders>
              <w:top w:val="nil"/>
              <w:left w:val="nil"/>
              <w:bottom w:val="nil"/>
              <w:right w:val="nil"/>
            </w:tcBorders>
            <w:shd w:val="clear" w:color="auto" w:fill="auto"/>
            <w:noWrap/>
            <w:vAlign w:val="bottom"/>
            <w:hideMark/>
          </w:tcPr>
          <w:p w14:paraId="597543A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South Lake Tahoe </w:t>
            </w:r>
          </w:p>
        </w:tc>
        <w:tc>
          <w:tcPr>
            <w:tcW w:w="1407" w:type="dxa"/>
            <w:tcBorders>
              <w:top w:val="nil"/>
              <w:left w:val="nil"/>
              <w:bottom w:val="nil"/>
              <w:right w:val="nil"/>
            </w:tcBorders>
            <w:shd w:val="clear" w:color="auto" w:fill="auto"/>
            <w:noWrap/>
            <w:vAlign w:val="bottom"/>
            <w:hideMark/>
          </w:tcPr>
          <w:p w14:paraId="597543A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38.9</w:t>
            </w:r>
          </w:p>
        </w:tc>
        <w:tc>
          <w:tcPr>
            <w:tcW w:w="1507" w:type="dxa"/>
            <w:tcBorders>
              <w:top w:val="nil"/>
              <w:left w:val="nil"/>
              <w:bottom w:val="nil"/>
              <w:right w:val="nil"/>
            </w:tcBorders>
            <w:shd w:val="clear" w:color="auto" w:fill="auto"/>
            <w:noWrap/>
            <w:vAlign w:val="bottom"/>
            <w:hideMark/>
          </w:tcPr>
          <w:p w14:paraId="597543A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–120.00</w:t>
            </w:r>
          </w:p>
        </w:tc>
        <w:tc>
          <w:tcPr>
            <w:tcW w:w="1290" w:type="dxa"/>
            <w:tcBorders>
              <w:top w:val="nil"/>
              <w:left w:val="nil"/>
              <w:bottom w:val="nil"/>
              <w:right w:val="nil"/>
            </w:tcBorders>
            <w:shd w:val="clear" w:color="auto" w:fill="auto"/>
            <w:noWrap/>
            <w:vAlign w:val="bottom"/>
            <w:hideMark/>
          </w:tcPr>
          <w:p w14:paraId="597543A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AE" w14:textId="77777777" w:rsidTr="00175FF5">
        <w:trPr>
          <w:trHeight w:val="240"/>
        </w:trPr>
        <w:tc>
          <w:tcPr>
            <w:tcW w:w="965" w:type="dxa"/>
            <w:tcBorders>
              <w:top w:val="nil"/>
              <w:left w:val="nil"/>
              <w:bottom w:val="nil"/>
              <w:right w:val="nil"/>
            </w:tcBorders>
            <w:shd w:val="clear" w:color="auto" w:fill="auto"/>
            <w:noWrap/>
            <w:vAlign w:val="bottom"/>
            <w:hideMark/>
          </w:tcPr>
          <w:p w14:paraId="597543A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725905</w:t>
            </w:r>
          </w:p>
        </w:tc>
        <w:tc>
          <w:tcPr>
            <w:tcW w:w="810" w:type="dxa"/>
            <w:tcBorders>
              <w:top w:val="nil"/>
              <w:left w:val="nil"/>
              <w:bottom w:val="nil"/>
              <w:right w:val="nil"/>
            </w:tcBorders>
            <w:shd w:val="clear" w:color="auto" w:fill="auto"/>
            <w:noWrap/>
            <w:vAlign w:val="bottom"/>
            <w:hideMark/>
          </w:tcPr>
          <w:p w14:paraId="597543A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597543A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Ukiah Municipal AP </w:t>
            </w:r>
          </w:p>
        </w:tc>
        <w:tc>
          <w:tcPr>
            <w:tcW w:w="1407" w:type="dxa"/>
            <w:tcBorders>
              <w:top w:val="nil"/>
              <w:left w:val="nil"/>
              <w:bottom w:val="nil"/>
              <w:right w:val="nil"/>
            </w:tcBorders>
            <w:shd w:val="clear" w:color="auto" w:fill="auto"/>
            <w:noWrap/>
            <w:vAlign w:val="bottom"/>
            <w:hideMark/>
          </w:tcPr>
          <w:p w14:paraId="597543A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597543A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–123.20</w:t>
            </w:r>
          </w:p>
        </w:tc>
        <w:tc>
          <w:tcPr>
            <w:tcW w:w="1290" w:type="dxa"/>
            <w:tcBorders>
              <w:top w:val="nil"/>
              <w:left w:val="nil"/>
              <w:bottom w:val="nil"/>
              <w:right w:val="nil"/>
            </w:tcBorders>
            <w:shd w:val="clear" w:color="auto" w:fill="auto"/>
            <w:noWrap/>
            <w:vAlign w:val="bottom"/>
            <w:hideMark/>
          </w:tcPr>
          <w:p w14:paraId="597543A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B5" w14:textId="77777777" w:rsidTr="00175FF5">
        <w:trPr>
          <w:trHeight w:val="240"/>
        </w:trPr>
        <w:tc>
          <w:tcPr>
            <w:tcW w:w="965" w:type="dxa"/>
            <w:tcBorders>
              <w:top w:val="nil"/>
              <w:left w:val="nil"/>
              <w:bottom w:val="nil"/>
              <w:right w:val="nil"/>
            </w:tcBorders>
            <w:shd w:val="clear" w:color="auto" w:fill="auto"/>
            <w:noWrap/>
            <w:vAlign w:val="bottom"/>
            <w:hideMark/>
          </w:tcPr>
          <w:p w14:paraId="597543A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725910</w:t>
            </w:r>
          </w:p>
        </w:tc>
        <w:tc>
          <w:tcPr>
            <w:tcW w:w="810" w:type="dxa"/>
            <w:tcBorders>
              <w:top w:val="nil"/>
              <w:left w:val="nil"/>
              <w:bottom w:val="nil"/>
              <w:right w:val="nil"/>
            </w:tcBorders>
            <w:shd w:val="clear" w:color="auto" w:fill="auto"/>
            <w:noWrap/>
            <w:vAlign w:val="bottom"/>
            <w:hideMark/>
          </w:tcPr>
          <w:p w14:paraId="597543B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B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40.15 –122.25 California</w:t>
            </w:r>
          </w:p>
        </w:tc>
        <w:tc>
          <w:tcPr>
            <w:tcW w:w="1407" w:type="dxa"/>
            <w:tcBorders>
              <w:top w:val="nil"/>
              <w:left w:val="nil"/>
              <w:bottom w:val="nil"/>
              <w:right w:val="nil"/>
            </w:tcBorders>
            <w:shd w:val="clear" w:color="auto" w:fill="auto"/>
            <w:noWrap/>
            <w:vAlign w:val="bottom"/>
            <w:hideMark/>
          </w:tcPr>
          <w:p w14:paraId="597543B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40.15</w:t>
            </w:r>
          </w:p>
        </w:tc>
        <w:tc>
          <w:tcPr>
            <w:tcW w:w="1507" w:type="dxa"/>
            <w:tcBorders>
              <w:top w:val="nil"/>
              <w:left w:val="nil"/>
              <w:bottom w:val="nil"/>
              <w:right w:val="nil"/>
            </w:tcBorders>
            <w:shd w:val="clear" w:color="auto" w:fill="auto"/>
            <w:noWrap/>
            <w:vAlign w:val="bottom"/>
            <w:hideMark/>
          </w:tcPr>
          <w:p w14:paraId="597543B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–122.25</w:t>
            </w:r>
          </w:p>
        </w:tc>
        <w:tc>
          <w:tcPr>
            <w:tcW w:w="1290" w:type="dxa"/>
            <w:tcBorders>
              <w:top w:val="nil"/>
              <w:left w:val="nil"/>
              <w:bottom w:val="nil"/>
              <w:right w:val="nil"/>
            </w:tcBorders>
            <w:shd w:val="clear" w:color="auto" w:fill="auto"/>
            <w:noWrap/>
            <w:vAlign w:val="bottom"/>
            <w:hideMark/>
          </w:tcPr>
          <w:p w14:paraId="597543B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BC" w14:textId="77777777" w:rsidTr="00175FF5">
        <w:trPr>
          <w:trHeight w:val="240"/>
        </w:trPr>
        <w:tc>
          <w:tcPr>
            <w:tcW w:w="965" w:type="dxa"/>
            <w:tcBorders>
              <w:top w:val="nil"/>
              <w:left w:val="nil"/>
              <w:bottom w:val="nil"/>
              <w:right w:val="nil"/>
            </w:tcBorders>
            <w:shd w:val="clear" w:color="auto" w:fill="auto"/>
            <w:noWrap/>
            <w:vAlign w:val="bottom"/>
            <w:hideMark/>
          </w:tcPr>
          <w:p w14:paraId="597543B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725920</w:t>
            </w:r>
          </w:p>
        </w:tc>
        <w:tc>
          <w:tcPr>
            <w:tcW w:w="810" w:type="dxa"/>
            <w:tcBorders>
              <w:top w:val="nil"/>
              <w:left w:val="nil"/>
              <w:bottom w:val="nil"/>
              <w:right w:val="nil"/>
            </w:tcBorders>
            <w:shd w:val="clear" w:color="auto" w:fill="auto"/>
            <w:noWrap/>
            <w:vAlign w:val="bottom"/>
            <w:hideMark/>
          </w:tcPr>
          <w:p w14:paraId="597543B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597543B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40.52 –122.</w:t>
            </w:r>
          </w:p>
        </w:tc>
        <w:tc>
          <w:tcPr>
            <w:tcW w:w="1407" w:type="dxa"/>
            <w:tcBorders>
              <w:top w:val="nil"/>
              <w:left w:val="nil"/>
              <w:bottom w:val="nil"/>
              <w:right w:val="nil"/>
            </w:tcBorders>
            <w:shd w:val="clear" w:color="auto" w:fill="auto"/>
            <w:noWrap/>
            <w:vAlign w:val="bottom"/>
            <w:hideMark/>
          </w:tcPr>
          <w:p w14:paraId="597543B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40.52</w:t>
            </w:r>
          </w:p>
        </w:tc>
        <w:tc>
          <w:tcPr>
            <w:tcW w:w="1507" w:type="dxa"/>
            <w:tcBorders>
              <w:top w:val="nil"/>
              <w:left w:val="nil"/>
              <w:bottom w:val="nil"/>
              <w:right w:val="nil"/>
            </w:tcBorders>
            <w:shd w:val="clear" w:color="auto" w:fill="auto"/>
            <w:noWrap/>
            <w:vAlign w:val="bottom"/>
            <w:hideMark/>
          </w:tcPr>
          <w:p w14:paraId="597543B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–122.32</w:t>
            </w:r>
          </w:p>
        </w:tc>
        <w:tc>
          <w:tcPr>
            <w:tcW w:w="1290" w:type="dxa"/>
            <w:tcBorders>
              <w:top w:val="nil"/>
              <w:left w:val="nil"/>
              <w:bottom w:val="nil"/>
              <w:right w:val="nil"/>
            </w:tcBorders>
            <w:shd w:val="clear" w:color="auto" w:fill="auto"/>
            <w:noWrap/>
            <w:vAlign w:val="bottom"/>
            <w:hideMark/>
          </w:tcPr>
          <w:p w14:paraId="597543B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C3" w14:textId="77777777" w:rsidTr="00175FF5">
        <w:trPr>
          <w:trHeight w:val="240"/>
        </w:trPr>
        <w:tc>
          <w:tcPr>
            <w:tcW w:w="965" w:type="dxa"/>
            <w:tcBorders>
              <w:top w:val="nil"/>
              <w:left w:val="nil"/>
              <w:bottom w:val="nil"/>
              <w:right w:val="nil"/>
            </w:tcBorders>
            <w:shd w:val="clear" w:color="auto" w:fill="auto"/>
            <w:noWrap/>
            <w:vAlign w:val="bottom"/>
            <w:hideMark/>
          </w:tcPr>
          <w:p w14:paraId="597543B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725945</w:t>
            </w:r>
          </w:p>
        </w:tc>
        <w:tc>
          <w:tcPr>
            <w:tcW w:w="810" w:type="dxa"/>
            <w:tcBorders>
              <w:top w:val="nil"/>
              <w:left w:val="nil"/>
              <w:bottom w:val="nil"/>
              <w:right w:val="nil"/>
            </w:tcBorders>
            <w:shd w:val="clear" w:color="auto" w:fill="auto"/>
            <w:noWrap/>
            <w:vAlign w:val="bottom"/>
            <w:hideMark/>
          </w:tcPr>
          <w:p w14:paraId="597543B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0.56</w:t>
            </w:r>
          </w:p>
        </w:tc>
        <w:tc>
          <w:tcPr>
            <w:tcW w:w="4942" w:type="dxa"/>
            <w:tcBorders>
              <w:top w:val="nil"/>
              <w:left w:val="nil"/>
              <w:bottom w:val="nil"/>
              <w:right w:val="nil"/>
            </w:tcBorders>
            <w:shd w:val="clear" w:color="auto" w:fill="auto"/>
            <w:noWrap/>
            <w:vAlign w:val="bottom"/>
            <w:hideMark/>
          </w:tcPr>
          <w:p w14:paraId="597543B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Arcata Airport 40.98 –124.10 California</w:t>
            </w:r>
          </w:p>
        </w:tc>
        <w:tc>
          <w:tcPr>
            <w:tcW w:w="1407" w:type="dxa"/>
            <w:tcBorders>
              <w:top w:val="nil"/>
              <w:left w:val="nil"/>
              <w:bottom w:val="nil"/>
              <w:right w:val="nil"/>
            </w:tcBorders>
            <w:shd w:val="clear" w:color="auto" w:fill="auto"/>
            <w:noWrap/>
            <w:vAlign w:val="bottom"/>
            <w:hideMark/>
          </w:tcPr>
          <w:p w14:paraId="597543C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40.98</w:t>
            </w:r>
          </w:p>
        </w:tc>
        <w:tc>
          <w:tcPr>
            <w:tcW w:w="1507" w:type="dxa"/>
            <w:tcBorders>
              <w:top w:val="nil"/>
              <w:left w:val="nil"/>
              <w:bottom w:val="nil"/>
              <w:right w:val="nil"/>
            </w:tcBorders>
            <w:shd w:val="clear" w:color="auto" w:fill="auto"/>
            <w:noWrap/>
            <w:vAlign w:val="bottom"/>
            <w:hideMark/>
          </w:tcPr>
          <w:p w14:paraId="597543C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–124.10</w:t>
            </w:r>
          </w:p>
        </w:tc>
        <w:tc>
          <w:tcPr>
            <w:tcW w:w="1290" w:type="dxa"/>
            <w:tcBorders>
              <w:top w:val="nil"/>
              <w:left w:val="nil"/>
              <w:bottom w:val="nil"/>
              <w:right w:val="nil"/>
            </w:tcBorders>
            <w:shd w:val="clear" w:color="auto" w:fill="auto"/>
            <w:noWrap/>
            <w:vAlign w:val="bottom"/>
            <w:hideMark/>
          </w:tcPr>
          <w:p w14:paraId="597543C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C5"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3C4"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NORMATIVE APPENDIX X:</w:t>
            </w:r>
          </w:p>
        </w:tc>
      </w:tr>
      <w:tr w:rsidR="00175FF5" w:rsidRPr="002A4574" w14:paraId="597543C7"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3C6"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175FF5" w:rsidRPr="002A4574" w14:paraId="597543C9" w14:textId="77777777" w:rsidTr="00175FF5">
        <w:trPr>
          <w:trHeight w:val="240"/>
        </w:trPr>
        <w:tc>
          <w:tcPr>
            <w:tcW w:w="10921" w:type="dxa"/>
            <w:gridSpan w:val="6"/>
            <w:tcBorders>
              <w:top w:val="nil"/>
              <w:left w:val="nil"/>
              <w:right w:val="nil"/>
            </w:tcBorders>
            <w:shd w:val="clear" w:color="auto" w:fill="auto"/>
            <w:noWrap/>
            <w:vAlign w:val="bottom"/>
            <w:hideMark/>
          </w:tcPr>
          <w:p w14:paraId="597543C8"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TABLE X1 U.S. Climates</w:t>
            </w:r>
          </w:p>
        </w:tc>
      </w:tr>
      <w:tr w:rsidR="00175FF5" w:rsidRPr="002A4574" w14:paraId="597543D0" w14:textId="77777777" w:rsidTr="00175FF5">
        <w:trPr>
          <w:trHeight w:val="240"/>
        </w:trPr>
        <w:tc>
          <w:tcPr>
            <w:tcW w:w="965" w:type="dxa"/>
            <w:tcBorders>
              <w:top w:val="nil"/>
              <w:left w:val="nil"/>
              <w:bottom w:val="single" w:sz="4" w:space="0" w:color="auto"/>
              <w:right w:val="nil"/>
            </w:tcBorders>
            <w:shd w:val="clear" w:color="auto" w:fill="auto"/>
            <w:noWrap/>
            <w:vAlign w:val="bottom"/>
            <w:hideMark/>
          </w:tcPr>
          <w:p w14:paraId="597543C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597543CB"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597543C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597543C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597543C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597543C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State</w:t>
            </w:r>
          </w:p>
        </w:tc>
      </w:tr>
      <w:tr w:rsidR="00175FF5" w:rsidRPr="002A4574" w14:paraId="597543D7" w14:textId="77777777" w:rsidTr="00175FF5">
        <w:trPr>
          <w:trHeight w:val="240"/>
        </w:trPr>
        <w:tc>
          <w:tcPr>
            <w:tcW w:w="965" w:type="dxa"/>
            <w:tcBorders>
              <w:top w:val="single" w:sz="4" w:space="0" w:color="auto"/>
              <w:left w:val="nil"/>
              <w:bottom w:val="nil"/>
              <w:right w:val="nil"/>
            </w:tcBorders>
            <w:shd w:val="clear" w:color="auto" w:fill="auto"/>
            <w:noWrap/>
            <w:vAlign w:val="bottom"/>
            <w:hideMark/>
          </w:tcPr>
          <w:p w14:paraId="597543D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725946</w:t>
            </w:r>
          </w:p>
        </w:tc>
        <w:tc>
          <w:tcPr>
            <w:tcW w:w="810" w:type="dxa"/>
            <w:tcBorders>
              <w:top w:val="single" w:sz="4" w:space="0" w:color="auto"/>
              <w:left w:val="nil"/>
              <w:bottom w:val="nil"/>
              <w:right w:val="nil"/>
            </w:tcBorders>
            <w:shd w:val="clear" w:color="auto" w:fill="auto"/>
            <w:noWrap/>
            <w:vAlign w:val="bottom"/>
            <w:hideMark/>
          </w:tcPr>
          <w:p w14:paraId="597543D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top w:val="single" w:sz="4" w:space="0" w:color="auto"/>
              <w:left w:val="nil"/>
              <w:bottom w:val="nil"/>
              <w:right w:val="nil"/>
            </w:tcBorders>
            <w:shd w:val="clear" w:color="auto" w:fill="auto"/>
            <w:noWrap/>
            <w:vAlign w:val="bottom"/>
            <w:hideMark/>
          </w:tcPr>
          <w:p w14:paraId="597543D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r w:rsidRPr="002A4574">
              <w:rPr>
                <w:rFonts w:ascii="Calibri" w:hAnsi="Calibri"/>
                <w:color w:val="000000"/>
                <w:sz w:val="18"/>
                <w:szCs w:val="18"/>
              </w:rPr>
              <w:t xml:space="preserve"> Ai 41.78 –124.2</w:t>
            </w:r>
          </w:p>
        </w:tc>
        <w:tc>
          <w:tcPr>
            <w:tcW w:w="1407" w:type="dxa"/>
            <w:tcBorders>
              <w:top w:val="single" w:sz="4" w:space="0" w:color="auto"/>
              <w:left w:val="nil"/>
              <w:bottom w:val="nil"/>
              <w:right w:val="nil"/>
            </w:tcBorders>
            <w:shd w:val="clear" w:color="auto" w:fill="auto"/>
            <w:noWrap/>
            <w:vAlign w:val="bottom"/>
            <w:hideMark/>
          </w:tcPr>
          <w:p w14:paraId="597543D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single" w:sz="4" w:space="0" w:color="auto"/>
              <w:left w:val="nil"/>
              <w:bottom w:val="nil"/>
              <w:right w:val="nil"/>
            </w:tcBorders>
            <w:shd w:val="clear" w:color="auto" w:fill="auto"/>
            <w:noWrap/>
            <w:vAlign w:val="bottom"/>
            <w:hideMark/>
          </w:tcPr>
          <w:p w14:paraId="597543D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–124.23</w:t>
            </w:r>
          </w:p>
        </w:tc>
        <w:tc>
          <w:tcPr>
            <w:tcW w:w="1290" w:type="dxa"/>
            <w:tcBorders>
              <w:top w:val="single" w:sz="4" w:space="0" w:color="auto"/>
              <w:left w:val="nil"/>
              <w:bottom w:val="nil"/>
              <w:right w:val="nil"/>
            </w:tcBorders>
            <w:shd w:val="clear" w:color="auto" w:fill="auto"/>
            <w:noWrap/>
            <w:vAlign w:val="bottom"/>
            <w:hideMark/>
          </w:tcPr>
          <w:p w14:paraId="597543D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DE" w14:textId="77777777" w:rsidTr="00175FF5">
        <w:trPr>
          <w:trHeight w:val="240"/>
        </w:trPr>
        <w:tc>
          <w:tcPr>
            <w:tcW w:w="965" w:type="dxa"/>
            <w:tcBorders>
              <w:top w:val="nil"/>
              <w:left w:val="nil"/>
              <w:bottom w:val="nil"/>
              <w:right w:val="nil"/>
            </w:tcBorders>
            <w:shd w:val="clear" w:color="auto" w:fill="auto"/>
            <w:noWrap/>
            <w:vAlign w:val="bottom"/>
            <w:hideMark/>
          </w:tcPr>
          <w:p w14:paraId="597543D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725955</w:t>
            </w:r>
          </w:p>
        </w:tc>
        <w:tc>
          <w:tcPr>
            <w:tcW w:w="810" w:type="dxa"/>
            <w:tcBorders>
              <w:top w:val="nil"/>
              <w:left w:val="nil"/>
              <w:bottom w:val="nil"/>
              <w:right w:val="nil"/>
            </w:tcBorders>
            <w:shd w:val="clear" w:color="auto" w:fill="auto"/>
            <w:noWrap/>
            <w:vAlign w:val="bottom"/>
            <w:hideMark/>
          </w:tcPr>
          <w:p w14:paraId="597543D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3D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1407" w:type="dxa"/>
            <w:tcBorders>
              <w:top w:val="nil"/>
              <w:left w:val="nil"/>
              <w:bottom w:val="nil"/>
              <w:right w:val="nil"/>
            </w:tcBorders>
            <w:shd w:val="clear" w:color="auto" w:fill="auto"/>
            <w:noWrap/>
            <w:vAlign w:val="bottom"/>
            <w:hideMark/>
          </w:tcPr>
          <w:p w14:paraId="597543D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nil"/>
              <w:left w:val="nil"/>
              <w:bottom w:val="nil"/>
              <w:right w:val="nil"/>
            </w:tcBorders>
            <w:shd w:val="clear" w:color="auto" w:fill="auto"/>
            <w:noWrap/>
            <w:vAlign w:val="bottom"/>
            <w:hideMark/>
          </w:tcPr>
          <w:p w14:paraId="597543D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–122.47</w:t>
            </w:r>
          </w:p>
        </w:tc>
        <w:tc>
          <w:tcPr>
            <w:tcW w:w="1290" w:type="dxa"/>
            <w:tcBorders>
              <w:top w:val="nil"/>
              <w:left w:val="nil"/>
              <w:bottom w:val="nil"/>
              <w:right w:val="nil"/>
            </w:tcBorders>
            <w:shd w:val="clear" w:color="auto" w:fill="auto"/>
            <w:noWrap/>
            <w:vAlign w:val="bottom"/>
            <w:hideMark/>
          </w:tcPr>
          <w:p w14:paraId="597543D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E5" w14:textId="77777777" w:rsidTr="00175FF5">
        <w:trPr>
          <w:trHeight w:val="240"/>
        </w:trPr>
        <w:tc>
          <w:tcPr>
            <w:tcW w:w="965" w:type="dxa"/>
            <w:tcBorders>
              <w:top w:val="nil"/>
              <w:left w:val="nil"/>
              <w:bottom w:val="nil"/>
              <w:right w:val="nil"/>
            </w:tcBorders>
            <w:shd w:val="clear" w:color="auto" w:fill="auto"/>
            <w:noWrap/>
            <w:vAlign w:val="bottom"/>
            <w:hideMark/>
          </w:tcPr>
          <w:p w14:paraId="597543D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725958</w:t>
            </w:r>
          </w:p>
        </w:tc>
        <w:tc>
          <w:tcPr>
            <w:tcW w:w="810" w:type="dxa"/>
            <w:tcBorders>
              <w:top w:val="nil"/>
              <w:left w:val="nil"/>
              <w:bottom w:val="nil"/>
              <w:right w:val="nil"/>
            </w:tcBorders>
            <w:shd w:val="clear" w:color="auto" w:fill="auto"/>
            <w:noWrap/>
            <w:vAlign w:val="bottom"/>
            <w:hideMark/>
          </w:tcPr>
          <w:p w14:paraId="597543E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597543E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Alturas 41.50 –120.5</w:t>
            </w:r>
          </w:p>
        </w:tc>
        <w:tc>
          <w:tcPr>
            <w:tcW w:w="1407" w:type="dxa"/>
            <w:tcBorders>
              <w:top w:val="nil"/>
              <w:left w:val="nil"/>
              <w:bottom w:val="nil"/>
              <w:right w:val="nil"/>
            </w:tcBorders>
            <w:shd w:val="clear" w:color="auto" w:fill="auto"/>
            <w:noWrap/>
            <w:vAlign w:val="bottom"/>
            <w:hideMark/>
          </w:tcPr>
          <w:p w14:paraId="597543E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41.5</w:t>
            </w:r>
          </w:p>
        </w:tc>
        <w:tc>
          <w:tcPr>
            <w:tcW w:w="1507" w:type="dxa"/>
            <w:tcBorders>
              <w:top w:val="nil"/>
              <w:left w:val="nil"/>
              <w:bottom w:val="nil"/>
              <w:right w:val="nil"/>
            </w:tcBorders>
            <w:shd w:val="clear" w:color="auto" w:fill="auto"/>
            <w:noWrap/>
            <w:vAlign w:val="bottom"/>
            <w:hideMark/>
          </w:tcPr>
          <w:p w14:paraId="597543E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–120.53</w:t>
            </w:r>
          </w:p>
        </w:tc>
        <w:tc>
          <w:tcPr>
            <w:tcW w:w="1290" w:type="dxa"/>
            <w:tcBorders>
              <w:top w:val="nil"/>
              <w:left w:val="nil"/>
              <w:bottom w:val="nil"/>
              <w:right w:val="nil"/>
            </w:tcBorders>
            <w:shd w:val="clear" w:color="auto" w:fill="auto"/>
            <w:noWrap/>
            <w:vAlign w:val="bottom"/>
            <w:hideMark/>
          </w:tcPr>
          <w:p w14:paraId="597543E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EC" w14:textId="77777777" w:rsidTr="00175FF5">
        <w:trPr>
          <w:trHeight w:val="240"/>
        </w:trPr>
        <w:tc>
          <w:tcPr>
            <w:tcW w:w="965" w:type="dxa"/>
            <w:tcBorders>
              <w:top w:val="nil"/>
              <w:left w:val="nil"/>
              <w:bottom w:val="nil"/>
              <w:right w:val="nil"/>
            </w:tcBorders>
            <w:shd w:val="clear" w:color="auto" w:fill="auto"/>
            <w:noWrap/>
            <w:vAlign w:val="bottom"/>
            <w:hideMark/>
          </w:tcPr>
          <w:p w14:paraId="597543E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745090</w:t>
            </w:r>
          </w:p>
        </w:tc>
        <w:tc>
          <w:tcPr>
            <w:tcW w:w="810" w:type="dxa"/>
            <w:tcBorders>
              <w:top w:val="nil"/>
              <w:left w:val="nil"/>
              <w:bottom w:val="nil"/>
              <w:right w:val="nil"/>
            </w:tcBorders>
            <w:shd w:val="clear" w:color="auto" w:fill="auto"/>
            <w:noWrap/>
            <w:vAlign w:val="bottom"/>
            <w:hideMark/>
          </w:tcPr>
          <w:p w14:paraId="597543E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3E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07" w:type="dxa"/>
            <w:tcBorders>
              <w:top w:val="nil"/>
              <w:left w:val="nil"/>
              <w:bottom w:val="nil"/>
              <w:right w:val="nil"/>
            </w:tcBorders>
            <w:shd w:val="clear" w:color="auto" w:fill="auto"/>
            <w:noWrap/>
            <w:vAlign w:val="bottom"/>
            <w:hideMark/>
          </w:tcPr>
          <w:p w14:paraId="597543E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37.4</w:t>
            </w:r>
          </w:p>
        </w:tc>
        <w:tc>
          <w:tcPr>
            <w:tcW w:w="1507" w:type="dxa"/>
            <w:tcBorders>
              <w:top w:val="nil"/>
              <w:left w:val="nil"/>
              <w:bottom w:val="nil"/>
              <w:right w:val="nil"/>
            </w:tcBorders>
            <w:shd w:val="clear" w:color="auto" w:fill="auto"/>
            <w:noWrap/>
            <w:vAlign w:val="bottom"/>
            <w:hideMark/>
          </w:tcPr>
          <w:p w14:paraId="597543E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top w:val="nil"/>
              <w:left w:val="nil"/>
              <w:bottom w:val="nil"/>
              <w:right w:val="nil"/>
            </w:tcBorders>
            <w:shd w:val="clear" w:color="auto" w:fill="auto"/>
            <w:noWrap/>
            <w:vAlign w:val="bottom"/>
            <w:hideMark/>
          </w:tcPr>
          <w:p w14:paraId="597543E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F3" w14:textId="77777777" w:rsidTr="00175FF5">
        <w:trPr>
          <w:trHeight w:val="240"/>
        </w:trPr>
        <w:tc>
          <w:tcPr>
            <w:tcW w:w="965" w:type="dxa"/>
            <w:tcBorders>
              <w:top w:val="nil"/>
              <w:left w:val="nil"/>
              <w:bottom w:val="nil"/>
              <w:right w:val="nil"/>
            </w:tcBorders>
            <w:shd w:val="clear" w:color="auto" w:fill="auto"/>
            <w:noWrap/>
            <w:vAlign w:val="bottom"/>
            <w:hideMark/>
          </w:tcPr>
          <w:p w14:paraId="597543E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745160</w:t>
            </w:r>
          </w:p>
        </w:tc>
        <w:tc>
          <w:tcPr>
            <w:tcW w:w="810" w:type="dxa"/>
            <w:tcBorders>
              <w:top w:val="nil"/>
              <w:left w:val="nil"/>
              <w:bottom w:val="nil"/>
              <w:right w:val="nil"/>
            </w:tcBorders>
            <w:shd w:val="clear" w:color="auto" w:fill="auto"/>
            <w:noWrap/>
            <w:vAlign w:val="bottom"/>
            <w:hideMark/>
          </w:tcPr>
          <w:p w14:paraId="597543E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0.67</w:t>
            </w:r>
          </w:p>
        </w:tc>
        <w:tc>
          <w:tcPr>
            <w:tcW w:w="4942" w:type="dxa"/>
            <w:tcBorders>
              <w:top w:val="nil"/>
              <w:left w:val="nil"/>
              <w:bottom w:val="nil"/>
              <w:right w:val="nil"/>
            </w:tcBorders>
            <w:shd w:val="clear" w:color="auto" w:fill="auto"/>
            <w:noWrap/>
            <w:vAlign w:val="bottom"/>
            <w:hideMark/>
          </w:tcPr>
          <w:p w14:paraId="597543E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Travis Field AFB </w:t>
            </w:r>
          </w:p>
        </w:tc>
        <w:tc>
          <w:tcPr>
            <w:tcW w:w="1407" w:type="dxa"/>
            <w:tcBorders>
              <w:top w:val="nil"/>
              <w:left w:val="nil"/>
              <w:bottom w:val="nil"/>
              <w:right w:val="nil"/>
            </w:tcBorders>
            <w:shd w:val="clear" w:color="auto" w:fill="auto"/>
            <w:noWrap/>
            <w:vAlign w:val="bottom"/>
            <w:hideMark/>
          </w:tcPr>
          <w:p w14:paraId="597543F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38.27</w:t>
            </w:r>
          </w:p>
        </w:tc>
        <w:tc>
          <w:tcPr>
            <w:tcW w:w="1507" w:type="dxa"/>
            <w:tcBorders>
              <w:top w:val="nil"/>
              <w:left w:val="nil"/>
              <w:bottom w:val="nil"/>
              <w:right w:val="nil"/>
            </w:tcBorders>
            <w:shd w:val="clear" w:color="auto" w:fill="auto"/>
            <w:noWrap/>
            <w:vAlign w:val="bottom"/>
            <w:hideMark/>
          </w:tcPr>
          <w:p w14:paraId="597543F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597543F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FA" w14:textId="77777777" w:rsidTr="00175FF5">
        <w:trPr>
          <w:trHeight w:val="240"/>
        </w:trPr>
        <w:tc>
          <w:tcPr>
            <w:tcW w:w="965" w:type="dxa"/>
            <w:tcBorders>
              <w:top w:val="nil"/>
              <w:left w:val="nil"/>
              <w:bottom w:val="nil"/>
              <w:right w:val="nil"/>
            </w:tcBorders>
            <w:shd w:val="clear" w:color="auto" w:fill="auto"/>
            <w:noWrap/>
            <w:vAlign w:val="bottom"/>
            <w:hideMark/>
          </w:tcPr>
          <w:p w14:paraId="597543F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746120</w:t>
            </w:r>
          </w:p>
        </w:tc>
        <w:tc>
          <w:tcPr>
            <w:tcW w:w="810" w:type="dxa"/>
            <w:tcBorders>
              <w:top w:val="nil"/>
              <w:left w:val="nil"/>
              <w:bottom w:val="nil"/>
              <w:right w:val="nil"/>
            </w:tcBorders>
            <w:shd w:val="clear" w:color="auto" w:fill="auto"/>
            <w:noWrap/>
            <w:vAlign w:val="bottom"/>
            <w:hideMark/>
          </w:tcPr>
          <w:p w14:paraId="597543F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597543F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F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35.68</w:t>
            </w:r>
          </w:p>
        </w:tc>
        <w:tc>
          <w:tcPr>
            <w:tcW w:w="1507" w:type="dxa"/>
            <w:tcBorders>
              <w:top w:val="nil"/>
              <w:left w:val="nil"/>
              <w:bottom w:val="nil"/>
              <w:right w:val="nil"/>
            </w:tcBorders>
            <w:shd w:val="clear" w:color="auto" w:fill="auto"/>
            <w:noWrap/>
            <w:vAlign w:val="bottom"/>
            <w:hideMark/>
          </w:tcPr>
          <w:p w14:paraId="597543F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–117.68</w:t>
            </w:r>
          </w:p>
        </w:tc>
        <w:tc>
          <w:tcPr>
            <w:tcW w:w="1290" w:type="dxa"/>
            <w:tcBorders>
              <w:top w:val="nil"/>
              <w:left w:val="nil"/>
              <w:bottom w:val="nil"/>
              <w:right w:val="nil"/>
            </w:tcBorders>
            <w:shd w:val="clear" w:color="auto" w:fill="auto"/>
            <w:noWrap/>
            <w:vAlign w:val="bottom"/>
            <w:hideMark/>
          </w:tcPr>
          <w:p w14:paraId="597543F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01" w14:textId="77777777" w:rsidTr="00175FF5">
        <w:trPr>
          <w:trHeight w:val="240"/>
        </w:trPr>
        <w:tc>
          <w:tcPr>
            <w:tcW w:w="965" w:type="dxa"/>
            <w:tcBorders>
              <w:top w:val="nil"/>
              <w:left w:val="nil"/>
              <w:bottom w:val="nil"/>
              <w:right w:val="nil"/>
            </w:tcBorders>
            <w:shd w:val="clear" w:color="auto" w:fill="auto"/>
            <w:noWrap/>
            <w:vAlign w:val="bottom"/>
            <w:hideMark/>
          </w:tcPr>
          <w:p w14:paraId="597543F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747020</w:t>
            </w:r>
          </w:p>
        </w:tc>
        <w:tc>
          <w:tcPr>
            <w:tcW w:w="810" w:type="dxa"/>
            <w:tcBorders>
              <w:top w:val="nil"/>
              <w:left w:val="nil"/>
              <w:bottom w:val="nil"/>
              <w:right w:val="nil"/>
            </w:tcBorders>
            <w:shd w:val="clear" w:color="auto" w:fill="auto"/>
            <w:noWrap/>
            <w:vAlign w:val="bottom"/>
            <w:hideMark/>
          </w:tcPr>
          <w:p w14:paraId="597543F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F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Lemoore Reeves NAS </w:t>
            </w:r>
          </w:p>
        </w:tc>
        <w:tc>
          <w:tcPr>
            <w:tcW w:w="1407" w:type="dxa"/>
            <w:tcBorders>
              <w:top w:val="nil"/>
              <w:left w:val="nil"/>
              <w:bottom w:val="nil"/>
              <w:right w:val="nil"/>
            </w:tcBorders>
            <w:shd w:val="clear" w:color="auto" w:fill="auto"/>
            <w:noWrap/>
            <w:vAlign w:val="bottom"/>
            <w:hideMark/>
          </w:tcPr>
          <w:p w14:paraId="597543F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36.33</w:t>
            </w:r>
          </w:p>
        </w:tc>
        <w:tc>
          <w:tcPr>
            <w:tcW w:w="1507" w:type="dxa"/>
            <w:tcBorders>
              <w:top w:val="nil"/>
              <w:left w:val="nil"/>
              <w:bottom w:val="nil"/>
              <w:right w:val="nil"/>
            </w:tcBorders>
            <w:shd w:val="clear" w:color="auto" w:fill="auto"/>
            <w:noWrap/>
            <w:vAlign w:val="bottom"/>
            <w:hideMark/>
          </w:tcPr>
          <w:p w14:paraId="597543F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–119.95</w:t>
            </w:r>
          </w:p>
        </w:tc>
        <w:tc>
          <w:tcPr>
            <w:tcW w:w="1290" w:type="dxa"/>
            <w:tcBorders>
              <w:top w:val="nil"/>
              <w:left w:val="nil"/>
              <w:bottom w:val="nil"/>
              <w:right w:val="nil"/>
            </w:tcBorders>
            <w:shd w:val="clear" w:color="auto" w:fill="auto"/>
            <w:noWrap/>
            <w:vAlign w:val="bottom"/>
            <w:hideMark/>
          </w:tcPr>
          <w:p w14:paraId="5975440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08" w14:textId="77777777" w:rsidTr="00175FF5">
        <w:trPr>
          <w:trHeight w:val="240"/>
        </w:trPr>
        <w:tc>
          <w:tcPr>
            <w:tcW w:w="965" w:type="dxa"/>
            <w:tcBorders>
              <w:top w:val="nil"/>
              <w:left w:val="nil"/>
              <w:bottom w:val="nil"/>
              <w:right w:val="nil"/>
            </w:tcBorders>
            <w:shd w:val="clear" w:color="auto" w:fill="auto"/>
            <w:noWrap/>
            <w:vAlign w:val="bottom"/>
            <w:hideMark/>
          </w:tcPr>
          <w:p w14:paraId="5975440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747185</w:t>
            </w:r>
          </w:p>
        </w:tc>
        <w:tc>
          <w:tcPr>
            <w:tcW w:w="810" w:type="dxa"/>
            <w:tcBorders>
              <w:top w:val="nil"/>
              <w:left w:val="nil"/>
              <w:bottom w:val="nil"/>
              <w:right w:val="nil"/>
            </w:tcBorders>
            <w:shd w:val="clear" w:color="auto" w:fill="auto"/>
            <w:noWrap/>
            <w:vAlign w:val="bottom"/>
            <w:hideMark/>
          </w:tcPr>
          <w:p w14:paraId="5975440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5975440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Imperial </w:t>
            </w:r>
          </w:p>
        </w:tc>
        <w:tc>
          <w:tcPr>
            <w:tcW w:w="1407" w:type="dxa"/>
            <w:tcBorders>
              <w:top w:val="nil"/>
              <w:left w:val="nil"/>
              <w:bottom w:val="nil"/>
              <w:right w:val="nil"/>
            </w:tcBorders>
            <w:shd w:val="clear" w:color="auto" w:fill="auto"/>
            <w:noWrap/>
            <w:vAlign w:val="bottom"/>
            <w:hideMark/>
          </w:tcPr>
          <w:p w14:paraId="5975440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32.83</w:t>
            </w:r>
          </w:p>
        </w:tc>
        <w:tc>
          <w:tcPr>
            <w:tcW w:w="1507" w:type="dxa"/>
            <w:tcBorders>
              <w:top w:val="nil"/>
              <w:left w:val="nil"/>
              <w:bottom w:val="nil"/>
              <w:right w:val="nil"/>
            </w:tcBorders>
            <w:shd w:val="clear" w:color="auto" w:fill="auto"/>
            <w:noWrap/>
            <w:vAlign w:val="bottom"/>
            <w:hideMark/>
          </w:tcPr>
          <w:p w14:paraId="5975440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–115.58</w:t>
            </w:r>
          </w:p>
        </w:tc>
        <w:tc>
          <w:tcPr>
            <w:tcW w:w="1290" w:type="dxa"/>
            <w:tcBorders>
              <w:top w:val="nil"/>
              <w:left w:val="nil"/>
              <w:bottom w:val="nil"/>
              <w:right w:val="nil"/>
            </w:tcBorders>
            <w:shd w:val="clear" w:color="auto" w:fill="auto"/>
            <w:noWrap/>
            <w:vAlign w:val="bottom"/>
            <w:hideMark/>
          </w:tcPr>
          <w:p w14:paraId="5975440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0F" w14:textId="77777777" w:rsidTr="00175FF5">
        <w:trPr>
          <w:trHeight w:val="240"/>
        </w:trPr>
        <w:tc>
          <w:tcPr>
            <w:tcW w:w="965" w:type="dxa"/>
            <w:tcBorders>
              <w:top w:val="nil"/>
              <w:left w:val="nil"/>
              <w:bottom w:val="nil"/>
              <w:right w:val="nil"/>
            </w:tcBorders>
            <w:shd w:val="clear" w:color="auto" w:fill="auto"/>
            <w:noWrap/>
            <w:vAlign w:val="bottom"/>
            <w:hideMark/>
          </w:tcPr>
          <w:p w14:paraId="5975440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747187</w:t>
            </w:r>
          </w:p>
        </w:tc>
        <w:tc>
          <w:tcPr>
            <w:tcW w:w="810" w:type="dxa"/>
            <w:tcBorders>
              <w:top w:val="nil"/>
              <w:left w:val="nil"/>
              <w:bottom w:val="nil"/>
              <w:right w:val="nil"/>
            </w:tcBorders>
            <w:shd w:val="clear" w:color="auto" w:fill="auto"/>
            <w:noWrap/>
            <w:vAlign w:val="bottom"/>
            <w:hideMark/>
          </w:tcPr>
          <w:p w14:paraId="5975440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5975440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07" w:type="dxa"/>
            <w:tcBorders>
              <w:top w:val="nil"/>
              <w:left w:val="nil"/>
              <w:bottom w:val="nil"/>
              <w:right w:val="nil"/>
            </w:tcBorders>
            <w:shd w:val="clear" w:color="auto" w:fill="auto"/>
            <w:noWrap/>
            <w:vAlign w:val="bottom"/>
            <w:hideMark/>
          </w:tcPr>
          <w:p w14:paraId="5975440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33.63</w:t>
            </w:r>
          </w:p>
        </w:tc>
        <w:tc>
          <w:tcPr>
            <w:tcW w:w="1507" w:type="dxa"/>
            <w:tcBorders>
              <w:top w:val="nil"/>
              <w:left w:val="nil"/>
              <w:bottom w:val="nil"/>
              <w:right w:val="nil"/>
            </w:tcBorders>
            <w:shd w:val="clear" w:color="auto" w:fill="auto"/>
            <w:noWrap/>
            <w:vAlign w:val="bottom"/>
            <w:hideMark/>
          </w:tcPr>
          <w:p w14:paraId="5975440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5975440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16" w14:textId="77777777" w:rsidTr="00175FF5">
        <w:trPr>
          <w:trHeight w:val="240"/>
        </w:trPr>
        <w:tc>
          <w:tcPr>
            <w:tcW w:w="965" w:type="dxa"/>
            <w:tcBorders>
              <w:top w:val="nil"/>
              <w:left w:val="nil"/>
              <w:bottom w:val="nil"/>
              <w:right w:val="nil"/>
            </w:tcBorders>
            <w:shd w:val="clear" w:color="auto" w:fill="auto"/>
            <w:noWrap/>
            <w:vAlign w:val="bottom"/>
            <w:hideMark/>
          </w:tcPr>
          <w:p w14:paraId="5975441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747188</w:t>
            </w:r>
          </w:p>
        </w:tc>
        <w:tc>
          <w:tcPr>
            <w:tcW w:w="810" w:type="dxa"/>
            <w:tcBorders>
              <w:top w:val="nil"/>
              <w:left w:val="nil"/>
              <w:bottom w:val="nil"/>
              <w:right w:val="nil"/>
            </w:tcBorders>
            <w:shd w:val="clear" w:color="auto" w:fill="auto"/>
            <w:noWrap/>
            <w:vAlign w:val="bottom"/>
            <w:hideMark/>
          </w:tcPr>
          <w:p w14:paraId="5975441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5975441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41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33.62</w:t>
            </w:r>
          </w:p>
        </w:tc>
        <w:tc>
          <w:tcPr>
            <w:tcW w:w="1507" w:type="dxa"/>
            <w:tcBorders>
              <w:top w:val="nil"/>
              <w:left w:val="nil"/>
              <w:bottom w:val="nil"/>
              <w:right w:val="nil"/>
            </w:tcBorders>
            <w:shd w:val="clear" w:color="auto" w:fill="auto"/>
            <w:noWrap/>
            <w:vAlign w:val="bottom"/>
            <w:hideMark/>
          </w:tcPr>
          <w:p w14:paraId="5975441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–114.72</w:t>
            </w:r>
          </w:p>
        </w:tc>
        <w:tc>
          <w:tcPr>
            <w:tcW w:w="1290" w:type="dxa"/>
            <w:tcBorders>
              <w:top w:val="nil"/>
              <w:left w:val="nil"/>
              <w:bottom w:val="nil"/>
              <w:right w:val="nil"/>
            </w:tcBorders>
            <w:shd w:val="clear" w:color="auto" w:fill="auto"/>
            <w:noWrap/>
            <w:vAlign w:val="bottom"/>
            <w:hideMark/>
          </w:tcPr>
          <w:p w14:paraId="5975441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bl>
    <w:p w14:paraId="59754417" w14:textId="77777777" w:rsidR="00175FF5" w:rsidRPr="00175FF5" w:rsidRDefault="00175FF5" w:rsidP="00175FF5">
      <w:pPr>
        <w:contextualSpacing/>
        <w:rPr>
          <w:rFonts w:asciiTheme="minorHAnsi" w:eastAsia="Cambria" w:hAnsiTheme="minorHAnsi"/>
          <w:sz w:val="18"/>
          <w:szCs w:val="18"/>
        </w:rPr>
      </w:pPr>
    </w:p>
    <w:p w14:paraId="59754418" w14:textId="4B99F53A" w:rsidR="00175FF5" w:rsidRPr="00A35980"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w:t>
      </w:r>
      <w:r w:rsidR="00146654">
        <w:rPr>
          <w:rFonts w:asciiTheme="minorHAnsi" w:hAnsiTheme="minorHAnsi"/>
          <w:sz w:val="18"/>
          <w:szCs w:val="18"/>
        </w:rPr>
        <w:t>,</w:t>
      </w:r>
      <w:r>
        <w:rPr>
          <w:rFonts w:asciiTheme="minorHAnsi" w:hAnsiTheme="minorHAnsi"/>
          <w:sz w:val="18"/>
          <w:szCs w:val="18"/>
        </w:rPr>
        <w:t>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w:t>
      </w:r>
      <w:proofErr w:type="gramStart"/>
      <w:r>
        <w:rPr>
          <w:rFonts w:asciiTheme="minorHAnsi" w:hAnsiTheme="minorHAnsi"/>
          <w:sz w:val="18"/>
          <w:szCs w:val="18"/>
        </w:rPr>
        <w:t>Vertical  Distance</w:t>
      </w:r>
      <w:proofErr w:type="gramEnd"/>
      <w:r>
        <w:rPr>
          <w:rFonts w:asciiTheme="minorHAnsi" w:hAnsiTheme="minorHAnsi"/>
          <w:sz w:val="18"/>
          <w:szCs w:val="18"/>
        </w:rPr>
        <w:t xml:space="preserve"> B07/8.2)^0.4]</w:t>
      </w:r>
      <w:r w:rsidRPr="00A35980">
        <w:rPr>
          <w:rFonts w:asciiTheme="minorHAnsi" w:hAnsiTheme="minorHAnsi"/>
          <w:sz w:val="18"/>
          <w:szCs w:val="18"/>
        </w:rPr>
        <w:t xml:space="preserve">= </w:t>
      </w:r>
      <w:r>
        <w:rPr>
          <w:rFonts w:asciiTheme="minorHAnsi" w:hAnsiTheme="minorHAnsi"/>
          <w:sz w:val="18"/>
          <w:szCs w:val="18"/>
        </w:rPr>
        <w:t>Normalized Leakage (NL)</w:t>
      </w:r>
      <w:r w:rsidR="00146654">
        <w:rPr>
          <w:rFonts w:asciiTheme="minorHAnsi" w:hAnsiTheme="minorHAnsi"/>
          <w:sz w:val="18"/>
          <w:szCs w:val="18"/>
        </w:rPr>
        <w:t>.</w:t>
      </w:r>
    </w:p>
    <w:p w14:paraId="59754419" w14:textId="72F9B591" w:rsidR="00175FF5" w:rsidRPr="004C3F98"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r w:rsidR="00146654">
        <w:rPr>
          <w:rFonts w:asciiTheme="minorHAnsi" w:hAnsiTheme="minorHAnsi"/>
          <w:sz w:val="18"/>
          <w:szCs w:val="18"/>
        </w:rPr>
        <w:t>.</w:t>
      </w:r>
    </w:p>
    <w:p w14:paraId="5975441A" w14:textId="51A0C8DA" w:rsidR="00175FF5" w:rsidRPr="009669C6" w:rsidRDefault="00175FF5" w:rsidP="009669C6">
      <w:pPr>
        <w:pStyle w:val="ListParagraph"/>
        <w:numPr>
          <w:ilvl w:val="0"/>
          <w:numId w:val="11"/>
        </w:numPr>
        <w:rPr>
          <w:rFonts w:asciiTheme="minorHAnsi" w:eastAsia="Cambria" w:hAnsiTheme="minorHAnsi"/>
          <w:b/>
          <w:sz w:val="18"/>
          <w:szCs w:val="18"/>
        </w:rPr>
      </w:pPr>
      <w:r w:rsidRPr="009669C6">
        <w:rPr>
          <w:rFonts w:asciiTheme="minorHAnsi" w:eastAsia="Cambria" w:hAnsiTheme="minorHAnsi"/>
          <w:sz w:val="18"/>
          <w:szCs w:val="18"/>
        </w:rPr>
        <w:t xml:space="preserve">This value is automatically calculated using 62.2 </w:t>
      </w:r>
      <w:proofErr w:type="gramStart"/>
      <w:r w:rsidRPr="009669C6">
        <w:rPr>
          <w:rFonts w:asciiTheme="minorHAnsi" w:eastAsia="Cambria" w:hAnsiTheme="minorHAnsi"/>
          <w:sz w:val="18"/>
          <w:szCs w:val="18"/>
        </w:rPr>
        <w:t>equation</w:t>
      </w:r>
      <w:proofErr w:type="gramEnd"/>
      <w:r w:rsidRPr="009669C6">
        <w:rPr>
          <w:rFonts w:asciiTheme="minorHAnsi" w:eastAsia="Cambria" w:hAnsiTheme="minorHAnsi"/>
          <w:sz w:val="18"/>
          <w:szCs w:val="18"/>
        </w:rPr>
        <w:t xml:space="preserve"> 4.7. It is the difference between the total required ventilation and the ventilation provided by infiltration.  </w:t>
      </w:r>
      <w:r w:rsidRPr="009669C6">
        <w:rPr>
          <w:rFonts w:asciiTheme="minorHAnsi" w:hAnsiTheme="minorHAnsi"/>
          <w:sz w:val="18"/>
          <w:szCs w:val="18"/>
        </w:rPr>
        <w:t>The equation used to calculate this value in the field equals: (Required Continuous Whole-Building Ventilation Rate B01 - Ventilation Provided by Infiltration B10 = Required Continuous Whole-Building Ventilation Rate of the fan in (CFM)</w:t>
      </w:r>
      <w:r w:rsidR="00146654">
        <w:rPr>
          <w:rFonts w:asciiTheme="minorHAnsi" w:hAnsiTheme="minorHAnsi"/>
          <w:sz w:val="18"/>
          <w:szCs w:val="18"/>
        </w:rPr>
        <w:t>.</w:t>
      </w:r>
    </w:p>
    <w:p w14:paraId="5975441B" w14:textId="77777777" w:rsidR="00175FF5" w:rsidRDefault="00175FF5" w:rsidP="00175FF5">
      <w:pPr>
        <w:rPr>
          <w:rFonts w:asciiTheme="minorHAnsi" w:eastAsia="Cambria" w:hAnsiTheme="minorHAnsi"/>
          <w:b/>
          <w:sz w:val="18"/>
          <w:szCs w:val="18"/>
        </w:rPr>
      </w:pPr>
    </w:p>
    <w:p w14:paraId="5975441C" w14:textId="77777777" w:rsidR="00175FF5" w:rsidRPr="0055507E" w:rsidRDefault="00175FF5" w:rsidP="00175FF5">
      <w:pPr>
        <w:rPr>
          <w:rFonts w:asciiTheme="minorHAnsi" w:eastAsia="Cambria" w:hAnsiTheme="minorHAnsi"/>
          <w:b/>
          <w:sz w:val="18"/>
          <w:szCs w:val="18"/>
        </w:rPr>
      </w:pPr>
      <w:r w:rsidRPr="0055507E">
        <w:rPr>
          <w:rFonts w:asciiTheme="minorHAnsi" w:eastAsia="Cambria" w:hAnsiTheme="minorHAnsi"/>
          <w:b/>
          <w:sz w:val="18"/>
          <w:szCs w:val="18"/>
        </w:rPr>
        <w:t>Section C. Intermittent Ventilation</w:t>
      </w:r>
    </w:p>
    <w:p w14:paraId="5975441D" w14:textId="6A82D99B"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55507E">
        <w:rPr>
          <w:rFonts w:asciiTheme="minorHAnsi" w:eastAsia="Cambria" w:hAnsiTheme="minorHAnsi"/>
          <w:sz w:val="18"/>
          <w:szCs w:val="18"/>
        </w:rPr>
        <w:t xml:space="preserve"> time in hours. This value will be verified by a HERS rater.</w:t>
      </w:r>
    </w:p>
    <w:p w14:paraId="5975441E" w14:textId="76D488EB"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55507E">
        <w:rPr>
          <w:rFonts w:asciiTheme="minorHAnsi" w:eastAsia="Cambria" w:hAnsiTheme="minorHAnsi"/>
          <w:sz w:val="18"/>
          <w:szCs w:val="18"/>
        </w:rPr>
        <w:t xml:space="preserve"> time in hours. This value will be verified by a HERS rater.</w:t>
      </w:r>
    </w:p>
    <w:p w14:paraId="5975441F" w14:textId="40E528CA"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C01 and C02. </w:t>
      </w:r>
      <w:r w:rsidRPr="0055507E">
        <w:rPr>
          <w:rFonts w:asciiTheme="minorHAnsi" w:hAnsiTheme="minorHAnsi"/>
          <w:sz w:val="18"/>
          <w:szCs w:val="18"/>
        </w:rPr>
        <w:t>The equation used to calculate this value in the field equals: Time on in hours C01 + Time off in hours C02.</w:t>
      </w:r>
    </w:p>
    <w:p w14:paraId="59754420" w14:textId="4DC7EC5B"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value is automatically calculated. It is the daily fractional on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used in 62.2 Table 4.2. A value of 0.60 means that in a 24 hour period the fan will run 60% of the time. </w:t>
      </w:r>
      <w:r w:rsidRPr="0055507E">
        <w:rPr>
          <w:rFonts w:asciiTheme="minorHAnsi" w:hAnsiTheme="minorHAnsi"/>
          <w:sz w:val="18"/>
          <w:szCs w:val="18"/>
        </w:rPr>
        <w:t>The equation used to calculate this value in the field equals: On time in Hours C01/(On time in Hours C01 + Off time in Hours C02)= Daily fractional on time</w:t>
      </w:r>
      <w:r>
        <w:rPr>
          <w:rFonts w:asciiTheme="minorHAnsi" w:hAnsiTheme="minorHAnsi"/>
          <w:sz w:val="18"/>
          <w:szCs w:val="18"/>
        </w:rPr>
        <w:t xml:space="preserve"> (decimal)</w:t>
      </w:r>
    </w:p>
    <w:p w14:paraId="59754421" w14:textId="2A5C9E40"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row performs an automatic check. The ventilation system must operate at least 10% of the time. C04 must be greater than or equal to 0.10. If this is true, “OK” will appear. If this is not true, an error message will appear here and correct values will need to be entered into C01 and C02.</w:t>
      </w:r>
    </w:p>
    <w:p w14:paraId="0C64A73D" w14:textId="0C6826B0" w:rsidR="008C454A"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It is the turnover (N) used in 62.2 Table 4.2. </w:t>
      </w:r>
      <w:r w:rsidRPr="0055507E">
        <w:rPr>
          <w:rFonts w:asciiTheme="minorHAnsi" w:hAnsiTheme="minorHAnsi"/>
          <w:sz w:val="18"/>
          <w:szCs w:val="18"/>
        </w:rPr>
        <w:t>The equation used to calculate this value in the field equals: [12.8 x Continuous Whole-Building Ventilation Rate B01 x (On time in Hours C01 + Off time in Hours C02)]/ Conditioned floor area of dwelling unit row A0</w:t>
      </w:r>
      <w:r>
        <w:rPr>
          <w:rFonts w:asciiTheme="minorHAnsi" w:hAnsiTheme="minorHAnsi"/>
          <w:sz w:val="18"/>
          <w:szCs w:val="18"/>
        </w:rPr>
        <w:t>4</w:t>
      </w:r>
      <w:r w:rsidRPr="0055507E">
        <w:rPr>
          <w:rFonts w:asciiTheme="minorHAnsi" w:hAnsiTheme="minorHAnsi"/>
          <w:sz w:val="18"/>
          <w:szCs w:val="18"/>
        </w:rPr>
        <w:t>= Turnover N</w:t>
      </w:r>
    </w:p>
    <w:p w14:paraId="59754425" w14:textId="10B70971" w:rsidR="00175FF5" w:rsidRPr="0055507E" w:rsidRDefault="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User entered value </w:t>
      </w:r>
      <w:r>
        <w:rPr>
          <w:rFonts w:asciiTheme="minorHAnsi" w:eastAsia="Cambria" w:hAnsiTheme="minorHAnsi"/>
          <w:sz w:val="18"/>
          <w:szCs w:val="18"/>
        </w:rPr>
        <w:t xml:space="preserve">from </w:t>
      </w:r>
      <w:r w:rsidR="003062B5">
        <w:rPr>
          <w:rFonts w:asciiTheme="minorHAnsi" w:eastAsia="Cambria" w:hAnsiTheme="minorHAnsi"/>
          <w:sz w:val="18"/>
          <w:szCs w:val="18"/>
        </w:rPr>
        <w:t>T</w:t>
      </w:r>
      <w:r>
        <w:rPr>
          <w:rFonts w:asciiTheme="minorHAnsi" w:eastAsia="Cambria" w:hAnsiTheme="minorHAnsi"/>
          <w:sz w:val="18"/>
          <w:szCs w:val="18"/>
        </w:rPr>
        <w:t>able 4.2. U</w:t>
      </w:r>
      <w:r w:rsidRPr="0055507E">
        <w:rPr>
          <w:rFonts w:asciiTheme="minorHAnsi" w:eastAsia="Cambria" w:hAnsiTheme="minorHAnsi"/>
          <w:sz w:val="18"/>
          <w:szCs w:val="18"/>
        </w:rPr>
        <w:t>se the daily fractional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from C04 and the turnover (N) from C06 to determine the ventilation effectiveness value (e) from 62.2 </w:t>
      </w:r>
      <w:r w:rsidR="008E3741">
        <w:rPr>
          <w:rFonts w:asciiTheme="minorHAnsi" w:eastAsia="Cambria" w:hAnsiTheme="minorHAnsi"/>
          <w:sz w:val="18"/>
          <w:szCs w:val="18"/>
        </w:rPr>
        <w:t>T</w:t>
      </w:r>
      <w:r w:rsidRPr="0055507E">
        <w:rPr>
          <w:rFonts w:asciiTheme="minorHAnsi" w:eastAsia="Cambria" w:hAnsiTheme="minorHAnsi"/>
          <w:sz w:val="18"/>
          <w:szCs w:val="18"/>
        </w:rPr>
        <w:t>able 4.2.</w:t>
      </w:r>
    </w:p>
    <w:p w14:paraId="59754426" w14:textId="77777777" w:rsidR="00175FF5" w:rsidRDefault="00175FF5" w:rsidP="00175FF5">
      <w:pPr>
        <w:contextualSpacing/>
        <w:rPr>
          <w:rFonts w:asciiTheme="minorHAnsi" w:eastAsia="Cambria" w:hAnsiTheme="minorHAnsi"/>
          <w:sz w:val="18"/>
          <w:szCs w:val="18"/>
        </w:rPr>
      </w:pPr>
    </w:p>
    <w:p w14:paraId="59754427" w14:textId="77777777" w:rsidR="00175FF5" w:rsidRDefault="00175FF5" w:rsidP="00175FF5">
      <w:pPr>
        <w:contextualSpacing/>
        <w:rPr>
          <w:rFonts w:asciiTheme="minorHAnsi" w:eastAsia="Cambria" w:hAnsiTheme="minorHAnsi"/>
          <w:sz w:val="18"/>
          <w:szCs w:val="18"/>
        </w:rPr>
      </w:pP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175FF5" w:rsidRPr="00680C44" w14:paraId="59754429" w14:textId="77777777" w:rsidTr="00175FF5">
        <w:trPr>
          <w:gridAfter w:val="1"/>
          <w:wAfter w:w="6" w:type="dxa"/>
          <w:trHeight w:val="300"/>
        </w:trPr>
        <w:tc>
          <w:tcPr>
            <w:tcW w:w="10901" w:type="dxa"/>
            <w:gridSpan w:val="16"/>
            <w:tcBorders>
              <w:top w:val="nil"/>
              <w:left w:val="nil"/>
              <w:bottom w:val="nil"/>
              <w:right w:val="nil"/>
            </w:tcBorders>
            <w:shd w:val="clear" w:color="auto" w:fill="auto"/>
            <w:noWrap/>
            <w:vAlign w:val="bottom"/>
          </w:tcPr>
          <w:p w14:paraId="59754428"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175FF5" w:rsidRPr="00680C44" w14:paraId="5975442B" w14:textId="77777777" w:rsidTr="00175FF5">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tcPr>
          <w:p w14:paraId="5975442A"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175FF5" w:rsidRPr="00680C44" w14:paraId="5975442D" w14:textId="77777777" w:rsidTr="00175FF5">
        <w:trPr>
          <w:gridAfter w:val="1"/>
          <w:wAfter w:w="6" w:type="dxa"/>
          <w:trHeight w:val="300"/>
        </w:trPr>
        <w:tc>
          <w:tcPr>
            <w:tcW w:w="10901" w:type="dxa"/>
            <w:gridSpan w:val="16"/>
            <w:tcBorders>
              <w:top w:val="nil"/>
              <w:left w:val="nil"/>
              <w:bottom w:val="nil"/>
              <w:right w:val="nil"/>
            </w:tcBorders>
            <w:shd w:val="clear" w:color="auto" w:fill="auto"/>
            <w:noWrap/>
            <w:vAlign w:val="bottom"/>
          </w:tcPr>
          <w:p w14:paraId="5975442C"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175FF5" w:rsidRPr="00680C44" w14:paraId="5975443E" w14:textId="77777777" w:rsidTr="00175FF5">
        <w:trPr>
          <w:trHeight w:val="300"/>
        </w:trPr>
        <w:tc>
          <w:tcPr>
            <w:tcW w:w="1397" w:type="dxa"/>
            <w:tcBorders>
              <w:top w:val="nil"/>
              <w:left w:val="nil"/>
              <w:bottom w:val="nil"/>
              <w:right w:val="nil"/>
            </w:tcBorders>
            <w:shd w:val="clear" w:color="auto" w:fill="auto"/>
            <w:noWrap/>
            <w:vAlign w:val="bottom"/>
          </w:tcPr>
          <w:p w14:paraId="5975442E"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5975442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4"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5"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6"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7"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8"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9"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C"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3D" w14:textId="77777777" w:rsidR="00175FF5" w:rsidRPr="00680C44" w:rsidRDefault="00175FF5" w:rsidP="00550BC7">
            <w:pPr>
              <w:keepNext/>
              <w:rPr>
                <w:rFonts w:asciiTheme="minorHAnsi" w:hAnsiTheme="minorHAnsi"/>
                <w:color w:val="000000"/>
                <w:sz w:val="18"/>
                <w:szCs w:val="18"/>
              </w:rPr>
            </w:pPr>
          </w:p>
        </w:tc>
      </w:tr>
      <w:tr w:rsidR="00175FF5" w:rsidRPr="00680C44" w14:paraId="5975444F" w14:textId="77777777" w:rsidTr="00175FF5">
        <w:trPr>
          <w:trHeight w:val="300"/>
        </w:trPr>
        <w:tc>
          <w:tcPr>
            <w:tcW w:w="1397" w:type="dxa"/>
            <w:tcBorders>
              <w:top w:val="nil"/>
              <w:left w:val="nil"/>
              <w:bottom w:val="nil"/>
              <w:right w:val="nil"/>
            </w:tcBorders>
            <w:shd w:val="clear" w:color="auto" w:fill="auto"/>
            <w:noWrap/>
            <w:vAlign w:val="bottom"/>
          </w:tcPr>
          <w:p w14:paraId="5975443F"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5975444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4"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5"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6"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7"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8"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9"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D"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4E" w14:textId="77777777" w:rsidR="00175FF5" w:rsidRPr="00680C44" w:rsidRDefault="00175FF5" w:rsidP="00550BC7">
            <w:pPr>
              <w:keepNext/>
              <w:rPr>
                <w:rFonts w:asciiTheme="minorHAnsi" w:hAnsiTheme="minorHAnsi"/>
                <w:color w:val="000000"/>
                <w:sz w:val="18"/>
                <w:szCs w:val="18"/>
              </w:rPr>
            </w:pPr>
          </w:p>
        </w:tc>
      </w:tr>
      <w:tr w:rsidR="00175FF5" w:rsidRPr="00680C44" w14:paraId="59754460" w14:textId="77777777" w:rsidTr="00175FF5">
        <w:trPr>
          <w:trHeight w:val="300"/>
        </w:trPr>
        <w:tc>
          <w:tcPr>
            <w:tcW w:w="1397" w:type="dxa"/>
            <w:tcBorders>
              <w:top w:val="nil"/>
              <w:left w:val="nil"/>
              <w:bottom w:val="double" w:sz="6" w:space="0" w:color="auto"/>
              <w:right w:val="nil"/>
            </w:tcBorders>
            <w:shd w:val="clear" w:color="auto" w:fill="auto"/>
            <w:noWrap/>
            <w:vAlign w:val="bottom"/>
          </w:tcPr>
          <w:p w14:paraId="59754450"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tcPr>
          <w:p w14:paraId="5975445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tcPr>
          <w:p w14:paraId="5975445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tcPr>
          <w:p w14:paraId="5975445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tcPr>
          <w:p w14:paraId="5975445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tcPr>
          <w:p w14:paraId="5975445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tcPr>
          <w:p w14:paraId="5975445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tcPr>
          <w:p w14:paraId="5975445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tcPr>
          <w:p w14:paraId="5975445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tcPr>
          <w:p w14:paraId="5975445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tcPr>
          <w:p w14:paraId="5975445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tcPr>
          <w:p w14:paraId="5975445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tcPr>
          <w:p w14:paraId="5975445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tcPr>
          <w:p w14:paraId="5975445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tcPr>
          <w:p w14:paraId="5975445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tcPr>
          <w:p w14:paraId="5975445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175FF5" w:rsidRPr="00680C44" w14:paraId="59754471" w14:textId="77777777" w:rsidTr="00175FF5">
        <w:trPr>
          <w:trHeight w:val="300"/>
        </w:trPr>
        <w:tc>
          <w:tcPr>
            <w:tcW w:w="1397" w:type="dxa"/>
            <w:tcBorders>
              <w:top w:val="nil"/>
              <w:left w:val="nil"/>
              <w:bottom w:val="nil"/>
              <w:right w:val="nil"/>
            </w:tcBorders>
            <w:shd w:val="clear" w:color="auto" w:fill="auto"/>
            <w:noWrap/>
            <w:vAlign w:val="bottom"/>
          </w:tcPr>
          <w:p w14:paraId="5975446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6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6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46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5975446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5975446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5975446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68"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9"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D"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F"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70" w14:textId="77777777" w:rsidR="00175FF5" w:rsidRPr="00680C44" w:rsidRDefault="00175FF5" w:rsidP="00550BC7">
            <w:pPr>
              <w:keepNext/>
              <w:rPr>
                <w:rFonts w:asciiTheme="minorHAnsi" w:hAnsiTheme="minorHAnsi"/>
                <w:color w:val="000000"/>
                <w:sz w:val="18"/>
                <w:szCs w:val="18"/>
              </w:rPr>
            </w:pPr>
          </w:p>
        </w:tc>
      </w:tr>
      <w:tr w:rsidR="00175FF5" w:rsidRPr="00680C44" w14:paraId="59754482" w14:textId="77777777" w:rsidTr="00175FF5">
        <w:trPr>
          <w:trHeight w:val="300"/>
        </w:trPr>
        <w:tc>
          <w:tcPr>
            <w:tcW w:w="1397" w:type="dxa"/>
            <w:tcBorders>
              <w:top w:val="nil"/>
              <w:left w:val="nil"/>
              <w:bottom w:val="nil"/>
              <w:right w:val="nil"/>
            </w:tcBorders>
            <w:shd w:val="clear" w:color="auto" w:fill="auto"/>
            <w:noWrap/>
            <w:vAlign w:val="bottom"/>
          </w:tcPr>
          <w:p w14:paraId="5975447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tcPr>
          <w:p w14:paraId="5975447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7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7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47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5975447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tcPr>
          <w:p w14:paraId="5975447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tcPr>
          <w:p w14:paraId="5975447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7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D"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0"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81" w14:textId="77777777" w:rsidR="00175FF5" w:rsidRPr="00680C44" w:rsidRDefault="00175FF5" w:rsidP="00550BC7">
            <w:pPr>
              <w:keepNext/>
              <w:rPr>
                <w:rFonts w:asciiTheme="minorHAnsi" w:hAnsiTheme="minorHAnsi"/>
                <w:color w:val="000000"/>
                <w:sz w:val="18"/>
                <w:szCs w:val="18"/>
              </w:rPr>
            </w:pPr>
          </w:p>
        </w:tc>
      </w:tr>
      <w:tr w:rsidR="00175FF5" w:rsidRPr="00680C44" w14:paraId="59754493" w14:textId="77777777" w:rsidTr="00175FF5">
        <w:trPr>
          <w:trHeight w:val="300"/>
        </w:trPr>
        <w:tc>
          <w:tcPr>
            <w:tcW w:w="1397" w:type="dxa"/>
            <w:tcBorders>
              <w:top w:val="nil"/>
              <w:left w:val="nil"/>
              <w:bottom w:val="nil"/>
              <w:right w:val="nil"/>
            </w:tcBorders>
            <w:shd w:val="clear" w:color="auto" w:fill="auto"/>
            <w:noWrap/>
            <w:vAlign w:val="bottom"/>
          </w:tcPr>
          <w:p w14:paraId="5975448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tcPr>
          <w:p w14:paraId="5975448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8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8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5975448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5975448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tcPr>
          <w:p w14:paraId="5975448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tcPr>
          <w:p w14:paraId="5975448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5975448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8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D"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9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91"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92" w14:textId="77777777" w:rsidR="00175FF5" w:rsidRPr="00680C44" w:rsidRDefault="00175FF5" w:rsidP="00550BC7">
            <w:pPr>
              <w:keepNext/>
              <w:rPr>
                <w:rFonts w:asciiTheme="minorHAnsi" w:hAnsiTheme="minorHAnsi"/>
                <w:color w:val="000000"/>
                <w:sz w:val="18"/>
                <w:szCs w:val="18"/>
              </w:rPr>
            </w:pPr>
          </w:p>
        </w:tc>
      </w:tr>
      <w:tr w:rsidR="00175FF5" w:rsidRPr="00680C44" w14:paraId="597544A4" w14:textId="77777777" w:rsidTr="00175FF5">
        <w:trPr>
          <w:trHeight w:val="300"/>
        </w:trPr>
        <w:tc>
          <w:tcPr>
            <w:tcW w:w="1397" w:type="dxa"/>
            <w:tcBorders>
              <w:top w:val="nil"/>
              <w:left w:val="nil"/>
              <w:bottom w:val="nil"/>
              <w:right w:val="nil"/>
            </w:tcBorders>
            <w:shd w:val="clear" w:color="auto" w:fill="auto"/>
            <w:noWrap/>
            <w:vAlign w:val="bottom"/>
          </w:tcPr>
          <w:p w14:paraId="5975449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tcPr>
          <w:p w14:paraId="5975449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9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9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49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49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5975449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5975449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tcPr>
          <w:p w14:paraId="5975449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tcPr>
          <w:p w14:paraId="5975449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9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9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A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A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A2"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A3" w14:textId="77777777" w:rsidR="00175FF5" w:rsidRPr="00680C44" w:rsidRDefault="00175FF5" w:rsidP="00550BC7">
            <w:pPr>
              <w:keepNext/>
              <w:rPr>
                <w:rFonts w:asciiTheme="minorHAnsi" w:hAnsiTheme="minorHAnsi"/>
                <w:color w:val="000000"/>
                <w:sz w:val="18"/>
                <w:szCs w:val="18"/>
              </w:rPr>
            </w:pPr>
          </w:p>
        </w:tc>
      </w:tr>
      <w:tr w:rsidR="00175FF5" w:rsidRPr="00680C44" w14:paraId="597544B5" w14:textId="77777777" w:rsidTr="00175FF5">
        <w:trPr>
          <w:trHeight w:val="300"/>
        </w:trPr>
        <w:tc>
          <w:tcPr>
            <w:tcW w:w="1397" w:type="dxa"/>
            <w:tcBorders>
              <w:top w:val="nil"/>
              <w:left w:val="nil"/>
              <w:bottom w:val="nil"/>
              <w:right w:val="nil"/>
            </w:tcBorders>
            <w:shd w:val="clear" w:color="auto" w:fill="auto"/>
            <w:noWrap/>
            <w:vAlign w:val="bottom"/>
          </w:tcPr>
          <w:p w14:paraId="597544A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tcPr>
          <w:p w14:paraId="597544A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A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4A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597544A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597544A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597544A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597544A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tcPr>
          <w:p w14:paraId="597544A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597544A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tcPr>
          <w:p w14:paraId="597544A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B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B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B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B3"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B4" w14:textId="77777777" w:rsidR="00175FF5" w:rsidRPr="00680C44" w:rsidRDefault="00175FF5" w:rsidP="00550BC7">
            <w:pPr>
              <w:keepNext/>
              <w:rPr>
                <w:rFonts w:asciiTheme="minorHAnsi" w:hAnsiTheme="minorHAnsi"/>
                <w:color w:val="000000"/>
                <w:sz w:val="18"/>
                <w:szCs w:val="18"/>
              </w:rPr>
            </w:pPr>
          </w:p>
        </w:tc>
      </w:tr>
      <w:tr w:rsidR="00175FF5" w:rsidRPr="00680C44" w14:paraId="597544C6" w14:textId="77777777" w:rsidTr="00175FF5">
        <w:trPr>
          <w:trHeight w:val="300"/>
        </w:trPr>
        <w:tc>
          <w:tcPr>
            <w:tcW w:w="1397" w:type="dxa"/>
            <w:tcBorders>
              <w:top w:val="nil"/>
              <w:left w:val="nil"/>
              <w:bottom w:val="nil"/>
              <w:right w:val="nil"/>
            </w:tcBorders>
            <w:shd w:val="clear" w:color="auto" w:fill="auto"/>
            <w:noWrap/>
            <w:vAlign w:val="bottom"/>
          </w:tcPr>
          <w:p w14:paraId="597544B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tcPr>
          <w:p w14:paraId="597544B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B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4B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4B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597544B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597544B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597544B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tcPr>
          <w:p w14:paraId="597544B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tcPr>
          <w:p w14:paraId="597544B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tcPr>
          <w:p w14:paraId="597544C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597544C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C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C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C4"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C5" w14:textId="77777777" w:rsidR="00175FF5" w:rsidRPr="00680C44" w:rsidRDefault="00175FF5" w:rsidP="00550BC7">
            <w:pPr>
              <w:keepNext/>
              <w:rPr>
                <w:rFonts w:asciiTheme="minorHAnsi" w:hAnsiTheme="minorHAnsi"/>
                <w:color w:val="000000"/>
                <w:sz w:val="18"/>
                <w:szCs w:val="18"/>
              </w:rPr>
            </w:pPr>
          </w:p>
        </w:tc>
      </w:tr>
      <w:tr w:rsidR="00175FF5" w:rsidRPr="00680C44" w14:paraId="597544D7" w14:textId="77777777" w:rsidTr="00175FF5">
        <w:trPr>
          <w:trHeight w:val="300"/>
        </w:trPr>
        <w:tc>
          <w:tcPr>
            <w:tcW w:w="1397" w:type="dxa"/>
            <w:tcBorders>
              <w:top w:val="nil"/>
              <w:left w:val="nil"/>
              <w:bottom w:val="nil"/>
              <w:right w:val="nil"/>
            </w:tcBorders>
            <w:shd w:val="clear" w:color="auto" w:fill="auto"/>
            <w:noWrap/>
            <w:vAlign w:val="bottom"/>
          </w:tcPr>
          <w:p w14:paraId="597544C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tcPr>
          <w:p w14:paraId="597544C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C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4C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4C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4C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4C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597544C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tcPr>
          <w:p w14:paraId="597544C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tcPr>
          <w:p w14:paraId="597544D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tcPr>
          <w:p w14:paraId="597544D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tcPr>
          <w:p w14:paraId="597544D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D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D4"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D5"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D6" w14:textId="77777777" w:rsidR="00175FF5" w:rsidRPr="00680C44" w:rsidRDefault="00175FF5" w:rsidP="00550BC7">
            <w:pPr>
              <w:keepNext/>
              <w:rPr>
                <w:rFonts w:asciiTheme="minorHAnsi" w:hAnsiTheme="minorHAnsi"/>
                <w:color w:val="000000"/>
                <w:sz w:val="18"/>
                <w:szCs w:val="18"/>
              </w:rPr>
            </w:pPr>
          </w:p>
        </w:tc>
      </w:tr>
      <w:tr w:rsidR="00175FF5" w:rsidRPr="00680C44" w14:paraId="597544E8" w14:textId="77777777" w:rsidTr="00175FF5">
        <w:trPr>
          <w:trHeight w:val="300"/>
        </w:trPr>
        <w:tc>
          <w:tcPr>
            <w:tcW w:w="1397" w:type="dxa"/>
            <w:tcBorders>
              <w:top w:val="nil"/>
              <w:left w:val="nil"/>
              <w:bottom w:val="nil"/>
              <w:right w:val="nil"/>
            </w:tcBorders>
            <w:shd w:val="clear" w:color="auto" w:fill="auto"/>
            <w:noWrap/>
            <w:vAlign w:val="bottom"/>
          </w:tcPr>
          <w:p w14:paraId="597544D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tcPr>
          <w:p w14:paraId="597544D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D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4D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4D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4D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597544D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597544D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597544E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597544E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tcPr>
          <w:p w14:paraId="597544E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tcPr>
          <w:p w14:paraId="597544E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tcPr>
          <w:p w14:paraId="597544E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E5"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E6"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E7" w14:textId="77777777" w:rsidR="00175FF5" w:rsidRPr="00680C44" w:rsidRDefault="00175FF5" w:rsidP="00550BC7">
            <w:pPr>
              <w:keepNext/>
              <w:rPr>
                <w:rFonts w:asciiTheme="minorHAnsi" w:hAnsiTheme="minorHAnsi"/>
                <w:color w:val="000000"/>
                <w:sz w:val="18"/>
                <w:szCs w:val="18"/>
              </w:rPr>
            </w:pPr>
          </w:p>
        </w:tc>
      </w:tr>
      <w:tr w:rsidR="00175FF5" w:rsidRPr="00680C44" w14:paraId="597544F9" w14:textId="77777777" w:rsidTr="00175FF5">
        <w:trPr>
          <w:trHeight w:val="300"/>
        </w:trPr>
        <w:tc>
          <w:tcPr>
            <w:tcW w:w="1397" w:type="dxa"/>
            <w:tcBorders>
              <w:top w:val="nil"/>
              <w:left w:val="nil"/>
              <w:bottom w:val="nil"/>
              <w:right w:val="nil"/>
            </w:tcBorders>
            <w:shd w:val="clear" w:color="auto" w:fill="auto"/>
            <w:noWrap/>
            <w:vAlign w:val="bottom"/>
          </w:tcPr>
          <w:p w14:paraId="597544E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597544E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E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4E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E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597544E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597544E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4F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597544F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tcPr>
          <w:p w14:paraId="597544F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597544F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tcPr>
          <w:p w14:paraId="597544F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tcPr>
          <w:p w14:paraId="597544F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597544F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F7"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F8" w14:textId="77777777" w:rsidR="00175FF5" w:rsidRPr="00680C44" w:rsidRDefault="00175FF5" w:rsidP="00550BC7">
            <w:pPr>
              <w:keepNext/>
              <w:rPr>
                <w:rFonts w:asciiTheme="minorHAnsi" w:hAnsiTheme="minorHAnsi"/>
                <w:color w:val="000000"/>
                <w:sz w:val="18"/>
                <w:szCs w:val="18"/>
              </w:rPr>
            </w:pPr>
          </w:p>
        </w:tc>
      </w:tr>
      <w:tr w:rsidR="00175FF5" w:rsidRPr="00680C44" w14:paraId="5975450A" w14:textId="77777777" w:rsidTr="00175FF5">
        <w:trPr>
          <w:trHeight w:val="300"/>
        </w:trPr>
        <w:tc>
          <w:tcPr>
            <w:tcW w:w="1397" w:type="dxa"/>
            <w:tcBorders>
              <w:top w:val="nil"/>
              <w:left w:val="nil"/>
              <w:bottom w:val="nil"/>
              <w:right w:val="nil"/>
            </w:tcBorders>
            <w:shd w:val="clear" w:color="auto" w:fill="auto"/>
            <w:noWrap/>
            <w:vAlign w:val="bottom"/>
          </w:tcPr>
          <w:p w14:paraId="597544F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597544F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F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4F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4F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4F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5975450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5975450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tcPr>
          <w:p w14:paraId="5975450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5975450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5975450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5975450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5975450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5975450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508"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509" w14:textId="77777777" w:rsidR="00175FF5" w:rsidRPr="00680C44" w:rsidRDefault="00175FF5" w:rsidP="00550BC7">
            <w:pPr>
              <w:keepNext/>
              <w:rPr>
                <w:rFonts w:asciiTheme="minorHAnsi" w:hAnsiTheme="minorHAnsi"/>
                <w:color w:val="000000"/>
                <w:sz w:val="18"/>
                <w:szCs w:val="18"/>
              </w:rPr>
            </w:pPr>
          </w:p>
        </w:tc>
      </w:tr>
      <w:tr w:rsidR="00175FF5" w:rsidRPr="00680C44" w14:paraId="5975451B" w14:textId="77777777" w:rsidTr="00175FF5">
        <w:trPr>
          <w:trHeight w:val="300"/>
        </w:trPr>
        <w:tc>
          <w:tcPr>
            <w:tcW w:w="1397" w:type="dxa"/>
            <w:tcBorders>
              <w:top w:val="nil"/>
              <w:left w:val="nil"/>
              <w:bottom w:val="nil"/>
              <w:right w:val="nil"/>
            </w:tcBorders>
            <w:shd w:val="clear" w:color="auto" w:fill="auto"/>
            <w:noWrap/>
            <w:vAlign w:val="bottom"/>
          </w:tcPr>
          <w:p w14:paraId="5975450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tcPr>
          <w:p w14:paraId="5975450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0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0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0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51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5975451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1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5975451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5975451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5975451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5975451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tcPr>
          <w:p w14:paraId="5975451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tcPr>
          <w:p w14:paraId="5975451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tcPr>
          <w:p w14:paraId="5975451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tcPr>
          <w:p w14:paraId="5975451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175FF5" w:rsidRPr="00680C44" w14:paraId="5975452C" w14:textId="77777777" w:rsidTr="00175FF5">
        <w:trPr>
          <w:trHeight w:val="300"/>
        </w:trPr>
        <w:tc>
          <w:tcPr>
            <w:tcW w:w="1397" w:type="dxa"/>
            <w:tcBorders>
              <w:top w:val="nil"/>
              <w:left w:val="nil"/>
              <w:bottom w:val="nil"/>
              <w:right w:val="nil"/>
            </w:tcBorders>
            <w:shd w:val="clear" w:color="auto" w:fill="auto"/>
            <w:noWrap/>
            <w:vAlign w:val="bottom"/>
          </w:tcPr>
          <w:p w14:paraId="5975451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5975451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1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1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2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2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2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52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52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2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tcPr>
          <w:p w14:paraId="5975452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5975452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5975452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5975452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5975452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tcPr>
          <w:p w14:paraId="5975452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175FF5" w:rsidRPr="00680C44" w14:paraId="5975453D" w14:textId="77777777" w:rsidTr="00175FF5">
        <w:trPr>
          <w:trHeight w:val="300"/>
        </w:trPr>
        <w:tc>
          <w:tcPr>
            <w:tcW w:w="1397" w:type="dxa"/>
            <w:tcBorders>
              <w:top w:val="nil"/>
              <w:left w:val="nil"/>
              <w:bottom w:val="nil"/>
              <w:right w:val="nil"/>
            </w:tcBorders>
            <w:shd w:val="clear" w:color="auto" w:fill="auto"/>
            <w:noWrap/>
            <w:vAlign w:val="bottom"/>
          </w:tcPr>
          <w:p w14:paraId="5975452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5975452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2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3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3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3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3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3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3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53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53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3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53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5975453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tcPr>
          <w:p w14:paraId="5975453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tcPr>
          <w:p w14:paraId="5975453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175FF5" w:rsidRPr="00680C44" w14:paraId="5975454E" w14:textId="77777777" w:rsidTr="00175FF5">
        <w:trPr>
          <w:trHeight w:val="300"/>
        </w:trPr>
        <w:tc>
          <w:tcPr>
            <w:tcW w:w="1397" w:type="dxa"/>
            <w:tcBorders>
              <w:top w:val="nil"/>
              <w:left w:val="nil"/>
              <w:bottom w:val="nil"/>
              <w:right w:val="nil"/>
            </w:tcBorders>
            <w:shd w:val="clear" w:color="auto" w:fill="auto"/>
            <w:noWrap/>
            <w:vAlign w:val="bottom"/>
          </w:tcPr>
          <w:p w14:paraId="5975453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5975453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4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4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4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4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4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4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4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4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4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4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54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4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54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tcPr>
          <w:p w14:paraId="5975454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175FF5" w:rsidRPr="00680C44" w14:paraId="5975455F" w14:textId="77777777" w:rsidTr="00175FF5">
        <w:trPr>
          <w:trHeight w:val="300"/>
        </w:trPr>
        <w:tc>
          <w:tcPr>
            <w:tcW w:w="1397" w:type="dxa"/>
            <w:tcBorders>
              <w:top w:val="nil"/>
              <w:left w:val="nil"/>
              <w:bottom w:val="nil"/>
              <w:right w:val="nil"/>
            </w:tcBorders>
            <w:shd w:val="clear" w:color="auto" w:fill="auto"/>
            <w:noWrap/>
            <w:vAlign w:val="bottom"/>
          </w:tcPr>
          <w:p w14:paraId="5975454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5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5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5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5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5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5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5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tcPr>
          <w:p w14:paraId="5975455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175FF5" w:rsidRPr="00680C44" w14:paraId="59754570" w14:textId="77777777" w:rsidTr="00175FF5">
        <w:trPr>
          <w:trHeight w:val="300"/>
        </w:trPr>
        <w:tc>
          <w:tcPr>
            <w:tcW w:w="1397" w:type="dxa"/>
            <w:tcBorders>
              <w:top w:val="nil"/>
              <w:left w:val="nil"/>
              <w:bottom w:val="single" w:sz="12" w:space="0" w:color="auto"/>
              <w:right w:val="nil"/>
            </w:tcBorders>
            <w:shd w:val="clear" w:color="auto" w:fill="auto"/>
            <w:noWrap/>
            <w:vAlign w:val="bottom"/>
          </w:tcPr>
          <w:p w14:paraId="5975456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tcPr>
          <w:p w14:paraId="5975456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59754571" w14:textId="77777777" w:rsidR="00175FF5" w:rsidRDefault="00175FF5" w:rsidP="00175FF5">
      <w:pPr>
        <w:contextualSpacing/>
        <w:rPr>
          <w:rFonts w:asciiTheme="minorHAnsi" w:eastAsia="Cambria" w:hAnsiTheme="minorHAnsi"/>
          <w:sz w:val="18"/>
          <w:szCs w:val="18"/>
        </w:rPr>
      </w:pPr>
    </w:p>
    <w:p w14:paraId="59754572" w14:textId="282FE022"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using 62.2 </w:t>
      </w:r>
      <w:proofErr w:type="gramStart"/>
      <w:r w:rsidRPr="0055507E">
        <w:rPr>
          <w:rFonts w:asciiTheme="minorHAnsi" w:eastAsia="Cambria" w:hAnsiTheme="minorHAnsi"/>
          <w:sz w:val="18"/>
          <w:szCs w:val="18"/>
        </w:rPr>
        <w:t>equation</w:t>
      </w:r>
      <w:proofErr w:type="gramEnd"/>
      <w:r w:rsidRPr="0055507E">
        <w:rPr>
          <w:rFonts w:asciiTheme="minorHAnsi" w:eastAsia="Cambria" w:hAnsiTheme="minorHAnsi"/>
          <w:sz w:val="18"/>
          <w:szCs w:val="18"/>
        </w:rPr>
        <w:t xml:space="preserve"> 4.8. It represents the required airflow in cfm that must be delivered during the ventilation system </w:t>
      </w:r>
      <w:r>
        <w:rPr>
          <w:rFonts w:asciiTheme="minorHAnsi" w:eastAsia="Cambria" w:hAnsiTheme="minorHAnsi"/>
          <w:sz w:val="18"/>
          <w:szCs w:val="18"/>
        </w:rPr>
        <w:t>ON</w:t>
      </w:r>
      <w:r w:rsidRPr="0055507E">
        <w:rPr>
          <w:rFonts w:asciiTheme="minorHAnsi" w:eastAsia="Cambria" w:hAnsiTheme="minorHAnsi"/>
          <w:sz w:val="18"/>
          <w:szCs w:val="18"/>
        </w:rPr>
        <w:t xml:space="preserve"> times. This value will be verified by a HERS rater.</w:t>
      </w:r>
      <w:r w:rsidRPr="0055507E">
        <w:rPr>
          <w:rFonts w:asciiTheme="minorHAnsi" w:hAnsiTheme="minorHAnsi"/>
          <w:sz w:val="18"/>
          <w:szCs w:val="18"/>
        </w:rPr>
        <w:t xml:space="preserve"> The equation used to calculate this value in the field equals: Continuous Whole-Building Ventilation Rate B01</w:t>
      </w:r>
      <w:proofErr w:type="gramStart"/>
      <w:r w:rsidRPr="0055507E">
        <w:rPr>
          <w:rFonts w:asciiTheme="minorHAnsi" w:hAnsiTheme="minorHAnsi"/>
          <w:sz w:val="18"/>
          <w:szCs w:val="18"/>
        </w:rPr>
        <w:t>/(</w:t>
      </w:r>
      <w:proofErr w:type="gramEnd"/>
      <w:r w:rsidRPr="0055507E">
        <w:rPr>
          <w:rFonts w:asciiTheme="minorHAnsi" w:hAnsiTheme="minorHAnsi"/>
          <w:sz w:val="18"/>
          <w:szCs w:val="18"/>
        </w:rPr>
        <w:t xml:space="preserve">Daily fractional on time C04 x </w:t>
      </w:r>
      <w:r w:rsidRPr="0055507E">
        <w:rPr>
          <w:rFonts w:asciiTheme="minorHAnsi" w:eastAsia="Cambria" w:hAnsiTheme="minorHAnsi"/>
          <w:sz w:val="18"/>
          <w:szCs w:val="18"/>
        </w:rPr>
        <w:t xml:space="preserve">ventilation effectiveness value C07= required </w:t>
      </w:r>
      <w:r w:rsidRPr="0055507E">
        <w:rPr>
          <w:rFonts w:asciiTheme="minorHAnsi" w:hAnsiTheme="minorHAnsi"/>
          <w:sz w:val="18"/>
          <w:szCs w:val="18"/>
        </w:rPr>
        <w:t>Intermittent ventilation rate</w:t>
      </w:r>
      <w:r>
        <w:rPr>
          <w:rFonts w:asciiTheme="minorHAnsi" w:hAnsiTheme="minorHAnsi"/>
          <w:sz w:val="18"/>
          <w:szCs w:val="18"/>
        </w:rPr>
        <w:t xml:space="preserve"> (CFM)</w:t>
      </w:r>
      <w:r w:rsidR="00C2204F">
        <w:rPr>
          <w:rFonts w:asciiTheme="minorHAnsi" w:hAnsiTheme="minorHAnsi"/>
          <w:sz w:val="18"/>
          <w:szCs w:val="18"/>
        </w:rPr>
        <w:t>.</w:t>
      </w:r>
    </w:p>
    <w:p w14:paraId="59754573" w14:textId="4FB63F75" w:rsidR="00175FF5" w:rsidRPr="0055507E" w:rsidRDefault="00175FF5" w:rsidP="00175FF5">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User entered value equals the installed intermittent ventilation rate in </w:t>
      </w:r>
      <w:r w:rsidRPr="0055507E">
        <w:rPr>
          <w:rFonts w:asciiTheme="minorHAnsi" w:hAnsiTheme="minorHAnsi"/>
          <w:sz w:val="18"/>
          <w:szCs w:val="18"/>
        </w:rPr>
        <w:t>(CFM)</w:t>
      </w:r>
      <w:r w:rsidR="008E3741">
        <w:rPr>
          <w:rFonts w:asciiTheme="minorHAnsi" w:hAnsiTheme="minorHAnsi"/>
          <w:sz w:val="18"/>
          <w:szCs w:val="18"/>
        </w:rPr>
        <w:t>.</w:t>
      </w:r>
      <w:r>
        <w:rPr>
          <w:rFonts w:asciiTheme="minorHAnsi" w:hAnsiTheme="minorHAnsi"/>
          <w:sz w:val="18"/>
          <w:szCs w:val="18"/>
        </w:rPr>
        <w:t xml:space="preserve"> This value will be field verified by a HERS Rater.</w:t>
      </w:r>
    </w:p>
    <w:p w14:paraId="59754574" w14:textId="1DAD53CE" w:rsidR="00175FF5" w:rsidRPr="0055507E" w:rsidRDefault="00175FF5" w:rsidP="00175FF5">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pulled from the registered MCH-22</w:t>
      </w:r>
      <w:r>
        <w:rPr>
          <w:rFonts w:asciiTheme="minorHAnsi" w:hAnsiTheme="minorHAnsi"/>
          <w:sz w:val="18"/>
          <w:szCs w:val="18"/>
        </w:rPr>
        <w:t xml:space="preserve">. </w:t>
      </w:r>
      <w:r w:rsidRPr="0055507E">
        <w:rPr>
          <w:rFonts w:asciiTheme="minorHAnsi" w:hAnsiTheme="minorHAnsi"/>
          <w:sz w:val="18"/>
          <w:szCs w:val="18"/>
        </w:rPr>
        <w:t xml:space="preserve">Note: </w:t>
      </w:r>
      <w:r w:rsidRPr="0055507E">
        <w:rPr>
          <w:rFonts w:ascii="Calibri" w:hAnsi="Calibri"/>
          <w:sz w:val="18"/>
          <w:szCs w:val="18"/>
        </w:rPr>
        <w:t>this line only visible if CFI System selected in A0</w:t>
      </w:r>
      <w:r>
        <w:rPr>
          <w:rFonts w:ascii="Calibri" w:hAnsi="Calibri"/>
          <w:sz w:val="18"/>
          <w:szCs w:val="18"/>
        </w:rPr>
        <w:t>8</w:t>
      </w:r>
      <w:r w:rsidR="00C2204F">
        <w:rPr>
          <w:rFonts w:ascii="Calibri" w:hAnsi="Calibri"/>
          <w:sz w:val="18"/>
          <w:szCs w:val="18"/>
        </w:rPr>
        <w:t>.</w:t>
      </w:r>
    </w:p>
    <w:p w14:paraId="59754575" w14:textId="5B0AD072" w:rsidR="00175FF5" w:rsidRPr="0055507E" w:rsidRDefault="00175FF5" w:rsidP="00175FF5">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calculated based on C10</w:t>
      </w:r>
      <w:r w:rsidR="00C2204F">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597546E2" w14:textId="77777777" w:rsidR="00182743" w:rsidRDefault="00182743" w:rsidP="00D41F17">
      <w:pPr>
        <w:numPr>
          <w:ilvl w:val="0"/>
          <w:numId w:val="8"/>
        </w:numPr>
        <w:contextualSpacing/>
        <w:rPr>
          <w:rFonts w:asciiTheme="minorHAnsi" w:hAnsiTheme="minorHAnsi"/>
          <w:sz w:val="18"/>
          <w:szCs w:val="18"/>
        </w:rPr>
        <w:sectPr w:rsidR="00182743" w:rsidSect="00BE3387">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3F1187" w:rsidRPr="003F1187" w14:paraId="597546E4" w14:textId="77777777" w:rsidTr="003F1187">
        <w:tc>
          <w:tcPr>
            <w:tcW w:w="11016" w:type="dxa"/>
          </w:tcPr>
          <w:p w14:paraId="597546E3" w14:textId="77777777" w:rsidR="003F1187" w:rsidRDefault="003F1187" w:rsidP="00182743">
            <w:pPr>
              <w:keepNext/>
              <w:tabs>
                <w:tab w:val="left" w:pos="-2600"/>
              </w:tabs>
              <w:ind w:right="187"/>
              <w:outlineLvl w:val="2"/>
              <w:rPr>
                <w:rFonts w:asciiTheme="minorHAnsi" w:hAnsiTheme="minorHAnsi" w:cs="Arial"/>
                <w:b/>
                <w:bCs/>
                <w:i/>
                <w:caps/>
                <w:sz w:val="18"/>
                <w:szCs w:val="18"/>
                <w:u w:val="single"/>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and table numbering on this </w:t>
            </w:r>
            <w:r>
              <w:rPr>
                <w:rStyle w:val="Emphasis"/>
                <w:rFonts w:asciiTheme="minorHAnsi" w:hAnsiTheme="minorHAnsi"/>
                <w:b/>
                <w:sz w:val="18"/>
                <w:szCs w:val="18"/>
              </w:rPr>
              <w:t>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97546E5" w14:textId="77777777" w:rsidR="00314D0D" w:rsidRPr="00550BC7" w:rsidRDefault="00314D0D" w:rsidP="00314D0D">
      <w:pPr>
        <w:keepNext/>
        <w:tabs>
          <w:tab w:val="left" w:pos="-2600"/>
        </w:tabs>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FC3C7B" w:rsidRPr="00550BC7" w14:paraId="597546EB" w14:textId="77777777" w:rsidTr="00FC3C7B">
        <w:tc>
          <w:tcPr>
            <w:tcW w:w="11016" w:type="dxa"/>
            <w:gridSpan w:val="3"/>
          </w:tcPr>
          <w:p w14:paraId="597546EA" w14:textId="77777777" w:rsidR="00FC3C7B" w:rsidRPr="00550BC7" w:rsidRDefault="00FC3C7B" w:rsidP="00FC3C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50BC7">
              <w:rPr>
                <w:rFonts w:asciiTheme="minorHAnsi" w:hAnsiTheme="minorHAnsi"/>
                <w:b/>
                <w:szCs w:val="18"/>
              </w:rPr>
              <w:t>A. Dwelling Mechanical Ventilation - General Information</w:t>
            </w:r>
          </w:p>
        </w:tc>
      </w:tr>
      <w:tr w:rsidR="00FC3C7B" w:rsidRPr="00D2491C" w14:paraId="597546EF" w14:textId="77777777" w:rsidTr="00FC3C7B">
        <w:trPr>
          <w:trHeight w:val="158"/>
        </w:trPr>
        <w:tc>
          <w:tcPr>
            <w:tcW w:w="634" w:type="dxa"/>
            <w:vAlign w:val="center"/>
          </w:tcPr>
          <w:p w14:paraId="597546EC" w14:textId="77777777" w:rsidR="00FC3C7B" w:rsidRPr="00F5715E" w:rsidRDefault="00FC3C7B" w:rsidP="00FC3C7B">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597546ED" w14:textId="26CFCBDE" w:rsidR="00FC3C7B" w:rsidRPr="00F5715E" w:rsidRDefault="00FC3C7B" w:rsidP="00C2204F">
            <w:pPr>
              <w:rPr>
                <w:rFonts w:asciiTheme="minorHAnsi" w:hAnsiTheme="minorHAnsi"/>
                <w:sz w:val="18"/>
                <w:szCs w:val="18"/>
              </w:rPr>
            </w:pPr>
            <w:r>
              <w:rPr>
                <w:rFonts w:asciiTheme="minorHAnsi" w:hAnsiTheme="minorHAnsi"/>
                <w:sz w:val="18"/>
                <w:szCs w:val="18"/>
              </w:rPr>
              <w:t xml:space="preserve">Dwelling </w:t>
            </w:r>
            <w:r w:rsidR="00C2204F">
              <w:rPr>
                <w:rFonts w:asciiTheme="minorHAnsi" w:hAnsiTheme="minorHAnsi"/>
                <w:sz w:val="18"/>
                <w:szCs w:val="18"/>
              </w:rPr>
              <w:t>U</w:t>
            </w:r>
            <w:r>
              <w:rPr>
                <w:rFonts w:asciiTheme="minorHAnsi" w:hAnsiTheme="minorHAnsi"/>
                <w:sz w:val="18"/>
                <w:szCs w:val="18"/>
              </w:rPr>
              <w:t xml:space="preserve">nit </w:t>
            </w:r>
            <w:r w:rsidR="00C2204F">
              <w:rPr>
                <w:rFonts w:asciiTheme="minorHAnsi" w:hAnsiTheme="minorHAnsi"/>
                <w:sz w:val="18"/>
                <w:szCs w:val="18"/>
              </w:rPr>
              <w:t>N</w:t>
            </w:r>
            <w:r>
              <w:rPr>
                <w:rFonts w:asciiTheme="minorHAnsi" w:hAnsiTheme="minorHAnsi"/>
                <w:sz w:val="18"/>
                <w:szCs w:val="18"/>
              </w:rPr>
              <w:t>ame</w:t>
            </w:r>
          </w:p>
        </w:tc>
        <w:tc>
          <w:tcPr>
            <w:tcW w:w="5774" w:type="dxa"/>
          </w:tcPr>
          <w:p w14:paraId="597546EE" w14:textId="77777777" w:rsidR="00FC3C7B" w:rsidRPr="00F5715E" w:rsidRDefault="00FC3C7B" w:rsidP="00FC3C7B">
            <w:pPr>
              <w:rPr>
                <w:rFonts w:asciiTheme="minorHAnsi" w:hAnsiTheme="minorHAnsi"/>
                <w:sz w:val="18"/>
                <w:szCs w:val="18"/>
              </w:rPr>
            </w:pPr>
            <w:r w:rsidRPr="00F5715E">
              <w:rPr>
                <w:rFonts w:asciiTheme="minorHAnsi" w:hAnsiTheme="minorHAnsi"/>
                <w:sz w:val="18"/>
                <w:szCs w:val="18"/>
              </w:rPr>
              <w:t>&lt;&lt;</w:t>
            </w:r>
            <w:proofErr w:type="gramStart"/>
            <w:r w:rsidRPr="00F5715E">
              <w:rPr>
                <w:rFonts w:asciiTheme="minorHAnsi" w:hAnsiTheme="minorHAnsi"/>
                <w:sz w:val="18"/>
                <w:szCs w:val="18"/>
              </w:rPr>
              <w:t>calculated</w:t>
            </w:r>
            <w:proofErr w:type="gramEnd"/>
            <w:r w:rsidRPr="00F5715E">
              <w:rPr>
                <w:rFonts w:asciiTheme="minorHAnsi" w:hAnsiTheme="minorHAnsi"/>
                <w:sz w:val="18"/>
                <w:szCs w:val="18"/>
              </w:rPr>
              <w:t xml:space="preserve"> field, referenced data from CF1R.</w:t>
            </w:r>
            <w:r>
              <w:rPr>
                <w:rFonts w:asciiTheme="minorHAnsi" w:hAnsiTheme="minorHAnsi"/>
                <w:sz w:val="18"/>
                <w:szCs w:val="18"/>
              </w:rPr>
              <w:t>&gt;&gt;</w:t>
            </w:r>
          </w:p>
        </w:tc>
      </w:tr>
      <w:tr w:rsidR="00FC3C7B" w:rsidRPr="00D2491C" w14:paraId="597546F3" w14:textId="77777777" w:rsidTr="00FC3C7B">
        <w:trPr>
          <w:trHeight w:val="158"/>
        </w:trPr>
        <w:tc>
          <w:tcPr>
            <w:tcW w:w="634" w:type="dxa"/>
            <w:vAlign w:val="center"/>
          </w:tcPr>
          <w:p w14:paraId="597546F0"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597546F1" w14:textId="2B50EB11" w:rsidR="00FC3C7B" w:rsidRPr="00F5715E" w:rsidRDefault="00FC3C7B" w:rsidP="00FC3C7B">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597546F2" w14:textId="77777777" w:rsidR="00FC3C7B" w:rsidRPr="00F5715E" w:rsidRDefault="00FC3C7B" w:rsidP="00FC3C7B">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FC3C7B" w:rsidRPr="00D2491C" w14:paraId="597546F7" w14:textId="77777777" w:rsidTr="00FC3C7B">
        <w:trPr>
          <w:trHeight w:val="158"/>
        </w:trPr>
        <w:tc>
          <w:tcPr>
            <w:tcW w:w="634" w:type="dxa"/>
            <w:vAlign w:val="center"/>
          </w:tcPr>
          <w:p w14:paraId="597546F4"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597546F5" w14:textId="5A56C071" w:rsidR="00FC3C7B" w:rsidRPr="00F5715E" w:rsidRDefault="00FC3C7B" w:rsidP="00550BC7">
            <w:pPr>
              <w:rPr>
                <w:rFonts w:asciiTheme="minorHAnsi" w:hAnsiTheme="minorHAnsi"/>
                <w:sz w:val="18"/>
                <w:szCs w:val="18"/>
              </w:rPr>
            </w:pPr>
            <w:r w:rsidRPr="00F5715E">
              <w:rPr>
                <w:rFonts w:asciiTheme="minorHAnsi" w:hAnsiTheme="minorHAnsi"/>
                <w:sz w:val="18"/>
                <w:szCs w:val="18"/>
              </w:rPr>
              <w:t xml:space="preserve">Project </w:t>
            </w:r>
            <w:r w:rsidR="003208FE">
              <w:rPr>
                <w:rFonts w:asciiTheme="minorHAnsi" w:hAnsiTheme="minorHAnsi"/>
                <w:sz w:val="18"/>
                <w:szCs w:val="18"/>
              </w:rPr>
              <w:t>S</w:t>
            </w:r>
            <w:r w:rsidRPr="00F5715E">
              <w:rPr>
                <w:rFonts w:asciiTheme="minorHAnsi" w:hAnsiTheme="minorHAnsi"/>
                <w:sz w:val="18"/>
                <w:szCs w:val="18"/>
              </w:rPr>
              <w:t>cope</w:t>
            </w:r>
          </w:p>
        </w:tc>
        <w:tc>
          <w:tcPr>
            <w:tcW w:w="5774" w:type="dxa"/>
          </w:tcPr>
          <w:p w14:paraId="597546F6" w14:textId="77777777" w:rsidR="00FC3C7B" w:rsidRPr="00F5715E" w:rsidRDefault="00FC3C7B" w:rsidP="00FC3C7B">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FC3C7B" w:rsidRPr="00D2491C" w14:paraId="597546FC" w14:textId="77777777" w:rsidTr="00FC3C7B">
        <w:trPr>
          <w:trHeight w:val="158"/>
        </w:trPr>
        <w:tc>
          <w:tcPr>
            <w:tcW w:w="634" w:type="dxa"/>
            <w:vAlign w:val="center"/>
          </w:tcPr>
          <w:p w14:paraId="597546F8"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597546F9" w14:textId="4D21A403" w:rsidR="00FC3C7B" w:rsidRDefault="007370D3" w:rsidP="00FC3C7B">
            <w:pPr>
              <w:rPr>
                <w:rFonts w:asciiTheme="minorHAnsi" w:hAnsiTheme="minorHAnsi"/>
                <w:sz w:val="18"/>
                <w:szCs w:val="18"/>
              </w:rPr>
            </w:pPr>
            <w:r>
              <w:rPr>
                <w:rFonts w:asciiTheme="minorHAnsi" w:hAnsiTheme="minorHAnsi"/>
                <w:sz w:val="18"/>
                <w:szCs w:val="18"/>
              </w:rPr>
              <w:t xml:space="preserve">Total </w:t>
            </w:r>
            <w:r w:rsidR="00FC3C7B" w:rsidRPr="00F5715E">
              <w:rPr>
                <w:rFonts w:asciiTheme="minorHAnsi" w:hAnsiTheme="minorHAnsi"/>
                <w:sz w:val="18"/>
                <w:szCs w:val="18"/>
              </w:rPr>
              <w:t xml:space="preserve">Conditioned </w:t>
            </w:r>
            <w:r>
              <w:rPr>
                <w:rFonts w:asciiTheme="minorHAnsi" w:hAnsiTheme="minorHAnsi"/>
                <w:sz w:val="18"/>
                <w:szCs w:val="18"/>
              </w:rPr>
              <w:t>F</w:t>
            </w:r>
            <w:r w:rsidR="00FC3C7B" w:rsidRPr="00F5715E">
              <w:rPr>
                <w:rFonts w:asciiTheme="minorHAnsi" w:hAnsiTheme="minorHAnsi"/>
                <w:sz w:val="18"/>
                <w:szCs w:val="18"/>
              </w:rPr>
              <w:t xml:space="preserve">loor </w:t>
            </w:r>
            <w:r>
              <w:rPr>
                <w:rFonts w:asciiTheme="minorHAnsi" w:hAnsiTheme="minorHAnsi"/>
                <w:sz w:val="18"/>
                <w:szCs w:val="18"/>
              </w:rPr>
              <w:t>A</w:t>
            </w:r>
            <w:r w:rsidR="00FC3C7B" w:rsidRPr="00F5715E">
              <w:rPr>
                <w:rFonts w:asciiTheme="minorHAnsi" w:hAnsiTheme="minorHAnsi"/>
                <w:sz w:val="18"/>
                <w:szCs w:val="18"/>
              </w:rPr>
              <w:t xml:space="preserve">rea of </w:t>
            </w:r>
            <w:r w:rsidR="00D25EB3">
              <w:rPr>
                <w:rFonts w:asciiTheme="minorHAnsi" w:hAnsiTheme="minorHAnsi"/>
                <w:sz w:val="18"/>
                <w:szCs w:val="18"/>
              </w:rPr>
              <w:t>D</w:t>
            </w:r>
            <w:r w:rsidR="00FC3C7B" w:rsidRPr="00F5715E">
              <w:rPr>
                <w:rFonts w:asciiTheme="minorHAnsi" w:hAnsiTheme="minorHAnsi"/>
                <w:sz w:val="18"/>
                <w:szCs w:val="18"/>
              </w:rPr>
              <w:t xml:space="preserve">welling </w:t>
            </w:r>
            <w:r w:rsidR="00D25EB3">
              <w:rPr>
                <w:rFonts w:asciiTheme="minorHAnsi" w:hAnsiTheme="minorHAnsi"/>
                <w:sz w:val="18"/>
                <w:szCs w:val="18"/>
              </w:rPr>
              <w:t>U</w:t>
            </w:r>
            <w:r w:rsidR="00FC3C7B" w:rsidRPr="00F5715E">
              <w:rPr>
                <w:rFonts w:asciiTheme="minorHAnsi" w:hAnsiTheme="minorHAnsi"/>
                <w:sz w:val="18"/>
                <w:szCs w:val="18"/>
              </w:rPr>
              <w:t>nit</w:t>
            </w:r>
          </w:p>
          <w:p w14:paraId="597546FA" w14:textId="77777777" w:rsidR="00FC3C7B" w:rsidRPr="00F5715E" w:rsidRDefault="00FC3C7B" w:rsidP="00FC3C7B">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597546FB" w14:textId="4172181D" w:rsidR="00FC3C7B" w:rsidRPr="00F5715E" w:rsidRDefault="00AD3612" w:rsidP="00FC3C7B">
            <w:pPr>
              <w:rPr>
                <w:rFonts w:asciiTheme="minorHAnsi" w:hAnsiTheme="minorHAnsi"/>
                <w:sz w:val="18"/>
                <w:szCs w:val="18"/>
              </w:rPr>
            </w:pPr>
            <w:r w:rsidRPr="00AD3612">
              <w:rPr>
                <w:rFonts w:asciiTheme="minorHAnsi" w:hAnsiTheme="minorHAnsi"/>
                <w:sz w:val="18"/>
                <w:szCs w:val="18"/>
              </w:rPr>
              <w:t xml:space="preserve">&lt;&lt;calculated field: default value reference from MCH-01;  or allow user to override default and input value </w:t>
            </w:r>
            <w:proofErr w:type="spellStart"/>
            <w:r w:rsidRPr="00AD3612">
              <w:rPr>
                <w:rFonts w:asciiTheme="minorHAnsi" w:hAnsiTheme="minorHAnsi"/>
                <w:sz w:val="18"/>
                <w:szCs w:val="18"/>
              </w:rPr>
              <w:t>xxxxx</w:t>
            </w:r>
            <w:proofErr w:type="spellEnd"/>
            <w:r w:rsidRPr="00AD3612">
              <w:rPr>
                <w:rFonts w:asciiTheme="minorHAnsi" w:hAnsiTheme="minorHAnsi"/>
                <w:sz w:val="18"/>
                <w:szCs w:val="18"/>
              </w:rPr>
              <w:t>;  flag overridden values and report in project status notes field &gt;&gt;</w:t>
            </w:r>
          </w:p>
        </w:tc>
      </w:tr>
      <w:tr w:rsidR="00FC3C7B" w:rsidRPr="00D2491C" w14:paraId="59754701" w14:textId="77777777" w:rsidTr="00FC3C7B">
        <w:trPr>
          <w:trHeight w:val="158"/>
        </w:trPr>
        <w:tc>
          <w:tcPr>
            <w:tcW w:w="634" w:type="dxa"/>
            <w:vAlign w:val="center"/>
          </w:tcPr>
          <w:p w14:paraId="597546FD"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597546FE" w14:textId="1E9DF5B0" w:rsidR="00FC3C7B" w:rsidRDefault="00FC3C7B" w:rsidP="00FC3C7B">
            <w:pPr>
              <w:rPr>
                <w:rFonts w:asciiTheme="minorHAnsi" w:hAnsiTheme="minorHAnsi"/>
                <w:sz w:val="18"/>
                <w:szCs w:val="18"/>
              </w:rPr>
            </w:pPr>
            <w:r w:rsidRPr="00F5715E">
              <w:rPr>
                <w:rFonts w:asciiTheme="minorHAnsi" w:hAnsiTheme="minorHAnsi"/>
                <w:sz w:val="18"/>
                <w:szCs w:val="18"/>
              </w:rPr>
              <w:t xml:space="preserve">Number of </w:t>
            </w:r>
            <w:r w:rsidR="00D25EB3">
              <w:rPr>
                <w:rFonts w:asciiTheme="minorHAnsi" w:hAnsiTheme="minorHAnsi"/>
                <w:sz w:val="18"/>
                <w:szCs w:val="18"/>
              </w:rPr>
              <w:t>B</w:t>
            </w:r>
            <w:r w:rsidRPr="00F5715E">
              <w:rPr>
                <w:rFonts w:asciiTheme="minorHAnsi" w:hAnsiTheme="minorHAnsi"/>
                <w:sz w:val="18"/>
                <w:szCs w:val="18"/>
              </w:rPr>
              <w:t xml:space="preserve">edrooms in </w:t>
            </w:r>
            <w:r w:rsidR="00D25EB3">
              <w:rPr>
                <w:rFonts w:asciiTheme="minorHAnsi" w:hAnsiTheme="minorHAnsi"/>
                <w:sz w:val="18"/>
                <w:szCs w:val="18"/>
              </w:rPr>
              <w:t>D</w:t>
            </w:r>
            <w:r w:rsidRPr="00F5715E">
              <w:rPr>
                <w:rFonts w:asciiTheme="minorHAnsi" w:hAnsiTheme="minorHAnsi"/>
                <w:sz w:val="18"/>
                <w:szCs w:val="18"/>
              </w:rPr>
              <w:t xml:space="preserve">welling </w:t>
            </w:r>
            <w:r w:rsidR="00D25EB3">
              <w:rPr>
                <w:rFonts w:asciiTheme="minorHAnsi" w:hAnsiTheme="minorHAnsi"/>
                <w:sz w:val="18"/>
                <w:szCs w:val="18"/>
              </w:rPr>
              <w:t>U</w:t>
            </w:r>
            <w:r w:rsidRPr="00F5715E">
              <w:rPr>
                <w:rFonts w:asciiTheme="minorHAnsi" w:hAnsiTheme="minorHAnsi"/>
                <w:sz w:val="18"/>
                <w:szCs w:val="18"/>
              </w:rPr>
              <w:t>nit</w:t>
            </w:r>
          </w:p>
          <w:p w14:paraId="597546FF" w14:textId="77777777" w:rsidR="00FC3C7B" w:rsidRPr="00F5715E" w:rsidRDefault="006D1BB5" w:rsidP="00FC3C7B">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59754700" w14:textId="6175EFDC" w:rsidR="00FC3C7B" w:rsidRPr="00F5715E" w:rsidRDefault="00AD3612" w:rsidP="00FC3C7B">
            <w:pPr>
              <w:rPr>
                <w:rFonts w:asciiTheme="minorHAnsi" w:hAnsiTheme="minorHAnsi"/>
                <w:sz w:val="18"/>
                <w:szCs w:val="18"/>
              </w:rPr>
            </w:pPr>
            <w:r w:rsidRPr="00AD3612">
              <w:rPr>
                <w:rFonts w:asciiTheme="minorHAnsi" w:hAnsiTheme="minorHAnsi"/>
                <w:sz w:val="18"/>
                <w:szCs w:val="18"/>
              </w:rPr>
              <w:t>&lt;&lt;calculated field: default value reference from MCH-01;  or allow user to override default and input value xx;  flag overridden values and report in project status notes field &gt;&gt;</w:t>
            </w:r>
          </w:p>
        </w:tc>
      </w:tr>
      <w:tr w:rsidR="00FC3C7B" w:rsidRPr="00D2491C" w14:paraId="59754707" w14:textId="77777777" w:rsidTr="00FC3C7B">
        <w:trPr>
          <w:trHeight w:val="158"/>
        </w:trPr>
        <w:tc>
          <w:tcPr>
            <w:tcW w:w="634" w:type="dxa"/>
            <w:vAlign w:val="center"/>
          </w:tcPr>
          <w:p w14:paraId="59754702"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59754703" w14:textId="2CE71850" w:rsidR="00FC3C7B" w:rsidRPr="00F5715E" w:rsidRDefault="00FC3C7B" w:rsidP="00FC3C7B">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59754704" w14:textId="77777777" w:rsidR="00FC3C7B" w:rsidRPr="00F5715E" w:rsidRDefault="00FC3C7B" w:rsidP="00FC3C7B">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9754705" w14:textId="77777777" w:rsidR="00FC3C7B" w:rsidRPr="00F5715E" w:rsidRDefault="00FC3C7B" w:rsidP="00FC3C7B">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59754706" w14:textId="77777777" w:rsidR="00FC3C7B" w:rsidRPr="00F5715E" w:rsidRDefault="00FC3C7B" w:rsidP="00FC3C7B">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FC3C7B" w:rsidRPr="00D2491C" w14:paraId="5975470D" w14:textId="77777777" w:rsidTr="00FC3C7B">
        <w:trPr>
          <w:trHeight w:val="158"/>
        </w:trPr>
        <w:tc>
          <w:tcPr>
            <w:tcW w:w="634" w:type="dxa"/>
            <w:vAlign w:val="center"/>
          </w:tcPr>
          <w:p w14:paraId="59754708"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59754709" w14:textId="389C7175" w:rsidR="00FC3C7B" w:rsidRPr="00F5715E" w:rsidRDefault="00FC3C7B" w:rsidP="00FC3C7B">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5975470A" w14:textId="77777777" w:rsidR="00FC3C7B" w:rsidRPr="00F5715E" w:rsidRDefault="00FC3C7B" w:rsidP="00FC3C7B">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975470B" w14:textId="77777777" w:rsidR="00FC3C7B" w:rsidRPr="00F5715E" w:rsidRDefault="00FC3C7B" w:rsidP="00FC3C7B">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5975470C" w14:textId="77777777" w:rsidR="00FC3C7B" w:rsidRPr="00F5715E" w:rsidRDefault="00FC3C7B" w:rsidP="00FC3C7B">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proofErr w:type="gramStart"/>
            <w:r>
              <w:rPr>
                <w:rFonts w:asciiTheme="minorHAnsi" w:hAnsiTheme="minorHAnsi"/>
                <w:sz w:val="18"/>
                <w:szCs w:val="18"/>
              </w:rPr>
              <w:t>.&gt;</w:t>
            </w:r>
            <w:proofErr w:type="gramEnd"/>
            <w:r>
              <w:rPr>
                <w:rFonts w:asciiTheme="minorHAnsi" w:hAnsiTheme="minorHAnsi"/>
                <w:sz w:val="18"/>
                <w:szCs w:val="18"/>
              </w:rPr>
              <w:t>&gt;</w:t>
            </w:r>
          </w:p>
        </w:tc>
      </w:tr>
      <w:tr w:rsidR="00FC3C7B" w:rsidRPr="00D2491C" w14:paraId="59754718" w14:textId="77777777" w:rsidTr="00FC3C7B">
        <w:trPr>
          <w:trHeight w:val="158"/>
        </w:trPr>
        <w:tc>
          <w:tcPr>
            <w:tcW w:w="634" w:type="dxa"/>
            <w:vAlign w:val="center"/>
          </w:tcPr>
          <w:p w14:paraId="5975470E"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5975470F" w14:textId="64B9586A" w:rsidR="00FC3C7B" w:rsidRPr="00F5715E" w:rsidRDefault="00FC3C7B" w:rsidP="00FC3C7B">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59754710" w14:textId="77777777" w:rsidR="00FC3C7B" w:rsidRPr="00F5715E" w:rsidRDefault="00FC3C7B" w:rsidP="00FC3C7B">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59754711" w14:textId="77777777" w:rsidR="00FC3C7B" w:rsidRPr="00F5715E" w:rsidRDefault="00FC3C7B" w:rsidP="00FC3C7B">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59754712" w14:textId="77777777" w:rsidR="00FC3C7B" w:rsidRPr="00F5715E" w:rsidRDefault="00FC3C7B" w:rsidP="00FC3C7B">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59754713" w14:textId="77777777" w:rsidR="00FC3C7B" w:rsidRPr="00F5715E" w:rsidRDefault="00FC3C7B" w:rsidP="00FC3C7B">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59754714" w14:textId="77777777" w:rsidR="00FC3C7B" w:rsidRDefault="00FC3C7B" w:rsidP="00FC3C7B">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59754715" w14:textId="77777777" w:rsidR="00FC3C7B" w:rsidRDefault="00FC3C7B" w:rsidP="00FC3C7B">
            <w:pPr>
              <w:rPr>
                <w:rFonts w:asciiTheme="minorHAnsi" w:hAnsiTheme="minorHAnsi"/>
                <w:sz w:val="18"/>
                <w:szCs w:val="18"/>
                <w:u w:val="single"/>
              </w:rPr>
            </w:pPr>
          </w:p>
          <w:p w14:paraId="59754716" w14:textId="77777777" w:rsidR="00FC3C7B" w:rsidRPr="00F5715E" w:rsidRDefault="00FC3C7B" w:rsidP="00FC3C7B">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59754717" w14:textId="77777777" w:rsidR="00FC3C7B" w:rsidRPr="00F5715E" w:rsidRDefault="00FC3C7B" w:rsidP="00C573E1">
            <w:pPr>
              <w:rPr>
                <w:rFonts w:asciiTheme="minorHAnsi" w:hAnsiTheme="minorHAnsi"/>
                <w:sz w:val="18"/>
                <w:szCs w:val="18"/>
              </w:rPr>
            </w:pPr>
            <w:r>
              <w:rPr>
                <w:rFonts w:asciiTheme="minorHAnsi" w:hAnsiTheme="minorHAnsi"/>
                <w:b/>
                <w:sz w:val="18"/>
                <w:szCs w:val="18"/>
              </w:rPr>
              <w:t>Central Fan Integrated Ventilation System Not Allowed to Operate Continuously - D</w:t>
            </w:r>
            <w:r w:rsidR="00C573E1">
              <w:rPr>
                <w:rFonts w:asciiTheme="minorHAnsi" w:hAnsiTheme="minorHAnsi"/>
                <w:b/>
                <w:sz w:val="18"/>
                <w:szCs w:val="18"/>
              </w:rPr>
              <w:t>o</w:t>
            </w:r>
            <w:r>
              <w:rPr>
                <w:rFonts w:asciiTheme="minorHAnsi" w:hAnsiTheme="minorHAnsi"/>
                <w:b/>
                <w:sz w:val="18"/>
                <w:szCs w:val="18"/>
              </w:rPr>
              <w:t xml:space="preserve"> N</w:t>
            </w:r>
            <w:r w:rsidR="00C573E1">
              <w:rPr>
                <w:rFonts w:asciiTheme="minorHAnsi" w:hAnsiTheme="minorHAnsi"/>
                <w:b/>
                <w:sz w:val="18"/>
                <w:szCs w:val="18"/>
              </w:rPr>
              <w:t>ot</w:t>
            </w:r>
            <w:r>
              <w:rPr>
                <w:rFonts w:asciiTheme="minorHAnsi" w:hAnsiTheme="minorHAnsi"/>
                <w:b/>
                <w:sz w:val="18"/>
                <w:szCs w:val="18"/>
              </w:rPr>
              <w:t xml:space="preserve"> P</w:t>
            </w:r>
            <w:r w:rsidR="00C573E1">
              <w:rPr>
                <w:rFonts w:asciiTheme="minorHAnsi" w:hAnsiTheme="minorHAnsi"/>
                <w:b/>
                <w:sz w:val="18"/>
                <w:szCs w:val="18"/>
              </w:rPr>
              <w:t>roceed</w:t>
            </w:r>
            <w:r>
              <w:rPr>
                <w:rFonts w:asciiTheme="minorHAnsi" w:hAnsiTheme="minorHAnsi"/>
                <w:b/>
                <w:sz w:val="18"/>
                <w:szCs w:val="18"/>
              </w:rPr>
              <w:t>&gt;&gt;</w:t>
            </w:r>
          </w:p>
        </w:tc>
      </w:tr>
      <w:tr w:rsidR="006F16C3" w:rsidRPr="00D2491C" w14:paraId="5920BB18" w14:textId="77777777" w:rsidTr="00FC3C7B">
        <w:trPr>
          <w:trHeight w:val="158"/>
          <w:ins w:id="9" w:author="Smith, Alexis@Energy" w:date="2017-12-05T14:20:00Z"/>
        </w:trPr>
        <w:tc>
          <w:tcPr>
            <w:tcW w:w="634" w:type="dxa"/>
            <w:vAlign w:val="center"/>
          </w:tcPr>
          <w:p w14:paraId="38B8EC45" w14:textId="6EF7BCA4" w:rsidR="006F16C3" w:rsidRPr="00F5715E" w:rsidRDefault="006F16C3" w:rsidP="00FC3C7B">
            <w:pPr>
              <w:jc w:val="center"/>
              <w:rPr>
                <w:ins w:id="10" w:author="Smith, Alexis@Energy" w:date="2017-12-05T14:20:00Z"/>
                <w:rFonts w:asciiTheme="minorHAnsi" w:hAnsiTheme="minorHAnsi"/>
                <w:sz w:val="18"/>
                <w:szCs w:val="18"/>
              </w:rPr>
            </w:pPr>
            <w:ins w:id="11" w:author="Smith, Alexis@Energy" w:date="2017-12-05T14:20:00Z">
              <w:r>
                <w:rPr>
                  <w:rFonts w:asciiTheme="minorHAnsi" w:hAnsiTheme="minorHAnsi"/>
                  <w:sz w:val="18"/>
                  <w:szCs w:val="18"/>
                </w:rPr>
                <w:t>09</w:t>
              </w:r>
            </w:ins>
          </w:p>
        </w:tc>
        <w:tc>
          <w:tcPr>
            <w:tcW w:w="4608" w:type="dxa"/>
            <w:vAlign w:val="center"/>
          </w:tcPr>
          <w:p w14:paraId="294CEF9B" w14:textId="310CCAF4" w:rsidR="006F16C3" w:rsidRDefault="006F16C3" w:rsidP="00FC3C7B">
            <w:pPr>
              <w:rPr>
                <w:ins w:id="12" w:author="Smith, Alexis@Energy" w:date="2017-12-05T14:20:00Z"/>
                <w:rFonts w:asciiTheme="minorHAnsi" w:hAnsiTheme="minorHAnsi"/>
                <w:sz w:val="18"/>
                <w:szCs w:val="18"/>
              </w:rPr>
            </w:pPr>
            <w:ins w:id="13" w:author="Smith, Alexis@Energy" w:date="2017-12-05T14:20:00Z">
              <w:r>
                <w:rPr>
                  <w:rFonts w:asciiTheme="minorHAnsi" w:hAnsiTheme="minorHAnsi"/>
                  <w:sz w:val="18"/>
                  <w:szCs w:val="18"/>
                </w:rPr>
                <w:t>IAQ Fan Location</w:t>
              </w:r>
            </w:ins>
          </w:p>
        </w:tc>
        <w:tc>
          <w:tcPr>
            <w:tcW w:w="5774" w:type="dxa"/>
          </w:tcPr>
          <w:p w14:paraId="0790CD4D" w14:textId="05812C08" w:rsidR="006F16C3" w:rsidRDefault="006F16C3" w:rsidP="00FC3C7B">
            <w:pPr>
              <w:rPr>
                <w:ins w:id="14" w:author="Smith, Alexis@Energy" w:date="2017-12-05T14:20:00Z"/>
                <w:rFonts w:asciiTheme="minorHAnsi" w:hAnsiTheme="minorHAnsi"/>
                <w:sz w:val="18"/>
                <w:szCs w:val="18"/>
              </w:rPr>
            </w:pPr>
            <w:ins w:id="15" w:author="Smith, Alexis@Energy" w:date="2017-12-05T14:21:00Z">
              <w:r>
                <w:rPr>
                  <w:rFonts w:asciiTheme="minorHAnsi" w:hAnsiTheme="minorHAnsi"/>
                  <w:sz w:val="18"/>
                  <w:szCs w:val="18"/>
                </w:rPr>
                <w:t>&lt;&lt;Auto filled text: r</w:t>
              </w:r>
              <w:r w:rsidRPr="00F5715E">
                <w:rPr>
                  <w:rFonts w:asciiTheme="minorHAnsi" w:hAnsiTheme="minorHAnsi"/>
                  <w:sz w:val="18"/>
                  <w:szCs w:val="18"/>
                </w:rPr>
                <w:t>eferenced data from CF</w:t>
              </w:r>
              <w:r>
                <w:rPr>
                  <w:rFonts w:asciiTheme="minorHAnsi" w:hAnsiTheme="minorHAnsi"/>
                  <w:sz w:val="18"/>
                  <w:szCs w:val="18"/>
                </w:rPr>
                <w:t>2</w:t>
              </w:r>
              <w:r w:rsidRPr="00F5715E">
                <w:rPr>
                  <w:rFonts w:asciiTheme="minorHAnsi" w:hAnsiTheme="minorHAnsi"/>
                  <w:sz w:val="18"/>
                  <w:szCs w:val="18"/>
                </w:rPr>
                <w:t>R</w:t>
              </w:r>
              <w:r w:rsidRPr="001F75EC">
                <w:rPr>
                  <w:rFonts w:asciiTheme="minorHAnsi" w:hAnsiTheme="minorHAnsi"/>
                  <w:sz w:val="18"/>
                  <w:szCs w:val="18"/>
                </w:rPr>
                <w:t>&gt;&gt;</w:t>
              </w:r>
            </w:ins>
          </w:p>
        </w:tc>
      </w:tr>
      <w:tr w:rsidR="00FC3C7B" w:rsidRPr="00D2491C" w14:paraId="5975472A" w14:textId="77777777" w:rsidTr="00FC3C7B">
        <w:trPr>
          <w:trHeight w:val="158"/>
        </w:trPr>
        <w:tc>
          <w:tcPr>
            <w:tcW w:w="634" w:type="dxa"/>
            <w:vAlign w:val="center"/>
          </w:tcPr>
          <w:p w14:paraId="59754719" w14:textId="7FF4D762" w:rsidR="00FC3C7B" w:rsidRPr="00F5715E" w:rsidRDefault="00FC3C7B" w:rsidP="00FC3C7B">
            <w:pPr>
              <w:jc w:val="center"/>
              <w:rPr>
                <w:rFonts w:asciiTheme="minorHAnsi" w:hAnsiTheme="minorHAnsi"/>
                <w:sz w:val="18"/>
                <w:szCs w:val="18"/>
              </w:rPr>
            </w:pPr>
            <w:del w:id="16" w:author="Smith, Alexis@Energy" w:date="2017-12-05T14:20:00Z">
              <w:r w:rsidRPr="00F5715E" w:rsidDel="006F16C3">
                <w:rPr>
                  <w:rFonts w:asciiTheme="minorHAnsi" w:hAnsiTheme="minorHAnsi"/>
                  <w:sz w:val="18"/>
                  <w:szCs w:val="18"/>
                </w:rPr>
                <w:delText>09</w:delText>
              </w:r>
            </w:del>
            <w:ins w:id="17" w:author="Smith, Alexis@Energy" w:date="2017-12-05T14:20:00Z">
              <w:r w:rsidR="006F16C3">
                <w:rPr>
                  <w:rFonts w:asciiTheme="minorHAnsi" w:hAnsiTheme="minorHAnsi"/>
                  <w:sz w:val="18"/>
                  <w:szCs w:val="18"/>
                </w:rPr>
                <w:t>10</w:t>
              </w:r>
            </w:ins>
          </w:p>
        </w:tc>
        <w:tc>
          <w:tcPr>
            <w:tcW w:w="4608" w:type="dxa"/>
            <w:vAlign w:val="center"/>
          </w:tcPr>
          <w:p w14:paraId="5975471A" w14:textId="77777777" w:rsidR="00FC3C7B" w:rsidRPr="00F5715E" w:rsidRDefault="00FC3C7B" w:rsidP="00FC3C7B">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975471B" w14:textId="77777777" w:rsidR="00FC3C7B" w:rsidRPr="00F5715E" w:rsidRDefault="00FC3C7B" w:rsidP="00FC3C7B">
            <w:pPr>
              <w:rPr>
                <w:rFonts w:asciiTheme="minorHAnsi" w:hAnsiTheme="minorHAnsi"/>
                <w:sz w:val="18"/>
                <w:szCs w:val="18"/>
              </w:rPr>
            </w:pPr>
            <w:r>
              <w:rPr>
                <w:rFonts w:asciiTheme="minorHAnsi" w:hAnsiTheme="minorHAnsi"/>
                <w:sz w:val="18"/>
                <w:szCs w:val="18"/>
              </w:rPr>
              <w:t>(this row not visible to user)</w:t>
            </w:r>
          </w:p>
        </w:tc>
        <w:tc>
          <w:tcPr>
            <w:tcW w:w="5774" w:type="dxa"/>
          </w:tcPr>
          <w:p w14:paraId="5975471C" w14:textId="77777777" w:rsidR="00FC3C7B" w:rsidRDefault="00FC3C7B" w:rsidP="00FC3C7B">
            <w:pPr>
              <w:rPr>
                <w:rFonts w:asciiTheme="minorHAnsi" w:hAnsiTheme="minorHAnsi"/>
                <w:sz w:val="18"/>
                <w:szCs w:val="18"/>
              </w:rPr>
            </w:pPr>
            <w:r>
              <w:rPr>
                <w:rFonts w:asciiTheme="minorHAnsi" w:hAnsiTheme="minorHAnsi"/>
                <w:sz w:val="18"/>
                <w:szCs w:val="18"/>
              </w:rPr>
              <w:t>&lt;&lt;calculated field:</w:t>
            </w:r>
          </w:p>
          <w:p w14:paraId="5975471D" w14:textId="77777777" w:rsidR="00FC3C7B" w:rsidRDefault="00FC3C7B" w:rsidP="00FC3C7B">
            <w:pPr>
              <w:rPr>
                <w:rFonts w:asciiTheme="minorHAnsi" w:hAnsiTheme="minorHAnsi"/>
                <w:sz w:val="18"/>
                <w:szCs w:val="18"/>
              </w:rPr>
            </w:pPr>
          </w:p>
          <w:p w14:paraId="5975471E" w14:textId="77777777" w:rsidR="00FC3C7B" w:rsidRPr="00F5715E" w:rsidRDefault="00FC3C7B" w:rsidP="00FC3C7B">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5975471F" w14:textId="77777777" w:rsidR="00FC3C7B" w:rsidRPr="00F5715E" w:rsidRDefault="00FC3C7B" w:rsidP="00FC3C7B">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59754720" w14:textId="77777777" w:rsidR="00FC3C7B" w:rsidRPr="00F5715E" w:rsidRDefault="00FC3C7B" w:rsidP="00FC3C7B">
            <w:pPr>
              <w:rPr>
                <w:rFonts w:asciiTheme="minorHAnsi" w:hAnsiTheme="minorHAnsi"/>
                <w:sz w:val="18"/>
                <w:szCs w:val="18"/>
                <w:u w:val="single"/>
              </w:rPr>
            </w:pPr>
          </w:p>
          <w:p w14:paraId="59754721" w14:textId="77777777" w:rsidR="00FC3C7B" w:rsidRPr="00F5715E" w:rsidRDefault="00FC3C7B" w:rsidP="00FC3C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9754722" w14:textId="77777777" w:rsidR="00FC3C7B" w:rsidRPr="00F5715E" w:rsidRDefault="00FC3C7B" w:rsidP="00FC3C7B">
            <w:pPr>
              <w:rPr>
                <w:rFonts w:asciiTheme="minorHAnsi" w:hAnsiTheme="minorHAnsi"/>
                <w:b/>
                <w:sz w:val="18"/>
                <w:szCs w:val="18"/>
              </w:rPr>
            </w:pPr>
            <w:r>
              <w:rPr>
                <w:rFonts w:asciiTheme="minorHAnsi" w:hAnsiTheme="minorHAnsi"/>
                <w:b/>
                <w:sz w:val="18"/>
                <w:szCs w:val="18"/>
              </w:rPr>
              <w:t>**27b - Continuous Ventilation Airflow - Total Vent Rate Method;</w:t>
            </w:r>
          </w:p>
          <w:p w14:paraId="59754723" w14:textId="77777777" w:rsidR="00FC3C7B" w:rsidRPr="00F5715E" w:rsidRDefault="00FC3C7B" w:rsidP="00FC3C7B">
            <w:pPr>
              <w:rPr>
                <w:rFonts w:asciiTheme="minorHAnsi" w:hAnsiTheme="minorHAnsi"/>
                <w:sz w:val="18"/>
                <w:szCs w:val="18"/>
              </w:rPr>
            </w:pPr>
          </w:p>
          <w:p w14:paraId="59754724" w14:textId="77777777" w:rsidR="00FC3C7B" w:rsidRPr="00F5715E" w:rsidRDefault="00FC3C7B" w:rsidP="00FC3C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59754725" w14:textId="77777777" w:rsidR="00FC3C7B" w:rsidRPr="00F5715E" w:rsidRDefault="00FC3C7B" w:rsidP="00FC3C7B">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59754726" w14:textId="77777777" w:rsidR="00FC3C7B" w:rsidRPr="00F5715E" w:rsidRDefault="00FC3C7B" w:rsidP="00FC3C7B">
            <w:pPr>
              <w:rPr>
                <w:rFonts w:asciiTheme="minorHAnsi" w:hAnsiTheme="minorHAnsi"/>
                <w:sz w:val="18"/>
                <w:szCs w:val="18"/>
              </w:rPr>
            </w:pPr>
          </w:p>
          <w:p w14:paraId="59754727" w14:textId="77777777" w:rsidR="00FC3C7B" w:rsidRPr="00F5715E" w:rsidRDefault="00FC3C7B" w:rsidP="00FC3C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9754728" w14:textId="77777777" w:rsidR="00FC3C7B" w:rsidRDefault="00FC3C7B" w:rsidP="00FC3C7B">
            <w:pPr>
              <w:rPr>
                <w:rFonts w:asciiTheme="minorHAnsi" w:hAnsiTheme="minorHAnsi"/>
                <w:b/>
                <w:sz w:val="18"/>
                <w:szCs w:val="18"/>
              </w:rPr>
            </w:pPr>
            <w:r>
              <w:rPr>
                <w:rFonts w:asciiTheme="minorHAnsi" w:hAnsiTheme="minorHAnsi"/>
                <w:b/>
                <w:sz w:val="18"/>
                <w:szCs w:val="18"/>
              </w:rPr>
              <w:t xml:space="preserve">**27d - Intermittent Ventilation Airflow - Total Vent Rate </w:t>
            </w:r>
            <w:proofErr w:type="gramStart"/>
            <w:r>
              <w:rPr>
                <w:rFonts w:asciiTheme="minorHAnsi" w:hAnsiTheme="minorHAnsi"/>
                <w:b/>
                <w:sz w:val="18"/>
                <w:szCs w:val="18"/>
              </w:rPr>
              <w:t>Method;</w:t>
            </w:r>
            <w:proofErr w:type="gramEnd"/>
            <w:r>
              <w:rPr>
                <w:rFonts w:asciiTheme="minorHAnsi" w:hAnsiTheme="minorHAnsi"/>
                <w:b/>
                <w:sz w:val="18"/>
                <w:szCs w:val="18"/>
              </w:rPr>
              <w:t>&gt;&gt;</w:t>
            </w:r>
          </w:p>
          <w:p w14:paraId="59754729" w14:textId="77777777" w:rsidR="00FC3C7B" w:rsidRPr="00F5715E" w:rsidRDefault="00FC3C7B" w:rsidP="00FC3C7B">
            <w:pPr>
              <w:rPr>
                <w:rFonts w:asciiTheme="minorHAnsi" w:hAnsiTheme="minorHAnsi"/>
                <w:b/>
                <w:sz w:val="18"/>
                <w:szCs w:val="18"/>
              </w:rPr>
            </w:pPr>
          </w:p>
        </w:tc>
      </w:tr>
    </w:tbl>
    <w:p w14:paraId="5975472C" w14:textId="77777777" w:rsidR="00FC3C7B" w:rsidRPr="00550BC7" w:rsidRDefault="00FC3C7B" w:rsidP="00314D0D">
      <w:pPr>
        <w:keepNext/>
        <w:tabs>
          <w:tab w:val="left" w:pos="-2600"/>
        </w:tabs>
        <w:outlineLvl w:val="2"/>
        <w:rPr>
          <w:rFonts w:asciiTheme="minorHAnsi" w:hAnsiTheme="minorHAnsi" w:cs="Arial"/>
          <w:bCs/>
          <w:caps/>
          <w:szCs w:val="18"/>
        </w:rPr>
      </w:pPr>
    </w:p>
    <w:tbl>
      <w:tblPr>
        <w:tblStyle w:val="TableGrid"/>
        <w:tblW w:w="0" w:type="auto"/>
        <w:tblLook w:val="04A0" w:firstRow="1" w:lastRow="0" w:firstColumn="1" w:lastColumn="0" w:noHBand="0" w:noVBand="1"/>
      </w:tblPr>
      <w:tblGrid>
        <w:gridCol w:w="11016"/>
      </w:tblGrid>
      <w:tr w:rsidR="00314D0D" w14:paraId="5975472E" w14:textId="77777777" w:rsidTr="00314D0D">
        <w:tc>
          <w:tcPr>
            <w:tcW w:w="11016" w:type="dxa"/>
          </w:tcPr>
          <w:p w14:paraId="5975472D" w14:textId="1327D582" w:rsidR="00314D0D" w:rsidRDefault="00D25EB3" w:rsidP="007A23CE">
            <w:pPr>
              <w:keepNext/>
              <w:tabs>
                <w:tab w:val="left" w:pos="-2600"/>
              </w:tabs>
              <w:outlineLvl w:val="2"/>
              <w:rPr>
                <w:rFonts w:asciiTheme="minorHAnsi" w:hAnsiTheme="minorHAnsi" w:cs="Arial"/>
                <w:b/>
                <w:bCs/>
                <w:i/>
                <w:caps/>
                <w:sz w:val="18"/>
                <w:szCs w:val="18"/>
                <w:u w:val="single"/>
              </w:rPr>
            </w:pPr>
            <w:r w:rsidRPr="00550BC7">
              <w:rPr>
                <w:rFonts w:asciiTheme="minorHAnsi" w:hAnsiTheme="minorHAnsi"/>
                <w:b/>
                <w:szCs w:val="18"/>
              </w:rPr>
              <w:t>MCH-</w:t>
            </w:r>
            <w:r w:rsidR="00314D0D" w:rsidRPr="00550BC7">
              <w:rPr>
                <w:rFonts w:asciiTheme="minorHAnsi" w:hAnsiTheme="minorHAnsi"/>
                <w:b/>
                <w:szCs w:val="18"/>
              </w:rPr>
              <w:t>27</w:t>
            </w:r>
            <w:r w:rsidR="007A23CE" w:rsidRPr="00550BC7">
              <w:rPr>
                <w:rFonts w:asciiTheme="minorHAnsi" w:hAnsiTheme="minorHAnsi"/>
                <w:b/>
                <w:szCs w:val="18"/>
              </w:rPr>
              <w:t>d</w:t>
            </w:r>
            <w:r w:rsidR="00314D0D" w:rsidRPr="00550BC7">
              <w:rPr>
                <w:rFonts w:asciiTheme="minorHAnsi" w:hAnsiTheme="minorHAnsi"/>
                <w:b/>
                <w:szCs w:val="18"/>
              </w:rPr>
              <w:t xml:space="preserve"> - Intermittent Ventilation Airflow </w:t>
            </w:r>
            <w:r w:rsidR="00D77763">
              <w:rPr>
                <w:rFonts w:asciiTheme="minorHAnsi" w:hAnsiTheme="minorHAnsi"/>
                <w:b/>
                <w:szCs w:val="18"/>
              </w:rPr>
              <w:t>-</w:t>
            </w:r>
            <w:r w:rsidR="00314D0D" w:rsidRPr="00550BC7">
              <w:rPr>
                <w:rFonts w:asciiTheme="minorHAnsi" w:hAnsiTheme="minorHAnsi"/>
                <w:b/>
                <w:szCs w:val="18"/>
              </w:rPr>
              <w:t xml:space="preserve"> Total Vent</w:t>
            </w:r>
            <w:r w:rsidR="00D77763">
              <w:rPr>
                <w:rFonts w:asciiTheme="minorHAnsi" w:hAnsiTheme="minorHAnsi"/>
                <w:b/>
                <w:szCs w:val="18"/>
              </w:rPr>
              <w:t>ilation</w:t>
            </w:r>
            <w:r w:rsidR="00314D0D" w:rsidRPr="00550BC7">
              <w:rPr>
                <w:rFonts w:asciiTheme="minorHAnsi" w:hAnsiTheme="minorHAnsi"/>
                <w:b/>
                <w:szCs w:val="18"/>
              </w:rPr>
              <w:t xml:space="preserve"> Rate Method</w:t>
            </w:r>
          </w:p>
        </w:tc>
      </w:tr>
    </w:tbl>
    <w:p w14:paraId="5975472F" w14:textId="77777777" w:rsidR="00314D0D" w:rsidRPr="00550BC7" w:rsidRDefault="00314D0D" w:rsidP="00314D0D">
      <w:pPr>
        <w:keepNext/>
        <w:tabs>
          <w:tab w:val="left" w:pos="-2600"/>
        </w:tabs>
        <w:outlineLvl w:val="2"/>
        <w:rPr>
          <w:rFonts w:asciiTheme="minorHAnsi" w:hAnsiTheme="minorHAnsi" w:cs="Arial"/>
          <w:b/>
          <w:bCs/>
          <w:i/>
          <w:caps/>
          <w:szCs w:val="18"/>
          <w:u w:val="single"/>
        </w:rPr>
      </w:pPr>
    </w:p>
    <w:p w14:paraId="59754730" w14:textId="77777777" w:rsidR="00E963C3" w:rsidRDefault="00E963C3">
      <w:pPr>
        <w:rPr>
          <w:rFonts w:asciiTheme="minorHAnsi" w:hAnsiTheme="minorHAnsi" w:cs="Arial"/>
          <w:bCs/>
          <w:caps/>
          <w:sz w:val="18"/>
          <w:szCs w:val="18"/>
        </w:rPr>
      </w:pPr>
      <w:r>
        <w:rPr>
          <w:rFonts w:asciiTheme="minorHAnsi" w:hAnsiTheme="minorHAnsi" w:cs="Arial"/>
          <w:bCs/>
          <w:caps/>
          <w:sz w:val="18"/>
          <w:szCs w:val="18"/>
        </w:rPr>
        <w:br w:type="page"/>
      </w: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654"/>
        <w:gridCol w:w="5778"/>
      </w:tblGrid>
      <w:tr w:rsidR="00056DED" w:rsidRPr="00144CC2" w14:paraId="59754732" w14:textId="77777777" w:rsidTr="00056DED">
        <w:tc>
          <w:tcPr>
            <w:tcW w:w="11016" w:type="dxa"/>
            <w:gridSpan w:val="3"/>
            <w:vAlign w:val="center"/>
          </w:tcPr>
          <w:p w14:paraId="76550D40" w14:textId="11D1154A" w:rsidR="00D25EB3" w:rsidRPr="00550BC7" w:rsidRDefault="00056DED" w:rsidP="00175FF5">
            <w:pPr>
              <w:rPr>
                <w:rFonts w:asciiTheme="minorHAnsi" w:hAnsiTheme="minorHAnsi"/>
                <w:b/>
                <w:szCs w:val="18"/>
              </w:rPr>
            </w:pPr>
            <w:r w:rsidRPr="00550BC7">
              <w:rPr>
                <w:rFonts w:asciiTheme="minorHAnsi" w:hAnsiTheme="minorHAnsi"/>
                <w:b/>
                <w:szCs w:val="18"/>
              </w:rPr>
              <w:lastRenderedPageBreak/>
              <w:t xml:space="preserve">B. </w:t>
            </w:r>
            <w:r w:rsidR="00175FF5" w:rsidRPr="00550BC7">
              <w:rPr>
                <w:rFonts w:asciiTheme="minorHAnsi" w:hAnsiTheme="minorHAnsi"/>
                <w:b/>
                <w:szCs w:val="18"/>
              </w:rPr>
              <w:t>Continuous</w:t>
            </w:r>
            <w:r w:rsidRPr="00550BC7">
              <w:rPr>
                <w:rFonts w:asciiTheme="minorHAnsi" w:hAnsiTheme="minorHAnsi"/>
                <w:b/>
                <w:szCs w:val="18"/>
              </w:rPr>
              <w:t xml:space="preserve"> Ventilation Airflow – Total Vent Rate Method</w:t>
            </w:r>
          </w:p>
          <w:p w14:paraId="59754731" w14:textId="39F01C8C" w:rsidR="00056DED" w:rsidRPr="00144CC2" w:rsidRDefault="00056DED" w:rsidP="00175FF5">
            <w:pPr>
              <w:rPr>
                <w:rFonts w:asciiTheme="minorHAnsi" w:hAnsiTheme="minorHAnsi"/>
                <w:sz w:val="18"/>
                <w:szCs w:val="18"/>
              </w:rPr>
            </w:pPr>
            <w:r w:rsidRPr="00144CC2">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144CC2">
              <w:rPr>
                <w:rFonts w:asciiTheme="minorHAnsi" w:hAnsiTheme="minorHAnsi"/>
                <w:sz w:val="18"/>
                <w:szCs w:val="18"/>
              </w:rPr>
              <w:t>equation</w:t>
            </w:r>
            <w:proofErr w:type="gramEnd"/>
            <w:r w:rsidRPr="00144CC2">
              <w:rPr>
                <w:rFonts w:asciiTheme="minorHAnsi" w:hAnsiTheme="minorHAnsi"/>
                <w:sz w:val="18"/>
                <w:szCs w:val="18"/>
              </w:rPr>
              <w:t xml:space="preserve"> 4.7.</w:t>
            </w:r>
          </w:p>
        </w:tc>
      </w:tr>
      <w:tr w:rsidR="00056DED" w:rsidRPr="00144CC2" w14:paraId="59754736" w14:textId="77777777" w:rsidTr="00056DED">
        <w:tc>
          <w:tcPr>
            <w:tcW w:w="584" w:type="dxa"/>
            <w:vAlign w:val="center"/>
          </w:tcPr>
          <w:p w14:paraId="59754733" w14:textId="77777777" w:rsidR="00056DED" w:rsidRPr="00144CC2" w:rsidRDefault="00056DED" w:rsidP="00056DED">
            <w:pPr>
              <w:jc w:val="center"/>
              <w:rPr>
                <w:rFonts w:asciiTheme="minorHAnsi" w:hAnsiTheme="minorHAnsi"/>
                <w:sz w:val="18"/>
                <w:szCs w:val="18"/>
              </w:rPr>
            </w:pPr>
            <w:r w:rsidRPr="00144CC2">
              <w:rPr>
                <w:rFonts w:asciiTheme="minorHAnsi" w:hAnsiTheme="minorHAnsi"/>
                <w:sz w:val="18"/>
                <w:szCs w:val="18"/>
              </w:rPr>
              <w:t>01</w:t>
            </w:r>
          </w:p>
        </w:tc>
        <w:tc>
          <w:tcPr>
            <w:tcW w:w="4654" w:type="dxa"/>
            <w:vAlign w:val="center"/>
          </w:tcPr>
          <w:p w14:paraId="59754734" w14:textId="3581BC37" w:rsidR="00056DED" w:rsidRPr="00144CC2" w:rsidRDefault="00056DED" w:rsidP="00550BC7">
            <w:pPr>
              <w:rPr>
                <w:rFonts w:asciiTheme="minorHAnsi" w:hAnsiTheme="minorHAnsi"/>
                <w:sz w:val="18"/>
                <w:szCs w:val="18"/>
              </w:rPr>
            </w:pPr>
            <w:r w:rsidRPr="00144CC2">
              <w:rPr>
                <w:rFonts w:asciiTheme="minorHAnsi" w:hAnsiTheme="minorHAnsi"/>
                <w:sz w:val="18"/>
                <w:szCs w:val="18"/>
              </w:rPr>
              <w:t xml:space="preserve">Total Required Ventilation </w:t>
            </w:r>
            <w:r w:rsidR="00D25EB3">
              <w:rPr>
                <w:rFonts w:asciiTheme="minorHAnsi" w:hAnsiTheme="minorHAnsi"/>
                <w:sz w:val="18"/>
                <w:szCs w:val="18"/>
              </w:rPr>
              <w:t>R</w:t>
            </w:r>
            <w:r w:rsidRPr="00144CC2">
              <w:rPr>
                <w:rFonts w:asciiTheme="minorHAnsi" w:hAnsiTheme="minorHAnsi"/>
                <w:sz w:val="18"/>
                <w:szCs w:val="18"/>
              </w:rPr>
              <w:t>ate ( fan + infiltration), (</w:t>
            </w:r>
            <w:proofErr w:type="spellStart"/>
            <w:r w:rsidRPr="00144CC2">
              <w:rPr>
                <w:rFonts w:asciiTheme="minorHAnsi" w:hAnsiTheme="minorHAnsi"/>
                <w:sz w:val="18"/>
                <w:szCs w:val="18"/>
              </w:rPr>
              <w:t>Q</w:t>
            </w:r>
            <w:r w:rsidRPr="00C2204F">
              <w:rPr>
                <w:rFonts w:asciiTheme="minorHAnsi" w:hAnsiTheme="minorHAnsi"/>
                <w:sz w:val="18"/>
                <w:szCs w:val="18"/>
                <w:vertAlign w:val="subscript"/>
              </w:rPr>
              <w:t>tot</w:t>
            </w:r>
            <w:proofErr w:type="spellEnd"/>
            <w:r w:rsidRPr="00144CC2">
              <w:rPr>
                <w:rFonts w:asciiTheme="minorHAnsi" w:hAnsiTheme="minorHAnsi"/>
                <w:sz w:val="18"/>
                <w:szCs w:val="18"/>
              </w:rPr>
              <w:t>)</w:t>
            </w:r>
          </w:p>
        </w:tc>
        <w:tc>
          <w:tcPr>
            <w:tcW w:w="5778" w:type="dxa"/>
          </w:tcPr>
          <w:p w14:paraId="59754735" w14:textId="77777777" w:rsidR="00056DED" w:rsidRPr="00144CC2" w:rsidRDefault="00056DED" w:rsidP="00056DED">
            <w:pPr>
              <w:rPr>
                <w:rFonts w:asciiTheme="minorHAnsi" w:hAnsiTheme="minorHAnsi"/>
                <w:sz w:val="18"/>
                <w:szCs w:val="18"/>
              </w:rPr>
            </w:pPr>
            <w:r w:rsidRPr="00144CC2">
              <w:rPr>
                <w:rFonts w:asciiTheme="minorHAnsi" w:hAnsiTheme="minorHAnsi"/>
                <w:sz w:val="18"/>
                <w:szCs w:val="18"/>
              </w:rPr>
              <w:t xml:space="preserve">&lt;&lt;calculated field, numeric: (use equation 4.1a): </w:t>
            </w:r>
            <w:r w:rsidR="00FC3C7B">
              <w:rPr>
                <w:rFonts w:asciiTheme="minorHAnsi" w:hAnsiTheme="minorHAnsi"/>
                <w:sz w:val="18"/>
                <w:szCs w:val="18"/>
              </w:rPr>
              <w:t>{(</w:t>
            </w:r>
            <w:r w:rsidR="00FC3C7B" w:rsidRPr="00C3222B">
              <w:rPr>
                <w:rFonts w:asciiTheme="minorHAnsi" w:hAnsiTheme="minorHAnsi"/>
                <w:sz w:val="18"/>
                <w:szCs w:val="18"/>
              </w:rPr>
              <w:t>Z x row A0</w:t>
            </w:r>
            <w:r w:rsidR="00FC3C7B">
              <w:rPr>
                <w:rFonts w:asciiTheme="minorHAnsi" w:hAnsiTheme="minorHAnsi"/>
                <w:sz w:val="18"/>
                <w:szCs w:val="18"/>
              </w:rPr>
              <w:t>4)</w:t>
            </w:r>
            <w:r w:rsidR="00FC3C7B" w:rsidRPr="00C3222B">
              <w:rPr>
                <w:rFonts w:asciiTheme="minorHAnsi" w:hAnsiTheme="minorHAnsi"/>
                <w:sz w:val="18"/>
                <w:szCs w:val="18"/>
              </w:rPr>
              <w:t xml:space="preserve"> + </w:t>
            </w:r>
            <w:r w:rsidR="00FC3C7B">
              <w:rPr>
                <w:rFonts w:asciiTheme="minorHAnsi" w:hAnsiTheme="minorHAnsi"/>
                <w:sz w:val="18"/>
                <w:szCs w:val="18"/>
              </w:rPr>
              <w:t>[</w:t>
            </w:r>
            <w:r w:rsidR="00FC3C7B" w:rsidRPr="00C3222B">
              <w:rPr>
                <w:rFonts w:asciiTheme="minorHAnsi" w:hAnsiTheme="minorHAnsi"/>
                <w:sz w:val="18"/>
                <w:szCs w:val="18"/>
              </w:rPr>
              <w:t>7.5(row A0</w:t>
            </w:r>
            <w:r w:rsidR="00FC3C7B">
              <w:rPr>
                <w:rFonts w:asciiTheme="minorHAnsi" w:hAnsiTheme="minorHAnsi"/>
                <w:sz w:val="18"/>
                <w:szCs w:val="18"/>
              </w:rPr>
              <w:t>5</w:t>
            </w:r>
            <w:r w:rsidR="00FC3C7B" w:rsidRPr="00C3222B">
              <w:rPr>
                <w:rFonts w:asciiTheme="minorHAnsi" w:hAnsiTheme="minorHAnsi"/>
                <w:sz w:val="18"/>
                <w:szCs w:val="18"/>
              </w:rPr>
              <w:t xml:space="preserve"> + 1)</w:t>
            </w:r>
            <w:r w:rsidR="00FC3C7B">
              <w:rPr>
                <w:rFonts w:asciiTheme="minorHAnsi" w:hAnsiTheme="minorHAnsi"/>
                <w:sz w:val="18"/>
                <w:szCs w:val="18"/>
              </w:rPr>
              <w:t>]}</w:t>
            </w:r>
            <w:r w:rsidRPr="00144CC2">
              <w:rPr>
                <w:rFonts w:asciiTheme="minorHAnsi" w:hAnsiTheme="minorHAnsi"/>
                <w:sz w:val="18"/>
                <w:szCs w:val="18"/>
              </w:rPr>
              <w:t>, (cfm).  For single family Z = 0.03, for multifamily Z = 0.05&gt;&gt;</w:t>
            </w:r>
          </w:p>
        </w:tc>
      </w:tr>
      <w:tr w:rsidR="00E963C3" w:rsidRPr="00144CC2" w14:paraId="5975473D" w14:textId="77777777" w:rsidTr="00E963C3">
        <w:tc>
          <w:tcPr>
            <w:tcW w:w="584" w:type="dxa"/>
            <w:vAlign w:val="center"/>
          </w:tcPr>
          <w:p w14:paraId="59754737"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02</w:t>
            </w:r>
          </w:p>
        </w:tc>
        <w:tc>
          <w:tcPr>
            <w:tcW w:w="4654" w:type="dxa"/>
            <w:vAlign w:val="center"/>
          </w:tcPr>
          <w:p w14:paraId="59754738" w14:textId="0CCCCD75" w:rsidR="00E963C3" w:rsidRPr="00144CC2" w:rsidRDefault="00E963C3" w:rsidP="00E963C3">
            <w:pPr>
              <w:rPr>
                <w:rFonts w:asciiTheme="minorHAnsi" w:hAnsiTheme="minorHAnsi"/>
                <w:sz w:val="18"/>
                <w:szCs w:val="18"/>
              </w:rPr>
            </w:pPr>
            <w:r>
              <w:rPr>
                <w:rFonts w:asciiTheme="minorHAnsi" w:hAnsiTheme="minorHAnsi"/>
                <w:sz w:val="18"/>
                <w:szCs w:val="18"/>
              </w:rPr>
              <w:t xml:space="preserve">CFM50 </w:t>
            </w:r>
            <w:r w:rsidR="00C2204F">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59754739" w14:textId="77777777" w:rsidR="00C573E1" w:rsidRPr="00467A82" w:rsidRDefault="00C573E1" w:rsidP="00C573E1">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5975473A" w14:textId="77777777" w:rsidR="00C573E1" w:rsidRPr="00467A82" w:rsidRDefault="00C573E1" w:rsidP="00C573E1">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5975473B" w14:textId="77777777" w:rsidR="00C573E1" w:rsidRPr="00467A82" w:rsidRDefault="00C573E1" w:rsidP="00C573E1">
            <w:pPr>
              <w:keepNext/>
              <w:rPr>
                <w:rFonts w:ascii="Calibri" w:hAnsi="Calibri"/>
                <w:sz w:val="18"/>
                <w:szCs w:val="18"/>
              </w:rPr>
            </w:pPr>
            <w:proofErr w:type="spellStart"/>
            <w:r w:rsidRPr="00467A82">
              <w:rPr>
                <w:rFonts w:ascii="Calibri" w:hAnsi="Calibri"/>
                <w:sz w:val="18"/>
                <w:szCs w:val="18"/>
              </w:rPr>
              <w:t>elseif</w:t>
            </w:r>
            <w:proofErr w:type="spellEnd"/>
            <w:r w:rsidRPr="00467A82">
              <w:rPr>
                <w:rFonts w:ascii="Calibri" w:hAnsi="Calibri"/>
                <w:sz w:val="18"/>
                <w:szCs w:val="18"/>
              </w:rPr>
              <w:t xml:space="preserve">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5975473C" w14:textId="77777777" w:rsidR="00E963C3" w:rsidRPr="00144CC2" w:rsidRDefault="00C573E1" w:rsidP="00E963C3">
            <w:pPr>
              <w:keepNext/>
              <w:rPr>
                <w:rFonts w:ascii="Calibri" w:hAnsi="Calibri"/>
              </w:rPr>
            </w:pPr>
            <w:r>
              <w:rPr>
                <w:rFonts w:ascii="Calibri" w:hAnsi="Calibri"/>
                <w:sz w:val="18"/>
                <w:szCs w:val="18"/>
              </w:rPr>
              <w:t>“</w:t>
            </w:r>
            <w:r w:rsidRPr="00467A82">
              <w:rPr>
                <w:rFonts w:ascii="Calibri" w:hAnsi="Calibri"/>
                <w:sz w:val="18"/>
                <w:szCs w:val="18"/>
              </w:rPr>
              <w:t xml:space="preserve">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required</w:t>
            </w:r>
            <w:r>
              <w:rPr>
                <w:rFonts w:ascii="Calibri" w:hAnsi="Calibri"/>
                <w:sz w:val="18"/>
                <w:szCs w:val="18"/>
              </w:rPr>
              <w:t>”, do not proceed</w:t>
            </w:r>
            <w:r w:rsidRPr="00467A82" w:rsidDel="00164B1B">
              <w:rPr>
                <w:rFonts w:ascii="Calibri" w:hAnsi="Calibri"/>
                <w:sz w:val="18"/>
                <w:szCs w:val="18"/>
              </w:rPr>
              <w:t xml:space="preserve"> </w:t>
            </w:r>
            <w:r w:rsidRPr="00467A82">
              <w:rPr>
                <w:rFonts w:asciiTheme="minorHAnsi" w:hAnsiTheme="minorHAnsi"/>
                <w:sz w:val="18"/>
                <w:szCs w:val="18"/>
              </w:rPr>
              <w:t>&gt;&gt;</w:t>
            </w:r>
          </w:p>
        </w:tc>
      </w:tr>
      <w:tr w:rsidR="00E963C3" w:rsidRPr="00144CC2" w14:paraId="59754741" w14:textId="77777777" w:rsidTr="00E963C3">
        <w:tc>
          <w:tcPr>
            <w:tcW w:w="584" w:type="dxa"/>
            <w:vAlign w:val="center"/>
          </w:tcPr>
          <w:p w14:paraId="5975473E" w14:textId="77777777" w:rsidR="00E963C3" w:rsidRDefault="00E963C3" w:rsidP="00E963C3">
            <w:pPr>
              <w:jc w:val="center"/>
              <w:rPr>
                <w:rFonts w:asciiTheme="minorHAnsi" w:hAnsiTheme="minorHAnsi"/>
                <w:sz w:val="18"/>
                <w:szCs w:val="18"/>
              </w:rPr>
            </w:pPr>
            <w:r>
              <w:rPr>
                <w:rFonts w:asciiTheme="minorHAnsi" w:hAnsiTheme="minorHAnsi"/>
                <w:sz w:val="18"/>
                <w:szCs w:val="18"/>
              </w:rPr>
              <w:t>03</w:t>
            </w:r>
          </w:p>
        </w:tc>
        <w:tc>
          <w:tcPr>
            <w:tcW w:w="4654" w:type="dxa"/>
            <w:vAlign w:val="center"/>
          </w:tcPr>
          <w:p w14:paraId="5975473F" w14:textId="27F2B1C2" w:rsidR="00E963C3" w:rsidRDefault="00E963C3" w:rsidP="00E963C3">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59754740" w14:textId="77777777" w:rsidR="00E963C3" w:rsidRPr="00144CC2" w:rsidRDefault="00E963C3" w:rsidP="00E963C3">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E963C3" w:rsidRPr="00144CC2" w14:paraId="59754746" w14:textId="77777777" w:rsidTr="00E963C3">
        <w:tc>
          <w:tcPr>
            <w:tcW w:w="584" w:type="dxa"/>
            <w:vAlign w:val="center"/>
          </w:tcPr>
          <w:p w14:paraId="59754742" w14:textId="77777777" w:rsidR="00E963C3" w:rsidRDefault="00E963C3" w:rsidP="00E963C3">
            <w:pPr>
              <w:jc w:val="center"/>
              <w:rPr>
                <w:rFonts w:asciiTheme="minorHAnsi" w:hAnsiTheme="minorHAnsi"/>
                <w:sz w:val="18"/>
                <w:szCs w:val="18"/>
              </w:rPr>
            </w:pPr>
            <w:r>
              <w:rPr>
                <w:rFonts w:asciiTheme="minorHAnsi" w:hAnsiTheme="minorHAnsi"/>
                <w:sz w:val="18"/>
                <w:szCs w:val="18"/>
              </w:rPr>
              <w:t>04</w:t>
            </w:r>
          </w:p>
        </w:tc>
        <w:tc>
          <w:tcPr>
            <w:tcW w:w="4654" w:type="dxa"/>
            <w:vAlign w:val="center"/>
          </w:tcPr>
          <w:p w14:paraId="59754743" w14:textId="62432EA1" w:rsidR="00E963C3" w:rsidRDefault="00E963C3" w:rsidP="00E963C3">
            <w:pPr>
              <w:rPr>
                <w:rFonts w:asciiTheme="minorHAnsi" w:hAnsiTheme="minorHAnsi"/>
                <w:sz w:val="18"/>
                <w:szCs w:val="18"/>
              </w:rPr>
            </w:pPr>
            <w:r>
              <w:rPr>
                <w:rFonts w:asciiTheme="minorHAnsi" w:hAnsiTheme="minorHAnsi"/>
                <w:sz w:val="18"/>
                <w:szCs w:val="18"/>
              </w:rPr>
              <w:t>CFM50 – Pressurization</w:t>
            </w:r>
          </w:p>
        </w:tc>
        <w:tc>
          <w:tcPr>
            <w:tcW w:w="5778" w:type="dxa"/>
          </w:tcPr>
          <w:p w14:paraId="59754744" w14:textId="77777777" w:rsidR="00C573E1" w:rsidRPr="00467A82" w:rsidRDefault="00C573E1" w:rsidP="00C573E1">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w:t>
            </w:r>
            <w:r w:rsidRPr="00F5715E">
              <w:rPr>
                <w:rFonts w:asciiTheme="minorHAnsi" w:hAnsiTheme="minorHAnsi"/>
                <w:sz w:val="18"/>
                <w:szCs w:val="18"/>
              </w:rPr>
              <w:t>calculated field, referenced data from</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59754745" w14:textId="77777777" w:rsidR="00E963C3" w:rsidRPr="00144CC2" w:rsidRDefault="00C573E1" w:rsidP="00E963C3">
            <w:pPr>
              <w:keepNext/>
              <w:rPr>
                <w:rFonts w:asciiTheme="minorHAnsi" w:hAnsiTheme="minorHAns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r>
              <w:rPr>
                <w:rFonts w:asciiTheme="minorHAnsi" w:hAnsiTheme="minorHAnsi"/>
                <w:sz w:val="18"/>
                <w:szCs w:val="18"/>
              </w:rPr>
              <w:t>&gt;&gt;</w:t>
            </w:r>
          </w:p>
        </w:tc>
      </w:tr>
      <w:tr w:rsidR="00E963C3" w:rsidRPr="00144CC2" w14:paraId="5975474A" w14:textId="77777777" w:rsidTr="00E963C3">
        <w:tc>
          <w:tcPr>
            <w:tcW w:w="584" w:type="dxa"/>
            <w:vAlign w:val="center"/>
          </w:tcPr>
          <w:p w14:paraId="59754747"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05</w:t>
            </w:r>
          </w:p>
        </w:tc>
        <w:tc>
          <w:tcPr>
            <w:tcW w:w="4654" w:type="dxa"/>
            <w:vAlign w:val="center"/>
          </w:tcPr>
          <w:p w14:paraId="59754748" w14:textId="4660B01A" w:rsidR="00E963C3" w:rsidRPr="00144CC2" w:rsidRDefault="00E963C3" w:rsidP="00E963C3">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59754749" w14:textId="20277B34" w:rsidR="00E963C3" w:rsidRPr="00144CC2" w:rsidRDefault="00E963C3" w:rsidP="00175FF5">
            <w:pPr>
              <w:keepNext/>
              <w:rPr>
                <w:rFonts w:ascii="Calibri" w:hAnsi="Calibri"/>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175FF5">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E963C3" w:rsidRPr="00144CC2" w14:paraId="5975474E" w14:textId="77777777" w:rsidTr="00E963C3">
        <w:tc>
          <w:tcPr>
            <w:tcW w:w="584" w:type="dxa"/>
            <w:vAlign w:val="center"/>
          </w:tcPr>
          <w:p w14:paraId="5975474B" w14:textId="77777777" w:rsidR="00E963C3" w:rsidRDefault="00E963C3" w:rsidP="00E963C3">
            <w:pPr>
              <w:jc w:val="center"/>
              <w:rPr>
                <w:rFonts w:asciiTheme="minorHAnsi" w:hAnsiTheme="minorHAnsi"/>
                <w:sz w:val="18"/>
                <w:szCs w:val="18"/>
              </w:rPr>
            </w:pPr>
            <w:r>
              <w:rPr>
                <w:rFonts w:asciiTheme="minorHAnsi" w:hAnsiTheme="minorHAnsi"/>
                <w:sz w:val="18"/>
                <w:szCs w:val="18"/>
              </w:rPr>
              <w:t>06</w:t>
            </w:r>
          </w:p>
        </w:tc>
        <w:tc>
          <w:tcPr>
            <w:tcW w:w="4654" w:type="dxa"/>
            <w:vAlign w:val="center"/>
          </w:tcPr>
          <w:p w14:paraId="5975474C" w14:textId="0650B894" w:rsidR="00E963C3" w:rsidRDefault="00E963C3" w:rsidP="00E963C3">
            <w:pPr>
              <w:rPr>
                <w:rFonts w:asciiTheme="minorHAnsi" w:hAnsiTheme="minorHAnsi"/>
                <w:sz w:val="18"/>
                <w:szCs w:val="18"/>
              </w:rPr>
            </w:pPr>
            <w:r w:rsidRPr="00CB00C9">
              <w:rPr>
                <w:rFonts w:asciiTheme="minorHAnsi" w:hAnsiTheme="minorHAnsi"/>
                <w:sz w:val="18"/>
                <w:szCs w:val="18"/>
              </w:rPr>
              <w:t>Equivalent Leakage Area used for ventilation</w:t>
            </w:r>
          </w:p>
        </w:tc>
        <w:tc>
          <w:tcPr>
            <w:tcW w:w="5778" w:type="dxa"/>
          </w:tcPr>
          <w:p w14:paraId="5975474D" w14:textId="77777777" w:rsidR="00E963C3" w:rsidRPr="00144CC2" w:rsidRDefault="00E963C3" w:rsidP="00E963C3">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(B03 + B05)/2</w:t>
            </w:r>
            <w:r w:rsidRPr="00601797">
              <w:rPr>
                <w:rFonts w:asciiTheme="minorHAnsi" w:hAnsiTheme="minorHAnsi"/>
                <w:sz w:val="18"/>
                <w:szCs w:val="18"/>
              </w:rPr>
              <w:t>&gt;&gt;</w:t>
            </w:r>
          </w:p>
        </w:tc>
      </w:tr>
      <w:tr w:rsidR="00E963C3" w:rsidRPr="00144CC2" w14:paraId="59754752" w14:textId="77777777" w:rsidTr="00E963C3">
        <w:tc>
          <w:tcPr>
            <w:tcW w:w="584" w:type="dxa"/>
            <w:vAlign w:val="center"/>
          </w:tcPr>
          <w:p w14:paraId="5975474F"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07</w:t>
            </w:r>
          </w:p>
        </w:tc>
        <w:tc>
          <w:tcPr>
            <w:tcW w:w="4654" w:type="dxa"/>
            <w:vAlign w:val="center"/>
          </w:tcPr>
          <w:p w14:paraId="59754750" w14:textId="77777777" w:rsidR="00E963C3" w:rsidRPr="00144CC2" w:rsidRDefault="00E963C3" w:rsidP="00E963C3">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59754751" w14:textId="77777777" w:rsidR="00E963C3" w:rsidRPr="00144CC2" w:rsidRDefault="00E963C3" w:rsidP="00E963C3">
            <w:pPr>
              <w:rPr>
                <w:rFonts w:asciiTheme="minorHAnsi" w:hAnsiTheme="minorHAnsi"/>
                <w:sz w:val="18"/>
                <w:szCs w:val="18"/>
              </w:rPr>
            </w:pPr>
            <w:r w:rsidRPr="007F6151">
              <w:rPr>
                <w:rFonts w:asciiTheme="minorHAnsi" w:hAnsiTheme="minorHAnsi"/>
                <w:sz w:val="18"/>
                <w:szCs w:val="18"/>
              </w:rPr>
              <w:t>&lt;&lt; user input, (</w:t>
            </w:r>
            <w:proofErr w:type="spellStart"/>
            <w:r w:rsidRPr="007F6151">
              <w:rPr>
                <w:rFonts w:asciiTheme="minorHAnsi" w:hAnsiTheme="minorHAnsi"/>
                <w:sz w:val="18"/>
                <w:szCs w:val="18"/>
              </w:rPr>
              <w:t>ft</w:t>
            </w:r>
            <w:proofErr w:type="spellEnd"/>
            <w:r w:rsidRPr="007F6151">
              <w:rPr>
                <w:rFonts w:asciiTheme="minorHAnsi" w:hAnsiTheme="minorHAnsi"/>
                <w:sz w:val="18"/>
                <w:szCs w:val="18"/>
              </w:rPr>
              <w:t>)&gt;&gt;</w:t>
            </w:r>
          </w:p>
        </w:tc>
      </w:tr>
      <w:tr w:rsidR="00E963C3" w:rsidRPr="00144CC2" w14:paraId="59754757" w14:textId="77777777" w:rsidTr="00E963C3">
        <w:tc>
          <w:tcPr>
            <w:tcW w:w="584" w:type="dxa"/>
            <w:vAlign w:val="center"/>
          </w:tcPr>
          <w:p w14:paraId="59754753"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08</w:t>
            </w:r>
          </w:p>
        </w:tc>
        <w:tc>
          <w:tcPr>
            <w:tcW w:w="4654" w:type="dxa"/>
            <w:vAlign w:val="center"/>
          </w:tcPr>
          <w:p w14:paraId="59754754" w14:textId="77777777" w:rsidR="00E963C3" w:rsidRPr="00144CC2" w:rsidRDefault="00E963C3" w:rsidP="00E963C3">
            <w:pPr>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w:t>
            </w:r>
            <w:proofErr w:type="gramStart"/>
            <w:r>
              <w:rPr>
                <w:rFonts w:asciiTheme="minorHAnsi" w:hAnsiTheme="minorHAnsi"/>
                <w:sz w:val="18"/>
                <w:szCs w:val="18"/>
              </w:rPr>
              <w:t xml:space="preserve">X1 </w:t>
            </w:r>
            <w:r w:rsidRPr="00CB00C9">
              <w:rPr>
                <w:rFonts w:asciiTheme="minorHAnsi" w:hAnsiTheme="minorHAnsi"/>
                <w:sz w:val="18"/>
                <w:szCs w:val="18"/>
              </w:rPr>
              <w:t>?</w:t>
            </w:r>
            <w:proofErr w:type="gramEnd"/>
          </w:p>
        </w:tc>
        <w:tc>
          <w:tcPr>
            <w:tcW w:w="5778" w:type="dxa"/>
          </w:tcPr>
          <w:p w14:paraId="59754755" w14:textId="77777777" w:rsidR="00E963C3" w:rsidRDefault="00E963C3" w:rsidP="00E963C3">
            <w:pPr>
              <w:keepNext/>
              <w:rPr>
                <w:rFonts w:asciiTheme="minorHAnsi" w:hAnsiTheme="minorHAnsi"/>
                <w:sz w:val="18"/>
                <w:szCs w:val="18"/>
              </w:rPr>
            </w:pPr>
            <w:r w:rsidRPr="007F6151">
              <w:rPr>
                <w:rFonts w:asciiTheme="minorHAnsi" w:hAnsiTheme="minorHAnsi"/>
                <w:sz w:val="18"/>
                <w:szCs w:val="18"/>
              </w:rPr>
              <w:t>&lt;&lt;user input, drop down selection</w:t>
            </w:r>
            <w:r>
              <w:rPr>
                <w:rFonts w:asciiTheme="minorHAnsi" w:hAnsiTheme="minorHAnsi"/>
                <w:sz w:val="18"/>
                <w:szCs w:val="18"/>
              </w:rPr>
              <w:t xml:space="preserve"> from California Energy Commission Adaptation of ANSI/ASHRAE Standard 62.2-2010</w:t>
            </w:r>
            <w:r w:rsidRPr="007F6151">
              <w:rPr>
                <w:rFonts w:asciiTheme="minorHAnsi" w:hAnsiTheme="minorHAnsi"/>
                <w:sz w:val="18"/>
                <w:szCs w:val="18"/>
              </w:rPr>
              <w:t>&gt;&gt;</w:t>
            </w:r>
          </w:p>
          <w:p w14:paraId="59754756" w14:textId="77777777" w:rsidR="00E963C3" w:rsidRPr="00144CC2" w:rsidRDefault="00E963C3" w:rsidP="00E963C3">
            <w:pPr>
              <w:rPr>
                <w:rFonts w:asciiTheme="minorHAnsi" w:hAnsiTheme="minorHAnsi"/>
                <w:sz w:val="18"/>
                <w:szCs w:val="18"/>
              </w:rPr>
            </w:pPr>
            <w:r>
              <w:rPr>
                <w:rFonts w:asciiTheme="minorHAnsi" w:hAnsiTheme="minorHAnsi"/>
                <w:sz w:val="18"/>
                <w:szCs w:val="18"/>
              </w:rPr>
              <w:t>Note: See reprint at end of document</w:t>
            </w:r>
          </w:p>
        </w:tc>
      </w:tr>
      <w:tr w:rsidR="00E963C3" w:rsidRPr="00144CC2" w14:paraId="5975475B" w14:textId="77777777" w:rsidTr="00E963C3">
        <w:tc>
          <w:tcPr>
            <w:tcW w:w="584" w:type="dxa"/>
            <w:vAlign w:val="center"/>
          </w:tcPr>
          <w:p w14:paraId="59754758"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09</w:t>
            </w:r>
          </w:p>
        </w:tc>
        <w:tc>
          <w:tcPr>
            <w:tcW w:w="4654" w:type="dxa"/>
            <w:vAlign w:val="center"/>
          </w:tcPr>
          <w:p w14:paraId="59754759" w14:textId="61C5C527" w:rsidR="00E963C3" w:rsidRPr="00144CC2" w:rsidRDefault="00E963C3" w:rsidP="00E963C3">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5975475A" w14:textId="25AE4771" w:rsidR="00E963C3" w:rsidRPr="00144CC2" w:rsidRDefault="00E963C3" w:rsidP="00175FF5">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B06/row A0</w:t>
            </w:r>
            <w:r w:rsidR="00175FF5">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E963C3" w:rsidRPr="00144CC2" w14:paraId="5975475F" w14:textId="77777777" w:rsidTr="00E963C3">
        <w:tc>
          <w:tcPr>
            <w:tcW w:w="584" w:type="dxa"/>
            <w:vAlign w:val="center"/>
          </w:tcPr>
          <w:p w14:paraId="5975475C"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10</w:t>
            </w:r>
          </w:p>
        </w:tc>
        <w:tc>
          <w:tcPr>
            <w:tcW w:w="4654" w:type="dxa"/>
            <w:vAlign w:val="center"/>
          </w:tcPr>
          <w:p w14:paraId="5975475D" w14:textId="7B295CA1" w:rsidR="00E963C3" w:rsidRPr="00144CC2" w:rsidRDefault="00E963C3" w:rsidP="00550BC7">
            <w:pPr>
              <w:rPr>
                <w:rFonts w:asciiTheme="minorHAnsi" w:hAnsiTheme="minorHAnsi"/>
                <w:sz w:val="18"/>
                <w:szCs w:val="18"/>
              </w:rPr>
            </w:pPr>
            <w:r w:rsidRPr="00CB00C9">
              <w:rPr>
                <w:rFonts w:asciiTheme="minorHAnsi" w:hAnsiTheme="minorHAnsi"/>
                <w:sz w:val="18"/>
                <w:szCs w:val="18"/>
              </w:rPr>
              <w:t xml:space="preserve">Ventilation </w:t>
            </w:r>
            <w:r w:rsidR="00D25EB3">
              <w:rPr>
                <w:rFonts w:asciiTheme="minorHAnsi" w:hAnsiTheme="minorHAnsi"/>
                <w:sz w:val="18"/>
                <w:szCs w:val="18"/>
              </w:rPr>
              <w:t>P</w:t>
            </w:r>
            <w:r w:rsidRPr="00CB00C9">
              <w:rPr>
                <w:rFonts w:asciiTheme="minorHAnsi" w:hAnsiTheme="minorHAnsi"/>
                <w:sz w:val="18"/>
                <w:szCs w:val="18"/>
              </w:rPr>
              <w:t xml:space="preserve">rovided by </w:t>
            </w:r>
            <w:r w:rsidR="00D25EB3">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D25EB3">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550BC7">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778" w:type="dxa"/>
          </w:tcPr>
          <w:p w14:paraId="5975475E" w14:textId="252CEEDA" w:rsidR="00E963C3" w:rsidRPr="00144CC2" w:rsidRDefault="00E963C3" w:rsidP="00175FF5">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B09</w:t>
            </w:r>
            <w:r w:rsidRPr="007F6151">
              <w:rPr>
                <w:rFonts w:asciiTheme="minorHAnsi" w:hAnsiTheme="minorHAnsi"/>
                <w:sz w:val="18"/>
                <w:szCs w:val="18"/>
              </w:rPr>
              <w:t xml:space="preserve"> </w:t>
            </w:r>
            <w:r>
              <w:rPr>
                <w:rFonts w:asciiTheme="minorHAnsi" w:hAnsiTheme="minorHAnsi"/>
                <w:sz w:val="18"/>
                <w:szCs w:val="18"/>
              </w:rPr>
              <w:t>x row B08</w:t>
            </w:r>
            <w:r w:rsidRPr="007F6151">
              <w:rPr>
                <w:rFonts w:asciiTheme="minorHAnsi" w:hAnsiTheme="minorHAnsi"/>
                <w:sz w:val="18"/>
                <w:szCs w:val="18"/>
              </w:rPr>
              <w:t xml:space="preserve"> x </w:t>
            </w:r>
            <w:r>
              <w:rPr>
                <w:rFonts w:asciiTheme="minorHAnsi" w:hAnsiTheme="minorHAnsi"/>
                <w:sz w:val="18"/>
                <w:szCs w:val="18"/>
              </w:rPr>
              <w:t>A0</w:t>
            </w:r>
            <w:r w:rsidR="00175FF5">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E963C3" w:rsidRPr="00144CC2" w14:paraId="59754763" w14:textId="77777777" w:rsidTr="00E963C3">
        <w:tc>
          <w:tcPr>
            <w:tcW w:w="584" w:type="dxa"/>
            <w:vAlign w:val="center"/>
          </w:tcPr>
          <w:p w14:paraId="59754760"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11</w:t>
            </w:r>
          </w:p>
        </w:tc>
        <w:tc>
          <w:tcPr>
            <w:tcW w:w="4654" w:type="dxa"/>
            <w:vAlign w:val="center"/>
          </w:tcPr>
          <w:p w14:paraId="59754761" w14:textId="7CD3892A" w:rsidR="00E963C3" w:rsidRPr="00144CC2" w:rsidRDefault="00E963C3" w:rsidP="00E963C3">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78" w:type="dxa"/>
          </w:tcPr>
          <w:p w14:paraId="59754762" w14:textId="77777777" w:rsidR="00E963C3" w:rsidRPr="00144CC2" w:rsidRDefault="00E963C3" w:rsidP="00E963C3">
            <w:pPr>
              <w:rPr>
                <w:rFonts w:asciiTheme="minorHAnsi" w:hAnsiTheme="minorHAnsi"/>
                <w:sz w:val="18"/>
                <w:szCs w:val="18"/>
              </w:rPr>
            </w:pPr>
            <w:r w:rsidRPr="007F6151">
              <w:rPr>
                <w:rFonts w:asciiTheme="minorHAnsi" w:hAnsiTheme="minorHAnsi"/>
                <w:sz w:val="18"/>
                <w:szCs w:val="18"/>
              </w:rPr>
              <w:t>&lt;&lt;calculated using equation 4.7: row B</w:t>
            </w:r>
            <w:r>
              <w:rPr>
                <w:rFonts w:asciiTheme="minorHAnsi" w:hAnsiTheme="minorHAnsi"/>
                <w:sz w:val="18"/>
                <w:szCs w:val="18"/>
              </w:rPr>
              <w:t>0</w:t>
            </w:r>
            <w:r w:rsidRPr="007F6151">
              <w:rPr>
                <w:rFonts w:asciiTheme="minorHAnsi" w:hAnsiTheme="minorHAnsi"/>
                <w:sz w:val="18"/>
                <w:szCs w:val="18"/>
              </w:rPr>
              <w:t>1 – row B</w:t>
            </w:r>
            <w:r>
              <w:rPr>
                <w:rFonts w:asciiTheme="minorHAnsi" w:hAnsiTheme="minorHAnsi"/>
                <w:sz w:val="18"/>
                <w:szCs w:val="18"/>
              </w:rPr>
              <w:t>10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bl>
    <w:p w14:paraId="59754764" w14:textId="77777777" w:rsidR="00E963C3" w:rsidRDefault="00E963C3" w:rsidP="00E963C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53"/>
        <w:gridCol w:w="5770"/>
      </w:tblGrid>
      <w:tr w:rsidR="00056DED" w:rsidRPr="00144CC2" w14:paraId="59754766" w14:textId="77777777" w:rsidTr="00056DED">
        <w:tc>
          <w:tcPr>
            <w:tcW w:w="11016" w:type="dxa"/>
            <w:gridSpan w:val="3"/>
            <w:tcBorders>
              <w:top w:val="single" w:sz="4" w:space="0" w:color="000000"/>
              <w:left w:val="single" w:sz="4" w:space="0" w:color="000000"/>
              <w:bottom w:val="single" w:sz="4" w:space="0" w:color="000000"/>
              <w:right w:val="single" w:sz="4" w:space="0" w:color="000000"/>
            </w:tcBorders>
            <w:vAlign w:val="center"/>
          </w:tcPr>
          <w:p w14:paraId="6DA58BEC" w14:textId="77777777" w:rsidR="00D25EB3" w:rsidRPr="00550BC7" w:rsidRDefault="00056DED"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50BC7">
              <w:rPr>
                <w:rFonts w:asciiTheme="minorHAnsi" w:hAnsiTheme="minorHAnsi"/>
                <w:b/>
                <w:szCs w:val="18"/>
              </w:rPr>
              <w:t>C. Intermittent Ventilation</w:t>
            </w:r>
          </w:p>
          <w:p w14:paraId="59754765" w14:textId="28BFEC0C" w:rsidR="00056DED" w:rsidRPr="00056DED" w:rsidRDefault="00056DED"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  </w:t>
            </w:r>
          </w:p>
        </w:tc>
      </w:tr>
      <w:tr w:rsidR="00056DED" w:rsidRPr="00144CC2" w14:paraId="5975476A" w14:textId="77777777" w:rsidTr="00056DED">
        <w:tc>
          <w:tcPr>
            <w:tcW w:w="593" w:type="dxa"/>
            <w:tcBorders>
              <w:top w:val="single" w:sz="4" w:space="0" w:color="000000"/>
              <w:left w:val="single" w:sz="4" w:space="0" w:color="000000"/>
              <w:bottom w:val="single" w:sz="4" w:space="0" w:color="000000"/>
              <w:right w:val="single" w:sz="4" w:space="0" w:color="000000"/>
            </w:tcBorders>
            <w:vAlign w:val="center"/>
          </w:tcPr>
          <w:p w14:paraId="59754767"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3" w:type="dxa"/>
            <w:tcBorders>
              <w:top w:val="single" w:sz="4" w:space="0" w:color="000000"/>
              <w:left w:val="single" w:sz="4" w:space="0" w:color="000000"/>
              <w:bottom w:val="single" w:sz="4" w:space="0" w:color="000000"/>
              <w:right w:val="single" w:sz="4" w:space="0" w:color="000000"/>
            </w:tcBorders>
          </w:tcPr>
          <w:p w14:paraId="59754768"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0" w:type="dxa"/>
            <w:tcBorders>
              <w:top w:val="single" w:sz="4" w:space="0" w:color="000000"/>
              <w:left w:val="single" w:sz="4" w:space="0" w:color="000000"/>
              <w:bottom w:val="single" w:sz="4" w:space="0" w:color="000000"/>
              <w:right w:val="single" w:sz="4" w:space="0" w:color="000000"/>
            </w:tcBorders>
          </w:tcPr>
          <w:p w14:paraId="59754769"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056DED" w:rsidRPr="00144CC2" w14:paraId="5975476E" w14:textId="77777777" w:rsidTr="00056DED">
        <w:tc>
          <w:tcPr>
            <w:tcW w:w="593" w:type="dxa"/>
            <w:tcBorders>
              <w:top w:val="single" w:sz="4" w:space="0" w:color="000000"/>
              <w:left w:val="single" w:sz="4" w:space="0" w:color="000000"/>
              <w:bottom w:val="single" w:sz="4" w:space="0" w:color="000000"/>
              <w:right w:val="single" w:sz="4" w:space="0" w:color="000000"/>
            </w:tcBorders>
            <w:vAlign w:val="center"/>
          </w:tcPr>
          <w:p w14:paraId="5975476B"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3" w:type="dxa"/>
            <w:tcBorders>
              <w:top w:val="single" w:sz="4" w:space="0" w:color="000000"/>
              <w:left w:val="single" w:sz="4" w:space="0" w:color="000000"/>
              <w:bottom w:val="single" w:sz="4" w:space="0" w:color="000000"/>
              <w:right w:val="single" w:sz="4" w:space="0" w:color="000000"/>
            </w:tcBorders>
          </w:tcPr>
          <w:p w14:paraId="5975476C"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0" w:type="dxa"/>
            <w:tcBorders>
              <w:top w:val="single" w:sz="4" w:space="0" w:color="000000"/>
              <w:left w:val="single" w:sz="4" w:space="0" w:color="000000"/>
              <w:bottom w:val="single" w:sz="4" w:space="0" w:color="000000"/>
              <w:right w:val="single" w:sz="4" w:space="0" w:color="000000"/>
            </w:tcBorders>
          </w:tcPr>
          <w:p w14:paraId="5975476D"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056DED" w:rsidRPr="00144CC2" w14:paraId="59754772"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6F"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0" w14:textId="5A421A0D"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0" w:type="dxa"/>
            <w:tcBorders>
              <w:top w:val="single" w:sz="4" w:space="0" w:color="000000"/>
              <w:left w:val="single" w:sz="4" w:space="0" w:color="000000"/>
              <w:bottom w:val="single" w:sz="4" w:space="0" w:color="000000"/>
              <w:right w:val="single" w:sz="4" w:space="0" w:color="000000"/>
            </w:tcBorders>
          </w:tcPr>
          <w:p w14:paraId="59754771"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01 + C02</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less than or </w:t>
            </w:r>
            <w:r w:rsidRPr="00FF45F6">
              <w:rPr>
                <w:rFonts w:ascii="Calibri" w:hAnsi="Calibri"/>
                <w:sz w:val="18"/>
                <w:szCs w:val="18"/>
              </w:rPr>
              <w:t>equal to</w:t>
            </w:r>
            <w:r>
              <w:rPr>
                <w:rFonts w:ascii="Calibri" w:hAnsi="Calibri"/>
                <w:sz w:val="18"/>
                <w:szCs w:val="18"/>
              </w:rPr>
              <w:t xml:space="preserve"> 24 Hours</w:t>
            </w:r>
            <w:r w:rsidRPr="00FF45F6">
              <w:rPr>
                <w:rFonts w:ascii="Calibri" w:hAnsi="Calibri"/>
                <w:sz w:val="18"/>
                <w:szCs w:val="18"/>
              </w:rPr>
              <w:t>, report “</w:t>
            </w:r>
            <w:r>
              <w:rPr>
                <w:rFonts w:ascii="Calibri" w:hAnsi="Calibri"/>
                <w:sz w:val="18"/>
                <w:szCs w:val="18"/>
              </w:rPr>
              <w:t xml:space="preserve">Fan Cycle Time Meets Requirement; </w:t>
            </w:r>
            <w:r w:rsidRPr="00FF45F6">
              <w:rPr>
                <w:rFonts w:ascii="Calibri" w:hAnsi="Calibri"/>
                <w:sz w:val="18"/>
                <w:szCs w:val="18"/>
              </w:rPr>
              <w:t>if</w:t>
            </w:r>
            <w:r>
              <w:rPr>
                <w:rFonts w:ascii="Calibri" w:hAnsi="Calibri"/>
                <w:sz w:val="18"/>
                <w:szCs w:val="18"/>
              </w:rPr>
              <w:t xml:space="preserve"> greater </w:t>
            </w:r>
            <w:r w:rsidRPr="00FF45F6">
              <w:rPr>
                <w:rFonts w:ascii="Calibri" w:hAnsi="Calibri"/>
                <w:sz w:val="18"/>
                <w:szCs w:val="18"/>
              </w:rPr>
              <w:t xml:space="preserve">than </w:t>
            </w:r>
            <w:r>
              <w:rPr>
                <w:rFonts w:ascii="Calibri" w:hAnsi="Calibri"/>
                <w:sz w:val="18"/>
                <w:szCs w:val="18"/>
              </w:rPr>
              <w:t xml:space="preserve">24 hours, </w:t>
            </w:r>
            <w:r w:rsidRPr="00FF45F6">
              <w:rPr>
                <w:rFonts w:ascii="Calibri" w:hAnsi="Calibri"/>
                <w:sz w:val="18"/>
                <w:szCs w:val="18"/>
              </w:rPr>
              <w:t>report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 xml:space="preserve">”&gt;&gt; </w:t>
            </w:r>
          </w:p>
        </w:tc>
      </w:tr>
      <w:tr w:rsidR="00056DED" w:rsidRPr="00144CC2" w14:paraId="59754776"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3"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4" w14:textId="249A386B"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D25EB3">
              <w:rPr>
                <w:rFonts w:asciiTheme="minorHAnsi" w:hAnsiTheme="minorHAnsi"/>
                <w:sz w:val="18"/>
                <w:szCs w:val="18"/>
              </w:rPr>
              <w:t>F</w:t>
            </w:r>
            <w:r w:rsidRPr="0055507E">
              <w:rPr>
                <w:rFonts w:asciiTheme="minorHAnsi" w:hAnsiTheme="minorHAnsi"/>
                <w:sz w:val="18"/>
                <w:szCs w:val="18"/>
              </w:rPr>
              <w:t xml:space="preserve">ractional </w:t>
            </w:r>
            <w:r w:rsidR="00D25EB3">
              <w:rPr>
                <w:rFonts w:asciiTheme="minorHAnsi" w:hAnsiTheme="minorHAnsi"/>
                <w:sz w:val="18"/>
                <w:szCs w:val="18"/>
              </w:rPr>
              <w:t>O</w:t>
            </w:r>
            <w:r w:rsidRPr="0055507E">
              <w:rPr>
                <w:rFonts w:asciiTheme="minorHAnsi" w:hAnsiTheme="minorHAnsi"/>
                <w:sz w:val="18"/>
                <w:szCs w:val="18"/>
              </w:rPr>
              <w:t xml:space="preserve">n </w:t>
            </w:r>
            <w:r w:rsidR="00D25EB3">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0" w:type="dxa"/>
            <w:tcBorders>
              <w:top w:val="single" w:sz="4" w:space="0" w:color="000000"/>
              <w:left w:val="single" w:sz="4" w:space="0" w:color="000000"/>
              <w:bottom w:val="single" w:sz="4" w:space="0" w:color="000000"/>
              <w:right w:val="single" w:sz="4" w:space="0" w:color="000000"/>
            </w:tcBorders>
          </w:tcPr>
          <w:p w14:paraId="59754775"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C01 / (row C01 + row C02)&gt;&gt;</w:t>
            </w:r>
          </w:p>
        </w:tc>
      </w:tr>
      <w:tr w:rsidR="00056DED" w:rsidRPr="00144CC2" w14:paraId="5975477A"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7"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8" w14:textId="4B732BA6"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D25EB3">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0" w:type="dxa"/>
            <w:tcBorders>
              <w:top w:val="single" w:sz="4" w:space="0" w:color="000000"/>
              <w:left w:val="single" w:sz="4" w:space="0" w:color="000000"/>
              <w:bottom w:val="single" w:sz="4" w:space="0" w:color="000000"/>
              <w:right w:val="single" w:sz="4" w:space="0" w:color="000000"/>
            </w:tcBorders>
          </w:tcPr>
          <w:p w14:paraId="59754779"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056DED" w:rsidRPr="00144CC2" w14:paraId="5975477E"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B"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C" w14:textId="640441BF"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0" w:type="dxa"/>
            <w:tcBorders>
              <w:top w:val="single" w:sz="4" w:space="0" w:color="000000"/>
              <w:left w:val="single" w:sz="4" w:space="0" w:color="000000"/>
              <w:bottom w:val="single" w:sz="4" w:space="0" w:color="000000"/>
              <w:right w:val="single" w:sz="4" w:space="0" w:color="000000"/>
            </w:tcBorders>
          </w:tcPr>
          <w:p w14:paraId="5975477D"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B01 x (row C01 + row C02) / row A03 &gt;&gt;</w:t>
            </w:r>
          </w:p>
        </w:tc>
      </w:tr>
      <w:tr w:rsidR="00056DED" w:rsidRPr="00144CC2" w14:paraId="59754783"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F"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0" w14:textId="125B3879"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D25EB3">
              <w:rPr>
                <w:rFonts w:asciiTheme="minorHAnsi" w:hAnsiTheme="minorHAnsi"/>
                <w:sz w:val="18"/>
                <w:szCs w:val="18"/>
              </w:rPr>
              <w:t>E</w:t>
            </w:r>
            <w:r w:rsidRPr="0055507E">
              <w:rPr>
                <w:rFonts w:asciiTheme="minorHAnsi" w:hAnsiTheme="minorHAnsi"/>
                <w:sz w:val="18"/>
                <w:szCs w:val="18"/>
              </w:rPr>
              <w:t>ffectiveness (e, from Table 4.2)</w:t>
            </w:r>
          </w:p>
        </w:tc>
        <w:tc>
          <w:tcPr>
            <w:tcW w:w="5770" w:type="dxa"/>
            <w:tcBorders>
              <w:top w:val="single" w:sz="4" w:space="0" w:color="000000"/>
              <w:left w:val="single" w:sz="4" w:space="0" w:color="000000"/>
              <w:bottom w:val="single" w:sz="4" w:space="0" w:color="000000"/>
              <w:right w:val="single" w:sz="4" w:space="0" w:color="000000"/>
            </w:tcBorders>
          </w:tcPr>
          <w:p w14:paraId="59754781" w14:textId="39E444D2" w:rsidR="00056DED"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&lt;&lt;use values in row C04 and row C06 to </w:t>
            </w:r>
            <w:r>
              <w:rPr>
                <w:rFonts w:asciiTheme="minorHAnsi" w:hAnsiTheme="minorHAnsi"/>
                <w:sz w:val="18"/>
                <w:szCs w:val="18"/>
              </w:rPr>
              <w:t>lookup</w:t>
            </w:r>
            <w:r w:rsidRPr="0055507E">
              <w:rPr>
                <w:rFonts w:asciiTheme="minorHAnsi" w:hAnsiTheme="minorHAnsi"/>
                <w:sz w:val="18"/>
                <w:szCs w:val="18"/>
              </w:rPr>
              <w:t xml:space="preserve"> value from</w:t>
            </w:r>
            <w:r>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r w:rsidR="00093250">
              <w:rPr>
                <w:rFonts w:asciiTheme="minorHAnsi" w:hAnsiTheme="minorHAnsi"/>
                <w:sz w:val="18"/>
                <w:szCs w:val="18"/>
              </w:rPr>
              <w:t xml:space="preserve">; interpolated value must be greater than zero if not, report “Fan Cycle on/off time must be adjusted – </w:t>
            </w:r>
            <w:r w:rsidR="00093250">
              <w:rPr>
                <w:rFonts w:asciiTheme="minorHAnsi" w:hAnsiTheme="minorHAnsi"/>
                <w:b/>
                <w:sz w:val="18"/>
                <w:szCs w:val="18"/>
              </w:rPr>
              <w:t>Do Not Proceed</w:t>
            </w:r>
            <w:r w:rsidR="00093250">
              <w:rPr>
                <w:rFonts w:asciiTheme="minorHAnsi" w:hAnsiTheme="minorHAnsi"/>
                <w:sz w:val="18"/>
                <w:szCs w:val="18"/>
              </w:rPr>
              <w:t>”</w:t>
            </w:r>
            <w:r w:rsidRPr="0055507E">
              <w:rPr>
                <w:rFonts w:asciiTheme="minorHAnsi" w:hAnsiTheme="minorHAnsi"/>
                <w:sz w:val="18"/>
                <w:szCs w:val="18"/>
              </w:rPr>
              <w:t>&gt;&gt;</w:t>
            </w:r>
          </w:p>
          <w:p w14:paraId="59754782"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056DED" w:rsidRPr="00144CC2" w14:paraId="59754787"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84"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5" w14:textId="509225A4"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D25EB3">
              <w:rPr>
                <w:rFonts w:asciiTheme="minorHAnsi" w:hAnsiTheme="minorHAnsi"/>
                <w:sz w:val="18"/>
                <w:szCs w:val="18"/>
              </w:rPr>
              <w:t>V</w:t>
            </w:r>
            <w:r w:rsidRPr="0055507E">
              <w:rPr>
                <w:rFonts w:asciiTheme="minorHAnsi" w:hAnsiTheme="minorHAnsi"/>
                <w:sz w:val="18"/>
                <w:szCs w:val="18"/>
              </w:rPr>
              <w:t xml:space="preserve">entilation </w:t>
            </w:r>
            <w:r w:rsidR="00D25EB3">
              <w:rPr>
                <w:rFonts w:asciiTheme="minorHAnsi" w:hAnsiTheme="minorHAnsi"/>
                <w:sz w:val="18"/>
                <w:szCs w:val="18"/>
              </w:rPr>
              <w:t>R</w:t>
            </w:r>
            <w:r w:rsidRPr="0055507E">
              <w:rPr>
                <w:rFonts w:asciiTheme="minorHAnsi" w:hAnsiTheme="minorHAnsi"/>
                <w:sz w:val="18"/>
                <w:szCs w:val="18"/>
              </w:rPr>
              <w:t>ate</w:t>
            </w:r>
          </w:p>
        </w:tc>
        <w:tc>
          <w:tcPr>
            <w:tcW w:w="5770" w:type="dxa"/>
            <w:tcBorders>
              <w:top w:val="single" w:sz="4" w:space="0" w:color="000000"/>
              <w:left w:val="single" w:sz="4" w:space="0" w:color="000000"/>
              <w:bottom w:val="single" w:sz="4" w:space="0" w:color="000000"/>
              <w:right w:val="single" w:sz="4" w:space="0" w:color="000000"/>
            </w:tcBorders>
          </w:tcPr>
          <w:p w14:paraId="59754786"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&lt;&lt;calculated value: equation 4.8: row B01 / (row C04 x row C07), (cfm)&gt;&gt; </w:t>
            </w:r>
          </w:p>
        </w:tc>
      </w:tr>
      <w:tr w:rsidR="00056DED" w:rsidRPr="00144CC2" w14:paraId="5975478B"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88"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9" w14:textId="11BADA73"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D25EB3">
              <w:rPr>
                <w:rFonts w:asciiTheme="minorHAnsi" w:hAnsiTheme="minorHAnsi"/>
                <w:sz w:val="18"/>
                <w:szCs w:val="18"/>
              </w:rPr>
              <w:t>V</w:t>
            </w:r>
            <w:r w:rsidRPr="0055507E">
              <w:rPr>
                <w:rFonts w:asciiTheme="minorHAnsi" w:hAnsiTheme="minorHAnsi"/>
                <w:sz w:val="18"/>
                <w:szCs w:val="18"/>
              </w:rPr>
              <w:t>entilation Rate</w:t>
            </w:r>
          </w:p>
        </w:tc>
        <w:tc>
          <w:tcPr>
            <w:tcW w:w="5770" w:type="dxa"/>
            <w:tcBorders>
              <w:top w:val="single" w:sz="4" w:space="0" w:color="000000"/>
              <w:left w:val="single" w:sz="4" w:space="0" w:color="000000"/>
              <w:bottom w:val="single" w:sz="4" w:space="0" w:color="000000"/>
              <w:right w:val="single" w:sz="4" w:space="0" w:color="000000"/>
            </w:tcBorders>
          </w:tcPr>
          <w:p w14:paraId="5975478A"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056DED" w:rsidRPr="00144CC2" w14:paraId="59754793"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8C"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D" w14:textId="77777777" w:rsidR="00056DED" w:rsidRPr="0055507E"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5975478E" w14:textId="485B2766"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0" w:type="dxa"/>
            <w:tcBorders>
              <w:top w:val="single" w:sz="4" w:space="0" w:color="000000"/>
              <w:left w:val="single" w:sz="4" w:space="0" w:color="000000"/>
              <w:bottom w:val="single" w:sz="4" w:space="0" w:color="000000"/>
              <w:right w:val="single" w:sz="4" w:space="0" w:color="000000"/>
            </w:tcBorders>
          </w:tcPr>
          <w:p w14:paraId="5975478F" w14:textId="77777777" w:rsidR="008E383E" w:rsidRPr="0055507E" w:rsidRDefault="008E383E" w:rsidP="008E383E">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59754790" w14:textId="77777777" w:rsidR="008E383E" w:rsidRPr="0055507E" w:rsidRDefault="008E383E" w:rsidP="008E383E">
            <w:pPr>
              <w:keepNext/>
              <w:rPr>
                <w:rFonts w:ascii="Calibri" w:hAnsi="Calibri"/>
                <w:sz w:val="18"/>
                <w:szCs w:val="18"/>
              </w:rPr>
            </w:pPr>
            <w:r w:rsidRPr="00E03C9E">
              <w:rPr>
                <w:rFonts w:asciiTheme="minorHAnsi" w:hAnsiTheme="minorHAnsi" w:cs="Arial"/>
                <w:color w:val="002060"/>
                <w:sz w:val="18"/>
                <w:szCs w:val="18"/>
              </w:rPr>
              <w:t xml:space="preserve">Actual Fan Efficacy </w:t>
            </w:r>
            <w:r w:rsidRPr="0055507E">
              <w:rPr>
                <w:rFonts w:asciiTheme="minorHAnsi" w:hAnsiTheme="minorHAnsi"/>
                <w:sz w:val="18"/>
                <w:szCs w:val="18"/>
              </w:rPr>
              <w:t>Watts/CFM value</w:t>
            </w:r>
            <w:r>
              <w:rPr>
                <w:rFonts w:asciiTheme="minorHAnsi" w:hAnsiTheme="minorHAnsi"/>
                <w:sz w:val="18"/>
                <w:szCs w:val="18"/>
              </w:rPr>
              <w:t xml:space="preserve"> from the </w:t>
            </w:r>
            <w:r w:rsidRPr="0055507E">
              <w:rPr>
                <w:rFonts w:asciiTheme="minorHAnsi" w:hAnsiTheme="minorHAnsi"/>
                <w:sz w:val="18"/>
                <w:szCs w:val="18"/>
              </w:rPr>
              <w:t>MCH-22</w:t>
            </w:r>
          </w:p>
          <w:p w14:paraId="59754791" w14:textId="77777777" w:rsidR="008E383E" w:rsidRPr="0055507E" w:rsidRDefault="008E383E" w:rsidP="008E383E">
            <w:pPr>
              <w:keepNext/>
              <w:rPr>
                <w:rFonts w:ascii="Calibri" w:hAnsi="Calibri"/>
                <w:sz w:val="18"/>
                <w:szCs w:val="18"/>
              </w:rPr>
            </w:pPr>
            <w:proofErr w:type="spellStart"/>
            <w:r w:rsidRPr="0055507E">
              <w:rPr>
                <w:rFonts w:ascii="Calibri" w:hAnsi="Calibri"/>
                <w:sz w:val="18"/>
                <w:szCs w:val="18"/>
              </w:rPr>
              <w:t>elseif</w:t>
            </w:r>
            <w:proofErr w:type="spellEnd"/>
            <w:r w:rsidRPr="0055507E">
              <w:rPr>
                <w:rFonts w:ascii="Calibri" w:hAnsi="Calibri"/>
                <w:sz w:val="18"/>
                <w:szCs w:val="18"/>
              </w:rPr>
              <w:t xml:space="preserve"> no registered no MCH-22 is found, then display text:</w:t>
            </w:r>
          </w:p>
          <w:p w14:paraId="59754792" w14:textId="77777777" w:rsidR="00056DED" w:rsidRPr="00144CC2" w:rsidRDefault="008E383E"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Calibri" w:hAnsi="Calibri"/>
                <w:sz w:val="18"/>
                <w:szCs w:val="18"/>
              </w:rPr>
              <w:t>“</w:t>
            </w:r>
            <w:r w:rsidRPr="0055507E">
              <w:rPr>
                <w:rFonts w:ascii="Calibri" w:hAnsi="Calibri"/>
                <w:sz w:val="18"/>
                <w:szCs w:val="18"/>
              </w:rPr>
              <w:t>Registered MCH-22 required</w:t>
            </w:r>
            <w:r>
              <w:rPr>
                <w:rFonts w:ascii="Calibri" w:hAnsi="Calibri"/>
                <w:sz w:val="18"/>
                <w:szCs w:val="18"/>
              </w:rPr>
              <w:t xml:space="preserve"> – </w:t>
            </w:r>
            <w:r w:rsidRPr="00E03C9E">
              <w:rPr>
                <w:rFonts w:ascii="Calibri" w:hAnsi="Calibri"/>
                <w:b/>
                <w:sz w:val="18"/>
                <w:szCs w:val="18"/>
              </w:rPr>
              <w:t>Do Not Proceed</w:t>
            </w:r>
            <w:r>
              <w:rPr>
                <w:rFonts w:ascii="Calibri" w:hAnsi="Calibri"/>
                <w:sz w:val="18"/>
                <w:szCs w:val="18"/>
              </w:rPr>
              <w:t>”</w:t>
            </w:r>
            <w:r w:rsidRPr="0055507E" w:rsidDel="00E03C9E">
              <w:rPr>
                <w:rFonts w:ascii="Calibri" w:hAnsi="Calibri"/>
                <w:sz w:val="18"/>
                <w:szCs w:val="18"/>
              </w:rPr>
              <w:t xml:space="preserve"> </w:t>
            </w:r>
            <w:r w:rsidRPr="0055507E">
              <w:rPr>
                <w:rFonts w:asciiTheme="minorHAnsi" w:hAnsiTheme="minorHAnsi"/>
                <w:sz w:val="18"/>
                <w:szCs w:val="18"/>
              </w:rPr>
              <w:t>&gt;&gt;</w:t>
            </w:r>
          </w:p>
        </w:tc>
      </w:tr>
      <w:tr w:rsidR="00056DED" w:rsidRPr="00144CC2" w14:paraId="5975479B"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94"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95" w14:textId="77777777" w:rsidR="00056DED" w:rsidRPr="0055507E"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59754796" w14:textId="6C0341AE"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0" w:type="dxa"/>
            <w:tcBorders>
              <w:top w:val="single" w:sz="4" w:space="0" w:color="000000"/>
              <w:left w:val="single" w:sz="4" w:space="0" w:color="000000"/>
              <w:bottom w:val="single" w:sz="4" w:space="0" w:color="000000"/>
              <w:right w:val="single" w:sz="4" w:space="0" w:color="000000"/>
            </w:tcBorders>
          </w:tcPr>
          <w:p w14:paraId="59754797" w14:textId="77777777" w:rsidR="008E383E" w:rsidRDefault="008E383E" w:rsidP="008E383E">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row </w:t>
            </w:r>
            <w:r>
              <w:rPr>
                <w:rFonts w:asciiTheme="minorHAnsi" w:hAnsiTheme="minorHAnsi"/>
                <w:sz w:val="18"/>
                <w:szCs w:val="18"/>
              </w:rPr>
              <w:t>C10</w:t>
            </w:r>
            <w:r w:rsidRPr="0055507E">
              <w:rPr>
                <w:rFonts w:asciiTheme="minorHAnsi" w:hAnsiTheme="minorHAnsi"/>
                <w:sz w:val="18"/>
                <w:szCs w:val="18"/>
              </w:rPr>
              <w:t xml:space="preserve"> </w:t>
            </w:r>
            <w:r>
              <w:rPr>
                <w:rFonts w:asciiTheme="minorHAnsi" w:hAnsiTheme="minorHAnsi"/>
                <w:sz w:val="18"/>
                <w:szCs w:val="18"/>
              </w:rPr>
              <w:t xml:space="preserve">is </w:t>
            </w:r>
            <w:r w:rsidRPr="0055507E">
              <w:rPr>
                <w:rFonts w:asciiTheme="minorHAnsi" w:hAnsiTheme="minorHAnsi"/>
                <w:sz w:val="18"/>
                <w:szCs w:val="18"/>
              </w:rPr>
              <w:t>less than or equal to 0.58</w:t>
            </w:r>
            <w:r>
              <w:rPr>
                <w:rFonts w:asciiTheme="minorHAnsi" w:hAnsiTheme="minorHAnsi"/>
                <w:sz w:val="18"/>
                <w:szCs w:val="18"/>
              </w:rPr>
              <w:t xml:space="preserve"> </w:t>
            </w:r>
            <w:r w:rsidRPr="0055507E">
              <w:rPr>
                <w:rFonts w:asciiTheme="minorHAnsi" w:hAnsiTheme="minorHAnsi"/>
                <w:sz w:val="18"/>
                <w:szCs w:val="18"/>
              </w:rPr>
              <w:t>watts</w:t>
            </w:r>
            <w:r>
              <w:rPr>
                <w:rFonts w:asciiTheme="minorHAnsi" w:hAnsiTheme="minorHAnsi"/>
                <w:sz w:val="18"/>
                <w:szCs w:val="18"/>
              </w:rPr>
              <w:t>/</w:t>
            </w:r>
            <w:r w:rsidRPr="0055507E">
              <w:rPr>
                <w:rFonts w:asciiTheme="minorHAnsi" w:hAnsiTheme="minorHAnsi"/>
                <w:sz w:val="18"/>
                <w:szCs w:val="18"/>
              </w:rPr>
              <w:t>CFM, then display text:</w:t>
            </w:r>
          </w:p>
          <w:p w14:paraId="59754798" w14:textId="77777777" w:rsidR="008E383E" w:rsidRPr="0055507E" w:rsidRDefault="008E383E" w:rsidP="008E383E">
            <w:pPr>
              <w:keepNext/>
              <w:rPr>
                <w:rFonts w:ascii="Calibri" w:hAnsi="Calibri"/>
                <w:sz w:val="18"/>
                <w:szCs w:val="18"/>
              </w:rPr>
            </w:pPr>
            <w:r w:rsidRPr="0055507E">
              <w:rPr>
                <w:rFonts w:asciiTheme="minorHAnsi" w:hAnsiTheme="minorHAnsi"/>
                <w:sz w:val="18"/>
                <w:szCs w:val="18"/>
              </w:rPr>
              <w:t>Pass</w:t>
            </w:r>
          </w:p>
          <w:p w14:paraId="59754799" w14:textId="77777777" w:rsidR="008E383E" w:rsidRPr="0055507E" w:rsidRDefault="008E383E" w:rsidP="008E383E">
            <w:pPr>
              <w:keepNext/>
              <w:rPr>
                <w:rFonts w:asciiTheme="minorHAnsi" w:hAnsiTheme="minorHAnsi"/>
                <w:sz w:val="18"/>
                <w:szCs w:val="18"/>
              </w:rPr>
            </w:pPr>
            <w:proofErr w:type="spellStart"/>
            <w:r w:rsidRPr="0055507E">
              <w:rPr>
                <w:rFonts w:ascii="Calibri" w:hAnsi="Calibri"/>
                <w:sz w:val="18"/>
                <w:szCs w:val="18"/>
              </w:rPr>
              <w:t>elseif</w:t>
            </w:r>
            <w:proofErr w:type="spellEnd"/>
            <w:r w:rsidRPr="0055507E">
              <w:rPr>
                <w:rFonts w:asciiTheme="minorHAnsi" w:hAnsiTheme="minorHAnsi"/>
                <w:sz w:val="18"/>
                <w:szCs w:val="18"/>
              </w:rPr>
              <w:t xml:space="preserve"> row </w:t>
            </w:r>
            <w:r>
              <w:rPr>
                <w:rFonts w:asciiTheme="minorHAnsi" w:hAnsiTheme="minorHAnsi"/>
                <w:sz w:val="18"/>
                <w:szCs w:val="18"/>
              </w:rPr>
              <w:t>C10</w:t>
            </w:r>
            <w:r w:rsidRPr="0055507E">
              <w:rPr>
                <w:rFonts w:asciiTheme="minorHAnsi" w:hAnsiTheme="minorHAnsi"/>
                <w:sz w:val="18"/>
                <w:szCs w:val="18"/>
              </w:rPr>
              <w:t xml:space="preserve"> is greater than 0.58/watts CFM, then display text:</w:t>
            </w:r>
          </w:p>
          <w:p w14:paraId="5975479A" w14:textId="77777777" w:rsidR="00056DED" w:rsidRPr="00144CC2" w:rsidRDefault="008E383E"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5975479C" w14:textId="77777777" w:rsidR="00056DED" w:rsidRDefault="00056DE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8E383E" w:rsidRPr="0055507E" w14:paraId="5975479E" w14:textId="77777777" w:rsidTr="008E383E">
        <w:tc>
          <w:tcPr>
            <w:tcW w:w="11016" w:type="dxa"/>
            <w:gridSpan w:val="2"/>
            <w:tcBorders>
              <w:top w:val="single" w:sz="4" w:space="0" w:color="000000"/>
              <w:left w:val="single" w:sz="4" w:space="0" w:color="000000"/>
              <w:bottom w:val="single" w:sz="4" w:space="0" w:color="000000"/>
              <w:right w:val="single" w:sz="4" w:space="0" w:color="000000"/>
            </w:tcBorders>
          </w:tcPr>
          <w:p w14:paraId="5975479D" w14:textId="77777777" w:rsidR="008E383E" w:rsidRPr="008E383E" w:rsidRDefault="008E383E" w:rsidP="00175FF5">
            <w:pPr>
              <w:keepNext/>
              <w:rPr>
                <w:rFonts w:asciiTheme="minorHAnsi" w:hAnsiTheme="minorHAnsi"/>
                <w:b/>
                <w:sz w:val="18"/>
                <w:szCs w:val="18"/>
              </w:rPr>
            </w:pPr>
            <w:r w:rsidRPr="00550BC7">
              <w:rPr>
                <w:rFonts w:asciiTheme="minorHAnsi" w:hAnsiTheme="minorHAnsi"/>
                <w:b/>
                <w:szCs w:val="18"/>
              </w:rPr>
              <w:lastRenderedPageBreak/>
              <w:t xml:space="preserve">D. Compliance Statement </w:t>
            </w:r>
          </w:p>
        </w:tc>
      </w:tr>
      <w:tr w:rsidR="008E383E" w:rsidRPr="0055507E" w14:paraId="597547A7" w14:textId="77777777" w:rsidTr="00175FF5">
        <w:tc>
          <w:tcPr>
            <w:tcW w:w="590" w:type="dxa"/>
            <w:vAlign w:val="center"/>
          </w:tcPr>
          <w:p w14:paraId="5975479F" w14:textId="77777777" w:rsidR="008E383E" w:rsidRPr="0055507E" w:rsidRDefault="008E383E" w:rsidP="00175FF5">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597547A0" w14:textId="77777777" w:rsidR="008E383E" w:rsidRDefault="008E383E" w:rsidP="00175FF5">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597547A1" w14:textId="77777777" w:rsidR="008E383E" w:rsidRDefault="008E383E" w:rsidP="00175FF5">
            <w:pPr>
              <w:rPr>
                <w:rFonts w:asciiTheme="minorHAnsi" w:hAnsiTheme="minorHAnsi"/>
                <w:sz w:val="18"/>
                <w:szCs w:val="18"/>
              </w:rPr>
            </w:pPr>
          </w:p>
          <w:p w14:paraId="597547A2" w14:textId="77777777" w:rsidR="008E383E" w:rsidRDefault="008E383E" w:rsidP="00175FF5">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597547A3" w14:textId="77777777" w:rsidR="008E383E" w:rsidRDefault="008E383E" w:rsidP="00175FF5">
            <w:pPr>
              <w:rPr>
                <w:rFonts w:asciiTheme="minorHAnsi" w:hAnsiTheme="minorHAnsi"/>
                <w:sz w:val="18"/>
                <w:szCs w:val="18"/>
              </w:rPr>
            </w:pPr>
          </w:p>
          <w:p w14:paraId="597547A4" w14:textId="77777777" w:rsidR="008E383E" w:rsidRDefault="008E383E" w:rsidP="00175FF5">
            <w:pPr>
              <w:rPr>
                <w:rFonts w:asciiTheme="minorHAnsi" w:hAnsiTheme="minorHAnsi"/>
                <w:sz w:val="18"/>
                <w:szCs w:val="18"/>
              </w:rPr>
            </w:pPr>
            <w:r>
              <w:rPr>
                <w:rFonts w:asciiTheme="minorHAnsi" w:hAnsiTheme="minorHAnsi"/>
                <w:sz w:val="18"/>
                <w:szCs w:val="18"/>
              </w:rPr>
              <w:t xml:space="preserve"> </w:t>
            </w: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597547A5" w14:textId="77777777" w:rsidR="008E383E" w:rsidRDefault="008E383E" w:rsidP="00175FF5">
            <w:pPr>
              <w:rPr>
                <w:rFonts w:asciiTheme="minorHAnsi" w:hAnsiTheme="minorHAnsi"/>
                <w:sz w:val="18"/>
                <w:szCs w:val="18"/>
              </w:rPr>
            </w:pPr>
          </w:p>
          <w:p w14:paraId="597547A6" w14:textId="77777777" w:rsidR="008E383E" w:rsidRPr="0055507E" w:rsidRDefault="008E383E" w:rsidP="00175FF5">
            <w:pPr>
              <w:rPr>
                <w:rFonts w:asciiTheme="minorHAnsi" w:hAnsiTheme="minorHAnsi"/>
                <w:b/>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Pr>
                <w:rFonts w:asciiTheme="minorHAnsi" w:hAnsiTheme="minorHAnsi"/>
                <w:sz w:val="18"/>
                <w:szCs w:val="18"/>
              </w:rPr>
              <w:t xml:space="preserve"> </w:t>
            </w:r>
          </w:p>
        </w:tc>
      </w:tr>
    </w:tbl>
    <w:p w14:paraId="59754886" w14:textId="77777777" w:rsidR="00056DED" w:rsidRPr="00550BC7" w:rsidRDefault="00056DED" w:rsidP="00056DE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56DED" w:rsidRPr="0084687D" w14:paraId="59754889" w14:textId="77777777" w:rsidTr="00056DED">
        <w:trPr>
          <w:cantSplit/>
          <w:trHeight w:val="432"/>
        </w:trPr>
        <w:tc>
          <w:tcPr>
            <w:tcW w:w="5000" w:type="pct"/>
            <w:gridSpan w:val="2"/>
            <w:vAlign w:val="center"/>
          </w:tcPr>
          <w:p w14:paraId="59754887" w14:textId="3625C9BC" w:rsidR="00056DED" w:rsidRPr="00550BC7" w:rsidRDefault="00F54601" w:rsidP="00550BC7">
            <w:pPr>
              <w:keepNext/>
              <w:rPr>
                <w:rFonts w:ascii="Calibri" w:hAnsi="Calibri"/>
                <w:b/>
                <w:szCs w:val="18"/>
              </w:rPr>
            </w:pPr>
            <w:r w:rsidRPr="00550BC7">
              <w:rPr>
                <w:rFonts w:ascii="Calibri" w:hAnsi="Calibri"/>
                <w:b/>
                <w:szCs w:val="18"/>
              </w:rPr>
              <w:t>E</w:t>
            </w:r>
            <w:r w:rsidR="00056DED" w:rsidRPr="00550BC7">
              <w:rPr>
                <w:rFonts w:ascii="Calibri" w:hAnsi="Calibri"/>
                <w:b/>
                <w:szCs w:val="18"/>
              </w:rPr>
              <w:t>. Determination of HERS Verification Compliance</w:t>
            </w:r>
          </w:p>
          <w:p w14:paraId="59754888" w14:textId="77777777" w:rsidR="00056DED" w:rsidRPr="0084687D" w:rsidRDefault="00056DED" w:rsidP="00550BC7">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056DED" w:rsidRPr="0084687D" w14:paraId="5975488C" w14:textId="77777777" w:rsidTr="00056DED">
        <w:trPr>
          <w:cantSplit/>
          <w:trHeight w:val="144"/>
        </w:trPr>
        <w:tc>
          <w:tcPr>
            <w:tcW w:w="253" w:type="pct"/>
            <w:vAlign w:val="center"/>
          </w:tcPr>
          <w:p w14:paraId="5975488A" w14:textId="77777777" w:rsidR="00056DED" w:rsidRPr="0084687D" w:rsidDel="00C76C40" w:rsidRDefault="00056DED" w:rsidP="00056DED">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5975488B" w14:textId="4CC66F1C" w:rsidR="00056DED" w:rsidRPr="0084687D" w:rsidRDefault="00056DED" w:rsidP="00F54601">
            <w:pPr>
              <w:keepNext/>
              <w:rPr>
                <w:rFonts w:ascii="Calibri" w:hAnsi="Calibri"/>
                <w:sz w:val="18"/>
                <w:szCs w:val="18"/>
              </w:rPr>
            </w:pPr>
            <w:r w:rsidRPr="0084687D">
              <w:rPr>
                <w:rFonts w:ascii="Calibri" w:hAnsi="Calibri"/>
                <w:sz w:val="18"/>
                <w:szCs w:val="18"/>
              </w:rPr>
              <w:t xml:space="preserve">&lt;&lt;if </w:t>
            </w:r>
            <w:r>
              <w:rPr>
                <w:rFonts w:ascii="Calibri" w:hAnsi="Calibri"/>
                <w:sz w:val="18"/>
                <w:szCs w:val="18"/>
              </w:rPr>
              <w:t>D01</w:t>
            </w:r>
            <w:r w:rsidRPr="0084687D">
              <w:rPr>
                <w:rFonts w:ascii="Calibri" w:hAnsi="Calibri"/>
                <w:sz w:val="18"/>
                <w:szCs w:val="18"/>
              </w:rPr>
              <w:t xml:space="preserve"> = </w:t>
            </w:r>
            <w:r w:rsidRPr="00D2491C">
              <w:rPr>
                <w:rFonts w:asciiTheme="minorHAnsi" w:hAnsiTheme="minorHAnsi"/>
                <w:sz w:val="18"/>
                <w:szCs w:val="18"/>
              </w:rPr>
              <w:t xml:space="preserve">Building Passes </w:t>
            </w:r>
            <w:r w:rsidRPr="0055507E">
              <w:rPr>
                <w:rFonts w:asciiTheme="minorHAnsi" w:hAnsiTheme="minorHAnsi"/>
                <w:sz w:val="18"/>
                <w:szCs w:val="18"/>
              </w:rPr>
              <w:t>Intermittent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5975488D" w14:textId="77777777" w:rsidR="00EC2FC5" w:rsidRPr="00FC3C7B" w:rsidRDefault="00EC2FC5">
      <w:pPr>
        <w:rPr>
          <w:rFonts w:asciiTheme="minorHAnsi" w:hAnsiTheme="minorHAns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433AC" w:rsidRPr="00E16DC5" w14:paraId="5975488F" w14:textId="77777777" w:rsidTr="003507ED">
        <w:trPr>
          <w:trHeight w:val="288"/>
        </w:trPr>
        <w:tc>
          <w:tcPr>
            <w:tcW w:w="10950" w:type="dxa"/>
            <w:gridSpan w:val="4"/>
            <w:vAlign w:val="center"/>
          </w:tcPr>
          <w:p w14:paraId="5975488E"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3433AC" w:rsidRPr="00E16DC5" w14:paraId="59754891" w14:textId="77777777" w:rsidTr="003507ED">
        <w:trPr>
          <w:trHeight w:val="360"/>
        </w:trPr>
        <w:tc>
          <w:tcPr>
            <w:tcW w:w="10950" w:type="dxa"/>
            <w:gridSpan w:val="4"/>
            <w:vAlign w:val="center"/>
          </w:tcPr>
          <w:p w14:paraId="59754890" w14:textId="77777777" w:rsidR="003433AC" w:rsidRPr="00E16DC5" w:rsidRDefault="003433AC" w:rsidP="00550BC7">
            <w:pPr>
              <w:keepNext/>
              <w:numPr>
                <w:ilvl w:val="0"/>
                <w:numId w:val="33"/>
              </w:numPr>
              <w:ind w:left="271" w:hanging="275"/>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3433AC" w:rsidRPr="00E16DC5" w14:paraId="59754894" w14:textId="77777777" w:rsidTr="003507ED">
        <w:trPr>
          <w:trHeight w:val="360"/>
        </w:trPr>
        <w:tc>
          <w:tcPr>
            <w:tcW w:w="5434" w:type="dxa"/>
          </w:tcPr>
          <w:p w14:paraId="59754892"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59754893"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3433AC" w:rsidRPr="00E16DC5" w14:paraId="59754897" w14:textId="77777777" w:rsidTr="003507ED">
        <w:trPr>
          <w:trHeight w:val="360"/>
        </w:trPr>
        <w:tc>
          <w:tcPr>
            <w:tcW w:w="5434" w:type="dxa"/>
          </w:tcPr>
          <w:p w14:paraId="59754895"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59754896"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3433AC" w:rsidRPr="00E16DC5" w14:paraId="5975489A" w14:textId="77777777" w:rsidTr="003507ED">
        <w:trPr>
          <w:trHeight w:val="360"/>
        </w:trPr>
        <w:tc>
          <w:tcPr>
            <w:tcW w:w="5434" w:type="dxa"/>
          </w:tcPr>
          <w:p w14:paraId="59754898"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59754899"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3433AC" w:rsidRPr="00E16DC5" w14:paraId="5975489D" w14:textId="77777777" w:rsidTr="003507ED">
        <w:trPr>
          <w:trHeight w:val="360"/>
        </w:trPr>
        <w:tc>
          <w:tcPr>
            <w:tcW w:w="5434" w:type="dxa"/>
          </w:tcPr>
          <w:p w14:paraId="5975489B"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5975489C"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3433AC" w:rsidRPr="00E16DC5" w14:paraId="5975489F" w14:textId="77777777" w:rsidTr="003507ED">
        <w:tblPrEx>
          <w:tblCellMar>
            <w:left w:w="115" w:type="dxa"/>
            <w:right w:w="115" w:type="dxa"/>
          </w:tblCellMar>
        </w:tblPrEx>
        <w:trPr>
          <w:trHeight w:val="296"/>
        </w:trPr>
        <w:tc>
          <w:tcPr>
            <w:tcW w:w="10950" w:type="dxa"/>
            <w:gridSpan w:val="4"/>
            <w:vAlign w:val="center"/>
          </w:tcPr>
          <w:p w14:paraId="5975489E"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3433AC" w:rsidRPr="00E16DC5" w14:paraId="597548A6" w14:textId="77777777" w:rsidTr="003507ED">
        <w:tblPrEx>
          <w:tblCellMar>
            <w:left w:w="115" w:type="dxa"/>
            <w:right w:w="115" w:type="dxa"/>
          </w:tblCellMar>
        </w:tblPrEx>
        <w:trPr>
          <w:trHeight w:val="504"/>
        </w:trPr>
        <w:tc>
          <w:tcPr>
            <w:tcW w:w="10950" w:type="dxa"/>
            <w:gridSpan w:val="4"/>
            <w:shd w:val="clear" w:color="auto" w:fill="auto"/>
          </w:tcPr>
          <w:p w14:paraId="597548A0" w14:textId="77777777" w:rsidR="003433AC" w:rsidRPr="00E16DC5" w:rsidRDefault="003433AC" w:rsidP="00550BC7">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597548A1"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597548A2"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597548A3"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7548A4"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7548A5"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33AC" w:rsidRPr="00E16DC5" w14:paraId="597548A8" w14:textId="77777777" w:rsidTr="003507ED">
        <w:tblPrEx>
          <w:tblCellMar>
            <w:left w:w="115" w:type="dxa"/>
            <w:right w:w="115" w:type="dxa"/>
          </w:tblCellMar>
        </w:tblPrEx>
        <w:trPr>
          <w:trHeight w:val="278"/>
        </w:trPr>
        <w:tc>
          <w:tcPr>
            <w:tcW w:w="10950" w:type="dxa"/>
            <w:gridSpan w:val="4"/>
            <w:vAlign w:val="center"/>
          </w:tcPr>
          <w:p w14:paraId="597548A7"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3433AC" w:rsidRPr="00E16DC5" w14:paraId="597548AA" w14:textId="77777777" w:rsidTr="003507ED">
        <w:tblPrEx>
          <w:tblCellMar>
            <w:left w:w="115" w:type="dxa"/>
            <w:right w:w="115" w:type="dxa"/>
          </w:tblCellMar>
        </w:tblPrEx>
        <w:trPr>
          <w:trHeight w:hRule="exact" w:val="360"/>
        </w:trPr>
        <w:tc>
          <w:tcPr>
            <w:tcW w:w="10950" w:type="dxa"/>
            <w:gridSpan w:val="4"/>
            <w:vAlign w:val="center"/>
          </w:tcPr>
          <w:p w14:paraId="597548A9" w14:textId="77777777" w:rsidR="003433AC" w:rsidRPr="00E16DC5" w:rsidRDefault="003433AC" w:rsidP="00200F0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3433AC" w:rsidRPr="00E16DC5" w14:paraId="597548AD" w14:textId="77777777" w:rsidTr="003507ED">
        <w:tblPrEx>
          <w:tblCellMar>
            <w:left w:w="115" w:type="dxa"/>
            <w:right w:w="115" w:type="dxa"/>
          </w:tblCellMar>
        </w:tblPrEx>
        <w:trPr>
          <w:trHeight w:hRule="exact" w:val="360"/>
        </w:trPr>
        <w:tc>
          <w:tcPr>
            <w:tcW w:w="5475" w:type="dxa"/>
            <w:gridSpan w:val="2"/>
          </w:tcPr>
          <w:p w14:paraId="597548AB" w14:textId="77777777" w:rsidR="003433AC" w:rsidRPr="00E16DC5" w:rsidRDefault="003433AC" w:rsidP="00200F0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597548AC" w14:textId="77777777" w:rsidR="003433AC" w:rsidRPr="00E16DC5" w:rsidRDefault="003433AC" w:rsidP="00200F0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3433AC" w:rsidRPr="00E16DC5" w14:paraId="597548AF" w14:textId="77777777" w:rsidTr="003507ED">
        <w:tblPrEx>
          <w:tblCellMar>
            <w:left w:w="108" w:type="dxa"/>
            <w:right w:w="108" w:type="dxa"/>
          </w:tblCellMar>
        </w:tblPrEx>
        <w:trPr>
          <w:trHeight w:hRule="exact" w:val="288"/>
        </w:trPr>
        <w:tc>
          <w:tcPr>
            <w:tcW w:w="10950" w:type="dxa"/>
            <w:gridSpan w:val="4"/>
            <w:vAlign w:val="center"/>
          </w:tcPr>
          <w:p w14:paraId="597548AE" w14:textId="77777777" w:rsidR="003433AC" w:rsidRPr="00E16DC5" w:rsidRDefault="003433AC" w:rsidP="00200F0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3433AC" w:rsidRPr="00E16DC5" w14:paraId="597548B2" w14:textId="77777777" w:rsidTr="003507ED">
        <w:tblPrEx>
          <w:tblCellMar>
            <w:left w:w="108" w:type="dxa"/>
            <w:right w:w="108" w:type="dxa"/>
          </w:tblCellMar>
        </w:tblPrEx>
        <w:trPr>
          <w:trHeight w:hRule="exact" w:val="360"/>
        </w:trPr>
        <w:tc>
          <w:tcPr>
            <w:tcW w:w="5482" w:type="dxa"/>
            <w:gridSpan w:val="3"/>
          </w:tcPr>
          <w:p w14:paraId="597548B0" w14:textId="77777777" w:rsidR="003433AC" w:rsidRPr="00E16DC5" w:rsidRDefault="003433AC" w:rsidP="00200F0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597548B1" w14:textId="7EBB6C14" w:rsidR="003433AC" w:rsidRPr="00E16DC5" w:rsidRDefault="003433AC" w:rsidP="00200F0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550BC7">
              <w:rPr>
                <w:rFonts w:asciiTheme="minorHAnsi" w:eastAsia="Calibri" w:hAnsiTheme="minorHAnsi"/>
                <w:sz w:val="14"/>
                <w:szCs w:val="14"/>
              </w:rPr>
              <w:t>:</w:t>
            </w:r>
          </w:p>
        </w:tc>
      </w:tr>
      <w:tr w:rsidR="003433AC" w:rsidRPr="00E16DC5" w14:paraId="597548B4" w14:textId="77777777" w:rsidTr="003507ED">
        <w:tblPrEx>
          <w:tblCellMar>
            <w:left w:w="108" w:type="dxa"/>
            <w:right w:w="108" w:type="dxa"/>
          </w:tblCellMar>
        </w:tblPrEx>
        <w:trPr>
          <w:trHeight w:val="288"/>
        </w:trPr>
        <w:tc>
          <w:tcPr>
            <w:tcW w:w="10950" w:type="dxa"/>
            <w:gridSpan w:val="4"/>
            <w:vAlign w:val="center"/>
          </w:tcPr>
          <w:p w14:paraId="597548B3" w14:textId="77777777" w:rsidR="003433AC" w:rsidRPr="00E16DC5" w:rsidRDefault="003433AC" w:rsidP="00550B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3433AC" w:rsidRPr="00E16DC5" w14:paraId="597548B6" w14:textId="77777777" w:rsidTr="003507ED">
        <w:tblPrEx>
          <w:tblCellMar>
            <w:left w:w="108" w:type="dxa"/>
            <w:right w:w="108" w:type="dxa"/>
          </w:tblCellMar>
        </w:tblPrEx>
        <w:trPr>
          <w:trHeight w:hRule="exact" w:val="360"/>
        </w:trPr>
        <w:tc>
          <w:tcPr>
            <w:tcW w:w="10950" w:type="dxa"/>
            <w:gridSpan w:val="4"/>
          </w:tcPr>
          <w:p w14:paraId="597548B5" w14:textId="77777777" w:rsidR="003433AC" w:rsidRPr="00E16DC5" w:rsidRDefault="003433AC" w:rsidP="00200F0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3433AC" w:rsidRPr="00E16DC5" w14:paraId="597548B9"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8B7" w14:textId="77777777"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7548B8" w14:textId="77777777"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3433AC" w:rsidRPr="00E16DC5" w14:paraId="597548BC"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8BA" w14:textId="772E473B"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550BC7">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97548BB" w14:textId="77777777"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597548BD" w14:textId="77777777" w:rsidR="003433AC" w:rsidRDefault="003433AC" w:rsidP="00314D0D">
      <w:pPr>
        <w:keepNext/>
        <w:tabs>
          <w:tab w:val="left" w:pos="-2600"/>
        </w:tabs>
        <w:outlineLvl w:val="2"/>
        <w:rPr>
          <w:rFonts w:asciiTheme="minorHAnsi" w:hAnsiTheme="minorHAnsi" w:cs="Arial"/>
          <w:bCs/>
          <w:caps/>
          <w:sz w:val="18"/>
          <w:szCs w:val="18"/>
        </w:rPr>
      </w:pPr>
    </w:p>
    <w:p w14:paraId="59754C23" w14:textId="77777777" w:rsidR="00056DED" w:rsidRPr="00056DED" w:rsidRDefault="00056DED" w:rsidP="00550BC7">
      <w:pPr>
        <w:rPr>
          <w:rFonts w:asciiTheme="minorHAnsi" w:hAnsiTheme="minorHAnsi" w:cs="Arial"/>
          <w:bCs/>
          <w:caps/>
          <w:sz w:val="18"/>
          <w:szCs w:val="18"/>
        </w:rPr>
      </w:pPr>
    </w:p>
    <w:sectPr w:rsidR="00056DED" w:rsidRPr="00056DED" w:rsidSect="00BE3387">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D4436B" w14:textId="77777777" w:rsidR="009B20BA" w:rsidRDefault="009B20BA">
      <w:r>
        <w:separator/>
      </w:r>
    </w:p>
  </w:endnote>
  <w:endnote w:type="continuationSeparator" w:id="0">
    <w:p w14:paraId="2D96C9B0" w14:textId="77777777" w:rsidR="009B20BA" w:rsidRDefault="009B20BA">
      <w:r>
        <w:continuationSeparator/>
      </w:r>
    </w:p>
  </w:endnote>
  <w:endnote w:type="continuationNotice" w:id="1">
    <w:p w14:paraId="5C451105" w14:textId="77777777" w:rsidR="009B20BA" w:rsidRDefault="009B2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8EE78D" w14:textId="77777777" w:rsidR="009B20BA" w:rsidRDefault="009B20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3B" w14:textId="77777777" w:rsidR="009B20BA" w:rsidRPr="00BE21BE" w:rsidRDefault="009B20BA" w:rsidP="00550BC7">
    <w:pPr>
      <w:pStyle w:val="Footer"/>
      <w:rPr>
        <w:b/>
      </w:rPr>
    </w:pPr>
    <w:r w:rsidRPr="00BE21BE">
      <w:t xml:space="preserve">Registration Number:                                            Registration Date/Time:                                                 HERS Provider:                                   </w:t>
    </w:r>
  </w:p>
  <w:p w14:paraId="59754C3C" w14:textId="45E18FB5" w:rsidR="009B20BA" w:rsidRPr="00BE21BE" w:rsidRDefault="009B20BA" w:rsidP="00550BC7">
    <w:pPr>
      <w:pStyle w:val="Footer"/>
    </w:pPr>
    <w:r w:rsidRPr="00BE21BE">
      <w:t>CA Building Energy Efficiency Standards - 201</w:t>
    </w:r>
    <w:r>
      <w:t>6</w:t>
    </w:r>
    <w:r w:rsidRPr="00BE21BE">
      <w:t xml:space="preserve"> Residential Compliance</w:t>
    </w:r>
    <w:r w:rsidRPr="00BE21BE">
      <w:tab/>
    </w:r>
    <w: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EBFF8A" w14:textId="77777777" w:rsidR="009B20BA" w:rsidRDefault="009B20B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46" w14:textId="7952EF23" w:rsidR="009B20BA" w:rsidRPr="00BE21BE" w:rsidRDefault="009B20BA" w:rsidP="00550BC7">
    <w:pPr>
      <w:pStyle w:val="Footer"/>
    </w:pPr>
    <w:r w:rsidRPr="00BE21BE">
      <w:t>CA Building Energy Efficiency Standards - 201</w:t>
    </w:r>
    <w:r>
      <w:t>6</w:t>
    </w:r>
    <w:r w:rsidRPr="00BE21BE">
      <w:t xml:space="preserve"> Residential Compliance</w:t>
    </w:r>
    <w:r w:rsidRPr="00BE21BE">
      <w:tab/>
    </w:r>
    <w: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B1B20E" w14:textId="77777777" w:rsidR="009B20BA" w:rsidRDefault="009B20BA">
      <w:r>
        <w:separator/>
      </w:r>
    </w:p>
  </w:footnote>
  <w:footnote w:type="continuationSeparator" w:id="0">
    <w:p w14:paraId="25FDE9DD" w14:textId="77777777" w:rsidR="009B20BA" w:rsidRDefault="009B20BA">
      <w:r>
        <w:continuationSeparator/>
      </w:r>
    </w:p>
  </w:footnote>
  <w:footnote w:type="continuationNotice" w:id="1">
    <w:p w14:paraId="69DF555F" w14:textId="77777777" w:rsidR="009B20BA" w:rsidRDefault="009B20B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28" w14:textId="77777777" w:rsidR="009B20BA" w:rsidRDefault="009B20BA">
    <w:pPr>
      <w:pStyle w:val="Header"/>
    </w:pPr>
    <w:r>
      <w:rPr>
        <w:noProof/>
      </w:rPr>
      <w:pict w14:anchorId="59754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5" o:spid="_x0000_s614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29" w14:textId="61C0E0BC" w:rsidR="009B20BA" w:rsidRPr="007770C5" w:rsidRDefault="009B20BA" w:rsidP="00947A91">
    <w:pPr>
      <w:suppressAutoHyphens/>
      <w:ind w:left="-90"/>
      <w:rPr>
        <w:rFonts w:ascii="Arial" w:hAnsi="Arial" w:cs="Arial"/>
        <w:sz w:val="14"/>
        <w:szCs w:val="14"/>
      </w:rPr>
    </w:pPr>
    <w:r w:rsidRPr="00550BC7">
      <w:rPr>
        <w:rFonts w:ascii="Arial" w:hAnsi="Arial" w:cs="Arial"/>
        <w:noProof/>
        <w:sz w:val="14"/>
        <w:szCs w:val="14"/>
      </w:rPr>
      <w:drawing>
        <wp:anchor distT="0" distB="0" distL="114300" distR="114300" simplePos="0" relativeHeight="251658240" behindDoc="0" locked="0" layoutInCell="1" allowOverlap="1" wp14:anchorId="59754C53" wp14:editId="33460FE4">
          <wp:simplePos x="0" y="0"/>
          <wp:positionH relativeFrom="margin">
            <wp:posOffset>6623050</wp:posOffset>
          </wp:positionH>
          <wp:positionV relativeFrom="margin">
            <wp:posOffset>-1226820</wp:posOffset>
          </wp:positionV>
          <wp:extent cx="308610" cy="270510"/>
          <wp:effectExtent l="0" t="0" r="0" b="0"/>
          <wp:wrapSquare wrapText="bothSides"/>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4"/>
        <w:szCs w:val="14"/>
      </w:rPr>
      <w:pict w14:anchorId="59754C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6" o:spid="_x0000_s614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59754C2A" w14:textId="77777777" w:rsidR="009B20BA" w:rsidRPr="007770C5" w:rsidRDefault="009B20BA" w:rsidP="00947A91">
    <w:pPr>
      <w:suppressAutoHyphens/>
      <w:ind w:left="-90"/>
      <w:rPr>
        <w:rFonts w:ascii="Arial" w:hAnsi="Arial" w:cs="Arial"/>
        <w:b/>
        <w:sz w:val="24"/>
        <w:szCs w:val="24"/>
      </w:rPr>
    </w:pPr>
    <w:r>
      <w:rPr>
        <w:rFonts w:ascii="Arial" w:hAnsi="Arial" w:cs="Arial"/>
        <w:b/>
        <w:sz w:val="24"/>
        <w:szCs w:val="24"/>
      </w:rPr>
      <w:t>INDOOR AIR QUALITY AND MECHANICAL VENTILATION</w:t>
    </w:r>
  </w:p>
  <w:p w14:paraId="59754C2B" w14:textId="71F45804" w:rsidR="009B20BA" w:rsidRPr="007770C5" w:rsidRDefault="009B20BA" w:rsidP="00947A91">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B20BA" w:rsidRPr="00F85124" w14:paraId="59754C2E" w14:textId="77777777" w:rsidTr="00BE21BE">
      <w:trPr>
        <w:cantSplit/>
        <w:trHeight w:val="288"/>
      </w:trPr>
      <w:tc>
        <w:tcPr>
          <w:tcW w:w="3881" w:type="pct"/>
          <w:gridSpan w:val="2"/>
          <w:tcBorders>
            <w:bottom w:val="single" w:sz="4" w:space="0" w:color="auto"/>
            <w:right w:val="nil"/>
          </w:tcBorders>
          <w:vAlign w:val="center"/>
        </w:tcPr>
        <w:p w14:paraId="59754C2C" w14:textId="77777777" w:rsidR="009B20BA" w:rsidRPr="0093720E" w:rsidRDefault="009B20BA" w:rsidP="00427BF1">
          <w:pPr>
            <w:pStyle w:val="Style17"/>
            <w:rPr>
              <w:b/>
              <w:sz w:val="20"/>
            </w:rPr>
          </w:pPr>
          <w:r w:rsidRPr="0093720E">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59754C2D" w14:textId="77777777" w:rsidR="009B20BA" w:rsidRPr="0093720E" w:rsidRDefault="009B20BA" w:rsidP="00427BF1">
          <w:pPr>
            <w:pStyle w:val="Style18"/>
            <w:rPr>
              <w:b/>
              <w:sz w:val="20"/>
            </w:rPr>
          </w:pPr>
          <w:r w:rsidRPr="0093720E">
            <w:rPr>
              <w:sz w:val="20"/>
            </w:rPr>
            <w:t>CF</w:t>
          </w:r>
          <w:r>
            <w:rPr>
              <w:sz w:val="20"/>
            </w:rPr>
            <w:t>3</w:t>
          </w:r>
          <w:r w:rsidRPr="0093720E">
            <w:rPr>
              <w:sz w:val="20"/>
            </w:rPr>
            <w:t>R-MCH-27</w:t>
          </w:r>
          <w:r>
            <w:rPr>
              <w:sz w:val="20"/>
            </w:rPr>
            <w:t>-H</w:t>
          </w:r>
        </w:p>
      </w:tc>
    </w:tr>
    <w:tr w:rsidR="009B20BA" w:rsidRPr="00F85124" w14:paraId="59754C31" w14:textId="77777777" w:rsidTr="00182743">
      <w:trPr>
        <w:cantSplit/>
        <w:trHeight w:val="288"/>
      </w:trPr>
      <w:tc>
        <w:tcPr>
          <w:tcW w:w="2285" w:type="pct"/>
          <w:tcBorders>
            <w:right w:val="nil"/>
          </w:tcBorders>
        </w:tcPr>
        <w:p w14:paraId="59754C2F" w14:textId="77777777" w:rsidR="009B20BA" w:rsidRPr="00F85124" w:rsidRDefault="009B20BA" w:rsidP="00182743">
          <w:pPr>
            <w:pStyle w:val="Style19"/>
            <w:rPr>
              <w:sz w:val="12"/>
              <w:szCs w:val="12"/>
            </w:rPr>
          </w:pPr>
          <w:r w:rsidRPr="00505A99">
            <w:t>Indoor Air Quality and Mechanical Ventilation</w:t>
          </w:r>
        </w:p>
      </w:tc>
      <w:tc>
        <w:tcPr>
          <w:tcW w:w="2715" w:type="pct"/>
          <w:gridSpan w:val="2"/>
          <w:tcBorders>
            <w:left w:val="nil"/>
          </w:tcBorders>
        </w:tcPr>
        <w:p w14:paraId="59754C30" w14:textId="77777777" w:rsidR="009B20BA" w:rsidRPr="00F85124" w:rsidRDefault="009B20BA"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F34068" w:rsidRPr="00F34068">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F34068" w:rsidRPr="00F34068">
              <w:rPr>
                <w:rFonts w:asciiTheme="minorHAnsi" w:hAnsiTheme="minorHAnsi"/>
                <w:bCs/>
                <w:noProof/>
              </w:rPr>
              <w:t>3</w:t>
            </w:r>
          </w:fldSimple>
          <w:r w:rsidRPr="00F85124">
            <w:rPr>
              <w:rFonts w:asciiTheme="minorHAnsi" w:hAnsiTheme="minorHAnsi"/>
              <w:bCs/>
            </w:rPr>
            <w:t>)</w:t>
          </w:r>
        </w:p>
      </w:tc>
    </w:tr>
    <w:tr w:rsidR="009B20BA" w:rsidRPr="00F85124" w14:paraId="59754C35" w14:textId="77777777" w:rsidTr="00BE21BE">
      <w:trPr>
        <w:cantSplit/>
        <w:trHeight w:val="288"/>
      </w:trPr>
      <w:tc>
        <w:tcPr>
          <w:tcW w:w="0" w:type="auto"/>
        </w:tcPr>
        <w:p w14:paraId="59754C32" w14:textId="77777777" w:rsidR="009B20BA" w:rsidRPr="00F85124" w:rsidRDefault="009B20BA" w:rsidP="00182743">
          <w:pPr>
            <w:pStyle w:val="Style20"/>
          </w:pPr>
          <w:r w:rsidRPr="00F85124">
            <w:t>Project Name:</w:t>
          </w:r>
        </w:p>
      </w:tc>
      <w:tc>
        <w:tcPr>
          <w:tcW w:w="1596" w:type="pct"/>
        </w:tcPr>
        <w:p w14:paraId="59754C33" w14:textId="77777777" w:rsidR="009B20BA" w:rsidRPr="00F85124" w:rsidRDefault="009B20BA" w:rsidP="00182743">
          <w:pPr>
            <w:pStyle w:val="Style20"/>
          </w:pPr>
          <w:r w:rsidRPr="00F85124">
            <w:t>Enforcement Agency:</w:t>
          </w:r>
        </w:p>
      </w:tc>
      <w:tc>
        <w:tcPr>
          <w:tcW w:w="1119" w:type="pct"/>
        </w:tcPr>
        <w:p w14:paraId="59754C34" w14:textId="77777777" w:rsidR="009B20BA" w:rsidRPr="00F85124" w:rsidRDefault="009B20BA" w:rsidP="00182743">
          <w:pPr>
            <w:pStyle w:val="Style20"/>
          </w:pPr>
          <w:r w:rsidRPr="00F85124">
            <w:t>Permit Number:</w:t>
          </w:r>
        </w:p>
      </w:tc>
    </w:tr>
    <w:tr w:rsidR="009B20BA" w:rsidRPr="00F85124" w14:paraId="59754C39" w14:textId="77777777" w:rsidTr="00BE21BE">
      <w:trPr>
        <w:cantSplit/>
        <w:trHeight w:val="288"/>
      </w:trPr>
      <w:tc>
        <w:tcPr>
          <w:tcW w:w="0" w:type="auto"/>
        </w:tcPr>
        <w:p w14:paraId="59754C36" w14:textId="77777777" w:rsidR="009B20BA" w:rsidRPr="00F85124" w:rsidRDefault="009B20BA" w:rsidP="00182743">
          <w:pPr>
            <w:pStyle w:val="Style20"/>
            <w:rPr>
              <w:vertAlign w:val="superscript"/>
            </w:rPr>
          </w:pPr>
          <w:r w:rsidRPr="00F85124">
            <w:t>Dwelling Address:</w:t>
          </w:r>
        </w:p>
      </w:tc>
      <w:tc>
        <w:tcPr>
          <w:tcW w:w="1596" w:type="pct"/>
        </w:tcPr>
        <w:p w14:paraId="59754C37" w14:textId="5B30443D" w:rsidR="009B20BA" w:rsidRPr="00F85124" w:rsidRDefault="009B20BA" w:rsidP="00182743">
          <w:pPr>
            <w:pStyle w:val="Style20"/>
            <w:rPr>
              <w:vertAlign w:val="superscript"/>
            </w:rPr>
          </w:pPr>
          <w:r w:rsidRPr="00F85124">
            <w:t>City</w:t>
          </w:r>
          <w:r>
            <w:t>:</w:t>
          </w:r>
        </w:p>
      </w:tc>
      <w:tc>
        <w:tcPr>
          <w:tcW w:w="1119" w:type="pct"/>
        </w:tcPr>
        <w:p w14:paraId="59754C38" w14:textId="65B6B25F" w:rsidR="009B20BA" w:rsidRPr="00F85124" w:rsidRDefault="009B20BA" w:rsidP="00182743">
          <w:pPr>
            <w:pStyle w:val="Style20"/>
            <w:rPr>
              <w:vertAlign w:val="superscript"/>
            </w:rPr>
          </w:pPr>
          <w:r w:rsidRPr="00F85124">
            <w:t>Zip Code</w:t>
          </w:r>
          <w:r>
            <w:t>:</w:t>
          </w:r>
        </w:p>
      </w:tc>
    </w:tr>
  </w:tbl>
  <w:p w14:paraId="59754C3A" w14:textId="77777777" w:rsidR="009B20BA" w:rsidRDefault="009B20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3D" w14:textId="77777777" w:rsidR="009B20BA" w:rsidRDefault="009B20BA">
    <w:pPr>
      <w:pStyle w:val="Header"/>
    </w:pPr>
    <w:r>
      <w:rPr>
        <w:noProof/>
      </w:rPr>
      <w:pict w14:anchorId="59754C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4" o:spid="_x0000_s614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3E" w14:textId="77777777" w:rsidR="009B20BA" w:rsidRDefault="009B20BA">
    <w:pPr>
      <w:pStyle w:val="Header"/>
    </w:pPr>
    <w:r>
      <w:rPr>
        <w:noProof/>
      </w:rPr>
      <w:pict w14:anchorId="59754C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8" o:spid="_x0000_s614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B20BA" w:rsidRPr="00F85124" w14:paraId="59754C41" w14:textId="77777777" w:rsidTr="00182743">
      <w:trPr>
        <w:cantSplit/>
        <w:trHeight w:val="288"/>
      </w:trPr>
      <w:tc>
        <w:tcPr>
          <w:tcW w:w="3881" w:type="pct"/>
          <w:gridSpan w:val="2"/>
          <w:tcBorders>
            <w:bottom w:val="single" w:sz="4" w:space="0" w:color="auto"/>
            <w:right w:val="nil"/>
          </w:tcBorders>
          <w:vAlign w:val="center"/>
        </w:tcPr>
        <w:p w14:paraId="59754C3F" w14:textId="77777777" w:rsidR="009B20BA" w:rsidRPr="00927918" w:rsidRDefault="009B20BA" w:rsidP="00BE21BE">
          <w:pPr>
            <w:pStyle w:val="Style17"/>
            <w:rPr>
              <w:b/>
              <w:sz w:val="20"/>
            </w:rPr>
          </w:pPr>
          <w:r>
            <w:rPr>
              <w:noProof/>
              <w:sz w:val="20"/>
            </w:rPr>
            <w:pict w14:anchorId="59754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9" o:spid="_x0000_s615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9754C40" w14:textId="77777777" w:rsidR="009B20BA" w:rsidRPr="00927918" w:rsidRDefault="009B20BA" w:rsidP="00427BF1">
          <w:pPr>
            <w:pStyle w:val="Style18"/>
            <w:rPr>
              <w:b/>
              <w:sz w:val="20"/>
            </w:rPr>
          </w:pPr>
          <w:r w:rsidRPr="00927918">
            <w:rPr>
              <w:sz w:val="20"/>
            </w:rPr>
            <w:t>CF</w:t>
          </w:r>
          <w:r>
            <w:rPr>
              <w:sz w:val="20"/>
            </w:rPr>
            <w:t>3</w:t>
          </w:r>
          <w:r w:rsidRPr="00927918">
            <w:rPr>
              <w:sz w:val="20"/>
            </w:rPr>
            <w:t>R-MCH-27</w:t>
          </w:r>
          <w:r>
            <w:rPr>
              <w:sz w:val="20"/>
            </w:rPr>
            <w:t>d-H</w:t>
          </w:r>
        </w:p>
      </w:tc>
    </w:tr>
    <w:tr w:rsidR="009B20BA" w:rsidRPr="00F85124" w14:paraId="59754C44" w14:textId="77777777" w:rsidTr="00182743">
      <w:trPr>
        <w:cantSplit/>
        <w:trHeight w:val="288"/>
      </w:trPr>
      <w:tc>
        <w:tcPr>
          <w:tcW w:w="2285" w:type="pct"/>
          <w:tcBorders>
            <w:right w:val="nil"/>
          </w:tcBorders>
        </w:tcPr>
        <w:p w14:paraId="59754C42" w14:textId="77777777" w:rsidR="009B20BA" w:rsidRPr="00F85124" w:rsidRDefault="009B20BA"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59754C43" w14:textId="77777777" w:rsidR="009B20BA" w:rsidRPr="00F85124" w:rsidRDefault="009B20BA"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F34068" w:rsidRPr="00F34068">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F34068" w:rsidRPr="00F34068">
              <w:rPr>
                <w:rFonts w:asciiTheme="minorHAnsi" w:hAnsiTheme="minorHAnsi"/>
                <w:bCs/>
                <w:noProof/>
              </w:rPr>
              <w:t>4</w:t>
            </w:r>
          </w:fldSimple>
          <w:r w:rsidRPr="00F85124">
            <w:rPr>
              <w:rFonts w:asciiTheme="minorHAnsi" w:hAnsiTheme="minorHAnsi"/>
              <w:bCs/>
            </w:rPr>
            <w:t>)</w:t>
          </w:r>
        </w:p>
      </w:tc>
    </w:tr>
  </w:tbl>
  <w:p w14:paraId="59754C45" w14:textId="77777777" w:rsidR="009B20BA" w:rsidRDefault="009B20BA" w:rsidP="0093720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47" w14:textId="77777777" w:rsidR="009B20BA" w:rsidRDefault="009B20BA">
    <w:pPr>
      <w:pStyle w:val="Header"/>
    </w:pPr>
    <w:r>
      <w:rPr>
        <w:noProof/>
      </w:rPr>
      <w:pict w14:anchorId="59754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7" o:spid="_x0000_s614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48" w14:textId="77777777" w:rsidR="009B20BA" w:rsidRDefault="009B20BA">
    <w:pPr>
      <w:pStyle w:val="Header"/>
    </w:pPr>
    <w:r>
      <w:rPr>
        <w:noProof/>
      </w:rPr>
      <w:pict w14:anchorId="59754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1" o:spid="_x0000_s615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B20BA" w:rsidRPr="00F85124" w14:paraId="59754C4B" w14:textId="77777777" w:rsidTr="00182743">
      <w:trPr>
        <w:cantSplit/>
        <w:trHeight w:val="288"/>
      </w:trPr>
      <w:tc>
        <w:tcPr>
          <w:tcW w:w="3881" w:type="pct"/>
          <w:gridSpan w:val="2"/>
          <w:tcBorders>
            <w:bottom w:val="single" w:sz="4" w:space="0" w:color="auto"/>
            <w:right w:val="nil"/>
          </w:tcBorders>
          <w:vAlign w:val="center"/>
        </w:tcPr>
        <w:p w14:paraId="59754C49" w14:textId="77777777" w:rsidR="009B20BA" w:rsidRPr="00927918" w:rsidRDefault="009B20BA" w:rsidP="00BE21BE">
          <w:pPr>
            <w:pStyle w:val="Style17"/>
            <w:rPr>
              <w:b/>
              <w:sz w:val="20"/>
            </w:rPr>
          </w:pPr>
          <w:r>
            <w:rPr>
              <w:noProof/>
              <w:sz w:val="20"/>
            </w:rPr>
            <w:pict w14:anchorId="59754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2" o:spid="_x0000_s615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927918">
            <w:rPr>
              <w:sz w:val="20"/>
            </w:rPr>
            <w:t xml:space="preserve">CERTIFICATE OF </w:t>
          </w:r>
          <w:r>
            <w:rPr>
              <w:sz w:val="20"/>
            </w:rPr>
            <w:t>VERIFICATION</w:t>
          </w:r>
          <w:r w:rsidRPr="0053106D">
            <w:rPr>
              <w:sz w:val="20"/>
            </w:rPr>
            <w:t xml:space="preserve"> </w:t>
          </w:r>
          <w:r>
            <w:rPr>
              <w:sz w:val="20"/>
            </w:rPr>
            <w:t xml:space="preserve">- </w:t>
          </w:r>
          <w:r w:rsidRPr="00B40F13">
            <w:rPr>
              <w:sz w:val="20"/>
            </w:rPr>
            <w:t>DATA FIELD DEFINITIONS AND CALCULATIONS</w:t>
          </w:r>
        </w:p>
      </w:tc>
      <w:tc>
        <w:tcPr>
          <w:tcW w:w="1119" w:type="pct"/>
          <w:tcBorders>
            <w:left w:val="nil"/>
            <w:bottom w:val="single" w:sz="4" w:space="0" w:color="auto"/>
          </w:tcBorders>
          <w:tcMar>
            <w:left w:w="115" w:type="dxa"/>
            <w:right w:w="115" w:type="dxa"/>
          </w:tcMar>
          <w:vAlign w:val="center"/>
        </w:tcPr>
        <w:p w14:paraId="59754C4A" w14:textId="77777777" w:rsidR="009B20BA" w:rsidRPr="00927918" w:rsidRDefault="009B20BA" w:rsidP="00427BF1">
          <w:pPr>
            <w:pStyle w:val="Style18"/>
            <w:rPr>
              <w:b/>
              <w:sz w:val="20"/>
            </w:rPr>
          </w:pPr>
          <w:r w:rsidRPr="00927918">
            <w:rPr>
              <w:sz w:val="20"/>
            </w:rPr>
            <w:t>CF</w:t>
          </w:r>
          <w:r>
            <w:rPr>
              <w:sz w:val="20"/>
            </w:rPr>
            <w:t>3</w:t>
          </w:r>
          <w:r w:rsidRPr="00927918">
            <w:rPr>
              <w:sz w:val="20"/>
            </w:rPr>
            <w:t>R-MCH-27</w:t>
          </w:r>
          <w:r>
            <w:rPr>
              <w:sz w:val="20"/>
            </w:rPr>
            <w:t>d-H</w:t>
          </w:r>
        </w:p>
      </w:tc>
    </w:tr>
    <w:tr w:rsidR="009B20BA" w:rsidRPr="00F85124" w14:paraId="59754C4E" w14:textId="77777777" w:rsidTr="00182743">
      <w:trPr>
        <w:cantSplit/>
        <w:trHeight w:val="288"/>
      </w:trPr>
      <w:tc>
        <w:tcPr>
          <w:tcW w:w="2285" w:type="pct"/>
          <w:tcBorders>
            <w:right w:val="nil"/>
          </w:tcBorders>
        </w:tcPr>
        <w:p w14:paraId="59754C4C" w14:textId="77777777" w:rsidR="009B20BA" w:rsidRPr="00F85124" w:rsidRDefault="009B20BA"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59754C4D" w14:textId="77777777" w:rsidR="009B20BA" w:rsidRPr="00F85124" w:rsidRDefault="009B20BA"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F34068" w:rsidRPr="00F3406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F34068" w:rsidRPr="00F34068">
              <w:rPr>
                <w:rFonts w:asciiTheme="minorHAnsi" w:hAnsiTheme="minorHAnsi"/>
                <w:bCs/>
                <w:noProof/>
              </w:rPr>
              <w:t>4</w:t>
            </w:r>
          </w:fldSimple>
          <w:r w:rsidRPr="00F85124">
            <w:rPr>
              <w:rFonts w:asciiTheme="minorHAnsi" w:hAnsiTheme="minorHAnsi"/>
              <w:bCs/>
            </w:rPr>
            <w:t>)</w:t>
          </w:r>
        </w:p>
      </w:tc>
    </w:tr>
  </w:tbl>
  <w:p w14:paraId="59754C4F" w14:textId="77777777" w:rsidR="009B20BA" w:rsidRDefault="009B20BA" w:rsidP="0093720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50" w14:textId="77777777" w:rsidR="009B20BA" w:rsidRDefault="009B20BA">
    <w:pPr>
      <w:pStyle w:val="Header"/>
    </w:pPr>
    <w:r>
      <w:rPr>
        <w:noProof/>
      </w:rPr>
      <w:pict w14:anchorId="59754C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0" o:spid="_x0000_s615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7865ED0"/>
    <w:multiLevelType w:val="hybridMultilevel"/>
    <w:tmpl w:val="C958B24A"/>
    <w:lvl w:ilvl="0" w:tplc="3C5E5192">
      <w:start w:val="4"/>
      <w:numFmt w:val="decimal"/>
      <w:lvlText w:val="0%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B16ECB"/>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2B4CBA"/>
    <w:multiLevelType w:val="hybridMultilevel"/>
    <w:tmpl w:val="509ABC78"/>
    <w:lvl w:ilvl="0" w:tplc="22D0EF8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483B3B"/>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CC30BC1"/>
    <w:multiLevelType w:val="hybridMultilevel"/>
    <w:tmpl w:val="E206B09C"/>
    <w:lvl w:ilvl="0" w:tplc="F89045A2">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2B06D7F"/>
    <w:multiLevelType w:val="hybridMultilevel"/>
    <w:tmpl w:val="07E8D0E2"/>
    <w:lvl w:ilvl="0" w:tplc="5B704882">
      <w:start w:val="10"/>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5CC4D14"/>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3">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4">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5">
    <w:nsid w:val="43A24D5C"/>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C87A9B1E"/>
    <w:lvl w:ilvl="0" w:tplc="6BAAB27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545C0D5A"/>
    <w:multiLevelType w:val="hybridMultilevel"/>
    <w:tmpl w:val="04BAC084"/>
    <w:lvl w:ilvl="0" w:tplc="0670362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555E48B6"/>
    <w:multiLevelType w:val="hybridMultilevel"/>
    <w:tmpl w:val="6672BFA0"/>
    <w:lvl w:ilvl="0" w:tplc="7AE63C90">
      <w:start w:val="4"/>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6254C8"/>
    <w:multiLevelType w:val="hybridMultilevel"/>
    <w:tmpl w:val="02863E06"/>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46864"/>
    <w:multiLevelType w:val="hybridMultilevel"/>
    <w:tmpl w:val="C5EA3EB2"/>
    <w:lvl w:ilvl="0" w:tplc="E5C0BA0A">
      <w:start w:val="2"/>
      <w:numFmt w:val="decimal"/>
      <w:lvlText w:val="0%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023EC3"/>
    <w:multiLevelType w:val="hybridMultilevel"/>
    <w:tmpl w:val="E5B86A1E"/>
    <w:lvl w:ilvl="0" w:tplc="DD34B420">
      <w:start w:val="1"/>
      <w:numFmt w:val="decimal"/>
      <w:lvlText w:val="0%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7E2CCB"/>
    <w:multiLevelType w:val="hybridMultilevel"/>
    <w:tmpl w:val="4704D2C8"/>
    <w:lvl w:ilvl="0" w:tplc="7668D7A8">
      <w:start w:val="6"/>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3C35F4"/>
    <w:multiLevelType w:val="hybridMultilevel"/>
    <w:tmpl w:val="10862494"/>
    <w:lvl w:ilvl="0" w:tplc="E286E020">
      <w:start w:val="2"/>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9371CD"/>
    <w:multiLevelType w:val="hybridMultilevel"/>
    <w:tmpl w:val="1EAC0BB4"/>
    <w:lvl w:ilvl="0" w:tplc="47B66D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4D1E50"/>
    <w:multiLevelType w:val="hybridMultilevel"/>
    <w:tmpl w:val="614659CC"/>
    <w:lvl w:ilvl="0" w:tplc="6C6CE0A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683DAA"/>
    <w:multiLevelType w:val="hybridMultilevel"/>
    <w:tmpl w:val="A1629C38"/>
    <w:lvl w:ilvl="0" w:tplc="5CFA7E54">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8FE13CE"/>
    <w:multiLevelType w:val="hybridMultilevel"/>
    <w:tmpl w:val="FCC48B06"/>
    <w:lvl w:ilvl="0" w:tplc="EA28C6C8">
      <w:start w:val="1"/>
      <w:numFmt w:val="decimal"/>
      <w:lvlText w:val="0%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6742331"/>
    <w:multiLevelType w:val="hybridMultilevel"/>
    <w:tmpl w:val="27FC508E"/>
    <w:lvl w:ilvl="0" w:tplc="546E56F2">
      <w:start w:val="4"/>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2E7166"/>
    <w:multiLevelType w:val="hybridMultilevel"/>
    <w:tmpl w:val="BBC4EFCE"/>
    <w:lvl w:ilvl="0" w:tplc="2FE6EA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6B49A9"/>
    <w:multiLevelType w:val="hybridMultilevel"/>
    <w:tmpl w:val="D676F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17"/>
  </w:num>
  <w:num w:numId="4">
    <w:abstractNumId w:val="1"/>
  </w:num>
  <w:num w:numId="5">
    <w:abstractNumId w:val="0"/>
  </w:num>
  <w:num w:numId="6">
    <w:abstractNumId w:val="9"/>
  </w:num>
  <w:num w:numId="7">
    <w:abstractNumId w:val="18"/>
  </w:num>
  <w:num w:numId="8">
    <w:abstractNumId w:val="10"/>
  </w:num>
  <w:num w:numId="9">
    <w:abstractNumId w:val="14"/>
  </w:num>
  <w:num w:numId="10">
    <w:abstractNumId w:val="26"/>
  </w:num>
  <w:num w:numId="11">
    <w:abstractNumId w:val="7"/>
  </w:num>
  <w:num w:numId="12">
    <w:abstractNumId w:val="13"/>
  </w:num>
  <w:num w:numId="13">
    <w:abstractNumId w:val="30"/>
  </w:num>
  <w:num w:numId="14">
    <w:abstractNumId w:val="5"/>
  </w:num>
  <w:num w:numId="15">
    <w:abstractNumId w:val="12"/>
  </w:num>
  <w:num w:numId="16">
    <w:abstractNumId w:val="16"/>
  </w:num>
  <w:num w:numId="17">
    <w:abstractNumId w:val="24"/>
  </w:num>
  <w:num w:numId="18">
    <w:abstractNumId w:val="33"/>
  </w:num>
  <w:num w:numId="19">
    <w:abstractNumId w:val="8"/>
  </w:num>
  <w:num w:numId="20">
    <w:abstractNumId w:val="32"/>
  </w:num>
  <w:num w:numId="21">
    <w:abstractNumId w:val="29"/>
  </w:num>
  <w:num w:numId="22">
    <w:abstractNumId w:val="23"/>
  </w:num>
  <w:num w:numId="23">
    <w:abstractNumId w:val="27"/>
  </w:num>
  <w:num w:numId="24">
    <w:abstractNumId w:val="28"/>
  </w:num>
  <w:num w:numId="25">
    <w:abstractNumId w:val="4"/>
  </w:num>
  <w:num w:numId="26">
    <w:abstractNumId w:val="6"/>
  </w:num>
  <w:num w:numId="27">
    <w:abstractNumId w:val="20"/>
  </w:num>
  <w:num w:numId="28">
    <w:abstractNumId w:val="2"/>
  </w:num>
  <w:num w:numId="29">
    <w:abstractNumId w:val="31"/>
  </w:num>
  <w:num w:numId="30">
    <w:abstractNumId w:val="25"/>
  </w:num>
  <w:num w:numId="31">
    <w:abstractNumId w:val="22"/>
  </w:num>
  <w:num w:numId="32">
    <w:abstractNumId w:val="15"/>
  </w:num>
  <w:num w:numId="33">
    <w:abstractNumId w:val="19"/>
  </w:num>
  <w:num w:numId="34">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54"/>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D47"/>
    <w:rsid w:val="00007DBC"/>
    <w:rsid w:val="00026B59"/>
    <w:rsid w:val="0003321E"/>
    <w:rsid w:val="00041506"/>
    <w:rsid w:val="00045AF9"/>
    <w:rsid w:val="00056DED"/>
    <w:rsid w:val="00093250"/>
    <w:rsid w:val="000A1517"/>
    <w:rsid w:val="000A3BE1"/>
    <w:rsid w:val="000B1B45"/>
    <w:rsid w:val="000B6D7D"/>
    <w:rsid w:val="000C6B12"/>
    <w:rsid w:val="000D01A4"/>
    <w:rsid w:val="000E58D0"/>
    <w:rsid w:val="00104F80"/>
    <w:rsid w:val="0011048B"/>
    <w:rsid w:val="00146654"/>
    <w:rsid w:val="00175FF5"/>
    <w:rsid w:val="00182743"/>
    <w:rsid w:val="0018578A"/>
    <w:rsid w:val="00197610"/>
    <w:rsid w:val="001A530D"/>
    <w:rsid w:val="001C00AA"/>
    <w:rsid w:val="001D2213"/>
    <w:rsid w:val="00200F0E"/>
    <w:rsid w:val="00235932"/>
    <w:rsid w:val="00280BD7"/>
    <w:rsid w:val="00297204"/>
    <w:rsid w:val="002A526D"/>
    <w:rsid w:val="0030200E"/>
    <w:rsid w:val="00305702"/>
    <w:rsid w:val="003062B5"/>
    <w:rsid w:val="00314D0D"/>
    <w:rsid w:val="00316ED2"/>
    <w:rsid w:val="003208FE"/>
    <w:rsid w:val="0033541A"/>
    <w:rsid w:val="003433AC"/>
    <w:rsid w:val="003507ED"/>
    <w:rsid w:val="0035131E"/>
    <w:rsid w:val="0036156E"/>
    <w:rsid w:val="00364D4E"/>
    <w:rsid w:val="00371482"/>
    <w:rsid w:val="00392065"/>
    <w:rsid w:val="003949BF"/>
    <w:rsid w:val="003A3D8D"/>
    <w:rsid w:val="003E2883"/>
    <w:rsid w:val="003F1187"/>
    <w:rsid w:val="003F1A71"/>
    <w:rsid w:val="00427BF1"/>
    <w:rsid w:val="004751A8"/>
    <w:rsid w:val="004F27E6"/>
    <w:rsid w:val="00505A99"/>
    <w:rsid w:val="00517230"/>
    <w:rsid w:val="00521E1D"/>
    <w:rsid w:val="00550BC7"/>
    <w:rsid w:val="00580905"/>
    <w:rsid w:val="00584AFA"/>
    <w:rsid w:val="005E70CE"/>
    <w:rsid w:val="006448A6"/>
    <w:rsid w:val="00651F5B"/>
    <w:rsid w:val="006563FB"/>
    <w:rsid w:val="006D1BB5"/>
    <w:rsid w:val="006D63AB"/>
    <w:rsid w:val="006E1AD8"/>
    <w:rsid w:val="006F16C3"/>
    <w:rsid w:val="007237BB"/>
    <w:rsid w:val="007370D3"/>
    <w:rsid w:val="007405CA"/>
    <w:rsid w:val="00752D64"/>
    <w:rsid w:val="007661BD"/>
    <w:rsid w:val="00775B69"/>
    <w:rsid w:val="00777B2F"/>
    <w:rsid w:val="007811F6"/>
    <w:rsid w:val="007977F6"/>
    <w:rsid w:val="00797E21"/>
    <w:rsid w:val="007A23CE"/>
    <w:rsid w:val="007A5602"/>
    <w:rsid w:val="007A5F63"/>
    <w:rsid w:val="007E7D73"/>
    <w:rsid w:val="007F3845"/>
    <w:rsid w:val="007F6657"/>
    <w:rsid w:val="008615B2"/>
    <w:rsid w:val="00871276"/>
    <w:rsid w:val="008C454A"/>
    <w:rsid w:val="008D7DBB"/>
    <w:rsid w:val="008E3741"/>
    <w:rsid w:val="008E383E"/>
    <w:rsid w:val="008F6E7B"/>
    <w:rsid w:val="0093720E"/>
    <w:rsid w:val="00947A91"/>
    <w:rsid w:val="009669C6"/>
    <w:rsid w:val="009B20BA"/>
    <w:rsid w:val="009C7DCE"/>
    <w:rsid w:val="009E7EA0"/>
    <w:rsid w:val="00A015D7"/>
    <w:rsid w:val="00A10909"/>
    <w:rsid w:val="00A26E22"/>
    <w:rsid w:val="00A542C8"/>
    <w:rsid w:val="00A85F63"/>
    <w:rsid w:val="00A907DD"/>
    <w:rsid w:val="00AA34C0"/>
    <w:rsid w:val="00AA4222"/>
    <w:rsid w:val="00AB056C"/>
    <w:rsid w:val="00AD2E88"/>
    <w:rsid w:val="00AD3612"/>
    <w:rsid w:val="00B1766E"/>
    <w:rsid w:val="00B22D02"/>
    <w:rsid w:val="00B37B79"/>
    <w:rsid w:val="00B66A9C"/>
    <w:rsid w:val="00B71555"/>
    <w:rsid w:val="00B84D9C"/>
    <w:rsid w:val="00B91BE8"/>
    <w:rsid w:val="00BB49F6"/>
    <w:rsid w:val="00BE21BE"/>
    <w:rsid w:val="00BE3387"/>
    <w:rsid w:val="00C13F1F"/>
    <w:rsid w:val="00C2204F"/>
    <w:rsid w:val="00C26F52"/>
    <w:rsid w:val="00C52CF6"/>
    <w:rsid w:val="00C573E1"/>
    <w:rsid w:val="00CB00C9"/>
    <w:rsid w:val="00D05803"/>
    <w:rsid w:val="00D068C3"/>
    <w:rsid w:val="00D14DE6"/>
    <w:rsid w:val="00D223D3"/>
    <w:rsid w:val="00D24078"/>
    <w:rsid w:val="00D25EB3"/>
    <w:rsid w:val="00D411DA"/>
    <w:rsid w:val="00D41F17"/>
    <w:rsid w:val="00D42A99"/>
    <w:rsid w:val="00D77763"/>
    <w:rsid w:val="00D81F1D"/>
    <w:rsid w:val="00D95638"/>
    <w:rsid w:val="00DA101D"/>
    <w:rsid w:val="00DF1071"/>
    <w:rsid w:val="00E41EF7"/>
    <w:rsid w:val="00E77E9E"/>
    <w:rsid w:val="00E963C3"/>
    <w:rsid w:val="00EB40E3"/>
    <w:rsid w:val="00EC2FC5"/>
    <w:rsid w:val="00ED1468"/>
    <w:rsid w:val="00ED6F45"/>
    <w:rsid w:val="00F17E87"/>
    <w:rsid w:val="00F34068"/>
    <w:rsid w:val="00F54601"/>
    <w:rsid w:val="00F57F01"/>
    <w:rsid w:val="00F62737"/>
    <w:rsid w:val="00F90D1B"/>
    <w:rsid w:val="00FC3C7B"/>
    <w:rsid w:val="00FD1E1E"/>
    <w:rsid w:val="00FE486F"/>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54"/>
    <o:shapelayout v:ext="edit">
      <o:idmap v:ext="edit" data="1"/>
    </o:shapelayout>
  </w:shapeDefaults>
  <w:decimalSymbol w:val="."/>
  <w:listSeparator w:val=","/>
  <w14:docId w14:val="5975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50BC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550BC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550B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50BC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550BC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550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98B74E-33A5-4908-97D1-3F190153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4506</Words>
  <Characters>25685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17</cp:revision>
  <dcterms:created xsi:type="dcterms:W3CDTF">2015-06-09T20:06:00Z</dcterms:created>
  <dcterms:modified xsi:type="dcterms:W3CDTF">2017-12-05T22:26:00Z</dcterms:modified>
</cp:coreProperties>
</file>