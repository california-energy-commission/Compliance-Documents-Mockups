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3F7369" w:rsidRPr="0082211E" w14:paraId="607E069E" w14:textId="77777777" w:rsidTr="00BF5E3E">
        <w:trPr>
          <w:cantSplit/>
          <w:trHeight w:val="144"/>
        </w:trPr>
        <w:tc>
          <w:tcPr>
            <w:tcW w:w="14598" w:type="dxa"/>
            <w:gridSpan w:val="14"/>
            <w:tcBorders>
              <w:top w:val="single" w:sz="4" w:space="0" w:color="auto"/>
              <w:left w:val="single" w:sz="4" w:space="0" w:color="auto"/>
              <w:bottom w:val="single" w:sz="4" w:space="0" w:color="auto"/>
              <w:right w:val="single" w:sz="4" w:space="0" w:color="auto"/>
            </w:tcBorders>
            <w:vAlign w:val="center"/>
          </w:tcPr>
          <w:p w14:paraId="607E069C" w14:textId="77777777" w:rsidR="003F7369" w:rsidRPr="007D0483" w:rsidRDefault="003F7369" w:rsidP="003F7369">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sidRPr="007D0483">
              <w:rPr>
                <w:rFonts w:asciiTheme="minorHAnsi" w:hAnsiTheme="minorHAnsi" w:cs="Arial"/>
                <w:b/>
                <w:sz w:val="20"/>
                <w:szCs w:val="20"/>
              </w:rPr>
              <w:t xml:space="preserve">A. Design Central Water Heating Systems Information </w:t>
            </w:r>
          </w:p>
          <w:p w14:paraId="607E069D" w14:textId="77777777" w:rsidR="003F7369" w:rsidRPr="0082211E" w:rsidRDefault="003F7369"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tc>
      </w:tr>
      <w:tr w:rsidR="00CD2C84" w:rsidRPr="0082211E" w14:paraId="607E06AD" w14:textId="77777777" w:rsidTr="00BF5E3E">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607E069F"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center"/>
          </w:tcPr>
          <w:p w14:paraId="607E06A0"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center"/>
          </w:tcPr>
          <w:p w14:paraId="607E06A1"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center"/>
          </w:tcPr>
          <w:p w14:paraId="607E06A2"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center"/>
          </w:tcPr>
          <w:p w14:paraId="607E06A3"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center"/>
          </w:tcPr>
          <w:p w14:paraId="607E06A4"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center"/>
          </w:tcPr>
          <w:p w14:paraId="607E06A5"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center"/>
          </w:tcPr>
          <w:p w14:paraId="607E06A6"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center"/>
          </w:tcPr>
          <w:p w14:paraId="607E06A7"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center"/>
          </w:tcPr>
          <w:p w14:paraId="607E06A8"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center"/>
          </w:tcPr>
          <w:p w14:paraId="607E06A9"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center"/>
          </w:tcPr>
          <w:p w14:paraId="607E06AA"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4" w:space="0" w:color="auto"/>
              <w:left w:val="single" w:sz="4" w:space="0" w:color="auto"/>
              <w:bottom w:val="single" w:sz="4" w:space="0" w:color="auto"/>
              <w:right w:val="single" w:sz="4" w:space="0" w:color="auto"/>
            </w:tcBorders>
            <w:vAlign w:val="center"/>
          </w:tcPr>
          <w:p w14:paraId="607E06AB"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sidR="00773995">
              <w:rPr>
                <w:rFonts w:eastAsia="Times New Roman"/>
                <w:sz w:val="18"/>
                <w:szCs w:val="18"/>
              </w:rPr>
              <w:t>3</w:t>
            </w:r>
          </w:p>
        </w:tc>
        <w:tc>
          <w:tcPr>
            <w:tcW w:w="1980" w:type="dxa"/>
            <w:tcBorders>
              <w:top w:val="single" w:sz="4" w:space="0" w:color="auto"/>
              <w:left w:val="single" w:sz="4" w:space="0" w:color="auto"/>
              <w:bottom w:val="single" w:sz="4" w:space="0" w:color="auto"/>
              <w:right w:val="single" w:sz="4" w:space="0" w:color="auto"/>
            </w:tcBorders>
            <w:vAlign w:val="center"/>
          </w:tcPr>
          <w:p w14:paraId="607E06AC" w14:textId="77777777" w:rsidR="004465ED"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sidR="00773995">
              <w:rPr>
                <w:rFonts w:eastAsia="Times New Roman"/>
                <w:sz w:val="18"/>
                <w:szCs w:val="18"/>
              </w:rPr>
              <w:t>4</w:t>
            </w:r>
          </w:p>
        </w:tc>
      </w:tr>
      <w:tr w:rsidR="00CD2C84" w:rsidRPr="0082211E" w14:paraId="607E06C1" w14:textId="77777777" w:rsidTr="00BF5E3E">
        <w:trPr>
          <w:cantSplit/>
          <w:trHeight w:val="144"/>
        </w:trPr>
        <w:tc>
          <w:tcPr>
            <w:tcW w:w="1457" w:type="dxa"/>
            <w:tcBorders>
              <w:top w:val="single" w:sz="4" w:space="0" w:color="auto"/>
              <w:left w:val="single" w:sz="4" w:space="0" w:color="auto"/>
              <w:bottom w:val="single" w:sz="4" w:space="0" w:color="auto"/>
              <w:right w:val="single" w:sz="4" w:space="0" w:color="auto"/>
            </w:tcBorders>
            <w:vAlign w:val="bottom"/>
          </w:tcPr>
          <w:p w14:paraId="607E06AE"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607E06AF"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607E06B0"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607E06B1" w14:textId="33FCA22C" w:rsidR="00CD2C84" w:rsidRPr="003F7369" w:rsidRDefault="00CD2C84" w:rsidP="00BF5E3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 of Water Heaters in </w:t>
            </w:r>
            <w:r w:rsidR="00BF5E3E">
              <w:rPr>
                <w:rFonts w:asciiTheme="minorHAnsi" w:eastAsia="Times New Roman" w:hAnsiTheme="minorHAnsi"/>
                <w:sz w:val="16"/>
                <w:szCs w:val="18"/>
              </w:rPr>
              <w:t>S</w:t>
            </w:r>
            <w:r w:rsidRPr="003F7369">
              <w:rPr>
                <w:rFonts w:asciiTheme="minorHAnsi" w:eastAsia="Times New Roman" w:hAnsiTheme="minorHAnsi"/>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607E06B2"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Water Heater </w:t>
            </w:r>
          </w:p>
          <w:p w14:paraId="607E06B3"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Storage</w:t>
            </w:r>
          </w:p>
          <w:p w14:paraId="607E06B4"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607E06B5"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607E06B6"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607E06B7"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607E06B8"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607E06B9"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1B0EF800" w14:textId="77777777" w:rsidR="00BF5E3E"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Standby Loss </w:t>
            </w:r>
          </w:p>
          <w:p w14:paraId="607E06BA" w14:textId="284CDD89"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607E06BB"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Exterior </w:t>
            </w:r>
            <w:proofErr w:type="spellStart"/>
            <w:r w:rsidRPr="003F7369">
              <w:rPr>
                <w:rFonts w:asciiTheme="minorHAnsi" w:eastAsia="Times New Roman" w:hAnsiTheme="minorHAnsi"/>
                <w:sz w:val="16"/>
                <w:szCs w:val="18"/>
              </w:rPr>
              <w:t>Insul</w:t>
            </w:r>
            <w:proofErr w:type="spellEnd"/>
            <w:r w:rsidRPr="003F7369">
              <w:rPr>
                <w:rFonts w:asciiTheme="minorHAnsi" w:eastAsia="Times New Roman" w:hAnsiTheme="minorHAnsi"/>
                <w:sz w:val="16"/>
                <w:szCs w:val="18"/>
              </w:rPr>
              <w:t xml:space="preserve">. </w:t>
            </w:r>
          </w:p>
          <w:p w14:paraId="607E06BC"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R-Value</w:t>
            </w:r>
          </w:p>
        </w:tc>
        <w:tc>
          <w:tcPr>
            <w:tcW w:w="2070" w:type="dxa"/>
            <w:tcBorders>
              <w:top w:val="single" w:sz="4" w:space="0" w:color="auto"/>
              <w:left w:val="single" w:sz="4" w:space="0" w:color="auto"/>
              <w:bottom w:val="single" w:sz="4" w:space="0" w:color="auto"/>
              <w:right w:val="single" w:sz="4" w:space="0" w:color="auto"/>
            </w:tcBorders>
            <w:vAlign w:val="bottom"/>
          </w:tcPr>
          <w:p w14:paraId="607E06BD"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Central DHW System </w:t>
            </w:r>
          </w:p>
          <w:p w14:paraId="607E06BE"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Distribution Type</w:t>
            </w:r>
          </w:p>
        </w:tc>
        <w:tc>
          <w:tcPr>
            <w:tcW w:w="1980" w:type="dxa"/>
            <w:tcBorders>
              <w:top w:val="single" w:sz="4" w:space="0" w:color="auto"/>
              <w:left w:val="single" w:sz="4" w:space="0" w:color="auto"/>
              <w:bottom w:val="single" w:sz="4" w:space="0" w:color="auto"/>
              <w:right w:val="single" w:sz="4" w:space="0" w:color="auto"/>
            </w:tcBorders>
            <w:vAlign w:val="bottom"/>
          </w:tcPr>
          <w:p w14:paraId="607E06BF"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Dwelling Unit DHW System</w:t>
            </w:r>
          </w:p>
          <w:p w14:paraId="607E06C0"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Distribution Type</w:t>
            </w:r>
          </w:p>
        </w:tc>
      </w:tr>
      <w:tr w:rsidR="00CD2C84" w:rsidRPr="0082211E" w14:paraId="607E06D0" w14:textId="77777777" w:rsidTr="00BF5E3E">
        <w:trPr>
          <w:cantSplit/>
          <w:trHeight w:val="144"/>
        </w:trPr>
        <w:tc>
          <w:tcPr>
            <w:tcW w:w="1457" w:type="dxa"/>
            <w:tcBorders>
              <w:top w:val="single" w:sz="4" w:space="0" w:color="auto"/>
              <w:left w:val="single" w:sz="4" w:space="0" w:color="auto"/>
              <w:bottom w:val="single" w:sz="4" w:space="0" w:color="auto"/>
              <w:right w:val="single" w:sz="4" w:space="0" w:color="auto"/>
            </w:tcBorders>
          </w:tcPr>
          <w:p w14:paraId="607E06C2"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tcPr>
          <w:p w14:paraId="607E06C3"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tcPr>
          <w:p w14:paraId="607E06C4"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607E06C5"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07E06C6"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07E06C7"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607E06C8"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607E06C9"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607E06CA"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607E06CB"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07E06CC"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tcPr>
          <w:p w14:paraId="607E06CD"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tcPr>
          <w:p w14:paraId="607E06CE"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1980" w:type="dxa"/>
            <w:tcBorders>
              <w:top w:val="single" w:sz="4" w:space="0" w:color="auto"/>
              <w:left w:val="single" w:sz="4" w:space="0" w:color="auto"/>
              <w:bottom w:val="single" w:sz="4" w:space="0" w:color="auto"/>
              <w:right w:val="single" w:sz="4" w:space="0" w:color="auto"/>
            </w:tcBorders>
          </w:tcPr>
          <w:p w14:paraId="607E06CF"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CD2C84" w:rsidRPr="0082211E" w14:paraId="607E06DF" w14:textId="77777777" w:rsidTr="00BF5E3E">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607E06D1"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07E06D2"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607E06D3"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607E06D4"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6D5"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6D6"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607E06D7"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607E06D8"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607E06D9"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607E06DA"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6DB"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607E06DC"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607E06DD"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607E06DE"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07E06E0" w14:textId="77777777" w:rsidR="0084428F" w:rsidRDefault="0084428F" w:rsidP="001E0DF0">
      <w:pPr>
        <w:tabs>
          <w:tab w:val="left" w:pos="-720"/>
        </w:tabs>
        <w:suppressAutoHyphens/>
        <w:spacing w:after="0" w:line="240" w:lineRule="auto"/>
        <w:ind w:left="446"/>
        <w:rPr>
          <w:rFonts w:asciiTheme="minorHAnsi" w:hAnsi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3F7369" w:rsidRPr="0082211E" w14:paraId="607E06E2" w14:textId="77777777" w:rsidTr="00BF5E3E">
        <w:trPr>
          <w:cantSplit/>
          <w:trHeight w:val="144"/>
        </w:trPr>
        <w:tc>
          <w:tcPr>
            <w:tcW w:w="14598" w:type="dxa"/>
            <w:gridSpan w:val="14"/>
            <w:tcBorders>
              <w:top w:val="single" w:sz="4" w:space="0" w:color="auto"/>
              <w:left w:val="single" w:sz="4" w:space="0" w:color="auto"/>
              <w:bottom w:val="single" w:sz="4" w:space="0" w:color="auto"/>
              <w:right w:val="single" w:sz="4" w:space="0" w:color="auto"/>
            </w:tcBorders>
            <w:vAlign w:val="center"/>
          </w:tcPr>
          <w:p w14:paraId="607E06E1" w14:textId="77777777" w:rsidR="003F7369" w:rsidRPr="0082211E" w:rsidRDefault="003F7369"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7D0483">
              <w:rPr>
                <w:rFonts w:asciiTheme="minorHAnsi" w:hAnsiTheme="minorHAnsi" w:cs="Arial"/>
                <w:b/>
                <w:sz w:val="20"/>
                <w:szCs w:val="20"/>
              </w:rPr>
              <w:t>B. Installed Central Water Heating Systems Information</w:t>
            </w:r>
          </w:p>
        </w:tc>
      </w:tr>
      <w:tr w:rsidR="00CD2C84" w:rsidRPr="0082211E" w14:paraId="607E06F1" w14:textId="77777777" w:rsidTr="00BF5E3E">
        <w:trPr>
          <w:cantSplit/>
          <w:trHeight w:val="144"/>
        </w:trPr>
        <w:tc>
          <w:tcPr>
            <w:tcW w:w="1457" w:type="dxa"/>
            <w:tcBorders>
              <w:top w:val="single" w:sz="4" w:space="0" w:color="auto"/>
              <w:left w:val="single" w:sz="4" w:space="0" w:color="auto"/>
              <w:bottom w:val="single" w:sz="4" w:space="0" w:color="auto"/>
              <w:right w:val="single" w:sz="4" w:space="0" w:color="auto"/>
            </w:tcBorders>
            <w:vAlign w:val="bottom"/>
          </w:tcPr>
          <w:p w14:paraId="607E06E3"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607E06E4"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607E06E5"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607E06E6"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607E06E7"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607E06E8"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607E06E9"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607E06EA"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607E06EB"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607E06EC"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607E06ED"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607E06EE"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4" w:space="0" w:color="auto"/>
              <w:left w:val="single" w:sz="4" w:space="0" w:color="auto"/>
              <w:bottom w:val="single" w:sz="4" w:space="0" w:color="auto"/>
              <w:right w:val="single" w:sz="4" w:space="0" w:color="auto"/>
            </w:tcBorders>
            <w:vAlign w:val="bottom"/>
          </w:tcPr>
          <w:p w14:paraId="607E06EF"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sidR="00773995">
              <w:rPr>
                <w:rFonts w:eastAsia="Times New Roman"/>
                <w:sz w:val="18"/>
                <w:szCs w:val="18"/>
              </w:rPr>
              <w:t>3</w:t>
            </w:r>
          </w:p>
        </w:tc>
        <w:tc>
          <w:tcPr>
            <w:tcW w:w="1980" w:type="dxa"/>
            <w:tcBorders>
              <w:top w:val="single" w:sz="4" w:space="0" w:color="auto"/>
              <w:left w:val="single" w:sz="4" w:space="0" w:color="auto"/>
              <w:bottom w:val="single" w:sz="4" w:space="0" w:color="auto"/>
              <w:right w:val="single" w:sz="4" w:space="0" w:color="auto"/>
            </w:tcBorders>
            <w:vAlign w:val="bottom"/>
          </w:tcPr>
          <w:p w14:paraId="607E06F0"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sidR="00773995">
              <w:rPr>
                <w:rFonts w:eastAsia="Times New Roman"/>
                <w:sz w:val="18"/>
                <w:szCs w:val="18"/>
              </w:rPr>
              <w:t>4</w:t>
            </w:r>
          </w:p>
        </w:tc>
      </w:tr>
      <w:tr w:rsidR="00CD2C84" w:rsidRPr="0082211E" w14:paraId="607E0705" w14:textId="77777777" w:rsidTr="00BF5E3E">
        <w:trPr>
          <w:cantSplit/>
          <w:trHeight w:val="144"/>
        </w:trPr>
        <w:tc>
          <w:tcPr>
            <w:tcW w:w="1457" w:type="dxa"/>
            <w:tcBorders>
              <w:top w:val="single" w:sz="4" w:space="0" w:color="auto"/>
              <w:left w:val="single" w:sz="4" w:space="0" w:color="auto"/>
              <w:bottom w:val="single" w:sz="4" w:space="0" w:color="auto"/>
              <w:right w:val="single" w:sz="4" w:space="0" w:color="auto"/>
            </w:tcBorders>
            <w:vAlign w:val="bottom"/>
          </w:tcPr>
          <w:p w14:paraId="607E06F2"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607E06F3"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607E06F4"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607E06F5" w14:textId="7DE64C6B" w:rsidR="00CD2C84" w:rsidRPr="003F7369" w:rsidRDefault="00CD2C84" w:rsidP="00BF5E3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 of Water Heaters in </w:t>
            </w:r>
            <w:r w:rsidR="00BF5E3E">
              <w:rPr>
                <w:rFonts w:asciiTheme="minorHAnsi" w:eastAsia="Times New Roman" w:hAnsiTheme="minorHAnsi"/>
                <w:sz w:val="16"/>
                <w:szCs w:val="18"/>
              </w:rPr>
              <w:t>S</w:t>
            </w:r>
            <w:r w:rsidRPr="003F7369">
              <w:rPr>
                <w:rFonts w:asciiTheme="minorHAnsi" w:eastAsia="Times New Roman" w:hAnsiTheme="minorHAnsi"/>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607E06F6"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Water Heater </w:t>
            </w:r>
          </w:p>
          <w:p w14:paraId="607E06F7"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Storage</w:t>
            </w:r>
          </w:p>
          <w:p w14:paraId="607E06F8"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607E06F9"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607E06FA"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607E06FB"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607E06FC"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607E06FD"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4782088C" w14:textId="77777777" w:rsidR="00BF5E3E"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Standby Loss </w:t>
            </w:r>
          </w:p>
          <w:p w14:paraId="607E06FE" w14:textId="628ECB02"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607E06FF"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Exterior </w:t>
            </w:r>
            <w:proofErr w:type="spellStart"/>
            <w:r w:rsidRPr="003F7369">
              <w:rPr>
                <w:rFonts w:asciiTheme="minorHAnsi" w:eastAsia="Times New Roman" w:hAnsiTheme="minorHAnsi"/>
                <w:sz w:val="16"/>
                <w:szCs w:val="18"/>
              </w:rPr>
              <w:t>Insul</w:t>
            </w:r>
            <w:proofErr w:type="spellEnd"/>
            <w:r w:rsidRPr="003F7369">
              <w:rPr>
                <w:rFonts w:asciiTheme="minorHAnsi" w:eastAsia="Times New Roman" w:hAnsiTheme="minorHAnsi"/>
                <w:sz w:val="16"/>
                <w:szCs w:val="18"/>
              </w:rPr>
              <w:t xml:space="preserve">. </w:t>
            </w:r>
          </w:p>
          <w:p w14:paraId="607E0700"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R-Value</w:t>
            </w:r>
          </w:p>
        </w:tc>
        <w:tc>
          <w:tcPr>
            <w:tcW w:w="2070" w:type="dxa"/>
            <w:tcBorders>
              <w:top w:val="single" w:sz="4" w:space="0" w:color="auto"/>
              <w:left w:val="single" w:sz="4" w:space="0" w:color="auto"/>
              <w:bottom w:val="single" w:sz="4" w:space="0" w:color="auto"/>
              <w:right w:val="single" w:sz="4" w:space="0" w:color="auto"/>
            </w:tcBorders>
            <w:vAlign w:val="bottom"/>
          </w:tcPr>
          <w:p w14:paraId="607E0701"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Central DHW System </w:t>
            </w:r>
          </w:p>
          <w:p w14:paraId="607E0702"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Distribution Type</w:t>
            </w:r>
          </w:p>
        </w:tc>
        <w:tc>
          <w:tcPr>
            <w:tcW w:w="1980" w:type="dxa"/>
            <w:tcBorders>
              <w:top w:val="single" w:sz="4" w:space="0" w:color="auto"/>
              <w:left w:val="single" w:sz="4" w:space="0" w:color="auto"/>
              <w:bottom w:val="single" w:sz="4" w:space="0" w:color="auto"/>
              <w:right w:val="single" w:sz="4" w:space="0" w:color="auto"/>
            </w:tcBorders>
            <w:vAlign w:val="bottom"/>
          </w:tcPr>
          <w:p w14:paraId="607E0703"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Dwelling Unit DHW System</w:t>
            </w:r>
          </w:p>
          <w:p w14:paraId="607E0704"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Distribution Type</w:t>
            </w:r>
          </w:p>
        </w:tc>
      </w:tr>
      <w:tr w:rsidR="00CD2C84" w:rsidRPr="0082211E" w14:paraId="607E0714" w14:textId="77777777" w:rsidTr="00BF5E3E">
        <w:trPr>
          <w:cantSplit/>
          <w:trHeight w:val="144"/>
        </w:trPr>
        <w:tc>
          <w:tcPr>
            <w:tcW w:w="1457" w:type="dxa"/>
            <w:tcBorders>
              <w:top w:val="single" w:sz="4" w:space="0" w:color="auto"/>
              <w:left w:val="single" w:sz="4" w:space="0" w:color="auto"/>
              <w:bottom w:val="single" w:sz="4" w:space="0" w:color="auto"/>
              <w:right w:val="single" w:sz="4" w:space="0" w:color="auto"/>
            </w:tcBorders>
          </w:tcPr>
          <w:p w14:paraId="607E0706"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tcPr>
          <w:p w14:paraId="607E0707"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tcPr>
          <w:p w14:paraId="607E0708"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607E0709"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07E070A"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07E070B"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607E070C"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607E070D"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607E070E"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607E070F"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07E0710"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tcPr>
          <w:p w14:paraId="607E0711"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tcPr>
          <w:p w14:paraId="607E0712"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1980" w:type="dxa"/>
            <w:tcBorders>
              <w:top w:val="single" w:sz="4" w:space="0" w:color="auto"/>
              <w:left w:val="single" w:sz="4" w:space="0" w:color="auto"/>
              <w:bottom w:val="single" w:sz="4" w:space="0" w:color="auto"/>
              <w:right w:val="single" w:sz="4" w:space="0" w:color="auto"/>
            </w:tcBorders>
          </w:tcPr>
          <w:p w14:paraId="607E0713"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CD2C84" w:rsidRPr="0082211E" w14:paraId="607E0723" w14:textId="77777777" w:rsidTr="00BF5E3E">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607E0715"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07E0716"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607E0717"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607E0718"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719"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71A"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607E071B"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607E071C"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607E071D"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607E071E"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71F"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607E0720"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607E0721"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607E0722"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07E0724" w14:textId="77777777" w:rsidR="0084428F" w:rsidRDefault="0084428F" w:rsidP="001E0DF0">
      <w:pPr>
        <w:tabs>
          <w:tab w:val="left" w:pos="-720"/>
        </w:tabs>
        <w:suppressAutoHyphens/>
        <w:spacing w:after="0" w:line="240" w:lineRule="auto"/>
        <w:ind w:left="446"/>
        <w:rPr>
          <w:rFonts w:asciiTheme="minorHAnsi" w:hAnsiTheme="minorHAnsi"/>
          <w:b/>
          <w:sz w:val="20"/>
          <w:szCs w:val="20"/>
        </w:rPr>
      </w:pPr>
    </w:p>
    <w:tbl>
      <w:tblPr>
        <w:tblW w:w="2654"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2430"/>
        <w:gridCol w:w="3780"/>
      </w:tblGrid>
      <w:tr w:rsidR="00335E47" w:rsidRPr="00C711C6" w14:paraId="607E0726" w14:textId="77777777" w:rsidTr="00BF5E3E">
        <w:trPr>
          <w:trHeight w:val="144"/>
        </w:trPr>
        <w:tc>
          <w:tcPr>
            <w:tcW w:w="7758" w:type="dxa"/>
            <w:gridSpan w:val="3"/>
            <w:tcBorders>
              <w:top w:val="single" w:sz="4" w:space="0" w:color="auto"/>
              <w:bottom w:val="single" w:sz="4" w:space="0" w:color="auto"/>
            </w:tcBorders>
            <w:vAlign w:val="center"/>
          </w:tcPr>
          <w:p w14:paraId="607E0725" w14:textId="77777777" w:rsidR="009A7B08" w:rsidRPr="00C711C6" w:rsidRDefault="00335E47"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335E47">
              <w:rPr>
                <w:rFonts w:asciiTheme="minorHAnsi" w:hAnsiTheme="minorHAnsi" w:cs="Arial"/>
                <w:b/>
                <w:sz w:val="20"/>
                <w:szCs w:val="20"/>
              </w:rPr>
              <w:t xml:space="preserve">C. </w:t>
            </w:r>
            <w:r>
              <w:rPr>
                <w:rFonts w:asciiTheme="minorHAnsi" w:hAnsiTheme="minorHAnsi" w:cs="Arial"/>
                <w:b/>
                <w:sz w:val="20"/>
                <w:szCs w:val="20"/>
              </w:rPr>
              <w:t>Installed Water Heater Manufacturer Information</w:t>
            </w:r>
          </w:p>
        </w:tc>
      </w:tr>
      <w:tr w:rsidR="00335E47" w:rsidRPr="00C711C6" w14:paraId="607E072A" w14:textId="77777777" w:rsidTr="00BF5E3E">
        <w:trPr>
          <w:trHeight w:val="144"/>
        </w:trPr>
        <w:tc>
          <w:tcPr>
            <w:tcW w:w="1548" w:type="dxa"/>
            <w:tcBorders>
              <w:top w:val="single" w:sz="4" w:space="0" w:color="auto"/>
              <w:bottom w:val="single" w:sz="4" w:space="0" w:color="auto"/>
              <w:right w:val="single" w:sz="4" w:space="0" w:color="auto"/>
            </w:tcBorders>
            <w:vAlign w:val="bottom"/>
          </w:tcPr>
          <w:p w14:paraId="607E0727" w14:textId="77777777" w:rsidR="00335E47" w:rsidRPr="00C711C6" w:rsidRDefault="00335E47"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01</w:t>
            </w:r>
          </w:p>
        </w:tc>
        <w:tc>
          <w:tcPr>
            <w:tcW w:w="2430" w:type="dxa"/>
            <w:tcBorders>
              <w:top w:val="single" w:sz="4" w:space="0" w:color="auto"/>
              <w:left w:val="single" w:sz="4" w:space="0" w:color="auto"/>
              <w:bottom w:val="single" w:sz="4" w:space="0" w:color="auto"/>
              <w:right w:val="single" w:sz="4" w:space="0" w:color="auto"/>
            </w:tcBorders>
            <w:vAlign w:val="bottom"/>
          </w:tcPr>
          <w:p w14:paraId="607E0728" w14:textId="77777777" w:rsidR="00335E47" w:rsidRPr="00C711C6" w:rsidRDefault="00335E47"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02</w:t>
            </w:r>
          </w:p>
        </w:tc>
        <w:tc>
          <w:tcPr>
            <w:tcW w:w="3780" w:type="dxa"/>
            <w:tcBorders>
              <w:top w:val="single" w:sz="4" w:space="0" w:color="auto"/>
              <w:left w:val="single" w:sz="4" w:space="0" w:color="auto"/>
              <w:bottom w:val="single" w:sz="4" w:space="0" w:color="auto"/>
            </w:tcBorders>
            <w:vAlign w:val="bottom"/>
          </w:tcPr>
          <w:p w14:paraId="607E0729" w14:textId="77777777" w:rsidR="00335E47" w:rsidRPr="00C711C6" w:rsidRDefault="00335E47"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335E47" w:rsidRPr="00C711C6" w14:paraId="607E072E" w14:textId="77777777" w:rsidTr="00BF5E3E">
        <w:trPr>
          <w:trHeight w:val="144"/>
        </w:trPr>
        <w:tc>
          <w:tcPr>
            <w:tcW w:w="1548" w:type="dxa"/>
            <w:tcBorders>
              <w:top w:val="single" w:sz="4" w:space="0" w:color="auto"/>
              <w:bottom w:val="single" w:sz="4" w:space="0" w:color="auto"/>
              <w:right w:val="single" w:sz="4" w:space="0" w:color="auto"/>
            </w:tcBorders>
            <w:vAlign w:val="bottom"/>
          </w:tcPr>
          <w:p w14:paraId="607E072B" w14:textId="77777777" w:rsidR="00335E47" w:rsidRPr="003F7369" w:rsidRDefault="00335E47"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6"/>
              </w:rPr>
            </w:pPr>
            <w:r w:rsidRPr="003F7369">
              <w:rPr>
                <w:rFonts w:asciiTheme="minorHAnsi" w:eastAsia="Times New Roman" w:hAnsiTheme="minorHAnsi"/>
                <w:sz w:val="16"/>
                <w:szCs w:val="16"/>
              </w:rPr>
              <w:t>Water Heating System ID or Name</w:t>
            </w:r>
          </w:p>
        </w:tc>
        <w:tc>
          <w:tcPr>
            <w:tcW w:w="2430" w:type="dxa"/>
            <w:tcBorders>
              <w:top w:val="single" w:sz="4" w:space="0" w:color="auto"/>
              <w:left w:val="single" w:sz="4" w:space="0" w:color="auto"/>
              <w:bottom w:val="single" w:sz="4" w:space="0" w:color="auto"/>
              <w:right w:val="single" w:sz="4" w:space="0" w:color="auto"/>
            </w:tcBorders>
            <w:vAlign w:val="bottom"/>
          </w:tcPr>
          <w:p w14:paraId="607E072C" w14:textId="77777777" w:rsidR="00335E47" w:rsidRPr="003F7369" w:rsidRDefault="00335E47"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6"/>
              </w:rPr>
            </w:pPr>
            <w:r w:rsidRPr="003F7369">
              <w:rPr>
                <w:rFonts w:asciiTheme="minorHAnsi" w:eastAsia="Times New Roman" w:hAnsiTheme="minorHAnsi"/>
                <w:sz w:val="16"/>
                <w:szCs w:val="16"/>
              </w:rPr>
              <w:t>Manufacturer</w:t>
            </w:r>
          </w:p>
        </w:tc>
        <w:tc>
          <w:tcPr>
            <w:tcW w:w="3780" w:type="dxa"/>
            <w:tcBorders>
              <w:top w:val="single" w:sz="4" w:space="0" w:color="auto"/>
              <w:left w:val="single" w:sz="4" w:space="0" w:color="auto"/>
              <w:bottom w:val="single" w:sz="4" w:space="0" w:color="auto"/>
            </w:tcBorders>
            <w:vAlign w:val="bottom"/>
          </w:tcPr>
          <w:p w14:paraId="607E072D" w14:textId="77777777" w:rsidR="00335E47" w:rsidRPr="003F7369" w:rsidRDefault="00335E47"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6"/>
              </w:rPr>
            </w:pPr>
            <w:r w:rsidRPr="003F7369">
              <w:rPr>
                <w:rFonts w:asciiTheme="minorHAnsi" w:eastAsia="Times New Roman" w:hAnsiTheme="minorHAnsi"/>
                <w:sz w:val="16"/>
                <w:szCs w:val="16"/>
              </w:rPr>
              <w:t>Model Number</w:t>
            </w:r>
          </w:p>
        </w:tc>
      </w:tr>
      <w:tr w:rsidR="00335E47" w:rsidRPr="00C711C6" w14:paraId="607E0732" w14:textId="77777777" w:rsidTr="00BF5E3E">
        <w:trPr>
          <w:trHeight w:val="144"/>
        </w:trPr>
        <w:tc>
          <w:tcPr>
            <w:tcW w:w="1548" w:type="dxa"/>
            <w:tcBorders>
              <w:top w:val="single" w:sz="4" w:space="0" w:color="auto"/>
              <w:bottom w:val="single" w:sz="4" w:space="0" w:color="auto"/>
              <w:right w:val="single" w:sz="4" w:space="0" w:color="auto"/>
            </w:tcBorders>
            <w:vAlign w:val="bottom"/>
          </w:tcPr>
          <w:p w14:paraId="607E072F" w14:textId="77777777" w:rsidR="00335E47" w:rsidRPr="00C711C6" w:rsidRDefault="00335E47"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tcBorders>
              <w:top w:val="single" w:sz="4" w:space="0" w:color="auto"/>
              <w:left w:val="single" w:sz="4" w:space="0" w:color="auto"/>
              <w:bottom w:val="single" w:sz="4" w:space="0" w:color="auto"/>
              <w:right w:val="single" w:sz="4" w:space="0" w:color="auto"/>
            </w:tcBorders>
            <w:vAlign w:val="bottom"/>
          </w:tcPr>
          <w:p w14:paraId="607E0730" w14:textId="77777777" w:rsidR="00335E47" w:rsidRPr="00C711C6" w:rsidRDefault="00335E47"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Borders>
              <w:top w:val="single" w:sz="4" w:space="0" w:color="auto"/>
              <w:left w:val="single" w:sz="4" w:space="0" w:color="auto"/>
              <w:bottom w:val="single" w:sz="4" w:space="0" w:color="auto"/>
            </w:tcBorders>
            <w:shd w:val="clear" w:color="auto" w:fill="FFFFFF" w:themeFill="background1"/>
          </w:tcPr>
          <w:p w14:paraId="607E0731" w14:textId="77777777" w:rsidR="00335E47" w:rsidRPr="00C711C6" w:rsidRDefault="00335E47"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335E47" w:rsidRPr="00C711C6" w14:paraId="607E0736" w14:textId="77777777" w:rsidTr="00BF5E3E">
        <w:trPr>
          <w:trHeight w:val="144"/>
        </w:trPr>
        <w:tc>
          <w:tcPr>
            <w:tcW w:w="1548" w:type="dxa"/>
            <w:tcBorders>
              <w:top w:val="single" w:sz="4" w:space="0" w:color="auto"/>
              <w:bottom w:val="single" w:sz="4" w:space="0" w:color="auto"/>
              <w:right w:val="single" w:sz="4" w:space="0" w:color="auto"/>
            </w:tcBorders>
            <w:vAlign w:val="bottom"/>
          </w:tcPr>
          <w:p w14:paraId="607E0733" w14:textId="77777777" w:rsidR="00335E47" w:rsidRPr="00C711C6" w:rsidRDefault="00335E47"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tcBorders>
              <w:top w:val="single" w:sz="4" w:space="0" w:color="auto"/>
              <w:left w:val="single" w:sz="4" w:space="0" w:color="auto"/>
              <w:bottom w:val="single" w:sz="4" w:space="0" w:color="auto"/>
              <w:right w:val="single" w:sz="4" w:space="0" w:color="auto"/>
            </w:tcBorders>
            <w:vAlign w:val="bottom"/>
          </w:tcPr>
          <w:p w14:paraId="607E0734" w14:textId="77777777" w:rsidR="00335E47" w:rsidRPr="00C711C6" w:rsidRDefault="00335E47"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Borders>
              <w:top w:val="single" w:sz="4" w:space="0" w:color="auto"/>
              <w:left w:val="single" w:sz="4" w:space="0" w:color="auto"/>
              <w:bottom w:val="single" w:sz="4" w:space="0" w:color="auto"/>
            </w:tcBorders>
          </w:tcPr>
          <w:p w14:paraId="607E0735" w14:textId="77777777" w:rsidR="00335E47" w:rsidRPr="00C711C6" w:rsidRDefault="00335E47"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07E0737" w14:textId="77777777" w:rsidR="00335E47" w:rsidRDefault="00335E47" w:rsidP="001E0DF0">
      <w:pPr>
        <w:tabs>
          <w:tab w:val="left" w:pos="-720"/>
        </w:tabs>
        <w:suppressAutoHyphens/>
        <w:spacing w:after="0" w:line="240" w:lineRule="auto"/>
        <w:ind w:left="446"/>
        <w:rPr>
          <w:rFonts w:asciiTheme="minorHAnsi" w:hAnsiTheme="minorHAnsi"/>
          <w:b/>
          <w:sz w:val="20"/>
          <w:szCs w:val="20"/>
        </w:rPr>
      </w:pPr>
    </w:p>
    <w:p w14:paraId="607E0738" w14:textId="77777777" w:rsidR="00335E47" w:rsidRDefault="00335E47" w:rsidP="001E0DF0">
      <w:pPr>
        <w:tabs>
          <w:tab w:val="left" w:pos="-720"/>
        </w:tabs>
        <w:suppressAutoHyphens/>
        <w:spacing w:after="0" w:line="240" w:lineRule="auto"/>
        <w:ind w:left="446"/>
        <w:rPr>
          <w:rFonts w:asciiTheme="minorHAnsi" w:hAnsiTheme="minorHAnsi"/>
          <w:b/>
          <w:sz w:val="20"/>
          <w:szCs w:val="20"/>
        </w:rPr>
      </w:pPr>
    </w:p>
    <w:p w14:paraId="607E0739" w14:textId="77777777" w:rsidR="0076384B" w:rsidRDefault="0076384B" w:rsidP="001E0DF0">
      <w:pPr>
        <w:tabs>
          <w:tab w:val="left" w:pos="-720"/>
        </w:tabs>
        <w:suppressAutoHyphens/>
        <w:spacing w:after="0" w:line="240" w:lineRule="auto"/>
        <w:ind w:left="446"/>
        <w:rPr>
          <w:rFonts w:asciiTheme="minorHAnsi" w:hAnsiTheme="minorHAnsi"/>
          <w:b/>
          <w:sz w:val="20"/>
          <w:szCs w:val="20"/>
        </w:rPr>
      </w:pPr>
    </w:p>
    <w:p w14:paraId="607E073A" w14:textId="77777777" w:rsidR="0082211E" w:rsidRDefault="0082211E" w:rsidP="001E0DF0">
      <w:pPr>
        <w:tabs>
          <w:tab w:val="left" w:pos="-720"/>
        </w:tabs>
        <w:suppressAutoHyphens/>
        <w:spacing w:after="0" w:line="240" w:lineRule="auto"/>
        <w:ind w:left="446"/>
        <w:rPr>
          <w:rFonts w:asciiTheme="minorHAnsi" w:hAnsiTheme="minorHAnsi"/>
          <w:b/>
          <w:sz w:val="20"/>
          <w:szCs w:val="20"/>
        </w:rPr>
      </w:pPr>
    </w:p>
    <w:p w14:paraId="607E073B" w14:textId="77777777" w:rsidR="0082211E" w:rsidRDefault="0082211E" w:rsidP="001E0DF0">
      <w:pPr>
        <w:tabs>
          <w:tab w:val="left" w:pos="-720"/>
        </w:tabs>
        <w:suppressAutoHyphens/>
        <w:spacing w:after="0" w:line="240" w:lineRule="auto"/>
        <w:ind w:left="446"/>
        <w:rPr>
          <w:rFonts w:asciiTheme="minorHAnsi" w:hAnsiTheme="minorHAnsi"/>
          <w:b/>
          <w:sz w:val="20"/>
          <w:szCs w:val="20"/>
        </w:rPr>
      </w:pPr>
    </w:p>
    <w:p w14:paraId="607E073C" w14:textId="77777777" w:rsidR="009F29A2" w:rsidRDefault="009F29A2" w:rsidP="001E0DF0">
      <w:pPr>
        <w:tabs>
          <w:tab w:val="left" w:pos="-720"/>
        </w:tabs>
        <w:suppressAutoHyphens/>
        <w:spacing w:after="0" w:line="240" w:lineRule="auto"/>
        <w:ind w:left="446"/>
        <w:rPr>
          <w:rFonts w:asciiTheme="minorHAnsi" w:hAnsi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82211E" w:rsidRPr="002332EE" w14:paraId="607E073E" w14:textId="77777777" w:rsidTr="00937B59">
        <w:trPr>
          <w:trHeight w:val="144"/>
        </w:trPr>
        <w:tc>
          <w:tcPr>
            <w:tcW w:w="14616" w:type="dxa"/>
            <w:gridSpan w:val="2"/>
          </w:tcPr>
          <w:p w14:paraId="607E073D" w14:textId="2D8FAAD4" w:rsidR="0082211E" w:rsidRDefault="0082211E" w:rsidP="0050392D">
            <w:pPr>
              <w:keepNext/>
              <w:spacing w:after="0" w:line="240" w:lineRule="auto"/>
              <w:jc w:val="both"/>
              <w:rPr>
                <w:rFonts w:asciiTheme="minorHAnsi" w:hAnsiTheme="minorHAnsi" w:cs="Arial"/>
                <w:sz w:val="20"/>
                <w:szCs w:val="20"/>
              </w:rPr>
            </w:pPr>
            <w:r>
              <w:rPr>
                <w:rFonts w:asciiTheme="minorHAnsi" w:hAnsiTheme="minorHAnsi" w:cs="Arial"/>
                <w:b/>
                <w:sz w:val="20"/>
                <w:szCs w:val="20"/>
              </w:rPr>
              <w:lastRenderedPageBreak/>
              <w:t xml:space="preserve">D. </w:t>
            </w:r>
            <w:r w:rsidR="00F858EE">
              <w:rPr>
                <w:rFonts w:asciiTheme="minorHAnsi" w:hAnsiTheme="minorHAnsi"/>
                <w:b/>
                <w:sz w:val="20"/>
                <w:szCs w:val="20"/>
              </w:rPr>
              <w:t>Mandatory Requirements for All Central Domestic Hot Water Systems</w:t>
            </w:r>
          </w:p>
        </w:tc>
      </w:tr>
      <w:tr w:rsidR="0082211E" w:rsidRPr="00337A1D" w14:paraId="607E0741" w14:textId="77777777" w:rsidTr="00937B59">
        <w:trPr>
          <w:trHeight w:val="144"/>
        </w:trPr>
        <w:tc>
          <w:tcPr>
            <w:tcW w:w="720" w:type="dxa"/>
            <w:vAlign w:val="center"/>
          </w:tcPr>
          <w:p w14:paraId="607E073F" w14:textId="77777777" w:rsidR="0082211E" w:rsidRDefault="0082211E"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01</w:t>
            </w:r>
          </w:p>
        </w:tc>
        <w:tc>
          <w:tcPr>
            <w:tcW w:w="13896" w:type="dxa"/>
          </w:tcPr>
          <w:p w14:paraId="607E0740" w14:textId="77777777" w:rsidR="0082211E" w:rsidRDefault="0082211E" w:rsidP="004C4971">
            <w:pPr>
              <w:keepNext/>
              <w:autoSpaceDE w:val="0"/>
              <w:autoSpaceDN w:val="0"/>
              <w:adjustRightInd w:val="0"/>
              <w:spacing w:after="0" w:line="240" w:lineRule="auto"/>
              <w:rPr>
                <w:rFonts w:asciiTheme="minorHAnsi" w:hAnsiTheme="minorHAnsi" w:cs="Arial"/>
                <w:sz w:val="20"/>
                <w:szCs w:val="20"/>
              </w:rPr>
            </w:pPr>
            <w:r w:rsidRPr="00337A1D">
              <w:rPr>
                <w:rFonts w:asciiTheme="minorHAnsi" w:hAnsiTheme="minorHAnsi" w:cs="TimesNewRomanPS-BoldMT"/>
                <w:bCs/>
                <w:sz w:val="20"/>
                <w:szCs w:val="20"/>
              </w:rPr>
              <w:t>On systems that have a total capacity greater than 167,000 Btu/</w:t>
            </w:r>
            <w:proofErr w:type="spellStart"/>
            <w:r w:rsidRPr="00337A1D">
              <w:rPr>
                <w:rFonts w:asciiTheme="minorHAnsi" w:hAnsiTheme="minorHAnsi" w:cs="TimesNewRomanPS-BoldMT"/>
                <w:bCs/>
                <w:sz w:val="20"/>
                <w:szCs w:val="20"/>
              </w:rPr>
              <w:t>hr</w:t>
            </w:r>
            <w:proofErr w:type="spellEnd"/>
            <w:r w:rsidRPr="00337A1D">
              <w:rPr>
                <w:rFonts w:asciiTheme="minorHAnsi" w:hAnsiTheme="minorHAnsi" w:cs="TimesNewRomanPS-BoldMT"/>
                <w:bCs/>
                <w:sz w:val="20"/>
                <w:szCs w:val="20"/>
              </w:rPr>
              <w:t xml:space="preserve">, outlets that require higher than service water temperatures as listed in the ASHRAE Handbook </w:t>
            </w:r>
            <w:r w:rsidRPr="00337A1D">
              <w:rPr>
                <w:rFonts w:asciiTheme="minorHAnsi" w:hAnsiTheme="minorHAnsi"/>
                <w:sz w:val="20"/>
                <w:szCs w:val="20"/>
              </w:rPr>
              <w:t>have separate remote heaters, heat exchangers, or boosters to supply the outlet with the higher temperature</w:t>
            </w:r>
            <w:r w:rsidRPr="00337A1D">
              <w:rPr>
                <w:rFonts w:asciiTheme="minorHAnsi" w:hAnsiTheme="minorHAnsi" w:cs="TimesNewRomanPS-BoldMT"/>
                <w:bCs/>
                <w:sz w:val="20"/>
                <w:szCs w:val="20"/>
              </w:rPr>
              <w:t>.  (Section 110.3 (c)1)</w:t>
            </w:r>
          </w:p>
        </w:tc>
      </w:tr>
      <w:tr w:rsidR="0082211E" w:rsidRPr="00337A1D" w14:paraId="607E0744" w14:textId="77777777" w:rsidTr="00937B59">
        <w:trPr>
          <w:trHeight w:val="144"/>
        </w:trPr>
        <w:tc>
          <w:tcPr>
            <w:tcW w:w="720" w:type="dxa"/>
            <w:vAlign w:val="center"/>
          </w:tcPr>
          <w:p w14:paraId="607E0742" w14:textId="77777777" w:rsidR="0082211E" w:rsidRDefault="0082211E"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02</w:t>
            </w:r>
          </w:p>
        </w:tc>
        <w:tc>
          <w:tcPr>
            <w:tcW w:w="13896" w:type="dxa"/>
          </w:tcPr>
          <w:p w14:paraId="607E0743" w14:textId="77777777" w:rsidR="0082211E" w:rsidRDefault="0082211E" w:rsidP="004C4971">
            <w:pPr>
              <w:keepNext/>
              <w:autoSpaceDE w:val="0"/>
              <w:autoSpaceDN w:val="0"/>
              <w:adjustRightInd w:val="0"/>
              <w:spacing w:after="0" w:line="240" w:lineRule="auto"/>
              <w:rPr>
                <w:rFonts w:asciiTheme="minorHAnsi" w:hAnsiTheme="minorHAnsi" w:cs="Arial"/>
                <w:sz w:val="20"/>
                <w:szCs w:val="20"/>
              </w:rPr>
            </w:pPr>
            <w:r>
              <w:rPr>
                <w:rFonts w:asciiTheme="minorHAnsi" w:hAnsiTheme="minorHAnsi" w:cs="TimesNewRomanPSMT"/>
                <w:sz w:val="20"/>
                <w:szCs w:val="20"/>
              </w:rPr>
              <w:t>S</w:t>
            </w:r>
            <w:r w:rsidRPr="00337A1D">
              <w:rPr>
                <w:rFonts w:asciiTheme="minorHAnsi" w:hAnsiTheme="minorHAnsi" w:cs="TimesNewRomanPSMT"/>
                <w:sz w:val="20"/>
                <w:szCs w:val="20"/>
              </w:rPr>
              <w:t>ystems with circulating pumps or with electrical heat trace systems shall be capable of automatically turning off the system.  (Section 110.3(c</w:t>
            </w:r>
            <w:proofErr w:type="gramStart"/>
            <w:r w:rsidRPr="00337A1D">
              <w:rPr>
                <w:rFonts w:asciiTheme="minorHAnsi" w:hAnsiTheme="minorHAnsi" w:cs="TimesNewRomanPSMT"/>
                <w:sz w:val="20"/>
                <w:szCs w:val="20"/>
              </w:rPr>
              <w:t>)2</w:t>
            </w:r>
            <w:proofErr w:type="gramEnd"/>
            <w:r w:rsidRPr="00337A1D">
              <w:rPr>
                <w:rFonts w:asciiTheme="minorHAnsi" w:hAnsiTheme="minorHAnsi" w:cs="TimesNewRomanPSMT"/>
                <w:sz w:val="20"/>
                <w:szCs w:val="20"/>
              </w:rPr>
              <w:t>).</w:t>
            </w:r>
          </w:p>
        </w:tc>
      </w:tr>
      <w:tr w:rsidR="0082211E" w:rsidRPr="00337A1D" w:rsidDel="00E41D1D" w14:paraId="607E0747" w14:textId="77777777" w:rsidTr="00937B59">
        <w:trPr>
          <w:trHeight w:val="144"/>
        </w:trPr>
        <w:tc>
          <w:tcPr>
            <w:tcW w:w="720" w:type="dxa"/>
            <w:vAlign w:val="center"/>
          </w:tcPr>
          <w:p w14:paraId="607E0745" w14:textId="77777777" w:rsidR="0082211E" w:rsidRDefault="0082211E"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03</w:t>
            </w:r>
          </w:p>
        </w:tc>
        <w:tc>
          <w:tcPr>
            <w:tcW w:w="13896" w:type="dxa"/>
          </w:tcPr>
          <w:p w14:paraId="607E0746" w14:textId="59412BAA" w:rsidR="0082211E" w:rsidRDefault="0082211E" w:rsidP="004C4971">
            <w:pPr>
              <w:keepNext/>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For public lavatories, the control system shall limit the outlet temperature to 110</w:t>
            </w:r>
            <w:r w:rsidR="00BF5E3E">
              <w:rPr>
                <w:sz w:val="20"/>
                <w:szCs w:val="20"/>
              </w:rPr>
              <w:t>°</w:t>
            </w:r>
            <w:r w:rsidR="00335E47">
              <w:rPr>
                <w:rFonts w:asciiTheme="minorHAnsi" w:hAnsiTheme="minorHAnsi"/>
                <w:sz w:val="20"/>
                <w:szCs w:val="20"/>
              </w:rPr>
              <w:t>F</w:t>
            </w:r>
            <w:r w:rsidRPr="00B36001">
              <w:rPr>
                <w:rFonts w:asciiTheme="minorHAnsi" w:hAnsiTheme="minorHAnsi" w:cs="TimesNewRomanPS-BoldMT"/>
                <w:bCs/>
                <w:sz w:val="20"/>
                <w:szCs w:val="20"/>
              </w:rPr>
              <w:t>. (Section 110.3(c</w:t>
            </w:r>
            <w:proofErr w:type="gramStart"/>
            <w:r w:rsidRPr="00B36001">
              <w:rPr>
                <w:rFonts w:asciiTheme="minorHAnsi" w:hAnsiTheme="minorHAnsi" w:cs="TimesNewRomanPS-BoldMT"/>
                <w:bCs/>
                <w:sz w:val="20"/>
                <w:szCs w:val="20"/>
              </w:rPr>
              <w:t>)3</w:t>
            </w:r>
            <w:proofErr w:type="gramEnd"/>
            <w:r w:rsidRPr="00B36001">
              <w:rPr>
                <w:rFonts w:asciiTheme="minorHAnsi" w:hAnsiTheme="minorHAnsi" w:cs="TimesNewRomanPS-BoldMT"/>
                <w:bCs/>
                <w:sz w:val="20"/>
                <w:szCs w:val="20"/>
              </w:rPr>
              <w:t>).</w:t>
            </w:r>
          </w:p>
        </w:tc>
      </w:tr>
      <w:tr w:rsidR="0082211E" w:rsidRPr="00337A1D" w14:paraId="607E074A" w14:textId="77777777" w:rsidTr="00937B59">
        <w:trPr>
          <w:trHeight w:val="144"/>
        </w:trPr>
        <w:tc>
          <w:tcPr>
            <w:tcW w:w="720" w:type="dxa"/>
            <w:vAlign w:val="center"/>
          </w:tcPr>
          <w:p w14:paraId="607E0748" w14:textId="77777777" w:rsidR="0082211E" w:rsidRDefault="0082211E"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04</w:t>
            </w:r>
          </w:p>
        </w:tc>
        <w:tc>
          <w:tcPr>
            <w:tcW w:w="13896" w:type="dxa"/>
          </w:tcPr>
          <w:p w14:paraId="607E0749" w14:textId="6ADB3298" w:rsidR="0082211E" w:rsidRDefault="0082211E" w:rsidP="00BF5E3E">
            <w:pPr>
              <w:keepNext/>
              <w:spacing w:after="0" w:line="240" w:lineRule="auto"/>
              <w:rPr>
                <w:rFonts w:asciiTheme="minorHAnsi" w:hAnsiTheme="minorHAnsi" w:cs="Arial"/>
                <w:sz w:val="20"/>
                <w:szCs w:val="20"/>
              </w:rPr>
            </w:pPr>
            <w:r w:rsidRPr="00337A1D">
              <w:rPr>
                <w:rFonts w:asciiTheme="minorHAnsi" w:hAnsiTheme="minorHAnsi" w:cs="Arial"/>
                <w:sz w:val="20"/>
                <w:szCs w:val="20"/>
              </w:rPr>
              <w:t xml:space="preserve">Unfired </w:t>
            </w:r>
            <w:r>
              <w:rPr>
                <w:rFonts w:asciiTheme="minorHAnsi" w:hAnsiTheme="minorHAnsi" w:cs="Arial"/>
                <w:sz w:val="20"/>
                <w:szCs w:val="20"/>
              </w:rPr>
              <w:t>s</w:t>
            </w:r>
            <w:r w:rsidRPr="00337A1D">
              <w:rPr>
                <w:rFonts w:asciiTheme="minorHAnsi" w:hAnsiTheme="minorHAnsi" w:cs="Arial"/>
                <w:sz w:val="20"/>
                <w:szCs w:val="20"/>
              </w:rPr>
              <w:t xml:space="preserve">torage </w:t>
            </w:r>
            <w:r>
              <w:rPr>
                <w:rFonts w:asciiTheme="minorHAnsi" w:hAnsiTheme="minorHAnsi" w:cs="Arial"/>
                <w:sz w:val="20"/>
                <w:szCs w:val="20"/>
              </w:rPr>
              <w:t>t</w:t>
            </w:r>
            <w:r w:rsidRPr="00337A1D">
              <w:rPr>
                <w:rFonts w:asciiTheme="minorHAnsi" w:hAnsiTheme="minorHAnsi" w:cs="Arial"/>
                <w:sz w:val="20"/>
                <w:szCs w:val="20"/>
              </w:rPr>
              <w:t>anks</w:t>
            </w:r>
            <w:r>
              <w:rPr>
                <w:rFonts w:asciiTheme="minorHAnsi" w:hAnsiTheme="minorHAnsi" w:cs="Arial"/>
                <w:sz w:val="20"/>
                <w:szCs w:val="20"/>
              </w:rPr>
              <w:t xml:space="preserve"> are </w:t>
            </w:r>
            <w:r w:rsidRPr="00337A1D">
              <w:rPr>
                <w:rFonts w:asciiTheme="minorHAnsi" w:hAnsiTheme="minorHAnsi" w:cs="Arial"/>
                <w:sz w:val="20"/>
                <w:szCs w:val="20"/>
              </w:rPr>
              <w:t xml:space="preserve">insulated with an external R-12 or combination of R-16 internal and external Insulation. </w:t>
            </w:r>
            <w:r>
              <w:rPr>
                <w:rFonts w:asciiTheme="minorHAnsi" w:hAnsiTheme="minorHAnsi" w:cs="TimesNewRomanPS-BoldMT"/>
                <w:bCs/>
                <w:sz w:val="20"/>
                <w:szCs w:val="20"/>
              </w:rPr>
              <w:t xml:space="preserve">Alternatively, the </w:t>
            </w:r>
            <w:r w:rsidRPr="00B36001">
              <w:rPr>
                <w:rFonts w:asciiTheme="minorHAnsi" w:hAnsiTheme="minorHAnsi" w:cs="TimesNewRomanPS-BoldMT"/>
                <w:bCs/>
                <w:sz w:val="20"/>
                <w:szCs w:val="20"/>
              </w:rPr>
              <w:t>heat loss of the tank surface based on an 80</w:t>
            </w:r>
            <w:r w:rsidR="00BF5E3E">
              <w:rPr>
                <w:sz w:val="20"/>
                <w:szCs w:val="20"/>
              </w:rPr>
              <w:t>°</w:t>
            </w:r>
            <w:r w:rsidR="00335E47">
              <w:rPr>
                <w:rFonts w:asciiTheme="minorHAnsi" w:hAnsiTheme="minorHAnsi"/>
                <w:sz w:val="20"/>
                <w:szCs w:val="20"/>
              </w:rPr>
              <w:t>F</w:t>
            </w:r>
            <w:r w:rsidRPr="00B36001">
              <w:rPr>
                <w:rFonts w:asciiTheme="minorHAnsi" w:hAnsiTheme="minorHAnsi" w:cs="TimesNewRomanPS-BoldMT"/>
                <w:bCs/>
                <w:sz w:val="20"/>
                <w:szCs w:val="20"/>
              </w:rPr>
              <w:t xml:space="preserve"> water-air temperature difference shall be less than 6.5 </w:t>
            </w:r>
            <w:proofErr w:type="spellStart"/>
            <w:r w:rsidRPr="00B36001">
              <w:rPr>
                <w:rFonts w:asciiTheme="minorHAnsi" w:hAnsiTheme="minorHAnsi" w:cs="TimesNewRomanPS-BoldMT"/>
                <w:bCs/>
                <w:sz w:val="20"/>
                <w:szCs w:val="20"/>
              </w:rPr>
              <w:t>Btu</w:t>
            </w:r>
            <w:r w:rsidR="00BF5E3E">
              <w:rPr>
                <w:rFonts w:asciiTheme="minorHAnsi" w:hAnsiTheme="minorHAnsi" w:cs="TimesNewRomanPS-BoldMT"/>
                <w:bCs/>
                <w:sz w:val="20"/>
                <w:szCs w:val="20"/>
              </w:rPr>
              <w:t>h</w:t>
            </w:r>
            <w:proofErr w:type="spellEnd"/>
            <w:r w:rsidR="00BF5E3E">
              <w:rPr>
                <w:rFonts w:asciiTheme="minorHAnsi" w:hAnsiTheme="minorHAnsi" w:cs="TimesNewRomanPS-BoldMT"/>
                <w:bCs/>
                <w:sz w:val="20"/>
                <w:szCs w:val="20"/>
              </w:rPr>
              <w:t>/ft</w:t>
            </w:r>
            <w:r w:rsidR="00BF5E3E">
              <w:rPr>
                <w:rFonts w:asciiTheme="minorHAnsi" w:hAnsiTheme="minorHAnsi" w:cs="TimesNewRomanPS-BoldMT"/>
                <w:bCs/>
                <w:sz w:val="20"/>
                <w:szCs w:val="20"/>
                <w:vertAlign w:val="superscript"/>
              </w:rPr>
              <w:t>2</w:t>
            </w:r>
            <w:r w:rsidRPr="00B36001">
              <w:rPr>
                <w:rFonts w:asciiTheme="minorHAnsi" w:hAnsiTheme="minorHAnsi" w:cs="TimesNewRomanPS-BoldMT"/>
                <w:bCs/>
                <w:sz w:val="20"/>
                <w:szCs w:val="20"/>
              </w:rPr>
              <w:t>.</w:t>
            </w:r>
            <w:r>
              <w:rPr>
                <w:rFonts w:asciiTheme="minorHAnsi" w:hAnsiTheme="minorHAnsi" w:cs="TimesNewRomanPS-BoldMT"/>
                <w:bCs/>
                <w:sz w:val="20"/>
                <w:szCs w:val="20"/>
              </w:rPr>
              <w:t xml:space="preserve"> </w:t>
            </w:r>
            <w:r w:rsidRPr="00337A1D">
              <w:rPr>
                <w:rFonts w:asciiTheme="minorHAnsi" w:hAnsiTheme="minorHAnsi" w:cs="TimesNewRomanPSMT"/>
                <w:sz w:val="20"/>
                <w:szCs w:val="20"/>
              </w:rPr>
              <w:t>(Section 110.3(c)4).</w:t>
            </w:r>
          </w:p>
        </w:tc>
      </w:tr>
      <w:tr w:rsidR="0082211E" w:rsidRPr="00B36001" w14:paraId="607E0751" w14:textId="77777777" w:rsidTr="00937B59">
        <w:trPr>
          <w:trHeight w:val="144"/>
        </w:trPr>
        <w:tc>
          <w:tcPr>
            <w:tcW w:w="720" w:type="dxa"/>
            <w:vAlign w:val="center"/>
          </w:tcPr>
          <w:p w14:paraId="607E074B" w14:textId="77777777" w:rsidR="0082211E" w:rsidRDefault="0082211E" w:rsidP="004C4971">
            <w:pPr>
              <w:keepNext/>
              <w:spacing w:after="0" w:line="240" w:lineRule="auto"/>
              <w:jc w:val="center"/>
              <w:rPr>
                <w:rFonts w:asciiTheme="minorHAnsi" w:hAnsiTheme="minorHAnsi"/>
                <w:sz w:val="20"/>
                <w:szCs w:val="20"/>
              </w:rPr>
            </w:pPr>
            <w:r>
              <w:rPr>
                <w:rFonts w:asciiTheme="minorHAnsi" w:hAnsiTheme="minorHAnsi"/>
                <w:sz w:val="20"/>
                <w:szCs w:val="20"/>
              </w:rPr>
              <w:t>05</w:t>
            </w:r>
          </w:p>
        </w:tc>
        <w:tc>
          <w:tcPr>
            <w:tcW w:w="13896" w:type="dxa"/>
          </w:tcPr>
          <w:p w14:paraId="607E074C" w14:textId="7630E115" w:rsidR="0082211E" w:rsidRDefault="0082211E" w:rsidP="004C4971">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All sections of the recirculation loop, </w:t>
            </w:r>
            <w:r>
              <w:rPr>
                <w:sz w:val="20"/>
                <w:szCs w:val="20"/>
              </w:rPr>
              <w:t xml:space="preserve">and the first </w:t>
            </w:r>
            <w:r w:rsidR="00BF5E3E">
              <w:rPr>
                <w:sz w:val="20"/>
                <w:szCs w:val="20"/>
              </w:rPr>
              <w:t>5</w:t>
            </w:r>
            <w:r>
              <w:rPr>
                <w:sz w:val="20"/>
                <w:szCs w:val="20"/>
              </w:rPr>
              <w:t xml:space="preserve"> feet of all branches off the loop </w:t>
            </w:r>
            <w:r>
              <w:rPr>
                <w:rFonts w:asciiTheme="minorHAnsi" w:hAnsiTheme="minorHAnsi" w:cs="TimesNewRomanPS-BoldMT"/>
                <w:bCs/>
                <w:sz w:val="20"/>
                <w:szCs w:val="20"/>
              </w:rPr>
              <w:t xml:space="preserve">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except for the following: (RA4.4.1)</w:t>
            </w:r>
          </w:p>
          <w:p w14:paraId="607E074D" w14:textId="12DC8B61" w:rsidR="0082211E" w:rsidRDefault="0082211E" w:rsidP="004C4971">
            <w:pPr>
              <w:pStyle w:val="ListParagraph"/>
              <w:keepNext/>
              <w:numPr>
                <w:ilvl w:val="0"/>
                <w:numId w:val="25"/>
              </w:numPr>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surrounded on all sides by at least 1</w:t>
            </w:r>
            <w:r w:rsidR="00BF5E3E">
              <w:rPr>
                <w:rFonts w:asciiTheme="minorHAnsi" w:hAnsiTheme="minorHAnsi" w:cs="TimesNewRomanPS-BoldMT"/>
                <w:bCs/>
                <w:sz w:val="20"/>
                <w:szCs w:val="20"/>
              </w:rPr>
              <w:t xml:space="preserve"> </w:t>
            </w:r>
            <w:r>
              <w:rPr>
                <w:rFonts w:asciiTheme="minorHAnsi" w:hAnsiTheme="minorHAnsi" w:cs="TimesNewRomanPS-BoldMT"/>
                <w:bCs/>
                <w:sz w:val="20"/>
                <w:szCs w:val="20"/>
              </w:rPr>
              <w:t>inch of insulation.</w:t>
            </w:r>
          </w:p>
          <w:p w14:paraId="607E074E" w14:textId="77777777" w:rsidR="0082211E" w:rsidRDefault="0082211E" w:rsidP="004C4971">
            <w:pPr>
              <w:pStyle w:val="ListParagraph"/>
              <w:keepNext/>
              <w:numPr>
                <w:ilvl w:val="0"/>
                <w:numId w:val="25"/>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607E074F" w14:textId="77777777" w:rsidR="0082211E" w:rsidRDefault="0082211E" w:rsidP="004C4971">
            <w:pPr>
              <w:pStyle w:val="ListParagraph"/>
              <w:keepNext/>
              <w:numPr>
                <w:ilvl w:val="0"/>
                <w:numId w:val="25"/>
              </w:numPr>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607E0750" w14:textId="77777777" w:rsidR="0082211E" w:rsidRDefault="0082211E" w:rsidP="004C4971">
            <w:pPr>
              <w:pStyle w:val="ListParagraph"/>
              <w:keepNext/>
              <w:numPr>
                <w:ilvl w:val="0"/>
                <w:numId w:val="25"/>
              </w:numPr>
              <w:autoSpaceDE w:val="0"/>
              <w:autoSpaceDN w:val="0"/>
              <w:adjustRightInd w:val="0"/>
              <w:spacing w:after="0" w:line="240" w:lineRule="auto"/>
              <w:rPr>
                <w:rFonts w:asciiTheme="minorHAnsi" w:hAnsiTheme="minorHAnsi" w:cs="TimesNewRomanPS-BoldMT"/>
                <w:bCs/>
                <w:sz w:val="20"/>
                <w:szCs w:val="20"/>
              </w:rPr>
            </w:pPr>
            <w:r w:rsidRPr="00B36001">
              <w:rPr>
                <w:sz w:val="20"/>
                <w:szCs w:val="20"/>
              </w:rPr>
              <w:t>Insulation is not required on the cold water line when it is used as the return</w:t>
            </w:r>
          </w:p>
        </w:tc>
      </w:tr>
      <w:tr w:rsidR="0082211E" w:rsidRPr="00C93879" w14:paraId="607E0754" w14:textId="77777777" w:rsidTr="00937B59">
        <w:trPr>
          <w:trHeight w:val="144"/>
        </w:trPr>
        <w:tc>
          <w:tcPr>
            <w:tcW w:w="720" w:type="dxa"/>
            <w:vAlign w:val="center"/>
          </w:tcPr>
          <w:p w14:paraId="607E0752" w14:textId="77777777" w:rsidR="0082211E" w:rsidRDefault="0082211E" w:rsidP="004C4971">
            <w:pPr>
              <w:keepNext/>
              <w:spacing w:after="0" w:line="240" w:lineRule="auto"/>
              <w:jc w:val="center"/>
              <w:rPr>
                <w:rFonts w:asciiTheme="minorHAnsi" w:hAnsiTheme="minorHAnsi" w:cs="Arial"/>
                <w:sz w:val="20"/>
                <w:szCs w:val="20"/>
              </w:rPr>
            </w:pPr>
            <w:r>
              <w:rPr>
                <w:rFonts w:asciiTheme="minorHAnsi" w:hAnsiTheme="minorHAnsi"/>
                <w:sz w:val="20"/>
                <w:szCs w:val="20"/>
              </w:rPr>
              <w:t>06</w:t>
            </w:r>
          </w:p>
        </w:tc>
        <w:tc>
          <w:tcPr>
            <w:tcW w:w="13896" w:type="dxa"/>
          </w:tcPr>
          <w:p w14:paraId="607E0753" w14:textId="4C37EA2C" w:rsidR="0082211E" w:rsidRDefault="0082211E" w:rsidP="004C4971">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Hot water pipes that are buried below grade are installed in a waterproof and non-crushable casing or sleeve that allows for installation, removal, and replacement of the enclosed pipe and insulation. </w:t>
            </w:r>
            <w:r>
              <w:rPr>
                <w:rFonts w:asciiTheme="minorHAnsi" w:hAnsiTheme="minorHAnsi" w:cs="TimesNewRomanPS-BoldMT"/>
                <w:bCs/>
                <w:sz w:val="20"/>
                <w:szCs w:val="20"/>
              </w:rPr>
              <w:t>(RA4.4.1)</w:t>
            </w:r>
          </w:p>
        </w:tc>
      </w:tr>
      <w:tr w:rsidR="0082211E" w:rsidRPr="00C93879" w14:paraId="607E0757" w14:textId="77777777" w:rsidTr="00937B59">
        <w:trPr>
          <w:trHeight w:val="144"/>
        </w:trPr>
        <w:tc>
          <w:tcPr>
            <w:tcW w:w="720" w:type="dxa"/>
            <w:vAlign w:val="center"/>
          </w:tcPr>
          <w:p w14:paraId="607E0755" w14:textId="77777777" w:rsidR="0082211E" w:rsidRDefault="0082211E" w:rsidP="004C4971">
            <w:pPr>
              <w:keepNext/>
              <w:spacing w:after="0" w:line="240" w:lineRule="auto"/>
              <w:jc w:val="center"/>
              <w:rPr>
                <w:rFonts w:asciiTheme="minorHAnsi" w:hAnsiTheme="minorHAnsi" w:cs="Arial"/>
                <w:sz w:val="20"/>
                <w:szCs w:val="20"/>
              </w:rPr>
            </w:pPr>
            <w:r>
              <w:rPr>
                <w:rFonts w:asciiTheme="minorHAnsi" w:hAnsiTheme="minorHAnsi"/>
                <w:sz w:val="20"/>
                <w:szCs w:val="20"/>
              </w:rPr>
              <w:t>07</w:t>
            </w:r>
          </w:p>
        </w:tc>
        <w:tc>
          <w:tcPr>
            <w:tcW w:w="13896" w:type="dxa"/>
          </w:tcPr>
          <w:p w14:paraId="607E0756" w14:textId="181F8A74" w:rsidR="0082211E" w:rsidRDefault="0082211E" w:rsidP="004C4971">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Insulation outside conditioned space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protected from damage</w:t>
            </w:r>
            <w:r w:rsidR="00BF5E3E">
              <w:rPr>
                <w:rFonts w:asciiTheme="minorHAnsi" w:hAnsiTheme="minorHAnsi" w:cs="TimesNewRomanPS-BoldMT"/>
                <w:bCs/>
                <w:sz w:val="20"/>
                <w:szCs w:val="20"/>
              </w:rPr>
              <w:t>;</w:t>
            </w:r>
            <w:r w:rsidRPr="00B36001">
              <w:rPr>
                <w:rFonts w:asciiTheme="minorHAnsi" w:hAnsiTheme="minorHAnsi" w:cs="TimesNewRomanPS-BoldMT"/>
                <w:bCs/>
                <w:sz w:val="20"/>
                <w:szCs w:val="20"/>
              </w:rPr>
              <w:t xml:space="preserve"> including that due to sunlight, moisture, equipment maintenance, and wind. </w:t>
            </w:r>
            <w:r>
              <w:rPr>
                <w:rFonts w:asciiTheme="minorHAnsi" w:hAnsiTheme="minorHAnsi" w:cs="TimesNewRomanPS-BoldMT"/>
                <w:bCs/>
                <w:sz w:val="20"/>
                <w:szCs w:val="20"/>
              </w:rPr>
              <w:t xml:space="preserve"> (RA4.4.1)</w:t>
            </w:r>
          </w:p>
        </w:tc>
      </w:tr>
      <w:tr w:rsidR="0082211E" w:rsidRPr="00C93879" w14:paraId="607E075A" w14:textId="77777777" w:rsidTr="00937B59">
        <w:trPr>
          <w:trHeight w:val="144"/>
        </w:trPr>
        <w:tc>
          <w:tcPr>
            <w:tcW w:w="720" w:type="dxa"/>
            <w:vAlign w:val="center"/>
          </w:tcPr>
          <w:p w14:paraId="607E0758" w14:textId="77777777" w:rsidR="0082211E" w:rsidRDefault="0082211E"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08</w:t>
            </w:r>
          </w:p>
        </w:tc>
        <w:tc>
          <w:tcPr>
            <w:tcW w:w="13896" w:type="dxa"/>
          </w:tcPr>
          <w:p w14:paraId="607E0759" w14:textId="77777777" w:rsidR="0082211E" w:rsidRDefault="0082211E" w:rsidP="004C4971">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Pipe insulation fit</w:t>
            </w:r>
            <w:r>
              <w:rPr>
                <w:rFonts w:asciiTheme="minorHAnsi" w:hAnsiTheme="minorHAnsi" w:cs="TimesNewRomanPS-BoldMT"/>
                <w:bCs/>
                <w:sz w:val="20"/>
                <w:szCs w:val="20"/>
              </w:rPr>
              <w:t>s</w:t>
            </w:r>
            <w:r w:rsidRPr="00B36001">
              <w:rPr>
                <w:rFonts w:asciiTheme="minorHAnsi" w:hAnsiTheme="minorHAnsi" w:cs="TimesNewRomanPS-BoldMT"/>
                <w:bCs/>
                <w:sz w:val="20"/>
                <w:szCs w:val="20"/>
              </w:rPr>
              <w:t xml:space="preserve"> tightly to the pipe. </w:t>
            </w:r>
            <w:r>
              <w:rPr>
                <w:rFonts w:asciiTheme="minorHAnsi" w:hAnsiTheme="minorHAnsi" w:cs="TimesNewRomanPS-BoldMT"/>
                <w:bCs/>
                <w:sz w:val="20"/>
                <w:szCs w:val="20"/>
              </w:rPr>
              <w:t>(RA4.4.1)</w:t>
            </w:r>
          </w:p>
        </w:tc>
      </w:tr>
      <w:tr w:rsidR="0082211E" w:rsidRPr="00B36001" w14:paraId="607E075D" w14:textId="77777777" w:rsidTr="00937B59">
        <w:trPr>
          <w:trHeight w:val="144"/>
        </w:trPr>
        <w:tc>
          <w:tcPr>
            <w:tcW w:w="720" w:type="dxa"/>
            <w:vAlign w:val="center"/>
          </w:tcPr>
          <w:p w14:paraId="607E075B" w14:textId="77777777" w:rsidR="0082211E" w:rsidRDefault="0082211E"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09</w:t>
            </w:r>
          </w:p>
        </w:tc>
        <w:tc>
          <w:tcPr>
            <w:tcW w:w="13896" w:type="dxa"/>
          </w:tcPr>
          <w:p w14:paraId="607E075C" w14:textId="77777777" w:rsidR="0082211E" w:rsidRDefault="0082211E" w:rsidP="004C4971">
            <w:pPr>
              <w:keepNext/>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On insulated sections of pipe, n</w:t>
            </w:r>
            <w:r w:rsidRPr="00B36001">
              <w:rPr>
                <w:rFonts w:asciiTheme="minorHAnsi" w:hAnsiTheme="minorHAnsi" w:cs="TimesNewRomanPS-BoldMT"/>
                <w:bCs/>
                <w:sz w:val="20"/>
                <w:szCs w:val="20"/>
              </w:rPr>
              <w:t xml:space="preserve">o piping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visible due to insulation voids</w:t>
            </w:r>
            <w:r w:rsidR="005F3E72">
              <w:rPr>
                <w:rFonts w:asciiTheme="minorHAnsi" w:hAnsiTheme="minorHAnsi" w:cs="TimesNewRomanPS-BoldMT"/>
                <w:bCs/>
                <w:sz w:val="20"/>
                <w:szCs w:val="20"/>
              </w:rPr>
              <w:t>, and a</w:t>
            </w:r>
            <w:r w:rsidR="005F3E72" w:rsidRPr="00C93879">
              <w:rPr>
                <w:rFonts w:asciiTheme="minorHAnsi" w:hAnsiTheme="minorHAnsi" w:cs="TimesNewRomanPS-BoldMT"/>
                <w:bCs/>
                <w:sz w:val="20"/>
                <w:szCs w:val="20"/>
              </w:rPr>
              <w:t xml:space="preserve">ll elbows and tees </w:t>
            </w:r>
            <w:r w:rsidR="005F3E72">
              <w:rPr>
                <w:rFonts w:asciiTheme="minorHAnsi" w:hAnsiTheme="minorHAnsi" w:cs="TimesNewRomanPS-BoldMT"/>
                <w:bCs/>
                <w:sz w:val="20"/>
                <w:szCs w:val="20"/>
              </w:rPr>
              <w:t xml:space="preserve">are </w:t>
            </w:r>
            <w:r w:rsidR="005F3E72" w:rsidRPr="00C93879">
              <w:rPr>
                <w:rFonts w:asciiTheme="minorHAnsi" w:hAnsiTheme="minorHAnsi" w:cs="TimesNewRomanPS-BoldMT"/>
                <w:bCs/>
                <w:sz w:val="20"/>
                <w:szCs w:val="20"/>
              </w:rPr>
              <w:t>fully insulated</w:t>
            </w:r>
            <w:r w:rsidR="005F3E72">
              <w:rPr>
                <w:rFonts w:asciiTheme="minorHAnsi" w:hAnsiTheme="minorHAnsi" w:cs="TimesNewRomanPS-BoldMT"/>
                <w:bCs/>
                <w:sz w:val="20"/>
                <w:szCs w:val="20"/>
              </w:rPr>
              <w:t>.</w:t>
            </w:r>
            <w:r>
              <w:rPr>
                <w:rFonts w:asciiTheme="minorHAnsi" w:hAnsiTheme="minorHAnsi" w:cs="TimesNewRomanPS-BoldMT"/>
                <w:bCs/>
                <w:sz w:val="20"/>
                <w:szCs w:val="20"/>
              </w:rPr>
              <w:t>. (RA4.4.1)</w:t>
            </w:r>
          </w:p>
        </w:tc>
      </w:tr>
      <w:tr w:rsidR="0082211E" w:rsidRPr="00337A1D" w14:paraId="607E0760" w14:textId="77777777" w:rsidTr="00937B59">
        <w:trPr>
          <w:trHeight w:val="144"/>
        </w:trPr>
        <w:tc>
          <w:tcPr>
            <w:tcW w:w="720" w:type="dxa"/>
            <w:vAlign w:val="center"/>
          </w:tcPr>
          <w:p w14:paraId="607E075E" w14:textId="77777777" w:rsidR="0082211E" w:rsidRDefault="005F3E72"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10</w:t>
            </w:r>
          </w:p>
        </w:tc>
        <w:tc>
          <w:tcPr>
            <w:tcW w:w="13896" w:type="dxa"/>
          </w:tcPr>
          <w:p w14:paraId="607E075F" w14:textId="77777777" w:rsidR="0082211E" w:rsidRDefault="0082211E" w:rsidP="004C4971">
            <w:pPr>
              <w:keepNext/>
              <w:autoSpaceDE w:val="0"/>
              <w:autoSpaceDN w:val="0"/>
              <w:adjustRightInd w:val="0"/>
              <w:spacing w:after="0" w:line="240" w:lineRule="auto"/>
              <w:rPr>
                <w:rFonts w:asciiTheme="minorHAnsi" w:hAnsiTheme="minorHAnsi" w:cs="Arial"/>
                <w:sz w:val="20"/>
                <w:szCs w:val="20"/>
              </w:rPr>
            </w:pPr>
            <w:r>
              <w:rPr>
                <w:rFonts w:asciiTheme="minorHAnsi" w:hAnsiTheme="minorHAnsi" w:cs="TimesNewRomanPS-BoldMT"/>
                <w:bCs/>
                <w:sz w:val="20"/>
                <w:szCs w:val="20"/>
              </w:rPr>
              <w:t>The recirculation pump is mounted on a vertical section of the return line, OR an a</w:t>
            </w:r>
            <w:r w:rsidRPr="00337A1D">
              <w:rPr>
                <w:rFonts w:asciiTheme="minorHAnsi" w:hAnsiTheme="minorHAnsi" w:cs="TimesNewRomanPS-BoldMT"/>
                <w:bCs/>
                <w:sz w:val="20"/>
                <w:szCs w:val="20"/>
              </w:rPr>
              <w:t xml:space="preserve">utomatic </w:t>
            </w:r>
            <w:r>
              <w:rPr>
                <w:rFonts w:asciiTheme="minorHAnsi" w:hAnsiTheme="minorHAnsi" w:cs="TimesNewRomanPS-BoldMT"/>
                <w:bCs/>
                <w:sz w:val="20"/>
                <w:szCs w:val="20"/>
              </w:rPr>
              <w:t>a</w:t>
            </w:r>
            <w:r w:rsidRPr="00337A1D">
              <w:rPr>
                <w:rFonts w:asciiTheme="minorHAnsi" w:hAnsiTheme="minorHAnsi" w:cs="TimesNewRomanPS-BoldMT"/>
                <w:bCs/>
                <w:sz w:val="20"/>
                <w:szCs w:val="20"/>
              </w:rPr>
              <w:t xml:space="preserve">ir release valve is installed </w:t>
            </w:r>
            <w:r>
              <w:rPr>
                <w:rFonts w:asciiTheme="minorHAnsi" w:hAnsiTheme="minorHAnsi" w:cs="TimesNewRomanPS-BoldMT"/>
                <w:bCs/>
                <w:sz w:val="20"/>
                <w:szCs w:val="20"/>
              </w:rPr>
              <w:t>on a riser at least 12 inches in length, on the inlet side of the recirculation</w:t>
            </w:r>
            <w:r w:rsidRPr="00337A1D">
              <w:rPr>
                <w:rFonts w:asciiTheme="minorHAnsi" w:hAnsiTheme="minorHAnsi" w:cs="TimesNewRomanPS-BoldMT"/>
                <w:bCs/>
                <w:sz w:val="20"/>
                <w:szCs w:val="20"/>
              </w:rPr>
              <w:t xml:space="preserve"> pump</w:t>
            </w:r>
            <w:r>
              <w:rPr>
                <w:rFonts w:asciiTheme="minorHAnsi" w:hAnsiTheme="minorHAnsi" w:cs="TimesNewRomanPS-BoldMT"/>
                <w:bCs/>
                <w:sz w:val="20"/>
                <w:szCs w:val="20"/>
              </w:rPr>
              <w:t>, no more than 4 feet from the pump.</w:t>
            </w:r>
            <w:r w:rsidRPr="00337A1D">
              <w:rPr>
                <w:rFonts w:asciiTheme="minorHAnsi" w:hAnsiTheme="minorHAnsi" w:cs="TimesNewRomanPS-BoldMT"/>
                <w:bCs/>
                <w:sz w:val="20"/>
                <w:szCs w:val="20"/>
              </w:rPr>
              <w:t xml:space="preserve"> </w:t>
            </w:r>
            <w:r>
              <w:rPr>
                <w:rFonts w:asciiTheme="minorHAnsi" w:hAnsiTheme="minorHAnsi" w:cs="TimesNewRomanPS-BoldMT"/>
                <w:bCs/>
                <w:sz w:val="20"/>
                <w:szCs w:val="20"/>
              </w:rPr>
              <w:t>(</w:t>
            </w:r>
            <w:r w:rsidRPr="00337A1D">
              <w:rPr>
                <w:rFonts w:asciiTheme="minorHAnsi" w:hAnsiTheme="minorHAnsi" w:cs="TimesNewRomanPSMT"/>
                <w:sz w:val="20"/>
                <w:szCs w:val="20"/>
              </w:rPr>
              <w:t>Section 110.3(c)5A</w:t>
            </w:r>
            <w:r>
              <w:rPr>
                <w:rFonts w:asciiTheme="minorHAnsi" w:hAnsiTheme="minorHAnsi" w:cs="TimesNewRomanPSMT"/>
                <w:sz w:val="20"/>
                <w:szCs w:val="20"/>
              </w:rPr>
              <w:t>)</w:t>
            </w:r>
            <w:r w:rsidRPr="00337A1D">
              <w:rPr>
                <w:rFonts w:asciiTheme="minorHAnsi" w:hAnsiTheme="minorHAnsi" w:cs="TimesNewRomanPSMT"/>
                <w:sz w:val="20"/>
                <w:szCs w:val="20"/>
              </w:rPr>
              <w:t>.</w:t>
            </w:r>
          </w:p>
        </w:tc>
      </w:tr>
      <w:tr w:rsidR="0082211E" w:rsidRPr="00337A1D" w14:paraId="607E0763" w14:textId="77777777" w:rsidTr="00937B59">
        <w:trPr>
          <w:trHeight w:val="144"/>
        </w:trPr>
        <w:tc>
          <w:tcPr>
            <w:tcW w:w="720" w:type="dxa"/>
            <w:vAlign w:val="center"/>
          </w:tcPr>
          <w:p w14:paraId="607E0761" w14:textId="77777777" w:rsidR="0082211E" w:rsidRDefault="005F3E72"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11</w:t>
            </w:r>
          </w:p>
        </w:tc>
        <w:tc>
          <w:tcPr>
            <w:tcW w:w="13896" w:type="dxa"/>
          </w:tcPr>
          <w:p w14:paraId="607E0762" w14:textId="77777777" w:rsidR="0082211E" w:rsidRDefault="0082211E" w:rsidP="004C4971">
            <w:pPr>
              <w:keepNext/>
              <w:spacing w:after="0" w:line="240" w:lineRule="auto"/>
              <w:rPr>
                <w:rFonts w:asciiTheme="minorHAnsi" w:hAnsiTheme="minorHAnsi" w:cs="Arial"/>
                <w:sz w:val="20"/>
                <w:szCs w:val="20"/>
              </w:rPr>
            </w:pPr>
            <w:r w:rsidRPr="00337A1D">
              <w:rPr>
                <w:rFonts w:asciiTheme="minorHAnsi" w:hAnsiTheme="minorHAnsi"/>
                <w:sz w:val="20"/>
                <w:szCs w:val="20"/>
              </w:rPr>
              <w:t>A check valve is located between the recirculation pump and the water heater</w:t>
            </w:r>
            <w:r>
              <w:rPr>
                <w:rFonts w:asciiTheme="minorHAnsi" w:hAnsiTheme="minorHAnsi"/>
                <w:sz w:val="20"/>
                <w:szCs w:val="20"/>
              </w:rPr>
              <w:t>. (</w:t>
            </w:r>
            <w:r w:rsidRPr="00337A1D">
              <w:rPr>
                <w:rFonts w:asciiTheme="minorHAnsi" w:hAnsiTheme="minorHAnsi" w:cs="TimesNewRomanPSMT"/>
                <w:sz w:val="20"/>
                <w:szCs w:val="20"/>
              </w:rPr>
              <w:t>Section 110.3(c)5B</w:t>
            </w:r>
            <w:r>
              <w:rPr>
                <w:rFonts w:asciiTheme="minorHAnsi" w:hAnsiTheme="minorHAnsi" w:cs="TimesNewRomanPSMT"/>
                <w:sz w:val="20"/>
                <w:szCs w:val="20"/>
              </w:rPr>
              <w:t>)</w:t>
            </w:r>
            <w:r w:rsidRPr="00337A1D">
              <w:rPr>
                <w:rFonts w:asciiTheme="minorHAnsi" w:hAnsiTheme="minorHAnsi" w:cs="TimesNewRomanPSMT"/>
                <w:sz w:val="20"/>
                <w:szCs w:val="20"/>
              </w:rPr>
              <w:t>.</w:t>
            </w:r>
          </w:p>
        </w:tc>
      </w:tr>
      <w:tr w:rsidR="0082211E" w:rsidRPr="00337A1D" w14:paraId="607E0766" w14:textId="77777777" w:rsidTr="00937B59">
        <w:trPr>
          <w:trHeight w:val="144"/>
        </w:trPr>
        <w:tc>
          <w:tcPr>
            <w:tcW w:w="720" w:type="dxa"/>
            <w:vAlign w:val="center"/>
          </w:tcPr>
          <w:p w14:paraId="607E0764" w14:textId="77777777" w:rsidR="0082211E" w:rsidRDefault="005F3E72"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12</w:t>
            </w:r>
          </w:p>
        </w:tc>
        <w:tc>
          <w:tcPr>
            <w:tcW w:w="13896" w:type="dxa"/>
          </w:tcPr>
          <w:p w14:paraId="607E0765" w14:textId="77777777" w:rsidR="0082211E" w:rsidRDefault="0082211E" w:rsidP="004C4971">
            <w:pPr>
              <w:keepNext/>
              <w:spacing w:after="0" w:line="240" w:lineRule="auto"/>
              <w:rPr>
                <w:rFonts w:asciiTheme="minorHAnsi" w:hAnsiTheme="minorHAnsi" w:cs="TimesNewRomanPS-BoldMT"/>
                <w:bCs/>
                <w:sz w:val="20"/>
                <w:szCs w:val="20"/>
              </w:rPr>
            </w:pPr>
            <w:r>
              <w:rPr>
                <w:rFonts w:asciiTheme="minorHAnsi" w:hAnsiTheme="minorHAnsi"/>
                <w:sz w:val="20"/>
                <w:szCs w:val="20"/>
              </w:rPr>
              <w:t>A h</w:t>
            </w:r>
            <w:r w:rsidRPr="00337A1D">
              <w:rPr>
                <w:rFonts w:asciiTheme="minorHAnsi" w:hAnsiTheme="minorHAnsi"/>
                <w:sz w:val="20"/>
                <w:szCs w:val="20"/>
              </w:rPr>
              <w:t xml:space="preserve">ose </w:t>
            </w:r>
            <w:proofErr w:type="spellStart"/>
            <w:r w:rsidRPr="00337A1D">
              <w:rPr>
                <w:rFonts w:asciiTheme="minorHAnsi" w:hAnsiTheme="minorHAnsi"/>
                <w:sz w:val="20"/>
                <w:szCs w:val="20"/>
              </w:rPr>
              <w:t>bibb</w:t>
            </w:r>
            <w:proofErr w:type="spellEnd"/>
            <w:r w:rsidRPr="00337A1D">
              <w:rPr>
                <w:rFonts w:asciiTheme="minorHAnsi" w:hAnsiTheme="minorHAnsi"/>
                <w:sz w:val="20"/>
                <w:szCs w:val="20"/>
              </w:rPr>
              <w:t xml:space="preserve"> is installed between the pump and the water heating equipment with an isolation valve between the hose </w:t>
            </w:r>
            <w:proofErr w:type="spellStart"/>
            <w:r w:rsidRPr="00337A1D">
              <w:rPr>
                <w:rFonts w:asciiTheme="minorHAnsi" w:hAnsiTheme="minorHAnsi"/>
                <w:sz w:val="20"/>
                <w:szCs w:val="20"/>
              </w:rPr>
              <w:t>bibb</w:t>
            </w:r>
            <w:proofErr w:type="spellEnd"/>
            <w:r w:rsidRPr="00337A1D">
              <w:rPr>
                <w:rFonts w:asciiTheme="minorHAnsi" w:hAnsiTheme="minorHAnsi"/>
                <w:sz w:val="20"/>
                <w:szCs w:val="20"/>
              </w:rPr>
              <w:t xml:space="preserve"> and the water heating equipment</w:t>
            </w:r>
            <w:r>
              <w:rPr>
                <w:rFonts w:asciiTheme="minorHAnsi" w:hAnsiTheme="minorHAnsi"/>
                <w:sz w:val="20"/>
                <w:szCs w:val="20"/>
              </w:rPr>
              <w:t>.  (</w:t>
            </w:r>
            <w:r w:rsidRPr="00337A1D">
              <w:rPr>
                <w:rFonts w:asciiTheme="minorHAnsi" w:hAnsiTheme="minorHAnsi" w:cs="TimesNewRomanPSMT"/>
                <w:sz w:val="20"/>
                <w:szCs w:val="20"/>
              </w:rPr>
              <w:t>Section 110.3(c)5C</w:t>
            </w:r>
            <w:r>
              <w:rPr>
                <w:rFonts w:asciiTheme="minorHAnsi" w:hAnsiTheme="minorHAnsi" w:cs="TimesNewRomanPSMT"/>
                <w:sz w:val="20"/>
                <w:szCs w:val="20"/>
              </w:rPr>
              <w:t>)</w:t>
            </w:r>
            <w:r w:rsidRPr="00337A1D">
              <w:rPr>
                <w:rFonts w:asciiTheme="minorHAnsi" w:hAnsiTheme="minorHAnsi" w:cs="TimesNewRomanPSMT"/>
                <w:sz w:val="20"/>
                <w:szCs w:val="20"/>
              </w:rPr>
              <w:t>.</w:t>
            </w:r>
          </w:p>
        </w:tc>
      </w:tr>
      <w:tr w:rsidR="0082211E" w:rsidRPr="00DB17F7" w14:paraId="607E0769" w14:textId="77777777" w:rsidTr="00937B59">
        <w:trPr>
          <w:trHeight w:val="144"/>
        </w:trPr>
        <w:tc>
          <w:tcPr>
            <w:tcW w:w="720" w:type="dxa"/>
            <w:vAlign w:val="center"/>
          </w:tcPr>
          <w:p w14:paraId="607E0767" w14:textId="77777777" w:rsidR="0082211E" w:rsidRDefault="005F3E72"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13</w:t>
            </w:r>
          </w:p>
        </w:tc>
        <w:tc>
          <w:tcPr>
            <w:tcW w:w="13896" w:type="dxa"/>
          </w:tcPr>
          <w:p w14:paraId="607E0768" w14:textId="77777777" w:rsidR="0082211E" w:rsidRDefault="0082211E" w:rsidP="004C4971">
            <w:pPr>
              <w:pStyle w:val="BulletCALetter"/>
              <w:keepNext/>
              <w:spacing w:before="0"/>
              <w:ind w:left="0" w:firstLine="0"/>
              <w:rPr>
                <w:rFonts w:asciiTheme="minorHAnsi" w:hAnsiTheme="minorHAnsi" w:cs="TimesNewRomanPS-BoldMT"/>
                <w:bCs/>
              </w:rPr>
            </w:pPr>
            <w:r w:rsidRPr="00DB17F7">
              <w:rPr>
                <w:rFonts w:asciiTheme="minorHAnsi" w:hAnsiTheme="minorHAnsi"/>
              </w:rPr>
              <w:t>Isolation valves are installed on both sides of the pump. One of the isolation valves may be the s</w:t>
            </w:r>
            <w:r>
              <w:rPr>
                <w:rFonts w:asciiTheme="minorHAnsi" w:hAnsiTheme="minorHAnsi"/>
              </w:rPr>
              <w:t>a</w:t>
            </w:r>
            <w:r w:rsidR="005F3E72">
              <w:rPr>
                <w:rFonts w:asciiTheme="minorHAnsi" w:hAnsiTheme="minorHAnsi"/>
              </w:rPr>
              <w:t>me isolation valve as in item 12</w:t>
            </w:r>
            <w:r w:rsidRPr="00DB17F7">
              <w:rPr>
                <w:rFonts w:asciiTheme="minorHAnsi" w:hAnsiTheme="minorHAnsi"/>
              </w:rPr>
              <w:t xml:space="preserve"> above</w:t>
            </w:r>
            <w:r>
              <w:rPr>
                <w:rFonts w:asciiTheme="minorHAnsi" w:hAnsiTheme="minorHAnsi"/>
              </w:rPr>
              <w:t>.  (</w:t>
            </w:r>
            <w:r w:rsidRPr="00DB17F7">
              <w:rPr>
                <w:rFonts w:asciiTheme="minorHAnsi" w:hAnsiTheme="minorHAnsi" w:cs="TimesNewRomanPSMT"/>
              </w:rPr>
              <w:t>Section 110.3(c)5D</w:t>
            </w:r>
            <w:r>
              <w:rPr>
                <w:rFonts w:asciiTheme="minorHAnsi" w:hAnsiTheme="minorHAnsi" w:cs="TimesNewRomanPSMT"/>
              </w:rPr>
              <w:t>)</w:t>
            </w:r>
            <w:r w:rsidRPr="00DB17F7">
              <w:rPr>
                <w:rFonts w:asciiTheme="minorHAnsi" w:hAnsiTheme="minorHAnsi" w:cs="TimesNewRomanPSMT"/>
              </w:rPr>
              <w:t>.</w:t>
            </w:r>
          </w:p>
        </w:tc>
      </w:tr>
      <w:tr w:rsidR="0082211E" w:rsidRPr="00DB17F7" w14:paraId="607E076C" w14:textId="77777777" w:rsidTr="00937B59">
        <w:trPr>
          <w:trHeight w:val="144"/>
        </w:trPr>
        <w:tc>
          <w:tcPr>
            <w:tcW w:w="720" w:type="dxa"/>
            <w:vAlign w:val="center"/>
          </w:tcPr>
          <w:p w14:paraId="607E076A" w14:textId="77777777" w:rsidR="0082211E" w:rsidRDefault="005F3E72"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14</w:t>
            </w:r>
          </w:p>
        </w:tc>
        <w:tc>
          <w:tcPr>
            <w:tcW w:w="13896" w:type="dxa"/>
          </w:tcPr>
          <w:p w14:paraId="607E076B" w14:textId="77777777" w:rsidR="0082211E" w:rsidRDefault="0082211E" w:rsidP="004C4971">
            <w:pPr>
              <w:keepNext/>
              <w:spacing w:after="0" w:line="240" w:lineRule="auto"/>
              <w:rPr>
                <w:rFonts w:asciiTheme="minorHAnsi" w:hAnsiTheme="minorHAnsi" w:cs="TimesNewRomanPS-BoldMT"/>
                <w:bCs/>
                <w:sz w:val="20"/>
                <w:szCs w:val="20"/>
              </w:rPr>
            </w:pPr>
            <w:r w:rsidRPr="00DB17F7">
              <w:rPr>
                <w:rFonts w:asciiTheme="minorHAnsi" w:hAnsiTheme="minorHAnsi"/>
                <w:sz w:val="20"/>
                <w:szCs w:val="20"/>
              </w:rPr>
              <w:t>The cold water supply piping and the recirculation loop piping is not connected to the hot water storage tank drain port</w:t>
            </w:r>
            <w:r>
              <w:rPr>
                <w:rFonts w:asciiTheme="minorHAnsi" w:hAnsiTheme="minorHAnsi"/>
                <w:sz w:val="20"/>
                <w:szCs w:val="20"/>
              </w:rPr>
              <w:t>.  (</w:t>
            </w:r>
            <w:r w:rsidRPr="00DB17F7">
              <w:rPr>
                <w:rFonts w:asciiTheme="minorHAnsi" w:hAnsiTheme="minorHAnsi" w:cs="TimesNewRomanPSMT"/>
                <w:sz w:val="20"/>
                <w:szCs w:val="20"/>
              </w:rPr>
              <w:t>Section 110.3(c)5E</w:t>
            </w:r>
            <w:r>
              <w:rPr>
                <w:rFonts w:asciiTheme="minorHAnsi" w:hAnsiTheme="minorHAnsi" w:cs="TimesNewRomanPSMT"/>
                <w:sz w:val="20"/>
                <w:szCs w:val="20"/>
              </w:rPr>
              <w:t>)</w:t>
            </w:r>
            <w:r w:rsidRPr="00DB17F7">
              <w:rPr>
                <w:rFonts w:asciiTheme="minorHAnsi" w:hAnsiTheme="minorHAnsi" w:cs="TimesNewRomanPSMT"/>
                <w:sz w:val="20"/>
                <w:szCs w:val="20"/>
              </w:rPr>
              <w:t>.</w:t>
            </w:r>
          </w:p>
        </w:tc>
      </w:tr>
      <w:tr w:rsidR="0082211E" w:rsidRPr="00DB17F7" w14:paraId="607E076F" w14:textId="77777777" w:rsidTr="00937B59">
        <w:trPr>
          <w:trHeight w:val="144"/>
        </w:trPr>
        <w:tc>
          <w:tcPr>
            <w:tcW w:w="720" w:type="dxa"/>
            <w:vAlign w:val="center"/>
          </w:tcPr>
          <w:p w14:paraId="607E076D" w14:textId="77777777" w:rsidR="0082211E" w:rsidRDefault="005F3E72"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15</w:t>
            </w:r>
          </w:p>
        </w:tc>
        <w:tc>
          <w:tcPr>
            <w:tcW w:w="13896" w:type="dxa"/>
          </w:tcPr>
          <w:p w14:paraId="607E076E" w14:textId="77777777" w:rsidR="0082211E" w:rsidRDefault="0082211E" w:rsidP="004C4971">
            <w:pPr>
              <w:keepNext/>
              <w:spacing w:after="0" w:line="240" w:lineRule="auto"/>
              <w:rPr>
                <w:rFonts w:asciiTheme="minorHAnsi" w:hAnsiTheme="minorHAnsi" w:cs="TimesNewRomanPS-BoldMT"/>
                <w:bCs/>
                <w:sz w:val="20"/>
                <w:szCs w:val="20"/>
              </w:rPr>
            </w:pPr>
            <w:r w:rsidRPr="00DB17F7">
              <w:rPr>
                <w:sz w:val="20"/>
                <w:szCs w:val="20"/>
              </w:rPr>
              <w:t>A check valve is installed on the cold water supply line between the hot water system and the next closest tee on the cold water supply</w:t>
            </w:r>
            <w:r>
              <w:rPr>
                <w:sz w:val="20"/>
                <w:szCs w:val="20"/>
              </w:rPr>
              <w:t>.  (</w:t>
            </w:r>
            <w:r w:rsidRPr="00DB17F7">
              <w:rPr>
                <w:rFonts w:asciiTheme="minorHAnsi" w:hAnsiTheme="minorHAnsi" w:cs="TimesNewRomanPSMT"/>
                <w:sz w:val="20"/>
                <w:szCs w:val="20"/>
              </w:rPr>
              <w:t>Section 110.3(c)5F</w:t>
            </w:r>
            <w:r>
              <w:rPr>
                <w:rFonts w:asciiTheme="minorHAnsi" w:hAnsiTheme="minorHAnsi" w:cs="TimesNewRomanPSMT"/>
                <w:sz w:val="20"/>
                <w:szCs w:val="20"/>
              </w:rPr>
              <w:t>)</w:t>
            </w:r>
            <w:r w:rsidRPr="00DB17F7">
              <w:rPr>
                <w:rFonts w:asciiTheme="minorHAnsi" w:hAnsiTheme="minorHAnsi" w:cs="TimesNewRomanPSMT"/>
                <w:sz w:val="20"/>
                <w:szCs w:val="20"/>
              </w:rPr>
              <w:t>.</w:t>
            </w:r>
          </w:p>
        </w:tc>
      </w:tr>
      <w:tr w:rsidR="0082211E" w14:paraId="607E0772" w14:textId="77777777" w:rsidTr="00937B59">
        <w:trPr>
          <w:trHeight w:val="144"/>
        </w:trPr>
        <w:tc>
          <w:tcPr>
            <w:tcW w:w="720" w:type="dxa"/>
            <w:vAlign w:val="center"/>
          </w:tcPr>
          <w:p w14:paraId="607E0770" w14:textId="77777777" w:rsidR="0082211E" w:rsidRDefault="005F3E72"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16</w:t>
            </w:r>
          </w:p>
        </w:tc>
        <w:tc>
          <w:tcPr>
            <w:tcW w:w="13896" w:type="dxa"/>
          </w:tcPr>
          <w:p w14:paraId="607E0771" w14:textId="77777777" w:rsidR="0082211E" w:rsidRDefault="0082211E" w:rsidP="004C4971">
            <w:pPr>
              <w:keepNext/>
              <w:spacing w:after="0" w:line="240" w:lineRule="auto"/>
              <w:rPr>
                <w:sz w:val="20"/>
                <w:szCs w:val="20"/>
              </w:rPr>
            </w:pPr>
            <w:r w:rsidRPr="00524AB7">
              <w:rPr>
                <w:sz w:val="20"/>
                <w:szCs w:val="20"/>
              </w:rPr>
              <w:t>The hot water distribution system piping from the water heater(s) to the fixtures and appliances take</w:t>
            </w:r>
            <w:r>
              <w:rPr>
                <w:sz w:val="20"/>
                <w:szCs w:val="20"/>
              </w:rPr>
              <w:t>s</w:t>
            </w:r>
            <w:r w:rsidRPr="00524AB7">
              <w:rPr>
                <w:sz w:val="20"/>
                <w:szCs w:val="20"/>
              </w:rPr>
              <w:t xml:space="preserve"> the</w:t>
            </w:r>
            <w:r>
              <w:rPr>
                <w:sz w:val="20"/>
                <w:szCs w:val="20"/>
              </w:rPr>
              <w:t xml:space="preserve"> </w:t>
            </w:r>
            <w:r w:rsidRPr="00524AB7">
              <w:rPr>
                <w:sz w:val="20"/>
                <w:szCs w:val="20"/>
              </w:rPr>
              <w:t xml:space="preserve">most direct path. </w:t>
            </w:r>
            <w:r>
              <w:rPr>
                <w:sz w:val="20"/>
                <w:szCs w:val="20"/>
              </w:rPr>
              <w:t>(RA 4.4.7.1)</w:t>
            </w:r>
          </w:p>
        </w:tc>
      </w:tr>
      <w:tr w:rsidR="0082211E" w14:paraId="607E0775" w14:textId="77777777" w:rsidTr="00937B59">
        <w:trPr>
          <w:trHeight w:val="144"/>
        </w:trPr>
        <w:tc>
          <w:tcPr>
            <w:tcW w:w="720" w:type="dxa"/>
            <w:vAlign w:val="center"/>
          </w:tcPr>
          <w:p w14:paraId="607E0773" w14:textId="77777777" w:rsidR="0082211E" w:rsidRDefault="005F3E72"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17</w:t>
            </w:r>
          </w:p>
        </w:tc>
        <w:tc>
          <w:tcPr>
            <w:tcW w:w="13896" w:type="dxa"/>
          </w:tcPr>
          <w:p w14:paraId="607E0774" w14:textId="77777777" w:rsidR="0082211E" w:rsidRDefault="0082211E" w:rsidP="004C4971">
            <w:pPr>
              <w:keepNext/>
              <w:spacing w:after="0" w:line="240" w:lineRule="auto"/>
              <w:rPr>
                <w:sz w:val="20"/>
                <w:szCs w:val="20"/>
              </w:rPr>
            </w:pPr>
            <w:r>
              <w:rPr>
                <w:sz w:val="20"/>
                <w:szCs w:val="20"/>
              </w:rPr>
              <w:t>I</w:t>
            </w:r>
            <w:r w:rsidRPr="00524AB7">
              <w:rPr>
                <w:sz w:val="20"/>
                <w:szCs w:val="20"/>
              </w:rPr>
              <w:t>nstallation and operation</w:t>
            </w:r>
            <w:r>
              <w:rPr>
                <w:sz w:val="20"/>
                <w:szCs w:val="20"/>
              </w:rPr>
              <w:t xml:space="preserve"> </w:t>
            </w:r>
            <w:r w:rsidRPr="00524AB7">
              <w:rPr>
                <w:sz w:val="20"/>
                <w:szCs w:val="20"/>
              </w:rPr>
              <w:t xml:space="preserve">instructions that provide details of the operation of the pump and controls </w:t>
            </w:r>
            <w:r>
              <w:rPr>
                <w:sz w:val="20"/>
                <w:szCs w:val="20"/>
              </w:rPr>
              <w:t xml:space="preserve">are </w:t>
            </w:r>
            <w:r w:rsidRPr="00524AB7">
              <w:rPr>
                <w:sz w:val="20"/>
                <w:szCs w:val="20"/>
              </w:rPr>
              <w:t>available at the jobsite for inspection.</w:t>
            </w:r>
            <w:r>
              <w:rPr>
                <w:sz w:val="20"/>
                <w:szCs w:val="20"/>
              </w:rPr>
              <w:t xml:space="preserve"> (RA 4.4.7.1)</w:t>
            </w:r>
          </w:p>
        </w:tc>
      </w:tr>
      <w:tr w:rsidR="0082211E" w14:paraId="607E0778" w14:textId="77777777" w:rsidTr="00937B59">
        <w:trPr>
          <w:trHeight w:val="144"/>
        </w:trPr>
        <w:tc>
          <w:tcPr>
            <w:tcW w:w="720" w:type="dxa"/>
            <w:vAlign w:val="center"/>
          </w:tcPr>
          <w:p w14:paraId="607E0776" w14:textId="77777777" w:rsidR="0082211E" w:rsidRDefault="005F3E72"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18</w:t>
            </w:r>
          </w:p>
        </w:tc>
        <w:tc>
          <w:tcPr>
            <w:tcW w:w="13896" w:type="dxa"/>
            <w:vAlign w:val="center"/>
          </w:tcPr>
          <w:p w14:paraId="607E0777" w14:textId="77777777" w:rsidR="0082211E" w:rsidRDefault="0082211E" w:rsidP="004C4971">
            <w:pPr>
              <w:keepNext/>
              <w:spacing w:after="0" w:line="240" w:lineRule="auto"/>
              <w:rPr>
                <w:sz w:val="20"/>
                <w:szCs w:val="20"/>
              </w:rPr>
            </w:pPr>
            <w:r w:rsidRPr="00524AB7">
              <w:rPr>
                <w:sz w:val="20"/>
                <w:szCs w:val="20"/>
              </w:rPr>
              <w:t>More than one circulation loop may be installed. Each loop shall have its own pump and controls.</w:t>
            </w:r>
            <w:r>
              <w:rPr>
                <w:sz w:val="20"/>
                <w:szCs w:val="20"/>
              </w:rPr>
              <w:t xml:space="preserve"> (</w:t>
            </w:r>
            <w:r w:rsidRPr="00524AB7">
              <w:rPr>
                <w:sz w:val="20"/>
                <w:szCs w:val="20"/>
              </w:rPr>
              <w:t>RA4.4.8, RA 4.4.9, RA 4.4.10)</w:t>
            </w:r>
          </w:p>
        </w:tc>
      </w:tr>
      <w:tr w:rsidR="0082211E" w:rsidRPr="002332EE" w14:paraId="607E077A" w14:textId="77777777" w:rsidTr="00937B59">
        <w:trPr>
          <w:trHeight w:val="144"/>
        </w:trPr>
        <w:tc>
          <w:tcPr>
            <w:tcW w:w="14616" w:type="dxa"/>
            <w:gridSpan w:val="2"/>
            <w:vAlign w:val="center"/>
          </w:tcPr>
          <w:p w14:paraId="607E0779" w14:textId="77777777" w:rsidR="0082211E" w:rsidRDefault="0082211E" w:rsidP="004C4971">
            <w:pPr>
              <w:keepNext/>
              <w:spacing w:after="0" w:line="240" w:lineRule="auto"/>
              <w:rPr>
                <w:rFonts w:asciiTheme="minorHAnsi" w:hAnsiTheme="minorHAnsi"/>
                <w:sz w:val="20"/>
                <w:szCs w:val="20"/>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07E077B" w14:textId="77777777" w:rsidR="001E0DF0" w:rsidRDefault="001E0DF0" w:rsidP="001E0DF0">
      <w:pPr>
        <w:tabs>
          <w:tab w:val="left" w:pos="-720"/>
        </w:tabs>
        <w:suppressAutoHyphens/>
        <w:spacing w:after="0" w:line="240" w:lineRule="auto"/>
        <w:ind w:left="446"/>
        <w:rPr>
          <w:rFonts w:asciiTheme="minorHAnsi" w:hAnsiTheme="minorHAnsi"/>
          <w:b/>
          <w:sz w:val="20"/>
          <w:szCs w:val="20"/>
        </w:rPr>
      </w:pPr>
    </w:p>
    <w:p w14:paraId="607E077C" w14:textId="77777777" w:rsidR="001E0DF0" w:rsidRDefault="001E0DF0">
      <w:pPr>
        <w:spacing w:after="0" w:line="240" w:lineRule="auto"/>
        <w:rPr>
          <w:rFonts w:asciiTheme="minorHAnsi" w:hAnsiTheme="minorHAnsi"/>
          <w:b/>
          <w:sz w:val="20"/>
          <w:szCs w:val="20"/>
        </w:rPr>
      </w:pPr>
      <w:r>
        <w:rPr>
          <w:rFonts w:asciiTheme="minorHAnsi" w:hAnsiTheme="minorHAnsi"/>
          <w:b/>
          <w:sz w:val="20"/>
          <w:szCs w:val="20"/>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1E0DF0" w:rsidRPr="006D2E42" w14:paraId="607E077F" w14:textId="77777777" w:rsidTr="00937B59">
        <w:trPr>
          <w:trHeight w:val="288"/>
          <w:tblHeader/>
        </w:trPr>
        <w:tc>
          <w:tcPr>
            <w:tcW w:w="14616" w:type="dxa"/>
            <w:gridSpan w:val="2"/>
            <w:tcBorders>
              <w:bottom w:val="single" w:sz="4" w:space="0" w:color="000000"/>
            </w:tcBorders>
            <w:vAlign w:val="center"/>
          </w:tcPr>
          <w:p w14:paraId="607E077D" w14:textId="77777777" w:rsidR="00A80404" w:rsidRDefault="00D83193">
            <w:pPr>
              <w:spacing w:after="0" w:line="240" w:lineRule="auto"/>
              <w:rPr>
                <w:rFonts w:asciiTheme="minorHAnsi" w:hAnsiTheme="minorHAnsi"/>
                <w:b/>
                <w:sz w:val="20"/>
                <w:szCs w:val="20"/>
              </w:rPr>
            </w:pPr>
            <w:r>
              <w:rPr>
                <w:rFonts w:asciiTheme="minorHAnsi" w:hAnsiTheme="minorHAnsi"/>
                <w:b/>
                <w:sz w:val="20"/>
                <w:szCs w:val="20"/>
              </w:rPr>
              <w:lastRenderedPageBreak/>
              <w:t>E</w:t>
            </w:r>
            <w:r w:rsidR="001E0DF0" w:rsidRPr="006D2E42">
              <w:rPr>
                <w:rFonts w:asciiTheme="minorHAnsi" w:hAnsiTheme="minorHAnsi"/>
                <w:b/>
                <w:sz w:val="20"/>
                <w:szCs w:val="20"/>
              </w:rPr>
              <w:t xml:space="preserve">. </w:t>
            </w:r>
            <w:r w:rsidR="001E0DF0" w:rsidRPr="00E215C5">
              <w:rPr>
                <w:rFonts w:asciiTheme="minorHAnsi" w:hAnsiTheme="minorHAnsi"/>
                <w:b/>
                <w:sz w:val="20"/>
                <w:szCs w:val="20"/>
              </w:rPr>
              <w:t>Multiple Dwelling Units – Recirculation Temperature Modulation Control</w:t>
            </w:r>
            <w:r w:rsidR="003174C1" w:rsidRPr="003174C1">
              <w:rPr>
                <w:rFonts w:asciiTheme="minorHAnsi" w:hAnsiTheme="minorHAnsi"/>
                <w:b/>
                <w:sz w:val="20"/>
                <w:szCs w:val="20"/>
              </w:rPr>
              <w:t xml:space="preserve"> Requirements</w:t>
            </w:r>
          </w:p>
          <w:p w14:paraId="607E077E" w14:textId="58694E5F" w:rsidR="00A80404" w:rsidRDefault="000F282C" w:rsidP="004C49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BF5E3E">
              <w:rPr>
                <w:rFonts w:asciiTheme="minorHAnsi" w:hAnsiTheme="minorHAnsi"/>
                <w:sz w:val="20"/>
                <w:szCs w:val="20"/>
              </w:rPr>
              <w:t>.</w:t>
            </w:r>
          </w:p>
        </w:tc>
      </w:tr>
      <w:tr w:rsidR="001E0DF0" w:rsidRPr="006D2E42" w14:paraId="607E0782" w14:textId="77777777" w:rsidTr="00937B59">
        <w:trPr>
          <w:trHeight w:val="288"/>
          <w:tblHeader/>
        </w:trPr>
        <w:tc>
          <w:tcPr>
            <w:tcW w:w="720" w:type="dxa"/>
            <w:tcBorders>
              <w:top w:val="single" w:sz="4" w:space="0" w:color="000000"/>
            </w:tcBorders>
            <w:vAlign w:val="center"/>
          </w:tcPr>
          <w:p w14:paraId="607E0780" w14:textId="77777777" w:rsidR="001E0DF0" w:rsidRPr="006D2E42" w:rsidRDefault="001E0DF0" w:rsidP="009B08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tcBorders>
              <w:top w:val="single" w:sz="4" w:space="0" w:color="000000"/>
            </w:tcBorders>
            <w:vAlign w:val="center"/>
          </w:tcPr>
          <w:p w14:paraId="607E0781" w14:textId="77777777" w:rsidR="001E0DF0" w:rsidRPr="006D2E42" w:rsidRDefault="001E0DF0" w:rsidP="009B08F6">
            <w:pPr>
              <w:autoSpaceDE w:val="0"/>
              <w:autoSpaceDN w:val="0"/>
              <w:adjustRightInd w:val="0"/>
              <w:spacing w:after="0" w:line="240" w:lineRule="auto"/>
              <w:rPr>
                <w:rFonts w:asciiTheme="minorHAnsi" w:hAnsiTheme="minorHAnsi"/>
                <w:sz w:val="20"/>
                <w:szCs w:val="20"/>
              </w:rPr>
            </w:pPr>
            <w:r>
              <w:rPr>
                <w:rFonts w:asciiTheme="minorHAnsi" w:hAnsiTheme="minorHAnsi"/>
                <w:sz w:val="20"/>
                <w:szCs w:val="20"/>
              </w:rPr>
              <w:t xml:space="preserve">Controls have been installed that </w:t>
            </w:r>
            <w:r w:rsidRPr="00E41D1D">
              <w:rPr>
                <w:rFonts w:asciiTheme="minorHAnsi" w:hAnsiTheme="minorHAnsi"/>
                <w:sz w:val="20"/>
                <w:szCs w:val="20"/>
              </w:rPr>
              <w:t>reduce the hot water supply temperature when hot water</w:t>
            </w:r>
            <w:r>
              <w:rPr>
                <w:rFonts w:asciiTheme="minorHAnsi" w:hAnsiTheme="minorHAnsi"/>
                <w:sz w:val="20"/>
                <w:szCs w:val="20"/>
              </w:rPr>
              <w:t xml:space="preserve"> </w:t>
            </w:r>
            <w:r w:rsidRPr="00E41D1D">
              <w:rPr>
                <w:rFonts w:asciiTheme="minorHAnsi" w:hAnsiTheme="minorHAnsi"/>
                <w:sz w:val="20"/>
                <w:szCs w:val="20"/>
              </w:rPr>
              <w:t>demand is determined to be low by the control system. The control system may use a fixed control schedule or</w:t>
            </w:r>
            <w:r>
              <w:rPr>
                <w:rFonts w:asciiTheme="minorHAnsi" w:hAnsiTheme="minorHAnsi"/>
                <w:sz w:val="20"/>
                <w:szCs w:val="20"/>
              </w:rPr>
              <w:t xml:space="preserve"> </w:t>
            </w:r>
            <w:r w:rsidRPr="00E41D1D">
              <w:rPr>
                <w:rFonts w:asciiTheme="minorHAnsi" w:hAnsiTheme="minorHAnsi"/>
                <w:sz w:val="20"/>
                <w:szCs w:val="20"/>
              </w:rPr>
              <w:t>dynamic control schedules based measurements of hot water demand.</w:t>
            </w:r>
            <w:r>
              <w:rPr>
                <w:rFonts w:asciiTheme="minorHAnsi" w:hAnsiTheme="minorHAnsi"/>
                <w:sz w:val="20"/>
                <w:szCs w:val="20"/>
              </w:rPr>
              <w:t xml:space="preserve">  (</w:t>
            </w:r>
            <w:r w:rsidRPr="00B36001">
              <w:rPr>
                <w:rFonts w:asciiTheme="minorHAnsi" w:hAnsiTheme="minorHAnsi"/>
                <w:sz w:val="20"/>
                <w:szCs w:val="20"/>
              </w:rPr>
              <w:t>RA4.4.11)</w:t>
            </w:r>
            <w:r>
              <w:rPr>
                <w:rFonts w:asciiTheme="minorHAnsi" w:hAnsiTheme="minorHAnsi"/>
                <w:sz w:val="20"/>
                <w:szCs w:val="20"/>
              </w:rPr>
              <w:t>.</w:t>
            </w:r>
          </w:p>
        </w:tc>
      </w:tr>
      <w:tr w:rsidR="001E0DF0" w14:paraId="607E0785" w14:textId="77777777" w:rsidTr="00937B59">
        <w:trPr>
          <w:trHeight w:val="288"/>
          <w:tblHeader/>
        </w:trPr>
        <w:tc>
          <w:tcPr>
            <w:tcW w:w="720" w:type="dxa"/>
            <w:vAlign w:val="center"/>
          </w:tcPr>
          <w:p w14:paraId="607E0783" w14:textId="77777777" w:rsidR="001E0DF0" w:rsidRDefault="001E0DF0" w:rsidP="009B08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vAlign w:val="center"/>
          </w:tcPr>
          <w:p w14:paraId="607E0784" w14:textId="1F872F86" w:rsidR="001E0DF0" w:rsidRDefault="001E0DF0" w:rsidP="00BF5E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Daily hot water supply temperature reduction (which is defined as the sum of temperature reduction by the control in each hour within a 24-hour period) shall be more than 50</w:t>
            </w:r>
            <w:r w:rsidR="00BF5E3E">
              <w:rPr>
                <w:rFonts w:asciiTheme="minorHAnsi" w:hAnsiTheme="minorHAnsi"/>
                <w:sz w:val="20"/>
                <w:szCs w:val="20"/>
              </w:rPr>
              <w:t>°</w:t>
            </w:r>
            <w:r>
              <w:rPr>
                <w:rFonts w:asciiTheme="minorHAnsi" w:hAnsiTheme="minorHAnsi"/>
                <w:sz w:val="20"/>
                <w:szCs w:val="20"/>
              </w:rPr>
              <w:t>F. (</w:t>
            </w:r>
            <w:r w:rsidRPr="00B36001">
              <w:rPr>
                <w:rFonts w:asciiTheme="minorHAnsi" w:hAnsiTheme="minorHAnsi"/>
                <w:sz w:val="20"/>
                <w:szCs w:val="20"/>
              </w:rPr>
              <w:t>RA4.4.11)</w:t>
            </w:r>
            <w:r>
              <w:rPr>
                <w:rFonts w:asciiTheme="minorHAnsi" w:hAnsiTheme="minorHAnsi"/>
                <w:sz w:val="20"/>
                <w:szCs w:val="20"/>
              </w:rPr>
              <w:t xml:space="preserve"> </w:t>
            </w:r>
          </w:p>
        </w:tc>
      </w:tr>
      <w:tr w:rsidR="001E0DF0" w:rsidRPr="0093694E" w14:paraId="607E0787" w14:textId="77777777" w:rsidTr="00937B59">
        <w:trPr>
          <w:trHeight w:hRule="exact" w:val="262"/>
        </w:trPr>
        <w:tc>
          <w:tcPr>
            <w:tcW w:w="14616" w:type="dxa"/>
            <w:gridSpan w:val="2"/>
            <w:tcBorders>
              <w:top w:val="single" w:sz="4" w:space="0" w:color="000000"/>
              <w:left w:val="single" w:sz="4" w:space="0" w:color="000000"/>
              <w:bottom w:val="single" w:sz="4" w:space="0" w:color="000000"/>
              <w:right w:val="single" w:sz="4" w:space="0" w:color="000000"/>
            </w:tcBorders>
            <w:vAlign w:val="center"/>
          </w:tcPr>
          <w:p w14:paraId="607E0786" w14:textId="77777777" w:rsidR="001E0DF0" w:rsidRPr="0093694E" w:rsidRDefault="001E0DF0" w:rsidP="004C4971">
            <w:pPr>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07E0788" w14:textId="77777777" w:rsidR="001E0DF0" w:rsidRDefault="001E0DF0" w:rsidP="001E0DF0">
      <w:pPr>
        <w:tabs>
          <w:tab w:val="left" w:pos="-720"/>
        </w:tabs>
        <w:suppressAutoHyphens/>
        <w:spacing w:after="0" w:line="240" w:lineRule="auto"/>
        <w:ind w:left="446"/>
        <w:rPr>
          <w:rFonts w:asciiTheme="minorHAnsi" w:hAnsi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1E0DF0" w:rsidRPr="006D2E42" w14:paraId="607E078B" w14:textId="77777777" w:rsidTr="00937B59">
        <w:trPr>
          <w:trHeight w:val="288"/>
          <w:tblHeader/>
        </w:trPr>
        <w:tc>
          <w:tcPr>
            <w:tcW w:w="14616" w:type="dxa"/>
            <w:gridSpan w:val="2"/>
            <w:tcBorders>
              <w:bottom w:val="single" w:sz="4" w:space="0" w:color="000000"/>
            </w:tcBorders>
            <w:vAlign w:val="center"/>
          </w:tcPr>
          <w:p w14:paraId="607E0789" w14:textId="77777777" w:rsidR="00A80404" w:rsidRDefault="00D83193">
            <w:pPr>
              <w:keepNext/>
              <w:spacing w:after="0" w:line="240" w:lineRule="auto"/>
              <w:rPr>
                <w:rFonts w:asciiTheme="minorHAnsi" w:hAnsiTheme="minorHAnsi"/>
                <w:b/>
                <w:sz w:val="20"/>
                <w:szCs w:val="20"/>
              </w:rPr>
            </w:pPr>
            <w:r>
              <w:rPr>
                <w:rFonts w:asciiTheme="minorHAnsi" w:hAnsiTheme="minorHAnsi"/>
                <w:b/>
                <w:sz w:val="20"/>
                <w:szCs w:val="20"/>
              </w:rPr>
              <w:t>F</w:t>
            </w:r>
            <w:r w:rsidR="001E0DF0" w:rsidRPr="006D2E42">
              <w:rPr>
                <w:rFonts w:asciiTheme="minorHAnsi" w:hAnsiTheme="minorHAnsi"/>
                <w:b/>
                <w:sz w:val="20"/>
                <w:szCs w:val="20"/>
              </w:rPr>
              <w:t xml:space="preserve">. </w:t>
            </w:r>
            <w:r w:rsidR="001E0DF0" w:rsidRPr="00E215C5">
              <w:rPr>
                <w:rFonts w:asciiTheme="minorHAnsi" w:hAnsiTheme="minorHAnsi"/>
                <w:b/>
                <w:sz w:val="20"/>
                <w:szCs w:val="20"/>
              </w:rPr>
              <w:t>Multiple Dwelling Units – Recirculation Continuous Monitoring Systems</w:t>
            </w:r>
            <w:r w:rsidR="003174C1" w:rsidRPr="003174C1">
              <w:rPr>
                <w:rFonts w:asciiTheme="minorHAnsi" w:hAnsiTheme="minorHAnsi"/>
                <w:b/>
                <w:sz w:val="20"/>
                <w:szCs w:val="20"/>
              </w:rPr>
              <w:t xml:space="preserve"> Requirements</w:t>
            </w:r>
          </w:p>
          <w:p w14:paraId="607E078A" w14:textId="5AF07C89" w:rsidR="00A80404" w:rsidRDefault="000F282C" w:rsidP="004C49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BF5E3E">
              <w:rPr>
                <w:rFonts w:asciiTheme="minorHAnsi" w:hAnsiTheme="minorHAnsi"/>
                <w:sz w:val="20"/>
                <w:szCs w:val="20"/>
              </w:rPr>
              <w:t>.</w:t>
            </w:r>
          </w:p>
        </w:tc>
      </w:tr>
      <w:tr w:rsidR="001E0DF0" w:rsidRPr="006D2E42" w14:paraId="607E078E" w14:textId="77777777" w:rsidTr="00937B59">
        <w:trPr>
          <w:trHeight w:val="288"/>
          <w:tblHeader/>
        </w:trPr>
        <w:tc>
          <w:tcPr>
            <w:tcW w:w="720" w:type="dxa"/>
            <w:tcBorders>
              <w:top w:val="single" w:sz="4" w:space="0" w:color="000000"/>
            </w:tcBorders>
            <w:vAlign w:val="center"/>
          </w:tcPr>
          <w:p w14:paraId="607E078C" w14:textId="77777777" w:rsidR="001E0DF0" w:rsidRPr="006D2E42" w:rsidRDefault="001E0DF0" w:rsidP="009B08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tcBorders>
              <w:top w:val="single" w:sz="4" w:space="0" w:color="000000"/>
            </w:tcBorders>
            <w:vAlign w:val="center"/>
          </w:tcPr>
          <w:p w14:paraId="607E078D" w14:textId="77777777" w:rsidR="001E0DF0" w:rsidRPr="006D2E42" w:rsidRDefault="001E0DF0" w:rsidP="009B08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water heating system must have a means of communicating with the remote monitoring facility .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1E0DF0" w14:paraId="607E0791" w14:textId="77777777" w:rsidTr="00937B59">
        <w:trPr>
          <w:trHeight w:val="288"/>
          <w:tblHeader/>
        </w:trPr>
        <w:tc>
          <w:tcPr>
            <w:tcW w:w="720" w:type="dxa"/>
            <w:vAlign w:val="center"/>
          </w:tcPr>
          <w:p w14:paraId="607E078F" w14:textId="77777777" w:rsidR="001E0DF0" w:rsidRDefault="001E0DF0" w:rsidP="009B08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vAlign w:val="center"/>
          </w:tcPr>
          <w:p w14:paraId="607E0790" w14:textId="2036F3F5" w:rsidR="001E0DF0" w:rsidRDefault="001E0DF0" w:rsidP="00BF5E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monitoring system must record no less frequently than hourly measurement of key system operation parameters</w:t>
            </w:r>
            <w:r w:rsidR="00BF5E3E">
              <w:rPr>
                <w:rFonts w:asciiTheme="minorHAnsi" w:hAnsiTheme="minorHAnsi"/>
                <w:sz w:val="20"/>
                <w:szCs w:val="20"/>
              </w:rPr>
              <w:t>;</w:t>
            </w:r>
            <w:r>
              <w:rPr>
                <w:rFonts w:asciiTheme="minorHAnsi" w:hAnsiTheme="minorHAnsi"/>
                <w:sz w:val="20"/>
                <w:szCs w:val="20"/>
              </w:rPr>
              <w:t xml:space="preserve"> including hot water supply and return temperatures, and status of gas valve relays.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1E0DF0" w14:paraId="607E0794" w14:textId="77777777" w:rsidTr="00937B59">
        <w:trPr>
          <w:trHeight w:val="288"/>
          <w:tblHeader/>
        </w:trPr>
        <w:tc>
          <w:tcPr>
            <w:tcW w:w="720" w:type="dxa"/>
            <w:vAlign w:val="center"/>
          </w:tcPr>
          <w:p w14:paraId="607E0792" w14:textId="77777777" w:rsidR="001E0DF0" w:rsidRDefault="001E0DF0" w:rsidP="009B08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96" w:type="dxa"/>
            <w:vAlign w:val="center"/>
          </w:tcPr>
          <w:p w14:paraId="607E0793" w14:textId="714C90C7" w:rsidR="001E0DF0" w:rsidRDefault="001E0DF0" w:rsidP="009B08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A current contract must be available that demonstrate</w:t>
            </w:r>
            <w:r w:rsidR="00BF5E3E">
              <w:rPr>
                <w:rFonts w:asciiTheme="minorHAnsi" w:hAnsiTheme="minorHAnsi"/>
                <w:sz w:val="20"/>
                <w:szCs w:val="20"/>
              </w:rPr>
              <w:t>s</w:t>
            </w:r>
            <w:r>
              <w:rPr>
                <w:rFonts w:asciiTheme="minorHAnsi" w:hAnsiTheme="minorHAnsi"/>
                <w:sz w:val="20"/>
                <w:szCs w:val="20"/>
              </w:rPr>
              <w:t xml:space="preserve"> the system will be monitored.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1E0DF0" w:rsidRPr="0093694E" w14:paraId="607E0796" w14:textId="77777777" w:rsidTr="00937B59">
        <w:trPr>
          <w:trHeight w:hRule="exact" w:val="262"/>
        </w:trPr>
        <w:tc>
          <w:tcPr>
            <w:tcW w:w="14616" w:type="dxa"/>
            <w:gridSpan w:val="2"/>
            <w:tcBorders>
              <w:top w:val="single" w:sz="4" w:space="0" w:color="000000"/>
              <w:left w:val="single" w:sz="4" w:space="0" w:color="000000"/>
              <w:bottom w:val="single" w:sz="4" w:space="0" w:color="000000"/>
              <w:right w:val="single" w:sz="4" w:space="0" w:color="000000"/>
            </w:tcBorders>
            <w:vAlign w:val="center"/>
          </w:tcPr>
          <w:p w14:paraId="607E0795" w14:textId="77777777" w:rsidR="001E0DF0" w:rsidRPr="0093694E" w:rsidRDefault="001E0DF0" w:rsidP="00D13A90">
            <w:pPr>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07E0797" w14:textId="77777777" w:rsidR="001E0DF0" w:rsidRDefault="001E0DF0" w:rsidP="001E0DF0">
      <w:pPr>
        <w:tabs>
          <w:tab w:val="left" w:pos="-720"/>
        </w:tabs>
        <w:suppressAutoHyphens/>
        <w:spacing w:after="0" w:line="240" w:lineRule="auto"/>
        <w:ind w:left="446"/>
        <w:rPr>
          <w:rFonts w:asciiTheme="minorHAnsi" w:hAnsi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1E0DF0" w:rsidRPr="006D2E42" w14:paraId="607E079A" w14:textId="77777777" w:rsidTr="00937B59">
        <w:trPr>
          <w:trHeight w:val="288"/>
          <w:tblHeader/>
        </w:trPr>
        <w:tc>
          <w:tcPr>
            <w:tcW w:w="14616" w:type="dxa"/>
            <w:gridSpan w:val="2"/>
            <w:tcBorders>
              <w:bottom w:val="single" w:sz="4" w:space="0" w:color="000000"/>
            </w:tcBorders>
            <w:vAlign w:val="center"/>
          </w:tcPr>
          <w:p w14:paraId="607E0798" w14:textId="77777777" w:rsidR="00A80404" w:rsidRDefault="00E315E6">
            <w:pPr>
              <w:keepNext/>
              <w:spacing w:after="0" w:line="240" w:lineRule="auto"/>
              <w:rPr>
                <w:rFonts w:asciiTheme="minorHAnsi" w:hAnsiTheme="minorHAnsi" w:cs="Arial"/>
                <w:sz w:val="20"/>
                <w:szCs w:val="20"/>
              </w:rPr>
            </w:pPr>
            <w:r>
              <w:rPr>
                <w:rFonts w:asciiTheme="minorHAnsi" w:hAnsiTheme="minorHAnsi"/>
                <w:b/>
                <w:sz w:val="20"/>
                <w:szCs w:val="20"/>
              </w:rPr>
              <w:lastRenderedPageBreak/>
              <w:t>G</w:t>
            </w:r>
            <w:r w:rsidR="001E0DF0" w:rsidRPr="006D2E42">
              <w:rPr>
                <w:rFonts w:asciiTheme="minorHAnsi" w:hAnsiTheme="minorHAnsi"/>
                <w:b/>
                <w:sz w:val="20"/>
                <w:szCs w:val="20"/>
              </w:rPr>
              <w:t xml:space="preserve">. </w:t>
            </w:r>
            <w:r w:rsidR="001E0DF0" w:rsidRPr="00E215C5">
              <w:rPr>
                <w:rFonts w:asciiTheme="minorHAnsi" w:hAnsiTheme="minorHAnsi"/>
                <w:b/>
                <w:sz w:val="20"/>
                <w:szCs w:val="20"/>
              </w:rPr>
              <w:t>Multiple Dwelling Units – Demand Recirculation</w:t>
            </w:r>
            <w:r w:rsidR="001E0DF0" w:rsidRPr="006D2E42">
              <w:rPr>
                <w:rFonts w:asciiTheme="minorHAnsi" w:hAnsiTheme="minorHAnsi" w:cs="Arial"/>
                <w:sz w:val="20"/>
                <w:szCs w:val="20"/>
              </w:rPr>
              <w:t xml:space="preserve"> </w:t>
            </w:r>
            <w:r w:rsidR="003174C1" w:rsidRPr="003174C1">
              <w:rPr>
                <w:rFonts w:asciiTheme="minorHAnsi" w:hAnsiTheme="minorHAnsi"/>
                <w:b/>
                <w:sz w:val="20"/>
                <w:szCs w:val="20"/>
              </w:rPr>
              <w:t>Requirements</w:t>
            </w:r>
          </w:p>
          <w:p w14:paraId="607E0799" w14:textId="57DDFE18" w:rsidR="00A80404" w:rsidRDefault="000F282C" w:rsidP="004C49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BF5E3E">
              <w:rPr>
                <w:rFonts w:asciiTheme="minorHAnsi" w:hAnsiTheme="minorHAnsi"/>
                <w:sz w:val="20"/>
                <w:szCs w:val="20"/>
              </w:rPr>
              <w:t>.</w:t>
            </w:r>
          </w:p>
        </w:tc>
      </w:tr>
      <w:tr w:rsidR="001E0DF0" w:rsidRPr="006D2E42" w14:paraId="607E079D" w14:textId="77777777" w:rsidTr="00937B59">
        <w:trPr>
          <w:trHeight w:val="288"/>
          <w:tblHeader/>
        </w:trPr>
        <w:tc>
          <w:tcPr>
            <w:tcW w:w="720" w:type="dxa"/>
            <w:tcBorders>
              <w:top w:val="single" w:sz="4" w:space="0" w:color="000000"/>
            </w:tcBorders>
            <w:vAlign w:val="center"/>
          </w:tcPr>
          <w:p w14:paraId="607E079B" w14:textId="77777777" w:rsidR="001E0DF0" w:rsidRPr="006D2E42"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tcBorders>
              <w:top w:val="single" w:sz="4" w:space="0" w:color="000000"/>
            </w:tcBorders>
            <w:vAlign w:val="center"/>
          </w:tcPr>
          <w:p w14:paraId="607E079C" w14:textId="77777777" w:rsidR="001E0DF0" w:rsidRPr="006D2E42"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1E0DF0" w:rsidRPr="000C1AEF" w14:paraId="607E07A2" w14:textId="77777777" w:rsidTr="00937B59">
        <w:trPr>
          <w:trHeight w:val="288"/>
          <w:tblHeader/>
        </w:trPr>
        <w:tc>
          <w:tcPr>
            <w:tcW w:w="720" w:type="dxa"/>
            <w:vAlign w:val="center"/>
          </w:tcPr>
          <w:p w14:paraId="607E079E" w14:textId="77777777" w:rsidR="001E0DF0"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vAlign w:val="center"/>
          </w:tcPr>
          <w:p w14:paraId="607E079F" w14:textId="77777777" w:rsidR="001E0DF0"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607E07A0" w14:textId="14900364" w:rsidR="001E0DF0" w:rsidRPr="00B36001" w:rsidRDefault="001E0DF0" w:rsidP="00197E61">
            <w:pPr>
              <w:pStyle w:val="ListParagraph"/>
              <w:keepNext/>
              <w:numPr>
                <w:ilvl w:val="0"/>
                <w:numId w:val="2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Not more than 10</w:t>
            </w:r>
            <w:r w:rsidR="00BF5E3E">
              <w:rPr>
                <w:rFonts w:asciiTheme="minorHAnsi" w:hAnsiTheme="minorHAnsi"/>
                <w:sz w:val="20"/>
                <w:szCs w:val="20"/>
              </w:rPr>
              <w:t>°</w:t>
            </w:r>
            <w:r w:rsidR="00335E47">
              <w:rPr>
                <w:rFonts w:asciiTheme="minorHAnsi" w:hAnsiTheme="minorHAnsi"/>
                <w:sz w:val="20"/>
                <w:szCs w:val="20"/>
              </w:rPr>
              <w:t>F</w:t>
            </w:r>
            <w:r w:rsidR="00335E47" w:rsidRPr="00B36001" w:rsidDel="00335E47">
              <w:rPr>
                <w:sz w:val="20"/>
                <w:szCs w:val="20"/>
              </w:rPr>
              <w:t xml:space="preserve"> </w:t>
            </w:r>
            <w:r w:rsidRPr="00B36001">
              <w:rPr>
                <w:sz w:val="20"/>
                <w:szCs w:val="20"/>
              </w:rPr>
              <w:t>( 5.6</w:t>
            </w:r>
            <w:r w:rsidR="00BF5E3E">
              <w:rPr>
                <w:sz w:val="20"/>
                <w:szCs w:val="20"/>
              </w:rPr>
              <w:t>°</w:t>
            </w:r>
            <w:r w:rsidR="00335E47">
              <w:rPr>
                <w:rFonts w:asciiTheme="minorHAnsi" w:hAnsiTheme="minorHAnsi"/>
                <w:sz w:val="20"/>
                <w:szCs w:val="20"/>
              </w:rPr>
              <w:t>C</w:t>
            </w:r>
            <w:r w:rsidRPr="00B36001">
              <w:rPr>
                <w:sz w:val="20"/>
                <w:szCs w:val="20"/>
              </w:rPr>
              <w:t>) above the initial temperature of the water in the pipe</w:t>
            </w:r>
          </w:p>
          <w:p w14:paraId="607E07A1" w14:textId="216C152F" w:rsidR="001E0DF0" w:rsidRPr="000C1AEF" w:rsidRDefault="001E0DF0" w:rsidP="00BF5E3E">
            <w:pPr>
              <w:pStyle w:val="ListParagraph"/>
              <w:keepNext/>
              <w:numPr>
                <w:ilvl w:val="0"/>
                <w:numId w:val="2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Not more than 102</w:t>
            </w:r>
            <w:r w:rsidR="00BF5E3E">
              <w:rPr>
                <w:sz w:val="20"/>
                <w:szCs w:val="20"/>
              </w:rPr>
              <w:t>°</w:t>
            </w:r>
            <w:r w:rsidR="00335E47">
              <w:rPr>
                <w:rFonts w:asciiTheme="minorHAnsi" w:hAnsiTheme="minorHAnsi"/>
                <w:sz w:val="20"/>
                <w:szCs w:val="20"/>
              </w:rPr>
              <w:t>F</w:t>
            </w:r>
            <w:r w:rsidR="00335E47" w:rsidRPr="00B36001" w:rsidDel="00335E47">
              <w:rPr>
                <w:sz w:val="20"/>
                <w:szCs w:val="20"/>
              </w:rPr>
              <w:t xml:space="preserve"> </w:t>
            </w:r>
            <w:r w:rsidRPr="00B36001">
              <w:rPr>
                <w:sz w:val="20"/>
                <w:szCs w:val="20"/>
              </w:rPr>
              <w:t>(38.9</w:t>
            </w:r>
            <w:r w:rsidR="00BF5E3E">
              <w:rPr>
                <w:sz w:val="20"/>
                <w:szCs w:val="20"/>
              </w:rPr>
              <w:t>°</w:t>
            </w:r>
            <w:r w:rsidR="00335E47">
              <w:rPr>
                <w:rFonts w:asciiTheme="minorHAnsi" w:hAnsiTheme="minorHAnsi"/>
                <w:sz w:val="20"/>
                <w:szCs w:val="20"/>
              </w:rPr>
              <w:t>C</w:t>
            </w:r>
            <w:r w:rsidRPr="00B36001">
              <w:rPr>
                <w:sz w:val="20"/>
                <w:szCs w:val="20"/>
              </w:rPr>
              <w:t>).</w:t>
            </w:r>
          </w:p>
        </w:tc>
      </w:tr>
      <w:tr w:rsidR="001E0DF0" w:rsidRPr="000C1AEF" w14:paraId="607E07A5" w14:textId="77777777" w:rsidTr="00937B59">
        <w:trPr>
          <w:trHeight w:val="288"/>
          <w:tblHeader/>
        </w:trPr>
        <w:tc>
          <w:tcPr>
            <w:tcW w:w="720" w:type="dxa"/>
            <w:vAlign w:val="center"/>
          </w:tcPr>
          <w:p w14:paraId="607E07A3" w14:textId="77777777" w:rsidR="001E0DF0"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96" w:type="dxa"/>
            <w:vAlign w:val="center"/>
          </w:tcPr>
          <w:p w14:paraId="607E07A4" w14:textId="77777777" w:rsidR="001E0DF0" w:rsidRPr="00B36001"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1E0DF0" w:rsidRPr="000C1AEF" w14:paraId="607E07AB" w14:textId="77777777" w:rsidTr="00937B59">
        <w:trPr>
          <w:trHeight w:val="288"/>
          <w:tblHeader/>
        </w:trPr>
        <w:tc>
          <w:tcPr>
            <w:tcW w:w="720" w:type="dxa"/>
            <w:vAlign w:val="center"/>
          </w:tcPr>
          <w:p w14:paraId="607E07A6" w14:textId="77777777" w:rsidR="001E0DF0"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96" w:type="dxa"/>
            <w:tcMar>
              <w:left w:w="115" w:type="dxa"/>
              <w:right w:w="0" w:type="dxa"/>
            </w:tcMar>
            <w:vAlign w:val="center"/>
          </w:tcPr>
          <w:p w14:paraId="607E07A7" w14:textId="77777777" w:rsidR="001E0DF0" w:rsidRPr="003F7369"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3F7369">
              <w:rPr>
                <w:sz w:val="20"/>
                <w:szCs w:val="20"/>
              </w:rPr>
              <w:t>Pump and control placement shall meet one of the following criteria: (RA4.4.13)</w:t>
            </w:r>
          </w:p>
          <w:p w14:paraId="607E07A8" w14:textId="77777777" w:rsidR="001E0DF0" w:rsidRPr="00CF275D" w:rsidRDefault="001E0DF0" w:rsidP="00197E61">
            <w:pPr>
              <w:pStyle w:val="ListParagraph"/>
              <w:keepNext/>
              <w:numPr>
                <w:ilvl w:val="0"/>
                <w:numId w:val="2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CF275D">
              <w:rPr>
                <w:sz w:val="20"/>
                <w:szCs w:val="20"/>
              </w:rPr>
              <w:t>When a dedicated return line has been installed the pump, controls and thermo-sensor are installed at the end of the supply portion of the recirculation loop; or</w:t>
            </w:r>
          </w:p>
          <w:p w14:paraId="607E07A9" w14:textId="77777777" w:rsidR="001E0DF0" w:rsidRPr="003F7369" w:rsidRDefault="001E0DF0" w:rsidP="00197E61">
            <w:pPr>
              <w:pStyle w:val="ListParagraph"/>
              <w:keepNext/>
              <w:numPr>
                <w:ilvl w:val="0"/>
                <w:numId w:val="2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3F7369">
              <w:rPr>
                <w:sz w:val="20"/>
                <w:szCs w:val="20"/>
              </w:rPr>
              <w:t>The pump and controls are installed on the dedicated return line near the water heater and the thermo-sensor is installed in an accessible location as close to the end of the supply portion of the recirculation loop as possible</w:t>
            </w:r>
            <w:r w:rsidR="00937B59">
              <w:rPr>
                <w:sz w:val="20"/>
                <w:szCs w:val="20"/>
              </w:rPr>
              <w:t>;</w:t>
            </w:r>
            <w:r w:rsidRPr="003F7369">
              <w:rPr>
                <w:sz w:val="20"/>
                <w:szCs w:val="20"/>
              </w:rPr>
              <w:t xml:space="preserve"> or</w:t>
            </w:r>
          </w:p>
          <w:p w14:paraId="607E07AA" w14:textId="77777777" w:rsidR="001E0DF0" w:rsidRPr="00B36001" w:rsidRDefault="001E0DF0" w:rsidP="00197E61">
            <w:pPr>
              <w:pStyle w:val="ListParagraph"/>
              <w:keepNext/>
              <w:numPr>
                <w:ilvl w:val="0"/>
                <w:numId w:val="2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3F7369">
              <w:rPr>
                <w:sz w:val="20"/>
                <w:szCs w:val="20"/>
              </w:rPr>
              <w:t>When the cold water line is used as the return, the pump, demand controls and thermo</w:t>
            </w:r>
            <w:r w:rsidR="00CF275D">
              <w:rPr>
                <w:sz w:val="20"/>
                <w:szCs w:val="20"/>
              </w:rPr>
              <w:t>-</w:t>
            </w:r>
            <w:r w:rsidRPr="003F7369">
              <w:rPr>
                <w:sz w:val="20"/>
                <w:szCs w:val="20"/>
              </w:rPr>
              <w:t>sensor shall be installed in an accessible location at the end of supply portion of the hot water distribution line (typically under a sink).</w:t>
            </w:r>
          </w:p>
        </w:tc>
      </w:tr>
      <w:tr w:rsidR="001E0DF0" w:rsidRPr="000C1AEF" w14:paraId="607E07AE" w14:textId="77777777" w:rsidTr="00937B59">
        <w:trPr>
          <w:trHeight w:val="288"/>
          <w:tblHeader/>
        </w:trPr>
        <w:tc>
          <w:tcPr>
            <w:tcW w:w="720" w:type="dxa"/>
            <w:vAlign w:val="center"/>
          </w:tcPr>
          <w:p w14:paraId="607E07AC" w14:textId="77777777" w:rsidR="001E0DF0"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896" w:type="dxa"/>
            <w:vAlign w:val="center"/>
          </w:tcPr>
          <w:p w14:paraId="607E07AD" w14:textId="77777777" w:rsidR="001E0DF0" w:rsidRPr="00B36001"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1E0DF0" w:rsidRPr="000C1AEF" w14:paraId="607E07B1" w14:textId="77777777" w:rsidTr="00937B59">
        <w:trPr>
          <w:trHeight w:val="288"/>
          <w:tblHeader/>
        </w:trPr>
        <w:tc>
          <w:tcPr>
            <w:tcW w:w="720" w:type="dxa"/>
            <w:vAlign w:val="center"/>
          </w:tcPr>
          <w:p w14:paraId="607E07AF" w14:textId="77777777" w:rsidR="001E0DF0"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896" w:type="dxa"/>
            <w:vAlign w:val="center"/>
          </w:tcPr>
          <w:p w14:paraId="607E07B0" w14:textId="77777777" w:rsidR="001E0DF0"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Manual or sensor controls shall be installed and, if powered, </w:t>
            </w:r>
            <w:r w:rsidR="004465ED">
              <w:rPr>
                <w:sz w:val="20"/>
                <w:szCs w:val="20"/>
              </w:rPr>
              <w:t xml:space="preserve">each control </w:t>
            </w:r>
            <w:r w:rsidR="004465ED" w:rsidRPr="00B36001">
              <w:rPr>
                <w:sz w:val="20"/>
                <w:szCs w:val="20"/>
              </w:rPr>
              <w:t>has</w:t>
            </w:r>
            <w:r w:rsidRPr="00B36001">
              <w:rPr>
                <w:sz w:val="20"/>
                <w:szCs w:val="20"/>
              </w:rPr>
              <w:t xml:space="preser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1E0DF0" w:rsidRPr="0093694E" w14:paraId="607E07B3" w14:textId="77777777" w:rsidTr="00937B59">
        <w:trPr>
          <w:trHeight w:hRule="exact" w:val="262"/>
        </w:trPr>
        <w:tc>
          <w:tcPr>
            <w:tcW w:w="14616" w:type="dxa"/>
            <w:gridSpan w:val="2"/>
            <w:tcBorders>
              <w:top w:val="single" w:sz="4" w:space="0" w:color="000000"/>
              <w:left w:val="single" w:sz="4" w:space="0" w:color="000000"/>
              <w:bottom w:val="single" w:sz="4" w:space="0" w:color="000000"/>
              <w:right w:val="single" w:sz="4" w:space="0" w:color="000000"/>
            </w:tcBorders>
            <w:vAlign w:val="center"/>
          </w:tcPr>
          <w:p w14:paraId="607E07B2" w14:textId="77777777" w:rsidR="00A80404" w:rsidRDefault="001E0DF0" w:rsidP="004C4971">
            <w:pPr>
              <w:keepNext/>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07E07B4" w14:textId="77777777" w:rsidR="001E0DF0" w:rsidRPr="004C4971" w:rsidRDefault="001E0DF0" w:rsidP="004C4971">
      <w:pPr>
        <w:spacing w:after="0" w:line="240" w:lineRule="auto"/>
        <w:rPr>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1E0DF0" w:rsidRPr="006D2E42" w14:paraId="607E07B7" w14:textId="77777777" w:rsidTr="00937B59">
        <w:trPr>
          <w:trHeight w:val="288"/>
        </w:trPr>
        <w:tc>
          <w:tcPr>
            <w:tcW w:w="14616" w:type="dxa"/>
            <w:gridSpan w:val="2"/>
            <w:tcBorders>
              <w:bottom w:val="single" w:sz="4" w:space="0" w:color="000000"/>
            </w:tcBorders>
            <w:vAlign w:val="center"/>
          </w:tcPr>
          <w:p w14:paraId="607E07B5" w14:textId="77777777" w:rsidR="00A80404" w:rsidRDefault="00E315E6">
            <w:pPr>
              <w:keepNext/>
              <w:spacing w:after="0" w:line="240" w:lineRule="auto"/>
              <w:rPr>
                <w:rFonts w:asciiTheme="minorHAnsi" w:hAnsiTheme="minorHAnsi"/>
                <w:b/>
                <w:sz w:val="20"/>
                <w:szCs w:val="20"/>
              </w:rPr>
            </w:pPr>
            <w:r>
              <w:rPr>
                <w:rFonts w:asciiTheme="minorHAnsi" w:hAnsiTheme="minorHAnsi"/>
                <w:b/>
                <w:sz w:val="20"/>
                <w:szCs w:val="20"/>
              </w:rPr>
              <w:t>H</w:t>
            </w:r>
            <w:r w:rsidR="001E0DF0" w:rsidRPr="006D2E42">
              <w:rPr>
                <w:rFonts w:asciiTheme="minorHAnsi" w:hAnsiTheme="minorHAnsi"/>
                <w:b/>
                <w:sz w:val="20"/>
                <w:szCs w:val="20"/>
              </w:rPr>
              <w:t xml:space="preserve">. </w:t>
            </w:r>
            <w:r w:rsidR="001E0DF0" w:rsidRPr="00E215C5">
              <w:rPr>
                <w:rFonts w:asciiTheme="minorHAnsi" w:hAnsiTheme="minorHAnsi"/>
                <w:b/>
                <w:sz w:val="20"/>
                <w:szCs w:val="20"/>
              </w:rPr>
              <w:t xml:space="preserve">Multiple Dwelling Units – </w:t>
            </w:r>
            <w:r w:rsidR="003F0D53">
              <w:rPr>
                <w:rFonts w:asciiTheme="minorHAnsi" w:hAnsiTheme="minorHAnsi"/>
                <w:b/>
                <w:sz w:val="20"/>
                <w:szCs w:val="20"/>
              </w:rPr>
              <w:t>Non-Demand Control</w:t>
            </w:r>
            <w:r w:rsidR="001E0DF0" w:rsidRPr="00E215C5">
              <w:rPr>
                <w:rFonts w:asciiTheme="minorHAnsi" w:hAnsiTheme="minorHAnsi"/>
                <w:b/>
                <w:sz w:val="20"/>
                <w:szCs w:val="20"/>
              </w:rPr>
              <w:t xml:space="preserve"> Recirculation</w:t>
            </w:r>
            <w:r w:rsidR="001E0DF0">
              <w:rPr>
                <w:rFonts w:asciiTheme="minorHAnsi" w:hAnsiTheme="minorHAnsi"/>
                <w:b/>
                <w:sz w:val="20"/>
                <w:szCs w:val="20"/>
              </w:rPr>
              <w:t xml:space="preserve"> Systems</w:t>
            </w:r>
            <w:r w:rsidR="000F282C">
              <w:rPr>
                <w:rFonts w:asciiTheme="minorHAnsi" w:hAnsiTheme="minorHAnsi"/>
                <w:b/>
                <w:sz w:val="20"/>
                <w:szCs w:val="20"/>
              </w:rPr>
              <w:t xml:space="preserve"> Requirements</w:t>
            </w:r>
          </w:p>
          <w:p w14:paraId="607E07B6" w14:textId="77777777" w:rsidR="00A80404" w:rsidRDefault="000F282C" w:rsidP="004C49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p>
        </w:tc>
      </w:tr>
      <w:tr w:rsidR="001E0DF0" w14:paraId="607E07BA" w14:textId="77777777" w:rsidTr="00937B59">
        <w:trPr>
          <w:trHeight w:val="288"/>
          <w:tblHeader/>
        </w:trPr>
        <w:tc>
          <w:tcPr>
            <w:tcW w:w="720" w:type="dxa"/>
            <w:vAlign w:val="center"/>
          </w:tcPr>
          <w:p w14:paraId="607E07B8" w14:textId="77777777" w:rsidR="00A80404" w:rsidRDefault="001E0DF0" w:rsidP="004C4971">
            <w:pPr>
              <w:keepNext/>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vAlign w:val="center"/>
          </w:tcPr>
          <w:p w14:paraId="607E07B9" w14:textId="77777777" w:rsidR="00A80404" w:rsidRDefault="001E0DF0">
            <w:pPr>
              <w:keepNext/>
              <w:autoSpaceDE w:val="0"/>
              <w:autoSpaceDN w:val="0"/>
              <w:adjustRightInd w:val="0"/>
              <w:spacing w:after="0" w:line="240" w:lineRule="auto"/>
              <w:rPr>
                <w:rFonts w:asciiTheme="minorHAnsi" w:hAnsiTheme="minorHAnsi"/>
                <w:sz w:val="20"/>
                <w:szCs w:val="20"/>
              </w:rPr>
            </w:pPr>
            <w:r w:rsidRPr="00524AB7">
              <w:rPr>
                <w:rFonts w:asciiTheme="minorHAnsi" w:hAnsi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1E0DF0" w:rsidRPr="0093694E" w14:paraId="607E07BC" w14:textId="77777777" w:rsidTr="00937B59">
        <w:trPr>
          <w:trHeight w:val="288"/>
        </w:trPr>
        <w:tc>
          <w:tcPr>
            <w:tcW w:w="14616" w:type="dxa"/>
            <w:gridSpan w:val="2"/>
            <w:tcBorders>
              <w:top w:val="single" w:sz="4" w:space="0" w:color="000000"/>
              <w:left w:val="single" w:sz="4" w:space="0" w:color="000000"/>
              <w:bottom w:val="single" w:sz="4" w:space="0" w:color="000000"/>
              <w:right w:val="single" w:sz="4" w:space="0" w:color="000000"/>
            </w:tcBorders>
            <w:vAlign w:val="center"/>
          </w:tcPr>
          <w:p w14:paraId="607E07BB" w14:textId="77777777" w:rsidR="00A80404" w:rsidRDefault="001E0DF0" w:rsidP="004C4971">
            <w:pPr>
              <w:keepNext/>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07E07BD" w14:textId="77777777" w:rsidR="00A80404" w:rsidRDefault="00A80404">
      <w:pPr>
        <w:spacing w:after="0"/>
        <w:ind w:hanging="677"/>
        <w:rPr>
          <w:rFonts w:asciiTheme="minorHAnsi" w:hAnsiTheme="minorHAnsi"/>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D618EF" w:rsidRPr="00D618EF" w14:paraId="607E07BF" w14:textId="77777777" w:rsidTr="00072AD8">
        <w:trPr>
          <w:trHeight w:val="305"/>
        </w:trPr>
        <w:tc>
          <w:tcPr>
            <w:tcW w:w="10943" w:type="dxa"/>
            <w:gridSpan w:val="4"/>
            <w:vAlign w:val="center"/>
          </w:tcPr>
          <w:p w14:paraId="607E07BE" w14:textId="77777777" w:rsidR="00D618EF" w:rsidRPr="00D618EF" w:rsidRDefault="00D618EF" w:rsidP="00D618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D618EF">
              <w:rPr>
                <w:rFonts w:asciiTheme="minorHAnsi" w:eastAsia="Times New Roman" w:hAnsiTheme="minorHAnsi" w:cs="Arial"/>
                <w:b/>
                <w:caps/>
                <w:sz w:val="18"/>
                <w:szCs w:val="18"/>
              </w:rPr>
              <w:lastRenderedPageBreak/>
              <w:t>Documentation Author's Declaration Statement</w:t>
            </w:r>
          </w:p>
        </w:tc>
      </w:tr>
      <w:tr w:rsidR="00D618EF" w:rsidRPr="00D618EF" w14:paraId="607E07C1" w14:textId="77777777" w:rsidTr="00072AD8">
        <w:trPr>
          <w:trHeight w:hRule="exact" w:val="280"/>
        </w:trPr>
        <w:tc>
          <w:tcPr>
            <w:tcW w:w="10943" w:type="dxa"/>
            <w:gridSpan w:val="4"/>
            <w:vAlign w:val="center"/>
          </w:tcPr>
          <w:p w14:paraId="607E07C0" w14:textId="77777777" w:rsidR="00D618EF" w:rsidRPr="00D618EF" w:rsidRDefault="00D618EF" w:rsidP="00D618EF">
            <w:pPr>
              <w:keepNext/>
              <w:numPr>
                <w:ilvl w:val="0"/>
                <w:numId w:val="9"/>
              </w:numPr>
              <w:tabs>
                <w:tab w:val="left" w:pos="-2600"/>
              </w:tabs>
              <w:spacing w:after="60" w:line="240" w:lineRule="auto"/>
              <w:ind w:right="90"/>
              <w:outlineLvl w:val="2"/>
              <w:rPr>
                <w:rFonts w:asciiTheme="minorHAnsi" w:eastAsia="Times New Roman" w:hAnsiTheme="minorHAnsi"/>
                <w:sz w:val="18"/>
                <w:szCs w:val="18"/>
              </w:rPr>
            </w:pPr>
            <w:r w:rsidRPr="00D618EF">
              <w:rPr>
                <w:rFonts w:asciiTheme="minorHAnsi" w:eastAsia="Times New Roman" w:hAnsiTheme="minorHAnsi"/>
                <w:sz w:val="18"/>
                <w:szCs w:val="18"/>
              </w:rPr>
              <w:t>I certify that this Certificate of Installation documentation is accurate and complete.</w:t>
            </w:r>
          </w:p>
        </w:tc>
      </w:tr>
      <w:tr w:rsidR="00D618EF" w:rsidRPr="00D618EF" w14:paraId="607E07C4" w14:textId="77777777" w:rsidTr="00CD594B">
        <w:trPr>
          <w:trHeight w:val="360"/>
        </w:trPr>
        <w:tc>
          <w:tcPr>
            <w:tcW w:w="5577" w:type="dxa"/>
            <w:gridSpan w:val="2"/>
          </w:tcPr>
          <w:p w14:paraId="607E07C2" w14:textId="77777777" w:rsidR="00D618EF" w:rsidRPr="00D618EF" w:rsidRDefault="00D618EF" w:rsidP="00D618EF">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Documentation Author Name:</w:t>
            </w:r>
          </w:p>
        </w:tc>
        <w:tc>
          <w:tcPr>
            <w:tcW w:w="5366" w:type="dxa"/>
            <w:gridSpan w:val="2"/>
          </w:tcPr>
          <w:p w14:paraId="607E07C3" w14:textId="77777777" w:rsidR="00D618EF" w:rsidRPr="00D618EF" w:rsidRDefault="00D618EF" w:rsidP="00D618EF">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Documentation Author Signature:</w:t>
            </w:r>
          </w:p>
        </w:tc>
      </w:tr>
      <w:tr w:rsidR="00D618EF" w:rsidRPr="00D618EF" w14:paraId="607E07C7" w14:textId="77777777" w:rsidTr="00CD594B">
        <w:trPr>
          <w:trHeight w:val="360"/>
        </w:trPr>
        <w:tc>
          <w:tcPr>
            <w:tcW w:w="5577" w:type="dxa"/>
            <w:gridSpan w:val="2"/>
          </w:tcPr>
          <w:p w14:paraId="607E07C5" w14:textId="77777777" w:rsidR="00D618EF" w:rsidRPr="00D618EF" w:rsidRDefault="00D618EF" w:rsidP="00D618EF">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Documentation Author Company Name:</w:t>
            </w:r>
          </w:p>
        </w:tc>
        <w:tc>
          <w:tcPr>
            <w:tcW w:w="5366" w:type="dxa"/>
            <w:gridSpan w:val="2"/>
          </w:tcPr>
          <w:p w14:paraId="607E07C6" w14:textId="77777777" w:rsidR="00D618EF" w:rsidRPr="00D618EF" w:rsidRDefault="00D618EF" w:rsidP="00D618EF">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Date Signed:</w:t>
            </w:r>
          </w:p>
        </w:tc>
      </w:tr>
      <w:tr w:rsidR="00D618EF" w:rsidRPr="00D618EF" w14:paraId="607E07CA" w14:textId="77777777" w:rsidTr="00CD594B">
        <w:trPr>
          <w:trHeight w:val="360"/>
        </w:trPr>
        <w:tc>
          <w:tcPr>
            <w:tcW w:w="5577" w:type="dxa"/>
            <w:gridSpan w:val="2"/>
          </w:tcPr>
          <w:p w14:paraId="607E07C8" w14:textId="77777777" w:rsidR="00D618EF" w:rsidRPr="00D618EF" w:rsidRDefault="00D618EF" w:rsidP="00D618EF">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Address:</w:t>
            </w:r>
          </w:p>
        </w:tc>
        <w:tc>
          <w:tcPr>
            <w:tcW w:w="5366" w:type="dxa"/>
            <w:gridSpan w:val="2"/>
          </w:tcPr>
          <w:p w14:paraId="607E07C9" w14:textId="4F001BBA" w:rsidR="00D618EF" w:rsidRPr="00D618EF" w:rsidRDefault="00D618EF" w:rsidP="00D618EF">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CEA/HERS Certification Identification (</w:t>
            </w:r>
            <w:r w:rsidR="00F858EE">
              <w:rPr>
                <w:rFonts w:asciiTheme="minorHAnsi" w:eastAsia="Times New Roman" w:hAnsiTheme="minorHAnsi"/>
                <w:sz w:val="14"/>
                <w:szCs w:val="14"/>
              </w:rPr>
              <w:t>i</w:t>
            </w:r>
            <w:r w:rsidRPr="00D618EF">
              <w:rPr>
                <w:rFonts w:asciiTheme="minorHAnsi" w:eastAsia="Times New Roman" w:hAnsiTheme="minorHAnsi"/>
                <w:sz w:val="14"/>
                <w:szCs w:val="14"/>
              </w:rPr>
              <w:t>f applicable):</w:t>
            </w:r>
          </w:p>
        </w:tc>
      </w:tr>
      <w:tr w:rsidR="00D618EF" w:rsidRPr="00D618EF" w14:paraId="607E07CD" w14:textId="77777777" w:rsidTr="00CD594B">
        <w:trPr>
          <w:trHeight w:val="360"/>
        </w:trPr>
        <w:tc>
          <w:tcPr>
            <w:tcW w:w="5577" w:type="dxa"/>
            <w:gridSpan w:val="2"/>
          </w:tcPr>
          <w:p w14:paraId="607E07CB" w14:textId="77777777" w:rsidR="00D618EF" w:rsidRPr="00D618EF" w:rsidRDefault="00D618EF" w:rsidP="00D618EF">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City/State/Zip:</w:t>
            </w:r>
          </w:p>
        </w:tc>
        <w:tc>
          <w:tcPr>
            <w:tcW w:w="5366" w:type="dxa"/>
            <w:gridSpan w:val="2"/>
          </w:tcPr>
          <w:p w14:paraId="607E07CC" w14:textId="77777777" w:rsidR="00D618EF" w:rsidRPr="00D618EF" w:rsidRDefault="00D618EF" w:rsidP="00D618EF">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Phone:</w:t>
            </w:r>
          </w:p>
        </w:tc>
      </w:tr>
      <w:tr w:rsidR="00D618EF" w:rsidRPr="00D618EF" w14:paraId="607E07CF" w14:textId="77777777" w:rsidTr="00CD594B">
        <w:tblPrEx>
          <w:tblCellMar>
            <w:left w:w="115" w:type="dxa"/>
            <w:right w:w="115" w:type="dxa"/>
          </w:tblCellMar>
        </w:tblPrEx>
        <w:trPr>
          <w:trHeight w:val="296"/>
        </w:trPr>
        <w:tc>
          <w:tcPr>
            <w:tcW w:w="10943" w:type="dxa"/>
            <w:gridSpan w:val="4"/>
            <w:vAlign w:val="center"/>
          </w:tcPr>
          <w:p w14:paraId="607E07CE" w14:textId="77777777" w:rsidR="00D618EF" w:rsidRPr="00D618EF" w:rsidRDefault="00D618EF" w:rsidP="00D618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D618EF">
              <w:rPr>
                <w:rFonts w:asciiTheme="minorHAnsi" w:eastAsia="Times New Roman" w:hAnsiTheme="minorHAnsi" w:cs="Arial"/>
                <w:b/>
                <w:caps/>
                <w:sz w:val="18"/>
                <w:szCs w:val="18"/>
              </w:rPr>
              <w:t>Responsible Person's Declaration statement</w:t>
            </w:r>
          </w:p>
        </w:tc>
      </w:tr>
      <w:tr w:rsidR="00D618EF" w:rsidRPr="00D618EF" w14:paraId="607E07D6" w14:textId="77777777" w:rsidTr="00CD594B">
        <w:tblPrEx>
          <w:tblCellMar>
            <w:left w:w="115" w:type="dxa"/>
            <w:right w:w="115" w:type="dxa"/>
          </w:tblCellMar>
        </w:tblPrEx>
        <w:trPr>
          <w:trHeight w:val="504"/>
        </w:trPr>
        <w:tc>
          <w:tcPr>
            <w:tcW w:w="10943" w:type="dxa"/>
            <w:gridSpan w:val="4"/>
          </w:tcPr>
          <w:p w14:paraId="26BDAA9B" w14:textId="77777777" w:rsidR="00EA6A47" w:rsidRDefault="00EA6A47" w:rsidP="00EA6A47">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5546C729" w14:textId="77777777" w:rsidR="00EA6A47" w:rsidRDefault="00EA6A47" w:rsidP="00EA6A47">
            <w:pPr>
              <w:pStyle w:val="Heading3"/>
              <w:numPr>
                <w:ilvl w:val="0"/>
                <w:numId w:val="34"/>
              </w:numPr>
              <w:tabs>
                <w:tab w:val="left" w:pos="-2600"/>
                <w:tab w:val="num" w:pos="1800"/>
              </w:tabs>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17535B58" w14:textId="77777777" w:rsidR="00EA6A47" w:rsidRDefault="00EA6A47" w:rsidP="00EA6A47">
            <w:pPr>
              <w:keepNext/>
              <w:widowControl w:val="0"/>
              <w:numPr>
                <w:ilvl w:val="0"/>
                <w:numId w:val="34"/>
              </w:numPr>
              <w:spacing w:after="0" w:line="240" w:lineRule="auto"/>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73E40493" w14:textId="77777777" w:rsidR="00EA6A47" w:rsidRDefault="00EA6A47" w:rsidP="00EA6A47">
            <w:pPr>
              <w:pStyle w:val="ListParagraph"/>
              <w:keepNext/>
              <w:numPr>
                <w:ilvl w:val="0"/>
                <w:numId w:val="34"/>
              </w:numPr>
              <w:autoSpaceDE w:val="0"/>
              <w:autoSpaceDN w:val="0"/>
              <w:adjustRightInd w:val="0"/>
              <w:spacing w:after="0" w:line="240" w:lineRule="auto"/>
              <w:ind w:right="90"/>
              <w:rPr>
                <w:rFonts w:asciiTheme="minorHAnsi" w:hAnsiTheme="minorHAnsi"/>
                <w:sz w:val="18"/>
              </w:rPr>
            </w:pPr>
            <w:r>
              <w:rPr>
                <w:rFonts w:asciiTheme="minorHAnsi" w:hAnsiTheme="minorHAnsi"/>
                <w:sz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07E07D5" w14:textId="52F39B1C" w:rsidR="00D618EF" w:rsidRPr="00D618EF" w:rsidRDefault="00EA6A47" w:rsidP="00072AD8">
            <w:pPr>
              <w:keepNext/>
              <w:numPr>
                <w:ilvl w:val="0"/>
                <w:numId w:val="14"/>
              </w:numPr>
              <w:spacing w:after="0" w:line="240" w:lineRule="auto"/>
              <w:contextualSpacing/>
              <w:rPr>
                <w:rFonts w:ascii="Times New Roman" w:eastAsia="Times New Roman" w:hAnsi="Times New Roman"/>
                <w:sz w:val="20"/>
                <w:szCs w:val="20"/>
              </w:rPr>
            </w:pP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D618EF" w:rsidRPr="00D618EF" w14:paraId="607E07D9" w14:textId="77777777" w:rsidTr="00CD594B">
        <w:tblPrEx>
          <w:tblCellMar>
            <w:left w:w="108" w:type="dxa"/>
            <w:right w:w="108" w:type="dxa"/>
          </w:tblCellMar>
        </w:tblPrEx>
        <w:trPr>
          <w:trHeight w:val="360"/>
        </w:trPr>
        <w:tc>
          <w:tcPr>
            <w:tcW w:w="5307" w:type="dxa"/>
          </w:tcPr>
          <w:p w14:paraId="607E07D7" w14:textId="77777777" w:rsidR="00D618EF" w:rsidRPr="00D618EF" w:rsidRDefault="00D618EF" w:rsidP="00D618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Responsible Builder/Installer Name:</w:t>
            </w:r>
          </w:p>
        </w:tc>
        <w:tc>
          <w:tcPr>
            <w:tcW w:w="5636" w:type="dxa"/>
            <w:gridSpan w:val="3"/>
          </w:tcPr>
          <w:p w14:paraId="607E07D8" w14:textId="77777777" w:rsidR="00D618EF" w:rsidRPr="00D618EF" w:rsidRDefault="00D618EF" w:rsidP="00D618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Responsible Builder/Installer Signature:</w:t>
            </w:r>
          </w:p>
        </w:tc>
      </w:tr>
      <w:tr w:rsidR="00D618EF" w:rsidRPr="00D618EF" w14:paraId="607E07DC" w14:textId="77777777" w:rsidTr="00CD594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07E07DA" w14:textId="6465B419" w:rsidR="00D618EF" w:rsidRPr="00D618EF"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607E07DB" w14:textId="77777777" w:rsidR="00D618EF" w:rsidRPr="00D618EF"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Position With Company (Title):</w:t>
            </w:r>
          </w:p>
        </w:tc>
      </w:tr>
      <w:tr w:rsidR="00D618EF" w:rsidRPr="00D618EF" w14:paraId="607E07DF" w14:textId="77777777" w:rsidTr="00CD594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07E07DD" w14:textId="77777777" w:rsidR="00D618EF" w:rsidRPr="00D618EF"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607E07DE" w14:textId="77777777" w:rsidR="00D618EF" w:rsidRPr="00D618EF"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CSLB License:</w:t>
            </w:r>
          </w:p>
        </w:tc>
      </w:tr>
      <w:tr w:rsidR="00D618EF" w:rsidRPr="00D618EF" w14:paraId="607E07E3" w14:textId="77777777" w:rsidTr="00CD594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07E07E0" w14:textId="77777777" w:rsidR="00D618EF" w:rsidRPr="00D618EF"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07E07E1" w14:textId="353E9E54" w:rsidR="00D618EF" w:rsidRPr="00D618EF"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Phone</w:t>
            </w:r>
            <w:r w:rsidR="00F858EE">
              <w:rPr>
                <w:rFonts w:asciiTheme="minorHAnsi" w:eastAsia="Times New Roman"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607E07E2" w14:textId="77777777" w:rsidR="00D618EF" w:rsidRPr="00D618EF"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Date Signed:</w:t>
            </w:r>
          </w:p>
        </w:tc>
      </w:tr>
    </w:tbl>
    <w:p w14:paraId="607E07E4" w14:textId="77777777" w:rsidR="00DB7BAB" w:rsidRPr="00127AE3" w:rsidRDefault="00DB7BAB" w:rsidP="00DB7BAB">
      <w:pPr>
        <w:contextualSpacing/>
        <w:rPr>
          <w:sz w:val="2"/>
          <w:szCs w:val="2"/>
        </w:rPr>
      </w:pPr>
    </w:p>
    <w:p w14:paraId="607E07E5" w14:textId="77777777" w:rsidR="004468E1" w:rsidRPr="00E215C5" w:rsidRDefault="004468E1" w:rsidP="00E215C5">
      <w:pPr>
        <w:tabs>
          <w:tab w:val="left" w:pos="252"/>
        </w:tabs>
        <w:suppressAutoHyphens/>
        <w:spacing w:after="0" w:line="240" w:lineRule="auto"/>
        <w:ind w:left="446"/>
        <w:rPr>
          <w:rFonts w:asciiTheme="minorHAnsi" w:hAnsiTheme="minorHAnsi"/>
          <w:b/>
          <w:sz w:val="20"/>
          <w:szCs w:val="20"/>
        </w:rPr>
      </w:pPr>
    </w:p>
    <w:p w14:paraId="607E07E6" w14:textId="77777777" w:rsidR="005E317A" w:rsidRDefault="005E317A" w:rsidP="0092312B">
      <w:pPr>
        <w:contextualSpacing/>
        <w:rPr>
          <w:rFonts w:asciiTheme="minorHAnsi" w:hAnsiTheme="minorHAnsi"/>
          <w:sz w:val="20"/>
          <w:szCs w:val="20"/>
        </w:rPr>
        <w:sectPr w:rsidR="005E317A" w:rsidSect="00223B57">
          <w:headerReference w:type="even" r:id="rId10"/>
          <w:headerReference w:type="default" r:id="rId11"/>
          <w:footerReference w:type="default" r:id="rId12"/>
          <w:headerReference w:type="first" r:id="rId13"/>
          <w:pgSz w:w="15840" w:h="12240" w:orient="landscape"/>
          <w:pgMar w:top="720" w:right="720" w:bottom="720" w:left="720" w:header="432" w:footer="432" w:gutter="0"/>
          <w:cols w:space="720"/>
          <w:docGrid w:linePitch="360"/>
        </w:sectPr>
      </w:pPr>
    </w:p>
    <w:p w14:paraId="607E07E7" w14:textId="35DDBE86" w:rsidR="003E3FC8" w:rsidRDefault="003E3FC8" w:rsidP="00072AD8">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jc w:val="center"/>
        <w:rPr>
          <w:rFonts w:asciiTheme="minorHAnsi" w:hAnsiTheme="minorHAnsi"/>
          <w:b/>
          <w:bCs/>
          <w:sz w:val="20"/>
        </w:rPr>
      </w:pPr>
      <w:r w:rsidRPr="003E3FC8">
        <w:rPr>
          <w:rFonts w:asciiTheme="minorHAnsi" w:hAnsiTheme="minorHAnsi"/>
          <w:b/>
          <w:bCs/>
          <w:sz w:val="20"/>
        </w:rPr>
        <w:lastRenderedPageBreak/>
        <w:t>CF2R-PLB-</w:t>
      </w:r>
      <w:r w:rsidR="00D754D9">
        <w:rPr>
          <w:rFonts w:asciiTheme="minorHAnsi" w:hAnsiTheme="minorHAnsi"/>
          <w:b/>
          <w:bCs/>
          <w:sz w:val="20"/>
        </w:rPr>
        <w:t>01</w:t>
      </w:r>
      <w:r w:rsidR="00F858EE">
        <w:rPr>
          <w:rFonts w:asciiTheme="minorHAnsi" w:hAnsiTheme="minorHAnsi"/>
          <w:b/>
          <w:bCs/>
          <w:sz w:val="20"/>
        </w:rPr>
        <w:t>-E User Instructions</w:t>
      </w:r>
    </w:p>
    <w:p w14:paraId="3E4CD0E3" w14:textId="77777777" w:rsidR="00F858EE" w:rsidRDefault="00F858EE" w:rsidP="009304DE">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b/>
          <w:bCs/>
          <w:sz w:val="20"/>
        </w:rPr>
      </w:pPr>
    </w:p>
    <w:p w14:paraId="607E07E8" w14:textId="77777777" w:rsidR="00D754D9" w:rsidRDefault="00D754D9" w:rsidP="00072AD8">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sidRPr="009304DE">
        <w:rPr>
          <w:rFonts w:asciiTheme="minorHAnsi" w:hAnsiTheme="minorHAnsi" w:cs="Arial"/>
          <w:b/>
          <w:sz w:val="20"/>
          <w:szCs w:val="20"/>
        </w:rPr>
        <w:t xml:space="preserve">A. </w:t>
      </w:r>
      <w:r>
        <w:rPr>
          <w:rFonts w:asciiTheme="minorHAnsi" w:hAnsiTheme="minorHAnsi" w:cs="Arial"/>
          <w:b/>
          <w:sz w:val="20"/>
          <w:szCs w:val="20"/>
        </w:rPr>
        <w:t>Design Central Water Heating Systems Information</w:t>
      </w:r>
    </w:p>
    <w:p w14:paraId="607E07E9" w14:textId="4A756AA4" w:rsidR="00D754D9" w:rsidRDefault="00D754D9" w:rsidP="00D754D9">
      <w:pPr>
        <w:keepNext/>
        <w:spacing w:after="0" w:line="240" w:lineRule="auto"/>
        <w:rPr>
          <w:rFonts w:asciiTheme="minorHAnsi" w:hAnsiTheme="minorHAnsi"/>
          <w:sz w:val="20"/>
          <w:szCs w:val="20"/>
        </w:rPr>
      </w:pPr>
      <w:r w:rsidRPr="00473781">
        <w:rPr>
          <w:rFonts w:asciiTheme="minorHAnsi" w:hAnsiTheme="minorHAnsi"/>
          <w:sz w:val="20"/>
          <w:szCs w:val="20"/>
        </w:rPr>
        <w:t>This table reports the water heating system features that were specified on the registered CF1R compliance document for this project.</w:t>
      </w:r>
      <w:r>
        <w:rPr>
          <w:rFonts w:asciiTheme="minorHAnsi" w:hAnsiTheme="minorHAnsi"/>
          <w:sz w:val="20"/>
          <w:szCs w:val="20"/>
        </w:rPr>
        <w:t xml:space="preserve"> For information only and requires no user input.</w:t>
      </w:r>
    </w:p>
    <w:p w14:paraId="607E07EA" w14:textId="77777777" w:rsidR="00D754D9" w:rsidRDefault="00D754D9" w:rsidP="00D754D9">
      <w:pPr>
        <w:keepNext/>
        <w:spacing w:after="0" w:line="240" w:lineRule="auto"/>
        <w:rPr>
          <w:rFonts w:asciiTheme="minorHAnsi" w:hAnsiTheme="minorHAnsi"/>
          <w:sz w:val="20"/>
          <w:szCs w:val="20"/>
        </w:rPr>
      </w:pPr>
    </w:p>
    <w:p w14:paraId="607E07EB" w14:textId="77777777" w:rsidR="00D754D9" w:rsidRDefault="00D754D9" w:rsidP="00D754D9">
      <w:pPr>
        <w:keepNext/>
        <w:spacing w:after="0" w:line="240" w:lineRule="auto"/>
        <w:rPr>
          <w:rFonts w:asciiTheme="minorHAnsi" w:hAnsiTheme="minorHAnsi"/>
          <w:sz w:val="20"/>
          <w:szCs w:val="20"/>
        </w:rPr>
      </w:pPr>
      <w:r w:rsidRPr="007D0483">
        <w:rPr>
          <w:rFonts w:asciiTheme="minorHAnsi" w:hAnsiTheme="minorHAnsi" w:cs="Arial"/>
          <w:b/>
          <w:sz w:val="20"/>
          <w:szCs w:val="20"/>
        </w:rPr>
        <w:t>B. Installed Central Water Heating Systems Information</w:t>
      </w:r>
    </w:p>
    <w:p w14:paraId="607E07EC" w14:textId="77777777" w:rsidR="00D754D9" w:rsidRDefault="00D754D9" w:rsidP="00D754D9">
      <w:pPr>
        <w:keepNext/>
        <w:spacing w:after="0" w:line="240" w:lineRule="auto"/>
        <w:rPr>
          <w:rFonts w:asciiTheme="minorHAnsi" w:hAnsiTheme="minorHAnsi"/>
          <w:sz w:val="20"/>
          <w:szCs w:val="20"/>
        </w:rPr>
      </w:pPr>
      <w:r>
        <w:rPr>
          <w:rFonts w:asciiTheme="minorHAnsi" w:hAnsiTheme="minorHAnsi"/>
          <w:sz w:val="20"/>
          <w:szCs w:val="20"/>
        </w:rPr>
        <w:t>This table reports the water heating system information that is being installed.  Require one line for each central system.</w:t>
      </w:r>
    </w:p>
    <w:p w14:paraId="607E07EE" w14:textId="1588E2C2" w:rsidR="00D754D9" w:rsidRPr="00473781" w:rsidRDefault="00D754D9" w:rsidP="00D754D9">
      <w:pPr>
        <w:keepNext/>
        <w:spacing w:after="0" w:line="240" w:lineRule="auto"/>
        <w:ind w:left="720" w:hanging="450"/>
        <w:rPr>
          <w:rFonts w:asciiTheme="minorHAnsi" w:hAnsiTheme="minorHAnsi"/>
          <w:sz w:val="20"/>
          <w:szCs w:val="20"/>
        </w:rPr>
      </w:pPr>
      <w:r>
        <w:rPr>
          <w:rFonts w:asciiTheme="minorHAnsi" w:hAnsiTheme="minorHAnsi"/>
          <w:sz w:val="20"/>
          <w:szCs w:val="20"/>
        </w:rPr>
        <w:t>01 Water Heating System ID or Name – Reference information from CF1R</w:t>
      </w:r>
      <w:r w:rsidR="00241C88">
        <w:rPr>
          <w:rFonts w:asciiTheme="minorHAnsi" w:hAnsiTheme="minorHAnsi"/>
          <w:sz w:val="20"/>
          <w:szCs w:val="20"/>
        </w:rPr>
        <w:t>.</w:t>
      </w:r>
    </w:p>
    <w:p w14:paraId="607E07EF" w14:textId="3F6FE366"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02</w:t>
      </w:r>
      <w:r>
        <w:rPr>
          <w:rFonts w:asciiTheme="minorHAnsi" w:hAnsiTheme="minorHAnsi"/>
          <w:sz w:val="20"/>
          <w:szCs w:val="20"/>
        </w:rPr>
        <w:t xml:space="preserve"> Water Heating System Type – Reference information from CF1R. The different kinds of water heating system type are DHW</w:t>
      </w:r>
      <w:r w:rsidR="00BC1D2A">
        <w:rPr>
          <w:rFonts w:asciiTheme="minorHAnsi" w:hAnsiTheme="minorHAnsi"/>
          <w:sz w:val="20"/>
          <w:szCs w:val="20"/>
        </w:rPr>
        <w:t xml:space="preserve"> </w:t>
      </w:r>
      <w:r>
        <w:rPr>
          <w:rFonts w:asciiTheme="minorHAnsi" w:hAnsiTheme="minorHAnsi"/>
          <w:sz w:val="20"/>
          <w:szCs w:val="20"/>
        </w:rPr>
        <w:t>or Combined Hydronic</w:t>
      </w:r>
      <w:r w:rsidR="00241C88">
        <w:rPr>
          <w:rFonts w:asciiTheme="minorHAnsi" w:hAnsiTheme="minorHAnsi"/>
          <w:sz w:val="20"/>
          <w:szCs w:val="20"/>
        </w:rPr>
        <w:t>.</w:t>
      </w:r>
    </w:p>
    <w:p w14:paraId="607E07F0" w14:textId="42739F5D" w:rsidR="00D754D9" w:rsidRPr="00473781" w:rsidRDefault="00D754D9" w:rsidP="00D754D9">
      <w:pPr>
        <w:keepNext/>
        <w:spacing w:after="0" w:line="240" w:lineRule="auto"/>
        <w:ind w:left="540" w:hanging="270"/>
        <w:rPr>
          <w:rFonts w:asciiTheme="minorHAnsi" w:hAnsiTheme="minorHAnsi"/>
          <w:sz w:val="20"/>
          <w:szCs w:val="20"/>
        </w:rPr>
      </w:pPr>
      <w:r w:rsidRPr="00473781">
        <w:rPr>
          <w:rFonts w:asciiTheme="minorHAnsi" w:hAnsiTheme="minorHAnsi"/>
          <w:sz w:val="20"/>
          <w:szCs w:val="20"/>
        </w:rPr>
        <w:t>03</w:t>
      </w:r>
      <w:r>
        <w:rPr>
          <w:rFonts w:asciiTheme="minorHAnsi" w:hAnsiTheme="minorHAnsi"/>
          <w:sz w:val="20"/>
          <w:szCs w:val="20"/>
        </w:rPr>
        <w:t xml:space="preserve"> Water Heater Type – Information from CF1R. The different kinds of water heaters are </w:t>
      </w:r>
      <w:r w:rsidRPr="00916D89">
        <w:rPr>
          <w:rFonts w:asciiTheme="minorHAnsi" w:hAnsiTheme="minorHAnsi"/>
          <w:sz w:val="20"/>
          <w:szCs w:val="20"/>
        </w:rPr>
        <w:t>Large Storage, Small Storage, Heat Pump, Boiler, Large Instantaneous, Small Instantaneous or Indirect</w:t>
      </w:r>
      <w:r w:rsidR="00241C88">
        <w:rPr>
          <w:rFonts w:asciiTheme="minorHAnsi" w:hAnsiTheme="minorHAnsi"/>
          <w:sz w:val="20"/>
          <w:szCs w:val="20"/>
        </w:rPr>
        <w:t>.</w:t>
      </w:r>
    </w:p>
    <w:p w14:paraId="607E07F1" w14:textId="1825A4B2"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04</w:t>
      </w:r>
      <w:r>
        <w:rPr>
          <w:rFonts w:asciiTheme="minorHAnsi" w:hAnsiTheme="minorHAnsi"/>
          <w:sz w:val="20"/>
          <w:szCs w:val="20"/>
        </w:rPr>
        <w:t xml:space="preserve"> # of Water Heaters in </w:t>
      </w:r>
      <w:r w:rsidR="00241C88">
        <w:rPr>
          <w:rFonts w:asciiTheme="minorHAnsi" w:hAnsiTheme="minorHAnsi"/>
          <w:sz w:val="20"/>
          <w:szCs w:val="20"/>
        </w:rPr>
        <w:t>S</w:t>
      </w:r>
      <w:r>
        <w:rPr>
          <w:rFonts w:asciiTheme="minorHAnsi" w:hAnsiTheme="minorHAnsi"/>
          <w:sz w:val="20"/>
          <w:szCs w:val="20"/>
        </w:rPr>
        <w:t>ystem – Reference information from CF1R</w:t>
      </w:r>
      <w:r w:rsidR="00241C88">
        <w:rPr>
          <w:rFonts w:asciiTheme="minorHAnsi" w:hAnsiTheme="minorHAnsi"/>
          <w:sz w:val="20"/>
          <w:szCs w:val="20"/>
        </w:rPr>
        <w:t>.</w:t>
      </w:r>
    </w:p>
    <w:p w14:paraId="607E07F2" w14:textId="587B7BDC"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05</w:t>
      </w:r>
      <w:r>
        <w:rPr>
          <w:rFonts w:asciiTheme="minorHAnsi" w:hAnsiTheme="minorHAnsi"/>
          <w:sz w:val="20"/>
          <w:szCs w:val="20"/>
        </w:rPr>
        <w:t xml:space="preserve"> Water Heater Storage Volume (gal) – User input. Value may be N/A if </w:t>
      </w:r>
      <w:r w:rsidR="003D19CA">
        <w:rPr>
          <w:rFonts w:asciiTheme="minorHAnsi" w:hAnsiTheme="minorHAnsi"/>
          <w:sz w:val="20"/>
          <w:szCs w:val="20"/>
        </w:rPr>
        <w:t>water heater type is instantaneous with zero storage</w:t>
      </w:r>
      <w:r>
        <w:rPr>
          <w:rFonts w:asciiTheme="minorHAnsi" w:hAnsiTheme="minorHAnsi"/>
          <w:sz w:val="20"/>
          <w:szCs w:val="20"/>
        </w:rPr>
        <w:t xml:space="preserve">.  </w:t>
      </w:r>
    </w:p>
    <w:p w14:paraId="607E07F3" w14:textId="772C03DF"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06</w:t>
      </w:r>
      <w:r>
        <w:rPr>
          <w:rFonts w:asciiTheme="minorHAnsi" w:hAnsiTheme="minorHAnsi"/>
          <w:sz w:val="20"/>
          <w:szCs w:val="20"/>
        </w:rPr>
        <w:t xml:space="preserve"> Fuel Type – Reference information from CF1R. The different kinds of fuel types are natural gas, propane, oil, or electricity.</w:t>
      </w:r>
    </w:p>
    <w:p w14:paraId="607E07F4" w14:textId="2B34AE2E"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07</w:t>
      </w:r>
      <w:r>
        <w:rPr>
          <w:rFonts w:asciiTheme="minorHAnsi" w:hAnsiTheme="minorHAnsi"/>
          <w:sz w:val="20"/>
          <w:szCs w:val="20"/>
        </w:rPr>
        <w:t xml:space="preserve"> Rated Input Type – Reference information from CF1R. For natural gas, propane and oil fuel type the input type is Btu/</w:t>
      </w:r>
      <w:r w:rsidR="00241C88">
        <w:rPr>
          <w:rFonts w:asciiTheme="minorHAnsi" w:hAnsiTheme="minorHAnsi"/>
          <w:sz w:val="20"/>
          <w:szCs w:val="20"/>
        </w:rPr>
        <w:t>h</w:t>
      </w:r>
      <w:r>
        <w:rPr>
          <w:rFonts w:asciiTheme="minorHAnsi" w:hAnsiTheme="minorHAnsi"/>
          <w:sz w:val="20"/>
          <w:szCs w:val="20"/>
        </w:rPr>
        <w:t>r. For electric the input type is kW</w:t>
      </w:r>
      <w:r w:rsidR="00241C88">
        <w:rPr>
          <w:rFonts w:asciiTheme="minorHAnsi" w:hAnsiTheme="minorHAnsi"/>
          <w:sz w:val="20"/>
          <w:szCs w:val="20"/>
        </w:rPr>
        <w:t>.</w:t>
      </w:r>
    </w:p>
    <w:p w14:paraId="607E07F5" w14:textId="1F0AEAF6"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08</w:t>
      </w:r>
      <w:r>
        <w:rPr>
          <w:rFonts w:asciiTheme="minorHAnsi" w:hAnsiTheme="minorHAnsi"/>
          <w:sz w:val="20"/>
          <w:szCs w:val="20"/>
        </w:rPr>
        <w:t xml:space="preserve"> Rated Input Value – User input. Numerical value of the rated input. Must be equal to or less than value indicated on the CF1R</w:t>
      </w:r>
      <w:r w:rsidR="00241C88">
        <w:rPr>
          <w:rFonts w:asciiTheme="minorHAnsi" w:hAnsiTheme="minorHAnsi"/>
          <w:sz w:val="20"/>
          <w:szCs w:val="20"/>
        </w:rPr>
        <w:t>.</w:t>
      </w:r>
    </w:p>
    <w:p w14:paraId="607E07F6" w14:textId="00E4A774"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09</w:t>
      </w:r>
      <w:r>
        <w:rPr>
          <w:rFonts w:asciiTheme="minorHAnsi" w:hAnsiTheme="minorHAnsi"/>
          <w:sz w:val="20"/>
          <w:szCs w:val="20"/>
        </w:rPr>
        <w:t xml:space="preserve"> Heating Efficiency Type – Reference information from CF1R. Different efficiency types are Energy Factor, AFUE, and Thermal Efficiency</w:t>
      </w:r>
      <w:r w:rsidR="00241C88">
        <w:rPr>
          <w:rFonts w:asciiTheme="minorHAnsi" w:hAnsiTheme="minorHAnsi"/>
          <w:sz w:val="20"/>
          <w:szCs w:val="20"/>
        </w:rPr>
        <w:t>.</w:t>
      </w:r>
    </w:p>
    <w:p w14:paraId="607E07F7" w14:textId="5EF8B693"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10</w:t>
      </w:r>
      <w:r>
        <w:rPr>
          <w:rFonts w:asciiTheme="minorHAnsi" w:hAnsiTheme="minorHAnsi"/>
          <w:sz w:val="20"/>
          <w:szCs w:val="20"/>
        </w:rPr>
        <w:t xml:space="preserve"> Heating Efficiency Value – User input. Numerical value of the Heating Efficiency. Must be equal to or higher efficiency than value indicated on the CF1R</w:t>
      </w:r>
      <w:r w:rsidR="00241C88">
        <w:rPr>
          <w:rFonts w:asciiTheme="minorHAnsi" w:hAnsiTheme="minorHAnsi"/>
          <w:sz w:val="20"/>
          <w:szCs w:val="20"/>
        </w:rPr>
        <w:t>.</w:t>
      </w:r>
    </w:p>
    <w:p w14:paraId="607E07F8" w14:textId="205F0D0C"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11</w:t>
      </w:r>
      <w:r>
        <w:rPr>
          <w:rFonts w:asciiTheme="minorHAnsi" w:hAnsiTheme="minorHAnsi"/>
          <w:sz w:val="20"/>
          <w:szCs w:val="20"/>
        </w:rPr>
        <w:t xml:space="preserve"> Standby Loss – User input. Must be equal to or less than value indicated on the CF1R. Value may be N/A if CF1R value is N/A.  </w:t>
      </w:r>
    </w:p>
    <w:p w14:paraId="607E07F9" w14:textId="618DAF84"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12</w:t>
      </w:r>
      <w:r>
        <w:rPr>
          <w:rFonts w:asciiTheme="minorHAnsi" w:hAnsiTheme="minorHAnsi"/>
          <w:sz w:val="20"/>
          <w:szCs w:val="20"/>
        </w:rPr>
        <w:t xml:space="preserve"> Exterior </w:t>
      </w:r>
      <w:proofErr w:type="spellStart"/>
      <w:r>
        <w:rPr>
          <w:rFonts w:asciiTheme="minorHAnsi" w:hAnsiTheme="minorHAnsi"/>
          <w:sz w:val="20"/>
          <w:szCs w:val="20"/>
        </w:rPr>
        <w:t>Insul</w:t>
      </w:r>
      <w:proofErr w:type="spellEnd"/>
      <w:r>
        <w:rPr>
          <w:rFonts w:asciiTheme="minorHAnsi" w:hAnsiTheme="minorHAnsi"/>
          <w:sz w:val="20"/>
          <w:szCs w:val="20"/>
        </w:rPr>
        <w:t xml:space="preserve">. R-Value – User input. Must be equal to or higher than value indicated on the CF1R. Value may be N/A if CF1R value is N/A.  </w:t>
      </w:r>
    </w:p>
    <w:p w14:paraId="607E07FA" w14:textId="139338D7"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13</w:t>
      </w:r>
      <w:r>
        <w:rPr>
          <w:rFonts w:asciiTheme="minorHAnsi" w:hAnsiTheme="minorHAnsi"/>
          <w:sz w:val="20"/>
          <w:szCs w:val="20"/>
        </w:rPr>
        <w:t xml:space="preserve"> Central DHW System Distribution Type - Reference information from CF1R</w:t>
      </w:r>
      <w:r w:rsidR="00241C88">
        <w:rPr>
          <w:rFonts w:asciiTheme="minorHAnsi" w:hAnsiTheme="minorHAnsi"/>
          <w:sz w:val="20"/>
          <w:szCs w:val="20"/>
        </w:rPr>
        <w:t>.</w:t>
      </w:r>
    </w:p>
    <w:p w14:paraId="607E07FB" w14:textId="11F85A70"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14</w:t>
      </w:r>
      <w:r>
        <w:rPr>
          <w:rFonts w:asciiTheme="minorHAnsi" w:hAnsiTheme="minorHAnsi"/>
          <w:sz w:val="20"/>
          <w:szCs w:val="20"/>
        </w:rPr>
        <w:t xml:space="preserve"> Dwelling Unit DHW System Distribution Type - Reference information from CF1R</w:t>
      </w:r>
      <w:r w:rsidR="00241C88">
        <w:rPr>
          <w:rFonts w:asciiTheme="minorHAnsi" w:hAnsiTheme="minorHAnsi"/>
          <w:sz w:val="20"/>
          <w:szCs w:val="20"/>
        </w:rPr>
        <w:t>.</w:t>
      </w:r>
    </w:p>
    <w:p w14:paraId="607E07FC" w14:textId="77777777" w:rsidR="00D754D9"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p w14:paraId="607E07FD" w14:textId="77777777" w:rsidR="00D754D9"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t xml:space="preserve">C. </w:t>
      </w:r>
      <w:r>
        <w:rPr>
          <w:rFonts w:asciiTheme="minorHAnsi" w:hAnsiTheme="minorHAnsi" w:cs="Arial"/>
          <w:b/>
          <w:sz w:val="20"/>
          <w:szCs w:val="20"/>
        </w:rPr>
        <w:t>Installed Water Heater Manufacturer Information</w:t>
      </w:r>
    </w:p>
    <w:p w14:paraId="607E07FE" w14:textId="5229D60F" w:rsidR="00D754D9" w:rsidRPr="001E74F2"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1E74F2">
        <w:rPr>
          <w:rFonts w:asciiTheme="minorHAnsi" w:hAnsiTheme="minorHAnsi" w:cs="Arial"/>
          <w:sz w:val="20"/>
          <w:szCs w:val="20"/>
        </w:rPr>
        <w:t>This table reports the manufacturer information of the installed water heater(s)</w:t>
      </w:r>
      <w:r>
        <w:rPr>
          <w:rFonts w:asciiTheme="minorHAnsi" w:hAnsiTheme="minorHAnsi" w:cs="Arial"/>
          <w:sz w:val="20"/>
          <w:szCs w:val="20"/>
        </w:rPr>
        <w:t>. Require one line for each installed water heater</w:t>
      </w:r>
    </w:p>
    <w:p w14:paraId="607E0800" w14:textId="7FB2355A" w:rsidR="00D754D9" w:rsidRPr="001E74F2"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01</w:t>
      </w:r>
      <w:r>
        <w:rPr>
          <w:rFonts w:asciiTheme="minorHAnsi" w:hAnsiTheme="minorHAnsi"/>
          <w:sz w:val="20"/>
          <w:szCs w:val="20"/>
        </w:rPr>
        <w:t xml:space="preserve"> Water Heating System ID or Name – Reference information from CF1R.</w:t>
      </w:r>
    </w:p>
    <w:p w14:paraId="607E0801" w14:textId="1439F2E7" w:rsidR="00D754D9" w:rsidRPr="001E74F2"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02</w:t>
      </w:r>
      <w:r>
        <w:rPr>
          <w:rFonts w:asciiTheme="minorHAnsi" w:hAnsiTheme="minorHAnsi"/>
          <w:sz w:val="20"/>
          <w:szCs w:val="20"/>
        </w:rPr>
        <w:t xml:space="preserve"> Manufacturer – User input. Enter the name of the water heater manufacturer.</w:t>
      </w:r>
    </w:p>
    <w:p w14:paraId="607E0802" w14:textId="560770A7" w:rsidR="00D754D9" w:rsidRPr="001E74F2"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03</w:t>
      </w:r>
      <w:r>
        <w:rPr>
          <w:rFonts w:asciiTheme="minorHAnsi" w:hAnsiTheme="minorHAnsi"/>
          <w:sz w:val="20"/>
          <w:szCs w:val="20"/>
        </w:rPr>
        <w:t xml:space="preserve"> Model Number – User input. Enter the model number of the water heater.</w:t>
      </w:r>
    </w:p>
    <w:p w14:paraId="607E0803" w14:textId="77777777" w:rsidR="00D754D9" w:rsidRPr="001E74F2"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p>
    <w:p w14:paraId="3AD8176C" w14:textId="77777777" w:rsidR="00F858EE" w:rsidRPr="00072AD8" w:rsidRDefault="00D754D9" w:rsidP="00072AD8">
      <w:pPr>
        <w:tabs>
          <w:tab w:val="left" w:pos="-720"/>
          <w:tab w:val="left" w:pos="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072AD8">
        <w:rPr>
          <w:rFonts w:asciiTheme="minorHAnsi" w:hAnsiTheme="minorHAnsi"/>
          <w:b/>
          <w:sz w:val="20"/>
          <w:szCs w:val="20"/>
        </w:rPr>
        <w:t xml:space="preserve">D. </w:t>
      </w:r>
      <w:r w:rsidR="00F858EE" w:rsidRPr="00072AD8">
        <w:rPr>
          <w:rFonts w:asciiTheme="minorHAnsi" w:hAnsiTheme="minorHAnsi"/>
          <w:b/>
          <w:sz w:val="20"/>
          <w:szCs w:val="20"/>
        </w:rPr>
        <w:t>Mandatory Requirements for All Central Domestic Hot Water Recirculation Systems</w:t>
      </w:r>
    </w:p>
    <w:p w14:paraId="607E0805" w14:textId="72B5C683" w:rsidR="00D754D9"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lists the requirements for all central recirculation systems.  Installer must ensure all the requirements </w:t>
      </w:r>
      <w:r w:rsidR="00241C88">
        <w:rPr>
          <w:rFonts w:asciiTheme="minorHAnsi" w:hAnsiTheme="minorHAnsi" w:cs="Arial"/>
          <w:sz w:val="20"/>
          <w:szCs w:val="20"/>
        </w:rPr>
        <w:t>i</w:t>
      </w:r>
      <w:r>
        <w:rPr>
          <w:rFonts w:asciiTheme="minorHAnsi" w:hAnsiTheme="minorHAnsi" w:cs="Arial"/>
          <w:sz w:val="20"/>
          <w:szCs w:val="20"/>
        </w:rPr>
        <w:t xml:space="preserve">n this table are met. </w:t>
      </w:r>
    </w:p>
    <w:p w14:paraId="607E0806" w14:textId="77777777" w:rsidR="00D754D9"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607E0807" w14:textId="75B3226F" w:rsidR="00D754D9"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9E63DF">
        <w:rPr>
          <w:rFonts w:asciiTheme="minorHAnsi" w:hAnsiTheme="minorHAnsi" w:cs="Arial"/>
          <w:b/>
          <w:sz w:val="20"/>
          <w:szCs w:val="20"/>
        </w:rPr>
        <w:t xml:space="preserve">E. </w:t>
      </w:r>
      <w:r w:rsidRPr="00E215C5">
        <w:rPr>
          <w:rFonts w:asciiTheme="minorHAnsi" w:hAnsiTheme="minorHAnsi"/>
          <w:b/>
          <w:sz w:val="20"/>
          <w:szCs w:val="20"/>
        </w:rPr>
        <w:t>Multiple Dwelling Units – Recirculation Temperature Modulation Control</w:t>
      </w:r>
      <w:r w:rsidRPr="008144F0">
        <w:rPr>
          <w:rFonts w:asciiTheme="minorHAnsi" w:hAnsiTheme="minorHAnsi"/>
          <w:b/>
          <w:sz w:val="20"/>
          <w:szCs w:val="20"/>
        </w:rPr>
        <w:t xml:space="preserve"> Requirements</w:t>
      </w:r>
    </w:p>
    <w:p w14:paraId="607E0808" w14:textId="428D835B" w:rsidR="00D754D9" w:rsidRPr="009E63DF"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sidRPr="009E63DF">
        <w:rPr>
          <w:rFonts w:asciiTheme="minorHAnsi" w:hAnsiTheme="minorHAnsi" w:cs="Arial"/>
          <w:b/>
          <w:sz w:val="20"/>
          <w:szCs w:val="20"/>
        </w:rPr>
        <w:t>Recirculation Temperature Modulation Control</w:t>
      </w:r>
      <w:r>
        <w:rPr>
          <w:rFonts w:asciiTheme="minorHAnsi" w:hAnsiTheme="minorHAnsi" w:cs="Arial"/>
          <w:b/>
          <w:sz w:val="20"/>
          <w:szCs w:val="20"/>
        </w:rPr>
        <w:t xml:space="preserve">. </w:t>
      </w:r>
      <w:r w:rsidRPr="009E63DF">
        <w:rPr>
          <w:rFonts w:asciiTheme="minorHAnsi" w:hAnsiTheme="minorHAnsi" w:cs="Arial"/>
          <w:sz w:val="20"/>
          <w:szCs w:val="20"/>
        </w:rPr>
        <w:t>In</w:t>
      </w:r>
      <w:r>
        <w:rPr>
          <w:rFonts w:asciiTheme="minorHAnsi" w:hAnsiTheme="minorHAnsi" w:cs="Arial"/>
          <w:sz w:val="20"/>
          <w:szCs w:val="20"/>
        </w:rPr>
        <w:t xml:space="preserve"> addition</w:t>
      </w:r>
      <w:r w:rsidR="00241C88">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 installer must ensure the requirements </w:t>
      </w:r>
      <w:r w:rsidRPr="009E63DF">
        <w:rPr>
          <w:rFonts w:asciiTheme="minorHAnsi" w:hAnsiTheme="minorHAnsi" w:cs="Arial"/>
          <w:sz w:val="20"/>
          <w:szCs w:val="20"/>
        </w:rPr>
        <w:t>on</w:t>
      </w:r>
      <w:r>
        <w:rPr>
          <w:rFonts w:asciiTheme="minorHAnsi" w:hAnsiTheme="minorHAnsi" w:cs="Arial"/>
          <w:sz w:val="20"/>
          <w:szCs w:val="20"/>
        </w:rPr>
        <w:t xml:space="preserve"> this table are met.  </w:t>
      </w:r>
    </w:p>
    <w:p w14:paraId="607E0809" w14:textId="77777777" w:rsidR="00D754D9"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607E080A" w14:textId="77777777" w:rsidR="00D754D9" w:rsidRDefault="00D754D9" w:rsidP="00D754D9">
      <w:pPr>
        <w:keepNext/>
        <w:spacing w:after="0" w:line="240" w:lineRule="auto"/>
        <w:rPr>
          <w:rFonts w:asciiTheme="minorHAnsi" w:hAnsiTheme="minorHAnsi" w:cs="Arial"/>
          <w:sz w:val="20"/>
          <w:szCs w:val="20"/>
        </w:rPr>
      </w:pPr>
      <w:r>
        <w:rPr>
          <w:rFonts w:asciiTheme="minorHAnsi" w:hAnsiTheme="minorHAnsi"/>
          <w:b/>
          <w:sz w:val="20"/>
          <w:szCs w:val="20"/>
        </w:rPr>
        <w:t>F</w:t>
      </w:r>
      <w:r w:rsidRPr="006D2E42">
        <w:rPr>
          <w:rFonts w:asciiTheme="minorHAnsi" w:hAnsiTheme="minorHAnsi"/>
          <w:b/>
          <w:sz w:val="20"/>
          <w:szCs w:val="20"/>
        </w:rPr>
        <w:t xml:space="preserve">. </w:t>
      </w:r>
      <w:r w:rsidRPr="00E215C5">
        <w:rPr>
          <w:rFonts w:asciiTheme="minorHAnsi" w:hAnsiTheme="minorHAnsi"/>
          <w:b/>
          <w:sz w:val="20"/>
          <w:szCs w:val="20"/>
        </w:rPr>
        <w:t>Multiple Dwelling Units – Recirculation Continuous Monitoring Systems</w:t>
      </w:r>
      <w:r w:rsidRPr="008144F0">
        <w:rPr>
          <w:rFonts w:asciiTheme="minorHAnsi" w:hAnsiTheme="minorHAnsi"/>
          <w:b/>
          <w:sz w:val="20"/>
          <w:szCs w:val="20"/>
        </w:rPr>
        <w:t xml:space="preserve"> Requirements</w:t>
      </w:r>
    </w:p>
    <w:p w14:paraId="607E080B" w14:textId="49F505F6" w:rsidR="00D754D9" w:rsidRPr="009E63DF"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sidRPr="009E63DF">
        <w:rPr>
          <w:rFonts w:asciiTheme="minorHAnsi" w:hAnsiTheme="minorHAnsi" w:cs="Arial"/>
          <w:b/>
          <w:sz w:val="20"/>
          <w:szCs w:val="20"/>
        </w:rPr>
        <w:t>Recirculation</w:t>
      </w:r>
      <w:r>
        <w:rPr>
          <w:rFonts w:asciiTheme="minorHAnsi" w:hAnsiTheme="minorHAnsi" w:cs="Arial"/>
          <w:b/>
          <w:sz w:val="20"/>
          <w:szCs w:val="20"/>
        </w:rPr>
        <w:t xml:space="preserve"> </w:t>
      </w:r>
      <w:r w:rsidRPr="00E215C5">
        <w:rPr>
          <w:rFonts w:asciiTheme="minorHAnsi" w:hAnsiTheme="minorHAnsi"/>
          <w:b/>
          <w:sz w:val="20"/>
          <w:szCs w:val="20"/>
        </w:rPr>
        <w:t>Continuous Monitoring Systems</w:t>
      </w:r>
      <w:r>
        <w:rPr>
          <w:rFonts w:asciiTheme="minorHAnsi" w:hAnsiTheme="minorHAnsi" w:cs="Arial"/>
          <w:b/>
          <w:sz w:val="20"/>
          <w:szCs w:val="20"/>
        </w:rPr>
        <w:t xml:space="preserve">. </w:t>
      </w:r>
      <w:r w:rsidRPr="009E63DF">
        <w:rPr>
          <w:rFonts w:asciiTheme="minorHAnsi" w:hAnsiTheme="minorHAnsi" w:cs="Arial"/>
          <w:sz w:val="20"/>
          <w:szCs w:val="20"/>
        </w:rPr>
        <w:t>In</w:t>
      </w:r>
      <w:r>
        <w:rPr>
          <w:rFonts w:asciiTheme="minorHAnsi" w:hAnsiTheme="minorHAnsi" w:cs="Arial"/>
          <w:sz w:val="20"/>
          <w:szCs w:val="20"/>
        </w:rPr>
        <w:t xml:space="preserve"> addition</w:t>
      </w:r>
      <w:r w:rsidR="00241C88">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 installer must ensure the requirements </w:t>
      </w:r>
      <w:r w:rsidRPr="009E63DF">
        <w:rPr>
          <w:rFonts w:asciiTheme="minorHAnsi" w:hAnsiTheme="minorHAnsi" w:cs="Arial"/>
          <w:sz w:val="20"/>
          <w:szCs w:val="20"/>
        </w:rPr>
        <w:t>on</w:t>
      </w:r>
      <w:r>
        <w:rPr>
          <w:rFonts w:asciiTheme="minorHAnsi" w:hAnsiTheme="minorHAnsi" w:cs="Arial"/>
          <w:sz w:val="20"/>
          <w:szCs w:val="20"/>
        </w:rPr>
        <w:t xml:space="preserve"> this table are met.  </w:t>
      </w:r>
    </w:p>
    <w:p w14:paraId="607E080D" w14:textId="77777777" w:rsidR="00D754D9" w:rsidRDefault="00D754D9" w:rsidP="00D754D9">
      <w:pPr>
        <w:keepNext/>
        <w:spacing w:after="0" w:line="240" w:lineRule="auto"/>
        <w:rPr>
          <w:rFonts w:asciiTheme="minorHAnsi" w:hAnsiTheme="minorHAnsi" w:cs="Arial"/>
          <w:sz w:val="20"/>
          <w:szCs w:val="20"/>
        </w:rPr>
      </w:pPr>
      <w:r>
        <w:rPr>
          <w:rFonts w:asciiTheme="minorHAnsi" w:hAnsiTheme="minorHAnsi"/>
          <w:b/>
          <w:sz w:val="20"/>
          <w:szCs w:val="20"/>
        </w:rPr>
        <w:lastRenderedPageBreak/>
        <w:t>G</w:t>
      </w:r>
      <w:r w:rsidRPr="006D2E42">
        <w:rPr>
          <w:rFonts w:asciiTheme="minorHAnsi" w:hAnsiTheme="minorHAnsi"/>
          <w:b/>
          <w:sz w:val="20"/>
          <w:szCs w:val="20"/>
        </w:rPr>
        <w:t xml:space="preserve">. </w:t>
      </w:r>
      <w:r w:rsidRPr="00E215C5">
        <w:rPr>
          <w:rFonts w:asciiTheme="minorHAnsi" w:hAnsiTheme="minorHAnsi"/>
          <w:b/>
          <w:sz w:val="20"/>
          <w:szCs w:val="20"/>
        </w:rPr>
        <w:t>Multiple Dwelling Units – Demand Recirculation</w:t>
      </w:r>
      <w:r w:rsidRPr="008144F0">
        <w:rPr>
          <w:rFonts w:asciiTheme="minorHAnsi" w:hAnsiTheme="minorHAnsi"/>
          <w:b/>
          <w:sz w:val="20"/>
          <w:szCs w:val="20"/>
        </w:rPr>
        <w:t xml:space="preserve"> Requirements</w:t>
      </w:r>
    </w:p>
    <w:p w14:paraId="607E080E" w14:textId="57F28848" w:rsidR="00D754D9" w:rsidRPr="009E63DF"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Pr>
          <w:rFonts w:asciiTheme="minorHAnsi" w:hAnsiTheme="minorHAnsi" w:cs="Arial"/>
          <w:b/>
          <w:sz w:val="20"/>
          <w:szCs w:val="20"/>
        </w:rPr>
        <w:t xml:space="preserve">Demand Recirculation. </w:t>
      </w:r>
      <w:r w:rsidRPr="009E63DF">
        <w:rPr>
          <w:rFonts w:asciiTheme="minorHAnsi" w:hAnsiTheme="minorHAnsi" w:cs="Arial"/>
          <w:sz w:val="20"/>
          <w:szCs w:val="20"/>
        </w:rPr>
        <w:t>In</w:t>
      </w:r>
      <w:r>
        <w:rPr>
          <w:rFonts w:asciiTheme="minorHAnsi" w:hAnsiTheme="minorHAnsi" w:cs="Arial"/>
          <w:sz w:val="20"/>
          <w:szCs w:val="20"/>
        </w:rPr>
        <w:t xml:space="preserve"> addition</w:t>
      </w:r>
      <w:r w:rsidR="00241C88">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 installer must ensure the requirements </w:t>
      </w:r>
      <w:r w:rsidRPr="009E63DF">
        <w:rPr>
          <w:rFonts w:asciiTheme="minorHAnsi" w:hAnsiTheme="minorHAnsi" w:cs="Arial"/>
          <w:sz w:val="20"/>
          <w:szCs w:val="20"/>
        </w:rPr>
        <w:t>on</w:t>
      </w:r>
      <w:r>
        <w:rPr>
          <w:rFonts w:asciiTheme="minorHAnsi" w:hAnsiTheme="minorHAnsi" w:cs="Arial"/>
          <w:sz w:val="20"/>
          <w:szCs w:val="20"/>
        </w:rPr>
        <w:t xml:space="preserve"> this table are met.  </w:t>
      </w:r>
    </w:p>
    <w:p w14:paraId="607E080F" w14:textId="77777777" w:rsidR="00D754D9"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607E0810" w14:textId="77777777" w:rsidR="00D754D9" w:rsidRDefault="00D754D9" w:rsidP="00D754D9">
      <w:pPr>
        <w:spacing w:after="0" w:line="240" w:lineRule="auto"/>
        <w:rPr>
          <w:rFonts w:asciiTheme="minorHAnsi" w:hAnsiTheme="minorHAnsi"/>
          <w:b/>
          <w:sz w:val="20"/>
          <w:szCs w:val="20"/>
        </w:rPr>
      </w:pPr>
      <w:r>
        <w:rPr>
          <w:rFonts w:asciiTheme="minorHAnsi" w:hAnsiTheme="minorHAnsi"/>
          <w:b/>
          <w:sz w:val="20"/>
          <w:szCs w:val="20"/>
        </w:rPr>
        <w:t>H</w:t>
      </w:r>
      <w:r w:rsidRPr="006D2E42">
        <w:rPr>
          <w:rFonts w:asciiTheme="minorHAnsi" w:hAnsiTheme="minorHAnsi"/>
          <w:b/>
          <w:sz w:val="20"/>
          <w:szCs w:val="20"/>
        </w:rPr>
        <w:t xml:space="preserve">. </w:t>
      </w:r>
      <w:r w:rsidRPr="00E215C5">
        <w:rPr>
          <w:rFonts w:asciiTheme="minorHAnsi" w:hAnsiTheme="minorHAnsi"/>
          <w:b/>
          <w:sz w:val="20"/>
          <w:szCs w:val="20"/>
        </w:rPr>
        <w:t xml:space="preserve">Multiple Dwelling Units – </w:t>
      </w:r>
      <w:r>
        <w:rPr>
          <w:rFonts w:asciiTheme="minorHAnsi" w:hAnsiTheme="minorHAnsi"/>
          <w:b/>
          <w:sz w:val="20"/>
          <w:szCs w:val="20"/>
        </w:rPr>
        <w:t>Non-Demand Control</w:t>
      </w:r>
      <w:r w:rsidRPr="00E215C5">
        <w:rPr>
          <w:rFonts w:asciiTheme="minorHAnsi" w:hAnsiTheme="minorHAnsi"/>
          <w:b/>
          <w:sz w:val="20"/>
          <w:szCs w:val="20"/>
        </w:rPr>
        <w:t xml:space="preserve"> Recirculation</w:t>
      </w:r>
      <w:r>
        <w:rPr>
          <w:rFonts w:asciiTheme="minorHAnsi" w:hAnsiTheme="minorHAnsi"/>
          <w:b/>
          <w:sz w:val="20"/>
          <w:szCs w:val="20"/>
        </w:rPr>
        <w:t xml:space="preserve"> Systems Requirements</w:t>
      </w:r>
    </w:p>
    <w:p w14:paraId="607E0811" w14:textId="0E630ACD" w:rsidR="00D754D9" w:rsidRPr="009E63DF"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sidRPr="009E63DF">
        <w:rPr>
          <w:rFonts w:asciiTheme="minorHAnsi" w:hAnsiTheme="minorHAnsi" w:cs="Arial"/>
          <w:b/>
          <w:sz w:val="20"/>
          <w:szCs w:val="20"/>
        </w:rPr>
        <w:t>Non-</w:t>
      </w:r>
      <w:r>
        <w:rPr>
          <w:rFonts w:asciiTheme="minorHAnsi" w:hAnsiTheme="minorHAnsi" w:cs="Arial"/>
          <w:b/>
          <w:sz w:val="20"/>
          <w:szCs w:val="20"/>
        </w:rPr>
        <w:t xml:space="preserve">Demand Control Recirculation Systems. </w:t>
      </w:r>
      <w:r w:rsidRPr="009E63DF">
        <w:rPr>
          <w:rFonts w:asciiTheme="minorHAnsi" w:hAnsiTheme="minorHAnsi" w:cs="Arial"/>
          <w:sz w:val="20"/>
          <w:szCs w:val="20"/>
        </w:rPr>
        <w:t>In</w:t>
      </w:r>
      <w:r>
        <w:rPr>
          <w:rFonts w:asciiTheme="minorHAnsi" w:hAnsiTheme="minorHAnsi" w:cs="Arial"/>
          <w:sz w:val="20"/>
          <w:szCs w:val="20"/>
        </w:rPr>
        <w:t xml:space="preserve"> addition</w:t>
      </w:r>
      <w:r w:rsidR="00241C88">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 installer must ensure the requirements </w:t>
      </w:r>
      <w:r w:rsidRPr="009E63DF">
        <w:rPr>
          <w:rFonts w:asciiTheme="minorHAnsi" w:hAnsiTheme="minorHAnsi" w:cs="Arial"/>
          <w:sz w:val="20"/>
          <w:szCs w:val="20"/>
        </w:rPr>
        <w:t>on</w:t>
      </w:r>
      <w:r>
        <w:rPr>
          <w:rFonts w:asciiTheme="minorHAnsi" w:hAnsiTheme="minorHAnsi" w:cs="Arial"/>
          <w:sz w:val="20"/>
          <w:szCs w:val="20"/>
        </w:rPr>
        <w:t xml:space="preserve"> this table are met.  </w:t>
      </w:r>
    </w:p>
    <w:p w14:paraId="607E0812" w14:textId="77777777" w:rsidR="00D754D9" w:rsidRDefault="00D754D9" w:rsidP="009304DE">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bCs/>
          <w:sz w:val="20"/>
        </w:rPr>
      </w:pPr>
    </w:p>
    <w:p w14:paraId="607E0813" w14:textId="77777777" w:rsidR="00183712" w:rsidRPr="00183712" w:rsidRDefault="00183712" w:rsidP="00FA67C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sectPr w:rsidR="00183712" w:rsidRPr="00183712" w:rsidSect="00223B57">
          <w:headerReference w:type="even" r:id="rId14"/>
          <w:headerReference w:type="default" r:id="rId15"/>
          <w:footerReference w:type="default" r:id="rId16"/>
          <w:headerReference w:type="first" r:id="rId17"/>
          <w:pgSz w:w="15840" w:h="12240" w:orient="landscape"/>
          <w:pgMar w:top="720" w:right="720" w:bottom="720" w:left="720" w:header="576" w:footer="576" w:gutter="0"/>
          <w:pgNumType w:start="1"/>
          <w:cols w:space="720"/>
          <w:docGrid w:linePitch="360"/>
        </w:sectPr>
      </w:pPr>
    </w:p>
    <w:tbl>
      <w:tblPr>
        <w:tblW w:w="4994" w:type="pct"/>
        <w:tblBorders>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335E47" w:rsidRPr="0082211E" w14:paraId="607E081B" w14:textId="77777777" w:rsidTr="00241C88">
        <w:trPr>
          <w:cantSplit/>
          <w:trHeight w:val="627"/>
        </w:trPr>
        <w:tc>
          <w:tcPr>
            <w:tcW w:w="14598" w:type="dxa"/>
            <w:gridSpan w:val="14"/>
            <w:tcBorders>
              <w:top w:val="single" w:sz="4" w:space="0" w:color="auto"/>
              <w:left w:val="single" w:sz="4" w:space="0" w:color="auto"/>
              <w:bottom w:val="single" w:sz="4" w:space="0" w:color="auto"/>
              <w:right w:val="single" w:sz="4" w:space="0" w:color="auto"/>
            </w:tcBorders>
          </w:tcPr>
          <w:p w14:paraId="607E0814" w14:textId="77777777" w:rsidR="00335E47" w:rsidRPr="00072AD8" w:rsidRDefault="00335E47" w:rsidP="00335E47">
            <w:pPr>
              <w:keepNext/>
              <w:spacing w:after="0" w:line="240" w:lineRule="auto"/>
              <w:rPr>
                <w:b/>
                <w:sz w:val="20"/>
              </w:rPr>
            </w:pPr>
            <w:r w:rsidRPr="00072AD8">
              <w:rPr>
                <w:b/>
                <w:sz w:val="20"/>
              </w:rPr>
              <w:lastRenderedPageBreak/>
              <w:t xml:space="preserve">A. Design Central Water Heating Systems Information </w:t>
            </w:r>
          </w:p>
          <w:p w14:paraId="607E0815" w14:textId="77777777" w:rsidR="0002006B" w:rsidRPr="0002006B" w:rsidRDefault="0002006B" w:rsidP="00335E47">
            <w:pPr>
              <w:keepNext/>
              <w:spacing w:after="0" w:line="240" w:lineRule="auto"/>
              <w:rPr>
                <w:rFonts w:eastAsia="Times New Roman"/>
                <w:sz w:val="18"/>
                <w:szCs w:val="18"/>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p w14:paraId="607E0816" w14:textId="77777777" w:rsidR="00A80404" w:rsidRDefault="00335E47">
            <w:pPr>
              <w:keepNext/>
              <w:tabs>
                <w:tab w:val="left" w:pos="2160"/>
                <w:tab w:val="left" w:pos="2700"/>
                <w:tab w:val="left" w:pos="3420"/>
                <w:tab w:val="left" w:pos="3780"/>
                <w:tab w:val="left" w:pos="5760"/>
                <w:tab w:val="left" w:pos="7212"/>
              </w:tabs>
              <w:spacing w:after="0" w:line="240" w:lineRule="auto"/>
              <w:contextualSpacing/>
              <w:rPr>
                <w:sz w:val="18"/>
                <w:szCs w:val="18"/>
              </w:rPr>
            </w:pPr>
            <w:r w:rsidRPr="00FB4BFD">
              <w:rPr>
                <w:sz w:val="18"/>
                <w:szCs w:val="18"/>
              </w:rPr>
              <w:t xml:space="preserve">&lt;&lt;require one row of data for each </w:t>
            </w:r>
            <w:r w:rsidR="00F76C64">
              <w:rPr>
                <w:sz w:val="18"/>
                <w:szCs w:val="18"/>
              </w:rPr>
              <w:t xml:space="preserve">Central </w:t>
            </w:r>
            <w:r>
              <w:rPr>
                <w:sz w:val="18"/>
                <w:szCs w:val="18"/>
              </w:rPr>
              <w:t>Water Heating</w:t>
            </w:r>
            <w:r w:rsidRPr="00FB4BFD">
              <w:rPr>
                <w:sz w:val="18"/>
                <w:szCs w:val="18"/>
              </w:rPr>
              <w:t xml:space="preserve"> System </w:t>
            </w:r>
            <w:r w:rsidR="000F282C">
              <w:rPr>
                <w:sz w:val="18"/>
                <w:szCs w:val="18"/>
              </w:rPr>
              <w:t xml:space="preserve">name </w:t>
            </w:r>
            <w:r w:rsidR="00F76C64">
              <w:rPr>
                <w:sz w:val="18"/>
                <w:szCs w:val="18"/>
              </w:rPr>
              <w:t>identified on the CF1R report</w:t>
            </w:r>
            <w:r w:rsidR="000F282C">
              <w:rPr>
                <w:sz w:val="18"/>
                <w:szCs w:val="18"/>
              </w:rPr>
              <w:t xml:space="preserve"> </w:t>
            </w:r>
            <w:r w:rsidR="00F76C64">
              <w:rPr>
                <w:sz w:val="18"/>
                <w:szCs w:val="18"/>
              </w:rPr>
              <w:t>that ha</w:t>
            </w:r>
            <w:r w:rsidR="000F282C">
              <w:rPr>
                <w:sz w:val="18"/>
                <w:szCs w:val="18"/>
              </w:rPr>
              <w:t>s</w:t>
            </w:r>
            <w:r w:rsidR="00F76C64">
              <w:rPr>
                <w:sz w:val="18"/>
                <w:szCs w:val="18"/>
              </w:rPr>
              <w:t xml:space="preserve"> a Central DHW System Distribution type </w:t>
            </w:r>
            <w:r w:rsidR="000F282C">
              <w:rPr>
                <w:sz w:val="18"/>
                <w:szCs w:val="18"/>
              </w:rPr>
              <w:t>identified in the following list</w:t>
            </w:r>
          </w:p>
          <w:p w14:paraId="607E0817" w14:textId="41573A95" w:rsidR="00A80404" w:rsidRDefault="004F7BAF">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Multi-family: Recirculating with temperature modulation</w:t>
            </w:r>
            <w:r w:rsidR="003174C1" w:rsidRPr="003174C1">
              <w:rPr>
                <w:sz w:val="18"/>
                <w:szCs w:val="18"/>
              </w:rPr>
              <w:t>, or</w:t>
            </w:r>
          </w:p>
          <w:p w14:paraId="607E0818" w14:textId="4A6F3E9E" w:rsidR="00A80404" w:rsidRDefault="004F7BAF">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Multi-family: Recirculating with temperature modulation and monitoring</w:t>
            </w:r>
            <w:r w:rsidR="003174C1" w:rsidRPr="003174C1">
              <w:rPr>
                <w:sz w:val="18"/>
                <w:szCs w:val="18"/>
              </w:rPr>
              <w:t xml:space="preserve">, or </w:t>
            </w:r>
          </w:p>
          <w:p w14:paraId="607E0819" w14:textId="28C22118" w:rsidR="00A80404" w:rsidRDefault="004F7BAF">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Multi-family: Recirculating demand control</w:t>
            </w:r>
            <w:r w:rsidR="003174C1" w:rsidRPr="003174C1">
              <w:rPr>
                <w:sz w:val="18"/>
                <w:szCs w:val="18"/>
              </w:rPr>
              <w:t xml:space="preserve">, or </w:t>
            </w:r>
          </w:p>
          <w:p w14:paraId="607E081A" w14:textId="525D97CB" w:rsidR="00A80404" w:rsidRDefault="004F7BAF">
            <w:pPr>
              <w:keepNext/>
              <w:tabs>
                <w:tab w:val="left" w:pos="2160"/>
                <w:tab w:val="left" w:pos="2700"/>
                <w:tab w:val="left" w:pos="3420"/>
                <w:tab w:val="left" w:pos="3780"/>
                <w:tab w:val="left" w:pos="5760"/>
                <w:tab w:val="left" w:pos="7212"/>
              </w:tabs>
              <w:spacing w:after="0" w:line="240" w:lineRule="auto"/>
              <w:contextualSpacing/>
              <w:rPr>
                <w:b/>
              </w:rPr>
            </w:pPr>
            <w:r>
              <w:rPr>
                <w:sz w:val="18"/>
                <w:szCs w:val="18"/>
              </w:rPr>
              <w:t>Multi-family: Recirculation with no control (continuous pumping)</w:t>
            </w:r>
            <w:r w:rsidR="00335E47" w:rsidRPr="00FB4BFD">
              <w:rPr>
                <w:sz w:val="18"/>
                <w:szCs w:val="18"/>
              </w:rPr>
              <w:t>&gt;&gt;</w:t>
            </w:r>
          </w:p>
        </w:tc>
      </w:tr>
      <w:tr w:rsidR="00CD2C84" w:rsidRPr="0082211E" w14:paraId="607E082A" w14:textId="77777777" w:rsidTr="00241C88">
        <w:trPr>
          <w:cantSplit/>
          <w:trHeight w:val="277"/>
        </w:trPr>
        <w:tc>
          <w:tcPr>
            <w:tcW w:w="1457" w:type="dxa"/>
            <w:tcBorders>
              <w:top w:val="single" w:sz="4" w:space="0" w:color="auto"/>
              <w:left w:val="single" w:sz="4" w:space="0" w:color="auto"/>
              <w:bottom w:val="single" w:sz="4" w:space="0" w:color="auto"/>
              <w:right w:val="single" w:sz="4" w:space="0" w:color="auto"/>
            </w:tcBorders>
            <w:vAlign w:val="bottom"/>
          </w:tcPr>
          <w:p w14:paraId="607E081C"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607E081D"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607E081E"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607E081F"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607E0820"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607E0821"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607E0822"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607E0823"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607E0824"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607E0825"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607E0826"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607E0827"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4" w:space="0" w:color="auto"/>
              <w:left w:val="single" w:sz="4" w:space="0" w:color="auto"/>
              <w:bottom w:val="single" w:sz="4" w:space="0" w:color="auto"/>
              <w:right w:val="single" w:sz="4" w:space="0" w:color="auto"/>
            </w:tcBorders>
            <w:vAlign w:val="bottom"/>
          </w:tcPr>
          <w:p w14:paraId="607E0828"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sidR="00773995">
              <w:rPr>
                <w:rFonts w:eastAsia="Times New Roman"/>
                <w:sz w:val="18"/>
                <w:szCs w:val="18"/>
              </w:rPr>
              <w:t>3</w:t>
            </w:r>
          </w:p>
        </w:tc>
        <w:tc>
          <w:tcPr>
            <w:tcW w:w="1980" w:type="dxa"/>
            <w:tcBorders>
              <w:top w:val="single" w:sz="4" w:space="0" w:color="auto"/>
              <w:left w:val="single" w:sz="4" w:space="0" w:color="auto"/>
              <w:bottom w:val="single" w:sz="4" w:space="0" w:color="auto"/>
              <w:right w:val="single" w:sz="4" w:space="0" w:color="auto"/>
            </w:tcBorders>
            <w:vAlign w:val="bottom"/>
          </w:tcPr>
          <w:p w14:paraId="607E0829"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sidR="00773995">
              <w:rPr>
                <w:rFonts w:eastAsia="Times New Roman"/>
                <w:sz w:val="18"/>
                <w:szCs w:val="18"/>
              </w:rPr>
              <w:t>4</w:t>
            </w:r>
          </w:p>
        </w:tc>
      </w:tr>
      <w:tr w:rsidR="00CD2C84" w:rsidRPr="0082211E" w14:paraId="607E083E" w14:textId="77777777" w:rsidTr="00241C88">
        <w:trPr>
          <w:cantSplit/>
          <w:trHeight w:val="492"/>
        </w:trPr>
        <w:tc>
          <w:tcPr>
            <w:tcW w:w="1457" w:type="dxa"/>
            <w:tcBorders>
              <w:top w:val="single" w:sz="4" w:space="0" w:color="auto"/>
              <w:left w:val="single" w:sz="4" w:space="0" w:color="auto"/>
              <w:bottom w:val="single" w:sz="4" w:space="0" w:color="auto"/>
              <w:right w:val="single" w:sz="4" w:space="0" w:color="auto"/>
            </w:tcBorders>
            <w:vAlign w:val="bottom"/>
          </w:tcPr>
          <w:p w14:paraId="607E082B"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607E082C"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607E082D"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607E082E" w14:textId="08A20962" w:rsidR="00CD2C84" w:rsidRPr="0082211E" w:rsidRDefault="00CD2C84" w:rsidP="00241C88">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241C88">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607E082F"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607E0830"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607E0831"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607E0832"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607E0833"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607E0834"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607E0835"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607E0836"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276AEBE8" w14:textId="77777777" w:rsidR="00241C88"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607E0837" w14:textId="4BE8F70D"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607E0838"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607E0839"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2070" w:type="dxa"/>
            <w:tcBorders>
              <w:top w:val="single" w:sz="4" w:space="0" w:color="auto"/>
              <w:left w:val="single" w:sz="4" w:space="0" w:color="auto"/>
              <w:bottom w:val="single" w:sz="4" w:space="0" w:color="auto"/>
              <w:right w:val="single" w:sz="4" w:space="0" w:color="auto"/>
            </w:tcBorders>
            <w:vAlign w:val="bottom"/>
          </w:tcPr>
          <w:p w14:paraId="607E083A"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607E083B"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1980" w:type="dxa"/>
            <w:tcBorders>
              <w:top w:val="single" w:sz="4" w:space="0" w:color="auto"/>
              <w:left w:val="single" w:sz="4" w:space="0" w:color="auto"/>
              <w:bottom w:val="single" w:sz="4" w:space="0" w:color="auto"/>
              <w:right w:val="single" w:sz="4" w:space="0" w:color="auto"/>
            </w:tcBorders>
            <w:vAlign w:val="bottom"/>
          </w:tcPr>
          <w:p w14:paraId="607E083C"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607E083D"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0F282C" w:rsidRPr="0082211E" w14:paraId="607E0868" w14:textId="77777777" w:rsidTr="00241C88">
        <w:trPr>
          <w:cantSplit/>
          <w:trHeight w:val="246"/>
        </w:trPr>
        <w:tc>
          <w:tcPr>
            <w:tcW w:w="1457" w:type="dxa"/>
            <w:tcBorders>
              <w:top w:val="single" w:sz="4" w:space="0" w:color="auto"/>
              <w:left w:val="single" w:sz="4" w:space="0" w:color="auto"/>
              <w:bottom w:val="single" w:sz="4" w:space="0" w:color="auto"/>
              <w:right w:val="single" w:sz="4" w:space="0" w:color="auto"/>
            </w:tcBorders>
          </w:tcPr>
          <w:p w14:paraId="607E083F" w14:textId="77777777" w:rsidR="000F282C" w:rsidRPr="000F282C" w:rsidRDefault="003174C1"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3174C1">
              <w:rPr>
                <w:rFonts w:eastAsia="Times New Roman"/>
                <w:sz w:val="14"/>
                <w:szCs w:val="14"/>
              </w:rPr>
              <w:t>&lt;&lt;reference values from CF1R (see rule in header)&gt;&gt;</w:t>
            </w:r>
          </w:p>
        </w:tc>
        <w:tc>
          <w:tcPr>
            <w:tcW w:w="1080" w:type="dxa"/>
            <w:tcBorders>
              <w:top w:val="single" w:sz="4" w:space="0" w:color="auto"/>
              <w:left w:val="single" w:sz="4" w:space="0" w:color="auto"/>
              <w:bottom w:val="single" w:sz="4" w:space="0" w:color="auto"/>
              <w:right w:val="single" w:sz="4" w:space="0" w:color="auto"/>
            </w:tcBorders>
          </w:tcPr>
          <w:p w14:paraId="607E0840" w14:textId="77777777" w:rsidR="000F282C" w:rsidRPr="000F282C" w:rsidRDefault="003174C1"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3174C1">
              <w:rPr>
                <w:rFonts w:eastAsia="Times New Roman"/>
                <w:sz w:val="14"/>
                <w:szCs w:val="14"/>
              </w:rPr>
              <w:t xml:space="preserve">&lt;&lt;reference values from CF1R </w:t>
            </w:r>
          </w:p>
          <w:p w14:paraId="607E0841" w14:textId="77777777" w:rsidR="000F282C" w:rsidRPr="000F282C" w:rsidRDefault="003174C1"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3174C1">
              <w:rPr>
                <w:rFonts w:eastAsia="Times New Roman"/>
                <w:sz w:val="14"/>
                <w:szCs w:val="14"/>
              </w:rPr>
              <w:t>allowed values=</w:t>
            </w:r>
          </w:p>
          <w:p w14:paraId="607E0842" w14:textId="05F7A68A" w:rsidR="000F282C" w:rsidRPr="000F282C" w:rsidRDefault="003174C1" w:rsidP="000F282C">
            <w:pPr>
              <w:keepNext/>
              <w:tabs>
                <w:tab w:val="left" w:pos="2160"/>
                <w:tab w:val="left" w:pos="2700"/>
                <w:tab w:val="left" w:pos="3420"/>
                <w:tab w:val="left" w:pos="3780"/>
                <w:tab w:val="left" w:pos="5760"/>
                <w:tab w:val="left" w:pos="7212"/>
              </w:tabs>
              <w:spacing w:after="0"/>
              <w:rPr>
                <w:rFonts w:eastAsia="Times New Roman"/>
                <w:sz w:val="14"/>
                <w:szCs w:val="14"/>
              </w:rPr>
            </w:pPr>
            <w:r w:rsidRPr="003174C1">
              <w:rPr>
                <w:rFonts w:eastAsia="Times New Roman"/>
                <w:sz w:val="14"/>
                <w:szCs w:val="14"/>
              </w:rPr>
              <w:t xml:space="preserve">DHW, </w:t>
            </w:r>
            <w:r w:rsidR="00BC1D2A">
              <w:rPr>
                <w:rFonts w:eastAsia="Times New Roman"/>
                <w:sz w:val="14"/>
                <w:szCs w:val="14"/>
              </w:rPr>
              <w:t>or</w:t>
            </w:r>
          </w:p>
          <w:p w14:paraId="607E0843" w14:textId="77777777" w:rsidR="000F282C" w:rsidRPr="000F282C" w:rsidRDefault="003174C1"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3174C1">
              <w:rPr>
                <w:rFonts w:eastAsia="Times New Roman"/>
                <w:sz w:val="14"/>
                <w:szCs w:val="14"/>
              </w:rPr>
              <w:t>Combined Hydronic,</w:t>
            </w:r>
          </w:p>
          <w:p w14:paraId="607E0844" w14:textId="77777777" w:rsidR="000F282C" w:rsidRPr="000F282C" w:rsidRDefault="003174C1"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3174C1">
              <w:rPr>
                <w:rFonts w:eastAsia="Times New Roman"/>
                <w:sz w:val="14"/>
                <w:szCs w:val="14"/>
              </w:rPr>
              <w:t>&gt;&gt;</w:t>
            </w:r>
          </w:p>
        </w:tc>
        <w:tc>
          <w:tcPr>
            <w:tcW w:w="901" w:type="dxa"/>
            <w:tcBorders>
              <w:top w:val="single" w:sz="4" w:space="0" w:color="auto"/>
              <w:left w:val="single" w:sz="4" w:space="0" w:color="auto"/>
              <w:bottom w:val="single" w:sz="4" w:space="0" w:color="auto"/>
              <w:right w:val="single" w:sz="4" w:space="0" w:color="auto"/>
            </w:tcBorders>
          </w:tcPr>
          <w:p w14:paraId="607E0845" w14:textId="77777777" w:rsidR="000F282C" w:rsidRPr="00726561"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26561">
              <w:rPr>
                <w:rFonts w:eastAsia="Times New Roman"/>
                <w:sz w:val="14"/>
                <w:szCs w:val="14"/>
              </w:rPr>
              <w:t xml:space="preserve">&lt;&lt;reference values from CF1R </w:t>
            </w:r>
          </w:p>
          <w:p w14:paraId="607E0846" w14:textId="77777777" w:rsidR="000F282C" w:rsidRPr="00726561"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26561">
              <w:rPr>
                <w:rFonts w:eastAsia="Times New Roman"/>
                <w:sz w:val="14"/>
                <w:szCs w:val="14"/>
              </w:rPr>
              <w:t>Allowed values =</w:t>
            </w:r>
          </w:p>
          <w:p w14:paraId="607E0847"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ED0648">
              <w:rPr>
                <w:rFonts w:eastAsia="Times New Roman"/>
                <w:sz w:val="14"/>
                <w:szCs w:val="14"/>
              </w:rPr>
              <w:t>Large Storage, Small Storage, Heat Pump, Boiler, Large Instantaneous, Small Instantaneous or Indirect</w:t>
            </w:r>
            <w:r w:rsidRPr="00726561">
              <w:rPr>
                <w:rFonts w:eastAsia="Times New Roman"/>
                <w:sz w:val="14"/>
                <w:szCs w:val="14"/>
              </w:rPr>
              <w:t xml:space="preserve"> &gt;&gt;</w:t>
            </w:r>
          </w:p>
        </w:tc>
        <w:tc>
          <w:tcPr>
            <w:tcW w:w="791" w:type="dxa"/>
            <w:tcBorders>
              <w:top w:val="single" w:sz="4" w:space="0" w:color="auto"/>
              <w:left w:val="single" w:sz="4" w:space="0" w:color="auto"/>
              <w:bottom w:val="single" w:sz="4" w:space="0" w:color="auto"/>
              <w:right w:val="single" w:sz="4" w:space="0" w:color="auto"/>
            </w:tcBorders>
          </w:tcPr>
          <w:p w14:paraId="607E0848" w14:textId="77777777" w:rsidR="000F282C" w:rsidRPr="0082211E" w:rsidRDefault="003174C1"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3174C1">
              <w:rPr>
                <w:rFonts w:eastAsia="Times New Roman"/>
                <w:sz w:val="14"/>
                <w:szCs w:val="14"/>
              </w:rPr>
              <w:t>&lt;&lt;reference values from CF1R &gt;&gt;</w:t>
            </w:r>
          </w:p>
        </w:tc>
        <w:tc>
          <w:tcPr>
            <w:tcW w:w="792" w:type="dxa"/>
            <w:tcBorders>
              <w:top w:val="single" w:sz="4" w:space="0" w:color="auto"/>
              <w:left w:val="single" w:sz="4" w:space="0" w:color="auto"/>
              <w:bottom w:val="single" w:sz="4" w:space="0" w:color="auto"/>
              <w:right w:val="single" w:sz="4" w:space="0" w:color="auto"/>
            </w:tcBorders>
          </w:tcPr>
          <w:p w14:paraId="607E0849" w14:textId="77777777" w:rsidR="000F282C" w:rsidRPr="0082211E" w:rsidRDefault="003174C1"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3174C1">
              <w:rPr>
                <w:rFonts w:eastAsia="Times New Roman"/>
                <w:sz w:val="14"/>
                <w:szCs w:val="14"/>
              </w:rPr>
              <w:t xml:space="preserve">&lt;&lt;reference values from CF1R </w:t>
            </w:r>
            <w:r w:rsidR="003D19CA">
              <w:rPr>
                <w:rFonts w:eastAsia="Times New Roman"/>
                <w:sz w:val="14"/>
                <w:szCs w:val="14"/>
              </w:rPr>
              <w:t>N/A is allowed only if Water Heater Type = Small Instantaneous or Large Instantaneous</w:t>
            </w:r>
            <w:r w:rsidRPr="003174C1">
              <w:rPr>
                <w:rFonts w:eastAsia="Times New Roman"/>
                <w:sz w:val="14"/>
                <w:szCs w:val="14"/>
              </w:rPr>
              <w:t>&gt;&gt;</w:t>
            </w:r>
          </w:p>
        </w:tc>
        <w:tc>
          <w:tcPr>
            <w:tcW w:w="792" w:type="dxa"/>
            <w:tcBorders>
              <w:top w:val="single" w:sz="4" w:space="0" w:color="auto"/>
              <w:left w:val="single" w:sz="4" w:space="0" w:color="auto"/>
              <w:bottom w:val="single" w:sz="4" w:space="0" w:color="auto"/>
              <w:right w:val="single" w:sz="4" w:space="0" w:color="auto"/>
            </w:tcBorders>
          </w:tcPr>
          <w:p w14:paraId="607E084A"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 xml:space="preserve">&lt;&lt;reference values from CF1R.  Allowed values are </w:t>
            </w:r>
            <w:r w:rsidRPr="0082211E">
              <w:rPr>
                <w:rFonts w:eastAsia="Times New Roman"/>
                <w:sz w:val="14"/>
                <w:szCs w:val="14"/>
              </w:rPr>
              <w:t>Natural Gas, Propane, Oil, or Electricity</w:t>
            </w:r>
            <w:r>
              <w:rPr>
                <w:sz w:val="18"/>
                <w:szCs w:val="18"/>
              </w:rPr>
              <w:t>&gt;&gt;</w:t>
            </w:r>
          </w:p>
        </w:tc>
        <w:tc>
          <w:tcPr>
            <w:tcW w:w="685" w:type="dxa"/>
            <w:tcBorders>
              <w:top w:val="single" w:sz="4" w:space="0" w:color="auto"/>
              <w:left w:val="single" w:sz="4" w:space="0" w:color="auto"/>
              <w:bottom w:val="single" w:sz="4" w:space="0" w:color="auto"/>
              <w:right w:val="single" w:sz="4" w:space="0" w:color="auto"/>
            </w:tcBorders>
          </w:tcPr>
          <w:p w14:paraId="607E084B" w14:textId="382A197D" w:rsidR="000F282C"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&lt;&lt;</w:t>
            </w:r>
            <w:ins w:id="0" w:author="Shewmaker, Michael@Energy" w:date="2017-04-07T07:47:00Z">
              <w:r w:rsidR="00485FBE">
                <w:rPr>
                  <w:rFonts w:eastAsia="Times New Roman"/>
                  <w:sz w:val="14"/>
                  <w:szCs w:val="14"/>
                </w:rPr>
                <w:t xml:space="preserve">if A03 = Heat Pump, then result = NA; Else </w:t>
              </w:r>
            </w:ins>
            <w:r w:rsidRPr="00C74EF4">
              <w:rPr>
                <w:rFonts w:eastAsia="Times New Roman"/>
                <w:sz w:val="14"/>
                <w:szCs w:val="14"/>
              </w:rPr>
              <w:t>reference values from CF1R</w:t>
            </w:r>
            <w:r>
              <w:rPr>
                <w:rFonts w:eastAsia="Times New Roman"/>
                <w:sz w:val="14"/>
                <w:szCs w:val="14"/>
              </w:rPr>
              <w:t>.  Allowed values:</w:t>
            </w:r>
          </w:p>
          <w:p w14:paraId="607E084C"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If Fuel Type B</w:t>
            </w:r>
            <w:r w:rsidRPr="0082211E">
              <w:rPr>
                <w:rFonts w:eastAsia="Times New Roman"/>
                <w:sz w:val="14"/>
                <w:szCs w:val="14"/>
              </w:rPr>
              <w:t>06 = Natural Gas, Propane, Oil then Rated Input Type = Btu/Hr.  Else if Fuel Type = Electricity then Rated Input = kW</w:t>
            </w:r>
            <w:r w:rsidRPr="00C74EF4">
              <w:rPr>
                <w:rFonts w:eastAsia="Times New Roman"/>
                <w:sz w:val="14"/>
                <w:szCs w:val="14"/>
              </w:rPr>
              <w:t xml:space="preserve"> &gt;&gt;</w:t>
            </w:r>
          </w:p>
        </w:tc>
        <w:tc>
          <w:tcPr>
            <w:tcW w:w="720" w:type="dxa"/>
            <w:tcBorders>
              <w:top w:val="single" w:sz="4" w:space="0" w:color="auto"/>
              <w:left w:val="single" w:sz="4" w:space="0" w:color="auto"/>
              <w:bottom w:val="single" w:sz="4" w:space="0" w:color="auto"/>
              <w:right w:val="single" w:sz="4" w:space="0" w:color="auto"/>
            </w:tcBorders>
          </w:tcPr>
          <w:p w14:paraId="607E084D" w14:textId="4220A8E7" w:rsidR="000F282C" w:rsidRPr="0082211E"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&lt;&lt;</w:t>
            </w:r>
            <w:ins w:id="1" w:author="Shewmaker, Michael@Energy" w:date="2017-04-07T07:47:00Z">
              <w:r w:rsidR="00485FBE">
                <w:rPr>
                  <w:rFonts w:eastAsia="Times New Roman"/>
                  <w:sz w:val="14"/>
                  <w:szCs w:val="14"/>
                </w:rPr>
                <w:t xml:space="preserve">if A03 = Heat Pump, then result = NA; Else </w:t>
              </w:r>
            </w:ins>
            <w:r w:rsidRPr="00C74EF4">
              <w:rPr>
                <w:rFonts w:eastAsia="Times New Roman"/>
                <w:sz w:val="14"/>
                <w:szCs w:val="14"/>
              </w:rPr>
              <w:t>reference values from CF1R &gt;</w:t>
            </w:r>
          </w:p>
        </w:tc>
        <w:tc>
          <w:tcPr>
            <w:tcW w:w="900" w:type="dxa"/>
            <w:tcBorders>
              <w:top w:val="single" w:sz="4" w:space="0" w:color="auto"/>
              <w:left w:val="single" w:sz="4" w:space="0" w:color="auto"/>
              <w:bottom w:val="single" w:sz="4" w:space="0" w:color="auto"/>
              <w:right w:val="single" w:sz="4" w:space="0" w:color="auto"/>
            </w:tcBorders>
          </w:tcPr>
          <w:p w14:paraId="607E084E" w14:textId="77777777" w:rsidR="000F282C" w:rsidRPr="0082211E"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 xml:space="preserve">&lt;&lt;reference values from CF1R.  Allowed values are </w:t>
            </w:r>
            <w:r w:rsidRPr="0082211E">
              <w:rPr>
                <w:rFonts w:eastAsia="Times New Roman"/>
                <w:sz w:val="14"/>
                <w:szCs w:val="14"/>
              </w:rPr>
              <w:t xml:space="preserve">*Energy Factor, *AFUE </w:t>
            </w:r>
          </w:p>
          <w:p w14:paraId="4BD6EFC5" w14:textId="77777777" w:rsidR="00454254" w:rsidRDefault="000F282C" w:rsidP="00335E47">
            <w:pPr>
              <w:keepNext/>
              <w:tabs>
                <w:tab w:val="left" w:pos="2160"/>
                <w:tab w:val="left" w:pos="2700"/>
                <w:tab w:val="left" w:pos="3420"/>
                <w:tab w:val="left" w:pos="3780"/>
                <w:tab w:val="left" w:pos="5760"/>
                <w:tab w:val="left" w:pos="7212"/>
              </w:tabs>
              <w:spacing w:after="0" w:line="240" w:lineRule="auto"/>
              <w:rPr>
                <w:ins w:id="2" w:author="Shewmaker, Michael@Energy" w:date="2017-04-17T15:43:00Z"/>
                <w:rFonts w:eastAsia="Times New Roman"/>
                <w:sz w:val="14"/>
                <w:szCs w:val="14"/>
              </w:rPr>
            </w:pPr>
            <w:r w:rsidRPr="0082211E">
              <w:rPr>
                <w:rFonts w:eastAsia="Times New Roman"/>
                <w:sz w:val="14"/>
                <w:szCs w:val="14"/>
              </w:rPr>
              <w:t>*Thermal Efficiency</w:t>
            </w:r>
          </w:p>
          <w:p w14:paraId="607E084F" w14:textId="4E37384F" w:rsidR="000F282C" w:rsidRPr="0082211E" w:rsidRDefault="00454254"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ins w:id="3" w:author="Shewmaker, Michael@Energy" w:date="2017-04-17T15:43:00Z">
              <w:r>
                <w:rPr>
                  <w:rFonts w:eastAsia="Times New Roman"/>
                  <w:sz w:val="14"/>
                  <w:szCs w:val="14"/>
                </w:rPr>
                <w:t>*Uniform Energy Factor</w:t>
              </w:r>
            </w:ins>
            <w:bookmarkStart w:id="4" w:name="_GoBack"/>
            <w:bookmarkEnd w:id="4"/>
            <w:r w:rsidR="000F282C">
              <w:rPr>
                <w:sz w:val="18"/>
                <w:szCs w:val="18"/>
              </w:rPr>
              <w:t>&gt;&gt;</w:t>
            </w:r>
          </w:p>
        </w:tc>
        <w:tc>
          <w:tcPr>
            <w:tcW w:w="863" w:type="dxa"/>
            <w:tcBorders>
              <w:top w:val="single" w:sz="4" w:space="0" w:color="auto"/>
              <w:left w:val="single" w:sz="4" w:space="0" w:color="auto"/>
              <w:bottom w:val="single" w:sz="4" w:space="0" w:color="auto"/>
              <w:right w:val="single" w:sz="4" w:space="0" w:color="auto"/>
            </w:tcBorders>
          </w:tcPr>
          <w:p w14:paraId="607E0850"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&lt;&lt;reference values from CF1R &gt;&gt;</w:t>
            </w:r>
          </w:p>
        </w:tc>
        <w:tc>
          <w:tcPr>
            <w:tcW w:w="792" w:type="dxa"/>
            <w:tcBorders>
              <w:top w:val="single" w:sz="4" w:space="0" w:color="auto"/>
              <w:left w:val="single" w:sz="4" w:space="0" w:color="auto"/>
              <w:bottom w:val="single" w:sz="4" w:space="0" w:color="auto"/>
              <w:right w:val="single" w:sz="4" w:space="0" w:color="auto"/>
            </w:tcBorders>
          </w:tcPr>
          <w:p w14:paraId="607E0851"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74EF4">
              <w:rPr>
                <w:rFonts w:eastAsia="Times New Roman"/>
                <w:sz w:val="14"/>
                <w:szCs w:val="14"/>
              </w:rPr>
              <w:t>&lt;&lt;reference values from CF1R</w:t>
            </w:r>
            <w:r w:rsidR="00E3167F">
              <w:rPr>
                <w:rFonts w:eastAsia="Times New Roman"/>
                <w:sz w:val="14"/>
                <w:szCs w:val="14"/>
              </w:rPr>
              <w:t xml:space="preserve">. Values = N/A if water heater type = Small Storage, Heat Pump, Boiler, Large </w:t>
            </w:r>
            <w:r w:rsidR="00E3167F" w:rsidRPr="00ED0648">
              <w:rPr>
                <w:rFonts w:eastAsia="Times New Roman"/>
                <w:sz w:val="14"/>
                <w:szCs w:val="14"/>
              </w:rPr>
              <w:t>Instantaneous,</w:t>
            </w:r>
            <w:r w:rsidR="00E3167F">
              <w:rPr>
                <w:rFonts w:eastAsia="Times New Roman"/>
                <w:sz w:val="14"/>
                <w:szCs w:val="14"/>
              </w:rPr>
              <w:t xml:space="preserve"> </w:t>
            </w:r>
            <w:r w:rsidR="00E3167F" w:rsidRPr="00ED0648">
              <w:rPr>
                <w:rFonts w:eastAsia="Times New Roman"/>
                <w:sz w:val="14"/>
                <w:szCs w:val="14"/>
              </w:rPr>
              <w:t>Small Instantaneous</w:t>
            </w:r>
            <w:r w:rsidR="00E3167F">
              <w:rPr>
                <w:rFonts w:eastAsia="Times New Roman"/>
                <w:sz w:val="14"/>
                <w:szCs w:val="14"/>
              </w:rPr>
              <w:t xml:space="preserve"> or indirect</w:t>
            </w:r>
            <w:r w:rsidRPr="00C74EF4">
              <w:rPr>
                <w:rFonts w:eastAsia="Times New Roman"/>
                <w:sz w:val="14"/>
                <w:szCs w:val="14"/>
              </w:rPr>
              <w:t xml:space="preserve"> &gt;&gt;</w:t>
            </w:r>
          </w:p>
        </w:tc>
        <w:tc>
          <w:tcPr>
            <w:tcW w:w="775" w:type="dxa"/>
            <w:tcBorders>
              <w:top w:val="single" w:sz="4" w:space="0" w:color="auto"/>
              <w:left w:val="single" w:sz="4" w:space="0" w:color="auto"/>
              <w:bottom w:val="single" w:sz="4" w:space="0" w:color="auto"/>
              <w:right w:val="single" w:sz="4" w:space="0" w:color="auto"/>
            </w:tcBorders>
          </w:tcPr>
          <w:p w14:paraId="607E0852" w14:textId="77777777" w:rsidR="00A80404" w:rsidRDefault="000F282C">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74EF4">
              <w:rPr>
                <w:rFonts w:eastAsia="Times New Roman"/>
                <w:sz w:val="14"/>
                <w:szCs w:val="14"/>
              </w:rPr>
              <w:t>&lt;&lt;reference values from CF1R</w:t>
            </w:r>
            <w:r w:rsidR="00E3167F">
              <w:rPr>
                <w:rFonts w:eastAsia="Times New Roman"/>
                <w:sz w:val="14"/>
                <w:szCs w:val="14"/>
              </w:rPr>
              <w:t xml:space="preserve">. Values = N/A if water heater type = Large Storage, Small Storage, Heat Pump, Boiler, Large </w:t>
            </w:r>
            <w:r w:rsidR="00E3167F" w:rsidRPr="00ED0648">
              <w:rPr>
                <w:rFonts w:eastAsia="Times New Roman"/>
                <w:sz w:val="14"/>
                <w:szCs w:val="14"/>
              </w:rPr>
              <w:t xml:space="preserve">Instantaneous, </w:t>
            </w:r>
            <w:r w:rsidR="00E3167F">
              <w:rPr>
                <w:rFonts w:eastAsia="Times New Roman"/>
                <w:sz w:val="14"/>
                <w:szCs w:val="14"/>
              </w:rPr>
              <w:t xml:space="preserve">or </w:t>
            </w:r>
            <w:r w:rsidR="00E3167F" w:rsidRPr="00ED0648">
              <w:rPr>
                <w:rFonts w:eastAsia="Times New Roman"/>
                <w:sz w:val="14"/>
                <w:szCs w:val="14"/>
              </w:rPr>
              <w:t>Small Instantaneous</w:t>
            </w:r>
            <w:r w:rsidRPr="00C74EF4">
              <w:rPr>
                <w:rFonts w:eastAsia="Times New Roman"/>
                <w:sz w:val="14"/>
                <w:szCs w:val="14"/>
              </w:rPr>
              <w:t xml:space="preserve"> &gt;&gt;</w:t>
            </w:r>
          </w:p>
        </w:tc>
        <w:tc>
          <w:tcPr>
            <w:tcW w:w="2070" w:type="dxa"/>
            <w:tcBorders>
              <w:top w:val="single" w:sz="4" w:space="0" w:color="auto"/>
              <w:left w:val="single" w:sz="4" w:space="0" w:color="auto"/>
              <w:bottom w:val="single" w:sz="4" w:space="0" w:color="auto"/>
              <w:right w:val="single" w:sz="4" w:space="0" w:color="auto"/>
            </w:tcBorders>
          </w:tcPr>
          <w:p w14:paraId="607E0853"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C74EF4">
              <w:rPr>
                <w:rFonts w:eastAsia="Times New Roman"/>
                <w:sz w:val="14"/>
                <w:szCs w:val="14"/>
              </w:rPr>
              <w:t>&lt;&lt;reference values from CF1R.  Allowed values are</w:t>
            </w:r>
          </w:p>
          <w:p w14:paraId="607E0854"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07E0855" w14:textId="54B39948"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ED0648">
              <w:rPr>
                <w:rFonts w:eastAsia="Times New Roman"/>
                <w:sz w:val="14"/>
                <w:szCs w:val="14"/>
              </w:rPr>
              <w:t xml:space="preserve"> </w:t>
            </w:r>
            <w:r w:rsidR="00960FC1">
              <w:rPr>
                <w:rFonts w:eastAsia="Times New Roman"/>
                <w:sz w:val="14"/>
                <w:szCs w:val="14"/>
              </w:rPr>
              <w:t>Multi-family: Recirculating with temperature modulation;</w:t>
            </w:r>
          </w:p>
          <w:p w14:paraId="607E0856"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07E0857" w14:textId="090C44B0"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ED0648">
              <w:rPr>
                <w:rFonts w:eastAsia="Times New Roman"/>
                <w:sz w:val="14"/>
                <w:szCs w:val="14"/>
              </w:rPr>
              <w:t xml:space="preserve"> </w:t>
            </w:r>
            <w:r w:rsidR="00960FC1">
              <w:rPr>
                <w:rFonts w:eastAsia="Times New Roman"/>
                <w:sz w:val="14"/>
                <w:szCs w:val="14"/>
              </w:rPr>
              <w:t>Multi-family: Recirculating with temperature modulation and monitoring;</w:t>
            </w:r>
          </w:p>
          <w:p w14:paraId="607E0858"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07E0859" w14:textId="36B3CC22"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ED0648">
              <w:rPr>
                <w:rFonts w:eastAsia="Times New Roman"/>
                <w:sz w:val="14"/>
                <w:szCs w:val="14"/>
              </w:rPr>
              <w:t xml:space="preserve"> </w:t>
            </w:r>
            <w:r w:rsidR="00960FC1">
              <w:rPr>
                <w:rFonts w:eastAsia="Times New Roman"/>
                <w:sz w:val="14"/>
                <w:szCs w:val="14"/>
              </w:rPr>
              <w:t>Multi-family: Recirculating demand control;</w:t>
            </w:r>
          </w:p>
          <w:p w14:paraId="607E085A"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07E085B" w14:textId="009F703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00960FC1">
              <w:rPr>
                <w:rFonts w:eastAsia="Times New Roman"/>
                <w:sz w:val="14"/>
                <w:szCs w:val="14"/>
              </w:rPr>
              <w:t>Multi-family: Recirculating with no control (continuous pumping)</w:t>
            </w:r>
          </w:p>
          <w:p w14:paraId="607E085C"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34DE1CC5" w14:textId="48029273" w:rsidR="00737519" w:rsidRDefault="00737519"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No loops or recirc pump</w:t>
            </w:r>
          </w:p>
          <w:p w14:paraId="607E085D" w14:textId="77777777" w:rsidR="00A045E3" w:rsidRDefault="003174C1">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3174C1">
              <w:rPr>
                <w:rFonts w:eastAsia="Times New Roman"/>
                <w:sz w:val="14"/>
                <w:szCs w:val="14"/>
              </w:rPr>
              <w:t xml:space="preserve"> &gt;&gt;</w:t>
            </w:r>
          </w:p>
        </w:tc>
        <w:tc>
          <w:tcPr>
            <w:tcW w:w="1980" w:type="dxa"/>
            <w:tcBorders>
              <w:top w:val="single" w:sz="4" w:space="0" w:color="auto"/>
              <w:left w:val="single" w:sz="4" w:space="0" w:color="auto"/>
              <w:bottom w:val="single" w:sz="4" w:space="0" w:color="auto"/>
              <w:right w:val="single" w:sz="4" w:space="0" w:color="auto"/>
            </w:tcBorders>
          </w:tcPr>
          <w:p w14:paraId="607E085E"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C74EF4">
              <w:rPr>
                <w:rFonts w:eastAsia="Times New Roman"/>
                <w:sz w:val="14"/>
                <w:szCs w:val="14"/>
              </w:rPr>
              <w:t>&lt;&lt;reference values from CF1R</w:t>
            </w:r>
            <w:r>
              <w:rPr>
                <w:rFonts w:eastAsia="Times New Roman"/>
                <w:sz w:val="14"/>
                <w:szCs w:val="14"/>
              </w:rPr>
              <w:t xml:space="preserve"> </w:t>
            </w:r>
          </w:p>
          <w:p w14:paraId="607E085F"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Allowed values are</w:t>
            </w:r>
          </w:p>
          <w:p w14:paraId="607E0860"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07E0861" w14:textId="77777777" w:rsidR="000F282C" w:rsidRPr="0082211E"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82211E">
              <w:rPr>
                <w:rFonts w:eastAsia="Times New Roman"/>
                <w:sz w:val="14"/>
                <w:szCs w:val="14"/>
              </w:rPr>
              <w:t>*Standard Distribution System</w:t>
            </w:r>
          </w:p>
          <w:p w14:paraId="607E0862" w14:textId="77777777" w:rsidR="000F282C" w:rsidRPr="0082211E"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07E0863" w14:textId="77777777" w:rsidR="000F282C" w:rsidRPr="0082211E"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82211E">
              <w:rPr>
                <w:rFonts w:eastAsia="Times New Roman"/>
                <w:sz w:val="14"/>
                <w:szCs w:val="14"/>
              </w:rPr>
              <w:t>*</w:t>
            </w:r>
            <w:r>
              <w:rPr>
                <w:rFonts w:eastAsia="Times New Roman"/>
                <w:sz w:val="14"/>
                <w:szCs w:val="14"/>
              </w:rPr>
              <w:t>Pipe Insulation</w:t>
            </w:r>
          </w:p>
          <w:p w14:paraId="607E0866"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07E0867"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C74EF4">
              <w:rPr>
                <w:rFonts w:eastAsia="Times New Roman"/>
                <w:sz w:val="14"/>
                <w:szCs w:val="14"/>
              </w:rPr>
              <w:t xml:space="preserve"> &gt;&gt;</w:t>
            </w:r>
          </w:p>
        </w:tc>
      </w:tr>
      <w:tr w:rsidR="000F282C" w:rsidRPr="0082211E" w14:paraId="607E0877" w14:textId="77777777" w:rsidTr="00241C88">
        <w:trPr>
          <w:cantSplit/>
          <w:trHeight w:val="255"/>
        </w:trPr>
        <w:tc>
          <w:tcPr>
            <w:tcW w:w="1457" w:type="dxa"/>
            <w:tcBorders>
              <w:top w:val="single" w:sz="4" w:space="0" w:color="auto"/>
              <w:left w:val="single" w:sz="4" w:space="0" w:color="auto"/>
              <w:bottom w:val="single" w:sz="4" w:space="0" w:color="auto"/>
              <w:right w:val="single" w:sz="4" w:space="0" w:color="auto"/>
            </w:tcBorders>
            <w:vAlign w:val="center"/>
          </w:tcPr>
          <w:p w14:paraId="607E0869"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07E086A"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607E086B"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607E086C"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86D"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86E"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607E086F"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607E0870"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607E0871"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607E0872"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873"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607E0874"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607E0875"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607E0876"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07E0878" w14:textId="77777777" w:rsidR="00335E47" w:rsidRDefault="00335E47" w:rsidP="00E76316">
      <w:pPr>
        <w:tabs>
          <w:tab w:val="left" w:pos="-720"/>
        </w:tabs>
        <w:suppressAutoHyphens/>
        <w:spacing w:after="0" w:line="240" w:lineRule="auto"/>
        <w:ind w:left="446"/>
        <w:rPr>
          <w:rFonts w:asciiTheme="minorHAnsi" w:hAnsi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335E47" w:rsidRPr="0082211E" w14:paraId="607E087B" w14:textId="77777777" w:rsidTr="00241C88">
        <w:trPr>
          <w:cantSplit/>
          <w:trHeight w:val="498"/>
        </w:trPr>
        <w:tc>
          <w:tcPr>
            <w:tcW w:w="14598" w:type="dxa"/>
            <w:gridSpan w:val="14"/>
            <w:tcBorders>
              <w:top w:val="single" w:sz="4" w:space="0" w:color="auto"/>
              <w:left w:val="single" w:sz="4" w:space="0" w:color="auto"/>
              <w:bottom w:val="single" w:sz="4" w:space="0" w:color="auto"/>
              <w:right w:val="single" w:sz="4" w:space="0" w:color="auto"/>
            </w:tcBorders>
          </w:tcPr>
          <w:p w14:paraId="607E0879" w14:textId="77777777" w:rsidR="00335E47" w:rsidRPr="00072AD8" w:rsidRDefault="00335E47" w:rsidP="00335E47">
            <w:pPr>
              <w:keepNext/>
              <w:spacing w:after="0" w:line="240" w:lineRule="auto"/>
              <w:rPr>
                <w:b/>
                <w:sz w:val="20"/>
              </w:rPr>
            </w:pPr>
            <w:r w:rsidRPr="00072AD8">
              <w:rPr>
                <w:b/>
                <w:sz w:val="20"/>
              </w:rPr>
              <w:lastRenderedPageBreak/>
              <w:t xml:space="preserve">B. Installed Central Water Heating Systems Information </w:t>
            </w:r>
          </w:p>
          <w:p w14:paraId="607E087A" w14:textId="53D924A8" w:rsidR="00A94527" w:rsidRDefault="00335E47">
            <w:pPr>
              <w:keepNext/>
              <w:spacing w:after="0" w:line="240" w:lineRule="auto"/>
              <w:rPr>
                <w:b/>
              </w:rPr>
            </w:pPr>
            <w:r w:rsidRPr="00FB4BFD">
              <w:rPr>
                <w:sz w:val="18"/>
                <w:szCs w:val="18"/>
              </w:rPr>
              <w:t xml:space="preserve">&lt;&lt;require one row of data for each </w:t>
            </w:r>
            <w:r>
              <w:rPr>
                <w:sz w:val="18"/>
                <w:szCs w:val="18"/>
              </w:rPr>
              <w:t>Water Heating</w:t>
            </w:r>
            <w:r w:rsidRPr="00FB4BFD">
              <w:rPr>
                <w:sz w:val="18"/>
                <w:szCs w:val="18"/>
              </w:rPr>
              <w:t xml:space="preserve"> System in Section </w:t>
            </w:r>
            <w:r w:rsidR="00E3167F">
              <w:rPr>
                <w:sz w:val="18"/>
                <w:szCs w:val="18"/>
              </w:rPr>
              <w:t>A</w:t>
            </w:r>
            <w:r w:rsidRPr="00FB4BFD">
              <w:rPr>
                <w:sz w:val="18"/>
                <w:szCs w:val="18"/>
              </w:rPr>
              <w:t>&gt;&gt;</w:t>
            </w:r>
          </w:p>
        </w:tc>
      </w:tr>
      <w:tr w:rsidR="00CD2C84" w:rsidRPr="0082211E" w14:paraId="607E088A" w14:textId="77777777" w:rsidTr="00241C88">
        <w:trPr>
          <w:cantSplit/>
          <w:trHeight w:val="277"/>
        </w:trPr>
        <w:tc>
          <w:tcPr>
            <w:tcW w:w="1457" w:type="dxa"/>
            <w:tcBorders>
              <w:top w:val="single" w:sz="4" w:space="0" w:color="auto"/>
              <w:left w:val="single" w:sz="4" w:space="0" w:color="auto"/>
              <w:bottom w:val="single" w:sz="4" w:space="0" w:color="auto"/>
              <w:right w:val="single" w:sz="4" w:space="0" w:color="auto"/>
            </w:tcBorders>
            <w:vAlign w:val="bottom"/>
          </w:tcPr>
          <w:p w14:paraId="607E087C"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607E087D"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607E087E"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607E087F"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607E0880"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607E0881"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607E0882"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607E0883"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607E0884"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607E0885"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607E0886"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607E0887"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4" w:space="0" w:color="auto"/>
              <w:left w:val="single" w:sz="4" w:space="0" w:color="auto"/>
              <w:bottom w:val="single" w:sz="4" w:space="0" w:color="auto"/>
              <w:right w:val="single" w:sz="4" w:space="0" w:color="auto"/>
            </w:tcBorders>
            <w:vAlign w:val="bottom"/>
          </w:tcPr>
          <w:p w14:paraId="607E0888"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sidR="00773995">
              <w:rPr>
                <w:rFonts w:eastAsia="Times New Roman"/>
                <w:sz w:val="18"/>
                <w:szCs w:val="18"/>
              </w:rPr>
              <w:t>3</w:t>
            </w:r>
          </w:p>
        </w:tc>
        <w:tc>
          <w:tcPr>
            <w:tcW w:w="1980" w:type="dxa"/>
            <w:tcBorders>
              <w:top w:val="single" w:sz="4" w:space="0" w:color="auto"/>
              <w:left w:val="single" w:sz="4" w:space="0" w:color="auto"/>
              <w:bottom w:val="single" w:sz="4" w:space="0" w:color="auto"/>
              <w:right w:val="single" w:sz="4" w:space="0" w:color="auto"/>
            </w:tcBorders>
            <w:vAlign w:val="bottom"/>
          </w:tcPr>
          <w:p w14:paraId="607E0889"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sidR="00773995">
              <w:rPr>
                <w:rFonts w:eastAsia="Times New Roman"/>
                <w:sz w:val="18"/>
                <w:szCs w:val="18"/>
              </w:rPr>
              <w:t>4</w:t>
            </w:r>
          </w:p>
        </w:tc>
      </w:tr>
      <w:tr w:rsidR="00CD2C84" w:rsidRPr="0082211E" w14:paraId="607E089E" w14:textId="77777777" w:rsidTr="00241C88">
        <w:trPr>
          <w:cantSplit/>
          <w:trHeight w:val="492"/>
        </w:trPr>
        <w:tc>
          <w:tcPr>
            <w:tcW w:w="1457" w:type="dxa"/>
            <w:tcBorders>
              <w:top w:val="single" w:sz="4" w:space="0" w:color="auto"/>
              <w:left w:val="single" w:sz="4" w:space="0" w:color="auto"/>
              <w:bottom w:val="single" w:sz="4" w:space="0" w:color="auto"/>
              <w:right w:val="single" w:sz="4" w:space="0" w:color="auto"/>
            </w:tcBorders>
            <w:vAlign w:val="bottom"/>
          </w:tcPr>
          <w:p w14:paraId="607E088B"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607E088C"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607E088D"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607E088E" w14:textId="4B4E9CD6" w:rsidR="00CD2C84" w:rsidRPr="0082211E" w:rsidRDefault="00CD2C84" w:rsidP="00241C88">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241C88">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607E088F"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607E0890"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607E0891"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607E0892"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607E0893"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607E0894"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607E0895"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607E0896"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60E204C8" w14:textId="77777777" w:rsidR="00241C88"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607E0897" w14:textId="59DE491E"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607E0898"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607E0899"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2070" w:type="dxa"/>
            <w:tcBorders>
              <w:top w:val="single" w:sz="4" w:space="0" w:color="auto"/>
              <w:left w:val="single" w:sz="4" w:space="0" w:color="auto"/>
              <w:bottom w:val="single" w:sz="4" w:space="0" w:color="auto"/>
              <w:right w:val="single" w:sz="4" w:space="0" w:color="auto"/>
            </w:tcBorders>
            <w:vAlign w:val="bottom"/>
          </w:tcPr>
          <w:p w14:paraId="607E089A"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607E089B"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1980" w:type="dxa"/>
            <w:tcBorders>
              <w:top w:val="single" w:sz="4" w:space="0" w:color="auto"/>
              <w:left w:val="single" w:sz="4" w:space="0" w:color="auto"/>
              <w:bottom w:val="single" w:sz="4" w:space="0" w:color="auto"/>
              <w:right w:val="single" w:sz="4" w:space="0" w:color="auto"/>
            </w:tcBorders>
            <w:vAlign w:val="bottom"/>
          </w:tcPr>
          <w:p w14:paraId="607E089C"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607E089D"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0F282C" w:rsidRPr="0082211E" w14:paraId="607E08B6" w14:textId="77777777" w:rsidTr="00F02BF1">
        <w:trPr>
          <w:cantSplit/>
          <w:trHeight w:val="10817"/>
        </w:trPr>
        <w:tc>
          <w:tcPr>
            <w:tcW w:w="1457" w:type="dxa"/>
            <w:tcBorders>
              <w:top w:val="single" w:sz="4" w:space="0" w:color="auto"/>
              <w:left w:val="single" w:sz="4" w:space="0" w:color="auto"/>
              <w:bottom w:val="single" w:sz="4" w:space="0" w:color="auto"/>
              <w:right w:val="single" w:sz="4" w:space="0" w:color="auto"/>
            </w:tcBorders>
          </w:tcPr>
          <w:p w14:paraId="607E089F" w14:textId="77777777" w:rsidR="000F282C" w:rsidRPr="00CD2C84" w:rsidRDefault="000F282C" w:rsidP="00CD2C84">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1B0A17">
              <w:rPr>
                <w:rFonts w:eastAsia="Times New Roman"/>
                <w:sz w:val="14"/>
                <w:szCs w:val="14"/>
              </w:rPr>
              <w:lastRenderedPageBreak/>
              <w:t xml:space="preserve">&lt;&lt;reference value from </w:t>
            </w:r>
            <w:r>
              <w:rPr>
                <w:rFonts w:eastAsia="Times New Roman"/>
                <w:sz w:val="14"/>
                <w:szCs w:val="14"/>
              </w:rPr>
              <w:t>A</w:t>
            </w:r>
            <w:r w:rsidRPr="001B0A17">
              <w:rPr>
                <w:rFonts w:eastAsia="Times New Roman"/>
                <w:sz w:val="14"/>
                <w:szCs w:val="14"/>
              </w:rPr>
              <w:t>01&gt;&gt;</w:t>
            </w:r>
          </w:p>
        </w:tc>
        <w:tc>
          <w:tcPr>
            <w:tcW w:w="1080" w:type="dxa"/>
            <w:tcBorders>
              <w:top w:val="single" w:sz="4" w:space="0" w:color="auto"/>
              <w:left w:val="single" w:sz="4" w:space="0" w:color="auto"/>
              <w:bottom w:val="single" w:sz="4" w:space="0" w:color="auto"/>
              <w:right w:val="single" w:sz="4" w:space="0" w:color="auto"/>
            </w:tcBorders>
          </w:tcPr>
          <w:p w14:paraId="607E08A0" w14:textId="77777777" w:rsidR="000F282C"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A02&gt;&gt;</w:t>
            </w:r>
          </w:p>
          <w:p w14:paraId="607E08A1" w14:textId="77777777" w:rsidR="000F282C"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607E08A2" w14:textId="77777777" w:rsidR="000F282C"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607E08A3" w14:textId="77777777" w:rsidR="000F282C" w:rsidRPr="00CD2C84"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1" w:type="dxa"/>
            <w:tcBorders>
              <w:top w:val="single" w:sz="4" w:space="0" w:color="auto"/>
              <w:left w:val="single" w:sz="4" w:space="0" w:color="auto"/>
              <w:bottom w:val="single" w:sz="4" w:space="0" w:color="auto"/>
              <w:right w:val="single" w:sz="4" w:space="0" w:color="auto"/>
            </w:tcBorders>
          </w:tcPr>
          <w:p w14:paraId="607E08A4" w14:textId="77777777" w:rsidR="000F282C"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A03&gt;&gt;</w:t>
            </w:r>
          </w:p>
          <w:p w14:paraId="607E08A5"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607E08A6" w14:textId="77777777" w:rsidR="000F282C"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A04&gt;&gt;</w:t>
            </w:r>
          </w:p>
          <w:p w14:paraId="607E08A7"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07E08A8" w14:textId="77777777" w:rsidR="00A94527" w:rsidRDefault="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w:t>
            </w:r>
            <w:proofErr w:type="gramStart"/>
            <w:r w:rsidRPr="0082211E">
              <w:rPr>
                <w:rFonts w:eastAsia="Times New Roman"/>
                <w:sz w:val="14"/>
                <w:szCs w:val="14"/>
              </w:rPr>
              <w:t>user enter</w:t>
            </w:r>
            <w:proofErr w:type="gramEnd"/>
            <w:r w:rsidRPr="0082211E">
              <w:rPr>
                <w:rFonts w:eastAsia="Times New Roman"/>
                <w:sz w:val="14"/>
                <w:szCs w:val="14"/>
              </w:rPr>
              <w:t xml:space="preserve"> number </w:t>
            </w:r>
            <w:proofErr w:type="spellStart"/>
            <w:r w:rsidRPr="0082211E">
              <w:rPr>
                <w:rFonts w:eastAsia="Times New Roman"/>
                <w:sz w:val="14"/>
                <w:szCs w:val="14"/>
              </w:rPr>
              <w:t>xx.x</w:t>
            </w:r>
            <w:proofErr w:type="spellEnd"/>
            <w:r w:rsidR="00AF40B3">
              <w:rPr>
                <w:rFonts w:eastAsia="Times New Roman"/>
                <w:sz w:val="14"/>
                <w:szCs w:val="14"/>
              </w:rPr>
              <w:t>.  Value may be N/A if CF1R value is N/A</w:t>
            </w:r>
            <w:r w:rsidRPr="0082211E">
              <w:rPr>
                <w:rFonts w:eastAsia="Times New Roman"/>
                <w:sz w:val="14"/>
                <w:szCs w:val="14"/>
              </w:rPr>
              <w:t>&gt;&gt;</w:t>
            </w:r>
          </w:p>
        </w:tc>
        <w:tc>
          <w:tcPr>
            <w:tcW w:w="792" w:type="dxa"/>
            <w:tcBorders>
              <w:top w:val="single" w:sz="4" w:space="0" w:color="auto"/>
              <w:left w:val="single" w:sz="4" w:space="0" w:color="auto"/>
              <w:bottom w:val="single" w:sz="4" w:space="0" w:color="auto"/>
              <w:right w:val="single" w:sz="4" w:space="0" w:color="auto"/>
            </w:tcBorders>
          </w:tcPr>
          <w:p w14:paraId="607E08A9" w14:textId="77777777" w:rsidR="000F282C"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A06&gt;&gt;</w:t>
            </w:r>
          </w:p>
          <w:p w14:paraId="607E08AA"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607E08AB" w14:textId="3F9F41D4" w:rsidR="000F282C" w:rsidRPr="00F02BF1" w:rsidRDefault="000F282C" w:rsidP="003D35D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F02BF1">
              <w:rPr>
                <w:rFonts w:eastAsia="Times New Roman"/>
                <w:sz w:val="14"/>
                <w:szCs w:val="14"/>
              </w:rPr>
              <w:t>&lt;&lt;</w:t>
            </w:r>
            <w:ins w:id="5" w:author="Shewmaker, Michael@Energy" w:date="2017-04-07T07:48:00Z">
              <w:r w:rsidR="00485FBE" w:rsidRPr="00F02BF1">
                <w:rPr>
                  <w:rFonts w:eastAsia="Times New Roman"/>
                  <w:sz w:val="14"/>
                  <w:szCs w:val="14"/>
                </w:rPr>
                <w:t>if B</w:t>
              </w:r>
              <w:r w:rsidR="00481751" w:rsidRPr="00F02BF1">
                <w:rPr>
                  <w:rFonts w:eastAsia="Times New Roman"/>
                  <w:sz w:val="14"/>
                  <w:szCs w:val="14"/>
                </w:rPr>
                <w:t xml:space="preserve">03 = Heat Pump, then result = </w:t>
              </w:r>
            </w:ins>
            <w:ins w:id="6" w:author="Shewmaker, Michael@Energy" w:date="2017-04-07T14:00:00Z">
              <w:r w:rsidR="00481751" w:rsidRPr="00F02BF1">
                <w:rPr>
                  <w:rFonts w:eastAsia="Times New Roman"/>
                  <w:sz w:val="14"/>
                  <w:szCs w:val="14"/>
                </w:rPr>
                <w:t>kW</w:t>
              </w:r>
            </w:ins>
            <w:ins w:id="7" w:author="Shewmaker, Michael@Energy" w:date="2017-04-07T07:48:00Z">
              <w:r w:rsidR="00485FBE" w:rsidRPr="00F02BF1">
                <w:rPr>
                  <w:rFonts w:eastAsia="Times New Roman"/>
                  <w:sz w:val="14"/>
                  <w:szCs w:val="14"/>
                </w:rPr>
                <w:t xml:space="preserve">; Else </w:t>
              </w:r>
            </w:ins>
            <w:r w:rsidRPr="00F02BF1">
              <w:rPr>
                <w:rFonts w:eastAsia="Times New Roman"/>
                <w:sz w:val="14"/>
                <w:szCs w:val="14"/>
              </w:rPr>
              <w:t>reference value from A07&gt;&gt;</w:t>
            </w:r>
          </w:p>
          <w:p w14:paraId="607E08AC" w14:textId="77777777" w:rsidR="000F282C" w:rsidRPr="00F02BF1" w:rsidRDefault="000F282C" w:rsidP="003D35D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22B3C520" w14:textId="73C65B75" w:rsidR="003D35D1" w:rsidRPr="003D35D1" w:rsidRDefault="003D35D1" w:rsidP="003D35D1">
            <w:pPr>
              <w:spacing w:after="0"/>
              <w:rPr>
                <w:ins w:id="8" w:author="Shewmaker, Michael@Energy" w:date="2017-04-12T10:58:00Z"/>
                <w:rFonts w:eastAsia="Times New Roman"/>
                <w:sz w:val="14"/>
                <w:szCs w:val="14"/>
              </w:rPr>
            </w:pPr>
            <w:ins w:id="9" w:author="Shewmaker, Michael@Energy" w:date="2017-04-12T10:58:00Z">
              <w:r w:rsidRPr="003D35D1">
                <w:rPr>
                  <w:rFonts w:eastAsia="Times New Roman"/>
                  <w:sz w:val="14"/>
                  <w:szCs w:val="14"/>
                </w:rPr>
                <w:t>&lt;&lt;User input value which must pass the following range tests:</w:t>
              </w:r>
            </w:ins>
          </w:p>
          <w:p w14:paraId="659E1904" w14:textId="77777777" w:rsidR="003D35D1" w:rsidRPr="003D35D1" w:rsidRDefault="003D35D1" w:rsidP="003D35D1">
            <w:pPr>
              <w:spacing w:after="0"/>
              <w:rPr>
                <w:ins w:id="10" w:author="Shewmaker, Michael@Energy" w:date="2017-04-12T10:58:00Z"/>
                <w:rFonts w:eastAsia="Times New Roman"/>
                <w:sz w:val="14"/>
                <w:szCs w:val="14"/>
              </w:rPr>
            </w:pPr>
            <w:ins w:id="11" w:author="Shewmaker, Michael@Energy" w:date="2017-04-12T10:58:00Z">
              <w:r w:rsidRPr="003D35D1">
                <w:rPr>
                  <w:rFonts w:eastAsia="Times New Roman"/>
                  <w:sz w:val="14"/>
                  <w:szCs w:val="14"/>
                </w:rPr>
                <w:t>If B06 = Natural Gas or Propane, then</w:t>
              </w:r>
            </w:ins>
          </w:p>
          <w:p w14:paraId="7D3297B9" w14:textId="1BAF8B7F" w:rsidR="003D35D1" w:rsidRPr="003D35D1" w:rsidRDefault="003D35D1" w:rsidP="003D35D1">
            <w:pPr>
              <w:spacing w:after="0"/>
              <w:rPr>
                <w:ins w:id="12" w:author="Shewmaker, Michael@Energy" w:date="2017-04-12T10:58:00Z"/>
                <w:rFonts w:eastAsia="Times New Roman"/>
                <w:sz w:val="14"/>
                <w:szCs w:val="14"/>
              </w:rPr>
            </w:pPr>
            <w:ins w:id="13" w:author="Shewmaker, Michael@Energy" w:date="2017-04-12T10:58:00Z">
              <w:r w:rsidRPr="003D35D1">
                <w:rPr>
                  <w:rFonts w:eastAsia="Times New Roman"/>
                  <w:sz w:val="14"/>
                  <w:szCs w:val="14"/>
                </w:rPr>
                <w:t>If B03 = Large Storage, then value must be &gt; 75,000 Btu/</w:t>
              </w:r>
              <w:proofErr w:type="spellStart"/>
              <w:r w:rsidRPr="003D35D1">
                <w:rPr>
                  <w:rFonts w:eastAsia="Times New Roman"/>
                  <w:sz w:val="14"/>
                  <w:szCs w:val="14"/>
                </w:rPr>
                <w:t>hr</w:t>
              </w:r>
              <w:proofErr w:type="spellEnd"/>
              <w:r w:rsidRPr="003D35D1">
                <w:rPr>
                  <w:rFonts w:eastAsia="Times New Roman"/>
                  <w:sz w:val="14"/>
                  <w:szCs w:val="14"/>
                </w:rPr>
                <w:t>;</w:t>
              </w:r>
            </w:ins>
          </w:p>
          <w:p w14:paraId="18F39C48" w14:textId="38874182" w:rsidR="003D35D1" w:rsidRPr="003D35D1" w:rsidRDefault="003D35D1" w:rsidP="003D35D1">
            <w:pPr>
              <w:spacing w:after="0"/>
              <w:rPr>
                <w:ins w:id="14" w:author="Shewmaker, Michael@Energy" w:date="2017-04-12T10:58:00Z"/>
                <w:rFonts w:eastAsia="Times New Roman"/>
                <w:sz w:val="14"/>
                <w:szCs w:val="14"/>
              </w:rPr>
            </w:pPr>
            <w:ins w:id="15" w:author="Shewmaker, Michael@Energy" w:date="2017-04-12T10:58:00Z">
              <w:r w:rsidRPr="003D35D1">
                <w:rPr>
                  <w:rFonts w:eastAsia="Times New Roman"/>
                  <w:sz w:val="14"/>
                  <w:szCs w:val="14"/>
                </w:rPr>
                <w:t>If B03 = Small Storage, then value must be ≤ 75,000 Btu/</w:t>
              </w:r>
              <w:proofErr w:type="spellStart"/>
              <w:r w:rsidRPr="003D35D1">
                <w:rPr>
                  <w:rFonts w:eastAsia="Times New Roman"/>
                  <w:sz w:val="14"/>
                  <w:szCs w:val="14"/>
                </w:rPr>
                <w:t>hr</w:t>
              </w:r>
              <w:proofErr w:type="spellEnd"/>
              <w:r w:rsidRPr="003D35D1">
                <w:rPr>
                  <w:rFonts w:eastAsia="Times New Roman"/>
                  <w:sz w:val="14"/>
                  <w:szCs w:val="14"/>
                </w:rPr>
                <w:t>;</w:t>
              </w:r>
            </w:ins>
          </w:p>
          <w:p w14:paraId="54BF243C" w14:textId="37E8DECF" w:rsidR="003D35D1" w:rsidRPr="003D35D1" w:rsidRDefault="003D35D1" w:rsidP="003D35D1">
            <w:pPr>
              <w:spacing w:after="0"/>
              <w:rPr>
                <w:ins w:id="16" w:author="Shewmaker, Michael@Energy" w:date="2017-04-12T10:58:00Z"/>
                <w:rFonts w:eastAsia="Times New Roman"/>
                <w:sz w:val="14"/>
                <w:szCs w:val="14"/>
              </w:rPr>
            </w:pPr>
            <w:ins w:id="17" w:author="Shewmaker, Michael@Energy" w:date="2017-04-12T10:58:00Z">
              <w:r w:rsidRPr="003D35D1">
                <w:rPr>
                  <w:rFonts w:eastAsia="Times New Roman"/>
                  <w:sz w:val="14"/>
                  <w:szCs w:val="14"/>
                </w:rPr>
                <w:t>If B03 = Large Instant, then value must be &gt; 200,000 Btu/</w:t>
              </w:r>
              <w:proofErr w:type="spellStart"/>
              <w:r w:rsidRPr="003D35D1">
                <w:rPr>
                  <w:rFonts w:eastAsia="Times New Roman"/>
                  <w:sz w:val="14"/>
                  <w:szCs w:val="14"/>
                </w:rPr>
                <w:t>hr</w:t>
              </w:r>
              <w:proofErr w:type="spellEnd"/>
              <w:r w:rsidRPr="003D35D1">
                <w:rPr>
                  <w:rFonts w:eastAsia="Times New Roman"/>
                  <w:sz w:val="14"/>
                  <w:szCs w:val="14"/>
                </w:rPr>
                <w:t>;</w:t>
              </w:r>
            </w:ins>
          </w:p>
          <w:p w14:paraId="43DE06D6" w14:textId="7BB88915" w:rsidR="003D35D1" w:rsidRPr="003D35D1" w:rsidRDefault="003D35D1" w:rsidP="003D35D1">
            <w:pPr>
              <w:spacing w:after="0"/>
              <w:rPr>
                <w:ins w:id="18" w:author="Shewmaker, Michael@Energy" w:date="2017-04-12T10:58:00Z"/>
                <w:rFonts w:eastAsia="Times New Roman"/>
                <w:sz w:val="14"/>
                <w:szCs w:val="14"/>
              </w:rPr>
            </w:pPr>
            <w:ins w:id="19" w:author="Shewmaker, Michael@Energy" w:date="2017-04-12T10:58:00Z">
              <w:r w:rsidRPr="003D35D1">
                <w:rPr>
                  <w:rFonts w:eastAsia="Times New Roman"/>
                  <w:sz w:val="14"/>
                  <w:szCs w:val="14"/>
                </w:rPr>
                <w:t>Else if B03 = Small Instant, then value must be ≤ 200,000 Btu/</w:t>
              </w:r>
              <w:proofErr w:type="spellStart"/>
              <w:r w:rsidRPr="003D35D1">
                <w:rPr>
                  <w:rFonts w:eastAsia="Times New Roman"/>
                  <w:sz w:val="14"/>
                  <w:szCs w:val="14"/>
                </w:rPr>
                <w:t>hr</w:t>
              </w:r>
              <w:proofErr w:type="spellEnd"/>
              <w:r w:rsidRPr="003D35D1">
                <w:rPr>
                  <w:rFonts w:eastAsia="Times New Roman"/>
                  <w:sz w:val="14"/>
                  <w:szCs w:val="14"/>
                </w:rPr>
                <w:t>;</w:t>
              </w:r>
            </w:ins>
          </w:p>
          <w:p w14:paraId="37B90EF1" w14:textId="77777777" w:rsidR="003D35D1" w:rsidRPr="003D35D1" w:rsidRDefault="003D35D1" w:rsidP="003D35D1">
            <w:pPr>
              <w:spacing w:after="0"/>
              <w:rPr>
                <w:ins w:id="20" w:author="Shewmaker, Michael@Energy" w:date="2017-04-12T10:58:00Z"/>
                <w:rFonts w:eastAsia="Times New Roman"/>
                <w:sz w:val="14"/>
                <w:szCs w:val="14"/>
              </w:rPr>
            </w:pPr>
            <w:ins w:id="21" w:author="Shewmaker, Michael@Energy" w:date="2017-04-12T10:58:00Z">
              <w:r w:rsidRPr="003D35D1">
                <w:rPr>
                  <w:rFonts w:eastAsia="Times New Roman"/>
                  <w:sz w:val="14"/>
                  <w:szCs w:val="14"/>
                </w:rPr>
                <w:t>Else if B06 = Oil, then</w:t>
              </w:r>
            </w:ins>
          </w:p>
          <w:p w14:paraId="517F0D2A" w14:textId="77777777" w:rsidR="003D35D1" w:rsidRPr="003D35D1" w:rsidRDefault="003D35D1" w:rsidP="003D35D1">
            <w:pPr>
              <w:spacing w:after="0"/>
              <w:rPr>
                <w:ins w:id="22" w:author="Shewmaker, Michael@Energy" w:date="2017-04-12T10:58:00Z"/>
                <w:rFonts w:eastAsia="Times New Roman"/>
                <w:sz w:val="14"/>
                <w:szCs w:val="14"/>
              </w:rPr>
            </w:pPr>
            <w:ins w:id="23" w:author="Shewmaker, Michael@Energy" w:date="2017-04-12T10:58:00Z">
              <w:r w:rsidRPr="003D35D1">
                <w:rPr>
                  <w:rFonts w:eastAsia="Times New Roman"/>
                  <w:sz w:val="14"/>
                  <w:szCs w:val="14"/>
                </w:rPr>
                <w:tab/>
                <w:t>If B03 = Large Storage, then value must be &gt;105,000 Btu/</w:t>
              </w:r>
              <w:proofErr w:type="spellStart"/>
              <w:r w:rsidRPr="003D35D1">
                <w:rPr>
                  <w:rFonts w:eastAsia="Times New Roman"/>
                  <w:sz w:val="14"/>
                  <w:szCs w:val="14"/>
                </w:rPr>
                <w:t>hr</w:t>
              </w:r>
              <w:proofErr w:type="spellEnd"/>
              <w:r w:rsidRPr="003D35D1">
                <w:rPr>
                  <w:rFonts w:eastAsia="Times New Roman"/>
                  <w:sz w:val="14"/>
                  <w:szCs w:val="14"/>
                </w:rPr>
                <w:t>;</w:t>
              </w:r>
            </w:ins>
          </w:p>
          <w:p w14:paraId="1228E764" w14:textId="77777777" w:rsidR="003D35D1" w:rsidRPr="003D35D1" w:rsidRDefault="003D35D1" w:rsidP="003D35D1">
            <w:pPr>
              <w:spacing w:after="0"/>
              <w:rPr>
                <w:ins w:id="24" w:author="Shewmaker, Michael@Energy" w:date="2017-04-12T10:58:00Z"/>
                <w:rFonts w:eastAsia="Times New Roman"/>
                <w:sz w:val="14"/>
                <w:szCs w:val="14"/>
              </w:rPr>
            </w:pPr>
            <w:ins w:id="25" w:author="Shewmaker, Michael@Energy" w:date="2017-04-12T10:58:00Z">
              <w:r w:rsidRPr="003D35D1">
                <w:rPr>
                  <w:rFonts w:eastAsia="Times New Roman"/>
                  <w:sz w:val="14"/>
                  <w:szCs w:val="14"/>
                </w:rPr>
                <w:tab/>
                <w:t>If B03 = Small Storage, then value must be ≤ 105,000 Btu/</w:t>
              </w:r>
              <w:proofErr w:type="spellStart"/>
              <w:r w:rsidRPr="003D35D1">
                <w:rPr>
                  <w:rFonts w:eastAsia="Times New Roman"/>
                  <w:sz w:val="14"/>
                  <w:szCs w:val="14"/>
                </w:rPr>
                <w:t>hr</w:t>
              </w:r>
              <w:proofErr w:type="spellEnd"/>
              <w:r w:rsidRPr="003D35D1">
                <w:rPr>
                  <w:rFonts w:eastAsia="Times New Roman"/>
                  <w:sz w:val="14"/>
                  <w:szCs w:val="14"/>
                </w:rPr>
                <w:t>;</w:t>
              </w:r>
            </w:ins>
          </w:p>
          <w:p w14:paraId="4641A6B8" w14:textId="77777777" w:rsidR="003D35D1" w:rsidRPr="003D35D1" w:rsidRDefault="003D35D1" w:rsidP="003D35D1">
            <w:pPr>
              <w:spacing w:after="0"/>
              <w:rPr>
                <w:ins w:id="26" w:author="Shewmaker, Michael@Energy" w:date="2017-04-12T10:58:00Z"/>
                <w:rFonts w:eastAsia="Times New Roman"/>
                <w:sz w:val="14"/>
                <w:szCs w:val="14"/>
              </w:rPr>
            </w:pPr>
            <w:ins w:id="27" w:author="Shewmaker, Michael@Energy" w:date="2017-04-12T10:58:00Z">
              <w:r w:rsidRPr="003D35D1">
                <w:rPr>
                  <w:rFonts w:eastAsia="Times New Roman"/>
                  <w:sz w:val="14"/>
                  <w:szCs w:val="14"/>
                </w:rPr>
                <w:tab/>
                <w:t>If B03 = Large Instant, then value must be &gt; 210,000 Btu/</w:t>
              </w:r>
              <w:proofErr w:type="spellStart"/>
              <w:r w:rsidRPr="003D35D1">
                <w:rPr>
                  <w:rFonts w:eastAsia="Times New Roman"/>
                  <w:sz w:val="14"/>
                  <w:szCs w:val="14"/>
                </w:rPr>
                <w:t>hr</w:t>
              </w:r>
              <w:proofErr w:type="spellEnd"/>
              <w:r w:rsidRPr="003D35D1">
                <w:rPr>
                  <w:rFonts w:eastAsia="Times New Roman"/>
                  <w:sz w:val="14"/>
                  <w:szCs w:val="14"/>
                </w:rPr>
                <w:t>;</w:t>
              </w:r>
            </w:ins>
          </w:p>
          <w:p w14:paraId="5FA5ADF1" w14:textId="77777777" w:rsidR="003D35D1" w:rsidRPr="003D35D1" w:rsidRDefault="003D35D1" w:rsidP="003D35D1">
            <w:pPr>
              <w:spacing w:after="0"/>
              <w:rPr>
                <w:ins w:id="28" w:author="Shewmaker, Michael@Energy" w:date="2017-04-12T10:58:00Z"/>
                <w:rFonts w:eastAsia="Times New Roman"/>
                <w:sz w:val="14"/>
                <w:szCs w:val="14"/>
              </w:rPr>
            </w:pPr>
            <w:ins w:id="29" w:author="Shewmaker, Michael@Energy" w:date="2017-04-12T10:58:00Z">
              <w:r w:rsidRPr="003D35D1">
                <w:rPr>
                  <w:rFonts w:eastAsia="Times New Roman"/>
                  <w:sz w:val="14"/>
                  <w:szCs w:val="14"/>
                </w:rPr>
                <w:tab/>
                <w:t>Else if B03 = Small Instant, then value must be ≤ 210,000 Btu/</w:t>
              </w:r>
              <w:proofErr w:type="spellStart"/>
              <w:r w:rsidRPr="003D35D1">
                <w:rPr>
                  <w:rFonts w:eastAsia="Times New Roman"/>
                  <w:sz w:val="14"/>
                  <w:szCs w:val="14"/>
                </w:rPr>
                <w:t>hr</w:t>
              </w:r>
              <w:proofErr w:type="spellEnd"/>
              <w:r w:rsidRPr="003D35D1">
                <w:rPr>
                  <w:rFonts w:eastAsia="Times New Roman"/>
                  <w:sz w:val="14"/>
                  <w:szCs w:val="14"/>
                </w:rPr>
                <w:t>;</w:t>
              </w:r>
            </w:ins>
          </w:p>
          <w:p w14:paraId="720EF33B" w14:textId="77777777" w:rsidR="003D35D1" w:rsidRPr="003D35D1" w:rsidRDefault="003D35D1" w:rsidP="003D35D1">
            <w:pPr>
              <w:spacing w:after="0"/>
              <w:rPr>
                <w:ins w:id="30" w:author="Shewmaker, Michael@Energy" w:date="2017-04-12T10:58:00Z"/>
                <w:rFonts w:eastAsia="Times New Roman"/>
                <w:sz w:val="14"/>
                <w:szCs w:val="14"/>
              </w:rPr>
            </w:pPr>
            <w:ins w:id="31" w:author="Shewmaker, Michael@Energy" w:date="2017-04-12T10:58:00Z">
              <w:r w:rsidRPr="003D35D1">
                <w:rPr>
                  <w:rFonts w:eastAsia="Times New Roman"/>
                  <w:sz w:val="14"/>
                  <w:szCs w:val="14"/>
                </w:rPr>
                <w:t>Else if B06 = Electricity, then</w:t>
              </w:r>
            </w:ins>
          </w:p>
          <w:p w14:paraId="429601DD" w14:textId="77777777" w:rsidR="003D35D1" w:rsidRPr="003D35D1" w:rsidRDefault="003D35D1" w:rsidP="003D35D1">
            <w:pPr>
              <w:spacing w:after="0"/>
              <w:rPr>
                <w:ins w:id="32" w:author="Shewmaker, Michael@Energy" w:date="2017-04-12T10:58:00Z"/>
                <w:rFonts w:eastAsia="Times New Roman"/>
                <w:sz w:val="14"/>
                <w:szCs w:val="14"/>
              </w:rPr>
            </w:pPr>
            <w:ins w:id="33" w:author="Shewmaker, Michael@Energy" w:date="2017-04-12T10:58:00Z">
              <w:r w:rsidRPr="003D35D1">
                <w:rPr>
                  <w:rFonts w:eastAsia="Times New Roman"/>
                  <w:sz w:val="14"/>
                  <w:szCs w:val="14"/>
                </w:rPr>
                <w:tab/>
                <w:t>If B03 = Large Storage or Large Instant, then value must be &gt; 12 kW;</w:t>
              </w:r>
            </w:ins>
          </w:p>
          <w:p w14:paraId="0FD256A0" w14:textId="77777777" w:rsidR="003D35D1" w:rsidRPr="003D35D1" w:rsidRDefault="003D35D1" w:rsidP="003D35D1">
            <w:pPr>
              <w:spacing w:after="0"/>
              <w:rPr>
                <w:ins w:id="34" w:author="Shewmaker, Michael@Energy" w:date="2017-04-12T10:58:00Z"/>
                <w:rFonts w:eastAsia="Times New Roman"/>
                <w:sz w:val="14"/>
                <w:szCs w:val="14"/>
              </w:rPr>
            </w:pPr>
            <w:ins w:id="35" w:author="Shewmaker, Michael@Energy" w:date="2017-04-12T10:58:00Z">
              <w:r w:rsidRPr="003D35D1">
                <w:rPr>
                  <w:rFonts w:eastAsia="Times New Roman"/>
                  <w:sz w:val="14"/>
                  <w:szCs w:val="14"/>
                </w:rPr>
                <w:tab/>
                <w:t>Else If B03 = Small Storage or Small Instant, then value must be ≤ 12 kW;</w:t>
              </w:r>
            </w:ins>
          </w:p>
          <w:p w14:paraId="1351FBB7" w14:textId="77777777" w:rsidR="003D35D1" w:rsidRPr="003D35D1" w:rsidRDefault="003D35D1" w:rsidP="003D35D1">
            <w:pPr>
              <w:spacing w:after="0"/>
              <w:rPr>
                <w:ins w:id="36" w:author="Shewmaker, Michael@Energy" w:date="2017-04-12T10:58:00Z"/>
                <w:rFonts w:eastAsia="Times New Roman"/>
                <w:sz w:val="14"/>
                <w:szCs w:val="14"/>
              </w:rPr>
            </w:pPr>
            <w:ins w:id="37" w:author="Shewmaker, Michael@Energy" w:date="2017-04-12T10:58:00Z">
              <w:r w:rsidRPr="003D35D1">
                <w:rPr>
                  <w:rFonts w:eastAsia="Times New Roman"/>
                  <w:sz w:val="14"/>
                  <w:szCs w:val="14"/>
                </w:rPr>
                <w:t>End If</w:t>
              </w:r>
            </w:ins>
          </w:p>
          <w:p w14:paraId="28777769" w14:textId="4B3248D0" w:rsidR="00A045E3" w:rsidRPr="003D35D1" w:rsidRDefault="003D35D1" w:rsidP="003D35D1">
            <w:pPr>
              <w:spacing w:after="0"/>
              <w:rPr>
                <w:rFonts w:eastAsia="Times New Roman"/>
                <w:sz w:val="14"/>
                <w:szCs w:val="14"/>
              </w:rPr>
            </w:pPr>
            <w:ins w:id="38" w:author="Shewmaker, Michael@Energy" w:date="2017-04-12T10:58:00Z">
              <w:r w:rsidRPr="003D35D1">
                <w:rPr>
                  <w:rFonts w:eastAsia="Times New Roman"/>
                  <w:sz w:val="14"/>
                  <w:szCs w:val="14"/>
                </w:rPr>
                <w:t xml:space="preserve">Last range check: If A08 ≠ NA, then value must be +/-10% of the reported value in A08. If the value passes all range tests, it is stored in </w:t>
              </w:r>
              <w:proofErr w:type="spellStart"/>
              <w:r w:rsidRPr="003D35D1">
                <w:rPr>
                  <w:rFonts w:eastAsia="Times New Roman"/>
                  <w:sz w:val="14"/>
                  <w:szCs w:val="14"/>
                </w:rPr>
                <w:t>WaterHeaterElectricFiredRatedInput</w:t>
              </w:r>
              <w:proofErr w:type="spellEnd"/>
              <w:r w:rsidRPr="003D35D1">
                <w:rPr>
                  <w:rFonts w:eastAsia="Times New Roman"/>
                  <w:sz w:val="14"/>
                  <w:szCs w:val="14"/>
                </w:rPr>
                <w:t xml:space="preserve">, if B06 = Electricity. Otherwise the value is stored in </w:t>
              </w:r>
              <w:proofErr w:type="spellStart"/>
              <w:r w:rsidRPr="003D35D1">
                <w:rPr>
                  <w:rFonts w:eastAsia="Times New Roman"/>
                  <w:sz w:val="14"/>
                  <w:szCs w:val="14"/>
                </w:rPr>
                <w:t>WaterHeaterGasFiredRatedInput</w:t>
              </w:r>
              <w:proofErr w:type="spellEnd"/>
              <w:r w:rsidRPr="003D35D1">
                <w:rPr>
                  <w:rFonts w:eastAsia="Times New Roman"/>
                  <w:sz w:val="14"/>
                  <w:szCs w:val="14"/>
                </w:rPr>
                <w:t>&gt;&gt;</w:t>
              </w:r>
            </w:ins>
          </w:p>
        </w:tc>
        <w:tc>
          <w:tcPr>
            <w:tcW w:w="900" w:type="dxa"/>
            <w:tcBorders>
              <w:top w:val="single" w:sz="4" w:space="0" w:color="auto"/>
              <w:left w:val="single" w:sz="4" w:space="0" w:color="auto"/>
              <w:bottom w:val="single" w:sz="4" w:space="0" w:color="auto"/>
              <w:right w:val="single" w:sz="4" w:space="0" w:color="auto"/>
            </w:tcBorders>
          </w:tcPr>
          <w:p w14:paraId="607E08AE" w14:textId="77777777" w:rsidR="000F282C"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A09&gt;&gt;</w:t>
            </w:r>
          </w:p>
          <w:p w14:paraId="607E08AF"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607E08B0" w14:textId="5A9788DC" w:rsidR="00CA7F58" w:rsidRDefault="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D2C84">
              <w:rPr>
                <w:rFonts w:eastAsia="Times New Roman"/>
                <w:sz w:val="14"/>
                <w:szCs w:val="14"/>
              </w:rPr>
              <w:t xml:space="preserve">&lt;&lt;User input </w:t>
            </w:r>
            <w:r>
              <w:rPr>
                <w:rFonts w:eastAsia="Times New Roman"/>
                <w:sz w:val="14"/>
                <w:szCs w:val="14"/>
              </w:rPr>
              <w:t>value</w:t>
            </w:r>
            <w:r w:rsidR="00EF33D6">
              <w:rPr>
                <w:rFonts w:eastAsia="Times New Roman"/>
                <w:sz w:val="14"/>
                <w:szCs w:val="14"/>
              </w:rPr>
              <w:t>; check value</w:t>
            </w:r>
            <w:r>
              <w:rPr>
                <w:rFonts w:eastAsia="Times New Roman"/>
                <w:sz w:val="14"/>
                <w:szCs w:val="14"/>
              </w:rPr>
              <w:t xml:space="preserve"> </w:t>
            </w:r>
            <w:r w:rsidRPr="00CD2C84">
              <w:rPr>
                <w:rFonts w:eastAsia="Times New Roman"/>
                <w:sz w:val="14"/>
                <w:szCs w:val="14"/>
              </w:rPr>
              <w:t xml:space="preserve">must be </w:t>
            </w:r>
            <w:r w:rsidRPr="001B0A17">
              <w:rPr>
                <w:rFonts w:eastAsia="Times New Roman"/>
                <w:sz w:val="14"/>
                <w:szCs w:val="14"/>
              </w:rPr>
              <w:t xml:space="preserve">≥ </w:t>
            </w:r>
            <w:r w:rsidRPr="00CD2C84">
              <w:rPr>
                <w:rFonts w:eastAsia="Times New Roman"/>
                <w:sz w:val="14"/>
                <w:szCs w:val="14"/>
              </w:rPr>
              <w:t xml:space="preserve">value in </w:t>
            </w:r>
            <w:r>
              <w:rPr>
                <w:rFonts w:eastAsia="Times New Roman"/>
                <w:sz w:val="14"/>
                <w:szCs w:val="14"/>
              </w:rPr>
              <w:t>A10</w:t>
            </w:r>
            <w:r w:rsidRPr="00CD2C84">
              <w:rPr>
                <w:rFonts w:eastAsia="Times New Roman"/>
                <w:sz w:val="14"/>
                <w:szCs w:val="14"/>
              </w:rPr>
              <w:t xml:space="preserve"> </w:t>
            </w:r>
            <w:r w:rsidR="00EF33D6">
              <w:rPr>
                <w:rFonts w:eastAsia="Times New Roman"/>
                <w:sz w:val="14"/>
                <w:szCs w:val="14"/>
              </w:rPr>
              <w:t>to comply, else flag non-compliant values and do not allow the doc to be registered</w:t>
            </w:r>
            <w:r w:rsidR="00EF33D6" w:rsidRPr="00CD2C84">
              <w:rPr>
                <w:rFonts w:eastAsia="Times New Roman"/>
                <w:sz w:val="14"/>
                <w:szCs w:val="14"/>
              </w:rPr>
              <w:t xml:space="preserve"> </w:t>
            </w:r>
            <w:r w:rsidRPr="00CD2C84">
              <w:rPr>
                <w:rFonts w:eastAsia="Times New Roman"/>
                <w:sz w:val="14"/>
                <w:szCs w:val="14"/>
              </w:rPr>
              <w:t>&gt;&gt;</w:t>
            </w:r>
          </w:p>
        </w:tc>
        <w:tc>
          <w:tcPr>
            <w:tcW w:w="792" w:type="dxa"/>
            <w:tcBorders>
              <w:top w:val="single" w:sz="4" w:space="0" w:color="auto"/>
              <w:left w:val="single" w:sz="4" w:space="0" w:color="auto"/>
              <w:bottom w:val="single" w:sz="4" w:space="0" w:color="auto"/>
              <w:right w:val="single" w:sz="4" w:space="0" w:color="auto"/>
            </w:tcBorders>
          </w:tcPr>
          <w:p w14:paraId="607E08B1" w14:textId="639799FA" w:rsidR="00A045E3" w:rsidRDefault="000F282C">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 xml:space="preserve">&lt;&lt;User input </w:t>
            </w:r>
            <w:r>
              <w:rPr>
                <w:rFonts w:eastAsia="Times New Roman"/>
                <w:sz w:val="14"/>
                <w:szCs w:val="14"/>
              </w:rPr>
              <w:t>value</w:t>
            </w:r>
            <w:r w:rsidR="00EF33D6">
              <w:rPr>
                <w:rFonts w:eastAsia="Times New Roman"/>
                <w:sz w:val="14"/>
                <w:szCs w:val="14"/>
              </w:rPr>
              <w:t>; check value</w:t>
            </w:r>
            <w:r>
              <w:rPr>
                <w:rFonts w:eastAsia="Times New Roman"/>
                <w:sz w:val="14"/>
                <w:szCs w:val="14"/>
              </w:rPr>
              <w:t xml:space="preserve"> </w:t>
            </w:r>
            <w:r w:rsidRPr="00CD2C84">
              <w:rPr>
                <w:rFonts w:eastAsia="Times New Roman"/>
                <w:sz w:val="14"/>
                <w:szCs w:val="14"/>
              </w:rPr>
              <w:t xml:space="preserve">must be ≤ value in </w:t>
            </w:r>
            <w:r>
              <w:rPr>
                <w:rFonts w:eastAsia="Times New Roman"/>
                <w:sz w:val="14"/>
                <w:szCs w:val="14"/>
              </w:rPr>
              <w:t>A11</w:t>
            </w:r>
            <w:r w:rsidR="00EF33D6">
              <w:rPr>
                <w:rFonts w:eastAsia="Times New Roman"/>
                <w:sz w:val="14"/>
                <w:szCs w:val="14"/>
              </w:rPr>
              <w:t xml:space="preserve"> to comply, else flag non-compliant values and do not allow the doc to be registered</w:t>
            </w:r>
            <w:r w:rsidR="00AF40B3">
              <w:rPr>
                <w:rFonts w:eastAsia="Times New Roman"/>
                <w:sz w:val="14"/>
                <w:szCs w:val="14"/>
              </w:rPr>
              <w:t>. Value may be N/A if CF1R value is N/A</w:t>
            </w:r>
            <w:r w:rsidRPr="00CD2C84">
              <w:rPr>
                <w:rFonts w:eastAsia="Times New Roman"/>
                <w:sz w:val="14"/>
                <w:szCs w:val="14"/>
              </w:rPr>
              <w:t xml:space="preserve"> &gt;&gt;</w:t>
            </w:r>
          </w:p>
        </w:tc>
        <w:tc>
          <w:tcPr>
            <w:tcW w:w="775" w:type="dxa"/>
            <w:tcBorders>
              <w:top w:val="single" w:sz="4" w:space="0" w:color="auto"/>
              <w:left w:val="single" w:sz="4" w:space="0" w:color="auto"/>
              <w:bottom w:val="single" w:sz="4" w:space="0" w:color="auto"/>
              <w:right w:val="single" w:sz="4" w:space="0" w:color="auto"/>
            </w:tcBorders>
          </w:tcPr>
          <w:p w14:paraId="607E08B2" w14:textId="149EA198" w:rsidR="00A80404" w:rsidRDefault="000F282C">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&lt;&lt;User input</w:t>
            </w:r>
            <w:r>
              <w:rPr>
                <w:rFonts w:eastAsia="Times New Roman"/>
                <w:sz w:val="14"/>
                <w:szCs w:val="14"/>
              </w:rPr>
              <w:t xml:space="preserve"> value</w:t>
            </w:r>
            <w:r w:rsidR="00EF33D6">
              <w:rPr>
                <w:rFonts w:eastAsia="Times New Roman"/>
                <w:sz w:val="14"/>
                <w:szCs w:val="14"/>
              </w:rPr>
              <w:t xml:space="preserve">; check value </w:t>
            </w:r>
            <w:r>
              <w:rPr>
                <w:rFonts w:eastAsia="Times New Roman"/>
                <w:sz w:val="14"/>
                <w:szCs w:val="14"/>
              </w:rPr>
              <w:t xml:space="preserve"> </w:t>
            </w:r>
            <w:r w:rsidRPr="00CD2C84">
              <w:rPr>
                <w:rFonts w:eastAsia="Times New Roman"/>
                <w:sz w:val="14"/>
                <w:szCs w:val="14"/>
              </w:rPr>
              <w:t xml:space="preserve"> must be ≥ value in </w:t>
            </w:r>
            <w:r>
              <w:rPr>
                <w:rFonts w:eastAsia="Times New Roman"/>
                <w:sz w:val="14"/>
                <w:szCs w:val="14"/>
              </w:rPr>
              <w:t>A12</w:t>
            </w:r>
            <w:r w:rsidR="00EF33D6">
              <w:rPr>
                <w:rFonts w:eastAsia="Times New Roman"/>
                <w:sz w:val="14"/>
                <w:szCs w:val="14"/>
              </w:rPr>
              <w:t xml:space="preserve"> to comply, else flag non-compliant values and do not allow the doc to be registered</w:t>
            </w:r>
            <w:r w:rsidR="00AF40B3">
              <w:rPr>
                <w:rFonts w:eastAsia="Times New Roman"/>
                <w:sz w:val="14"/>
                <w:szCs w:val="14"/>
              </w:rPr>
              <w:t>. Value may be N/A if CF1R value is N/A</w:t>
            </w:r>
            <w:r w:rsidRPr="00CD2C84">
              <w:rPr>
                <w:rFonts w:eastAsia="Times New Roman"/>
                <w:sz w:val="14"/>
                <w:szCs w:val="14"/>
              </w:rPr>
              <w:t xml:space="preserve"> &gt;&gt;</w:t>
            </w:r>
          </w:p>
        </w:tc>
        <w:tc>
          <w:tcPr>
            <w:tcW w:w="2070" w:type="dxa"/>
            <w:tcBorders>
              <w:top w:val="single" w:sz="4" w:space="0" w:color="auto"/>
              <w:left w:val="single" w:sz="4" w:space="0" w:color="auto"/>
              <w:bottom w:val="single" w:sz="4" w:space="0" w:color="auto"/>
              <w:right w:val="single" w:sz="4" w:space="0" w:color="auto"/>
            </w:tcBorders>
          </w:tcPr>
          <w:p w14:paraId="607E08B3" w14:textId="77777777" w:rsidR="00A045E3" w:rsidRDefault="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Pr>
                <w:rFonts w:eastAsia="Times New Roman"/>
                <w:sz w:val="14"/>
                <w:szCs w:val="14"/>
              </w:rPr>
              <w:t>&lt;&lt;referenced from A13&gt;&gt;</w:t>
            </w:r>
          </w:p>
        </w:tc>
        <w:tc>
          <w:tcPr>
            <w:tcW w:w="1980" w:type="dxa"/>
            <w:tcBorders>
              <w:top w:val="single" w:sz="4" w:space="0" w:color="auto"/>
              <w:left w:val="single" w:sz="4" w:space="0" w:color="auto"/>
              <w:bottom w:val="single" w:sz="4" w:space="0" w:color="auto"/>
              <w:right w:val="single" w:sz="4" w:space="0" w:color="auto"/>
            </w:tcBorders>
          </w:tcPr>
          <w:p w14:paraId="607E08B4"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&lt;&lt;referenced from A14&gt;&gt;</w:t>
            </w:r>
          </w:p>
          <w:p w14:paraId="607E08B5" w14:textId="77777777" w:rsidR="000F282C" w:rsidRPr="0082211E" w:rsidRDefault="000F282C" w:rsidP="009A7B08">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0F282C" w:rsidRPr="0082211E" w14:paraId="607E08C5" w14:textId="77777777" w:rsidTr="00241C88">
        <w:trPr>
          <w:cantSplit/>
          <w:trHeight w:val="255"/>
        </w:trPr>
        <w:tc>
          <w:tcPr>
            <w:tcW w:w="1457" w:type="dxa"/>
            <w:tcBorders>
              <w:top w:val="single" w:sz="4" w:space="0" w:color="auto"/>
              <w:left w:val="single" w:sz="4" w:space="0" w:color="auto"/>
              <w:bottom w:val="single" w:sz="4" w:space="0" w:color="auto"/>
              <w:right w:val="single" w:sz="4" w:space="0" w:color="auto"/>
            </w:tcBorders>
            <w:vAlign w:val="center"/>
          </w:tcPr>
          <w:p w14:paraId="607E08B7" w14:textId="223FB034"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07E08B8"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607E08B9"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607E08BA"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8BB"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8BC"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607E08BD"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607E08BE"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607E08BF"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607E08C0"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8C1"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607E08C2"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607E08C3"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607E08C4"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07E08C6" w14:textId="77777777" w:rsidR="00335E47" w:rsidRDefault="00335E47" w:rsidP="00E76316">
      <w:pPr>
        <w:tabs>
          <w:tab w:val="left" w:pos="-720"/>
        </w:tabs>
        <w:suppressAutoHyphens/>
        <w:spacing w:after="0" w:line="240" w:lineRule="auto"/>
        <w:ind w:left="446"/>
        <w:rPr>
          <w:rFonts w:asciiTheme="minorHAnsi" w:hAnsiTheme="minorHAnsi"/>
          <w:b/>
          <w:sz w:val="20"/>
          <w:szCs w:val="20"/>
        </w:r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1710"/>
        <w:gridCol w:w="4860"/>
      </w:tblGrid>
      <w:tr w:rsidR="00335E47" w:rsidRPr="00C711C6" w14:paraId="607E08C9" w14:textId="77777777" w:rsidTr="00241C88">
        <w:trPr>
          <w:trHeight w:val="327"/>
        </w:trPr>
        <w:tc>
          <w:tcPr>
            <w:tcW w:w="8118" w:type="dxa"/>
            <w:gridSpan w:val="3"/>
            <w:tcBorders>
              <w:top w:val="single" w:sz="4" w:space="0" w:color="auto"/>
              <w:bottom w:val="single" w:sz="4" w:space="0" w:color="auto"/>
            </w:tcBorders>
            <w:vAlign w:val="center"/>
          </w:tcPr>
          <w:p w14:paraId="607E08C7" w14:textId="77777777" w:rsidR="00335E47" w:rsidRDefault="00335E47" w:rsidP="00335E47">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sidRPr="00335E47">
              <w:rPr>
                <w:rFonts w:asciiTheme="minorHAnsi" w:hAnsiTheme="minorHAnsi" w:cs="Arial"/>
                <w:b/>
                <w:sz w:val="20"/>
                <w:szCs w:val="20"/>
              </w:rPr>
              <w:t xml:space="preserve">C. </w:t>
            </w:r>
            <w:r>
              <w:rPr>
                <w:rFonts w:asciiTheme="minorHAnsi" w:hAnsiTheme="minorHAnsi" w:cs="Arial"/>
                <w:b/>
                <w:sz w:val="20"/>
                <w:szCs w:val="20"/>
              </w:rPr>
              <w:t>Installed Water Heater Manufacturer Information</w:t>
            </w:r>
          </w:p>
          <w:p w14:paraId="607E08C8" w14:textId="77777777" w:rsidR="009A7B08" w:rsidRPr="00C711C6" w:rsidRDefault="009A7B08" w:rsidP="009A7B08">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392860">
              <w:rPr>
                <w:sz w:val="18"/>
                <w:szCs w:val="18"/>
              </w:rPr>
              <w:t xml:space="preserve">&lt;&lt; require one row of data in this table </w:t>
            </w:r>
            <w:r>
              <w:rPr>
                <w:sz w:val="18"/>
                <w:szCs w:val="18"/>
              </w:rPr>
              <w:t>for each of the Water Heaters listed in Section A04</w:t>
            </w:r>
            <w:r w:rsidRPr="00392860">
              <w:rPr>
                <w:sz w:val="18"/>
                <w:szCs w:val="18"/>
              </w:rPr>
              <w:t>&gt;&gt;</w:t>
            </w:r>
          </w:p>
        </w:tc>
      </w:tr>
      <w:tr w:rsidR="00335E47" w:rsidRPr="00C711C6" w14:paraId="607E08CD" w14:textId="77777777" w:rsidTr="00241C88">
        <w:trPr>
          <w:trHeight w:val="426"/>
        </w:trPr>
        <w:tc>
          <w:tcPr>
            <w:tcW w:w="1548" w:type="dxa"/>
            <w:tcBorders>
              <w:top w:val="single" w:sz="4" w:space="0" w:color="auto"/>
              <w:bottom w:val="single" w:sz="4" w:space="0" w:color="auto"/>
              <w:right w:val="single" w:sz="4" w:space="0" w:color="auto"/>
            </w:tcBorders>
            <w:vAlign w:val="bottom"/>
          </w:tcPr>
          <w:p w14:paraId="607E08CA" w14:textId="77777777" w:rsidR="00335E47" w:rsidRPr="00C711C6" w:rsidRDefault="00335E47"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1710" w:type="dxa"/>
            <w:tcBorders>
              <w:top w:val="single" w:sz="4" w:space="0" w:color="auto"/>
              <w:left w:val="single" w:sz="4" w:space="0" w:color="auto"/>
              <w:bottom w:val="single" w:sz="4" w:space="0" w:color="auto"/>
              <w:right w:val="single" w:sz="4" w:space="0" w:color="auto"/>
            </w:tcBorders>
            <w:vAlign w:val="bottom"/>
          </w:tcPr>
          <w:p w14:paraId="607E08CB" w14:textId="77777777" w:rsidR="00335E47" w:rsidRPr="00C711C6" w:rsidRDefault="00335E47"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02</w:t>
            </w:r>
          </w:p>
        </w:tc>
        <w:tc>
          <w:tcPr>
            <w:tcW w:w="4860" w:type="dxa"/>
            <w:tcBorders>
              <w:top w:val="single" w:sz="4" w:space="0" w:color="auto"/>
              <w:left w:val="single" w:sz="4" w:space="0" w:color="auto"/>
              <w:bottom w:val="single" w:sz="4" w:space="0" w:color="auto"/>
            </w:tcBorders>
            <w:vAlign w:val="bottom"/>
          </w:tcPr>
          <w:p w14:paraId="607E08CC" w14:textId="77777777" w:rsidR="00335E47" w:rsidRPr="00C711C6" w:rsidRDefault="00335E47"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335E47" w:rsidRPr="00C711C6" w14:paraId="607E08D1" w14:textId="77777777" w:rsidTr="00241C88">
        <w:trPr>
          <w:trHeight w:val="282"/>
        </w:trPr>
        <w:tc>
          <w:tcPr>
            <w:tcW w:w="1548" w:type="dxa"/>
            <w:tcBorders>
              <w:top w:val="single" w:sz="4" w:space="0" w:color="auto"/>
              <w:bottom w:val="single" w:sz="4" w:space="0" w:color="auto"/>
              <w:right w:val="single" w:sz="4" w:space="0" w:color="auto"/>
            </w:tcBorders>
            <w:vAlign w:val="bottom"/>
          </w:tcPr>
          <w:p w14:paraId="607E08CE" w14:textId="77777777" w:rsidR="00335E47" w:rsidRPr="00C711C6" w:rsidRDefault="00335E47"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6"/>
                <w:szCs w:val="18"/>
              </w:rPr>
              <w:t>Water Heating System ID or Name</w:t>
            </w:r>
          </w:p>
        </w:tc>
        <w:tc>
          <w:tcPr>
            <w:tcW w:w="1710" w:type="dxa"/>
            <w:tcBorders>
              <w:top w:val="single" w:sz="4" w:space="0" w:color="auto"/>
              <w:left w:val="single" w:sz="4" w:space="0" w:color="auto"/>
              <w:bottom w:val="single" w:sz="4" w:space="0" w:color="auto"/>
              <w:right w:val="single" w:sz="4" w:space="0" w:color="auto"/>
            </w:tcBorders>
            <w:vAlign w:val="bottom"/>
          </w:tcPr>
          <w:p w14:paraId="607E08CF" w14:textId="77777777" w:rsidR="00335E47" w:rsidRPr="00C711C6" w:rsidRDefault="00335E47"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Manufacturer</w:t>
            </w:r>
          </w:p>
        </w:tc>
        <w:tc>
          <w:tcPr>
            <w:tcW w:w="4860" w:type="dxa"/>
            <w:tcBorders>
              <w:top w:val="single" w:sz="4" w:space="0" w:color="auto"/>
              <w:left w:val="single" w:sz="4" w:space="0" w:color="auto"/>
              <w:bottom w:val="single" w:sz="4" w:space="0" w:color="auto"/>
            </w:tcBorders>
            <w:vAlign w:val="bottom"/>
          </w:tcPr>
          <w:p w14:paraId="607E08D0" w14:textId="77777777" w:rsidR="00335E47" w:rsidRPr="00C711C6" w:rsidRDefault="00335E47"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Model Number</w:t>
            </w:r>
          </w:p>
        </w:tc>
      </w:tr>
      <w:tr w:rsidR="00335E47" w:rsidRPr="00C711C6" w14:paraId="607E08D5" w14:textId="77777777" w:rsidTr="00241C88">
        <w:trPr>
          <w:trHeight w:val="246"/>
        </w:trPr>
        <w:tc>
          <w:tcPr>
            <w:tcW w:w="1548" w:type="dxa"/>
            <w:tcBorders>
              <w:top w:val="single" w:sz="4" w:space="0" w:color="auto"/>
              <w:bottom w:val="single" w:sz="4" w:space="0" w:color="auto"/>
              <w:right w:val="single" w:sz="4" w:space="0" w:color="auto"/>
            </w:tcBorders>
            <w:vAlign w:val="bottom"/>
          </w:tcPr>
          <w:p w14:paraId="607E08D2" w14:textId="77777777" w:rsidR="00335E47" w:rsidRPr="00C711C6" w:rsidRDefault="009A7B08"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CD2C84">
              <w:rPr>
                <w:rFonts w:eastAsia="Times New Roman"/>
                <w:sz w:val="14"/>
                <w:szCs w:val="14"/>
              </w:rPr>
              <w:t>&lt;&lt;reference value from A01&gt;&gt;</w:t>
            </w:r>
          </w:p>
        </w:tc>
        <w:tc>
          <w:tcPr>
            <w:tcW w:w="1710" w:type="dxa"/>
            <w:tcBorders>
              <w:top w:val="single" w:sz="4" w:space="0" w:color="auto"/>
              <w:left w:val="single" w:sz="4" w:space="0" w:color="auto"/>
              <w:bottom w:val="single" w:sz="4" w:space="0" w:color="auto"/>
              <w:right w:val="single" w:sz="4" w:space="0" w:color="auto"/>
            </w:tcBorders>
            <w:vAlign w:val="bottom"/>
          </w:tcPr>
          <w:p w14:paraId="607E08D3" w14:textId="77777777" w:rsidR="00335E47" w:rsidRPr="00C711C6" w:rsidRDefault="009A7B08"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&lt;&lt;User input&gt;&gt;</w:t>
            </w:r>
          </w:p>
        </w:tc>
        <w:tc>
          <w:tcPr>
            <w:tcW w:w="4860" w:type="dxa"/>
            <w:tcBorders>
              <w:top w:val="single" w:sz="4" w:space="0" w:color="auto"/>
              <w:left w:val="single" w:sz="4" w:space="0" w:color="auto"/>
              <w:bottom w:val="single" w:sz="4" w:space="0" w:color="auto"/>
            </w:tcBorders>
            <w:shd w:val="clear" w:color="auto" w:fill="FFFFFF" w:themeFill="background1"/>
          </w:tcPr>
          <w:p w14:paraId="607E08D4" w14:textId="77777777" w:rsidR="00335E47" w:rsidRPr="00C711C6" w:rsidRDefault="009A7B08"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&lt;&lt;User input&gt;&gt;</w:t>
            </w:r>
          </w:p>
        </w:tc>
      </w:tr>
      <w:tr w:rsidR="00335E47" w:rsidRPr="00C711C6" w14:paraId="607E08D9" w14:textId="77777777" w:rsidTr="00241C88">
        <w:trPr>
          <w:trHeight w:val="255"/>
        </w:trPr>
        <w:tc>
          <w:tcPr>
            <w:tcW w:w="1548" w:type="dxa"/>
            <w:tcBorders>
              <w:top w:val="single" w:sz="4" w:space="0" w:color="auto"/>
              <w:bottom w:val="single" w:sz="4" w:space="0" w:color="auto"/>
              <w:right w:val="single" w:sz="4" w:space="0" w:color="auto"/>
            </w:tcBorders>
            <w:vAlign w:val="bottom"/>
          </w:tcPr>
          <w:p w14:paraId="607E08D6" w14:textId="77777777" w:rsidR="00335E47" w:rsidRPr="00C711C6" w:rsidRDefault="00335E47"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710" w:type="dxa"/>
            <w:tcBorders>
              <w:top w:val="single" w:sz="4" w:space="0" w:color="auto"/>
              <w:left w:val="single" w:sz="4" w:space="0" w:color="auto"/>
              <w:bottom w:val="single" w:sz="4" w:space="0" w:color="auto"/>
              <w:right w:val="single" w:sz="4" w:space="0" w:color="auto"/>
            </w:tcBorders>
            <w:vAlign w:val="bottom"/>
          </w:tcPr>
          <w:p w14:paraId="607E08D7" w14:textId="77777777" w:rsidR="00335E47" w:rsidRPr="00C711C6" w:rsidRDefault="00335E47"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860" w:type="dxa"/>
            <w:tcBorders>
              <w:top w:val="single" w:sz="4" w:space="0" w:color="auto"/>
              <w:left w:val="single" w:sz="4" w:space="0" w:color="auto"/>
              <w:bottom w:val="single" w:sz="4" w:space="0" w:color="auto"/>
            </w:tcBorders>
          </w:tcPr>
          <w:p w14:paraId="607E08D8" w14:textId="77777777" w:rsidR="00335E47" w:rsidRPr="00C711C6" w:rsidRDefault="00335E47"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07E08DA" w14:textId="77777777" w:rsidR="00335E47" w:rsidRDefault="00335E47" w:rsidP="00E76316">
      <w:pPr>
        <w:tabs>
          <w:tab w:val="left" w:pos="-720"/>
        </w:tabs>
        <w:suppressAutoHyphens/>
        <w:spacing w:after="0" w:line="240" w:lineRule="auto"/>
        <w:ind w:left="446"/>
        <w:rPr>
          <w:rFonts w:asciiTheme="minorHAnsi" w:hAnsiTheme="minorHAnsi"/>
          <w:b/>
          <w:sz w:val="20"/>
          <w:szCs w:val="20"/>
        </w:rPr>
      </w:pPr>
    </w:p>
    <w:p w14:paraId="607E08DB" w14:textId="77777777" w:rsidR="00335E47" w:rsidRDefault="00335E47" w:rsidP="00E76316">
      <w:pPr>
        <w:tabs>
          <w:tab w:val="left" w:pos="-720"/>
        </w:tabs>
        <w:suppressAutoHyphens/>
        <w:spacing w:after="0" w:line="240" w:lineRule="auto"/>
        <w:ind w:left="446"/>
        <w:rPr>
          <w:rFonts w:asciiTheme="minorHAnsi" w:hAnsiTheme="minorHAnsi"/>
          <w:b/>
          <w:sz w:val="20"/>
          <w:szCs w:val="20"/>
        </w:rPr>
      </w:pPr>
    </w:p>
    <w:p w14:paraId="607E08DC" w14:textId="77777777" w:rsidR="00870180" w:rsidRDefault="00870180" w:rsidP="00E76316">
      <w:pPr>
        <w:tabs>
          <w:tab w:val="left" w:pos="-720"/>
        </w:tabs>
        <w:suppressAutoHyphens/>
        <w:spacing w:after="0" w:line="240" w:lineRule="auto"/>
        <w:ind w:left="446"/>
        <w:rPr>
          <w:rFonts w:asciiTheme="minorHAnsi" w:hAnsi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1"/>
        <w:gridCol w:w="13875"/>
      </w:tblGrid>
      <w:tr w:rsidR="0082211E" w:rsidRPr="002332EE" w14:paraId="607E08DE" w14:textId="77777777" w:rsidTr="0082211E">
        <w:trPr>
          <w:trHeight w:hRule="exact" w:val="216"/>
        </w:trPr>
        <w:tc>
          <w:tcPr>
            <w:tcW w:w="14616" w:type="dxa"/>
            <w:gridSpan w:val="2"/>
          </w:tcPr>
          <w:p w14:paraId="607E08DD" w14:textId="734F9769" w:rsidR="0082211E" w:rsidRDefault="0082211E" w:rsidP="009010E5">
            <w:pPr>
              <w:keepNext/>
              <w:spacing w:after="60" w:line="240" w:lineRule="auto"/>
              <w:jc w:val="both"/>
              <w:rPr>
                <w:rFonts w:asciiTheme="minorHAnsi" w:hAnsiTheme="minorHAnsi" w:cs="Arial"/>
                <w:sz w:val="20"/>
                <w:szCs w:val="20"/>
              </w:rPr>
            </w:pPr>
            <w:r>
              <w:rPr>
                <w:rFonts w:asciiTheme="minorHAnsi" w:hAnsiTheme="minorHAnsi" w:cs="Arial"/>
                <w:b/>
                <w:sz w:val="20"/>
                <w:szCs w:val="20"/>
              </w:rPr>
              <w:lastRenderedPageBreak/>
              <w:t xml:space="preserve">D. </w:t>
            </w:r>
            <w:r w:rsidR="00072AD8">
              <w:rPr>
                <w:rFonts w:asciiTheme="minorHAnsi" w:hAnsiTheme="minorHAnsi"/>
                <w:b/>
                <w:sz w:val="20"/>
                <w:szCs w:val="20"/>
              </w:rPr>
              <w:t>Mandatory Requirements for All Central Domestic Hot Water Systems</w:t>
            </w:r>
          </w:p>
        </w:tc>
      </w:tr>
      <w:tr w:rsidR="0082211E" w:rsidRPr="00337A1D" w14:paraId="607E08E1" w14:textId="77777777" w:rsidTr="00072AD8">
        <w:trPr>
          <w:trHeight w:val="548"/>
        </w:trPr>
        <w:tc>
          <w:tcPr>
            <w:tcW w:w="741" w:type="dxa"/>
            <w:vAlign w:val="center"/>
          </w:tcPr>
          <w:p w14:paraId="607E08DF" w14:textId="77777777" w:rsidR="0082211E" w:rsidRDefault="0082211E" w:rsidP="0082211E">
            <w:pPr>
              <w:keepNext/>
              <w:spacing w:after="0"/>
              <w:jc w:val="center"/>
              <w:rPr>
                <w:rFonts w:asciiTheme="minorHAnsi" w:hAnsiTheme="minorHAnsi" w:cs="Arial"/>
                <w:sz w:val="20"/>
                <w:szCs w:val="20"/>
              </w:rPr>
            </w:pPr>
            <w:r>
              <w:rPr>
                <w:rFonts w:asciiTheme="minorHAnsi" w:hAnsiTheme="minorHAnsi" w:cs="Arial"/>
                <w:sz w:val="20"/>
                <w:szCs w:val="20"/>
              </w:rPr>
              <w:t>01</w:t>
            </w:r>
          </w:p>
        </w:tc>
        <w:tc>
          <w:tcPr>
            <w:tcW w:w="13875" w:type="dxa"/>
            <w:vAlign w:val="center"/>
          </w:tcPr>
          <w:p w14:paraId="607E08E0" w14:textId="77777777" w:rsidR="0082211E" w:rsidRDefault="0082211E" w:rsidP="00072AD8">
            <w:pPr>
              <w:keepNext/>
              <w:autoSpaceDE w:val="0"/>
              <w:autoSpaceDN w:val="0"/>
              <w:adjustRightInd w:val="0"/>
              <w:spacing w:after="0" w:line="240" w:lineRule="auto"/>
              <w:rPr>
                <w:rFonts w:asciiTheme="minorHAnsi" w:hAnsiTheme="minorHAnsi" w:cs="Arial"/>
                <w:sz w:val="20"/>
                <w:szCs w:val="20"/>
              </w:rPr>
            </w:pPr>
            <w:r w:rsidRPr="00337A1D">
              <w:rPr>
                <w:rFonts w:asciiTheme="minorHAnsi" w:hAnsiTheme="minorHAnsi" w:cs="TimesNewRomanPS-BoldMT"/>
                <w:bCs/>
                <w:sz w:val="20"/>
                <w:szCs w:val="20"/>
              </w:rPr>
              <w:t>On systems that have a total capacity greater than 167,000 Btu/</w:t>
            </w:r>
            <w:proofErr w:type="spellStart"/>
            <w:r w:rsidRPr="00337A1D">
              <w:rPr>
                <w:rFonts w:asciiTheme="minorHAnsi" w:hAnsiTheme="minorHAnsi" w:cs="TimesNewRomanPS-BoldMT"/>
                <w:bCs/>
                <w:sz w:val="20"/>
                <w:szCs w:val="20"/>
              </w:rPr>
              <w:t>hr</w:t>
            </w:r>
            <w:proofErr w:type="spellEnd"/>
            <w:r w:rsidRPr="00337A1D">
              <w:rPr>
                <w:rFonts w:asciiTheme="minorHAnsi" w:hAnsiTheme="minorHAnsi" w:cs="TimesNewRomanPS-BoldMT"/>
                <w:bCs/>
                <w:sz w:val="20"/>
                <w:szCs w:val="20"/>
              </w:rPr>
              <w:t xml:space="preserve">, outlets that require higher than service water temperatures as listed in the ASHRAE Handbook </w:t>
            </w:r>
            <w:r w:rsidRPr="00337A1D">
              <w:rPr>
                <w:rFonts w:asciiTheme="minorHAnsi" w:hAnsiTheme="minorHAnsi"/>
                <w:sz w:val="20"/>
                <w:szCs w:val="20"/>
              </w:rPr>
              <w:t>have separate remote heaters, heat exchangers, or boosters to supply the outlet with the higher temperature</w:t>
            </w:r>
            <w:r w:rsidRPr="00337A1D">
              <w:rPr>
                <w:rFonts w:asciiTheme="minorHAnsi" w:hAnsiTheme="minorHAnsi" w:cs="TimesNewRomanPS-BoldMT"/>
                <w:bCs/>
                <w:sz w:val="20"/>
                <w:szCs w:val="20"/>
              </w:rPr>
              <w:t>.  (Section 110.3 (c)1)</w:t>
            </w:r>
          </w:p>
        </w:tc>
      </w:tr>
      <w:tr w:rsidR="0082211E" w:rsidRPr="00337A1D" w14:paraId="607E08E4" w14:textId="77777777" w:rsidTr="00072AD8">
        <w:trPr>
          <w:trHeight w:val="305"/>
        </w:trPr>
        <w:tc>
          <w:tcPr>
            <w:tcW w:w="741" w:type="dxa"/>
            <w:vAlign w:val="center"/>
          </w:tcPr>
          <w:p w14:paraId="607E08E2" w14:textId="77777777" w:rsidR="0082211E" w:rsidRDefault="0082211E" w:rsidP="0082211E">
            <w:pPr>
              <w:keepNext/>
              <w:spacing w:after="0"/>
              <w:jc w:val="center"/>
              <w:rPr>
                <w:rFonts w:asciiTheme="minorHAnsi" w:hAnsiTheme="minorHAnsi" w:cs="Arial"/>
                <w:sz w:val="20"/>
                <w:szCs w:val="20"/>
              </w:rPr>
            </w:pPr>
            <w:r>
              <w:rPr>
                <w:rFonts w:asciiTheme="minorHAnsi" w:hAnsiTheme="minorHAnsi" w:cs="Arial"/>
                <w:sz w:val="20"/>
                <w:szCs w:val="20"/>
              </w:rPr>
              <w:t>02</w:t>
            </w:r>
          </w:p>
        </w:tc>
        <w:tc>
          <w:tcPr>
            <w:tcW w:w="13875" w:type="dxa"/>
            <w:vAlign w:val="center"/>
          </w:tcPr>
          <w:p w14:paraId="607E08E3" w14:textId="77777777" w:rsidR="0082211E" w:rsidRDefault="0082211E" w:rsidP="00072AD8">
            <w:pPr>
              <w:keepNext/>
              <w:autoSpaceDE w:val="0"/>
              <w:autoSpaceDN w:val="0"/>
              <w:adjustRightInd w:val="0"/>
              <w:spacing w:after="0" w:line="240" w:lineRule="auto"/>
              <w:rPr>
                <w:rFonts w:asciiTheme="minorHAnsi" w:hAnsiTheme="minorHAnsi" w:cs="Arial"/>
                <w:sz w:val="20"/>
                <w:szCs w:val="20"/>
              </w:rPr>
            </w:pPr>
            <w:r>
              <w:rPr>
                <w:rFonts w:asciiTheme="minorHAnsi" w:hAnsiTheme="minorHAnsi" w:cs="TimesNewRomanPSMT"/>
                <w:sz w:val="20"/>
                <w:szCs w:val="20"/>
              </w:rPr>
              <w:t>S</w:t>
            </w:r>
            <w:r w:rsidRPr="00337A1D">
              <w:rPr>
                <w:rFonts w:asciiTheme="minorHAnsi" w:hAnsiTheme="minorHAnsi" w:cs="TimesNewRomanPSMT"/>
                <w:sz w:val="20"/>
                <w:szCs w:val="20"/>
              </w:rPr>
              <w:t>ystems with circulating pumps or with electrical heat trace systems shall be capable of automatically turning off the system.  (Section 110.3(c</w:t>
            </w:r>
            <w:proofErr w:type="gramStart"/>
            <w:r w:rsidRPr="00337A1D">
              <w:rPr>
                <w:rFonts w:asciiTheme="minorHAnsi" w:hAnsiTheme="minorHAnsi" w:cs="TimesNewRomanPSMT"/>
                <w:sz w:val="20"/>
                <w:szCs w:val="20"/>
              </w:rPr>
              <w:t>)2</w:t>
            </w:r>
            <w:proofErr w:type="gramEnd"/>
            <w:r w:rsidRPr="00337A1D">
              <w:rPr>
                <w:rFonts w:asciiTheme="minorHAnsi" w:hAnsiTheme="minorHAnsi" w:cs="TimesNewRomanPSMT"/>
                <w:sz w:val="20"/>
                <w:szCs w:val="20"/>
              </w:rPr>
              <w:t>).</w:t>
            </w:r>
          </w:p>
        </w:tc>
      </w:tr>
      <w:tr w:rsidR="0082211E" w:rsidRPr="00337A1D" w:rsidDel="00E41D1D" w14:paraId="607E08E7" w14:textId="77777777" w:rsidTr="00072AD8">
        <w:trPr>
          <w:trHeight w:val="296"/>
        </w:trPr>
        <w:tc>
          <w:tcPr>
            <w:tcW w:w="741" w:type="dxa"/>
            <w:vAlign w:val="center"/>
          </w:tcPr>
          <w:p w14:paraId="607E08E5" w14:textId="77777777" w:rsidR="0082211E" w:rsidRDefault="0082211E" w:rsidP="0082211E">
            <w:pPr>
              <w:keepNext/>
              <w:spacing w:after="0"/>
              <w:jc w:val="center"/>
              <w:rPr>
                <w:rFonts w:asciiTheme="minorHAnsi" w:hAnsiTheme="minorHAnsi" w:cs="Arial"/>
                <w:sz w:val="20"/>
                <w:szCs w:val="20"/>
              </w:rPr>
            </w:pPr>
            <w:r>
              <w:rPr>
                <w:rFonts w:asciiTheme="minorHAnsi" w:hAnsiTheme="minorHAnsi" w:cs="Arial"/>
                <w:sz w:val="20"/>
                <w:szCs w:val="20"/>
              </w:rPr>
              <w:t>03</w:t>
            </w:r>
          </w:p>
        </w:tc>
        <w:tc>
          <w:tcPr>
            <w:tcW w:w="13875" w:type="dxa"/>
            <w:vAlign w:val="center"/>
          </w:tcPr>
          <w:p w14:paraId="607E08E6" w14:textId="36573CFA" w:rsidR="0082211E" w:rsidRDefault="0082211E" w:rsidP="00072AD8">
            <w:pPr>
              <w:keepNext/>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For public lavatories, the control system shall limit the outlet temperature to 110</w:t>
            </w:r>
            <w:r w:rsidR="00241C88">
              <w:rPr>
                <w:sz w:val="20"/>
                <w:szCs w:val="20"/>
              </w:rPr>
              <w:t>°</w:t>
            </w:r>
            <w:r w:rsidR="00335E47">
              <w:rPr>
                <w:rFonts w:asciiTheme="minorHAnsi" w:hAnsiTheme="minorHAnsi"/>
                <w:sz w:val="20"/>
                <w:szCs w:val="20"/>
              </w:rPr>
              <w:t>F</w:t>
            </w:r>
            <w:r w:rsidRPr="00B36001">
              <w:rPr>
                <w:rFonts w:asciiTheme="minorHAnsi" w:hAnsiTheme="minorHAnsi" w:cs="TimesNewRomanPS-BoldMT"/>
                <w:bCs/>
                <w:sz w:val="20"/>
                <w:szCs w:val="20"/>
              </w:rPr>
              <w:t>. (Section 110.3(c</w:t>
            </w:r>
            <w:proofErr w:type="gramStart"/>
            <w:r w:rsidRPr="00B36001">
              <w:rPr>
                <w:rFonts w:asciiTheme="minorHAnsi" w:hAnsiTheme="minorHAnsi" w:cs="TimesNewRomanPS-BoldMT"/>
                <w:bCs/>
                <w:sz w:val="20"/>
                <w:szCs w:val="20"/>
              </w:rPr>
              <w:t>)3</w:t>
            </w:r>
            <w:proofErr w:type="gramEnd"/>
            <w:r w:rsidRPr="00B36001">
              <w:rPr>
                <w:rFonts w:asciiTheme="minorHAnsi" w:hAnsiTheme="minorHAnsi" w:cs="TimesNewRomanPS-BoldMT"/>
                <w:bCs/>
                <w:sz w:val="20"/>
                <w:szCs w:val="20"/>
              </w:rPr>
              <w:t>).</w:t>
            </w:r>
          </w:p>
        </w:tc>
      </w:tr>
      <w:tr w:rsidR="0082211E" w:rsidRPr="00337A1D" w14:paraId="607E08EA" w14:textId="77777777" w:rsidTr="0082211E">
        <w:trPr>
          <w:trHeight w:val="288"/>
        </w:trPr>
        <w:tc>
          <w:tcPr>
            <w:tcW w:w="741" w:type="dxa"/>
            <w:vAlign w:val="center"/>
          </w:tcPr>
          <w:p w14:paraId="607E08E8" w14:textId="77777777" w:rsidR="0082211E" w:rsidRDefault="0082211E" w:rsidP="0082211E">
            <w:pPr>
              <w:keepNext/>
              <w:spacing w:after="0"/>
              <w:jc w:val="center"/>
              <w:rPr>
                <w:rFonts w:asciiTheme="minorHAnsi" w:hAnsiTheme="minorHAnsi" w:cs="Arial"/>
                <w:sz w:val="20"/>
                <w:szCs w:val="20"/>
              </w:rPr>
            </w:pPr>
            <w:r>
              <w:rPr>
                <w:rFonts w:asciiTheme="minorHAnsi" w:hAnsiTheme="minorHAnsi" w:cs="Arial"/>
                <w:sz w:val="20"/>
                <w:szCs w:val="20"/>
              </w:rPr>
              <w:t>04</w:t>
            </w:r>
          </w:p>
        </w:tc>
        <w:tc>
          <w:tcPr>
            <w:tcW w:w="13875" w:type="dxa"/>
            <w:vAlign w:val="center"/>
          </w:tcPr>
          <w:p w14:paraId="607E08E9" w14:textId="134D1B08" w:rsidR="0082211E" w:rsidRDefault="0082211E" w:rsidP="00241C88">
            <w:pPr>
              <w:keepNext/>
              <w:spacing w:after="0" w:line="240" w:lineRule="auto"/>
              <w:rPr>
                <w:rFonts w:asciiTheme="minorHAnsi" w:hAnsiTheme="minorHAnsi" w:cs="Arial"/>
                <w:sz w:val="20"/>
                <w:szCs w:val="20"/>
              </w:rPr>
            </w:pPr>
            <w:r w:rsidRPr="00337A1D">
              <w:rPr>
                <w:rFonts w:asciiTheme="minorHAnsi" w:hAnsiTheme="minorHAnsi" w:cs="Arial"/>
                <w:sz w:val="20"/>
                <w:szCs w:val="20"/>
              </w:rPr>
              <w:t xml:space="preserve">Unfired </w:t>
            </w:r>
            <w:r>
              <w:rPr>
                <w:rFonts w:asciiTheme="minorHAnsi" w:hAnsiTheme="minorHAnsi" w:cs="Arial"/>
                <w:sz w:val="20"/>
                <w:szCs w:val="20"/>
              </w:rPr>
              <w:t>s</w:t>
            </w:r>
            <w:r w:rsidRPr="00337A1D">
              <w:rPr>
                <w:rFonts w:asciiTheme="minorHAnsi" w:hAnsiTheme="minorHAnsi" w:cs="Arial"/>
                <w:sz w:val="20"/>
                <w:szCs w:val="20"/>
              </w:rPr>
              <w:t xml:space="preserve">torage </w:t>
            </w:r>
            <w:r>
              <w:rPr>
                <w:rFonts w:asciiTheme="minorHAnsi" w:hAnsiTheme="minorHAnsi" w:cs="Arial"/>
                <w:sz w:val="20"/>
                <w:szCs w:val="20"/>
              </w:rPr>
              <w:t>t</w:t>
            </w:r>
            <w:r w:rsidRPr="00337A1D">
              <w:rPr>
                <w:rFonts w:asciiTheme="minorHAnsi" w:hAnsiTheme="minorHAnsi" w:cs="Arial"/>
                <w:sz w:val="20"/>
                <w:szCs w:val="20"/>
              </w:rPr>
              <w:t>anks</w:t>
            </w:r>
            <w:r>
              <w:rPr>
                <w:rFonts w:asciiTheme="minorHAnsi" w:hAnsiTheme="minorHAnsi" w:cs="Arial"/>
                <w:sz w:val="20"/>
                <w:szCs w:val="20"/>
              </w:rPr>
              <w:t xml:space="preserve"> are </w:t>
            </w:r>
            <w:r w:rsidRPr="00337A1D">
              <w:rPr>
                <w:rFonts w:asciiTheme="minorHAnsi" w:hAnsiTheme="minorHAnsi" w:cs="Arial"/>
                <w:sz w:val="20"/>
                <w:szCs w:val="20"/>
              </w:rPr>
              <w:t xml:space="preserve">insulated with an external R-12 or combination of R-16 internal and external Insulation. </w:t>
            </w:r>
            <w:r>
              <w:rPr>
                <w:rFonts w:asciiTheme="minorHAnsi" w:hAnsiTheme="minorHAnsi" w:cs="TimesNewRomanPS-BoldMT"/>
                <w:bCs/>
                <w:sz w:val="20"/>
                <w:szCs w:val="20"/>
              </w:rPr>
              <w:t xml:space="preserve">Alternatively, the </w:t>
            </w:r>
            <w:r w:rsidRPr="00B36001">
              <w:rPr>
                <w:rFonts w:asciiTheme="minorHAnsi" w:hAnsiTheme="minorHAnsi" w:cs="TimesNewRomanPS-BoldMT"/>
                <w:bCs/>
                <w:sz w:val="20"/>
                <w:szCs w:val="20"/>
              </w:rPr>
              <w:t>heat loss of the tank surface based on an 80</w:t>
            </w:r>
            <w:r w:rsidR="00241C88">
              <w:rPr>
                <w:sz w:val="20"/>
                <w:szCs w:val="20"/>
              </w:rPr>
              <w:t>°</w:t>
            </w:r>
            <w:r w:rsidR="00335E47">
              <w:rPr>
                <w:rFonts w:asciiTheme="minorHAnsi" w:hAnsiTheme="minorHAnsi"/>
                <w:sz w:val="20"/>
                <w:szCs w:val="20"/>
              </w:rPr>
              <w:t>F</w:t>
            </w:r>
            <w:r w:rsidRPr="00B36001">
              <w:rPr>
                <w:rFonts w:asciiTheme="minorHAnsi" w:hAnsiTheme="minorHAnsi" w:cs="TimesNewRomanPS-BoldMT"/>
                <w:bCs/>
                <w:sz w:val="20"/>
                <w:szCs w:val="20"/>
              </w:rPr>
              <w:t xml:space="preserve"> water-air temperature difference shall be less than 6.5 </w:t>
            </w:r>
            <w:proofErr w:type="spellStart"/>
            <w:r w:rsidRPr="00B36001">
              <w:rPr>
                <w:rFonts w:asciiTheme="minorHAnsi" w:hAnsiTheme="minorHAnsi" w:cs="TimesNewRomanPS-BoldMT"/>
                <w:bCs/>
                <w:sz w:val="20"/>
                <w:szCs w:val="20"/>
              </w:rPr>
              <w:t>Btu</w:t>
            </w:r>
            <w:r w:rsidR="00241C88">
              <w:rPr>
                <w:rFonts w:asciiTheme="minorHAnsi" w:hAnsiTheme="minorHAnsi" w:cs="TimesNewRomanPS-BoldMT"/>
                <w:bCs/>
                <w:sz w:val="20"/>
                <w:szCs w:val="20"/>
              </w:rPr>
              <w:t>h</w:t>
            </w:r>
            <w:proofErr w:type="spellEnd"/>
            <w:r w:rsidR="00241C88">
              <w:rPr>
                <w:rFonts w:asciiTheme="minorHAnsi" w:hAnsiTheme="minorHAnsi" w:cs="TimesNewRomanPS-BoldMT"/>
                <w:bCs/>
                <w:sz w:val="20"/>
                <w:szCs w:val="20"/>
              </w:rPr>
              <w:t>/ft</w:t>
            </w:r>
            <w:r w:rsidR="00241C88">
              <w:rPr>
                <w:rFonts w:asciiTheme="minorHAnsi" w:hAnsiTheme="minorHAnsi" w:cs="TimesNewRomanPS-BoldMT"/>
                <w:bCs/>
                <w:sz w:val="20"/>
                <w:szCs w:val="20"/>
                <w:vertAlign w:val="superscript"/>
              </w:rPr>
              <w:t>2</w:t>
            </w:r>
            <w:r w:rsidRPr="00B36001">
              <w:rPr>
                <w:rFonts w:asciiTheme="minorHAnsi" w:hAnsiTheme="minorHAnsi" w:cs="TimesNewRomanPS-BoldMT"/>
                <w:bCs/>
                <w:sz w:val="20"/>
                <w:szCs w:val="20"/>
              </w:rPr>
              <w:t>.</w:t>
            </w:r>
            <w:r>
              <w:rPr>
                <w:rFonts w:asciiTheme="minorHAnsi" w:hAnsiTheme="minorHAnsi" w:cs="TimesNewRomanPS-BoldMT"/>
                <w:bCs/>
                <w:sz w:val="20"/>
                <w:szCs w:val="20"/>
              </w:rPr>
              <w:t xml:space="preserve"> </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)4</w:t>
            </w:r>
            <w:proofErr w:type="gramEnd"/>
            <w:r w:rsidRPr="00337A1D">
              <w:rPr>
                <w:rFonts w:asciiTheme="minorHAnsi" w:hAnsiTheme="minorHAnsi" w:cs="TimesNewRomanPSMT"/>
                <w:sz w:val="20"/>
                <w:szCs w:val="20"/>
              </w:rPr>
              <w:t>).</w:t>
            </w:r>
          </w:p>
        </w:tc>
      </w:tr>
      <w:tr w:rsidR="0082211E" w:rsidRPr="00B36001" w14:paraId="607E08F1" w14:textId="77777777" w:rsidTr="0082211E">
        <w:trPr>
          <w:trHeight w:val="288"/>
        </w:trPr>
        <w:tc>
          <w:tcPr>
            <w:tcW w:w="741" w:type="dxa"/>
            <w:vAlign w:val="center"/>
          </w:tcPr>
          <w:p w14:paraId="607E08EB" w14:textId="77777777" w:rsidR="0082211E" w:rsidRDefault="0082211E" w:rsidP="0082211E">
            <w:pPr>
              <w:keepNext/>
              <w:spacing w:after="0"/>
              <w:jc w:val="center"/>
              <w:rPr>
                <w:rFonts w:asciiTheme="minorHAnsi" w:hAnsiTheme="minorHAnsi"/>
                <w:sz w:val="20"/>
                <w:szCs w:val="20"/>
              </w:rPr>
            </w:pPr>
            <w:r>
              <w:rPr>
                <w:rFonts w:asciiTheme="minorHAnsi" w:hAnsiTheme="minorHAnsi"/>
                <w:sz w:val="20"/>
                <w:szCs w:val="20"/>
              </w:rPr>
              <w:t>05</w:t>
            </w:r>
          </w:p>
        </w:tc>
        <w:tc>
          <w:tcPr>
            <w:tcW w:w="13875" w:type="dxa"/>
            <w:vAlign w:val="center"/>
          </w:tcPr>
          <w:p w14:paraId="607E08EC" w14:textId="1012D096" w:rsidR="0082211E" w:rsidRDefault="0082211E" w:rsidP="00072AD8">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All sections of the recirculation loop, </w:t>
            </w:r>
            <w:r>
              <w:rPr>
                <w:sz w:val="20"/>
                <w:szCs w:val="20"/>
              </w:rPr>
              <w:t xml:space="preserve">and the first </w:t>
            </w:r>
            <w:r w:rsidR="00241C88">
              <w:rPr>
                <w:sz w:val="20"/>
                <w:szCs w:val="20"/>
              </w:rPr>
              <w:t>5</w:t>
            </w:r>
            <w:r>
              <w:rPr>
                <w:sz w:val="20"/>
                <w:szCs w:val="20"/>
              </w:rPr>
              <w:t xml:space="preserve"> feet of all branches off the loop </w:t>
            </w:r>
            <w:r>
              <w:rPr>
                <w:rFonts w:asciiTheme="minorHAnsi" w:hAnsiTheme="minorHAnsi" w:cs="TimesNewRomanPS-BoldMT"/>
                <w:bCs/>
                <w:sz w:val="20"/>
                <w:szCs w:val="20"/>
              </w:rPr>
              <w:t xml:space="preserve">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except for the following: (RA4.4.1)</w:t>
            </w:r>
          </w:p>
          <w:p w14:paraId="607E08ED" w14:textId="77777777" w:rsidR="0082211E" w:rsidRDefault="0082211E" w:rsidP="00072AD8">
            <w:pPr>
              <w:pStyle w:val="ListParagraph"/>
              <w:keepNext/>
              <w:numPr>
                <w:ilvl w:val="0"/>
                <w:numId w:val="25"/>
              </w:numPr>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surrounded on all sides by at least 1</w:t>
            </w:r>
            <w:r w:rsidR="00335E47">
              <w:rPr>
                <w:rFonts w:asciiTheme="minorHAnsi" w:hAnsiTheme="minorHAnsi" w:cs="TimesNewRomanPS-BoldMT"/>
                <w:bCs/>
                <w:sz w:val="20"/>
                <w:szCs w:val="20"/>
              </w:rPr>
              <w:t xml:space="preserve"> </w:t>
            </w:r>
            <w:r>
              <w:rPr>
                <w:rFonts w:asciiTheme="minorHAnsi" w:hAnsiTheme="minorHAnsi" w:cs="TimesNewRomanPS-BoldMT"/>
                <w:bCs/>
                <w:sz w:val="20"/>
                <w:szCs w:val="20"/>
              </w:rPr>
              <w:t>inch of insulation.</w:t>
            </w:r>
          </w:p>
          <w:p w14:paraId="607E08EE" w14:textId="77777777" w:rsidR="0082211E" w:rsidRDefault="0082211E" w:rsidP="00072AD8">
            <w:pPr>
              <w:pStyle w:val="ListParagraph"/>
              <w:keepNext/>
              <w:numPr>
                <w:ilvl w:val="0"/>
                <w:numId w:val="25"/>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607E08EF" w14:textId="77777777" w:rsidR="0082211E" w:rsidRDefault="0082211E" w:rsidP="00072AD8">
            <w:pPr>
              <w:pStyle w:val="ListParagraph"/>
              <w:keepNext/>
              <w:numPr>
                <w:ilvl w:val="0"/>
                <w:numId w:val="25"/>
              </w:numPr>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607E08F0" w14:textId="77777777" w:rsidR="0082211E" w:rsidRDefault="0082211E" w:rsidP="00072AD8">
            <w:pPr>
              <w:pStyle w:val="ListParagraph"/>
              <w:keepNext/>
              <w:numPr>
                <w:ilvl w:val="0"/>
                <w:numId w:val="25"/>
              </w:numPr>
              <w:autoSpaceDE w:val="0"/>
              <w:autoSpaceDN w:val="0"/>
              <w:adjustRightInd w:val="0"/>
              <w:spacing w:after="0" w:line="240" w:lineRule="auto"/>
              <w:rPr>
                <w:rFonts w:asciiTheme="minorHAnsi" w:hAnsiTheme="minorHAnsi" w:cs="TimesNewRomanPS-BoldMT"/>
                <w:bCs/>
                <w:sz w:val="20"/>
                <w:szCs w:val="20"/>
              </w:rPr>
            </w:pPr>
            <w:r w:rsidRPr="00B36001">
              <w:rPr>
                <w:sz w:val="20"/>
                <w:szCs w:val="20"/>
              </w:rPr>
              <w:t>Insulation is not required on the cold water line when it is used as the return</w:t>
            </w:r>
          </w:p>
        </w:tc>
      </w:tr>
      <w:tr w:rsidR="0082211E" w:rsidRPr="00C93879" w14:paraId="607E08F4" w14:textId="77777777" w:rsidTr="00072AD8">
        <w:trPr>
          <w:trHeight w:hRule="exact" w:val="487"/>
        </w:trPr>
        <w:tc>
          <w:tcPr>
            <w:tcW w:w="741" w:type="dxa"/>
            <w:vAlign w:val="center"/>
          </w:tcPr>
          <w:p w14:paraId="607E08F2" w14:textId="77777777" w:rsidR="0082211E" w:rsidRDefault="0082211E" w:rsidP="0082211E">
            <w:pPr>
              <w:keepNext/>
              <w:spacing w:after="0"/>
              <w:jc w:val="center"/>
              <w:rPr>
                <w:rFonts w:asciiTheme="minorHAnsi" w:hAnsiTheme="minorHAnsi" w:cs="Arial"/>
                <w:sz w:val="20"/>
                <w:szCs w:val="20"/>
              </w:rPr>
            </w:pPr>
            <w:r>
              <w:rPr>
                <w:rFonts w:asciiTheme="minorHAnsi" w:hAnsiTheme="minorHAnsi"/>
                <w:sz w:val="20"/>
                <w:szCs w:val="20"/>
              </w:rPr>
              <w:t>06</w:t>
            </w:r>
          </w:p>
        </w:tc>
        <w:tc>
          <w:tcPr>
            <w:tcW w:w="13875" w:type="dxa"/>
            <w:vAlign w:val="center"/>
          </w:tcPr>
          <w:p w14:paraId="607E08F3" w14:textId="3CD8B354" w:rsidR="0082211E" w:rsidRDefault="0082211E" w:rsidP="00072AD8">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Hot water pipes that are buried below grade are installed in a waterproof and non-crushable casing or sleeve that allows for installation, removal, and replacement of the enclosed pipe and insulation. </w:t>
            </w:r>
            <w:r>
              <w:rPr>
                <w:rFonts w:asciiTheme="minorHAnsi" w:hAnsiTheme="minorHAnsi" w:cs="TimesNewRomanPS-BoldMT"/>
                <w:bCs/>
                <w:sz w:val="20"/>
                <w:szCs w:val="20"/>
              </w:rPr>
              <w:t>(RA4.4.1)</w:t>
            </w:r>
          </w:p>
        </w:tc>
      </w:tr>
      <w:tr w:rsidR="0082211E" w:rsidRPr="00C93879" w14:paraId="607E08F7" w14:textId="77777777" w:rsidTr="0082211E">
        <w:trPr>
          <w:trHeight w:val="288"/>
        </w:trPr>
        <w:tc>
          <w:tcPr>
            <w:tcW w:w="741" w:type="dxa"/>
            <w:vAlign w:val="center"/>
          </w:tcPr>
          <w:p w14:paraId="607E08F5" w14:textId="77777777" w:rsidR="0082211E" w:rsidRDefault="0082211E" w:rsidP="0082211E">
            <w:pPr>
              <w:keepNext/>
              <w:spacing w:after="0"/>
              <w:jc w:val="center"/>
              <w:rPr>
                <w:rFonts w:asciiTheme="minorHAnsi" w:hAnsiTheme="minorHAnsi" w:cs="Arial"/>
                <w:sz w:val="20"/>
                <w:szCs w:val="20"/>
              </w:rPr>
            </w:pPr>
            <w:r>
              <w:rPr>
                <w:rFonts w:asciiTheme="minorHAnsi" w:hAnsiTheme="minorHAnsi"/>
                <w:sz w:val="20"/>
                <w:szCs w:val="20"/>
              </w:rPr>
              <w:t>07</w:t>
            </w:r>
          </w:p>
        </w:tc>
        <w:tc>
          <w:tcPr>
            <w:tcW w:w="13875" w:type="dxa"/>
            <w:vAlign w:val="center"/>
          </w:tcPr>
          <w:p w14:paraId="607E08F6" w14:textId="60647721" w:rsidR="0082211E" w:rsidRDefault="0082211E" w:rsidP="00241C88">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Insulation outside conditioned space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protected from damage</w:t>
            </w:r>
            <w:r w:rsidR="00241C88">
              <w:rPr>
                <w:rFonts w:asciiTheme="minorHAnsi" w:hAnsiTheme="minorHAnsi" w:cs="TimesNewRomanPS-BoldMT"/>
                <w:bCs/>
                <w:sz w:val="20"/>
                <w:szCs w:val="20"/>
              </w:rPr>
              <w:t>;</w:t>
            </w:r>
            <w:r w:rsidRPr="00B36001">
              <w:rPr>
                <w:rFonts w:asciiTheme="minorHAnsi" w:hAnsiTheme="minorHAnsi" w:cs="TimesNewRomanPS-BoldMT"/>
                <w:bCs/>
                <w:sz w:val="20"/>
                <w:szCs w:val="20"/>
              </w:rPr>
              <w:t xml:space="preserve"> including that due to sunlight, moisture, equipment maintenance, and wind. </w:t>
            </w:r>
            <w:r>
              <w:rPr>
                <w:rFonts w:asciiTheme="minorHAnsi" w:hAnsiTheme="minorHAnsi" w:cs="TimesNewRomanPS-BoldMT"/>
                <w:bCs/>
                <w:sz w:val="20"/>
                <w:szCs w:val="20"/>
              </w:rPr>
              <w:t xml:space="preserve"> (RA4.4.1)</w:t>
            </w:r>
          </w:p>
        </w:tc>
      </w:tr>
      <w:tr w:rsidR="0082211E" w:rsidRPr="00C93879" w14:paraId="607E08FA" w14:textId="77777777" w:rsidTr="0082211E">
        <w:trPr>
          <w:trHeight w:val="144"/>
        </w:trPr>
        <w:tc>
          <w:tcPr>
            <w:tcW w:w="741" w:type="dxa"/>
            <w:vAlign w:val="center"/>
          </w:tcPr>
          <w:p w14:paraId="607E08F8" w14:textId="77777777" w:rsidR="0082211E" w:rsidRDefault="0082211E" w:rsidP="0082211E">
            <w:pPr>
              <w:keepNext/>
              <w:spacing w:after="0"/>
              <w:jc w:val="center"/>
              <w:rPr>
                <w:rFonts w:asciiTheme="minorHAnsi" w:hAnsiTheme="minorHAnsi" w:cs="Arial"/>
                <w:sz w:val="20"/>
                <w:szCs w:val="20"/>
              </w:rPr>
            </w:pPr>
            <w:r>
              <w:rPr>
                <w:rFonts w:asciiTheme="minorHAnsi" w:hAnsiTheme="minorHAnsi" w:cs="Arial"/>
                <w:sz w:val="20"/>
                <w:szCs w:val="20"/>
              </w:rPr>
              <w:t>08</w:t>
            </w:r>
          </w:p>
        </w:tc>
        <w:tc>
          <w:tcPr>
            <w:tcW w:w="13875" w:type="dxa"/>
            <w:vAlign w:val="center"/>
          </w:tcPr>
          <w:p w14:paraId="607E08F9" w14:textId="77777777" w:rsidR="0082211E" w:rsidRDefault="0082211E" w:rsidP="00072AD8">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Pipe insulation fit</w:t>
            </w:r>
            <w:r>
              <w:rPr>
                <w:rFonts w:asciiTheme="minorHAnsi" w:hAnsiTheme="minorHAnsi" w:cs="TimesNewRomanPS-BoldMT"/>
                <w:bCs/>
                <w:sz w:val="20"/>
                <w:szCs w:val="20"/>
              </w:rPr>
              <w:t>s</w:t>
            </w:r>
            <w:r w:rsidRPr="00B36001">
              <w:rPr>
                <w:rFonts w:asciiTheme="minorHAnsi" w:hAnsiTheme="minorHAnsi" w:cs="TimesNewRomanPS-BoldMT"/>
                <w:bCs/>
                <w:sz w:val="20"/>
                <w:szCs w:val="20"/>
              </w:rPr>
              <w:t xml:space="preserve"> tightly to the pipe. </w:t>
            </w:r>
            <w:r>
              <w:rPr>
                <w:rFonts w:asciiTheme="minorHAnsi" w:hAnsiTheme="minorHAnsi" w:cs="TimesNewRomanPS-BoldMT"/>
                <w:bCs/>
                <w:sz w:val="20"/>
                <w:szCs w:val="20"/>
              </w:rPr>
              <w:t>(RA4.4.1)</w:t>
            </w:r>
          </w:p>
        </w:tc>
      </w:tr>
      <w:tr w:rsidR="0082211E" w:rsidRPr="00B36001" w14:paraId="607E08FD" w14:textId="77777777" w:rsidTr="0082211E">
        <w:trPr>
          <w:trHeight w:val="144"/>
        </w:trPr>
        <w:tc>
          <w:tcPr>
            <w:tcW w:w="741" w:type="dxa"/>
            <w:vAlign w:val="center"/>
          </w:tcPr>
          <w:p w14:paraId="607E08FB" w14:textId="77777777" w:rsidR="0082211E" w:rsidRDefault="0082211E" w:rsidP="0082211E">
            <w:pPr>
              <w:keepNext/>
              <w:spacing w:after="0"/>
              <w:jc w:val="center"/>
              <w:rPr>
                <w:rFonts w:asciiTheme="minorHAnsi" w:hAnsiTheme="minorHAnsi" w:cs="Arial"/>
                <w:sz w:val="20"/>
                <w:szCs w:val="20"/>
              </w:rPr>
            </w:pPr>
            <w:r>
              <w:rPr>
                <w:rFonts w:asciiTheme="minorHAnsi" w:hAnsiTheme="minorHAnsi" w:cs="Arial"/>
                <w:sz w:val="20"/>
                <w:szCs w:val="20"/>
              </w:rPr>
              <w:t>09</w:t>
            </w:r>
          </w:p>
        </w:tc>
        <w:tc>
          <w:tcPr>
            <w:tcW w:w="13875" w:type="dxa"/>
            <w:vAlign w:val="center"/>
          </w:tcPr>
          <w:p w14:paraId="607E08FC" w14:textId="77777777" w:rsidR="0082211E" w:rsidRDefault="0082211E" w:rsidP="00072AD8">
            <w:pPr>
              <w:keepNext/>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On insulated sections of pipe, n</w:t>
            </w:r>
            <w:r w:rsidRPr="00B36001">
              <w:rPr>
                <w:rFonts w:asciiTheme="minorHAnsi" w:hAnsiTheme="minorHAnsi" w:cs="TimesNewRomanPS-BoldMT"/>
                <w:bCs/>
                <w:sz w:val="20"/>
                <w:szCs w:val="20"/>
              </w:rPr>
              <w:t xml:space="preserve">o piping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visible due to insulation voids</w:t>
            </w:r>
            <w:r w:rsidR="005F3E72">
              <w:rPr>
                <w:rFonts w:asciiTheme="minorHAnsi" w:hAnsiTheme="minorHAnsi" w:cs="TimesNewRomanPS-BoldMT"/>
                <w:bCs/>
                <w:sz w:val="20"/>
                <w:szCs w:val="20"/>
              </w:rPr>
              <w:t>, and all elbows and tees are fully insulated</w:t>
            </w:r>
            <w:r>
              <w:rPr>
                <w:rFonts w:asciiTheme="minorHAnsi" w:hAnsiTheme="minorHAnsi" w:cs="TimesNewRomanPS-BoldMT"/>
                <w:bCs/>
                <w:sz w:val="20"/>
                <w:szCs w:val="20"/>
              </w:rPr>
              <w:t>. (RA4.4.1)</w:t>
            </w:r>
          </w:p>
        </w:tc>
      </w:tr>
      <w:tr w:rsidR="0082211E" w:rsidRPr="00337A1D" w14:paraId="607E0900" w14:textId="77777777" w:rsidTr="0082211E">
        <w:trPr>
          <w:trHeight w:val="288"/>
        </w:trPr>
        <w:tc>
          <w:tcPr>
            <w:tcW w:w="741" w:type="dxa"/>
            <w:vAlign w:val="center"/>
          </w:tcPr>
          <w:p w14:paraId="607E08FE" w14:textId="77777777" w:rsidR="00ED0648" w:rsidRDefault="0082211E">
            <w:pPr>
              <w:keepNext/>
              <w:spacing w:after="0"/>
              <w:jc w:val="center"/>
              <w:rPr>
                <w:rFonts w:asciiTheme="minorHAnsi" w:hAnsiTheme="minorHAnsi" w:cs="Arial"/>
                <w:sz w:val="20"/>
                <w:szCs w:val="20"/>
              </w:rPr>
            </w:pPr>
            <w:r>
              <w:rPr>
                <w:rFonts w:asciiTheme="minorHAnsi" w:hAnsiTheme="minorHAnsi" w:cs="Arial"/>
                <w:sz w:val="20"/>
                <w:szCs w:val="20"/>
              </w:rPr>
              <w:t>1</w:t>
            </w:r>
            <w:r w:rsidR="005F3E72">
              <w:rPr>
                <w:rFonts w:asciiTheme="minorHAnsi" w:hAnsiTheme="minorHAnsi" w:cs="Arial"/>
                <w:sz w:val="20"/>
                <w:szCs w:val="20"/>
              </w:rPr>
              <w:t>0</w:t>
            </w:r>
          </w:p>
        </w:tc>
        <w:tc>
          <w:tcPr>
            <w:tcW w:w="13875" w:type="dxa"/>
            <w:vAlign w:val="center"/>
          </w:tcPr>
          <w:p w14:paraId="607E08FF" w14:textId="77777777" w:rsidR="0082211E" w:rsidRDefault="0082211E" w:rsidP="00072AD8">
            <w:pPr>
              <w:keepNext/>
              <w:autoSpaceDE w:val="0"/>
              <w:autoSpaceDN w:val="0"/>
              <w:adjustRightInd w:val="0"/>
              <w:spacing w:after="0" w:line="240" w:lineRule="auto"/>
              <w:rPr>
                <w:rFonts w:asciiTheme="minorHAnsi" w:hAnsiTheme="minorHAnsi" w:cs="Arial"/>
                <w:sz w:val="20"/>
                <w:szCs w:val="20"/>
              </w:rPr>
            </w:pPr>
            <w:r>
              <w:rPr>
                <w:rFonts w:asciiTheme="minorHAnsi" w:hAnsiTheme="minorHAnsi" w:cs="TimesNewRomanPS-BoldMT"/>
                <w:bCs/>
                <w:sz w:val="20"/>
                <w:szCs w:val="20"/>
              </w:rPr>
              <w:t>The recirculation pump is mounted on a vertical section of the return line, OR an a</w:t>
            </w:r>
            <w:r w:rsidRPr="00337A1D">
              <w:rPr>
                <w:rFonts w:asciiTheme="minorHAnsi" w:hAnsiTheme="minorHAnsi" w:cs="TimesNewRomanPS-BoldMT"/>
                <w:bCs/>
                <w:sz w:val="20"/>
                <w:szCs w:val="20"/>
              </w:rPr>
              <w:t xml:space="preserve">utomatic </w:t>
            </w:r>
            <w:r>
              <w:rPr>
                <w:rFonts w:asciiTheme="minorHAnsi" w:hAnsiTheme="minorHAnsi" w:cs="TimesNewRomanPS-BoldMT"/>
                <w:bCs/>
                <w:sz w:val="20"/>
                <w:szCs w:val="20"/>
              </w:rPr>
              <w:t>a</w:t>
            </w:r>
            <w:r w:rsidRPr="00337A1D">
              <w:rPr>
                <w:rFonts w:asciiTheme="minorHAnsi" w:hAnsiTheme="minorHAnsi" w:cs="TimesNewRomanPS-BoldMT"/>
                <w:bCs/>
                <w:sz w:val="20"/>
                <w:szCs w:val="20"/>
              </w:rPr>
              <w:t xml:space="preserve">ir release valve is installed </w:t>
            </w:r>
            <w:r>
              <w:rPr>
                <w:rFonts w:asciiTheme="minorHAnsi" w:hAnsiTheme="minorHAnsi" w:cs="TimesNewRomanPS-BoldMT"/>
                <w:bCs/>
                <w:sz w:val="20"/>
                <w:szCs w:val="20"/>
              </w:rPr>
              <w:t>on a riser at least 12 inches in length, on the inlet side of the recirculation</w:t>
            </w:r>
            <w:r w:rsidRPr="00337A1D">
              <w:rPr>
                <w:rFonts w:asciiTheme="minorHAnsi" w:hAnsiTheme="minorHAnsi" w:cs="TimesNewRomanPS-BoldMT"/>
                <w:bCs/>
                <w:sz w:val="20"/>
                <w:szCs w:val="20"/>
              </w:rPr>
              <w:t xml:space="preserve"> pump</w:t>
            </w:r>
            <w:r>
              <w:rPr>
                <w:rFonts w:asciiTheme="minorHAnsi" w:hAnsiTheme="minorHAnsi" w:cs="TimesNewRomanPS-BoldMT"/>
                <w:bCs/>
                <w:sz w:val="20"/>
                <w:szCs w:val="20"/>
              </w:rPr>
              <w:t>, no more than 4 feet from the pump.</w:t>
            </w:r>
            <w:r w:rsidRPr="00337A1D">
              <w:rPr>
                <w:rFonts w:asciiTheme="minorHAnsi" w:hAnsiTheme="minorHAnsi" w:cs="TimesNewRomanPS-BoldMT"/>
                <w:bCs/>
                <w:sz w:val="20"/>
                <w:szCs w:val="20"/>
              </w:rPr>
              <w:t xml:space="preserve"> </w:t>
            </w:r>
            <w:r>
              <w:rPr>
                <w:rFonts w:asciiTheme="minorHAnsi" w:hAnsiTheme="minorHAnsi" w:cs="TimesNewRomanPS-BoldMT"/>
                <w:bCs/>
                <w:sz w:val="20"/>
                <w:szCs w:val="20"/>
              </w:rPr>
              <w:t>(</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)5A</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82211E" w:rsidRPr="00337A1D" w14:paraId="607E0903" w14:textId="77777777" w:rsidTr="0082211E">
        <w:trPr>
          <w:trHeight w:val="288"/>
        </w:trPr>
        <w:tc>
          <w:tcPr>
            <w:tcW w:w="741" w:type="dxa"/>
            <w:vAlign w:val="center"/>
          </w:tcPr>
          <w:p w14:paraId="607E0901" w14:textId="77777777" w:rsidR="0082211E" w:rsidRDefault="005F3E72" w:rsidP="0082211E">
            <w:pPr>
              <w:keepNext/>
              <w:spacing w:after="0"/>
              <w:jc w:val="center"/>
              <w:rPr>
                <w:rFonts w:asciiTheme="minorHAnsi" w:hAnsiTheme="minorHAnsi" w:cs="Arial"/>
                <w:sz w:val="20"/>
                <w:szCs w:val="20"/>
              </w:rPr>
            </w:pPr>
            <w:r>
              <w:rPr>
                <w:rFonts w:asciiTheme="minorHAnsi" w:hAnsiTheme="minorHAnsi" w:cs="Arial"/>
                <w:sz w:val="20"/>
                <w:szCs w:val="20"/>
              </w:rPr>
              <w:t>11</w:t>
            </w:r>
          </w:p>
        </w:tc>
        <w:tc>
          <w:tcPr>
            <w:tcW w:w="13875" w:type="dxa"/>
            <w:vAlign w:val="center"/>
          </w:tcPr>
          <w:p w14:paraId="607E0902" w14:textId="77777777" w:rsidR="0082211E" w:rsidRDefault="0082211E" w:rsidP="00072AD8">
            <w:pPr>
              <w:keepNext/>
              <w:spacing w:after="0" w:line="240" w:lineRule="auto"/>
              <w:rPr>
                <w:rFonts w:asciiTheme="minorHAnsi" w:hAnsiTheme="minorHAnsi" w:cs="Arial"/>
                <w:sz w:val="20"/>
                <w:szCs w:val="20"/>
              </w:rPr>
            </w:pPr>
            <w:r w:rsidRPr="00337A1D">
              <w:rPr>
                <w:rFonts w:asciiTheme="minorHAnsi" w:hAnsiTheme="minorHAnsi"/>
                <w:sz w:val="20"/>
                <w:szCs w:val="20"/>
              </w:rPr>
              <w:t>A check valve is located between the recirculation pump and the water heater</w:t>
            </w:r>
            <w:r>
              <w:rPr>
                <w:rFonts w:asciiTheme="minorHAnsi" w:hAnsiTheme="minorHAnsi"/>
                <w:sz w:val="20"/>
                <w:szCs w:val="20"/>
              </w:rPr>
              <w:t>. (</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)5B</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82211E" w:rsidRPr="00337A1D" w14:paraId="607E0906" w14:textId="77777777" w:rsidTr="0082211E">
        <w:trPr>
          <w:trHeight w:val="144"/>
        </w:trPr>
        <w:tc>
          <w:tcPr>
            <w:tcW w:w="741" w:type="dxa"/>
            <w:vAlign w:val="center"/>
          </w:tcPr>
          <w:p w14:paraId="607E0904" w14:textId="77777777" w:rsidR="00ED0648" w:rsidRDefault="0082211E">
            <w:pPr>
              <w:keepNext/>
              <w:spacing w:after="0"/>
              <w:jc w:val="center"/>
              <w:rPr>
                <w:rFonts w:asciiTheme="minorHAnsi" w:hAnsiTheme="minorHAnsi" w:cs="Arial"/>
                <w:sz w:val="20"/>
                <w:szCs w:val="20"/>
              </w:rPr>
            </w:pPr>
            <w:r>
              <w:rPr>
                <w:rFonts w:asciiTheme="minorHAnsi" w:hAnsiTheme="minorHAnsi" w:cs="Arial"/>
                <w:sz w:val="20"/>
                <w:szCs w:val="20"/>
              </w:rPr>
              <w:t>1</w:t>
            </w:r>
            <w:r w:rsidR="005F3E72">
              <w:rPr>
                <w:rFonts w:asciiTheme="minorHAnsi" w:hAnsiTheme="minorHAnsi" w:cs="Arial"/>
                <w:sz w:val="20"/>
                <w:szCs w:val="20"/>
              </w:rPr>
              <w:t>2</w:t>
            </w:r>
          </w:p>
        </w:tc>
        <w:tc>
          <w:tcPr>
            <w:tcW w:w="13875" w:type="dxa"/>
            <w:vAlign w:val="center"/>
          </w:tcPr>
          <w:p w14:paraId="607E0905" w14:textId="77777777" w:rsidR="0082211E" w:rsidRDefault="0082211E" w:rsidP="00072AD8">
            <w:pPr>
              <w:keepNext/>
              <w:spacing w:after="0" w:line="240" w:lineRule="auto"/>
              <w:rPr>
                <w:rFonts w:asciiTheme="minorHAnsi" w:hAnsiTheme="minorHAnsi" w:cs="TimesNewRomanPS-BoldMT"/>
                <w:bCs/>
                <w:sz w:val="20"/>
                <w:szCs w:val="20"/>
              </w:rPr>
            </w:pPr>
            <w:r>
              <w:rPr>
                <w:rFonts w:asciiTheme="minorHAnsi" w:hAnsiTheme="minorHAnsi"/>
                <w:sz w:val="20"/>
                <w:szCs w:val="20"/>
              </w:rPr>
              <w:t>A h</w:t>
            </w:r>
            <w:r w:rsidRPr="00337A1D">
              <w:rPr>
                <w:rFonts w:asciiTheme="minorHAnsi" w:hAnsiTheme="minorHAnsi"/>
                <w:sz w:val="20"/>
                <w:szCs w:val="20"/>
              </w:rPr>
              <w:t xml:space="preserve">ose </w:t>
            </w:r>
            <w:proofErr w:type="spellStart"/>
            <w:r w:rsidRPr="00337A1D">
              <w:rPr>
                <w:rFonts w:asciiTheme="minorHAnsi" w:hAnsiTheme="minorHAnsi"/>
                <w:sz w:val="20"/>
                <w:szCs w:val="20"/>
              </w:rPr>
              <w:t>bibb</w:t>
            </w:r>
            <w:proofErr w:type="spellEnd"/>
            <w:r w:rsidRPr="00337A1D">
              <w:rPr>
                <w:rFonts w:asciiTheme="minorHAnsi" w:hAnsiTheme="minorHAnsi"/>
                <w:sz w:val="20"/>
                <w:szCs w:val="20"/>
              </w:rPr>
              <w:t xml:space="preserve"> is installed between the pump and the water heating equipment with an isolation valve between the hose </w:t>
            </w:r>
            <w:proofErr w:type="spellStart"/>
            <w:r w:rsidRPr="00337A1D">
              <w:rPr>
                <w:rFonts w:asciiTheme="minorHAnsi" w:hAnsiTheme="minorHAnsi"/>
                <w:sz w:val="20"/>
                <w:szCs w:val="20"/>
              </w:rPr>
              <w:t>bibb</w:t>
            </w:r>
            <w:proofErr w:type="spellEnd"/>
            <w:r w:rsidRPr="00337A1D">
              <w:rPr>
                <w:rFonts w:asciiTheme="minorHAnsi" w:hAnsiTheme="minorHAnsi"/>
                <w:sz w:val="20"/>
                <w:szCs w:val="20"/>
              </w:rPr>
              <w:t xml:space="preserve"> and the water heating equipment</w:t>
            </w:r>
            <w:r>
              <w:rPr>
                <w:rFonts w:asciiTheme="minorHAnsi" w:hAnsiTheme="minorHAnsi"/>
                <w:sz w:val="20"/>
                <w:szCs w:val="20"/>
              </w:rPr>
              <w:t>.  (</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)5C</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82211E" w:rsidRPr="00DB17F7" w14:paraId="607E0909" w14:textId="77777777" w:rsidTr="0082211E">
        <w:trPr>
          <w:trHeight w:val="144"/>
        </w:trPr>
        <w:tc>
          <w:tcPr>
            <w:tcW w:w="741" w:type="dxa"/>
            <w:vAlign w:val="center"/>
          </w:tcPr>
          <w:p w14:paraId="607E0907" w14:textId="77777777" w:rsidR="00ED0648" w:rsidRDefault="0082211E">
            <w:pPr>
              <w:keepNext/>
              <w:spacing w:after="0"/>
              <w:jc w:val="center"/>
              <w:rPr>
                <w:rFonts w:asciiTheme="minorHAnsi" w:hAnsiTheme="minorHAnsi" w:cs="Arial"/>
                <w:sz w:val="20"/>
                <w:szCs w:val="20"/>
              </w:rPr>
            </w:pPr>
            <w:r>
              <w:rPr>
                <w:rFonts w:asciiTheme="minorHAnsi" w:hAnsiTheme="minorHAnsi" w:cs="Arial"/>
                <w:sz w:val="20"/>
                <w:szCs w:val="20"/>
              </w:rPr>
              <w:t>1</w:t>
            </w:r>
            <w:r w:rsidR="005F3E72">
              <w:rPr>
                <w:rFonts w:asciiTheme="minorHAnsi" w:hAnsiTheme="minorHAnsi" w:cs="Arial"/>
                <w:sz w:val="20"/>
                <w:szCs w:val="20"/>
              </w:rPr>
              <w:t>3</w:t>
            </w:r>
          </w:p>
        </w:tc>
        <w:tc>
          <w:tcPr>
            <w:tcW w:w="13875" w:type="dxa"/>
            <w:vAlign w:val="center"/>
          </w:tcPr>
          <w:p w14:paraId="607E0908" w14:textId="77777777" w:rsidR="0082211E" w:rsidRDefault="0082211E" w:rsidP="00072AD8">
            <w:pPr>
              <w:pStyle w:val="BulletCALetter"/>
              <w:keepNext/>
              <w:spacing w:before="0"/>
              <w:ind w:left="0" w:firstLine="0"/>
              <w:rPr>
                <w:rFonts w:asciiTheme="minorHAnsi" w:hAnsiTheme="minorHAnsi" w:cs="TimesNewRomanPS-BoldMT"/>
                <w:bCs/>
              </w:rPr>
            </w:pPr>
            <w:r w:rsidRPr="00DB17F7">
              <w:rPr>
                <w:rFonts w:asciiTheme="minorHAnsi" w:hAnsiTheme="minorHAnsi"/>
              </w:rPr>
              <w:t>Isolation valves are installed on both sides of the pump. One of the isolation valves may be the s</w:t>
            </w:r>
            <w:r>
              <w:rPr>
                <w:rFonts w:asciiTheme="minorHAnsi" w:hAnsiTheme="minorHAnsi"/>
              </w:rPr>
              <w:t>a</w:t>
            </w:r>
            <w:r w:rsidR="005F3E72">
              <w:rPr>
                <w:rFonts w:asciiTheme="minorHAnsi" w:hAnsiTheme="minorHAnsi"/>
              </w:rPr>
              <w:t>me isolation valve as in item 12</w:t>
            </w:r>
            <w:r w:rsidRPr="00DB17F7">
              <w:rPr>
                <w:rFonts w:asciiTheme="minorHAnsi" w:hAnsiTheme="minorHAnsi"/>
              </w:rPr>
              <w:t xml:space="preserve"> above</w:t>
            </w:r>
            <w:r>
              <w:rPr>
                <w:rFonts w:asciiTheme="minorHAnsi" w:hAnsiTheme="minorHAnsi"/>
              </w:rPr>
              <w:t>.  (</w:t>
            </w:r>
            <w:r w:rsidRPr="00DB17F7">
              <w:rPr>
                <w:rFonts w:asciiTheme="minorHAnsi" w:hAnsiTheme="minorHAnsi" w:cs="TimesNewRomanPSMT"/>
              </w:rPr>
              <w:t>Section 110.3(c</w:t>
            </w:r>
            <w:proofErr w:type="gramStart"/>
            <w:r w:rsidRPr="00DB17F7">
              <w:rPr>
                <w:rFonts w:asciiTheme="minorHAnsi" w:hAnsiTheme="minorHAnsi" w:cs="TimesNewRomanPSMT"/>
              </w:rPr>
              <w:t>)5D</w:t>
            </w:r>
            <w:proofErr w:type="gramEnd"/>
            <w:r>
              <w:rPr>
                <w:rFonts w:asciiTheme="minorHAnsi" w:hAnsiTheme="minorHAnsi" w:cs="TimesNewRomanPSMT"/>
              </w:rPr>
              <w:t>)</w:t>
            </w:r>
            <w:r w:rsidRPr="00DB17F7">
              <w:rPr>
                <w:rFonts w:asciiTheme="minorHAnsi" w:hAnsiTheme="minorHAnsi" w:cs="TimesNewRomanPSMT"/>
              </w:rPr>
              <w:t>.</w:t>
            </w:r>
          </w:p>
        </w:tc>
      </w:tr>
      <w:tr w:rsidR="0082211E" w:rsidRPr="00DB17F7" w14:paraId="607E090C" w14:textId="77777777" w:rsidTr="0082211E">
        <w:trPr>
          <w:trHeight w:val="144"/>
        </w:trPr>
        <w:tc>
          <w:tcPr>
            <w:tcW w:w="741" w:type="dxa"/>
            <w:vAlign w:val="center"/>
          </w:tcPr>
          <w:p w14:paraId="607E090A" w14:textId="77777777" w:rsidR="00ED0648" w:rsidRDefault="0082211E">
            <w:pPr>
              <w:keepNext/>
              <w:spacing w:after="0"/>
              <w:jc w:val="center"/>
              <w:rPr>
                <w:rFonts w:asciiTheme="minorHAnsi" w:hAnsiTheme="minorHAnsi" w:cs="Arial"/>
                <w:sz w:val="20"/>
                <w:szCs w:val="20"/>
              </w:rPr>
            </w:pPr>
            <w:r>
              <w:rPr>
                <w:rFonts w:asciiTheme="minorHAnsi" w:hAnsiTheme="minorHAnsi" w:cs="Arial"/>
                <w:sz w:val="20"/>
                <w:szCs w:val="20"/>
              </w:rPr>
              <w:t>1</w:t>
            </w:r>
            <w:r w:rsidR="005F3E72">
              <w:rPr>
                <w:rFonts w:asciiTheme="minorHAnsi" w:hAnsiTheme="minorHAnsi" w:cs="Arial"/>
                <w:sz w:val="20"/>
                <w:szCs w:val="20"/>
              </w:rPr>
              <w:t>4</w:t>
            </w:r>
          </w:p>
        </w:tc>
        <w:tc>
          <w:tcPr>
            <w:tcW w:w="13875" w:type="dxa"/>
            <w:vAlign w:val="center"/>
          </w:tcPr>
          <w:p w14:paraId="607E090B" w14:textId="77777777" w:rsidR="0082211E" w:rsidRDefault="0082211E" w:rsidP="00072AD8">
            <w:pPr>
              <w:keepNext/>
              <w:spacing w:after="0" w:line="240" w:lineRule="auto"/>
              <w:rPr>
                <w:rFonts w:asciiTheme="minorHAnsi" w:hAnsiTheme="minorHAnsi" w:cs="TimesNewRomanPS-BoldMT"/>
                <w:bCs/>
                <w:sz w:val="20"/>
                <w:szCs w:val="20"/>
              </w:rPr>
            </w:pPr>
            <w:r w:rsidRPr="00DB17F7">
              <w:rPr>
                <w:rFonts w:asciiTheme="minorHAnsi" w:hAnsiTheme="minorHAnsi"/>
                <w:sz w:val="20"/>
                <w:szCs w:val="20"/>
              </w:rPr>
              <w:t>The cold water supply piping and the recirculation loop piping is not connected to the hot water storage tank drain port</w:t>
            </w:r>
            <w:r>
              <w:rPr>
                <w:rFonts w:asciiTheme="minorHAnsi" w:hAnsiTheme="minorHAnsi"/>
                <w:sz w:val="20"/>
                <w:szCs w:val="20"/>
              </w:rPr>
              <w:t>.  (</w:t>
            </w:r>
            <w:r w:rsidRPr="00DB17F7">
              <w:rPr>
                <w:rFonts w:asciiTheme="minorHAnsi" w:hAnsiTheme="minorHAnsi" w:cs="TimesNewRomanPSMT"/>
                <w:sz w:val="20"/>
                <w:szCs w:val="20"/>
              </w:rPr>
              <w:t>Section 110.3(c</w:t>
            </w:r>
            <w:proofErr w:type="gramStart"/>
            <w:r w:rsidRPr="00DB17F7">
              <w:rPr>
                <w:rFonts w:asciiTheme="minorHAnsi" w:hAnsiTheme="minorHAnsi" w:cs="TimesNewRomanPSMT"/>
                <w:sz w:val="20"/>
                <w:szCs w:val="20"/>
              </w:rPr>
              <w:t>)5E</w:t>
            </w:r>
            <w:proofErr w:type="gramEnd"/>
            <w:r>
              <w:rPr>
                <w:rFonts w:asciiTheme="minorHAnsi" w:hAnsiTheme="minorHAnsi" w:cs="TimesNewRomanPSMT"/>
                <w:sz w:val="20"/>
                <w:szCs w:val="20"/>
              </w:rPr>
              <w:t>)</w:t>
            </w:r>
            <w:r w:rsidRPr="00DB17F7">
              <w:rPr>
                <w:rFonts w:asciiTheme="minorHAnsi" w:hAnsiTheme="minorHAnsi" w:cs="TimesNewRomanPSMT"/>
                <w:sz w:val="20"/>
                <w:szCs w:val="20"/>
              </w:rPr>
              <w:t>.</w:t>
            </w:r>
          </w:p>
        </w:tc>
      </w:tr>
      <w:tr w:rsidR="0082211E" w:rsidRPr="00DB17F7" w14:paraId="607E090F" w14:textId="77777777" w:rsidTr="0082211E">
        <w:trPr>
          <w:trHeight w:val="144"/>
        </w:trPr>
        <w:tc>
          <w:tcPr>
            <w:tcW w:w="741" w:type="dxa"/>
            <w:vAlign w:val="center"/>
          </w:tcPr>
          <w:p w14:paraId="607E090D" w14:textId="77777777" w:rsidR="00ED0648" w:rsidRDefault="0082211E">
            <w:pPr>
              <w:keepNext/>
              <w:spacing w:after="0"/>
              <w:jc w:val="center"/>
              <w:rPr>
                <w:rFonts w:asciiTheme="minorHAnsi" w:hAnsiTheme="minorHAnsi" w:cs="Arial"/>
                <w:sz w:val="20"/>
                <w:szCs w:val="20"/>
              </w:rPr>
            </w:pPr>
            <w:r>
              <w:rPr>
                <w:rFonts w:asciiTheme="minorHAnsi" w:hAnsiTheme="minorHAnsi" w:cs="Arial"/>
                <w:sz w:val="20"/>
                <w:szCs w:val="20"/>
              </w:rPr>
              <w:t>1</w:t>
            </w:r>
            <w:r w:rsidR="005F3E72">
              <w:rPr>
                <w:rFonts w:asciiTheme="minorHAnsi" w:hAnsiTheme="minorHAnsi" w:cs="Arial"/>
                <w:sz w:val="20"/>
                <w:szCs w:val="20"/>
              </w:rPr>
              <w:t>5</w:t>
            </w:r>
          </w:p>
        </w:tc>
        <w:tc>
          <w:tcPr>
            <w:tcW w:w="13875" w:type="dxa"/>
            <w:vAlign w:val="center"/>
          </w:tcPr>
          <w:p w14:paraId="607E090E" w14:textId="77777777" w:rsidR="0082211E" w:rsidRDefault="0082211E" w:rsidP="00072AD8">
            <w:pPr>
              <w:keepNext/>
              <w:spacing w:after="0" w:line="240" w:lineRule="auto"/>
              <w:rPr>
                <w:rFonts w:asciiTheme="minorHAnsi" w:hAnsiTheme="minorHAnsi" w:cs="TimesNewRomanPS-BoldMT"/>
                <w:bCs/>
                <w:sz w:val="20"/>
                <w:szCs w:val="20"/>
              </w:rPr>
            </w:pPr>
            <w:r w:rsidRPr="00DB17F7">
              <w:rPr>
                <w:sz w:val="20"/>
                <w:szCs w:val="20"/>
              </w:rPr>
              <w:t>A check valve is installed on the cold water supply line between the hot water system and the next closest tee on the cold water supply</w:t>
            </w:r>
            <w:r>
              <w:rPr>
                <w:sz w:val="20"/>
                <w:szCs w:val="20"/>
              </w:rPr>
              <w:t>.  (</w:t>
            </w:r>
            <w:r w:rsidRPr="00DB17F7">
              <w:rPr>
                <w:rFonts w:asciiTheme="minorHAnsi" w:hAnsiTheme="minorHAnsi" w:cs="TimesNewRomanPSMT"/>
                <w:sz w:val="20"/>
                <w:szCs w:val="20"/>
              </w:rPr>
              <w:t>Section 110.3(c</w:t>
            </w:r>
            <w:proofErr w:type="gramStart"/>
            <w:r w:rsidRPr="00DB17F7">
              <w:rPr>
                <w:rFonts w:asciiTheme="minorHAnsi" w:hAnsiTheme="minorHAnsi" w:cs="TimesNewRomanPSMT"/>
                <w:sz w:val="20"/>
                <w:szCs w:val="20"/>
              </w:rPr>
              <w:t>)5F</w:t>
            </w:r>
            <w:proofErr w:type="gramEnd"/>
            <w:r>
              <w:rPr>
                <w:rFonts w:asciiTheme="minorHAnsi" w:hAnsiTheme="minorHAnsi" w:cs="TimesNewRomanPSMT"/>
                <w:sz w:val="20"/>
                <w:szCs w:val="20"/>
              </w:rPr>
              <w:t>)</w:t>
            </w:r>
            <w:r w:rsidRPr="00DB17F7">
              <w:rPr>
                <w:rFonts w:asciiTheme="minorHAnsi" w:hAnsiTheme="minorHAnsi" w:cs="TimesNewRomanPSMT"/>
                <w:sz w:val="20"/>
                <w:szCs w:val="20"/>
              </w:rPr>
              <w:t>.</w:t>
            </w:r>
          </w:p>
        </w:tc>
      </w:tr>
      <w:tr w:rsidR="0082211E" w14:paraId="607E0912" w14:textId="77777777" w:rsidTr="0082211E">
        <w:trPr>
          <w:trHeight w:val="144"/>
        </w:trPr>
        <w:tc>
          <w:tcPr>
            <w:tcW w:w="741" w:type="dxa"/>
            <w:vAlign w:val="center"/>
          </w:tcPr>
          <w:p w14:paraId="607E0910" w14:textId="77777777" w:rsidR="00ED0648" w:rsidRDefault="0082211E">
            <w:pPr>
              <w:keepNext/>
              <w:spacing w:after="0"/>
              <w:jc w:val="center"/>
              <w:rPr>
                <w:rFonts w:asciiTheme="minorHAnsi" w:hAnsiTheme="minorHAnsi" w:cs="Arial"/>
                <w:sz w:val="20"/>
                <w:szCs w:val="20"/>
              </w:rPr>
            </w:pPr>
            <w:r>
              <w:rPr>
                <w:rFonts w:asciiTheme="minorHAnsi" w:hAnsiTheme="minorHAnsi" w:cs="Arial"/>
                <w:sz w:val="20"/>
                <w:szCs w:val="20"/>
              </w:rPr>
              <w:t>1</w:t>
            </w:r>
            <w:r w:rsidR="005F3E72">
              <w:rPr>
                <w:rFonts w:asciiTheme="minorHAnsi" w:hAnsiTheme="minorHAnsi" w:cs="Arial"/>
                <w:sz w:val="20"/>
                <w:szCs w:val="20"/>
              </w:rPr>
              <w:t>6</w:t>
            </w:r>
          </w:p>
        </w:tc>
        <w:tc>
          <w:tcPr>
            <w:tcW w:w="13875" w:type="dxa"/>
            <w:vAlign w:val="center"/>
          </w:tcPr>
          <w:p w14:paraId="607E0911" w14:textId="77777777" w:rsidR="0082211E" w:rsidRDefault="0082211E" w:rsidP="00072AD8">
            <w:pPr>
              <w:keepNext/>
              <w:spacing w:after="0" w:line="240" w:lineRule="auto"/>
              <w:rPr>
                <w:sz w:val="20"/>
                <w:szCs w:val="20"/>
              </w:rPr>
            </w:pPr>
            <w:r w:rsidRPr="00524AB7">
              <w:rPr>
                <w:sz w:val="20"/>
                <w:szCs w:val="20"/>
              </w:rPr>
              <w:t>The hot water distribution system piping from the water heater(s) to the fixtures and appliances take</w:t>
            </w:r>
            <w:r>
              <w:rPr>
                <w:sz w:val="20"/>
                <w:szCs w:val="20"/>
              </w:rPr>
              <w:t>s</w:t>
            </w:r>
            <w:r w:rsidRPr="00524AB7">
              <w:rPr>
                <w:sz w:val="20"/>
                <w:szCs w:val="20"/>
              </w:rPr>
              <w:t xml:space="preserve"> the</w:t>
            </w:r>
            <w:r>
              <w:rPr>
                <w:sz w:val="20"/>
                <w:szCs w:val="20"/>
              </w:rPr>
              <w:t xml:space="preserve"> </w:t>
            </w:r>
            <w:r w:rsidRPr="00524AB7">
              <w:rPr>
                <w:sz w:val="20"/>
                <w:szCs w:val="20"/>
              </w:rPr>
              <w:t xml:space="preserve">most direct path. </w:t>
            </w:r>
            <w:r>
              <w:rPr>
                <w:sz w:val="20"/>
                <w:szCs w:val="20"/>
              </w:rPr>
              <w:t>(RA 4.4.7.1)</w:t>
            </w:r>
          </w:p>
        </w:tc>
      </w:tr>
      <w:tr w:rsidR="0082211E" w14:paraId="607E0915" w14:textId="77777777" w:rsidTr="0082211E">
        <w:trPr>
          <w:trHeight w:val="144"/>
        </w:trPr>
        <w:tc>
          <w:tcPr>
            <w:tcW w:w="741" w:type="dxa"/>
            <w:vAlign w:val="center"/>
          </w:tcPr>
          <w:p w14:paraId="607E0913" w14:textId="77777777" w:rsidR="00ED0648" w:rsidRDefault="0082211E">
            <w:pPr>
              <w:keepNext/>
              <w:spacing w:after="0"/>
              <w:jc w:val="center"/>
              <w:rPr>
                <w:rFonts w:asciiTheme="minorHAnsi" w:hAnsiTheme="minorHAnsi" w:cs="Arial"/>
                <w:sz w:val="20"/>
                <w:szCs w:val="20"/>
              </w:rPr>
            </w:pPr>
            <w:r>
              <w:rPr>
                <w:rFonts w:asciiTheme="minorHAnsi" w:hAnsiTheme="minorHAnsi" w:cs="Arial"/>
                <w:sz w:val="20"/>
                <w:szCs w:val="20"/>
              </w:rPr>
              <w:t>1</w:t>
            </w:r>
            <w:r w:rsidR="005F3E72">
              <w:rPr>
                <w:rFonts w:asciiTheme="minorHAnsi" w:hAnsiTheme="minorHAnsi" w:cs="Arial"/>
                <w:sz w:val="20"/>
                <w:szCs w:val="20"/>
              </w:rPr>
              <w:t>7</w:t>
            </w:r>
          </w:p>
        </w:tc>
        <w:tc>
          <w:tcPr>
            <w:tcW w:w="13875" w:type="dxa"/>
            <w:vAlign w:val="center"/>
          </w:tcPr>
          <w:p w14:paraId="607E0914" w14:textId="77777777" w:rsidR="0082211E" w:rsidRDefault="0082211E" w:rsidP="00072AD8">
            <w:pPr>
              <w:keepNext/>
              <w:spacing w:after="0" w:line="240" w:lineRule="auto"/>
              <w:rPr>
                <w:sz w:val="20"/>
                <w:szCs w:val="20"/>
              </w:rPr>
            </w:pPr>
            <w:r>
              <w:rPr>
                <w:sz w:val="20"/>
                <w:szCs w:val="20"/>
              </w:rPr>
              <w:t>I</w:t>
            </w:r>
            <w:r w:rsidRPr="00524AB7">
              <w:rPr>
                <w:sz w:val="20"/>
                <w:szCs w:val="20"/>
              </w:rPr>
              <w:t>nstallation and operation</w:t>
            </w:r>
            <w:r>
              <w:rPr>
                <w:sz w:val="20"/>
                <w:szCs w:val="20"/>
              </w:rPr>
              <w:t xml:space="preserve"> </w:t>
            </w:r>
            <w:r w:rsidRPr="00524AB7">
              <w:rPr>
                <w:sz w:val="20"/>
                <w:szCs w:val="20"/>
              </w:rPr>
              <w:t xml:space="preserve">instructions that provide details of the operation of the pump and controls </w:t>
            </w:r>
            <w:r>
              <w:rPr>
                <w:sz w:val="20"/>
                <w:szCs w:val="20"/>
              </w:rPr>
              <w:t xml:space="preserve">are </w:t>
            </w:r>
            <w:r w:rsidRPr="00524AB7">
              <w:rPr>
                <w:sz w:val="20"/>
                <w:szCs w:val="20"/>
              </w:rPr>
              <w:t>available at the jobsite for inspection.</w:t>
            </w:r>
            <w:r>
              <w:rPr>
                <w:sz w:val="20"/>
                <w:szCs w:val="20"/>
              </w:rPr>
              <w:t xml:space="preserve"> (RA 4.4.7.1)</w:t>
            </w:r>
          </w:p>
        </w:tc>
      </w:tr>
      <w:tr w:rsidR="0082211E" w14:paraId="607E0918" w14:textId="77777777" w:rsidTr="00072AD8">
        <w:trPr>
          <w:trHeight w:val="296"/>
        </w:trPr>
        <w:tc>
          <w:tcPr>
            <w:tcW w:w="741" w:type="dxa"/>
            <w:vAlign w:val="center"/>
          </w:tcPr>
          <w:p w14:paraId="607E0916" w14:textId="77777777" w:rsidR="00ED0648" w:rsidRDefault="0082211E">
            <w:pPr>
              <w:keepNext/>
              <w:spacing w:after="0"/>
              <w:jc w:val="center"/>
              <w:rPr>
                <w:rFonts w:asciiTheme="minorHAnsi" w:hAnsiTheme="minorHAnsi" w:cs="Arial"/>
                <w:sz w:val="20"/>
                <w:szCs w:val="20"/>
              </w:rPr>
            </w:pPr>
            <w:r>
              <w:rPr>
                <w:rFonts w:asciiTheme="minorHAnsi" w:hAnsiTheme="minorHAnsi" w:cs="Arial"/>
                <w:sz w:val="20"/>
                <w:szCs w:val="20"/>
              </w:rPr>
              <w:t>1</w:t>
            </w:r>
            <w:r w:rsidR="005F3E72">
              <w:rPr>
                <w:rFonts w:asciiTheme="minorHAnsi" w:hAnsiTheme="minorHAnsi" w:cs="Arial"/>
                <w:sz w:val="20"/>
                <w:szCs w:val="20"/>
              </w:rPr>
              <w:t>8</w:t>
            </w:r>
          </w:p>
        </w:tc>
        <w:tc>
          <w:tcPr>
            <w:tcW w:w="13875" w:type="dxa"/>
            <w:vAlign w:val="center"/>
          </w:tcPr>
          <w:p w14:paraId="607E0917" w14:textId="77777777" w:rsidR="0082211E" w:rsidRDefault="0082211E" w:rsidP="00072AD8">
            <w:pPr>
              <w:keepNext/>
              <w:spacing w:after="0" w:line="240" w:lineRule="auto"/>
              <w:rPr>
                <w:sz w:val="20"/>
                <w:szCs w:val="20"/>
              </w:rPr>
            </w:pPr>
            <w:r w:rsidRPr="00524AB7">
              <w:rPr>
                <w:sz w:val="20"/>
                <w:szCs w:val="20"/>
              </w:rPr>
              <w:t>More than one circulation loop may be installed. Each loop shall have its own pump and controls.</w:t>
            </w:r>
            <w:r>
              <w:rPr>
                <w:sz w:val="20"/>
                <w:szCs w:val="20"/>
              </w:rPr>
              <w:t xml:space="preserve"> (</w:t>
            </w:r>
            <w:r w:rsidRPr="00524AB7">
              <w:rPr>
                <w:sz w:val="20"/>
                <w:szCs w:val="20"/>
              </w:rPr>
              <w:t>RA4.4.8, RA 4.4.9, RA 4.4.10)</w:t>
            </w:r>
          </w:p>
        </w:tc>
      </w:tr>
      <w:tr w:rsidR="0082211E" w:rsidRPr="002332EE" w14:paraId="607E091A" w14:textId="77777777" w:rsidTr="0082211E">
        <w:trPr>
          <w:trHeight w:val="302"/>
        </w:trPr>
        <w:tc>
          <w:tcPr>
            <w:tcW w:w="14616" w:type="dxa"/>
            <w:gridSpan w:val="2"/>
            <w:vAlign w:val="center"/>
          </w:tcPr>
          <w:p w14:paraId="607E0919" w14:textId="77777777" w:rsidR="0082211E" w:rsidRDefault="0082211E" w:rsidP="0082211E">
            <w:pPr>
              <w:keepNext/>
              <w:spacing w:after="0"/>
              <w:rPr>
                <w:rFonts w:asciiTheme="minorHAnsi" w:hAnsiTheme="minorHAnsi"/>
                <w:sz w:val="20"/>
                <w:szCs w:val="20"/>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07E091B" w14:textId="77777777" w:rsidR="00B36001" w:rsidRPr="00E215C5" w:rsidRDefault="00B36001" w:rsidP="00E76316">
      <w:pPr>
        <w:tabs>
          <w:tab w:val="left" w:pos="-720"/>
        </w:tabs>
        <w:suppressAutoHyphens/>
        <w:spacing w:after="0" w:line="240" w:lineRule="auto"/>
        <w:ind w:left="446"/>
        <w:rPr>
          <w:rFonts w:asciiTheme="minorHAnsi" w:hAnsiTheme="minorHAnsi"/>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13853"/>
      </w:tblGrid>
      <w:tr w:rsidR="00E76316" w:rsidRPr="006D2E42" w14:paraId="607E0920" w14:textId="77777777" w:rsidTr="00072AD8">
        <w:trPr>
          <w:trHeight w:hRule="exact" w:val="973"/>
          <w:tblHeader/>
        </w:trPr>
        <w:tc>
          <w:tcPr>
            <w:tcW w:w="10998" w:type="dxa"/>
            <w:gridSpan w:val="2"/>
            <w:tcBorders>
              <w:bottom w:val="single" w:sz="4" w:space="0" w:color="000000"/>
            </w:tcBorders>
            <w:vAlign w:val="center"/>
          </w:tcPr>
          <w:p w14:paraId="607E091C" w14:textId="77777777" w:rsidR="00A80404" w:rsidRDefault="00446446">
            <w:pPr>
              <w:keepNext/>
              <w:spacing w:after="0" w:line="240" w:lineRule="auto"/>
              <w:rPr>
                <w:rFonts w:asciiTheme="minorHAnsi" w:hAnsiTheme="minorHAnsi"/>
                <w:b/>
                <w:sz w:val="20"/>
                <w:szCs w:val="20"/>
              </w:rPr>
            </w:pPr>
            <w:r>
              <w:rPr>
                <w:rFonts w:asciiTheme="minorHAnsi" w:hAnsiTheme="minorHAnsi"/>
                <w:b/>
                <w:sz w:val="20"/>
                <w:szCs w:val="20"/>
              </w:rPr>
              <w:lastRenderedPageBreak/>
              <w:t>E</w:t>
            </w:r>
            <w:r w:rsidR="00E76316" w:rsidRPr="006D2E42">
              <w:rPr>
                <w:rFonts w:asciiTheme="minorHAnsi" w:hAnsiTheme="minorHAnsi"/>
                <w:b/>
                <w:sz w:val="20"/>
                <w:szCs w:val="20"/>
              </w:rPr>
              <w:t xml:space="preserve">. </w:t>
            </w:r>
            <w:r w:rsidR="00E76316" w:rsidRPr="00E215C5">
              <w:rPr>
                <w:rFonts w:asciiTheme="minorHAnsi" w:hAnsiTheme="minorHAnsi"/>
                <w:b/>
                <w:sz w:val="20"/>
                <w:szCs w:val="20"/>
              </w:rPr>
              <w:t>Multiple Dwelling Units – Recirculation Temperature Modulation Control</w:t>
            </w:r>
            <w:r w:rsidR="00E76316" w:rsidRPr="006D2E42">
              <w:rPr>
                <w:rFonts w:asciiTheme="minorHAnsi" w:hAnsiTheme="minorHAnsi" w:cs="Arial"/>
                <w:sz w:val="20"/>
                <w:szCs w:val="20"/>
              </w:rPr>
              <w:t xml:space="preserve"> </w:t>
            </w:r>
            <w:r w:rsidR="003174C1" w:rsidRPr="003174C1">
              <w:rPr>
                <w:rFonts w:asciiTheme="minorHAnsi" w:hAnsiTheme="minorHAnsi"/>
                <w:b/>
                <w:sz w:val="20"/>
                <w:szCs w:val="20"/>
              </w:rPr>
              <w:t>Requirements</w:t>
            </w:r>
          </w:p>
          <w:p w14:paraId="607E091D" w14:textId="658D5EEB" w:rsidR="00A80404" w:rsidRDefault="00D5274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84D0A">
              <w:rPr>
                <w:rFonts w:asciiTheme="minorHAnsi" w:hAnsiTheme="minorHAnsi"/>
                <w:sz w:val="20"/>
                <w:szCs w:val="20"/>
              </w:rPr>
              <w:t>Systems that utilize this distribution type shall comply with these requirements</w:t>
            </w:r>
            <w:r w:rsidR="00241C88">
              <w:rPr>
                <w:rFonts w:asciiTheme="minorHAnsi" w:hAnsiTheme="minorHAnsi"/>
                <w:sz w:val="20"/>
                <w:szCs w:val="20"/>
              </w:rPr>
              <w:t>.</w:t>
            </w:r>
          </w:p>
          <w:p w14:paraId="607E091E" w14:textId="4F70806B" w:rsidR="00A80404" w:rsidRDefault="00B36001">
            <w:pPr>
              <w:keepNext/>
              <w:spacing w:after="0" w:line="240" w:lineRule="auto"/>
              <w:rPr>
                <w:rFonts w:asciiTheme="minorHAnsi" w:hAnsiTheme="minorHAnsi" w:cs="Arial"/>
                <w:sz w:val="20"/>
                <w:szCs w:val="20"/>
              </w:rPr>
            </w:pPr>
            <w:r>
              <w:rPr>
                <w:rFonts w:asciiTheme="minorHAnsi" w:hAnsiTheme="minorHAnsi" w:cs="Arial"/>
                <w:sz w:val="20"/>
                <w:szCs w:val="20"/>
              </w:rPr>
              <w:t xml:space="preserve">&lt;&lt;If </w:t>
            </w:r>
            <w:r w:rsidR="00600BAC">
              <w:rPr>
                <w:rFonts w:asciiTheme="minorHAnsi" w:hAnsiTheme="minorHAnsi" w:cs="Arial"/>
                <w:sz w:val="20"/>
                <w:szCs w:val="20"/>
              </w:rPr>
              <w:t>there are no systems in column A13 that have a value=</w:t>
            </w:r>
            <w:r w:rsidR="003E30BA">
              <w:rPr>
                <w:rFonts w:asciiTheme="minorHAnsi" w:hAnsiTheme="minorHAnsi" w:cs="Arial"/>
                <w:sz w:val="20"/>
                <w:szCs w:val="20"/>
              </w:rPr>
              <w:t xml:space="preserve"> </w:t>
            </w:r>
            <w:r>
              <w:rPr>
                <w:rFonts w:asciiTheme="minorHAnsi" w:hAnsiTheme="minorHAnsi" w:cs="Arial"/>
                <w:sz w:val="20"/>
                <w:szCs w:val="20"/>
              </w:rPr>
              <w:t>“</w:t>
            </w:r>
            <w:r w:rsidR="004F7BAF">
              <w:rPr>
                <w:rFonts w:asciiTheme="minorHAnsi" w:hAnsiTheme="minorHAnsi"/>
                <w:sz w:val="20"/>
                <w:szCs w:val="20"/>
              </w:rPr>
              <w:t>Multi-family: Recirculating with temperature modulation</w:t>
            </w:r>
            <w:r>
              <w:rPr>
                <w:rFonts w:asciiTheme="minorHAnsi" w:hAnsiTheme="minorHAnsi" w:cs="Arial"/>
                <w:sz w:val="20"/>
                <w:szCs w:val="20"/>
              </w:rPr>
              <w:t>”</w:t>
            </w:r>
            <w:r w:rsidR="00AB10DA" w:rsidRPr="00C24D1F">
              <w:rPr>
                <w:rFonts w:asciiTheme="minorHAnsi" w:hAnsiTheme="minorHAnsi" w:cs="Arial"/>
                <w:sz w:val="20"/>
                <w:szCs w:val="20"/>
              </w:rPr>
              <w:t xml:space="preserve">, </w:t>
            </w:r>
            <w:r w:rsidR="00AB10DA" w:rsidRPr="00C24D1F">
              <w:rPr>
                <w:sz w:val="20"/>
                <w:szCs w:val="20"/>
              </w:rPr>
              <w:t>then display the "section does not apply" message</w:t>
            </w:r>
            <w:r w:rsidR="003E30BA">
              <w:rPr>
                <w:sz w:val="20"/>
                <w:szCs w:val="20"/>
              </w:rPr>
              <w:t>; else display this entire table</w:t>
            </w:r>
            <w:r w:rsidR="00AB10DA" w:rsidRPr="00C24D1F">
              <w:rPr>
                <w:sz w:val="20"/>
                <w:szCs w:val="20"/>
              </w:rPr>
              <w:t>&gt;&gt;</w:t>
            </w:r>
          </w:p>
          <w:p w14:paraId="607E091F" w14:textId="77777777" w:rsidR="00E76316" w:rsidRDefault="00E76316"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AB10DA" w:rsidRPr="006D2E42" w14:paraId="607E0923" w14:textId="77777777" w:rsidTr="00072AD8">
        <w:trPr>
          <w:trHeight w:hRule="exact" w:val="622"/>
          <w:tblHeader/>
        </w:trPr>
        <w:tc>
          <w:tcPr>
            <w:tcW w:w="558" w:type="dxa"/>
            <w:tcBorders>
              <w:top w:val="single" w:sz="4" w:space="0" w:color="000000"/>
            </w:tcBorders>
            <w:vAlign w:val="center"/>
          </w:tcPr>
          <w:p w14:paraId="607E0921" w14:textId="77777777" w:rsidR="00AB10DA" w:rsidRPr="006D2E42"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0440" w:type="dxa"/>
            <w:tcBorders>
              <w:top w:val="single" w:sz="4" w:space="0" w:color="000000"/>
            </w:tcBorders>
            <w:vAlign w:val="center"/>
          </w:tcPr>
          <w:p w14:paraId="607E0922" w14:textId="3BA02F2A" w:rsidR="00A80404" w:rsidRDefault="00AB10DA">
            <w:pPr>
              <w:keepNext/>
              <w:autoSpaceDE w:val="0"/>
              <w:autoSpaceDN w:val="0"/>
              <w:adjustRightInd w:val="0"/>
              <w:spacing w:after="0" w:line="240" w:lineRule="auto"/>
              <w:rPr>
                <w:rFonts w:asciiTheme="minorHAnsi" w:hAnsiTheme="minorHAnsi"/>
                <w:sz w:val="20"/>
                <w:szCs w:val="20"/>
              </w:rPr>
            </w:pPr>
            <w:r>
              <w:rPr>
                <w:rFonts w:asciiTheme="minorHAnsi" w:hAnsiTheme="minorHAnsi"/>
                <w:sz w:val="20"/>
                <w:szCs w:val="20"/>
              </w:rPr>
              <w:t xml:space="preserve">Controls have been installed that </w:t>
            </w:r>
            <w:r w:rsidR="00E41D1D" w:rsidRPr="00E41D1D">
              <w:rPr>
                <w:rFonts w:asciiTheme="minorHAnsi" w:hAnsiTheme="minorHAnsi"/>
                <w:sz w:val="20"/>
                <w:szCs w:val="20"/>
              </w:rPr>
              <w:t>reduce the hot water supply temperature when hot water</w:t>
            </w:r>
            <w:r w:rsidR="00E41D1D">
              <w:rPr>
                <w:rFonts w:asciiTheme="minorHAnsi" w:hAnsiTheme="minorHAnsi"/>
                <w:sz w:val="20"/>
                <w:szCs w:val="20"/>
              </w:rPr>
              <w:t xml:space="preserve"> </w:t>
            </w:r>
            <w:r w:rsidR="00E41D1D" w:rsidRPr="00E41D1D">
              <w:rPr>
                <w:rFonts w:asciiTheme="minorHAnsi" w:hAnsiTheme="minorHAnsi"/>
                <w:sz w:val="20"/>
                <w:szCs w:val="20"/>
              </w:rPr>
              <w:t>demand is determined to be low by the control system. The control system may use a fixed control schedule or</w:t>
            </w:r>
            <w:r w:rsidR="00E41D1D">
              <w:rPr>
                <w:rFonts w:asciiTheme="minorHAnsi" w:hAnsiTheme="minorHAnsi"/>
                <w:sz w:val="20"/>
                <w:szCs w:val="20"/>
              </w:rPr>
              <w:t xml:space="preserve"> </w:t>
            </w:r>
            <w:r w:rsidR="00E41D1D" w:rsidRPr="00E41D1D">
              <w:rPr>
                <w:rFonts w:asciiTheme="minorHAnsi" w:hAnsiTheme="minorHAnsi"/>
                <w:sz w:val="20"/>
                <w:szCs w:val="20"/>
              </w:rPr>
              <w:t>dynamic control schedules based measurements of hot water demand.</w:t>
            </w:r>
            <w:r w:rsidR="00B36001">
              <w:rPr>
                <w:rFonts w:asciiTheme="minorHAnsi" w:hAnsiTheme="minorHAnsi"/>
                <w:sz w:val="20"/>
                <w:szCs w:val="20"/>
              </w:rPr>
              <w:t xml:space="preserve"> (</w:t>
            </w:r>
            <w:r w:rsidR="00B36001" w:rsidRPr="00B36001">
              <w:rPr>
                <w:rFonts w:asciiTheme="minorHAnsi" w:hAnsiTheme="minorHAnsi"/>
                <w:sz w:val="20"/>
                <w:szCs w:val="20"/>
              </w:rPr>
              <w:t>RA4.4.11)</w:t>
            </w:r>
            <w:r>
              <w:rPr>
                <w:rFonts w:asciiTheme="minorHAnsi" w:hAnsiTheme="minorHAnsi"/>
                <w:sz w:val="20"/>
                <w:szCs w:val="20"/>
              </w:rPr>
              <w:t>.</w:t>
            </w:r>
          </w:p>
        </w:tc>
      </w:tr>
      <w:tr w:rsidR="00AB10DA" w14:paraId="607E0926" w14:textId="77777777" w:rsidTr="00524AB7">
        <w:trPr>
          <w:trHeight w:hRule="exact" w:val="576"/>
          <w:tblHeader/>
        </w:trPr>
        <w:tc>
          <w:tcPr>
            <w:tcW w:w="558" w:type="dxa"/>
            <w:vAlign w:val="center"/>
          </w:tcPr>
          <w:p w14:paraId="607E0924" w14:textId="77777777" w:rsidR="00AB10DA"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0440" w:type="dxa"/>
            <w:vAlign w:val="center"/>
          </w:tcPr>
          <w:p w14:paraId="607E0925" w14:textId="39E634A7" w:rsidR="00AB10DA"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Daily hot water supply temperature reduction (</w:t>
            </w:r>
            <w:r w:rsidR="00E41D1D">
              <w:rPr>
                <w:rFonts w:asciiTheme="minorHAnsi" w:hAnsiTheme="minorHAnsi"/>
                <w:sz w:val="20"/>
                <w:szCs w:val="20"/>
              </w:rPr>
              <w:t xml:space="preserve">which is defined as the </w:t>
            </w:r>
            <w:r>
              <w:rPr>
                <w:rFonts w:asciiTheme="minorHAnsi" w:hAnsiTheme="minorHAnsi"/>
                <w:sz w:val="20"/>
                <w:szCs w:val="20"/>
              </w:rPr>
              <w:t>sum of temperature reduction by the control in each hour within a 24-hour period) shall be more than 50</w:t>
            </w:r>
            <w:r w:rsidR="00241C88">
              <w:rPr>
                <w:rFonts w:asciiTheme="minorHAnsi" w:hAnsiTheme="minorHAnsi"/>
                <w:sz w:val="20"/>
                <w:szCs w:val="20"/>
              </w:rPr>
              <w:t>°</w:t>
            </w:r>
            <w:r>
              <w:rPr>
                <w:rFonts w:asciiTheme="minorHAnsi" w:hAnsiTheme="minorHAnsi"/>
                <w:sz w:val="20"/>
                <w:szCs w:val="20"/>
              </w:rPr>
              <w:t>F</w:t>
            </w:r>
            <w:r w:rsidR="00B36001">
              <w:rPr>
                <w:rFonts w:asciiTheme="minorHAnsi" w:hAnsiTheme="minorHAnsi"/>
                <w:sz w:val="20"/>
                <w:szCs w:val="20"/>
              </w:rPr>
              <w:t>. (</w:t>
            </w:r>
            <w:r w:rsidR="00B36001" w:rsidRPr="00B36001">
              <w:rPr>
                <w:rFonts w:asciiTheme="minorHAnsi" w:hAnsiTheme="minorHAnsi"/>
                <w:sz w:val="20"/>
                <w:szCs w:val="20"/>
              </w:rPr>
              <w:t>RA4.4.11)</w:t>
            </w:r>
            <w:r>
              <w:rPr>
                <w:rFonts w:asciiTheme="minorHAnsi" w:hAnsiTheme="minorHAnsi"/>
                <w:sz w:val="20"/>
                <w:szCs w:val="20"/>
              </w:rPr>
              <w:t xml:space="preserve"> </w:t>
            </w:r>
          </w:p>
        </w:tc>
      </w:tr>
      <w:tr w:rsidR="0093694E" w:rsidRPr="0093694E" w14:paraId="607E0928" w14:textId="77777777" w:rsidTr="00B36001">
        <w:trPr>
          <w:trHeight w:hRule="exact" w:val="262"/>
        </w:trPr>
        <w:tc>
          <w:tcPr>
            <w:tcW w:w="10998" w:type="dxa"/>
            <w:gridSpan w:val="2"/>
            <w:tcBorders>
              <w:top w:val="single" w:sz="4" w:space="0" w:color="000000"/>
              <w:left w:val="single" w:sz="4" w:space="0" w:color="000000"/>
              <w:bottom w:val="single" w:sz="4" w:space="0" w:color="000000"/>
              <w:right w:val="single" w:sz="4" w:space="0" w:color="000000"/>
            </w:tcBorders>
          </w:tcPr>
          <w:p w14:paraId="607E0927" w14:textId="77777777" w:rsidR="00A80404" w:rsidRDefault="0093694E">
            <w:pPr>
              <w:keepNext/>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07E0929" w14:textId="77777777" w:rsidR="00E76316" w:rsidRDefault="00E76316" w:rsidP="00E76316">
      <w:pPr>
        <w:tabs>
          <w:tab w:val="left" w:pos="-720"/>
        </w:tabs>
        <w:suppressAutoHyphens/>
        <w:spacing w:after="0" w:line="240" w:lineRule="auto"/>
        <w:ind w:left="446"/>
        <w:rPr>
          <w:rFonts w:asciiTheme="minorHAnsi" w:hAnsiTheme="minorHAnsi"/>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13853"/>
      </w:tblGrid>
      <w:tr w:rsidR="00E76316" w:rsidRPr="006D2E42" w14:paraId="607E092F" w14:textId="77777777" w:rsidTr="004F7BAF">
        <w:trPr>
          <w:trHeight w:hRule="exact" w:val="1126"/>
          <w:tblHeader/>
        </w:trPr>
        <w:tc>
          <w:tcPr>
            <w:tcW w:w="10998" w:type="dxa"/>
            <w:gridSpan w:val="2"/>
            <w:tcBorders>
              <w:bottom w:val="single" w:sz="4" w:space="0" w:color="000000"/>
            </w:tcBorders>
            <w:vAlign w:val="center"/>
          </w:tcPr>
          <w:p w14:paraId="607E092A" w14:textId="77777777" w:rsidR="00E76316" w:rsidRDefault="00446446" w:rsidP="00335E47">
            <w:pPr>
              <w:keepNext/>
              <w:spacing w:after="0" w:line="240" w:lineRule="auto"/>
              <w:rPr>
                <w:rFonts w:asciiTheme="minorHAnsi" w:hAnsiTheme="minorHAnsi" w:cs="Arial"/>
                <w:sz w:val="20"/>
                <w:szCs w:val="20"/>
              </w:rPr>
            </w:pPr>
            <w:r>
              <w:rPr>
                <w:rFonts w:asciiTheme="minorHAnsi" w:hAnsiTheme="minorHAnsi"/>
                <w:b/>
                <w:sz w:val="20"/>
                <w:szCs w:val="20"/>
              </w:rPr>
              <w:t>F</w:t>
            </w:r>
            <w:r w:rsidR="00E76316" w:rsidRPr="006D2E42">
              <w:rPr>
                <w:rFonts w:asciiTheme="minorHAnsi" w:hAnsiTheme="minorHAnsi"/>
                <w:b/>
                <w:sz w:val="20"/>
                <w:szCs w:val="20"/>
              </w:rPr>
              <w:t xml:space="preserve">. </w:t>
            </w:r>
            <w:r w:rsidR="00E76316" w:rsidRPr="00E215C5">
              <w:rPr>
                <w:rFonts w:asciiTheme="minorHAnsi" w:hAnsiTheme="minorHAnsi"/>
                <w:b/>
                <w:sz w:val="20"/>
                <w:szCs w:val="20"/>
              </w:rPr>
              <w:t>Multiple Dwelling Units – Recirculation Continuous Monitoring Systems</w:t>
            </w:r>
            <w:r w:rsidR="003174C1" w:rsidRPr="003174C1">
              <w:rPr>
                <w:rFonts w:asciiTheme="minorHAnsi" w:hAnsiTheme="minorHAnsi"/>
                <w:b/>
                <w:sz w:val="20"/>
                <w:szCs w:val="20"/>
              </w:rPr>
              <w:t xml:space="preserve"> Requirements</w:t>
            </w:r>
          </w:p>
          <w:p w14:paraId="607E092B" w14:textId="7B7F3914" w:rsidR="00A80404" w:rsidRDefault="00D5274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84D0A">
              <w:rPr>
                <w:rFonts w:asciiTheme="minorHAnsi" w:hAnsiTheme="minorHAnsi"/>
                <w:sz w:val="20"/>
                <w:szCs w:val="20"/>
              </w:rPr>
              <w:t>Systems that utilize this distribution type shall comply with these requirements</w:t>
            </w:r>
            <w:r w:rsidR="00241C88">
              <w:rPr>
                <w:rFonts w:asciiTheme="minorHAnsi" w:hAnsiTheme="minorHAnsi"/>
                <w:sz w:val="20"/>
                <w:szCs w:val="20"/>
              </w:rPr>
              <w:t>.</w:t>
            </w:r>
          </w:p>
          <w:p w14:paraId="607E092C" w14:textId="29FB6AA7" w:rsidR="00A80404" w:rsidRDefault="00AB10DA">
            <w:pPr>
              <w:keepNext/>
              <w:spacing w:after="0" w:line="240" w:lineRule="auto"/>
              <w:rPr>
                <w:rFonts w:asciiTheme="minorHAnsi" w:hAnsiTheme="minorHAnsi" w:cs="Arial"/>
                <w:sz w:val="20"/>
                <w:szCs w:val="20"/>
              </w:rPr>
            </w:pPr>
            <w:r>
              <w:rPr>
                <w:rFonts w:asciiTheme="minorHAnsi" w:hAnsiTheme="minorHAnsi" w:cs="Arial"/>
                <w:sz w:val="20"/>
                <w:szCs w:val="20"/>
              </w:rPr>
              <w:t xml:space="preserve">&lt;&lt;If </w:t>
            </w:r>
            <w:r w:rsidR="00600BAC">
              <w:rPr>
                <w:rFonts w:asciiTheme="minorHAnsi" w:hAnsiTheme="minorHAnsi" w:cs="Arial"/>
                <w:sz w:val="20"/>
                <w:szCs w:val="20"/>
              </w:rPr>
              <w:t xml:space="preserve">there are no systems in column A13 that have a value = </w:t>
            </w:r>
            <w:r w:rsidR="003E30BA">
              <w:rPr>
                <w:rFonts w:asciiTheme="minorHAnsi" w:hAnsiTheme="minorHAnsi" w:cs="Arial"/>
                <w:sz w:val="20"/>
                <w:szCs w:val="20"/>
              </w:rPr>
              <w:t>“</w:t>
            </w:r>
            <w:r w:rsidR="004F7BAF">
              <w:rPr>
                <w:rFonts w:asciiTheme="minorHAnsi" w:hAnsiTheme="minorHAnsi"/>
                <w:sz w:val="20"/>
                <w:szCs w:val="20"/>
              </w:rPr>
              <w:t>Multi-family: Recirculating with temperature modulation and monitoring</w:t>
            </w:r>
            <w:r w:rsidR="003E30BA">
              <w:rPr>
                <w:rFonts w:asciiTheme="minorHAnsi" w:hAnsiTheme="minorHAnsi"/>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3E30BA">
              <w:rPr>
                <w:sz w:val="20"/>
                <w:szCs w:val="20"/>
              </w:rPr>
              <w:t>; else display this entire table</w:t>
            </w:r>
            <w:r w:rsidR="003E30BA" w:rsidRPr="00C24D1F">
              <w:rPr>
                <w:sz w:val="20"/>
                <w:szCs w:val="20"/>
              </w:rPr>
              <w:t xml:space="preserve"> </w:t>
            </w:r>
            <w:r w:rsidRPr="00C24D1F">
              <w:rPr>
                <w:sz w:val="20"/>
                <w:szCs w:val="20"/>
              </w:rPr>
              <w:t>&gt;&gt;</w:t>
            </w:r>
          </w:p>
          <w:p w14:paraId="607E092D" w14:textId="77777777" w:rsidR="00AB10DA" w:rsidRPr="006D2E42" w:rsidRDefault="00AB10DA" w:rsidP="00335E47">
            <w:pPr>
              <w:keepNext/>
              <w:spacing w:after="0" w:line="240" w:lineRule="auto"/>
              <w:rPr>
                <w:rFonts w:asciiTheme="minorHAnsi" w:hAnsiTheme="minorHAnsi" w:cs="Arial"/>
                <w:sz w:val="20"/>
                <w:szCs w:val="20"/>
              </w:rPr>
            </w:pPr>
          </w:p>
          <w:p w14:paraId="607E092E" w14:textId="77777777" w:rsidR="00E76316" w:rsidRDefault="00E76316"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AB10DA" w:rsidRPr="006D2E42" w14:paraId="607E0932" w14:textId="77777777" w:rsidTr="00072AD8">
        <w:trPr>
          <w:trHeight w:hRule="exact" w:val="370"/>
          <w:tblHeader/>
        </w:trPr>
        <w:tc>
          <w:tcPr>
            <w:tcW w:w="558" w:type="dxa"/>
            <w:tcBorders>
              <w:top w:val="single" w:sz="4" w:space="0" w:color="000000"/>
            </w:tcBorders>
            <w:vAlign w:val="center"/>
          </w:tcPr>
          <w:p w14:paraId="607E0930" w14:textId="77777777" w:rsidR="00AB10DA" w:rsidRPr="006D2E42"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0440" w:type="dxa"/>
            <w:tcBorders>
              <w:top w:val="single" w:sz="4" w:space="0" w:color="000000"/>
            </w:tcBorders>
            <w:vAlign w:val="center"/>
          </w:tcPr>
          <w:p w14:paraId="607E0931" w14:textId="77777777" w:rsidR="00AB10DA" w:rsidRPr="006D2E42"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The water heating system must have </w:t>
            </w:r>
            <w:r w:rsidR="00E41D1D">
              <w:rPr>
                <w:rFonts w:asciiTheme="minorHAnsi" w:hAnsiTheme="minorHAnsi"/>
                <w:sz w:val="20"/>
                <w:szCs w:val="20"/>
              </w:rPr>
              <w:t xml:space="preserve">a means of communicating with the remote monitoring </w:t>
            </w:r>
            <w:proofErr w:type="gramStart"/>
            <w:r w:rsidR="00E41D1D">
              <w:rPr>
                <w:rFonts w:asciiTheme="minorHAnsi" w:hAnsiTheme="minorHAnsi"/>
                <w:sz w:val="20"/>
                <w:szCs w:val="20"/>
              </w:rPr>
              <w:t xml:space="preserve">facility </w:t>
            </w:r>
            <w:r>
              <w:rPr>
                <w:rFonts w:asciiTheme="minorHAnsi" w:hAnsiTheme="minorHAnsi"/>
                <w:sz w:val="20"/>
                <w:szCs w:val="20"/>
              </w:rPr>
              <w:t>.</w:t>
            </w:r>
            <w:proofErr w:type="gramEnd"/>
            <w:r w:rsidR="00B36001">
              <w:rPr>
                <w:rFonts w:asciiTheme="minorHAnsi" w:hAnsiTheme="minorHAnsi"/>
                <w:sz w:val="20"/>
                <w:szCs w:val="20"/>
              </w:rPr>
              <w:t xml:space="preserve"> (</w:t>
            </w:r>
            <w:r w:rsidR="00B36001" w:rsidRPr="00B36001">
              <w:rPr>
                <w:rFonts w:asciiTheme="minorHAnsi" w:hAnsiTheme="minorHAnsi"/>
                <w:sz w:val="20"/>
                <w:szCs w:val="20"/>
              </w:rPr>
              <w:t>RA4.4.1</w:t>
            </w:r>
            <w:r w:rsidR="00B36001">
              <w:rPr>
                <w:rFonts w:asciiTheme="minorHAnsi" w:hAnsiTheme="minorHAnsi"/>
                <w:sz w:val="20"/>
                <w:szCs w:val="20"/>
              </w:rPr>
              <w:t>2</w:t>
            </w:r>
            <w:r w:rsidR="00B36001" w:rsidRPr="00B36001">
              <w:rPr>
                <w:rFonts w:asciiTheme="minorHAnsi" w:hAnsiTheme="minorHAnsi"/>
                <w:sz w:val="20"/>
                <w:szCs w:val="20"/>
              </w:rPr>
              <w:t>)</w:t>
            </w:r>
          </w:p>
        </w:tc>
      </w:tr>
      <w:tr w:rsidR="00AB10DA" w14:paraId="607E0935" w14:textId="77777777" w:rsidTr="00524AB7">
        <w:trPr>
          <w:trHeight w:hRule="exact" w:val="515"/>
          <w:tblHeader/>
        </w:trPr>
        <w:tc>
          <w:tcPr>
            <w:tcW w:w="558" w:type="dxa"/>
            <w:vAlign w:val="center"/>
          </w:tcPr>
          <w:p w14:paraId="607E0933" w14:textId="77777777" w:rsidR="00AB10DA"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0440" w:type="dxa"/>
            <w:vAlign w:val="center"/>
          </w:tcPr>
          <w:p w14:paraId="607E0934" w14:textId="77777777" w:rsidR="00AB10DA"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m</w:t>
            </w:r>
            <w:r w:rsidR="00AB10DA">
              <w:rPr>
                <w:rFonts w:asciiTheme="minorHAnsi" w:hAnsiTheme="minorHAnsi"/>
                <w:sz w:val="20"/>
                <w:szCs w:val="20"/>
              </w:rPr>
              <w:t>onitoring system must record no less frequently than hourly measurement of key system operation parameters, including hot water supply and return temperatures, and status of gas valve relays</w:t>
            </w:r>
            <w:r>
              <w:rPr>
                <w:rFonts w:asciiTheme="minorHAnsi" w:hAnsiTheme="minorHAnsi"/>
                <w:sz w:val="20"/>
                <w:szCs w:val="20"/>
              </w:rPr>
              <w:t>.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AB10DA" w14:paraId="607E0938" w14:textId="77777777" w:rsidTr="00524AB7">
        <w:trPr>
          <w:trHeight w:hRule="exact" w:val="425"/>
          <w:tblHeader/>
        </w:trPr>
        <w:tc>
          <w:tcPr>
            <w:tcW w:w="558" w:type="dxa"/>
            <w:vAlign w:val="center"/>
          </w:tcPr>
          <w:p w14:paraId="607E0936" w14:textId="77777777" w:rsidR="00AB10DA"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0440" w:type="dxa"/>
            <w:vAlign w:val="center"/>
          </w:tcPr>
          <w:p w14:paraId="607E0937" w14:textId="5ABDC10E" w:rsidR="00AB10DA"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A c</w:t>
            </w:r>
            <w:r w:rsidR="00AB10DA">
              <w:rPr>
                <w:rFonts w:asciiTheme="minorHAnsi" w:hAnsiTheme="minorHAnsi"/>
                <w:sz w:val="20"/>
                <w:szCs w:val="20"/>
              </w:rPr>
              <w:t>urrent contract must be available that demonstrate</w:t>
            </w:r>
            <w:r w:rsidR="00241C88">
              <w:rPr>
                <w:rFonts w:asciiTheme="minorHAnsi" w:hAnsiTheme="minorHAnsi"/>
                <w:sz w:val="20"/>
                <w:szCs w:val="20"/>
              </w:rPr>
              <w:t>s</w:t>
            </w:r>
            <w:r w:rsidR="00AB10DA">
              <w:rPr>
                <w:rFonts w:asciiTheme="minorHAnsi" w:hAnsiTheme="minorHAnsi"/>
                <w:sz w:val="20"/>
                <w:szCs w:val="20"/>
              </w:rPr>
              <w:t xml:space="preserve"> the system will be monitored.</w:t>
            </w:r>
            <w:r>
              <w:rPr>
                <w:rFonts w:asciiTheme="minorHAnsi" w:hAnsiTheme="minorHAnsi"/>
                <w:sz w:val="20"/>
                <w:szCs w:val="20"/>
              </w:rPr>
              <w:t xml:space="preserve">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93694E" w:rsidRPr="0093694E" w14:paraId="607E093A" w14:textId="77777777" w:rsidTr="00B36001">
        <w:trPr>
          <w:trHeight w:hRule="exact" w:val="262"/>
        </w:trPr>
        <w:tc>
          <w:tcPr>
            <w:tcW w:w="10998" w:type="dxa"/>
            <w:gridSpan w:val="2"/>
            <w:tcBorders>
              <w:top w:val="single" w:sz="4" w:space="0" w:color="000000"/>
              <w:left w:val="single" w:sz="4" w:space="0" w:color="000000"/>
              <w:bottom w:val="single" w:sz="4" w:space="0" w:color="000000"/>
              <w:right w:val="single" w:sz="4" w:space="0" w:color="000000"/>
            </w:tcBorders>
          </w:tcPr>
          <w:p w14:paraId="607E0939" w14:textId="77777777" w:rsidR="00A80404" w:rsidRDefault="0093694E">
            <w:pPr>
              <w:keepNext/>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07E093B" w14:textId="77777777" w:rsidR="00E76316" w:rsidRDefault="00E76316" w:rsidP="00E76316">
      <w:pPr>
        <w:tabs>
          <w:tab w:val="left" w:pos="-720"/>
        </w:tabs>
        <w:suppressAutoHyphens/>
        <w:spacing w:after="0" w:line="240" w:lineRule="auto"/>
        <w:ind w:left="446"/>
        <w:rPr>
          <w:rFonts w:asciiTheme="minorHAnsi" w:hAnsiTheme="minorHAnsi"/>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13853"/>
      </w:tblGrid>
      <w:tr w:rsidR="00E76316" w:rsidRPr="006D2E42" w14:paraId="607E093F" w14:textId="77777777" w:rsidTr="00B36001">
        <w:trPr>
          <w:trHeight w:hRule="exact" w:val="829"/>
          <w:tblHeader/>
        </w:trPr>
        <w:tc>
          <w:tcPr>
            <w:tcW w:w="10998" w:type="dxa"/>
            <w:gridSpan w:val="2"/>
            <w:tcBorders>
              <w:bottom w:val="single" w:sz="4" w:space="0" w:color="000000"/>
            </w:tcBorders>
            <w:vAlign w:val="center"/>
          </w:tcPr>
          <w:p w14:paraId="607E093C" w14:textId="77777777" w:rsidR="00076238" w:rsidRDefault="00446446" w:rsidP="00076238">
            <w:pPr>
              <w:keepNext/>
              <w:spacing w:after="0" w:line="240" w:lineRule="auto"/>
              <w:rPr>
                <w:rFonts w:asciiTheme="minorHAnsi" w:hAnsiTheme="minorHAnsi" w:cs="Arial"/>
                <w:sz w:val="20"/>
                <w:szCs w:val="20"/>
              </w:rPr>
            </w:pPr>
            <w:r>
              <w:rPr>
                <w:rFonts w:asciiTheme="minorHAnsi" w:hAnsiTheme="minorHAnsi"/>
                <w:b/>
                <w:sz w:val="20"/>
                <w:szCs w:val="20"/>
              </w:rPr>
              <w:lastRenderedPageBreak/>
              <w:t>G</w:t>
            </w:r>
            <w:r w:rsidR="00E76316" w:rsidRPr="006D2E42">
              <w:rPr>
                <w:rFonts w:asciiTheme="minorHAnsi" w:hAnsiTheme="minorHAnsi"/>
                <w:b/>
                <w:sz w:val="20"/>
                <w:szCs w:val="20"/>
              </w:rPr>
              <w:t xml:space="preserve">. </w:t>
            </w:r>
            <w:r w:rsidR="00E76316" w:rsidRPr="00E215C5">
              <w:rPr>
                <w:rFonts w:asciiTheme="minorHAnsi" w:hAnsiTheme="minorHAnsi"/>
                <w:b/>
                <w:sz w:val="20"/>
                <w:szCs w:val="20"/>
              </w:rPr>
              <w:t>Multiple Dwelling Units – Demand Recirculation</w:t>
            </w:r>
            <w:r w:rsidR="003174C1" w:rsidRPr="003174C1">
              <w:rPr>
                <w:rFonts w:asciiTheme="minorHAnsi" w:hAnsiTheme="minorHAnsi"/>
                <w:b/>
                <w:sz w:val="20"/>
                <w:szCs w:val="20"/>
              </w:rPr>
              <w:t xml:space="preserve"> Requirements</w:t>
            </w:r>
          </w:p>
          <w:p w14:paraId="607E093D" w14:textId="3CA41B9D" w:rsidR="00A80404" w:rsidRDefault="00D5274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84D0A">
              <w:rPr>
                <w:rFonts w:asciiTheme="minorHAnsi" w:hAnsiTheme="minorHAnsi"/>
                <w:sz w:val="20"/>
                <w:szCs w:val="20"/>
              </w:rPr>
              <w:t>Systems that utilize this distribution type shall comply with these requirements</w:t>
            </w:r>
            <w:r w:rsidR="00241C88">
              <w:rPr>
                <w:rFonts w:asciiTheme="minorHAnsi" w:hAnsiTheme="minorHAnsi"/>
                <w:sz w:val="20"/>
                <w:szCs w:val="20"/>
              </w:rPr>
              <w:t>.</w:t>
            </w:r>
          </w:p>
          <w:p w14:paraId="607E093E" w14:textId="2D376415" w:rsidR="00A80404" w:rsidRDefault="00AB10DA" w:rsidP="004F7BAF">
            <w:pPr>
              <w:keepNext/>
              <w:suppressAutoHyphens/>
              <w:spacing w:after="0" w:line="240" w:lineRule="auto"/>
              <w:ind w:left="-90"/>
              <w:rPr>
                <w:rFonts w:asciiTheme="minorHAnsi" w:hAnsiTheme="minorHAnsi"/>
                <w:b/>
                <w:sz w:val="20"/>
                <w:szCs w:val="20"/>
              </w:rPr>
            </w:pPr>
            <w:r w:rsidRPr="00E41D1D">
              <w:rPr>
                <w:rFonts w:asciiTheme="minorHAnsi" w:hAnsiTheme="minorHAnsi" w:cs="Arial"/>
                <w:sz w:val="20"/>
                <w:szCs w:val="20"/>
              </w:rPr>
              <w:t xml:space="preserve">&lt;&lt;If </w:t>
            </w:r>
            <w:r w:rsidR="006D6971">
              <w:rPr>
                <w:rFonts w:asciiTheme="minorHAnsi" w:hAnsiTheme="minorHAnsi" w:cs="Arial"/>
                <w:sz w:val="20"/>
                <w:szCs w:val="20"/>
              </w:rPr>
              <w:t xml:space="preserve">there are no systems in </w:t>
            </w:r>
            <w:r w:rsidR="00EB67CC">
              <w:rPr>
                <w:rFonts w:asciiTheme="minorHAnsi" w:hAnsiTheme="minorHAnsi" w:cs="Arial"/>
                <w:sz w:val="20"/>
                <w:szCs w:val="20"/>
              </w:rPr>
              <w:t xml:space="preserve">column </w:t>
            </w:r>
            <w:r w:rsidR="003E30BA">
              <w:rPr>
                <w:rFonts w:asciiTheme="minorHAnsi" w:hAnsiTheme="minorHAnsi" w:cs="Arial"/>
                <w:sz w:val="20"/>
                <w:szCs w:val="20"/>
              </w:rPr>
              <w:t>A13</w:t>
            </w:r>
            <w:r w:rsidR="006D6971">
              <w:rPr>
                <w:rFonts w:asciiTheme="minorHAnsi" w:hAnsiTheme="minorHAnsi" w:cs="Arial"/>
                <w:sz w:val="20"/>
                <w:szCs w:val="20"/>
              </w:rPr>
              <w:t xml:space="preserve"> that have a value=</w:t>
            </w:r>
            <w:r w:rsidR="003E30BA">
              <w:rPr>
                <w:rFonts w:asciiTheme="minorHAnsi" w:hAnsiTheme="minorHAnsi" w:cs="Arial"/>
                <w:sz w:val="20"/>
                <w:szCs w:val="20"/>
              </w:rPr>
              <w:t>“</w:t>
            </w:r>
            <w:r w:rsidR="004F7BAF">
              <w:rPr>
                <w:rFonts w:asciiTheme="minorHAnsi" w:hAnsiTheme="minorHAnsi"/>
                <w:sz w:val="20"/>
                <w:szCs w:val="20"/>
              </w:rPr>
              <w:t>Multi-family: Recirculating demand control</w:t>
            </w:r>
            <w:r w:rsidR="003E30BA">
              <w:rPr>
                <w:rFonts w:asciiTheme="minorHAnsi" w:hAnsiTheme="minorHAnsi"/>
                <w:sz w:val="20"/>
                <w:szCs w:val="20"/>
              </w:rPr>
              <w:t>”</w:t>
            </w:r>
            <w:r w:rsidRPr="00E41D1D">
              <w:rPr>
                <w:rFonts w:asciiTheme="minorHAnsi" w:hAnsiTheme="minorHAnsi" w:cs="Arial"/>
                <w:sz w:val="20"/>
                <w:szCs w:val="20"/>
              </w:rPr>
              <w:t xml:space="preserve">, </w:t>
            </w:r>
            <w:r w:rsidRPr="00E41D1D">
              <w:rPr>
                <w:sz w:val="20"/>
                <w:szCs w:val="20"/>
              </w:rPr>
              <w:t>then display the "section does not apply" message</w:t>
            </w:r>
            <w:r w:rsidR="003E30BA">
              <w:rPr>
                <w:sz w:val="20"/>
                <w:szCs w:val="20"/>
              </w:rPr>
              <w:t>; else display this entire table</w:t>
            </w:r>
            <w:r w:rsidR="003E30BA" w:rsidRPr="00E41D1D">
              <w:rPr>
                <w:sz w:val="20"/>
                <w:szCs w:val="20"/>
              </w:rPr>
              <w:t xml:space="preserve"> </w:t>
            </w:r>
            <w:r w:rsidRPr="00E41D1D">
              <w:rPr>
                <w:sz w:val="20"/>
                <w:szCs w:val="20"/>
              </w:rPr>
              <w:t>&gt;&gt;</w:t>
            </w:r>
          </w:p>
        </w:tc>
      </w:tr>
      <w:tr w:rsidR="00AB10DA" w:rsidRPr="006D2E42" w14:paraId="607E0942" w14:textId="77777777" w:rsidTr="00072AD8">
        <w:trPr>
          <w:trHeight w:hRule="exact" w:val="676"/>
          <w:tblHeader/>
        </w:trPr>
        <w:tc>
          <w:tcPr>
            <w:tcW w:w="558" w:type="dxa"/>
            <w:tcBorders>
              <w:top w:val="single" w:sz="4" w:space="0" w:color="000000"/>
            </w:tcBorders>
            <w:vAlign w:val="center"/>
          </w:tcPr>
          <w:p w14:paraId="607E0940" w14:textId="77777777" w:rsidR="00AB10DA" w:rsidRPr="006D2E42"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0440" w:type="dxa"/>
            <w:tcBorders>
              <w:top w:val="single" w:sz="4" w:space="0" w:color="000000"/>
            </w:tcBorders>
            <w:vAlign w:val="center"/>
          </w:tcPr>
          <w:p w14:paraId="607E0941" w14:textId="77777777" w:rsidR="00AB10DA" w:rsidRPr="006D2E42"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00E41D1D" w:rsidRPr="000C1AEF">
              <w:rPr>
                <w:rFonts w:asciiTheme="minorHAnsi" w:hAnsiTheme="minorHAnsi"/>
                <w:sz w:val="20"/>
                <w:szCs w:val="20"/>
              </w:rPr>
              <w:t>he system operate</w:t>
            </w:r>
            <w:r>
              <w:rPr>
                <w:rFonts w:asciiTheme="minorHAnsi" w:hAnsiTheme="minorHAnsi"/>
                <w:sz w:val="20"/>
                <w:szCs w:val="20"/>
              </w:rPr>
              <w:t>s</w:t>
            </w:r>
            <w:r w:rsidR="00E41D1D" w:rsidRPr="000C1AEF">
              <w:rPr>
                <w:rFonts w:asciiTheme="minorHAnsi" w:hAnsiTheme="minorHAnsi"/>
                <w:sz w:val="20"/>
                <w:szCs w:val="20"/>
              </w:rPr>
              <w:t xml:space="preserve"> “on-demand”, meaning that </w:t>
            </w:r>
            <w:r w:rsidR="00E41D1D">
              <w:rPr>
                <w:rFonts w:asciiTheme="minorHAnsi" w:hAnsiTheme="minorHAnsi"/>
                <w:sz w:val="20"/>
                <w:szCs w:val="20"/>
              </w:rPr>
              <w:t xml:space="preserve">the pump begins to operate </w:t>
            </w:r>
            <w:r>
              <w:rPr>
                <w:rFonts w:asciiTheme="minorHAnsi" w:hAnsiTheme="minorHAnsi"/>
                <w:sz w:val="20"/>
                <w:szCs w:val="20"/>
              </w:rPr>
              <w:t xml:space="preserve">shortly before or </w:t>
            </w:r>
            <w:r w:rsidR="00E41D1D">
              <w:rPr>
                <w:rFonts w:asciiTheme="minorHAnsi" w:hAnsiTheme="minorHAnsi"/>
                <w:sz w:val="20"/>
                <w:szCs w:val="20"/>
              </w:rPr>
              <w:t xml:space="preserve">immediately after </w:t>
            </w:r>
            <w:r w:rsidR="00E41D1D" w:rsidRPr="000C1AEF">
              <w:rPr>
                <w:rFonts w:asciiTheme="minorHAnsi" w:hAnsiTheme="minorHAnsi"/>
                <w:sz w:val="20"/>
                <w:szCs w:val="20"/>
              </w:rPr>
              <w:t>hot water draw</w:t>
            </w:r>
            <w:r w:rsidR="00E41D1D">
              <w:rPr>
                <w:rFonts w:asciiTheme="minorHAnsi" w:hAnsiTheme="minorHAnsi"/>
                <w:sz w:val="20"/>
                <w:szCs w:val="20"/>
              </w:rPr>
              <w:t xml:space="preserve"> begins, and stops when the return water temperature reaches a certain threshold value.</w:t>
            </w:r>
            <w:r>
              <w:rPr>
                <w:rFonts w:asciiTheme="minorHAnsi" w:hAnsiTheme="minorHAnsi"/>
                <w:sz w:val="20"/>
                <w:szCs w:val="20"/>
              </w:rPr>
              <w:t xml:space="preserv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B36001" w:rsidRPr="000C1AEF" w14:paraId="607E0947" w14:textId="77777777" w:rsidTr="00072AD8">
        <w:trPr>
          <w:trHeight w:hRule="exact" w:val="1171"/>
          <w:tblHeader/>
        </w:trPr>
        <w:tc>
          <w:tcPr>
            <w:tcW w:w="558" w:type="dxa"/>
            <w:vAlign w:val="center"/>
          </w:tcPr>
          <w:p w14:paraId="607E0943" w14:textId="77777777" w:rsidR="00B36001"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0440" w:type="dxa"/>
            <w:vAlign w:val="center"/>
          </w:tcPr>
          <w:p w14:paraId="607E0944" w14:textId="77777777" w:rsidR="00B36001"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w:t>
            </w:r>
            <w:r w:rsidR="00524AB7">
              <w:rPr>
                <w:sz w:val="20"/>
                <w:szCs w:val="20"/>
              </w:rPr>
              <w:t xml:space="preserve"> </w:t>
            </w:r>
            <w:r w:rsidR="00524AB7">
              <w:rPr>
                <w:rFonts w:asciiTheme="minorHAnsi" w:hAnsiTheme="minorHAnsi"/>
                <w:sz w:val="20"/>
                <w:szCs w:val="20"/>
              </w:rPr>
              <w:t>(</w:t>
            </w:r>
            <w:r w:rsidR="00524AB7" w:rsidRPr="00B36001">
              <w:rPr>
                <w:rFonts w:asciiTheme="minorHAnsi" w:hAnsiTheme="minorHAnsi"/>
                <w:sz w:val="20"/>
                <w:szCs w:val="20"/>
              </w:rPr>
              <w:t>RA4.4.1</w:t>
            </w:r>
            <w:r w:rsidR="00524AB7">
              <w:rPr>
                <w:rFonts w:asciiTheme="minorHAnsi" w:hAnsiTheme="minorHAnsi"/>
                <w:sz w:val="20"/>
                <w:szCs w:val="20"/>
              </w:rPr>
              <w:t>3</w:t>
            </w:r>
            <w:r w:rsidR="00524AB7" w:rsidRPr="00B36001">
              <w:rPr>
                <w:rFonts w:asciiTheme="minorHAnsi" w:hAnsiTheme="minorHAnsi"/>
                <w:sz w:val="20"/>
                <w:szCs w:val="20"/>
              </w:rPr>
              <w:t>)</w:t>
            </w:r>
          </w:p>
          <w:p w14:paraId="607E0945" w14:textId="0C7AEB44" w:rsidR="00B36001" w:rsidRPr="00B36001" w:rsidRDefault="00B36001" w:rsidP="00335E47">
            <w:pPr>
              <w:pStyle w:val="ListParagraph"/>
              <w:keepNext/>
              <w:numPr>
                <w:ilvl w:val="0"/>
                <w:numId w:val="2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241C88">
              <w:rPr>
                <w:rFonts w:asciiTheme="minorHAnsi" w:hAnsiTheme="minorHAnsi"/>
                <w:sz w:val="20"/>
                <w:szCs w:val="20"/>
              </w:rPr>
              <w:t>°</w:t>
            </w:r>
            <w:r w:rsidR="00335E47">
              <w:rPr>
                <w:rFonts w:asciiTheme="minorHAnsi" w:hAnsiTheme="minorHAnsi"/>
                <w:sz w:val="20"/>
                <w:szCs w:val="20"/>
              </w:rPr>
              <w:t>F</w:t>
            </w:r>
            <w:r w:rsidR="00335E47" w:rsidRPr="00B36001" w:rsidDel="00335E47">
              <w:rPr>
                <w:sz w:val="20"/>
                <w:szCs w:val="20"/>
              </w:rPr>
              <w:t xml:space="preserve"> </w:t>
            </w:r>
            <w:r w:rsidRPr="00B36001">
              <w:rPr>
                <w:sz w:val="20"/>
                <w:szCs w:val="20"/>
              </w:rPr>
              <w:t>( 5.6</w:t>
            </w:r>
            <w:r w:rsidR="004F66DC">
              <w:rPr>
                <w:sz w:val="20"/>
                <w:szCs w:val="20"/>
              </w:rPr>
              <w:t>°</w:t>
            </w:r>
            <w:r w:rsidR="00335E47">
              <w:rPr>
                <w:rFonts w:asciiTheme="minorHAnsi" w:hAnsiTheme="minorHAnsi"/>
                <w:sz w:val="20"/>
                <w:szCs w:val="20"/>
              </w:rPr>
              <w:t>C</w:t>
            </w:r>
            <w:r w:rsidRPr="00B36001">
              <w:rPr>
                <w:sz w:val="20"/>
                <w:szCs w:val="20"/>
              </w:rPr>
              <w:t>) above the initial temperature of the water in the pipe</w:t>
            </w:r>
          </w:p>
          <w:p w14:paraId="607E0946" w14:textId="38D1AF55" w:rsidR="00B36001" w:rsidRPr="000C1AEF" w:rsidRDefault="00B36001" w:rsidP="004F66DC">
            <w:pPr>
              <w:pStyle w:val="ListParagraph"/>
              <w:keepNext/>
              <w:numPr>
                <w:ilvl w:val="0"/>
                <w:numId w:val="2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102</w:t>
            </w:r>
            <w:r w:rsidR="004F66DC">
              <w:rPr>
                <w:sz w:val="20"/>
                <w:szCs w:val="20"/>
              </w:rPr>
              <w:t>°</w:t>
            </w:r>
            <w:r w:rsidR="00335E47">
              <w:rPr>
                <w:rFonts w:asciiTheme="minorHAnsi" w:hAnsiTheme="minorHAnsi"/>
                <w:sz w:val="20"/>
                <w:szCs w:val="20"/>
              </w:rPr>
              <w:t>F</w:t>
            </w:r>
            <w:r w:rsidRPr="00B36001">
              <w:rPr>
                <w:sz w:val="20"/>
                <w:szCs w:val="20"/>
              </w:rPr>
              <w:t xml:space="preserve"> (38.9</w:t>
            </w:r>
            <w:r w:rsidR="004F66DC">
              <w:rPr>
                <w:sz w:val="20"/>
                <w:szCs w:val="20"/>
              </w:rPr>
              <w:t>°</w:t>
            </w:r>
            <w:r w:rsidR="00335E47">
              <w:rPr>
                <w:rFonts w:asciiTheme="minorHAnsi" w:hAnsiTheme="minorHAnsi"/>
                <w:sz w:val="20"/>
                <w:szCs w:val="20"/>
              </w:rPr>
              <w:t>C</w:t>
            </w:r>
            <w:r w:rsidRPr="00B36001">
              <w:rPr>
                <w:sz w:val="20"/>
                <w:szCs w:val="20"/>
              </w:rPr>
              <w:t>).</w:t>
            </w:r>
          </w:p>
        </w:tc>
      </w:tr>
      <w:tr w:rsidR="00B36001" w:rsidRPr="000C1AEF" w14:paraId="607E094A" w14:textId="77777777" w:rsidTr="00072AD8">
        <w:trPr>
          <w:trHeight w:hRule="exact" w:val="631"/>
          <w:tblHeader/>
        </w:trPr>
        <w:tc>
          <w:tcPr>
            <w:tcW w:w="558" w:type="dxa"/>
            <w:vAlign w:val="center"/>
          </w:tcPr>
          <w:p w14:paraId="607E0948" w14:textId="77777777" w:rsidR="00B36001"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0440" w:type="dxa"/>
            <w:vAlign w:val="center"/>
          </w:tcPr>
          <w:p w14:paraId="607E0949" w14:textId="77777777" w:rsidR="00B36001" w:rsidRPr="00B36001"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sidR="00524AB7">
              <w:rPr>
                <w:sz w:val="20"/>
                <w:szCs w:val="20"/>
              </w:rPr>
              <w:t xml:space="preserve"> </w:t>
            </w:r>
            <w:r w:rsidR="00524AB7">
              <w:rPr>
                <w:rFonts w:asciiTheme="minorHAnsi" w:hAnsiTheme="minorHAnsi"/>
                <w:sz w:val="20"/>
                <w:szCs w:val="20"/>
              </w:rPr>
              <w:t>(</w:t>
            </w:r>
            <w:r w:rsidR="00524AB7" w:rsidRPr="00B36001">
              <w:rPr>
                <w:rFonts w:asciiTheme="minorHAnsi" w:hAnsiTheme="minorHAnsi"/>
                <w:sz w:val="20"/>
                <w:szCs w:val="20"/>
              </w:rPr>
              <w:t>RA4.4.1</w:t>
            </w:r>
            <w:r w:rsidR="00524AB7">
              <w:rPr>
                <w:rFonts w:asciiTheme="minorHAnsi" w:hAnsiTheme="minorHAnsi"/>
                <w:sz w:val="20"/>
                <w:szCs w:val="20"/>
              </w:rPr>
              <w:t>3</w:t>
            </w:r>
            <w:r w:rsidR="00524AB7" w:rsidRPr="00B36001">
              <w:rPr>
                <w:rFonts w:asciiTheme="minorHAnsi" w:hAnsiTheme="minorHAnsi"/>
                <w:sz w:val="20"/>
                <w:szCs w:val="20"/>
              </w:rPr>
              <w:t>)</w:t>
            </w:r>
          </w:p>
        </w:tc>
      </w:tr>
      <w:tr w:rsidR="00B36001" w:rsidRPr="000C1AEF" w14:paraId="607E0950" w14:textId="77777777" w:rsidTr="00072AD8">
        <w:trPr>
          <w:trHeight w:hRule="exact" w:val="1882"/>
          <w:tblHeader/>
        </w:trPr>
        <w:tc>
          <w:tcPr>
            <w:tcW w:w="558" w:type="dxa"/>
            <w:vAlign w:val="center"/>
          </w:tcPr>
          <w:p w14:paraId="607E094B" w14:textId="77777777" w:rsidR="00B36001"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0440" w:type="dxa"/>
            <w:vAlign w:val="center"/>
          </w:tcPr>
          <w:p w14:paraId="607E094C" w14:textId="77777777" w:rsidR="00B36001" w:rsidRPr="00B36001"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sidR="00524AB7">
              <w:rPr>
                <w:sz w:val="20"/>
                <w:szCs w:val="20"/>
              </w:rPr>
              <w:t xml:space="preserve"> </w:t>
            </w:r>
            <w:r w:rsidR="00524AB7">
              <w:rPr>
                <w:rFonts w:asciiTheme="minorHAnsi" w:hAnsiTheme="minorHAnsi"/>
                <w:sz w:val="20"/>
                <w:szCs w:val="20"/>
              </w:rPr>
              <w:t>(</w:t>
            </w:r>
            <w:r w:rsidR="00524AB7" w:rsidRPr="00B36001">
              <w:rPr>
                <w:rFonts w:asciiTheme="minorHAnsi" w:hAnsiTheme="minorHAnsi"/>
                <w:sz w:val="20"/>
                <w:szCs w:val="20"/>
              </w:rPr>
              <w:t>RA4.4.1</w:t>
            </w:r>
            <w:r w:rsidR="00524AB7">
              <w:rPr>
                <w:rFonts w:asciiTheme="minorHAnsi" w:hAnsiTheme="minorHAnsi"/>
                <w:sz w:val="20"/>
                <w:szCs w:val="20"/>
              </w:rPr>
              <w:t>3</w:t>
            </w:r>
            <w:r w:rsidR="00524AB7" w:rsidRPr="00B36001">
              <w:rPr>
                <w:rFonts w:asciiTheme="minorHAnsi" w:hAnsiTheme="minorHAnsi"/>
                <w:sz w:val="20"/>
                <w:szCs w:val="20"/>
              </w:rPr>
              <w:t>)</w:t>
            </w:r>
          </w:p>
          <w:p w14:paraId="607E094D" w14:textId="77777777" w:rsidR="00B36001" w:rsidRPr="00B36001" w:rsidRDefault="00B36001" w:rsidP="00335E47">
            <w:pPr>
              <w:pStyle w:val="ListParagraph"/>
              <w:keepNext/>
              <w:numPr>
                <w:ilvl w:val="0"/>
                <w:numId w:val="2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607E094E" w14:textId="77777777" w:rsidR="00B36001" w:rsidRPr="00B36001" w:rsidRDefault="00B36001" w:rsidP="00335E47">
            <w:pPr>
              <w:pStyle w:val="ListParagraph"/>
              <w:keepNext/>
              <w:numPr>
                <w:ilvl w:val="0"/>
                <w:numId w:val="2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607E094F" w14:textId="77777777" w:rsidR="00B36001" w:rsidRPr="00B36001" w:rsidRDefault="00B36001" w:rsidP="00335E47">
            <w:pPr>
              <w:pStyle w:val="ListParagraph"/>
              <w:keepNext/>
              <w:numPr>
                <w:ilvl w:val="0"/>
                <w:numId w:val="2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When the cold water line is used as the return, the pump, demand controls and </w:t>
            </w:r>
            <w:proofErr w:type="spellStart"/>
            <w:r w:rsidRPr="00B36001">
              <w:rPr>
                <w:sz w:val="20"/>
                <w:szCs w:val="20"/>
              </w:rPr>
              <w:t>thermosensor</w:t>
            </w:r>
            <w:proofErr w:type="spellEnd"/>
            <w:r w:rsidRPr="00B36001">
              <w:rPr>
                <w:sz w:val="20"/>
                <w:szCs w:val="20"/>
              </w:rPr>
              <w:t xml:space="preserve"> shall be installed in an accessible location at the end of supply portion of the hot water distribution line (typically under a sink).</w:t>
            </w:r>
          </w:p>
        </w:tc>
      </w:tr>
      <w:tr w:rsidR="00B36001" w:rsidRPr="000C1AEF" w14:paraId="607E0953" w14:textId="77777777" w:rsidTr="00072AD8">
        <w:trPr>
          <w:trHeight w:hRule="exact" w:val="370"/>
          <w:tblHeader/>
        </w:trPr>
        <w:tc>
          <w:tcPr>
            <w:tcW w:w="558" w:type="dxa"/>
            <w:vAlign w:val="center"/>
          </w:tcPr>
          <w:p w14:paraId="607E0951" w14:textId="77777777" w:rsidR="00B36001"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0440" w:type="dxa"/>
            <w:vAlign w:val="center"/>
          </w:tcPr>
          <w:p w14:paraId="607E0952" w14:textId="77777777" w:rsidR="00B36001" w:rsidRPr="00B36001"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sidR="00524AB7">
              <w:rPr>
                <w:sz w:val="20"/>
                <w:szCs w:val="20"/>
              </w:rPr>
              <w:t xml:space="preserve"> </w:t>
            </w:r>
            <w:r w:rsidR="00524AB7">
              <w:rPr>
                <w:rFonts w:asciiTheme="minorHAnsi" w:hAnsiTheme="minorHAnsi"/>
                <w:sz w:val="20"/>
                <w:szCs w:val="20"/>
              </w:rPr>
              <w:t>(</w:t>
            </w:r>
            <w:r w:rsidR="00524AB7" w:rsidRPr="00B36001">
              <w:rPr>
                <w:rFonts w:asciiTheme="minorHAnsi" w:hAnsiTheme="minorHAnsi"/>
                <w:sz w:val="20"/>
                <w:szCs w:val="20"/>
              </w:rPr>
              <w:t>RA4.4.1</w:t>
            </w:r>
            <w:r w:rsidR="00524AB7">
              <w:rPr>
                <w:rFonts w:asciiTheme="minorHAnsi" w:hAnsiTheme="minorHAnsi"/>
                <w:sz w:val="20"/>
                <w:szCs w:val="20"/>
              </w:rPr>
              <w:t>3</w:t>
            </w:r>
            <w:r w:rsidR="00524AB7" w:rsidRPr="00B36001">
              <w:rPr>
                <w:rFonts w:asciiTheme="minorHAnsi" w:hAnsiTheme="minorHAnsi"/>
                <w:sz w:val="20"/>
                <w:szCs w:val="20"/>
              </w:rPr>
              <w:t>)</w:t>
            </w:r>
          </w:p>
        </w:tc>
      </w:tr>
      <w:tr w:rsidR="00B36001" w:rsidRPr="000C1AEF" w14:paraId="607E0956" w14:textId="77777777" w:rsidTr="00072AD8">
        <w:trPr>
          <w:trHeight w:hRule="exact" w:val="631"/>
          <w:tblHeader/>
        </w:trPr>
        <w:tc>
          <w:tcPr>
            <w:tcW w:w="558" w:type="dxa"/>
            <w:vAlign w:val="center"/>
          </w:tcPr>
          <w:p w14:paraId="607E0954" w14:textId="77777777" w:rsidR="00B36001"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0440" w:type="dxa"/>
            <w:vAlign w:val="center"/>
          </w:tcPr>
          <w:p w14:paraId="607E0955" w14:textId="77777777" w:rsidR="00B36001"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Manual or sensor controls shall be installed and, if powered, </w:t>
            </w:r>
            <w:r w:rsidR="004465ED">
              <w:rPr>
                <w:sz w:val="20"/>
                <w:szCs w:val="20"/>
              </w:rPr>
              <w:t xml:space="preserve">each control </w:t>
            </w:r>
            <w:r w:rsidR="004465ED" w:rsidRPr="00B36001">
              <w:rPr>
                <w:sz w:val="20"/>
                <w:szCs w:val="20"/>
              </w:rPr>
              <w:t>has</w:t>
            </w:r>
            <w:r w:rsidRPr="00B36001">
              <w:rPr>
                <w:sz w:val="20"/>
                <w:szCs w:val="20"/>
              </w:rPr>
              <w:t xml:space="preser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sidR="00524AB7">
              <w:rPr>
                <w:sz w:val="20"/>
                <w:szCs w:val="20"/>
              </w:rPr>
              <w:t xml:space="preserve"> </w:t>
            </w:r>
            <w:r w:rsidR="00524AB7">
              <w:rPr>
                <w:rFonts w:asciiTheme="minorHAnsi" w:hAnsiTheme="minorHAnsi"/>
                <w:sz w:val="20"/>
                <w:szCs w:val="20"/>
              </w:rPr>
              <w:t>(</w:t>
            </w:r>
            <w:r w:rsidR="00524AB7" w:rsidRPr="00B36001">
              <w:rPr>
                <w:rFonts w:asciiTheme="minorHAnsi" w:hAnsiTheme="minorHAnsi"/>
                <w:sz w:val="20"/>
                <w:szCs w:val="20"/>
              </w:rPr>
              <w:t>RA4.4.1</w:t>
            </w:r>
            <w:r w:rsidR="00524AB7">
              <w:rPr>
                <w:rFonts w:asciiTheme="minorHAnsi" w:hAnsiTheme="minorHAnsi"/>
                <w:sz w:val="20"/>
                <w:szCs w:val="20"/>
              </w:rPr>
              <w:t>3</w:t>
            </w:r>
            <w:r w:rsidR="00524AB7" w:rsidRPr="00B36001">
              <w:rPr>
                <w:rFonts w:asciiTheme="minorHAnsi" w:hAnsiTheme="minorHAnsi"/>
                <w:sz w:val="20"/>
                <w:szCs w:val="20"/>
              </w:rPr>
              <w:t>)</w:t>
            </w:r>
          </w:p>
        </w:tc>
      </w:tr>
      <w:tr w:rsidR="00B36001" w:rsidRPr="0093694E" w14:paraId="607E0958" w14:textId="77777777" w:rsidTr="00B36001">
        <w:trPr>
          <w:trHeight w:hRule="exact" w:val="262"/>
        </w:trPr>
        <w:tc>
          <w:tcPr>
            <w:tcW w:w="10998" w:type="dxa"/>
            <w:gridSpan w:val="2"/>
            <w:tcBorders>
              <w:top w:val="single" w:sz="4" w:space="0" w:color="000000"/>
              <w:left w:val="single" w:sz="4" w:space="0" w:color="000000"/>
              <w:bottom w:val="single" w:sz="4" w:space="0" w:color="000000"/>
              <w:right w:val="single" w:sz="4" w:space="0" w:color="000000"/>
            </w:tcBorders>
          </w:tcPr>
          <w:p w14:paraId="607E0957" w14:textId="77777777" w:rsidR="00A80404" w:rsidRDefault="00B36001">
            <w:pPr>
              <w:keepNext/>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07E0959" w14:textId="77777777" w:rsidR="00A80404" w:rsidRDefault="00A80404">
      <w:pPr>
        <w:spacing w:after="0"/>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8"/>
        <w:gridCol w:w="13735"/>
      </w:tblGrid>
      <w:tr w:rsidR="00E76316" w:rsidRPr="006D2E42" w14:paraId="607E095D" w14:textId="77777777" w:rsidTr="00072AD8">
        <w:trPr>
          <w:trHeight w:hRule="exact" w:val="1036"/>
        </w:trPr>
        <w:tc>
          <w:tcPr>
            <w:tcW w:w="10998" w:type="dxa"/>
            <w:gridSpan w:val="2"/>
            <w:tcBorders>
              <w:bottom w:val="single" w:sz="4" w:space="0" w:color="000000"/>
            </w:tcBorders>
            <w:vAlign w:val="center"/>
          </w:tcPr>
          <w:p w14:paraId="607E095A" w14:textId="77777777" w:rsidR="00E76316" w:rsidRDefault="00446446" w:rsidP="00AB10DA">
            <w:pPr>
              <w:spacing w:after="0" w:line="240" w:lineRule="auto"/>
              <w:rPr>
                <w:rFonts w:asciiTheme="minorHAnsi" w:hAnsiTheme="minorHAnsi"/>
                <w:b/>
                <w:sz w:val="20"/>
                <w:szCs w:val="20"/>
              </w:rPr>
            </w:pPr>
            <w:r>
              <w:rPr>
                <w:rFonts w:asciiTheme="minorHAnsi" w:hAnsiTheme="minorHAnsi"/>
                <w:b/>
                <w:sz w:val="20"/>
                <w:szCs w:val="20"/>
              </w:rPr>
              <w:t>H</w:t>
            </w:r>
            <w:r w:rsidR="00E76316" w:rsidRPr="006D2E42">
              <w:rPr>
                <w:rFonts w:asciiTheme="minorHAnsi" w:hAnsiTheme="minorHAnsi"/>
                <w:b/>
                <w:sz w:val="20"/>
                <w:szCs w:val="20"/>
              </w:rPr>
              <w:t xml:space="preserve">. </w:t>
            </w:r>
            <w:r w:rsidR="00524AB7" w:rsidRPr="00E215C5">
              <w:rPr>
                <w:rFonts w:asciiTheme="minorHAnsi" w:hAnsiTheme="minorHAnsi"/>
                <w:b/>
                <w:sz w:val="20"/>
                <w:szCs w:val="20"/>
              </w:rPr>
              <w:t xml:space="preserve">Multiple Dwelling Units – </w:t>
            </w:r>
            <w:r w:rsidR="003F0D53">
              <w:rPr>
                <w:rFonts w:asciiTheme="minorHAnsi" w:hAnsiTheme="minorHAnsi"/>
                <w:b/>
                <w:sz w:val="20"/>
                <w:szCs w:val="20"/>
              </w:rPr>
              <w:t>Non-Demand Control</w:t>
            </w:r>
            <w:r w:rsidR="00524AB7" w:rsidRPr="00E215C5">
              <w:rPr>
                <w:rFonts w:asciiTheme="minorHAnsi" w:hAnsiTheme="minorHAnsi"/>
                <w:b/>
                <w:sz w:val="20"/>
                <w:szCs w:val="20"/>
              </w:rPr>
              <w:t xml:space="preserve"> Recirculation</w:t>
            </w:r>
            <w:r w:rsidR="00524AB7">
              <w:rPr>
                <w:rFonts w:asciiTheme="minorHAnsi" w:hAnsiTheme="minorHAnsi"/>
                <w:b/>
                <w:sz w:val="20"/>
                <w:szCs w:val="20"/>
              </w:rPr>
              <w:t xml:space="preserve"> Systems</w:t>
            </w:r>
            <w:r w:rsidR="00D5274E">
              <w:rPr>
                <w:rFonts w:asciiTheme="minorHAnsi" w:hAnsiTheme="minorHAnsi"/>
                <w:b/>
                <w:sz w:val="20"/>
                <w:szCs w:val="20"/>
              </w:rPr>
              <w:t xml:space="preserve"> Requirements</w:t>
            </w:r>
          </w:p>
          <w:p w14:paraId="607E095B" w14:textId="77777777" w:rsidR="00A80404" w:rsidRDefault="00D5274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607E095C" w14:textId="4ECF8EA6" w:rsidR="009B08F6" w:rsidRDefault="00AB10DA" w:rsidP="004F7BAF">
            <w:pPr>
              <w:spacing w:after="0" w:line="240" w:lineRule="auto"/>
              <w:rPr>
                <w:rFonts w:asciiTheme="minorHAnsi" w:hAnsiTheme="minorHAnsi"/>
                <w:b/>
                <w:sz w:val="20"/>
                <w:szCs w:val="20"/>
              </w:rPr>
            </w:pPr>
            <w:r>
              <w:rPr>
                <w:rFonts w:asciiTheme="minorHAnsi" w:hAnsiTheme="minorHAnsi" w:cs="Arial"/>
                <w:sz w:val="20"/>
                <w:szCs w:val="20"/>
              </w:rPr>
              <w:t xml:space="preserve">&lt;&lt;If </w:t>
            </w:r>
            <w:r w:rsidR="00600BAC">
              <w:rPr>
                <w:rFonts w:asciiTheme="minorHAnsi" w:hAnsiTheme="minorHAnsi" w:cs="Arial"/>
                <w:sz w:val="20"/>
                <w:szCs w:val="20"/>
              </w:rPr>
              <w:t>there are no systems in column A13 that have a value=</w:t>
            </w:r>
            <w:r w:rsidR="003E30BA">
              <w:rPr>
                <w:rFonts w:asciiTheme="minorHAnsi" w:hAnsiTheme="minorHAnsi" w:cs="Arial"/>
                <w:sz w:val="20"/>
                <w:szCs w:val="20"/>
              </w:rPr>
              <w:t xml:space="preserve"> “</w:t>
            </w:r>
            <w:r w:rsidR="004F7BAF">
              <w:rPr>
                <w:rFonts w:asciiTheme="minorHAnsi" w:hAnsiTheme="minorHAnsi"/>
                <w:sz w:val="20"/>
                <w:szCs w:val="20"/>
              </w:rPr>
              <w:t>Multi-family: Recirculating with no control (Continuous pumping)</w:t>
            </w:r>
            <w:r w:rsidR="003E30BA">
              <w:rPr>
                <w:rFonts w:asciiTheme="minorHAnsi" w:hAnsiTheme="minorHAnsi"/>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3E30BA">
              <w:rPr>
                <w:sz w:val="20"/>
                <w:szCs w:val="20"/>
              </w:rPr>
              <w:t>; else display this entire table</w:t>
            </w:r>
            <w:r w:rsidR="003E30BA" w:rsidRPr="00C24D1F">
              <w:rPr>
                <w:sz w:val="20"/>
                <w:szCs w:val="20"/>
              </w:rPr>
              <w:t xml:space="preserve"> </w:t>
            </w:r>
            <w:r w:rsidRPr="00C24D1F">
              <w:rPr>
                <w:sz w:val="20"/>
                <w:szCs w:val="20"/>
              </w:rPr>
              <w:t>&gt;&gt;</w:t>
            </w:r>
          </w:p>
        </w:tc>
      </w:tr>
      <w:tr w:rsidR="00524AB7" w14:paraId="607E0960" w14:textId="77777777" w:rsidTr="00072AD8">
        <w:trPr>
          <w:trHeight w:hRule="exact" w:val="631"/>
          <w:tblHeader/>
        </w:trPr>
        <w:tc>
          <w:tcPr>
            <w:tcW w:w="647" w:type="dxa"/>
            <w:vAlign w:val="center"/>
          </w:tcPr>
          <w:p w14:paraId="607E095E" w14:textId="77777777" w:rsidR="00ED0648" w:rsidRDefault="00524AB7">
            <w:pPr>
              <w:spacing w:after="0" w:line="240" w:lineRule="auto"/>
              <w:jc w:val="center"/>
              <w:rPr>
                <w:rFonts w:asciiTheme="minorHAnsi" w:hAnsiTheme="minorHAnsi"/>
                <w:sz w:val="20"/>
                <w:szCs w:val="20"/>
              </w:rPr>
            </w:pPr>
            <w:r>
              <w:rPr>
                <w:rFonts w:asciiTheme="minorHAnsi" w:hAnsiTheme="minorHAnsi"/>
                <w:sz w:val="20"/>
                <w:szCs w:val="20"/>
              </w:rPr>
              <w:t>01</w:t>
            </w:r>
          </w:p>
        </w:tc>
        <w:tc>
          <w:tcPr>
            <w:tcW w:w="10351" w:type="dxa"/>
            <w:vAlign w:val="center"/>
          </w:tcPr>
          <w:p w14:paraId="607E095F" w14:textId="77777777" w:rsidR="00524AB7" w:rsidRPr="00524AB7" w:rsidDel="00524AB7" w:rsidRDefault="003174C1" w:rsidP="00524AB7">
            <w:pPr>
              <w:autoSpaceDE w:val="0"/>
              <w:autoSpaceDN w:val="0"/>
              <w:adjustRightInd w:val="0"/>
              <w:spacing w:after="0" w:line="240" w:lineRule="auto"/>
              <w:rPr>
                <w:rFonts w:asciiTheme="minorHAnsi" w:hAnsiTheme="minorHAnsi"/>
                <w:sz w:val="20"/>
                <w:szCs w:val="20"/>
              </w:rPr>
            </w:pPr>
            <w:r w:rsidRPr="003174C1">
              <w:rPr>
                <w:rFonts w:asciiTheme="minorHAnsi" w:hAnsi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93694E" w:rsidRPr="0093694E" w14:paraId="607E0962" w14:textId="77777777" w:rsidTr="00B36001">
        <w:trPr>
          <w:trHeight w:hRule="exact" w:val="262"/>
        </w:trPr>
        <w:tc>
          <w:tcPr>
            <w:tcW w:w="10998" w:type="dxa"/>
            <w:gridSpan w:val="2"/>
            <w:tcBorders>
              <w:top w:val="single" w:sz="4" w:space="0" w:color="000000"/>
              <w:left w:val="single" w:sz="4" w:space="0" w:color="000000"/>
              <w:bottom w:val="single" w:sz="4" w:space="0" w:color="000000"/>
              <w:right w:val="single" w:sz="4" w:space="0" w:color="000000"/>
            </w:tcBorders>
          </w:tcPr>
          <w:p w14:paraId="607E0961" w14:textId="77777777" w:rsidR="0093694E" w:rsidRPr="0093694E" w:rsidRDefault="0093694E" w:rsidP="00CD594B">
            <w:pPr>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07E0963" w14:textId="77777777" w:rsidR="0092312B" w:rsidRDefault="0092312B" w:rsidP="004468E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b/>
          <w:sz w:val="20"/>
          <w:szCs w:val="20"/>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070FC5" w:rsidRPr="00D618EF" w14:paraId="607E0965" w14:textId="77777777" w:rsidTr="00072AD8">
        <w:trPr>
          <w:trHeight w:val="323"/>
        </w:trPr>
        <w:tc>
          <w:tcPr>
            <w:tcW w:w="10943" w:type="dxa"/>
            <w:gridSpan w:val="4"/>
            <w:vAlign w:val="center"/>
          </w:tcPr>
          <w:p w14:paraId="607E0964" w14:textId="77777777" w:rsidR="00070FC5" w:rsidRPr="00D618EF" w:rsidRDefault="00070FC5" w:rsidP="00CD594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D618EF">
              <w:rPr>
                <w:rFonts w:asciiTheme="minorHAnsi" w:eastAsia="Times New Roman" w:hAnsiTheme="minorHAnsi" w:cs="Arial"/>
                <w:b/>
                <w:caps/>
                <w:sz w:val="18"/>
                <w:szCs w:val="18"/>
              </w:rPr>
              <w:lastRenderedPageBreak/>
              <w:t>Documentation Author's Declaration Statement</w:t>
            </w:r>
          </w:p>
        </w:tc>
      </w:tr>
      <w:tr w:rsidR="00070FC5" w:rsidRPr="00D618EF" w14:paraId="607E0967" w14:textId="77777777" w:rsidTr="00072AD8">
        <w:trPr>
          <w:trHeight w:hRule="exact" w:val="271"/>
        </w:trPr>
        <w:tc>
          <w:tcPr>
            <w:tcW w:w="10943" w:type="dxa"/>
            <w:gridSpan w:val="4"/>
            <w:vAlign w:val="center"/>
          </w:tcPr>
          <w:p w14:paraId="607E0966" w14:textId="77777777" w:rsidR="00070FC5" w:rsidRPr="00D618EF" w:rsidRDefault="00070FC5" w:rsidP="00070FC5">
            <w:pPr>
              <w:keepNext/>
              <w:numPr>
                <w:ilvl w:val="0"/>
                <w:numId w:val="18"/>
              </w:numPr>
              <w:tabs>
                <w:tab w:val="left" w:pos="-2600"/>
              </w:tabs>
              <w:spacing w:after="60" w:line="240" w:lineRule="auto"/>
              <w:ind w:right="90"/>
              <w:outlineLvl w:val="2"/>
              <w:rPr>
                <w:rFonts w:asciiTheme="minorHAnsi" w:eastAsia="Times New Roman" w:hAnsiTheme="minorHAnsi"/>
                <w:sz w:val="18"/>
                <w:szCs w:val="18"/>
              </w:rPr>
            </w:pPr>
            <w:r w:rsidRPr="00D618EF">
              <w:rPr>
                <w:rFonts w:asciiTheme="minorHAnsi" w:eastAsia="Times New Roman" w:hAnsiTheme="minorHAnsi"/>
                <w:sz w:val="18"/>
                <w:szCs w:val="18"/>
              </w:rPr>
              <w:t>I certify that this Certificate of Installation documentation is accurate and complete.</w:t>
            </w:r>
          </w:p>
        </w:tc>
      </w:tr>
      <w:tr w:rsidR="00070FC5" w:rsidRPr="00D618EF" w14:paraId="607E096A" w14:textId="77777777" w:rsidTr="00CD594B">
        <w:trPr>
          <w:trHeight w:val="360"/>
        </w:trPr>
        <w:tc>
          <w:tcPr>
            <w:tcW w:w="5577" w:type="dxa"/>
            <w:gridSpan w:val="2"/>
          </w:tcPr>
          <w:p w14:paraId="607E0968" w14:textId="77777777" w:rsidR="00070FC5" w:rsidRPr="00D618EF" w:rsidRDefault="00070FC5" w:rsidP="00CD594B">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Documentation Author Name:</w:t>
            </w:r>
          </w:p>
        </w:tc>
        <w:tc>
          <w:tcPr>
            <w:tcW w:w="5366" w:type="dxa"/>
            <w:gridSpan w:val="2"/>
          </w:tcPr>
          <w:p w14:paraId="607E0969" w14:textId="77777777" w:rsidR="00070FC5" w:rsidRPr="00D618EF" w:rsidRDefault="00070FC5" w:rsidP="00CD594B">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Documentation Author Signature:</w:t>
            </w:r>
          </w:p>
        </w:tc>
      </w:tr>
      <w:tr w:rsidR="00070FC5" w:rsidRPr="00D618EF" w14:paraId="607E096D" w14:textId="77777777" w:rsidTr="00CD594B">
        <w:trPr>
          <w:trHeight w:val="360"/>
        </w:trPr>
        <w:tc>
          <w:tcPr>
            <w:tcW w:w="5577" w:type="dxa"/>
            <w:gridSpan w:val="2"/>
          </w:tcPr>
          <w:p w14:paraId="607E096B" w14:textId="77777777" w:rsidR="00070FC5" w:rsidRPr="00D618EF" w:rsidRDefault="00070FC5" w:rsidP="00CD594B">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Documentation Author Company Name:</w:t>
            </w:r>
          </w:p>
        </w:tc>
        <w:tc>
          <w:tcPr>
            <w:tcW w:w="5366" w:type="dxa"/>
            <w:gridSpan w:val="2"/>
          </w:tcPr>
          <w:p w14:paraId="607E096C" w14:textId="77777777" w:rsidR="00070FC5" w:rsidRPr="00D618EF" w:rsidRDefault="00070FC5" w:rsidP="00CD594B">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Date Signed:</w:t>
            </w:r>
          </w:p>
        </w:tc>
      </w:tr>
      <w:tr w:rsidR="00070FC5" w:rsidRPr="00D618EF" w14:paraId="607E0970" w14:textId="77777777" w:rsidTr="00CD594B">
        <w:trPr>
          <w:trHeight w:val="360"/>
        </w:trPr>
        <w:tc>
          <w:tcPr>
            <w:tcW w:w="5577" w:type="dxa"/>
            <w:gridSpan w:val="2"/>
          </w:tcPr>
          <w:p w14:paraId="607E096E" w14:textId="77777777" w:rsidR="00070FC5" w:rsidRPr="00D618EF" w:rsidRDefault="00070FC5" w:rsidP="00CD594B">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Address:</w:t>
            </w:r>
          </w:p>
        </w:tc>
        <w:tc>
          <w:tcPr>
            <w:tcW w:w="5366" w:type="dxa"/>
            <w:gridSpan w:val="2"/>
          </w:tcPr>
          <w:p w14:paraId="607E096F" w14:textId="649D3F6A" w:rsidR="00070FC5" w:rsidRPr="00D618EF" w:rsidRDefault="00070FC5" w:rsidP="00CD594B">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CEA/HERS Certification Identification (</w:t>
            </w:r>
            <w:r w:rsidR="00072AD8">
              <w:rPr>
                <w:rFonts w:asciiTheme="minorHAnsi" w:eastAsia="Times New Roman" w:hAnsiTheme="minorHAnsi"/>
                <w:sz w:val="14"/>
                <w:szCs w:val="14"/>
              </w:rPr>
              <w:t>i</w:t>
            </w:r>
            <w:r w:rsidRPr="00D618EF">
              <w:rPr>
                <w:rFonts w:asciiTheme="minorHAnsi" w:eastAsia="Times New Roman" w:hAnsiTheme="minorHAnsi"/>
                <w:sz w:val="14"/>
                <w:szCs w:val="14"/>
              </w:rPr>
              <w:t>f applicable):</w:t>
            </w:r>
          </w:p>
        </w:tc>
      </w:tr>
      <w:tr w:rsidR="00070FC5" w:rsidRPr="00D618EF" w14:paraId="607E0973" w14:textId="77777777" w:rsidTr="00CD594B">
        <w:trPr>
          <w:trHeight w:val="360"/>
        </w:trPr>
        <w:tc>
          <w:tcPr>
            <w:tcW w:w="5577" w:type="dxa"/>
            <w:gridSpan w:val="2"/>
          </w:tcPr>
          <w:p w14:paraId="607E0971" w14:textId="77777777" w:rsidR="00070FC5" w:rsidRPr="00D618EF" w:rsidRDefault="00070FC5" w:rsidP="00CD594B">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City/State/Zip:</w:t>
            </w:r>
          </w:p>
        </w:tc>
        <w:tc>
          <w:tcPr>
            <w:tcW w:w="5366" w:type="dxa"/>
            <w:gridSpan w:val="2"/>
          </w:tcPr>
          <w:p w14:paraId="607E0972" w14:textId="77777777" w:rsidR="00070FC5" w:rsidRPr="00D618EF" w:rsidRDefault="00070FC5" w:rsidP="00CD594B">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Phone:</w:t>
            </w:r>
          </w:p>
        </w:tc>
      </w:tr>
      <w:tr w:rsidR="00070FC5" w:rsidRPr="00D618EF" w14:paraId="607E0975" w14:textId="77777777" w:rsidTr="00CD594B">
        <w:tblPrEx>
          <w:tblCellMar>
            <w:left w:w="115" w:type="dxa"/>
            <w:right w:w="115" w:type="dxa"/>
          </w:tblCellMar>
        </w:tblPrEx>
        <w:trPr>
          <w:trHeight w:val="296"/>
        </w:trPr>
        <w:tc>
          <w:tcPr>
            <w:tcW w:w="10943" w:type="dxa"/>
            <w:gridSpan w:val="4"/>
            <w:vAlign w:val="center"/>
          </w:tcPr>
          <w:p w14:paraId="607E0974" w14:textId="77777777" w:rsidR="00070FC5" w:rsidRPr="00D618EF" w:rsidRDefault="00070FC5" w:rsidP="00CD594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D618EF">
              <w:rPr>
                <w:rFonts w:asciiTheme="minorHAnsi" w:eastAsia="Times New Roman" w:hAnsiTheme="minorHAnsi" w:cs="Arial"/>
                <w:b/>
                <w:caps/>
                <w:sz w:val="18"/>
                <w:szCs w:val="18"/>
              </w:rPr>
              <w:t>Responsible Person's Declaration statement</w:t>
            </w:r>
          </w:p>
        </w:tc>
      </w:tr>
      <w:tr w:rsidR="00070FC5" w:rsidRPr="00D618EF" w14:paraId="607E097C" w14:textId="77777777" w:rsidTr="00CD594B">
        <w:tblPrEx>
          <w:tblCellMar>
            <w:left w:w="115" w:type="dxa"/>
            <w:right w:w="115" w:type="dxa"/>
          </w:tblCellMar>
        </w:tblPrEx>
        <w:trPr>
          <w:trHeight w:val="504"/>
        </w:trPr>
        <w:tc>
          <w:tcPr>
            <w:tcW w:w="10943" w:type="dxa"/>
            <w:gridSpan w:val="4"/>
          </w:tcPr>
          <w:p w14:paraId="09EFC9C3" w14:textId="77777777" w:rsidR="00EA6A47" w:rsidRDefault="00EA6A47" w:rsidP="00EA6A47">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4F1BF2F7" w14:textId="77777777" w:rsidR="00EA6A47" w:rsidRDefault="00EA6A47" w:rsidP="00EA6A47">
            <w:pPr>
              <w:pStyle w:val="Heading3"/>
              <w:numPr>
                <w:ilvl w:val="0"/>
                <w:numId w:val="35"/>
              </w:numPr>
              <w:tabs>
                <w:tab w:val="left" w:pos="-2600"/>
              </w:tabs>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7E44BF40" w14:textId="77777777" w:rsidR="00EA6A47" w:rsidRDefault="00EA6A47" w:rsidP="00EA6A47">
            <w:pPr>
              <w:keepNext/>
              <w:widowControl w:val="0"/>
              <w:numPr>
                <w:ilvl w:val="0"/>
                <w:numId w:val="35"/>
              </w:numPr>
              <w:spacing w:after="0" w:line="240" w:lineRule="auto"/>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2E69EC11" w14:textId="77777777" w:rsidR="00EA6A47" w:rsidRDefault="00EA6A47" w:rsidP="00EA6A47">
            <w:pPr>
              <w:pStyle w:val="ListParagraph"/>
              <w:keepNext/>
              <w:numPr>
                <w:ilvl w:val="0"/>
                <w:numId w:val="35"/>
              </w:numPr>
              <w:autoSpaceDE w:val="0"/>
              <w:autoSpaceDN w:val="0"/>
              <w:adjustRightInd w:val="0"/>
              <w:spacing w:after="0" w:line="240" w:lineRule="auto"/>
              <w:ind w:right="90"/>
              <w:rPr>
                <w:rFonts w:asciiTheme="minorHAnsi" w:hAnsiTheme="minorHAnsi"/>
                <w:sz w:val="18"/>
              </w:rPr>
            </w:pPr>
            <w:r>
              <w:rPr>
                <w:rFonts w:asciiTheme="minorHAnsi" w:hAnsiTheme="minorHAnsi"/>
                <w:sz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07E097B" w14:textId="13605AB0" w:rsidR="00070FC5" w:rsidRPr="00D618EF" w:rsidRDefault="00EA6A47" w:rsidP="00EA6A47">
            <w:pPr>
              <w:keepNext/>
              <w:numPr>
                <w:ilvl w:val="0"/>
                <w:numId w:val="35"/>
              </w:numPr>
              <w:spacing w:after="0" w:line="240" w:lineRule="auto"/>
              <w:contextualSpacing/>
              <w:rPr>
                <w:rFonts w:ascii="Times New Roman" w:eastAsia="Times New Roman" w:hAnsi="Times New Roman"/>
                <w:sz w:val="20"/>
                <w:szCs w:val="20"/>
              </w:rPr>
            </w:pP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070FC5" w:rsidRPr="00D618EF" w14:paraId="607E097F" w14:textId="77777777" w:rsidTr="00CD594B">
        <w:tblPrEx>
          <w:tblCellMar>
            <w:left w:w="108" w:type="dxa"/>
            <w:right w:w="108" w:type="dxa"/>
          </w:tblCellMar>
        </w:tblPrEx>
        <w:trPr>
          <w:trHeight w:val="360"/>
        </w:trPr>
        <w:tc>
          <w:tcPr>
            <w:tcW w:w="5307" w:type="dxa"/>
          </w:tcPr>
          <w:p w14:paraId="607E097D" w14:textId="77777777" w:rsidR="00070FC5" w:rsidRPr="00D618EF" w:rsidRDefault="00070FC5" w:rsidP="00CD5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Responsible Builder/Installer Name:</w:t>
            </w:r>
          </w:p>
        </w:tc>
        <w:tc>
          <w:tcPr>
            <w:tcW w:w="5636" w:type="dxa"/>
            <w:gridSpan w:val="3"/>
          </w:tcPr>
          <w:p w14:paraId="607E097E" w14:textId="77777777" w:rsidR="00070FC5" w:rsidRPr="00D618EF" w:rsidRDefault="00070FC5" w:rsidP="00CD5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Responsible Builder/Installer Signature:</w:t>
            </w:r>
          </w:p>
        </w:tc>
      </w:tr>
      <w:tr w:rsidR="00070FC5" w:rsidRPr="00D618EF" w14:paraId="607E0982" w14:textId="77777777" w:rsidTr="00CD594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07E0980" w14:textId="37FB0C7C" w:rsidR="00070FC5" w:rsidRPr="00D618EF"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607E0981" w14:textId="77777777" w:rsidR="00070FC5" w:rsidRPr="00D618EF"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Position With Company (Title):</w:t>
            </w:r>
          </w:p>
        </w:tc>
      </w:tr>
      <w:tr w:rsidR="00070FC5" w:rsidRPr="00D618EF" w14:paraId="607E0985" w14:textId="77777777" w:rsidTr="00CD594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07E0983" w14:textId="77777777" w:rsidR="00070FC5" w:rsidRPr="00D618EF"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607E0984" w14:textId="77777777" w:rsidR="00070FC5" w:rsidRPr="00D618EF"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CSLB License:</w:t>
            </w:r>
          </w:p>
        </w:tc>
      </w:tr>
      <w:tr w:rsidR="00070FC5" w:rsidRPr="00D618EF" w14:paraId="607E0989" w14:textId="77777777" w:rsidTr="00CD594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07E0986" w14:textId="77777777" w:rsidR="00070FC5" w:rsidRPr="00D618EF"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07E0987" w14:textId="6D560AC1" w:rsidR="00070FC5" w:rsidRPr="00D618EF"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Phone</w:t>
            </w:r>
            <w:r w:rsidR="00072AD8">
              <w:rPr>
                <w:rFonts w:asciiTheme="minorHAnsi" w:eastAsia="Times New Roman"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607E0988" w14:textId="77777777" w:rsidR="00070FC5" w:rsidRPr="00D618EF"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Date Signed:</w:t>
            </w:r>
          </w:p>
        </w:tc>
      </w:tr>
    </w:tbl>
    <w:p w14:paraId="607E098A" w14:textId="77777777" w:rsidR="00070FC5" w:rsidRPr="00E215C5" w:rsidRDefault="00070FC5" w:rsidP="004468E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b/>
          <w:sz w:val="20"/>
          <w:szCs w:val="20"/>
        </w:rPr>
      </w:pPr>
    </w:p>
    <w:sectPr w:rsidR="00070FC5" w:rsidRPr="00E215C5" w:rsidSect="00223B57">
      <w:headerReference w:type="even" r:id="rId18"/>
      <w:headerReference w:type="default" r:id="rId19"/>
      <w:headerReference w:type="first" r:id="rId20"/>
      <w:pgSz w:w="15840" w:h="12240" w:orient="landscape"/>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FEECB3" w14:textId="77777777" w:rsidR="00556774" w:rsidRPr="00DB7BEA" w:rsidRDefault="00556774" w:rsidP="00B3063C">
      <w:pPr>
        <w:spacing w:after="0" w:line="240" w:lineRule="auto"/>
      </w:pPr>
      <w:r>
        <w:separator/>
      </w:r>
    </w:p>
  </w:endnote>
  <w:endnote w:type="continuationSeparator" w:id="0">
    <w:p w14:paraId="180AA649" w14:textId="77777777" w:rsidR="00556774" w:rsidRPr="00DB7BEA" w:rsidRDefault="00556774" w:rsidP="00B3063C">
      <w:pPr>
        <w:spacing w:after="0" w:line="240" w:lineRule="auto"/>
      </w:pPr>
      <w:r>
        <w:continuationSeparator/>
      </w:r>
    </w:p>
  </w:endnote>
  <w:endnote w:type="continuationNotice" w:id="1">
    <w:p w14:paraId="0CF0E949" w14:textId="77777777" w:rsidR="00556774" w:rsidRDefault="005567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TimesNewRomanPS-BoldMT">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7E09A2" w14:textId="77777777" w:rsidR="00481751" w:rsidRPr="002811BA" w:rsidRDefault="00481751" w:rsidP="002811BA">
    <w:pPr>
      <w:pBdr>
        <w:top w:val="single" w:sz="4" w:space="1" w:color="auto"/>
      </w:pBdr>
      <w:tabs>
        <w:tab w:val="center" w:pos="4320"/>
        <w:tab w:val="right" w:pos="1080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HERS Provider:                       </w:t>
    </w:r>
  </w:p>
  <w:p w14:paraId="607E09A3" w14:textId="1F9FB395" w:rsidR="00481751" w:rsidRPr="002811BA" w:rsidRDefault="00481751" w:rsidP="00A92970">
    <w:pPr>
      <w:pBdr>
        <w:top w:val="single" w:sz="4" w:space="1" w:color="auto"/>
      </w:pBdr>
      <w:tabs>
        <w:tab w:val="center" w:pos="4320"/>
        <w:tab w:val="right" w:pos="1440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CA Building Energy Efficiency Standards - 201</w:t>
    </w:r>
    <w:r>
      <w:rPr>
        <w:rFonts w:asciiTheme="minorHAnsi" w:eastAsia="Times New Roman" w:hAnsiTheme="minorHAnsi"/>
        <w:sz w:val="20"/>
        <w:szCs w:val="20"/>
      </w:rPr>
      <w:t>6</w:t>
    </w:r>
    <w:r w:rsidRPr="002811BA">
      <w:rPr>
        <w:rFonts w:asciiTheme="minorHAnsi" w:eastAsia="Times New Roman" w:hAnsiTheme="minorHAnsi"/>
        <w:sz w:val="20"/>
        <w:szCs w:val="20"/>
      </w:rPr>
      <w:t xml:space="preserve"> Residential Compliance</w:t>
    </w:r>
    <w:r w:rsidRPr="002811BA">
      <w:rPr>
        <w:rFonts w:asciiTheme="minorHAnsi" w:eastAsia="Times New Roman" w:hAnsiTheme="minorHAnsi"/>
        <w:sz w:val="20"/>
        <w:szCs w:val="20"/>
      </w:rPr>
      <w:tab/>
    </w:r>
    <w:r>
      <w:rPr>
        <w:rFonts w:eastAsia="Times New Roman"/>
        <w:sz w:val="20"/>
        <w:szCs w:val="18"/>
      </w:rPr>
      <w:t>October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7E09AE" w14:textId="4CB91C64" w:rsidR="00481751" w:rsidRPr="009D5B35" w:rsidRDefault="00481751" w:rsidP="00A606BF">
    <w:pPr>
      <w:pStyle w:val="Style7"/>
      <w:tabs>
        <w:tab w:val="clear" w:pos="10800"/>
        <w:tab w:val="right" w:pos="14400"/>
      </w:tabs>
    </w:pPr>
    <w:r w:rsidRPr="009D5B35">
      <w:t>CA Building Energy Efficiency Standards - 201</w:t>
    </w:r>
    <w:r>
      <w:t>6</w:t>
    </w:r>
    <w:r w:rsidRPr="009D5B35">
      <w:t xml:space="preserve"> Residential Compliance</w:t>
    </w:r>
    <w:r w:rsidRPr="009D5B35">
      <w:tab/>
    </w:r>
    <w:r>
      <w:t>October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6F496E" w14:textId="77777777" w:rsidR="00556774" w:rsidRPr="00DB7BEA" w:rsidRDefault="00556774" w:rsidP="00B3063C">
      <w:pPr>
        <w:spacing w:after="0" w:line="240" w:lineRule="auto"/>
      </w:pPr>
      <w:r>
        <w:separator/>
      </w:r>
    </w:p>
  </w:footnote>
  <w:footnote w:type="continuationSeparator" w:id="0">
    <w:p w14:paraId="4F677056" w14:textId="77777777" w:rsidR="00556774" w:rsidRPr="00DB7BEA" w:rsidRDefault="00556774" w:rsidP="00B3063C">
      <w:pPr>
        <w:spacing w:after="0" w:line="240" w:lineRule="auto"/>
      </w:pPr>
      <w:r>
        <w:continuationSeparator/>
      </w:r>
    </w:p>
  </w:footnote>
  <w:footnote w:type="continuationNotice" w:id="1">
    <w:p w14:paraId="0AE8B59B" w14:textId="77777777" w:rsidR="00556774" w:rsidRDefault="00556774">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7E098F" w14:textId="77777777" w:rsidR="00481751" w:rsidRDefault="00454254">
    <w:pPr>
      <w:pStyle w:val="Header"/>
    </w:pPr>
    <w:r>
      <w:rPr>
        <w:noProof/>
      </w:rPr>
      <w:pict w14:anchorId="607E09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2"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7E0990" w14:textId="14F099EA" w:rsidR="00481751" w:rsidRPr="00D618EF" w:rsidRDefault="00481751" w:rsidP="00D618EF">
    <w:pPr>
      <w:suppressAutoHyphens/>
      <w:spacing w:after="0" w:line="240" w:lineRule="auto"/>
      <w:ind w:left="-90"/>
      <w:rPr>
        <w:rFonts w:ascii="Arial" w:eastAsia="Times New Roman" w:hAnsi="Arial" w:cs="Arial"/>
        <w:sz w:val="14"/>
        <w:szCs w:val="14"/>
      </w:rPr>
    </w:pPr>
    <w:r w:rsidRPr="00A1549E">
      <w:rPr>
        <w:rFonts w:ascii="Arial" w:eastAsia="Times New Roman" w:hAnsi="Arial"/>
        <w:noProof/>
        <w:sz w:val="14"/>
      </w:rPr>
      <w:drawing>
        <wp:anchor distT="0" distB="0" distL="114300" distR="114300" simplePos="0" relativeHeight="251658240" behindDoc="0" locked="0" layoutInCell="1" allowOverlap="1" wp14:anchorId="607E09BA" wp14:editId="47290706">
          <wp:simplePos x="0" y="0"/>
          <wp:positionH relativeFrom="margin">
            <wp:posOffset>8895715</wp:posOffset>
          </wp:positionH>
          <wp:positionV relativeFrom="margin">
            <wp:posOffset>-1301750</wp:posOffset>
          </wp:positionV>
          <wp:extent cx="314325" cy="27559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a:ln w="9525">
                    <a:noFill/>
                    <a:miter lim="800000"/>
                    <a:headEnd/>
                    <a:tailEnd/>
                  </a:ln>
                </pic:spPr>
              </pic:pic>
            </a:graphicData>
          </a:graphic>
          <wp14:sizeRelV relativeFrom="margin">
            <wp14:pctHeight>0</wp14:pctHeight>
          </wp14:sizeRelV>
        </wp:anchor>
      </w:drawing>
    </w:r>
    <w:r w:rsidR="00454254">
      <w:rPr>
        <w:rFonts w:ascii="Arial" w:eastAsia="Times New Roman" w:hAnsi="Arial" w:cs="Arial"/>
        <w:noProof/>
        <w:sz w:val="14"/>
        <w:szCs w:val="14"/>
      </w:rPr>
      <w:pict w14:anchorId="607E09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3"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D618EF">
      <w:rPr>
        <w:rFonts w:ascii="Arial" w:eastAsia="Times New Roman" w:hAnsi="Arial" w:cs="Arial"/>
        <w:sz w:val="14"/>
        <w:szCs w:val="14"/>
      </w:rPr>
      <w:t>STATE OF CALIFORNIA</w:t>
    </w:r>
  </w:p>
  <w:p w14:paraId="607E0991" w14:textId="77777777" w:rsidR="00481751" w:rsidRPr="00D618EF" w:rsidRDefault="00481751" w:rsidP="00D618EF">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MULTIFAMILY CENTRAL HOT WATER SYSTEM DISTRIBUTION</w:t>
    </w:r>
  </w:p>
  <w:p w14:paraId="607E0992" w14:textId="0BA04C67" w:rsidR="00481751" w:rsidRPr="00D618EF" w:rsidRDefault="00481751" w:rsidP="00D618EF">
    <w:pPr>
      <w:suppressAutoHyphens/>
      <w:spacing w:after="0" w:line="240" w:lineRule="auto"/>
      <w:ind w:left="-90"/>
      <w:rPr>
        <w:rFonts w:ascii="Arial" w:eastAsia="Times New Roman" w:hAnsi="Arial" w:cs="Arial"/>
        <w:sz w:val="14"/>
        <w:szCs w:val="14"/>
      </w:rPr>
    </w:pPr>
    <w:r w:rsidRPr="00D618EF">
      <w:rPr>
        <w:rFonts w:ascii="Arial" w:eastAsia="Times New Roman" w:hAnsi="Arial" w:cs="Arial"/>
        <w:sz w:val="14"/>
        <w:szCs w:val="14"/>
      </w:rPr>
      <w:t>CEC-CF2R-</w:t>
    </w:r>
    <w:r>
      <w:rPr>
        <w:rFonts w:ascii="Arial" w:eastAsia="Times New Roman" w:hAnsi="Arial" w:cs="Arial"/>
        <w:sz w:val="14"/>
        <w:szCs w:val="14"/>
      </w:rPr>
      <w:t>PLB-01-E</w:t>
    </w:r>
    <w:r w:rsidRPr="00D618EF">
      <w:rPr>
        <w:rFonts w:ascii="Arial" w:eastAsia="Times New Roman" w:hAnsi="Arial" w:cs="Arial"/>
        <w:sz w:val="14"/>
        <w:szCs w:val="14"/>
      </w:rPr>
      <w:t xml:space="preserve"> (Revised </w:t>
    </w:r>
    <w:r>
      <w:rPr>
        <w:rFonts w:ascii="Arial" w:eastAsia="Times New Roman" w:hAnsi="Arial" w:cs="Arial"/>
        <w:sz w:val="14"/>
        <w:szCs w:val="14"/>
      </w:rPr>
      <w:t>10/16</w:t>
    </w:r>
    <w:r w:rsidRPr="00D618EF">
      <w:rPr>
        <w:rFonts w:ascii="Arial" w:eastAsia="Times New Roman" w:hAnsi="Arial" w:cs="Arial"/>
        <w:sz w:val="14"/>
        <w:szCs w:val="14"/>
      </w:rPr>
      <w:t xml:space="preserve">)                                                                                                   </w:t>
    </w:r>
    <w:r>
      <w:rPr>
        <w:rFonts w:ascii="Arial" w:eastAsia="Times New Roman" w:hAnsi="Arial" w:cs="Arial"/>
        <w:sz w:val="14"/>
        <w:szCs w:val="14"/>
      </w:rPr>
      <w:t xml:space="preserve">                                                                                                                                        </w:t>
    </w:r>
    <w:r w:rsidRPr="00D618EF">
      <w:rPr>
        <w:rFonts w:ascii="Arial" w:eastAsia="Times New Roman"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2"/>
      <w:gridCol w:w="834"/>
      <w:gridCol w:w="5226"/>
      <w:gridCol w:w="2218"/>
    </w:tblGrid>
    <w:tr w:rsidR="00481751" w:rsidRPr="00F85124" w14:paraId="607E0995" w14:textId="77777777" w:rsidTr="00D618EF">
      <w:trPr>
        <w:cantSplit/>
        <w:trHeight w:val="144"/>
      </w:trPr>
      <w:tc>
        <w:tcPr>
          <w:tcW w:w="3957" w:type="pct"/>
          <w:gridSpan w:val="3"/>
          <w:tcBorders>
            <w:bottom w:val="single" w:sz="4" w:space="0" w:color="auto"/>
            <w:right w:val="nil"/>
          </w:tcBorders>
          <w:vAlign w:val="center"/>
        </w:tcPr>
        <w:p w14:paraId="607E0993" w14:textId="77777777" w:rsidR="00481751" w:rsidRPr="00F85124" w:rsidRDefault="00481751" w:rsidP="001C2B59">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w:t>
          </w:r>
        </w:p>
      </w:tc>
      <w:tc>
        <w:tcPr>
          <w:tcW w:w="1043" w:type="pct"/>
          <w:tcBorders>
            <w:left w:val="nil"/>
            <w:bottom w:val="single" w:sz="4" w:space="0" w:color="auto"/>
          </w:tcBorders>
          <w:tcMar>
            <w:left w:w="115" w:type="dxa"/>
            <w:right w:w="115" w:type="dxa"/>
          </w:tcMar>
          <w:vAlign w:val="center"/>
        </w:tcPr>
        <w:p w14:paraId="607E0994" w14:textId="77777777" w:rsidR="00481751" w:rsidRPr="00F85124" w:rsidRDefault="00481751" w:rsidP="00A00450">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CF2R-PLB-01-E</w:t>
          </w:r>
        </w:p>
      </w:tc>
    </w:tr>
    <w:tr w:rsidR="00481751" w:rsidRPr="00F85124" w14:paraId="607E0998" w14:textId="77777777" w:rsidTr="00D618EF">
      <w:trPr>
        <w:cantSplit/>
        <w:trHeight w:val="288"/>
      </w:trPr>
      <w:tc>
        <w:tcPr>
          <w:tcW w:w="2456" w:type="pct"/>
          <w:gridSpan w:val="2"/>
          <w:tcBorders>
            <w:right w:val="nil"/>
          </w:tcBorders>
        </w:tcPr>
        <w:p w14:paraId="607E0996" w14:textId="77777777" w:rsidR="00481751" w:rsidRPr="00586C72" w:rsidRDefault="00481751" w:rsidP="007C409B">
          <w:pPr>
            <w:tabs>
              <w:tab w:val="right" w:pos="10543"/>
            </w:tabs>
            <w:spacing w:after="0"/>
            <w:rPr>
              <w:rFonts w:asciiTheme="minorHAnsi" w:hAnsiTheme="minorHAnsi"/>
              <w:sz w:val="20"/>
              <w:szCs w:val="20"/>
            </w:rPr>
          </w:pPr>
          <w:r>
            <w:rPr>
              <w:rFonts w:asciiTheme="minorHAnsi" w:hAnsiTheme="minorHAnsi"/>
              <w:bCs/>
              <w:sz w:val="20"/>
              <w:szCs w:val="20"/>
            </w:rPr>
            <w:t>Multifamily</w:t>
          </w:r>
          <w:r w:rsidRPr="007C409B">
            <w:rPr>
              <w:rFonts w:asciiTheme="minorHAnsi" w:hAnsiTheme="minorHAnsi"/>
              <w:bCs/>
              <w:sz w:val="20"/>
              <w:szCs w:val="20"/>
            </w:rPr>
            <w:t xml:space="preserve"> </w:t>
          </w:r>
          <w:r>
            <w:rPr>
              <w:rFonts w:asciiTheme="minorHAnsi" w:hAnsiTheme="minorHAnsi"/>
              <w:bCs/>
              <w:sz w:val="20"/>
              <w:szCs w:val="20"/>
            </w:rPr>
            <w:t>Central</w:t>
          </w:r>
          <w:r w:rsidRPr="00586C72">
            <w:rPr>
              <w:rFonts w:asciiTheme="minorHAnsi" w:hAnsiTheme="minorHAnsi"/>
              <w:bCs/>
              <w:sz w:val="20"/>
              <w:szCs w:val="20"/>
            </w:rPr>
            <w:t xml:space="preserve"> Hot Water System Distribution</w:t>
          </w:r>
        </w:p>
      </w:tc>
      <w:tc>
        <w:tcPr>
          <w:tcW w:w="2544" w:type="pct"/>
          <w:gridSpan w:val="2"/>
          <w:tcBorders>
            <w:left w:val="nil"/>
          </w:tcBorders>
        </w:tcPr>
        <w:p w14:paraId="607E0997" w14:textId="77777777" w:rsidR="00481751" w:rsidRPr="00586C72" w:rsidRDefault="00481751" w:rsidP="001C2B59">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454254">
            <w:rPr>
              <w:rFonts w:asciiTheme="minorHAnsi" w:hAnsiTheme="minorHAnsi"/>
              <w:bCs/>
              <w:noProof/>
              <w:sz w:val="20"/>
              <w:szCs w:val="20"/>
            </w:rPr>
            <w:t>5</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fldSimple w:instr=" SECTIONPAGES   \* MERGEFORMAT ">
            <w:r w:rsidR="00454254" w:rsidRPr="00454254">
              <w:rPr>
                <w:rFonts w:asciiTheme="minorHAnsi" w:hAnsiTheme="minorHAnsi"/>
                <w:bCs/>
                <w:noProof/>
                <w:sz w:val="20"/>
                <w:szCs w:val="20"/>
              </w:rPr>
              <w:t>5</w:t>
            </w:r>
          </w:fldSimple>
          <w:r w:rsidRPr="00586C72">
            <w:rPr>
              <w:rFonts w:asciiTheme="minorHAnsi" w:hAnsiTheme="minorHAnsi"/>
              <w:bCs/>
              <w:sz w:val="20"/>
              <w:szCs w:val="20"/>
            </w:rPr>
            <w:t>)</w:t>
          </w:r>
        </w:p>
      </w:tc>
    </w:tr>
    <w:tr w:rsidR="00481751" w:rsidRPr="00F85124" w14:paraId="607E099C" w14:textId="77777777" w:rsidTr="00D618EF">
      <w:trPr>
        <w:cantSplit/>
        <w:trHeight w:val="288"/>
      </w:trPr>
      <w:tc>
        <w:tcPr>
          <w:tcW w:w="0" w:type="auto"/>
        </w:tcPr>
        <w:p w14:paraId="607E0999" w14:textId="77777777" w:rsidR="00481751" w:rsidRPr="00F85124" w:rsidRDefault="00481751" w:rsidP="001C2B59">
          <w:pPr>
            <w:rPr>
              <w:rFonts w:asciiTheme="minorHAnsi" w:hAnsiTheme="minorHAnsi"/>
              <w:sz w:val="12"/>
              <w:szCs w:val="12"/>
            </w:rPr>
          </w:pPr>
          <w:r w:rsidRPr="00F85124">
            <w:rPr>
              <w:rFonts w:asciiTheme="minorHAnsi" w:hAnsiTheme="minorHAnsi"/>
              <w:sz w:val="12"/>
              <w:szCs w:val="12"/>
            </w:rPr>
            <w:t>Project Name:</w:t>
          </w:r>
        </w:p>
      </w:tc>
      <w:tc>
        <w:tcPr>
          <w:tcW w:w="1786" w:type="pct"/>
          <w:gridSpan w:val="2"/>
        </w:tcPr>
        <w:p w14:paraId="607E099A" w14:textId="77777777" w:rsidR="00481751" w:rsidRPr="00F85124" w:rsidRDefault="00481751" w:rsidP="001C2B59">
          <w:pPr>
            <w:rPr>
              <w:rFonts w:asciiTheme="minorHAnsi" w:hAnsiTheme="minorHAnsi"/>
              <w:sz w:val="12"/>
              <w:szCs w:val="12"/>
            </w:rPr>
          </w:pPr>
          <w:r w:rsidRPr="00F85124">
            <w:rPr>
              <w:rFonts w:asciiTheme="minorHAnsi" w:hAnsiTheme="minorHAnsi"/>
              <w:sz w:val="12"/>
              <w:szCs w:val="12"/>
            </w:rPr>
            <w:t>Enforcement Agency:</w:t>
          </w:r>
        </w:p>
      </w:tc>
      <w:tc>
        <w:tcPr>
          <w:tcW w:w="1043" w:type="pct"/>
        </w:tcPr>
        <w:p w14:paraId="607E099B" w14:textId="77777777" w:rsidR="00481751" w:rsidRPr="00F85124" w:rsidRDefault="00481751" w:rsidP="001C2B59">
          <w:pPr>
            <w:rPr>
              <w:rFonts w:asciiTheme="minorHAnsi" w:hAnsiTheme="minorHAnsi"/>
              <w:sz w:val="12"/>
              <w:szCs w:val="12"/>
            </w:rPr>
          </w:pPr>
          <w:r w:rsidRPr="00F85124">
            <w:rPr>
              <w:rFonts w:asciiTheme="minorHAnsi" w:hAnsiTheme="minorHAnsi"/>
              <w:sz w:val="12"/>
              <w:szCs w:val="12"/>
            </w:rPr>
            <w:t>Permit Number:</w:t>
          </w:r>
        </w:p>
      </w:tc>
    </w:tr>
    <w:tr w:rsidR="00481751" w:rsidRPr="00F85124" w14:paraId="607E09A0" w14:textId="77777777" w:rsidTr="00D618EF">
      <w:trPr>
        <w:cantSplit/>
        <w:trHeight w:val="288"/>
      </w:trPr>
      <w:tc>
        <w:tcPr>
          <w:tcW w:w="0" w:type="auto"/>
        </w:tcPr>
        <w:p w14:paraId="607E099D" w14:textId="77777777" w:rsidR="00481751" w:rsidRPr="00F85124" w:rsidRDefault="00481751" w:rsidP="001C2B59">
          <w:pPr>
            <w:rPr>
              <w:rFonts w:asciiTheme="minorHAnsi" w:hAnsiTheme="minorHAnsi"/>
              <w:sz w:val="12"/>
              <w:szCs w:val="12"/>
              <w:vertAlign w:val="superscript"/>
            </w:rPr>
          </w:pPr>
          <w:r w:rsidRPr="00F85124">
            <w:rPr>
              <w:rFonts w:asciiTheme="minorHAnsi" w:hAnsiTheme="minorHAnsi"/>
              <w:sz w:val="12"/>
              <w:szCs w:val="12"/>
            </w:rPr>
            <w:t>Dwelling Address:</w:t>
          </w:r>
        </w:p>
      </w:tc>
      <w:tc>
        <w:tcPr>
          <w:tcW w:w="1786" w:type="pct"/>
          <w:gridSpan w:val="2"/>
        </w:tcPr>
        <w:p w14:paraId="607E099E" w14:textId="77777777" w:rsidR="00481751" w:rsidRPr="00F85124" w:rsidRDefault="00481751" w:rsidP="001C2B59">
          <w:pPr>
            <w:rPr>
              <w:rFonts w:asciiTheme="minorHAnsi" w:hAnsiTheme="minorHAnsi"/>
              <w:sz w:val="12"/>
              <w:szCs w:val="12"/>
              <w:vertAlign w:val="superscript"/>
            </w:rPr>
          </w:pPr>
          <w:r w:rsidRPr="00F85124">
            <w:rPr>
              <w:rFonts w:asciiTheme="minorHAnsi" w:hAnsiTheme="minorHAnsi"/>
              <w:sz w:val="12"/>
              <w:szCs w:val="12"/>
            </w:rPr>
            <w:t>City</w:t>
          </w:r>
        </w:p>
      </w:tc>
      <w:tc>
        <w:tcPr>
          <w:tcW w:w="1043" w:type="pct"/>
        </w:tcPr>
        <w:p w14:paraId="607E099F" w14:textId="77777777" w:rsidR="00481751" w:rsidRPr="00F85124" w:rsidRDefault="00481751" w:rsidP="001C2B59">
          <w:pPr>
            <w:rPr>
              <w:rFonts w:asciiTheme="minorHAnsi" w:hAnsiTheme="minorHAnsi"/>
              <w:sz w:val="12"/>
              <w:szCs w:val="12"/>
              <w:vertAlign w:val="superscript"/>
            </w:rPr>
          </w:pPr>
          <w:r w:rsidRPr="00F85124">
            <w:rPr>
              <w:rFonts w:asciiTheme="minorHAnsi" w:hAnsiTheme="minorHAnsi"/>
              <w:sz w:val="12"/>
              <w:szCs w:val="12"/>
            </w:rPr>
            <w:t>Zip Code</w:t>
          </w:r>
        </w:p>
      </w:tc>
    </w:tr>
  </w:tbl>
  <w:p w14:paraId="607E09A1" w14:textId="77777777" w:rsidR="00481751" w:rsidRPr="00072AD8" w:rsidRDefault="00481751" w:rsidP="00C325F7">
    <w:pPr>
      <w:pStyle w:val="Header"/>
      <w:spacing w:after="0"/>
      <w:rPr>
        <w:sz w:val="20"/>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7E09A5" w14:textId="77777777" w:rsidR="00481751" w:rsidRDefault="00454254">
    <w:pPr>
      <w:pStyle w:val="Header"/>
    </w:pPr>
    <w:r>
      <w:rPr>
        <w:noProof/>
      </w:rPr>
      <w:pict w14:anchorId="607E09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1"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7E09A6" w14:textId="77777777" w:rsidR="00481751" w:rsidRDefault="00454254">
    <w:pPr>
      <w:pStyle w:val="Header"/>
    </w:pPr>
    <w:r>
      <w:rPr>
        <w:noProof/>
      </w:rPr>
      <w:pict w14:anchorId="607E09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5"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654"/>
      <w:gridCol w:w="4524"/>
      <w:gridCol w:w="2452"/>
    </w:tblGrid>
    <w:tr w:rsidR="00481751" w:rsidRPr="00F85124" w14:paraId="607E09A9" w14:textId="77777777" w:rsidTr="00183712">
      <w:trPr>
        <w:cantSplit/>
        <w:trHeight w:val="144"/>
      </w:trPr>
      <w:tc>
        <w:tcPr>
          <w:tcW w:w="4162" w:type="pct"/>
          <w:gridSpan w:val="2"/>
          <w:tcBorders>
            <w:bottom w:val="single" w:sz="4" w:space="0" w:color="auto"/>
            <w:right w:val="nil"/>
          </w:tcBorders>
          <w:vAlign w:val="center"/>
        </w:tcPr>
        <w:p w14:paraId="607E09A7" w14:textId="77777777" w:rsidR="00481751" w:rsidRPr="00F85124" w:rsidRDefault="00454254" w:rsidP="00CD594B">
          <w:pPr>
            <w:pStyle w:val="Heading1"/>
            <w:numPr>
              <w:ilvl w:val="0"/>
              <w:numId w:val="0"/>
            </w:numPr>
            <w:spacing w:before="0"/>
            <w:rPr>
              <w:rFonts w:asciiTheme="minorHAnsi" w:hAnsiTheme="minorHAnsi"/>
              <w:b w:val="0"/>
              <w:bCs/>
              <w:sz w:val="20"/>
            </w:rPr>
          </w:pPr>
          <w:r>
            <w:rPr>
              <w:rFonts w:asciiTheme="minorHAnsi" w:hAnsiTheme="minorHAnsi"/>
              <w:b w:val="0"/>
              <w:bCs/>
              <w:noProof/>
              <w:sz w:val="20"/>
            </w:rPr>
            <w:pict w14:anchorId="607E09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6"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81751">
            <w:rPr>
              <w:rFonts w:asciiTheme="minorHAnsi" w:hAnsiTheme="minorHAnsi"/>
              <w:b w:val="0"/>
              <w:bCs/>
              <w:sz w:val="20"/>
            </w:rPr>
            <w:t>CERTIFICATE OF INSTALLATION – USER INSTRUCTIONS</w:t>
          </w:r>
        </w:p>
      </w:tc>
      <w:tc>
        <w:tcPr>
          <w:tcW w:w="838" w:type="pct"/>
          <w:tcBorders>
            <w:left w:val="nil"/>
            <w:bottom w:val="single" w:sz="4" w:space="0" w:color="auto"/>
          </w:tcBorders>
          <w:tcMar>
            <w:left w:w="115" w:type="dxa"/>
            <w:right w:w="115" w:type="dxa"/>
          </w:tcMar>
          <w:vAlign w:val="center"/>
        </w:tcPr>
        <w:p w14:paraId="607E09A8" w14:textId="77777777" w:rsidR="00481751" w:rsidRDefault="00481751">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CF2R-PLB-01-E</w:t>
          </w:r>
        </w:p>
      </w:tc>
    </w:tr>
    <w:tr w:rsidR="00481751" w:rsidRPr="00F85124" w14:paraId="607E09AC" w14:textId="77777777" w:rsidTr="00CD594B">
      <w:trPr>
        <w:cantSplit/>
        <w:trHeight w:val="288"/>
      </w:trPr>
      <w:tc>
        <w:tcPr>
          <w:tcW w:w="2616" w:type="pct"/>
          <w:tcBorders>
            <w:right w:val="nil"/>
          </w:tcBorders>
        </w:tcPr>
        <w:p w14:paraId="607E09AA" w14:textId="77777777" w:rsidR="00481751" w:rsidRPr="00586C72" w:rsidRDefault="00481751" w:rsidP="00CD594B">
          <w:pPr>
            <w:tabs>
              <w:tab w:val="right" w:pos="10543"/>
            </w:tabs>
            <w:spacing w:after="0"/>
            <w:rPr>
              <w:rFonts w:asciiTheme="minorHAnsi" w:hAnsiTheme="minorHAnsi"/>
              <w:sz w:val="20"/>
              <w:szCs w:val="20"/>
            </w:rPr>
          </w:pPr>
          <w:r>
            <w:rPr>
              <w:rFonts w:asciiTheme="minorHAnsi" w:hAnsiTheme="minorHAnsi"/>
              <w:bCs/>
              <w:sz w:val="20"/>
              <w:szCs w:val="20"/>
            </w:rPr>
            <w:t>Multifamily</w:t>
          </w:r>
          <w:r w:rsidRPr="007C409B">
            <w:rPr>
              <w:rFonts w:asciiTheme="minorHAnsi" w:hAnsiTheme="minorHAnsi"/>
              <w:bCs/>
              <w:sz w:val="20"/>
              <w:szCs w:val="20"/>
            </w:rPr>
            <w:t xml:space="preserve"> </w:t>
          </w:r>
          <w:r>
            <w:rPr>
              <w:rFonts w:asciiTheme="minorHAnsi" w:hAnsiTheme="minorHAnsi"/>
              <w:bCs/>
              <w:sz w:val="20"/>
              <w:szCs w:val="20"/>
            </w:rPr>
            <w:t>Central</w:t>
          </w:r>
          <w:r w:rsidRPr="00586C72">
            <w:rPr>
              <w:rFonts w:asciiTheme="minorHAnsi" w:hAnsiTheme="minorHAnsi"/>
              <w:bCs/>
              <w:sz w:val="20"/>
              <w:szCs w:val="20"/>
            </w:rPr>
            <w:t xml:space="preserve"> Hot Water System Distribution</w:t>
          </w:r>
        </w:p>
      </w:tc>
      <w:tc>
        <w:tcPr>
          <w:tcW w:w="2384" w:type="pct"/>
          <w:gridSpan w:val="2"/>
          <w:tcBorders>
            <w:left w:val="nil"/>
          </w:tcBorders>
        </w:tcPr>
        <w:p w14:paraId="607E09AB" w14:textId="77777777" w:rsidR="00481751" w:rsidRPr="00586C72" w:rsidRDefault="00481751" w:rsidP="00CD594B">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454254">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fldSimple w:instr=" SECTIONPAGES   \* MERGEFORMAT ">
            <w:r w:rsidR="00454254" w:rsidRPr="00454254">
              <w:rPr>
                <w:rFonts w:asciiTheme="minorHAnsi" w:hAnsiTheme="minorHAnsi"/>
                <w:bCs/>
                <w:noProof/>
                <w:sz w:val="20"/>
                <w:szCs w:val="20"/>
              </w:rPr>
              <w:t>2</w:t>
            </w:r>
          </w:fldSimple>
          <w:r w:rsidRPr="00586C72">
            <w:rPr>
              <w:rFonts w:asciiTheme="minorHAnsi" w:hAnsiTheme="minorHAnsi"/>
              <w:bCs/>
              <w:sz w:val="20"/>
              <w:szCs w:val="20"/>
            </w:rPr>
            <w:t>)</w:t>
          </w:r>
        </w:p>
      </w:tc>
    </w:tr>
  </w:tbl>
  <w:p w14:paraId="607E09AD" w14:textId="77777777" w:rsidR="00481751" w:rsidRPr="00072AD8" w:rsidRDefault="00481751" w:rsidP="00C325F7">
    <w:pPr>
      <w:pStyle w:val="Header"/>
      <w:spacing w:after="0"/>
      <w:rPr>
        <w:sz w:val="20"/>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7E09AF" w14:textId="77777777" w:rsidR="00481751" w:rsidRDefault="00454254">
    <w:pPr>
      <w:pStyle w:val="Header"/>
    </w:pPr>
    <w:r>
      <w:rPr>
        <w:noProof/>
      </w:rPr>
      <w:pict w14:anchorId="607E0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4"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7E09B0" w14:textId="77777777" w:rsidR="00481751" w:rsidRDefault="00454254">
    <w:pPr>
      <w:pStyle w:val="Header"/>
    </w:pPr>
    <w:r>
      <w:rPr>
        <w:noProof/>
      </w:rPr>
      <w:pict w14:anchorId="607E09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8"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654"/>
      <w:gridCol w:w="4524"/>
      <w:gridCol w:w="2452"/>
    </w:tblGrid>
    <w:tr w:rsidR="00481751" w:rsidRPr="00F85124" w14:paraId="607E09B3" w14:textId="77777777" w:rsidTr="00183712">
      <w:trPr>
        <w:cantSplit/>
        <w:trHeight w:val="144"/>
      </w:trPr>
      <w:tc>
        <w:tcPr>
          <w:tcW w:w="4162" w:type="pct"/>
          <w:gridSpan w:val="2"/>
          <w:tcBorders>
            <w:bottom w:val="single" w:sz="4" w:space="0" w:color="auto"/>
            <w:right w:val="nil"/>
          </w:tcBorders>
          <w:vAlign w:val="center"/>
        </w:tcPr>
        <w:p w14:paraId="607E09B1" w14:textId="77777777" w:rsidR="00481751" w:rsidRPr="00F85124" w:rsidRDefault="00454254" w:rsidP="00CD594B">
          <w:pPr>
            <w:pStyle w:val="Heading1"/>
            <w:numPr>
              <w:ilvl w:val="0"/>
              <w:numId w:val="0"/>
            </w:numPr>
            <w:spacing w:before="0"/>
            <w:rPr>
              <w:rFonts w:asciiTheme="minorHAnsi" w:hAnsiTheme="minorHAnsi"/>
              <w:b w:val="0"/>
              <w:bCs/>
              <w:sz w:val="20"/>
            </w:rPr>
          </w:pPr>
          <w:r>
            <w:rPr>
              <w:rFonts w:asciiTheme="minorHAnsi" w:hAnsiTheme="minorHAnsi"/>
              <w:b w:val="0"/>
              <w:bCs/>
              <w:noProof/>
              <w:sz w:val="20"/>
            </w:rPr>
            <w:pict w14:anchorId="607E09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9" o:spid="_x0000_s205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81751">
            <w:rPr>
              <w:rFonts w:asciiTheme="minorHAnsi" w:hAnsiTheme="minorHAnsi"/>
              <w:b w:val="0"/>
              <w:bCs/>
              <w:sz w:val="20"/>
            </w:rPr>
            <w:t xml:space="preserve">CERTIFICATE OF INSTALLATION - </w:t>
          </w:r>
          <w:r w:rsidR="00481751" w:rsidRPr="00B40F13">
            <w:rPr>
              <w:rFonts w:asciiTheme="minorHAnsi" w:hAnsiTheme="minorHAnsi"/>
              <w:b w:val="0"/>
              <w:bCs/>
              <w:sz w:val="20"/>
            </w:rPr>
            <w:t>DATA FIELD DEFINITIONS AND CALCULATIONS</w:t>
          </w:r>
        </w:p>
      </w:tc>
      <w:tc>
        <w:tcPr>
          <w:tcW w:w="838" w:type="pct"/>
          <w:tcBorders>
            <w:left w:val="nil"/>
            <w:bottom w:val="single" w:sz="4" w:space="0" w:color="auto"/>
          </w:tcBorders>
          <w:tcMar>
            <w:left w:w="115" w:type="dxa"/>
            <w:right w:w="115" w:type="dxa"/>
          </w:tcMar>
          <w:vAlign w:val="center"/>
        </w:tcPr>
        <w:p w14:paraId="607E09B2" w14:textId="77777777" w:rsidR="00481751" w:rsidRPr="00F85124" w:rsidRDefault="00481751" w:rsidP="00CD594B">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CF2R-PLB-01-E</w:t>
          </w:r>
        </w:p>
      </w:tc>
    </w:tr>
    <w:tr w:rsidR="00481751" w:rsidRPr="00F85124" w14:paraId="607E09B6" w14:textId="77777777" w:rsidTr="00CD594B">
      <w:trPr>
        <w:cantSplit/>
        <w:trHeight w:val="288"/>
      </w:trPr>
      <w:tc>
        <w:tcPr>
          <w:tcW w:w="2616" w:type="pct"/>
          <w:tcBorders>
            <w:right w:val="nil"/>
          </w:tcBorders>
        </w:tcPr>
        <w:p w14:paraId="607E09B4" w14:textId="77777777" w:rsidR="00481751" w:rsidRPr="00586C72" w:rsidRDefault="00481751" w:rsidP="00CD594B">
          <w:pPr>
            <w:tabs>
              <w:tab w:val="right" w:pos="10543"/>
            </w:tabs>
            <w:spacing w:after="0"/>
            <w:rPr>
              <w:rFonts w:asciiTheme="minorHAnsi" w:hAnsiTheme="minorHAnsi"/>
              <w:sz w:val="20"/>
              <w:szCs w:val="20"/>
            </w:rPr>
          </w:pPr>
          <w:r>
            <w:rPr>
              <w:rFonts w:asciiTheme="minorHAnsi" w:hAnsiTheme="minorHAnsi"/>
              <w:bCs/>
              <w:sz w:val="20"/>
              <w:szCs w:val="20"/>
            </w:rPr>
            <w:t>Multifamily</w:t>
          </w:r>
          <w:r w:rsidRPr="007C409B">
            <w:rPr>
              <w:rFonts w:asciiTheme="minorHAnsi" w:hAnsiTheme="minorHAnsi"/>
              <w:bCs/>
              <w:sz w:val="20"/>
              <w:szCs w:val="20"/>
            </w:rPr>
            <w:t xml:space="preserve"> </w:t>
          </w:r>
          <w:r>
            <w:rPr>
              <w:rFonts w:asciiTheme="minorHAnsi" w:hAnsiTheme="minorHAnsi"/>
              <w:bCs/>
              <w:sz w:val="20"/>
              <w:szCs w:val="20"/>
            </w:rPr>
            <w:t>Central</w:t>
          </w:r>
          <w:r w:rsidRPr="00586C72">
            <w:rPr>
              <w:rFonts w:asciiTheme="minorHAnsi" w:hAnsiTheme="minorHAnsi"/>
              <w:bCs/>
              <w:sz w:val="20"/>
              <w:szCs w:val="20"/>
            </w:rPr>
            <w:t xml:space="preserve"> Hot Water System Distribution</w:t>
          </w:r>
        </w:p>
      </w:tc>
      <w:tc>
        <w:tcPr>
          <w:tcW w:w="2384" w:type="pct"/>
          <w:gridSpan w:val="2"/>
          <w:tcBorders>
            <w:left w:val="nil"/>
          </w:tcBorders>
        </w:tcPr>
        <w:p w14:paraId="607E09B5" w14:textId="77777777" w:rsidR="00481751" w:rsidRPr="00586C72" w:rsidRDefault="00481751" w:rsidP="00CD594B">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454254">
            <w:rPr>
              <w:rFonts w:asciiTheme="minorHAnsi" w:hAnsiTheme="minorHAnsi"/>
              <w:bCs/>
              <w:noProof/>
              <w:sz w:val="20"/>
              <w:szCs w:val="20"/>
            </w:rPr>
            <w:t>1</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fldSimple w:instr=" SECTIONPAGES   \* MERGEFORMAT ">
            <w:r w:rsidR="00454254" w:rsidRPr="00454254">
              <w:rPr>
                <w:rFonts w:asciiTheme="minorHAnsi" w:hAnsiTheme="minorHAnsi"/>
                <w:bCs/>
                <w:noProof/>
                <w:sz w:val="20"/>
                <w:szCs w:val="20"/>
              </w:rPr>
              <w:t>8</w:t>
            </w:r>
          </w:fldSimple>
          <w:r w:rsidRPr="00586C72">
            <w:rPr>
              <w:rFonts w:asciiTheme="minorHAnsi" w:hAnsiTheme="minorHAnsi"/>
              <w:bCs/>
              <w:sz w:val="20"/>
              <w:szCs w:val="20"/>
            </w:rPr>
            <w:t>)</w:t>
          </w:r>
        </w:p>
      </w:tc>
    </w:tr>
  </w:tbl>
  <w:p w14:paraId="607E09B7" w14:textId="77777777" w:rsidR="00481751" w:rsidRPr="00072AD8" w:rsidRDefault="00481751" w:rsidP="00C325F7">
    <w:pPr>
      <w:pStyle w:val="Header"/>
      <w:spacing w:after="0"/>
      <w:rPr>
        <w:sz w:val="20"/>
        <w:szCs w:val="16"/>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7E09B8" w14:textId="77777777" w:rsidR="00481751" w:rsidRDefault="00454254">
    <w:pPr>
      <w:pStyle w:val="Header"/>
    </w:pPr>
    <w:r>
      <w:rPr>
        <w:noProof/>
      </w:rPr>
      <w:pict w14:anchorId="607E09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7"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20DC0"/>
    <w:multiLevelType w:val="hybridMultilevel"/>
    <w:tmpl w:val="D5D6EC0C"/>
    <w:lvl w:ilvl="0" w:tplc="3F8EA5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9D5A02"/>
    <w:multiLevelType w:val="multilevel"/>
    <w:tmpl w:val="60C01518"/>
    <w:lvl w:ilvl="0">
      <w:start w:val="1"/>
      <w:numFmt w:val="decimal"/>
      <w:lvlText w:val="%1."/>
      <w:lvlJc w:val="left"/>
      <w:pPr>
        <w:tabs>
          <w:tab w:val="num" w:pos="630"/>
        </w:tabs>
        <w:ind w:left="63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nsid w:val="0C247EF1"/>
    <w:multiLevelType w:val="hybridMultilevel"/>
    <w:tmpl w:val="45EAAB00"/>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A706E0"/>
    <w:multiLevelType w:val="hybridMultilevel"/>
    <w:tmpl w:val="FEDC0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55758F"/>
    <w:multiLevelType w:val="hybridMultilevel"/>
    <w:tmpl w:val="3FE6C032"/>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30324B"/>
    <w:multiLevelType w:val="hybridMultilevel"/>
    <w:tmpl w:val="4FAA9840"/>
    <w:lvl w:ilvl="0" w:tplc="7EEE07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A302B5"/>
    <w:multiLevelType w:val="hybridMultilevel"/>
    <w:tmpl w:val="EA823D8E"/>
    <w:lvl w:ilvl="0" w:tplc="E132C872">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4F1859"/>
    <w:multiLevelType w:val="hybridMultilevel"/>
    <w:tmpl w:val="7E807846"/>
    <w:lvl w:ilvl="0" w:tplc="DCAAE708">
      <w:start w:val="1"/>
      <w:numFmt w:val="decimal"/>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1A57171"/>
    <w:multiLevelType w:val="hybridMultilevel"/>
    <w:tmpl w:val="990838CC"/>
    <w:lvl w:ilvl="0" w:tplc="5FE2B916">
      <w:start w:val="3"/>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nsid w:val="27AD4FAA"/>
    <w:multiLevelType w:val="hybridMultilevel"/>
    <w:tmpl w:val="11BCA6BE"/>
    <w:lvl w:ilvl="0" w:tplc="FF726606">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BF46B38"/>
    <w:multiLevelType w:val="hybridMultilevel"/>
    <w:tmpl w:val="762A8FCA"/>
    <w:lvl w:ilvl="0" w:tplc="999ED45E">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E6A4913"/>
    <w:multiLevelType w:val="hybridMultilevel"/>
    <w:tmpl w:val="11BCA6BE"/>
    <w:lvl w:ilvl="0" w:tplc="FF726606">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6B75685"/>
    <w:multiLevelType w:val="multilevel"/>
    <w:tmpl w:val="49BE91C8"/>
    <w:lvl w:ilvl="0">
      <w:start w:val="1"/>
      <w:numFmt w:val="decimal"/>
      <w:pStyle w:val="Heading1"/>
      <w:suff w:val="space"/>
      <w:lvlText w:val="Appendix RA%1"/>
      <w:lvlJc w:val="left"/>
      <w:pPr>
        <w:ind w:left="198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72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3">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AA1BAF"/>
    <w:multiLevelType w:val="hybridMultilevel"/>
    <w:tmpl w:val="E966805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409B4CFB"/>
    <w:multiLevelType w:val="hybridMultilevel"/>
    <w:tmpl w:val="DE526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638084C"/>
    <w:multiLevelType w:val="hybridMultilevel"/>
    <w:tmpl w:val="10AA91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FD86111"/>
    <w:multiLevelType w:val="hybridMultilevel"/>
    <w:tmpl w:val="3C329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3B50E33"/>
    <w:multiLevelType w:val="hybridMultilevel"/>
    <w:tmpl w:val="E3F82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640BBC"/>
    <w:multiLevelType w:val="hybridMultilevel"/>
    <w:tmpl w:val="D1986E0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9154BDD"/>
    <w:multiLevelType w:val="hybridMultilevel"/>
    <w:tmpl w:val="990838CC"/>
    <w:lvl w:ilvl="0" w:tplc="5FE2B916">
      <w:start w:val="3"/>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1">
    <w:nsid w:val="5EFA54BF"/>
    <w:multiLevelType w:val="hybridMultilevel"/>
    <w:tmpl w:val="E2F43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990834"/>
    <w:multiLevelType w:val="hybridMultilevel"/>
    <w:tmpl w:val="C610CE94"/>
    <w:lvl w:ilvl="0" w:tplc="DCAAE70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63542B2"/>
    <w:multiLevelType w:val="hybridMultilevel"/>
    <w:tmpl w:val="11EAA08A"/>
    <w:lvl w:ilvl="0" w:tplc="DCAAE70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B03220C"/>
    <w:multiLevelType w:val="hybridMultilevel"/>
    <w:tmpl w:val="4496974C"/>
    <w:lvl w:ilvl="0" w:tplc="9828B3A0">
      <w:start w:val="1"/>
      <w:numFmt w:val="decimal"/>
      <w:lvlText w:val="%1."/>
      <w:lvlJc w:val="left"/>
      <w:pPr>
        <w:ind w:left="720" w:hanging="360"/>
      </w:pPr>
      <w:rPr>
        <w:rFonts w:hint="default"/>
      </w:rPr>
    </w:lvl>
    <w:lvl w:ilvl="1" w:tplc="9482E9EC">
      <w:start w:val="1"/>
      <w:numFmt w:val="lowerLetter"/>
      <w:lvlText w:val="%2."/>
      <w:lvlJc w:val="left"/>
      <w:pPr>
        <w:ind w:left="1440" w:hanging="360"/>
      </w:pPr>
    </w:lvl>
    <w:lvl w:ilvl="2" w:tplc="C734C172" w:tentative="1">
      <w:start w:val="1"/>
      <w:numFmt w:val="lowerRoman"/>
      <w:lvlText w:val="%3."/>
      <w:lvlJc w:val="right"/>
      <w:pPr>
        <w:ind w:left="2160" w:hanging="180"/>
      </w:pPr>
    </w:lvl>
    <w:lvl w:ilvl="3" w:tplc="C15EDC5A" w:tentative="1">
      <w:start w:val="1"/>
      <w:numFmt w:val="decimal"/>
      <w:lvlText w:val="%4."/>
      <w:lvlJc w:val="left"/>
      <w:pPr>
        <w:ind w:left="2880" w:hanging="360"/>
      </w:pPr>
    </w:lvl>
    <w:lvl w:ilvl="4" w:tplc="0A7ED4D0" w:tentative="1">
      <w:start w:val="1"/>
      <w:numFmt w:val="lowerLetter"/>
      <w:lvlText w:val="%5."/>
      <w:lvlJc w:val="left"/>
      <w:pPr>
        <w:ind w:left="3600" w:hanging="360"/>
      </w:pPr>
    </w:lvl>
    <w:lvl w:ilvl="5" w:tplc="B52ABC88" w:tentative="1">
      <w:start w:val="1"/>
      <w:numFmt w:val="lowerRoman"/>
      <w:lvlText w:val="%6."/>
      <w:lvlJc w:val="right"/>
      <w:pPr>
        <w:ind w:left="4320" w:hanging="180"/>
      </w:pPr>
    </w:lvl>
    <w:lvl w:ilvl="6" w:tplc="1DE67E58" w:tentative="1">
      <w:start w:val="1"/>
      <w:numFmt w:val="decimal"/>
      <w:lvlText w:val="%7."/>
      <w:lvlJc w:val="left"/>
      <w:pPr>
        <w:ind w:left="5040" w:hanging="360"/>
      </w:pPr>
    </w:lvl>
    <w:lvl w:ilvl="7" w:tplc="8EBC5168" w:tentative="1">
      <w:start w:val="1"/>
      <w:numFmt w:val="lowerLetter"/>
      <w:lvlText w:val="%8."/>
      <w:lvlJc w:val="left"/>
      <w:pPr>
        <w:ind w:left="5760" w:hanging="360"/>
      </w:pPr>
    </w:lvl>
    <w:lvl w:ilvl="8" w:tplc="9064B2BA" w:tentative="1">
      <w:start w:val="1"/>
      <w:numFmt w:val="lowerRoman"/>
      <w:lvlText w:val="%9."/>
      <w:lvlJc w:val="right"/>
      <w:pPr>
        <w:ind w:left="6480" w:hanging="180"/>
      </w:pPr>
    </w:lvl>
  </w:abstractNum>
  <w:abstractNum w:abstractNumId="26">
    <w:nsid w:val="6B143573"/>
    <w:multiLevelType w:val="hybridMultilevel"/>
    <w:tmpl w:val="F19C8FD2"/>
    <w:lvl w:ilvl="0" w:tplc="C2781350">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4DA2C8BC">
      <w:start w:val="1"/>
      <w:numFmt w:val="bullet"/>
      <w:lvlText w:val="o"/>
      <w:lvlJc w:val="left"/>
      <w:pPr>
        <w:tabs>
          <w:tab w:val="num" w:pos="1440"/>
        </w:tabs>
        <w:ind w:left="1440" w:hanging="360"/>
      </w:pPr>
      <w:rPr>
        <w:rFonts w:ascii="Courier New" w:hAnsi="Courier New" w:cs="Courier New" w:hint="default"/>
      </w:rPr>
    </w:lvl>
    <w:lvl w:ilvl="2" w:tplc="5888B2B4" w:tentative="1">
      <w:start w:val="1"/>
      <w:numFmt w:val="bullet"/>
      <w:lvlText w:val=""/>
      <w:lvlJc w:val="left"/>
      <w:pPr>
        <w:tabs>
          <w:tab w:val="num" w:pos="2160"/>
        </w:tabs>
        <w:ind w:left="2160" w:hanging="360"/>
      </w:pPr>
      <w:rPr>
        <w:rFonts w:ascii="Wingdings" w:hAnsi="Wingdings" w:hint="default"/>
      </w:rPr>
    </w:lvl>
    <w:lvl w:ilvl="3" w:tplc="2782EF6C" w:tentative="1">
      <w:start w:val="1"/>
      <w:numFmt w:val="bullet"/>
      <w:lvlText w:val=""/>
      <w:lvlJc w:val="left"/>
      <w:pPr>
        <w:tabs>
          <w:tab w:val="num" w:pos="2880"/>
        </w:tabs>
        <w:ind w:left="2880" w:hanging="360"/>
      </w:pPr>
      <w:rPr>
        <w:rFonts w:ascii="Symbol" w:hAnsi="Symbol" w:hint="default"/>
      </w:rPr>
    </w:lvl>
    <w:lvl w:ilvl="4" w:tplc="8682C0E2" w:tentative="1">
      <w:start w:val="1"/>
      <w:numFmt w:val="bullet"/>
      <w:lvlText w:val="o"/>
      <w:lvlJc w:val="left"/>
      <w:pPr>
        <w:tabs>
          <w:tab w:val="num" w:pos="3600"/>
        </w:tabs>
        <w:ind w:left="3600" w:hanging="360"/>
      </w:pPr>
      <w:rPr>
        <w:rFonts w:ascii="Courier New" w:hAnsi="Courier New" w:cs="Courier New" w:hint="default"/>
      </w:rPr>
    </w:lvl>
    <w:lvl w:ilvl="5" w:tplc="460E0D98" w:tentative="1">
      <w:start w:val="1"/>
      <w:numFmt w:val="bullet"/>
      <w:lvlText w:val=""/>
      <w:lvlJc w:val="left"/>
      <w:pPr>
        <w:tabs>
          <w:tab w:val="num" w:pos="4320"/>
        </w:tabs>
        <w:ind w:left="4320" w:hanging="360"/>
      </w:pPr>
      <w:rPr>
        <w:rFonts w:ascii="Wingdings" w:hAnsi="Wingdings" w:hint="default"/>
      </w:rPr>
    </w:lvl>
    <w:lvl w:ilvl="6" w:tplc="02FCC290" w:tentative="1">
      <w:start w:val="1"/>
      <w:numFmt w:val="bullet"/>
      <w:lvlText w:val=""/>
      <w:lvlJc w:val="left"/>
      <w:pPr>
        <w:tabs>
          <w:tab w:val="num" w:pos="5040"/>
        </w:tabs>
        <w:ind w:left="5040" w:hanging="360"/>
      </w:pPr>
      <w:rPr>
        <w:rFonts w:ascii="Symbol" w:hAnsi="Symbol" w:hint="default"/>
      </w:rPr>
    </w:lvl>
    <w:lvl w:ilvl="7" w:tplc="8E141A6E" w:tentative="1">
      <w:start w:val="1"/>
      <w:numFmt w:val="bullet"/>
      <w:lvlText w:val="o"/>
      <w:lvlJc w:val="left"/>
      <w:pPr>
        <w:tabs>
          <w:tab w:val="num" w:pos="5760"/>
        </w:tabs>
        <w:ind w:left="5760" w:hanging="360"/>
      </w:pPr>
      <w:rPr>
        <w:rFonts w:ascii="Courier New" w:hAnsi="Courier New" w:cs="Courier New" w:hint="default"/>
      </w:rPr>
    </w:lvl>
    <w:lvl w:ilvl="8" w:tplc="78003010" w:tentative="1">
      <w:start w:val="1"/>
      <w:numFmt w:val="bullet"/>
      <w:lvlText w:val=""/>
      <w:lvlJc w:val="left"/>
      <w:pPr>
        <w:tabs>
          <w:tab w:val="num" w:pos="6480"/>
        </w:tabs>
        <w:ind w:left="6480" w:hanging="360"/>
      </w:pPr>
      <w:rPr>
        <w:rFonts w:ascii="Wingdings" w:hAnsi="Wingdings" w:hint="default"/>
      </w:rPr>
    </w:lvl>
  </w:abstractNum>
  <w:abstractNum w:abstractNumId="27">
    <w:nsid w:val="6B88008C"/>
    <w:multiLevelType w:val="hybridMultilevel"/>
    <w:tmpl w:val="39D86320"/>
    <w:lvl w:ilvl="0" w:tplc="18EEE7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EEE77BE"/>
    <w:multiLevelType w:val="hybridMultilevel"/>
    <w:tmpl w:val="8480816C"/>
    <w:lvl w:ilvl="0" w:tplc="6DF6E0B4">
      <w:start w:val="1"/>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F77725C"/>
    <w:multiLevelType w:val="hybridMultilevel"/>
    <w:tmpl w:val="E2E40866"/>
    <w:lvl w:ilvl="0" w:tplc="02303008">
      <w:start w:val="1"/>
      <w:numFmt w:val="bullet"/>
      <w:lvlText w:val=""/>
      <w:lvlJc w:val="left"/>
      <w:pPr>
        <w:ind w:left="1235" w:hanging="360"/>
      </w:pPr>
      <w:rPr>
        <w:rFonts w:ascii="Symbol" w:hAnsi="Symbol" w:hint="default"/>
      </w:rPr>
    </w:lvl>
    <w:lvl w:ilvl="1" w:tplc="04090003" w:tentative="1">
      <w:start w:val="1"/>
      <w:numFmt w:val="bullet"/>
      <w:lvlText w:val="o"/>
      <w:lvlJc w:val="left"/>
      <w:pPr>
        <w:ind w:left="1955" w:hanging="360"/>
      </w:pPr>
      <w:rPr>
        <w:rFonts w:ascii="Courier New" w:hAnsi="Courier New" w:cs="Courier New" w:hint="default"/>
      </w:rPr>
    </w:lvl>
    <w:lvl w:ilvl="2" w:tplc="04090005" w:tentative="1">
      <w:start w:val="1"/>
      <w:numFmt w:val="bullet"/>
      <w:lvlText w:val=""/>
      <w:lvlJc w:val="left"/>
      <w:pPr>
        <w:ind w:left="2675" w:hanging="360"/>
      </w:pPr>
      <w:rPr>
        <w:rFonts w:ascii="Wingdings" w:hAnsi="Wingdings" w:hint="default"/>
      </w:rPr>
    </w:lvl>
    <w:lvl w:ilvl="3" w:tplc="04090001" w:tentative="1">
      <w:start w:val="1"/>
      <w:numFmt w:val="bullet"/>
      <w:lvlText w:val=""/>
      <w:lvlJc w:val="left"/>
      <w:pPr>
        <w:ind w:left="3395" w:hanging="360"/>
      </w:pPr>
      <w:rPr>
        <w:rFonts w:ascii="Symbol" w:hAnsi="Symbol" w:hint="default"/>
      </w:rPr>
    </w:lvl>
    <w:lvl w:ilvl="4" w:tplc="04090003" w:tentative="1">
      <w:start w:val="1"/>
      <w:numFmt w:val="bullet"/>
      <w:lvlText w:val="o"/>
      <w:lvlJc w:val="left"/>
      <w:pPr>
        <w:ind w:left="4115" w:hanging="360"/>
      </w:pPr>
      <w:rPr>
        <w:rFonts w:ascii="Courier New" w:hAnsi="Courier New" w:cs="Courier New" w:hint="default"/>
      </w:rPr>
    </w:lvl>
    <w:lvl w:ilvl="5" w:tplc="04090005" w:tentative="1">
      <w:start w:val="1"/>
      <w:numFmt w:val="bullet"/>
      <w:lvlText w:val=""/>
      <w:lvlJc w:val="left"/>
      <w:pPr>
        <w:ind w:left="4835" w:hanging="360"/>
      </w:pPr>
      <w:rPr>
        <w:rFonts w:ascii="Wingdings" w:hAnsi="Wingdings" w:hint="default"/>
      </w:rPr>
    </w:lvl>
    <w:lvl w:ilvl="6" w:tplc="04090001" w:tentative="1">
      <w:start w:val="1"/>
      <w:numFmt w:val="bullet"/>
      <w:lvlText w:val=""/>
      <w:lvlJc w:val="left"/>
      <w:pPr>
        <w:ind w:left="5555" w:hanging="360"/>
      </w:pPr>
      <w:rPr>
        <w:rFonts w:ascii="Symbol" w:hAnsi="Symbol" w:hint="default"/>
      </w:rPr>
    </w:lvl>
    <w:lvl w:ilvl="7" w:tplc="04090003" w:tentative="1">
      <w:start w:val="1"/>
      <w:numFmt w:val="bullet"/>
      <w:lvlText w:val="o"/>
      <w:lvlJc w:val="left"/>
      <w:pPr>
        <w:ind w:left="6275" w:hanging="360"/>
      </w:pPr>
      <w:rPr>
        <w:rFonts w:ascii="Courier New" w:hAnsi="Courier New" w:cs="Courier New" w:hint="default"/>
      </w:rPr>
    </w:lvl>
    <w:lvl w:ilvl="8" w:tplc="04090005" w:tentative="1">
      <w:start w:val="1"/>
      <w:numFmt w:val="bullet"/>
      <w:lvlText w:val=""/>
      <w:lvlJc w:val="left"/>
      <w:pPr>
        <w:ind w:left="6995" w:hanging="360"/>
      </w:pPr>
      <w:rPr>
        <w:rFonts w:ascii="Wingdings" w:hAnsi="Wingdings" w:hint="default"/>
      </w:rPr>
    </w:lvl>
  </w:abstractNum>
  <w:abstractNum w:abstractNumId="31">
    <w:nsid w:val="79481BD4"/>
    <w:multiLevelType w:val="hybridMultilevel"/>
    <w:tmpl w:val="7310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F6B7E16"/>
    <w:multiLevelType w:val="hybridMultilevel"/>
    <w:tmpl w:val="0366A7C8"/>
    <w:lvl w:ilvl="0" w:tplc="9BD23468">
      <w:start w:val="1"/>
      <w:numFmt w:val="lowerLetter"/>
      <w:lvlText w:val="(%1)"/>
      <w:lvlJc w:val="left"/>
      <w:pPr>
        <w:ind w:left="810" w:hanging="360"/>
      </w:pPr>
      <w:rPr>
        <w:rFonts w:hint="default"/>
      </w:rPr>
    </w:lvl>
    <w:lvl w:ilvl="1" w:tplc="FFFFFFFF">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num w:numId="1">
    <w:abstractNumId w:val="26"/>
  </w:num>
  <w:num w:numId="2">
    <w:abstractNumId w:val="12"/>
  </w:num>
  <w:num w:numId="3">
    <w:abstractNumId w:val="1"/>
  </w:num>
  <w:num w:numId="4">
    <w:abstractNumId w:val="5"/>
  </w:num>
  <w:num w:numId="5">
    <w:abstractNumId w:val="25"/>
  </w:num>
  <w:num w:numId="6">
    <w:abstractNumId w:val="2"/>
  </w:num>
  <w:num w:numId="7">
    <w:abstractNumId w:val="4"/>
  </w:num>
  <w:num w:numId="8">
    <w:abstractNumId w:val="14"/>
  </w:num>
  <w:num w:numId="9">
    <w:abstractNumId w:val="10"/>
  </w:num>
  <w:num w:numId="10">
    <w:abstractNumId w:val="8"/>
  </w:num>
  <w:num w:numId="11">
    <w:abstractNumId w:val="20"/>
  </w:num>
  <w:num w:numId="12">
    <w:abstractNumId w:val="24"/>
  </w:num>
  <w:num w:numId="13">
    <w:abstractNumId w:val="32"/>
  </w:num>
  <w:num w:numId="14">
    <w:abstractNumId w:val="9"/>
  </w:num>
  <w:num w:numId="15">
    <w:abstractNumId w:val="22"/>
  </w:num>
  <w:num w:numId="16">
    <w:abstractNumId w:val="7"/>
  </w:num>
  <w:num w:numId="17">
    <w:abstractNumId w:val="23"/>
  </w:num>
  <w:num w:numId="18">
    <w:abstractNumId w:val="6"/>
  </w:num>
  <w:num w:numId="19">
    <w:abstractNumId w:val="29"/>
  </w:num>
  <w:num w:numId="20">
    <w:abstractNumId w:val="30"/>
  </w:num>
  <w:num w:numId="21">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num>
  <w:num w:numId="23">
    <w:abstractNumId w:val="17"/>
  </w:num>
  <w:num w:numId="24">
    <w:abstractNumId w:val="16"/>
  </w:num>
  <w:num w:numId="25">
    <w:abstractNumId w:val="28"/>
  </w:num>
  <w:num w:numId="26">
    <w:abstractNumId w:val="18"/>
  </w:num>
  <w:num w:numId="27">
    <w:abstractNumId w:val="31"/>
  </w:num>
  <w:num w:numId="28">
    <w:abstractNumId w:val="21"/>
  </w:num>
  <w:num w:numId="29">
    <w:abstractNumId w:val="13"/>
  </w:num>
  <w:num w:numId="30">
    <w:abstractNumId w:val="27"/>
  </w:num>
  <w:num w:numId="31">
    <w:abstractNumId w:val="3"/>
  </w:num>
  <w:num w:numId="32">
    <w:abstractNumId w:val="0"/>
  </w:num>
  <w:num w:numId="33">
    <w:abstractNumId w:val="19"/>
  </w:num>
  <w:num w:numId="34">
    <w:abstractNumId w:val="9"/>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removeDateAndTime/>
  <w:proofState w:spelling="clean" w:grammar="clean"/>
  <w:trackRevisions/>
  <w:defaultTabStop w:val="720"/>
  <w:drawingGridHorizontalSpacing w:val="110"/>
  <w:displayHorizontalDrawingGridEvery w:val="2"/>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6D7"/>
    <w:rsid w:val="00005EA3"/>
    <w:rsid w:val="0002006B"/>
    <w:rsid w:val="00026BD1"/>
    <w:rsid w:val="00035038"/>
    <w:rsid w:val="00051A47"/>
    <w:rsid w:val="00056C2E"/>
    <w:rsid w:val="0006139B"/>
    <w:rsid w:val="00070FC5"/>
    <w:rsid w:val="00072AD8"/>
    <w:rsid w:val="000744AF"/>
    <w:rsid w:val="00076238"/>
    <w:rsid w:val="00084AC4"/>
    <w:rsid w:val="0009219B"/>
    <w:rsid w:val="000968F2"/>
    <w:rsid w:val="000B2EF2"/>
    <w:rsid w:val="000B3DE3"/>
    <w:rsid w:val="000B4A98"/>
    <w:rsid w:val="000B4F44"/>
    <w:rsid w:val="000C1AEF"/>
    <w:rsid w:val="000D5453"/>
    <w:rsid w:val="000F282C"/>
    <w:rsid w:val="00106FB3"/>
    <w:rsid w:val="00123DA3"/>
    <w:rsid w:val="00140960"/>
    <w:rsid w:val="0014237C"/>
    <w:rsid w:val="00147B60"/>
    <w:rsid w:val="00170CD6"/>
    <w:rsid w:val="00181AB3"/>
    <w:rsid w:val="00183712"/>
    <w:rsid w:val="00193D08"/>
    <w:rsid w:val="00197E61"/>
    <w:rsid w:val="001B0A17"/>
    <w:rsid w:val="001B2619"/>
    <w:rsid w:val="001C0551"/>
    <w:rsid w:val="001C2B59"/>
    <w:rsid w:val="001C43F9"/>
    <w:rsid w:val="001D56D7"/>
    <w:rsid w:val="001E0DF0"/>
    <w:rsid w:val="002014B2"/>
    <w:rsid w:val="00216BB6"/>
    <w:rsid w:val="002202FA"/>
    <w:rsid w:val="00223B57"/>
    <w:rsid w:val="00236931"/>
    <w:rsid w:val="00241C88"/>
    <w:rsid w:val="00247881"/>
    <w:rsid w:val="00247B09"/>
    <w:rsid w:val="00252B8F"/>
    <w:rsid w:val="00265061"/>
    <w:rsid w:val="00272E56"/>
    <w:rsid w:val="00273FAE"/>
    <w:rsid w:val="002811BA"/>
    <w:rsid w:val="0029370B"/>
    <w:rsid w:val="002A7E1D"/>
    <w:rsid w:val="002F60B7"/>
    <w:rsid w:val="00307870"/>
    <w:rsid w:val="003174C1"/>
    <w:rsid w:val="00326C72"/>
    <w:rsid w:val="00335E47"/>
    <w:rsid w:val="00361263"/>
    <w:rsid w:val="003727FA"/>
    <w:rsid w:val="0039561D"/>
    <w:rsid w:val="00397F07"/>
    <w:rsid w:val="003A1EE7"/>
    <w:rsid w:val="003C0E64"/>
    <w:rsid w:val="003C5FBB"/>
    <w:rsid w:val="003D19CA"/>
    <w:rsid w:val="003D35D1"/>
    <w:rsid w:val="003D3964"/>
    <w:rsid w:val="003D3BDA"/>
    <w:rsid w:val="003D76C7"/>
    <w:rsid w:val="003E30BA"/>
    <w:rsid w:val="003E3FC8"/>
    <w:rsid w:val="003F0D53"/>
    <w:rsid w:val="003F7369"/>
    <w:rsid w:val="00413A63"/>
    <w:rsid w:val="00435049"/>
    <w:rsid w:val="00446446"/>
    <w:rsid w:val="004465ED"/>
    <w:rsid w:val="004468E1"/>
    <w:rsid w:val="00454254"/>
    <w:rsid w:val="004600F6"/>
    <w:rsid w:val="0047749E"/>
    <w:rsid w:val="00481751"/>
    <w:rsid w:val="00485FBE"/>
    <w:rsid w:val="0049349C"/>
    <w:rsid w:val="004A74F1"/>
    <w:rsid w:val="004B4E7D"/>
    <w:rsid w:val="004C4971"/>
    <w:rsid w:val="004C50C6"/>
    <w:rsid w:val="004D54BF"/>
    <w:rsid w:val="004D59A7"/>
    <w:rsid w:val="004E49B8"/>
    <w:rsid w:val="004F66DC"/>
    <w:rsid w:val="004F7BAF"/>
    <w:rsid w:val="0050392D"/>
    <w:rsid w:val="005062FA"/>
    <w:rsid w:val="00511FCC"/>
    <w:rsid w:val="0052342C"/>
    <w:rsid w:val="00524AB7"/>
    <w:rsid w:val="00532CB8"/>
    <w:rsid w:val="0053535C"/>
    <w:rsid w:val="00535A33"/>
    <w:rsid w:val="005423C1"/>
    <w:rsid w:val="00556774"/>
    <w:rsid w:val="005B67BA"/>
    <w:rsid w:val="005C4D6C"/>
    <w:rsid w:val="005D3643"/>
    <w:rsid w:val="005E317A"/>
    <w:rsid w:val="005E7C5B"/>
    <w:rsid w:val="005F3E72"/>
    <w:rsid w:val="00600BAC"/>
    <w:rsid w:val="00602B64"/>
    <w:rsid w:val="006032B4"/>
    <w:rsid w:val="0066172B"/>
    <w:rsid w:val="00672F4C"/>
    <w:rsid w:val="00674291"/>
    <w:rsid w:val="006A51DA"/>
    <w:rsid w:val="006D6971"/>
    <w:rsid w:val="006E7AF8"/>
    <w:rsid w:val="006F74A5"/>
    <w:rsid w:val="00707C74"/>
    <w:rsid w:val="00716022"/>
    <w:rsid w:val="00716CC0"/>
    <w:rsid w:val="00737519"/>
    <w:rsid w:val="0076384B"/>
    <w:rsid w:val="00773995"/>
    <w:rsid w:val="007865F1"/>
    <w:rsid w:val="0078773A"/>
    <w:rsid w:val="007A3D95"/>
    <w:rsid w:val="007B1D42"/>
    <w:rsid w:val="007C409B"/>
    <w:rsid w:val="007C6B37"/>
    <w:rsid w:val="007D0483"/>
    <w:rsid w:val="007D43A6"/>
    <w:rsid w:val="007F6FA2"/>
    <w:rsid w:val="0082211E"/>
    <w:rsid w:val="00842758"/>
    <w:rsid w:val="00842E1F"/>
    <w:rsid w:val="0084428F"/>
    <w:rsid w:val="008670A6"/>
    <w:rsid w:val="00870180"/>
    <w:rsid w:val="008B4F3F"/>
    <w:rsid w:val="008B5F61"/>
    <w:rsid w:val="008C7C7F"/>
    <w:rsid w:val="008E1EA5"/>
    <w:rsid w:val="008F0805"/>
    <w:rsid w:val="009010E5"/>
    <w:rsid w:val="00906E20"/>
    <w:rsid w:val="0092312B"/>
    <w:rsid w:val="0092680B"/>
    <w:rsid w:val="009304DE"/>
    <w:rsid w:val="0093694E"/>
    <w:rsid w:val="0093726E"/>
    <w:rsid w:val="009375EC"/>
    <w:rsid w:val="00937B59"/>
    <w:rsid w:val="00944C1F"/>
    <w:rsid w:val="00947331"/>
    <w:rsid w:val="00960FC1"/>
    <w:rsid w:val="00987235"/>
    <w:rsid w:val="00990D96"/>
    <w:rsid w:val="009A3CB7"/>
    <w:rsid w:val="009A7B08"/>
    <w:rsid w:val="009B08F6"/>
    <w:rsid w:val="009C48B8"/>
    <w:rsid w:val="009D52B9"/>
    <w:rsid w:val="009F29A2"/>
    <w:rsid w:val="009F61DE"/>
    <w:rsid w:val="00A00450"/>
    <w:rsid w:val="00A045E3"/>
    <w:rsid w:val="00A14DC6"/>
    <w:rsid w:val="00A1549E"/>
    <w:rsid w:val="00A15E28"/>
    <w:rsid w:val="00A35067"/>
    <w:rsid w:val="00A606BF"/>
    <w:rsid w:val="00A656BE"/>
    <w:rsid w:val="00A72C17"/>
    <w:rsid w:val="00A80404"/>
    <w:rsid w:val="00A92970"/>
    <w:rsid w:val="00A94527"/>
    <w:rsid w:val="00AB10DA"/>
    <w:rsid w:val="00AC49AC"/>
    <w:rsid w:val="00AD1659"/>
    <w:rsid w:val="00AE2F88"/>
    <w:rsid w:val="00AF3F32"/>
    <w:rsid w:val="00AF40B3"/>
    <w:rsid w:val="00B3063C"/>
    <w:rsid w:val="00B36001"/>
    <w:rsid w:val="00B43DD2"/>
    <w:rsid w:val="00B90A45"/>
    <w:rsid w:val="00BA034D"/>
    <w:rsid w:val="00BB4441"/>
    <w:rsid w:val="00BC1D2A"/>
    <w:rsid w:val="00BC3161"/>
    <w:rsid w:val="00BC46D1"/>
    <w:rsid w:val="00BF0DE9"/>
    <w:rsid w:val="00BF5E3E"/>
    <w:rsid w:val="00C060F2"/>
    <w:rsid w:val="00C21BB4"/>
    <w:rsid w:val="00C24CD0"/>
    <w:rsid w:val="00C325F7"/>
    <w:rsid w:val="00C66FA7"/>
    <w:rsid w:val="00C757D5"/>
    <w:rsid w:val="00C8137E"/>
    <w:rsid w:val="00C951EE"/>
    <w:rsid w:val="00CA13F1"/>
    <w:rsid w:val="00CA7F58"/>
    <w:rsid w:val="00CD0AA9"/>
    <w:rsid w:val="00CD2C84"/>
    <w:rsid w:val="00CD594B"/>
    <w:rsid w:val="00CE5554"/>
    <w:rsid w:val="00CF275D"/>
    <w:rsid w:val="00D045AB"/>
    <w:rsid w:val="00D13A90"/>
    <w:rsid w:val="00D2350E"/>
    <w:rsid w:val="00D27334"/>
    <w:rsid w:val="00D311FE"/>
    <w:rsid w:val="00D33833"/>
    <w:rsid w:val="00D40936"/>
    <w:rsid w:val="00D45382"/>
    <w:rsid w:val="00D5274E"/>
    <w:rsid w:val="00D618EF"/>
    <w:rsid w:val="00D645DE"/>
    <w:rsid w:val="00D754D9"/>
    <w:rsid w:val="00D81280"/>
    <w:rsid w:val="00D83193"/>
    <w:rsid w:val="00D94F37"/>
    <w:rsid w:val="00DB310B"/>
    <w:rsid w:val="00DB7BAB"/>
    <w:rsid w:val="00DD5F61"/>
    <w:rsid w:val="00DE1683"/>
    <w:rsid w:val="00DE27E0"/>
    <w:rsid w:val="00DF0A9C"/>
    <w:rsid w:val="00E067C0"/>
    <w:rsid w:val="00E140EE"/>
    <w:rsid w:val="00E146EB"/>
    <w:rsid w:val="00E2111D"/>
    <w:rsid w:val="00E215C5"/>
    <w:rsid w:val="00E315E6"/>
    <w:rsid w:val="00E3167F"/>
    <w:rsid w:val="00E41D1D"/>
    <w:rsid w:val="00E462A6"/>
    <w:rsid w:val="00E667A8"/>
    <w:rsid w:val="00E76316"/>
    <w:rsid w:val="00E90CB1"/>
    <w:rsid w:val="00E93FA3"/>
    <w:rsid w:val="00EA24E3"/>
    <w:rsid w:val="00EA6A47"/>
    <w:rsid w:val="00EB67CC"/>
    <w:rsid w:val="00EB6881"/>
    <w:rsid w:val="00EC644E"/>
    <w:rsid w:val="00ED0648"/>
    <w:rsid w:val="00ED393A"/>
    <w:rsid w:val="00EE20EF"/>
    <w:rsid w:val="00EF1EAC"/>
    <w:rsid w:val="00EF33D6"/>
    <w:rsid w:val="00EF4E76"/>
    <w:rsid w:val="00F02BF1"/>
    <w:rsid w:val="00F1677A"/>
    <w:rsid w:val="00F642E8"/>
    <w:rsid w:val="00F6458B"/>
    <w:rsid w:val="00F76C64"/>
    <w:rsid w:val="00F84483"/>
    <w:rsid w:val="00F84919"/>
    <w:rsid w:val="00F858EE"/>
    <w:rsid w:val="00FA67C7"/>
    <w:rsid w:val="00FD1EEB"/>
    <w:rsid w:val="00FE3223"/>
    <w:rsid w:val="00FF2854"/>
    <w:rsid w:val="00FF4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607E0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lsdException w:name="heading 2" w:uiPriority="0"/>
    <w:lsdException w:name="heading 3" w:uiPriority="0"/>
    <w:lsdException w:name="heading 4" w:uiPriority="0"/>
    <w:lsdException w:name="heading 5" w:uiPriority="0"/>
    <w:lsdException w:name="heading 6" w:uiPriority="0"/>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34D"/>
    <w:pPr>
      <w:spacing w:after="200" w:line="276" w:lineRule="auto"/>
    </w:pPr>
    <w:rPr>
      <w:sz w:val="22"/>
      <w:szCs w:val="22"/>
    </w:rPr>
  </w:style>
  <w:style w:type="paragraph" w:styleId="Heading1">
    <w:name w:val="heading 1"/>
    <w:basedOn w:val="Normal"/>
    <w:next w:val="Normal"/>
    <w:link w:val="Heading1Char"/>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basedOn w:val="Normal"/>
    <w:next w:val="Normal"/>
    <w:link w:val="Heading3Char"/>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styleId="BalloonText">
    <w:name w:val="Balloon Text"/>
    <w:basedOn w:val="Normal"/>
    <w:link w:val="BalloonTextChar"/>
    <w:uiPriority w:val="99"/>
    <w:semiHidden/>
    <w:unhideWhenUsed/>
    <w:rsid w:val="00DB7B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7BAB"/>
    <w:rPr>
      <w:rFonts w:ascii="Tahoma" w:hAnsi="Tahoma" w:cs="Tahoma"/>
      <w:sz w:val="16"/>
      <w:szCs w:val="16"/>
    </w:rPr>
  </w:style>
  <w:style w:type="paragraph" w:customStyle="1" w:styleId="p2">
    <w:name w:val="p2"/>
    <w:basedOn w:val="Normal"/>
    <w:rsid w:val="00DB7BAB"/>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7">
    <w:name w:val="Style7"/>
    <w:basedOn w:val="Footer"/>
    <w:link w:val="Style7Char"/>
    <w:qFormat/>
    <w:rsid w:val="009304DE"/>
    <w:pPr>
      <w:pBdr>
        <w:top w:val="single" w:sz="4" w:space="1" w:color="auto"/>
      </w:pBdr>
      <w:tabs>
        <w:tab w:val="clear" w:pos="4680"/>
        <w:tab w:val="clear" w:pos="9360"/>
        <w:tab w:val="center" w:pos="4320"/>
        <w:tab w:val="right" w:pos="10800"/>
      </w:tabs>
      <w:spacing w:after="0" w:line="240" w:lineRule="auto"/>
    </w:pPr>
    <w:rPr>
      <w:rFonts w:asciiTheme="minorHAnsi" w:eastAsia="Times New Roman" w:hAnsiTheme="minorHAnsi"/>
      <w:sz w:val="20"/>
      <w:szCs w:val="20"/>
    </w:rPr>
  </w:style>
  <w:style w:type="character" w:customStyle="1" w:styleId="Style7Char">
    <w:name w:val="Style7 Char"/>
    <w:basedOn w:val="FooterChar"/>
    <w:link w:val="Style7"/>
    <w:rsid w:val="009304DE"/>
    <w:rPr>
      <w:rFonts w:asciiTheme="minorHAnsi" w:eastAsia="Times New Roman" w:hAnsiTheme="minorHAnsi"/>
      <w:sz w:val="22"/>
      <w:szCs w:val="22"/>
    </w:rPr>
  </w:style>
  <w:style w:type="character" w:styleId="CommentReference">
    <w:name w:val="annotation reference"/>
    <w:basedOn w:val="DefaultParagraphFont"/>
    <w:uiPriority w:val="99"/>
    <w:semiHidden/>
    <w:unhideWhenUsed/>
    <w:rsid w:val="00E90CB1"/>
    <w:rPr>
      <w:sz w:val="16"/>
      <w:szCs w:val="16"/>
    </w:rPr>
  </w:style>
  <w:style w:type="paragraph" w:styleId="CommentText">
    <w:name w:val="annotation text"/>
    <w:basedOn w:val="Normal"/>
    <w:link w:val="CommentTextChar"/>
    <w:uiPriority w:val="99"/>
    <w:semiHidden/>
    <w:unhideWhenUsed/>
    <w:rsid w:val="00E90CB1"/>
    <w:pPr>
      <w:spacing w:line="240" w:lineRule="auto"/>
    </w:pPr>
    <w:rPr>
      <w:sz w:val="20"/>
      <w:szCs w:val="20"/>
    </w:rPr>
  </w:style>
  <w:style w:type="character" w:customStyle="1" w:styleId="CommentTextChar">
    <w:name w:val="Comment Text Char"/>
    <w:basedOn w:val="DefaultParagraphFont"/>
    <w:link w:val="CommentText"/>
    <w:uiPriority w:val="99"/>
    <w:semiHidden/>
    <w:rsid w:val="00E90CB1"/>
  </w:style>
  <w:style w:type="paragraph" w:styleId="CommentSubject">
    <w:name w:val="annotation subject"/>
    <w:basedOn w:val="CommentText"/>
    <w:next w:val="CommentText"/>
    <w:link w:val="CommentSubjectChar"/>
    <w:uiPriority w:val="99"/>
    <w:semiHidden/>
    <w:unhideWhenUsed/>
    <w:rsid w:val="00E90CB1"/>
    <w:rPr>
      <w:b/>
      <w:bCs/>
    </w:rPr>
  </w:style>
  <w:style w:type="character" w:customStyle="1" w:styleId="CommentSubjectChar">
    <w:name w:val="Comment Subject Char"/>
    <w:basedOn w:val="CommentTextChar"/>
    <w:link w:val="CommentSubject"/>
    <w:uiPriority w:val="99"/>
    <w:semiHidden/>
    <w:rsid w:val="00E90CB1"/>
    <w:rPr>
      <w:b/>
      <w:bCs/>
    </w:rPr>
  </w:style>
  <w:style w:type="paragraph" w:styleId="Revision">
    <w:name w:val="Revision"/>
    <w:hidden/>
    <w:uiPriority w:val="99"/>
    <w:semiHidden/>
    <w:rsid w:val="00335E47"/>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lsdException w:name="heading 2" w:uiPriority="0"/>
    <w:lsdException w:name="heading 3" w:uiPriority="0"/>
    <w:lsdException w:name="heading 4" w:uiPriority="0"/>
    <w:lsdException w:name="heading 5" w:uiPriority="0"/>
    <w:lsdException w:name="heading 6" w:uiPriority="0"/>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34D"/>
    <w:pPr>
      <w:spacing w:after="200" w:line="276" w:lineRule="auto"/>
    </w:pPr>
    <w:rPr>
      <w:sz w:val="22"/>
      <w:szCs w:val="22"/>
    </w:rPr>
  </w:style>
  <w:style w:type="paragraph" w:styleId="Heading1">
    <w:name w:val="heading 1"/>
    <w:basedOn w:val="Normal"/>
    <w:next w:val="Normal"/>
    <w:link w:val="Heading1Char"/>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basedOn w:val="Normal"/>
    <w:next w:val="Normal"/>
    <w:link w:val="Heading3Char"/>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styleId="BalloonText">
    <w:name w:val="Balloon Text"/>
    <w:basedOn w:val="Normal"/>
    <w:link w:val="BalloonTextChar"/>
    <w:uiPriority w:val="99"/>
    <w:semiHidden/>
    <w:unhideWhenUsed/>
    <w:rsid w:val="00DB7B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7BAB"/>
    <w:rPr>
      <w:rFonts w:ascii="Tahoma" w:hAnsi="Tahoma" w:cs="Tahoma"/>
      <w:sz w:val="16"/>
      <w:szCs w:val="16"/>
    </w:rPr>
  </w:style>
  <w:style w:type="paragraph" w:customStyle="1" w:styleId="p2">
    <w:name w:val="p2"/>
    <w:basedOn w:val="Normal"/>
    <w:rsid w:val="00DB7BAB"/>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7">
    <w:name w:val="Style7"/>
    <w:basedOn w:val="Footer"/>
    <w:link w:val="Style7Char"/>
    <w:qFormat/>
    <w:rsid w:val="009304DE"/>
    <w:pPr>
      <w:pBdr>
        <w:top w:val="single" w:sz="4" w:space="1" w:color="auto"/>
      </w:pBdr>
      <w:tabs>
        <w:tab w:val="clear" w:pos="4680"/>
        <w:tab w:val="clear" w:pos="9360"/>
        <w:tab w:val="center" w:pos="4320"/>
        <w:tab w:val="right" w:pos="10800"/>
      </w:tabs>
      <w:spacing w:after="0" w:line="240" w:lineRule="auto"/>
    </w:pPr>
    <w:rPr>
      <w:rFonts w:asciiTheme="minorHAnsi" w:eastAsia="Times New Roman" w:hAnsiTheme="minorHAnsi"/>
      <w:sz w:val="20"/>
      <w:szCs w:val="20"/>
    </w:rPr>
  </w:style>
  <w:style w:type="character" w:customStyle="1" w:styleId="Style7Char">
    <w:name w:val="Style7 Char"/>
    <w:basedOn w:val="FooterChar"/>
    <w:link w:val="Style7"/>
    <w:rsid w:val="009304DE"/>
    <w:rPr>
      <w:rFonts w:asciiTheme="minorHAnsi" w:eastAsia="Times New Roman" w:hAnsiTheme="minorHAnsi"/>
      <w:sz w:val="22"/>
      <w:szCs w:val="22"/>
    </w:rPr>
  </w:style>
  <w:style w:type="character" w:styleId="CommentReference">
    <w:name w:val="annotation reference"/>
    <w:basedOn w:val="DefaultParagraphFont"/>
    <w:uiPriority w:val="99"/>
    <w:semiHidden/>
    <w:unhideWhenUsed/>
    <w:rsid w:val="00E90CB1"/>
    <w:rPr>
      <w:sz w:val="16"/>
      <w:szCs w:val="16"/>
    </w:rPr>
  </w:style>
  <w:style w:type="paragraph" w:styleId="CommentText">
    <w:name w:val="annotation text"/>
    <w:basedOn w:val="Normal"/>
    <w:link w:val="CommentTextChar"/>
    <w:uiPriority w:val="99"/>
    <w:semiHidden/>
    <w:unhideWhenUsed/>
    <w:rsid w:val="00E90CB1"/>
    <w:pPr>
      <w:spacing w:line="240" w:lineRule="auto"/>
    </w:pPr>
    <w:rPr>
      <w:sz w:val="20"/>
      <w:szCs w:val="20"/>
    </w:rPr>
  </w:style>
  <w:style w:type="character" w:customStyle="1" w:styleId="CommentTextChar">
    <w:name w:val="Comment Text Char"/>
    <w:basedOn w:val="DefaultParagraphFont"/>
    <w:link w:val="CommentText"/>
    <w:uiPriority w:val="99"/>
    <w:semiHidden/>
    <w:rsid w:val="00E90CB1"/>
  </w:style>
  <w:style w:type="paragraph" w:styleId="CommentSubject">
    <w:name w:val="annotation subject"/>
    <w:basedOn w:val="CommentText"/>
    <w:next w:val="CommentText"/>
    <w:link w:val="CommentSubjectChar"/>
    <w:uiPriority w:val="99"/>
    <w:semiHidden/>
    <w:unhideWhenUsed/>
    <w:rsid w:val="00E90CB1"/>
    <w:rPr>
      <w:b/>
      <w:bCs/>
    </w:rPr>
  </w:style>
  <w:style w:type="character" w:customStyle="1" w:styleId="CommentSubjectChar">
    <w:name w:val="Comment Subject Char"/>
    <w:basedOn w:val="CommentTextChar"/>
    <w:link w:val="CommentSubject"/>
    <w:uiPriority w:val="99"/>
    <w:semiHidden/>
    <w:rsid w:val="00E90CB1"/>
    <w:rPr>
      <w:b/>
      <w:bCs/>
    </w:rPr>
  </w:style>
  <w:style w:type="paragraph" w:styleId="Revision">
    <w:name w:val="Revision"/>
    <w:hidden/>
    <w:uiPriority w:val="99"/>
    <w:semiHidden/>
    <w:rsid w:val="00335E4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3468610">
      <w:bodyDiv w:val="1"/>
      <w:marLeft w:val="0"/>
      <w:marRight w:val="0"/>
      <w:marTop w:val="0"/>
      <w:marBottom w:val="0"/>
      <w:divBdr>
        <w:top w:val="none" w:sz="0" w:space="0" w:color="auto"/>
        <w:left w:val="none" w:sz="0" w:space="0" w:color="auto"/>
        <w:bottom w:val="none" w:sz="0" w:space="0" w:color="auto"/>
        <w:right w:val="none" w:sz="0" w:space="0" w:color="auto"/>
      </w:divBdr>
    </w:div>
    <w:div w:id="1339113281">
      <w:bodyDiv w:val="1"/>
      <w:marLeft w:val="0"/>
      <w:marRight w:val="0"/>
      <w:marTop w:val="0"/>
      <w:marBottom w:val="0"/>
      <w:divBdr>
        <w:top w:val="none" w:sz="0" w:space="0" w:color="auto"/>
        <w:left w:val="none" w:sz="0" w:space="0" w:color="auto"/>
        <w:bottom w:val="none" w:sz="0" w:space="0" w:color="auto"/>
        <w:right w:val="none" w:sz="0" w:space="0" w:color="auto"/>
      </w:divBdr>
    </w:div>
    <w:div w:id="1513761410">
      <w:bodyDiv w:val="1"/>
      <w:marLeft w:val="0"/>
      <w:marRight w:val="0"/>
      <w:marTop w:val="0"/>
      <w:marBottom w:val="0"/>
      <w:divBdr>
        <w:top w:val="none" w:sz="0" w:space="0" w:color="auto"/>
        <w:left w:val="none" w:sz="0" w:space="0" w:color="auto"/>
        <w:bottom w:val="none" w:sz="0" w:space="0" w:color="auto"/>
        <w:right w:val="none" w:sz="0" w:space="0" w:color="auto"/>
      </w:divBdr>
    </w:div>
    <w:div w:id="1946648097">
      <w:bodyDiv w:val="1"/>
      <w:marLeft w:val="0"/>
      <w:marRight w:val="0"/>
      <w:marTop w:val="0"/>
      <w:marBottom w:val="0"/>
      <w:divBdr>
        <w:top w:val="none" w:sz="0" w:space="0" w:color="auto"/>
        <w:left w:val="none" w:sz="0" w:space="0" w:color="auto"/>
        <w:bottom w:val="none" w:sz="0" w:space="0" w:color="auto"/>
        <w:right w:val="none" w:sz="0" w:space="0" w:color="auto"/>
      </w:divBdr>
      <w:divsChild>
        <w:div w:id="1645156239">
          <w:marLeft w:val="0"/>
          <w:marRight w:val="0"/>
          <w:marTop w:val="0"/>
          <w:marBottom w:val="0"/>
          <w:divBdr>
            <w:top w:val="none" w:sz="0" w:space="0" w:color="auto"/>
            <w:left w:val="none" w:sz="0" w:space="0" w:color="auto"/>
            <w:bottom w:val="none" w:sz="0" w:space="0" w:color="auto"/>
            <w:right w:val="none" w:sz="0" w:space="0" w:color="auto"/>
          </w:divBdr>
        </w:div>
        <w:div w:id="1166897343">
          <w:marLeft w:val="0"/>
          <w:marRight w:val="0"/>
          <w:marTop w:val="0"/>
          <w:marBottom w:val="0"/>
          <w:divBdr>
            <w:top w:val="none" w:sz="0" w:space="0" w:color="auto"/>
            <w:left w:val="none" w:sz="0" w:space="0" w:color="auto"/>
            <w:bottom w:val="none" w:sz="0" w:space="0" w:color="auto"/>
            <w:right w:val="none" w:sz="0" w:space="0" w:color="auto"/>
          </w:divBdr>
        </w:div>
        <w:div w:id="2123764452">
          <w:marLeft w:val="0"/>
          <w:marRight w:val="0"/>
          <w:marTop w:val="0"/>
          <w:marBottom w:val="0"/>
          <w:divBdr>
            <w:top w:val="none" w:sz="0" w:space="0" w:color="auto"/>
            <w:left w:val="none" w:sz="0" w:space="0" w:color="auto"/>
            <w:bottom w:val="none" w:sz="0" w:space="0" w:color="auto"/>
            <w:right w:val="none" w:sz="0" w:space="0" w:color="auto"/>
          </w:divBdr>
        </w:div>
        <w:div w:id="1059861072">
          <w:marLeft w:val="0"/>
          <w:marRight w:val="0"/>
          <w:marTop w:val="0"/>
          <w:marBottom w:val="0"/>
          <w:divBdr>
            <w:top w:val="none" w:sz="0" w:space="0" w:color="auto"/>
            <w:left w:val="none" w:sz="0" w:space="0" w:color="auto"/>
            <w:bottom w:val="none" w:sz="0" w:space="0" w:color="auto"/>
            <w:right w:val="none" w:sz="0" w:space="0" w:color="auto"/>
          </w:divBdr>
        </w:div>
        <w:div w:id="1059330177">
          <w:marLeft w:val="0"/>
          <w:marRight w:val="0"/>
          <w:marTop w:val="0"/>
          <w:marBottom w:val="0"/>
          <w:divBdr>
            <w:top w:val="none" w:sz="0" w:space="0" w:color="auto"/>
            <w:left w:val="none" w:sz="0" w:space="0" w:color="auto"/>
            <w:bottom w:val="none" w:sz="0" w:space="0" w:color="auto"/>
            <w:right w:val="none" w:sz="0" w:space="0" w:color="auto"/>
          </w:divBdr>
        </w:div>
        <w:div w:id="633559889">
          <w:marLeft w:val="0"/>
          <w:marRight w:val="0"/>
          <w:marTop w:val="0"/>
          <w:marBottom w:val="0"/>
          <w:divBdr>
            <w:top w:val="none" w:sz="0" w:space="0" w:color="auto"/>
            <w:left w:val="none" w:sz="0" w:space="0" w:color="auto"/>
            <w:bottom w:val="none" w:sz="0" w:space="0" w:color="auto"/>
            <w:right w:val="none" w:sz="0" w:space="0" w:color="auto"/>
          </w:divBdr>
        </w:div>
        <w:div w:id="1703477882">
          <w:marLeft w:val="0"/>
          <w:marRight w:val="0"/>
          <w:marTop w:val="0"/>
          <w:marBottom w:val="0"/>
          <w:divBdr>
            <w:top w:val="none" w:sz="0" w:space="0" w:color="auto"/>
            <w:left w:val="none" w:sz="0" w:space="0" w:color="auto"/>
            <w:bottom w:val="none" w:sz="0" w:space="0" w:color="auto"/>
            <w:right w:val="none" w:sz="0" w:space="0" w:color="auto"/>
          </w:divBdr>
        </w:div>
        <w:div w:id="401759788">
          <w:marLeft w:val="0"/>
          <w:marRight w:val="0"/>
          <w:marTop w:val="0"/>
          <w:marBottom w:val="0"/>
          <w:divBdr>
            <w:top w:val="none" w:sz="0" w:space="0" w:color="auto"/>
            <w:left w:val="none" w:sz="0" w:space="0" w:color="auto"/>
            <w:bottom w:val="none" w:sz="0" w:space="0" w:color="auto"/>
            <w:right w:val="none" w:sz="0" w:space="0" w:color="auto"/>
          </w:divBdr>
        </w:div>
        <w:div w:id="1423835400">
          <w:marLeft w:val="0"/>
          <w:marRight w:val="0"/>
          <w:marTop w:val="0"/>
          <w:marBottom w:val="0"/>
          <w:divBdr>
            <w:top w:val="none" w:sz="0" w:space="0" w:color="auto"/>
            <w:left w:val="none" w:sz="0" w:space="0" w:color="auto"/>
            <w:bottom w:val="none" w:sz="0" w:space="0" w:color="auto"/>
            <w:right w:val="none" w:sz="0" w:space="0" w:color="auto"/>
          </w:divBdr>
        </w:div>
        <w:div w:id="595359838">
          <w:marLeft w:val="0"/>
          <w:marRight w:val="0"/>
          <w:marTop w:val="0"/>
          <w:marBottom w:val="0"/>
          <w:divBdr>
            <w:top w:val="none" w:sz="0" w:space="0" w:color="auto"/>
            <w:left w:val="none" w:sz="0" w:space="0" w:color="auto"/>
            <w:bottom w:val="none" w:sz="0" w:space="0" w:color="auto"/>
            <w:right w:val="none" w:sz="0" w:space="0" w:color="auto"/>
          </w:divBdr>
        </w:div>
        <w:div w:id="1414624170">
          <w:marLeft w:val="0"/>
          <w:marRight w:val="0"/>
          <w:marTop w:val="0"/>
          <w:marBottom w:val="0"/>
          <w:divBdr>
            <w:top w:val="none" w:sz="0" w:space="0" w:color="auto"/>
            <w:left w:val="none" w:sz="0" w:space="0" w:color="auto"/>
            <w:bottom w:val="none" w:sz="0" w:space="0" w:color="auto"/>
            <w:right w:val="none" w:sz="0" w:space="0" w:color="auto"/>
          </w:divBdr>
        </w:div>
        <w:div w:id="1479031202">
          <w:marLeft w:val="0"/>
          <w:marRight w:val="0"/>
          <w:marTop w:val="0"/>
          <w:marBottom w:val="0"/>
          <w:divBdr>
            <w:top w:val="none" w:sz="0" w:space="0" w:color="auto"/>
            <w:left w:val="none" w:sz="0" w:space="0" w:color="auto"/>
            <w:bottom w:val="none" w:sz="0" w:space="0" w:color="auto"/>
            <w:right w:val="none" w:sz="0" w:space="0" w:color="auto"/>
          </w:divBdr>
        </w:div>
        <w:div w:id="5400221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D34E0F-EE05-469B-BA61-AE66084B6891}">
  <ds:schemaRefs>
    <ds:schemaRef ds:uri="http://schemas.openxmlformats.org/officeDocument/2006/bibliography"/>
  </ds:schemaRefs>
</ds:datastoreItem>
</file>

<file path=customXml/itemProps2.xml><?xml version="1.0" encoding="utf-8"?>
<ds:datastoreItem xmlns:ds="http://schemas.openxmlformats.org/officeDocument/2006/customXml" ds:itemID="{D6657B1A-ACF1-417E-A6D3-57FABC115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15</Pages>
  <Words>4776</Words>
  <Characters>27227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31940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6</cp:revision>
  <dcterms:created xsi:type="dcterms:W3CDTF">2017-04-07T14:47:00Z</dcterms:created>
  <dcterms:modified xsi:type="dcterms:W3CDTF">2017-04-17T22:43:00Z</dcterms:modified>
</cp:coreProperties>
</file>