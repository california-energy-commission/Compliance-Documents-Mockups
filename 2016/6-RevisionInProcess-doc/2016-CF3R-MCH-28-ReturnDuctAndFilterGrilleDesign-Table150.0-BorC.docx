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5184"/>
        <w:gridCol w:w="5129"/>
        <w:tblGridChange w:id="0">
          <w:tblGrid>
            <w:gridCol w:w="781"/>
            <w:gridCol w:w="5184"/>
            <w:gridCol w:w="5129"/>
          </w:tblGrid>
        </w:tblGridChange>
      </w:tblGrid>
      <w:tr w:rsidR="00804636" w:rsidRPr="00F13E77" w14:paraId="5B4185DE" w14:textId="77777777" w:rsidTr="007F272B">
        <w:trPr>
          <w:cantSplit/>
          <w:trHeight w:val="144"/>
        </w:trPr>
        <w:tc>
          <w:tcPr>
            <w:tcW w:w="11094" w:type="dxa"/>
            <w:gridSpan w:val="3"/>
            <w:tcBorders>
              <w:top w:val="single" w:sz="4" w:space="0" w:color="auto"/>
            </w:tcBorders>
            <w:vAlign w:val="center"/>
          </w:tcPr>
          <w:p w14:paraId="5B4185DD" w14:textId="77777777" w:rsidR="00804636" w:rsidRPr="00F13E77" w:rsidRDefault="00804636" w:rsidP="0062080B">
            <w:pPr>
              <w:keepNext/>
              <w:rPr>
                <w:rFonts w:asciiTheme="minorHAnsi" w:hAnsiTheme="minorHAnsi"/>
                <w:b/>
                <w:sz w:val="18"/>
                <w:szCs w:val="18"/>
              </w:rPr>
            </w:pPr>
            <w:r w:rsidRPr="00523F30">
              <w:rPr>
                <w:rFonts w:asciiTheme="minorHAnsi" w:hAnsiTheme="minorHAnsi"/>
                <w:b/>
                <w:sz w:val="18"/>
                <w:szCs w:val="18"/>
              </w:rPr>
              <w:t>A. System Information</w:t>
            </w:r>
          </w:p>
        </w:tc>
      </w:tr>
      <w:tr w:rsidR="00804636" w:rsidRPr="00F13E77" w14:paraId="5B4185E2" w14:textId="77777777" w:rsidTr="00CF00F5">
        <w:trPr>
          <w:cantSplit/>
          <w:trHeight w:val="144"/>
        </w:trPr>
        <w:tc>
          <w:tcPr>
            <w:tcW w:w="781" w:type="dxa"/>
            <w:tcBorders>
              <w:top w:val="single" w:sz="4" w:space="0" w:color="auto"/>
            </w:tcBorders>
            <w:vAlign w:val="center"/>
          </w:tcPr>
          <w:p w14:paraId="5B4185DF"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01</w:t>
            </w:r>
          </w:p>
        </w:tc>
        <w:tc>
          <w:tcPr>
            <w:tcW w:w="5184" w:type="dxa"/>
            <w:tcBorders>
              <w:top w:val="single" w:sz="4" w:space="0" w:color="auto"/>
            </w:tcBorders>
            <w:vAlign w:val="center"/>
          </w:tcPr>
          <w:p w14:paraId="5B4185E0" w14:textId="2F3EC0FC" w:rsidR="00804636" w:rsidRPr="00F13E77" w:rsidRDefault="00804636" w:rsidP="00D7061A">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129" w:type="dxa"/>
            <w:tcBorders>
              <w:top w:val="single" w:sz="4" w:space="0" w:color="auto"/>
            </w:tcBorders>
            <w:vAlign w:val="center"/>
          </w:tcPr>
          <w:p w14:paraId="5B4185E1" w14:textId="77777777" w:rsidR="00804636" w:rsidRPr="00F13E77" w:rsidRDefault="00804636" w:rsidP="0062080B">
            <w:pPr>
              <w:spacing w:after="60"/>
              <w:rPr>
                <w:rFonts w:asciiTheme="minorHAnsi" w:hAnsiTheme="minorHAnsi"/>
                <w:color w:val="000000"/>
                <w:sz w:val="18"/>
                <w:szCs w:val="18"/>
                <w:highlight w:val="yellow"/>
              </w:rPr>
            </w:pPr>
          </w:p>
        </w:tc>
      </w:tr>
      <w:tr w:rsidR="00804636" w:rsidRPr="00F13E77" w14:paraId="5B4185E6" w14:textId="77777777" w:rsidTr="00CF00F5">
        <w:trPr>
          <w:cantSplit/>
          <w:trHeight w:val="144"/>
        </w:trPr>
        <w:tc>
          <w:tcPr>
            <w:tcW w:w="781" w:type="dxa"/>
            <w:vAlign w:val="center"/>
          </w:tcPr>
          <w:p w14:paraId="5B4185E3" w14:textId="77777777" w:rsidR="00804636" w:rsidRPr="00F13E77" w:rsidRDefault="00804636" w:rsidP="0062080B">
            <w:pPr>
              <w:jc w:val="center"/>
              <w:rPr>
                <w:rFonts w:asciiTheme="minorHAnsi" w:hAnsiTheme="minorHAnsi"/>
                <w:sz w:val="18"/>
                <w:szCs w:val="18"/>
              </w:rPr>
            </w:pPr>
            <w:r>
              <w:rPr>
                <w:rFonts w:asciiTheme="minorHAnsi" w:hAnsiTheme="minorHAnsi"/>
                <w:sz w:val="18"/>
                <w:szCs w:val="18"/>
              </w:rPr>
              <w:t>02</w:t>
            </w:r>
          </w:p>
        </w:tc>
        <w:tc>
          <w:tcPr>
            <w:tcW w:w="5184" w:type="dxa"/>
            <w:vAlign w:val="center"/>
          </w:tcPr>
          <w:p w14:paraId="5B4185E4" w14:textId="3C368BCA" w:rsidR="00804636" w:rsidRPr="00F13E77" w:rsidRDefault="00804636" w:rsidP="00D7061A">
            <w:pPr>
              <w:rPr>
                <w:rFonts w:asciiTheme="minorHAnsi" w:hAnsiTheme="minorHAnsi"/>
                <w:sz w:val="18"/>
                <w:szCs w:val="18"/>
              </w:rPr>
            </w:pPr>
            <w:r w:rsidRPr="00F13E77">
              <w:rPr>
                <w:rFonts w:asciiTheme="minorHAnsi" w:hAnsiTheme="minorHAnsi"/>
                <w:sz w:val="18"/>
                <w:szCs w:val="18"/>
              </w:rPr>
              <w:t>System Location or Area Served</w:t>
            </w:r>
          </w:p>
        </w:tc>
        <w:tc>
          <w:tcPr>
            <w:tcW w:w="5129" w:type="dxa"/>
            <w:vAlign w:val="center"/>
          </w:tcPr>
          <w:p w14:paraId="5B4185E5" w14:textId="77777777" w:rsidR="00804636" w:rsidRPr="00F13E77" w:rsidRDefault="00804636" w:rsidP="0062080B">
            <w:pPr>
              <w:spacing w:after="60"/>
              <w:rPr>
                <w:rFonts w:asciiTheme="minorHAnsi" w:hAnsiTheme="minorHAnsi"/>
                <w:sz w:val="18"/>
                <w:szCs w:val="18"/>
              </w:rPr>
            </w:pPr>
          </w:p>
        </w:tc>
      </w:tr>
      <w:tr w:rsidR="00804636" w:rsidRPr="00F13E77" w14:paraId="5B4185EA" w14:textId="77777777" w:rsidTr="00CF00F5">
        <w:trPr>
          <w:cantSplit/>
          <w:trHeight w:val="188"/>
        </w:trPr>
        <w:tc>
          <w:tcPr>
            <w:tcW w:w="781" w:type="dxa"/>
            <w:vAlign w:val="center"/>
          </w:tcPr>
          <w:p w14:paraId="5B4185E7"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5184" w:type="dxa"/>
            <w:vAlign w:val="center"/>
          </w:tcPr>
          <w:p w14:paraId="5B4185E8" w14:textId="157E476F" w:rsidR="00804636" w:rsidRPr="00F13E77" w:rsidRDefault="00804636" w:rsidP="00D7061A">
            <w:pPr>
              <w:rPr>
                <w:rFonts w:asciiTheme="minorHAnsi" w:hAnsiTheme="minorHAnsi"/>
                <w:sz w:val="18"/>
                <w:szCs w:val="18"/>
              </w:rPr>
            </w:pPr>
            <w:r w:rsidRPr="00F13E77">
              <w:rPr>
                <w:rFonts w:asciiTheme="minorHAnsi" w:hAnsiTheme="minorHAnsi"/>
                <w:sz w:val="18"/>
                <w:szCs w:val="18"/>
              </w:rPr>
              <w:t>Nominal Cooling Capacity (tons) of Condenser</w:t>
            </w:r>
          </w:p>
        </w:tc>
        <w:tc>
          <w:tcPr>
            <w:tcW w:w="5129" w:type="dxa"/>
            <w:vAlign w:val="center"/>
          </w:tcPr>
          <w:p w14:paraId="5B4185E9" w14:textId="77777777" w:rsidR="00804636" w:rsidRPr="00F13E77" w:rsidRDefault="00804636" w:rsidP="0062080B">
            <w:pPr>
              <w:spacing w:after="60"/>
              <w:rPr>
                <w:rFonts w:asciiTheme="minorHAnsi" w:hAnsiTheme="minorHAnsi"/>
                <w:sz w:val="18"/>
                <w:szCs w:val="18"/>
              </w:rPr>
            </w:pPr>
          </w:p>
        </w:tc>
      </w:tr>
      <w:tr w:rsidR="00804636" w:rsidRPr="00F13E77" w14:paraId="5B4185EE" w14:textId="77777777" w:rsidTr="00A84B1B">
        <w:tblPrEx>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Change w:id="1" w:author="Shewmaker, Michael@Energy" w:date="2018-04-09T09:05:00Z">
            <w:tblPrEx>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blPrExChange>
        </w:tblPrEx>
        <w:trPr>
          <w:cantSplit/>
          <w:trHeight w:val="144"/>
          <w:trPrChange w:id="2" w:author="Shewmaker, Michael@Energy" w:date="2018-04-09T09:05:00Z">
            <w:trPr>
              <w:cantSplit/>
              <w:trHeight w:val="144"/>
            </w:trPr>
          </w:trPrChange>
        </w:trPr>
        <w:tc>
          <w:tcPr>
            <w:tcW w:w="781" w:type="dxa"/>
            <w:vAlign w:val="center"/>
            <w:tcPrChange w:id="3" w:author="Shewmaker, Michael@Energy" w:date="2018-04-09T09:05:00Z">
              <w:tcPr>
                <w:tcW w:w="781" w:type="dxa"/>
                <w:tcBorders>
                  <w:bottom w:val="single" w:sz="4" w:space="0" w:color="auto"/>
                </w:tcBorders>
                <w:vAlign w:val="center"/>
              </w:tcPr>
            </w:tcPrChange>
          </w:tcPr>
          <w:p w14:paraId="5B4185EB"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5184" w:type="dxa"/>
            <w:vAlign w:val="center"/>
            <w:tcPrChange w:id="4" w:author="Shewmaker, Michael@Energy" w:date="2018-04-09T09:05:00Z">
              <w:tcPr>
                <w:tcW w:w="5184" w:type="dxa"/>
                <w:tcBorders>
                  <w:bottom w:val="single" w:sz="4" w:space="0" w:color="auto"/>
                </w:tcBorders>
                <w:vAlign w:val="center"/>
              </w:tcPr>
            </w:tcPrChange>
          </w:tcPr>
          <w:p w14:paraId="5B4185EC" w14:textId="08B843C2"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Number of Return Ducts</w:t>
            </w:r>
            <w:ins w:id="5" w:author="Shewmaker, Michael@Energy" w:date="2018-04-09T09:05:00Z">
              <w:r w:rsidR="00A84B1B">
                <w:rPr>
                  <w:rFonts w:asciiTheme="minorHAnsi" w:hAnsiTheme="minorHAnsi"/>
                  <w:sz w:val="18"/>
                  <w:szCs w:val="18"/>
                </w:rPr>
                <w:t xml:space="preserve"> Used for Compliance</w:t>
              </w:r>
            </w:ins>
          </w:p>
        </w:tc>
        <w:tc>
          <w:tcPr>
            <w:tcW w:w="5129" w:type="dxa"/>
            <w:vAlign w:val="center"/>
            <w:tcPrChange w:id="6" w:author="Shewmaker, Michael@Energy" w:date="2018-04-09T09:05:00Z">
              <w:tcPr>
                <w:tcW w:w="5129" w:type="dxa"/>
                <w:tcBorders>
                  <w:bottom w:val="single" w:sz="4" w:space="0" w:color="auto"/>
                </w:tcBorders>
                <w:vAlign w:val="center"/>
              </w:tcPr>
            </w:tcPrChange>
          </w:tcPr>
          <w:p w14:paraId="5B4185ED" w14:textId="77777777" w:rsidR="00804636" w:rsidRPr="00F13E77" w:rsidRDefault="00804636" w:rsidP="0062080B">
            <w:pPr>
              <w:keepNext/>
              <w:rPr>
                <w:rFonts w:asciiTheme="minorHAnsi" w:hAnsiTheme="minorHAnsi"/>
                <w:sz w:val="18"/>
                <w:szCs w:val="18"/>
              </w:rPr>
            </w:pPr>
          </w:p>
        </w:tc>
      </w:tr>
      <w:tr w:rsidR="00A84B1B" w:rsidRPr="00F13E77" w14:paraId="1C62B7BC" w14:textId="77777777" w:rsidTr="00CF00F5">
        <w:trPr>
          <w:cantSplit/>
          <w:trHeight w:val="144"/>
          <w:ins w:id="7" w:author="Shewmaker, Michael@Energy" w:date="2018-04-09T09:05:00Z"/>
        </w:trPr>
        <w:tc>
          <w:tcPr>
            <w:tcW w:w="781" w:type="dxa"/>
            <w:tcBorders>
              <w:bottom w:val="single" w:sz="4" w:space="0" w:color="auto"/>
            </w:tcBorders>
            <w:vAlign w:val="center"/>
          </w:tcPr>
          <w:p w14:paraId="1E51183C" w14:textId="122F711B" w:rsidR="00A84B1B" w:rsidRPr="00F13E77" w:rsidRDefault="00A84B1B" w:rsidP="0062080B">
            <w:pPr>
              <w:jc w:val="center"/>
              <w:rPr>
                <w:ins w:id="8" w:author="Shewmaker, Michael@Energy" w:date="2018-04-09T09:05:00Z"/>
                <w:rFonts w:asciiTheme="minorHAnsi" w:hAnsiTheme="minorHAnsi"/>
                <w:sz w:val="18"/>
                <w:szCs w:val="18"/>
              </w:rPr>
            </w:pPr>
            <w:ins w:id="9" w:author="Shewmaker, Michael@Energy" w:date="2018-04-09T09:05:00Z">
              <w:r>
                <w:rPr>
                  <w:rFonts w:asciiTheme="minorHAnsi" w:hAnsiTheme="minorHAnsi"/>
                  <w:sz w:val="18"/>
                  <w:szCs w:val="18"/>
                </w:rPr>
                <w:t>05</w:t>
              </w:r>
            </w:ins>
          </w:p>
        </w:tc>
        <w:tc>
          <w:tcPr>
            <w:tcW w:w="5184" w:type="dxa"/>
            <w:tcBorders>
              <w:bottom w:val="single" w:sz="4" w:space="0" w:color="auto"/>
            </w:tcBorders>
            <w:vAlign w:val="center"/>
          </w:tcPr>
          <w:p w14:paraId="281B77BC" w14:textId="4112C910" w:rsidR="00A84B1B" w:rsidRPr="00F13E77" w:rsidRDefault="00A84B1B" w:rsidP="0062080B">
            <w:pPr>
              <w:keepNext/>
              <w:rPr>
                <w:ins w:id="10" w:author="Shewmaker, Michael@Energy" w:date="2018-04-09T09:05:00Z"/>
                <w:rFonts w:asciiTheme="minorHAnsi" w:hAnsiTheme="minorHAnsi"/>
                <w:sz w:val="18"/>
                <w:szCs w:val="18"/>
              </w:rPr>
            </w:pPr>
            <w:ins w:id="11" w:author="Shewmaker, Michael@Energy" w:date="2018-04-09T09:05:00Z">
              <w:r>
                <w:rPr>
                  <w:rFonts w:asciiTheme="minorHAnsi" w:hAnsiTheme="minorHAnsi"/>
                  <w:sz w:val="18"/>
                  <w:szCs w:val="18"/>
                </w:rPr>
                <w:t>Number of Additional Return Ducts (Not Used for Compliance)</w:t>
              </w:r>
            </w:ins>
          </w:p>
        </w:tc>
        <w:tc>
          <w:tcPr>
            <w:tcW w:w="5129" w:type="dxa"/>
            <w:tcBorders>
              <w:bottom w:val="single" w:sz="4" w:space="0" w:color="auto"/>
            </w:tcBorders>
            <w:vAlign w:val="center"/>
          </w:tcPr>
          <w:p w14:paraId="40CD3B24" w14:textId="77777777" w:rsidR="00A84B1B" w:rsidRPr="00F13E77" w:rsidRDefault="00A84B1B" w:rsidP="0062080B">
            <w:pPr>
              <w:keepNext/>
              <w:rPr>
                <w:ins w:id="12" w:author="Shewmaker, Michael@Energy" w:date="2018-04-09T09:05:00Z"/>
                <w:rFonts w:asciiTheme="minorHAnsi" w:hAnsiTheme="minorHAnsi"/>
                <w:sz w:val="18"/>
                <w:szCs w:val="18"/>
              </w:rPr>
            </w:pPr>
          </w:p>
        </w:tc>
      </w:tr>
    </w:tbl>
    <w:p w14:paraId="5B4185EF" w14:textId="77777777" w:rsidR="00804636" w:rsidRPr="00523F30" w:rsidRDefault="00804636" w:rsidP="00804636">
      <w:pPr>
        <w:rPr>
          <w:rFonts w:asciiTheme="minorHAnsi" w:hAnsiTheme="minorHAnsi"/>
          <w:sz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5156"/>
        <w:gridCol w:w="5157"/>
      </w:tblGrid>
      <w:tr w:rsidR="00804636" w:rsidRPr="00F13E77" w14:paraId="5B4185F1" w14:textId="77777777" w:rsidTr="007F272B">
        <w:trPr>
          <w:cantSplit/>
          <w:trHeight w:val="144"/>
        </w:trPr>
        <w:tc>
          <w:tcPr>
            <w:tcW w:w="11094" w:type="dxa"/>
            <w:gridSpan w:val="3"/>
            <w:vAlign w:val="center"/>
          </w:tcPr>
          <w:p w14:paraId="5B4185F0" w14:textId="77777777" w:rsidR="00804636" w:rsidRPr="000D2D90" w:rsidRDefault="00804636" w:rsidP="00317E50">
            <w:pPr>
              <w:rPr>
                <w:rFonts w:asciiTheme="minorHAnsi" w:hAnsiTheme="minorHAnsi"/>
                <w:sz w:val="18"/>
                <w:szCs w:val="18"/>
              </w:rPr>
            </w:pPr>
            <w:r w:rsidRPr="00523F30">
              <w:rPr>
                <w:rFonts w:asciiTheme="minorHAnsi" w:hAnsiTheme="minorHAnsi"/>
                <w:b/>
                <w:sz w:val="18"/>
                <w:szCs w:val="18"/>
              </w:rPr>
              <w:t>B. One Return Duct</w:t>
            </w:r>
          </w:p>
        </w:tc>
      </w:tr>
      <w:tr w:rsidR="00804636" w:rsidRPr="00F13E77" w14:paraId="5B4185F5" w14:textId="77777777" w:rsidTr="00CF00F5">
        <w:trPr>
          <w:cantSplit/>
          <w:trHeight w:val="144"/>
        </w:trPr>
        <w:tc>
          <w:tcPr>
            <w:tcW w:w="781" w:type="dxa"/>
            <w:vAlign w:val="center"/>
          </w:tcPr>
          <w:p w14:paraId="5B4185F2"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5156" w:type="dxa"/>
            <w:vAlign w:val="center"/>
          </w:tcPr>
          <w:p w14:paraId="5B4185F3" w14:textId="6643C4A3"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 Diameter (inches)</w:t>
            </w:r>
          </w:p>
        </w:tc>
        <w:tc>
          <w:tcPr>
            <w:tcW w:w="5157" w:type="dxa"/>
            <w:vAlign w:val="center"/>
          </w:tcPr>
          <w:p w14:paraId="5B4185F4" w14:textId="77777777" w:rsidR="00804636" w:rsidRPr="00F13E77" w:rsidRDefault="00804636" w:rsidP="0062080B">
            <w:pPr>
              <w:keepNext/>
              <w:rPr>
                <w:rFonts w:asciiTheme="minorHAnsi" w:hAnsiTheme="minorHAnsi"/>
                <w:sz w:val="18"/>
                <w:szCs w:val="18"/>
              </w:rPr>
            </w:pPr>
          </w:p>
        </w:tc>
      </w:tr>
      <w:tr w:rsidR="00804636" w:rsidRPr="00F13E77" w14:paraId="5B4185F9" w14:textId="77777777" w:rsidTr="00CF00F5">
        <w:trPr>
          <w:cantSplit/>
          <w:trHeight w:val="144"/>
        </w:trPr>
        <w:tc>
          <w:tcPr>
            <w:tcW w:w="781" w:type="dxa"/>
            <w:vAlign w:val="center"/>
          </w:tcPr>
          <w:p w14:paraId="5B4185F6"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5156" w:type="dxa"/>
            <w:vAlign w:val="center"/>
          </w:tcPr>
          <w:p w14:paraId="5B4185F7" w14:textId="50DB9B1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157" w:type="dxa"/>
            <w:vAlign w:val="center"/>
          </w:tcPr>
          <w:p w14:paraId="5B4185F8" w14:textId="77777777" w:rsidR="00804636" w:rsidRPr="00F13E77" w:rsidRDefault="00804636" w:rsidP="0062080B">
            <w:pPr>
              <w:keepNext/>
              <w:rPr>
                <w:rFonts w:asciiTheme="minorHAnsi" w:hAnsiTheme="minorHAnsi"/>
                <w:sz w:val="18"/>
                <w:szCs w:val="18"/>
              </w:rPr>
            </w:pPr>
          </w:p>
        </w:tc>
      </w:tr>
      <w:tr w:rsidR="00804636" w:rsidRPr="00F13E77" w14:paraId="5B4185FD" w14:textId="77777777" w:rsidTr="00CF00F5">
        <w:trPr>
          <w:cantSplit/>
          <w:trHeight w:val="144"/>
        </w:trPr>
        <w:tc>
          <w:tcPr>
            <w:tcW w:w="781" w:type="dxa"/>
            <w:vAlign w:val="center"/>
          </w:tcPr>
          <w:p w14:paraId="5B4185FA"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5156" w:type="dxa"/>
            <w:vAlign w:val="center"/>
          </w:tcPr>
          <w:p w14:paraId="5B4185FB" w14:textId="13DAE269" w:rsidR="00804636" w:rsidRPr="00F13E77" w:rsidRDefault="00804636" w:rsidP="0062080B">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3835BA">
              <w:rPr>
                <w:rFonts w:asciiTheme="minorHAnsi" w:hAnsiTheme="minorHAnsi"/>
                <w:sz w:val="18"/>
                <w:szCs w:val="18"/>
              </w:rPr>
              <w:t>)</w:t>
            </w:r>
          </w:p>
        </w:tc>
        <w:tc>
          <w:tcPr>
            <w:tcW w:w="5157" w:type="dxa"/>
            <w:vAlign w:val="center"/>
          </w:tcPr>
          <w:p w14:paraId="5B4185FC" w14:textId="77777777" w:rsidR="00804636" w:rsidRPr="00F13E77" w:rsidRDefault="00804636" w:rsidP="0062080B">
            <w:pPr>
              <w:keepNext/>
              <w:rPr>
                <w:rFonts w:asciiTheme="minorHAnsi" w:hAnsiTheme="minorHAnsi"/>
                <w:sz w:val="18"/>
                <w:szCs w:val="18"/>
              </w:rPr>
            </w:pPr>
          </w:p>
        </w:tc>
      </w:tr>
      <w:tr w:rsidR="00804636" w:rsidRPr="00F13E77" w14:paraId="5B418601" w14:textId="77777777" w:rsidTr="00CF00F5">
        <w:trPr>
          <w:cantSplit/>
          <w:trHeight w:val="144"/>
        </w:trPr>
        <w:tc>
          <w:tcPr>
            <w:tcW w:w="781" w:type="dxa"/>
            <w:vAlign w:val="center"/>
          </w:tcPr>
          <w:p w14:paraId="5B4185FE"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5156" w:type="dxa"/>
            <w:vAlign w:val="center"/>
          </w:tcPr>
          <w:p w14:paraId="5B4185FF" w14:textId="4F2C8A12"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157" w:type="dxa"/>
            <w:vAlign w:val="center"/>
          </w:tcPr>
          <w:p w14:paraId="5B418600" w14:textId="77777777" w:rsidR="00804636" w:rsidRPr="00F13E77" w:rsidRDefault="00804636" w:rsidP="0062080B">
            <w:pPr>
              <w:keepNext/>
              <w:rPr>
                <w:rFonts w:asciiTheme="minorHAnsi" w:hAnsiTheme="minorHAnsi"/>
                <w:sz w:val="18"/>
                <w:szCs w:val="18"/>
              </w:rPr>
            </w:pPr>
          </w:p>
        </w:tc>
      </w:tr>
      <w:tr w:rsidR="00CF00F5" w:rsidRPr="00F13E77" w14:paraId="5B418604" w14:textId="77777777" w:rsidTr="00CF00F5">
        <w:trPr>
          <w:cantSplit/>
          <w:trHeight w:val="144"/>
        </w:trPr>
        <w:tc>
          <w:tcPr>
            <w:tcW w:w="781" w:type="dxa"/>
            <w:vAlign w:val="center"/>
          </w:tcPr>
          <w:p w14:paraId="5B418602" w14:textId="77777777" w:rsidR="00CF00F5" w:rsidRPr="00F13E77" w:rsidRDefault="00CF00F5" w:rsidP="0062080B">
            <w:pPr>
              <w:jc w:val="center"/>
              <w:rPr>
                <w:rFonts w:asciiTheme="minorHAnsi" w:hAnsiTheme="minorHAnsi"/>
                <w:sz w:val="18"/>
                <w:szCs w:val="18"/>
              </w:rPr>
            </w:pPr>
            <w:r>
              <w:rPr>
                <w:rFonts w:asciiTheme="minorHAnsi" w:hAnsiTheme="minorHAnsi"/>
                <w:sz w:val="18"/>
                <w:szCs w:val="18"/>
              </w:rPr>
              <w:t>05</w:t>
            </w:r>
          </w:p>
        </w:tc>
        <w:tc>
          <w:tcPr>
            <w:tcW w:w="5156" w:type="dxa"/>
            <w:vAlign w:val="center"/>
          </w:tcPr>
          <w:p w14:paraId="748EF356" w14:textId="77777777" w:rsidR="00CF00F5" w:rsidRPr="00F13E77" w:rsidRDefault="00CF00F5" w:rsidP="00804636">
            <w:pPr>
              <w:keepNext/>
              <w:rPr>
                <w:rFonts w:asciiTheme="minorHAnsi" w:hAnsiTheme="minorHAnsi"/>
                <w:sz w:val="18"/>
                <w:szCs w:val="18"/>
              </w:rPr>
            </w:pPr>
            <w:r w:rsidRPr="00F13E77">
              <w:rPr>
                <w:rFonts w:asciiTheme="minorHAnsi" w:hAnsiTheme="minorHAnsi"/>
                <w:sz w:val="18"/>
                <w:szCs w:val="18"/>
              </w:rPr>
              <w:t>Compliance Statement:</w:t>
            </w:r>
          </w:p>
        </w:tc>
        <w:tc>
          <w:tcPr>
            <w:tcW w:w="5157" w:type="dxa"/>
            <w:vAlign w:val="center"/>
          </w:tcPr>
          <w:p w14:paraId="5B418603" w14:textId="4433068C" w:rsidR="00CF00F5" w:rsidRPr="00F13E77" w:rsidRDefault="00CF00F5" w:rsidP="00804636">
            <w:pPr>
              <w:keepNext/>
              <w:rPr>
                <w:rFonts w:asciiTheme="minorHAnsi" w:hAnsiTheme="minorHAnsi"/>
                <w:sz w:val="18"/>
                <w:szCs w:val="18"/>
              </w:rPr>
            </w:pPr>
          </w:p>
        </w:tc>
      </w:tr>
    </w:tbl>
    <w:p w14:paraId="5B418605" w14:textId="77777777" w:rsidR="00804636" w:rsidRPr="00523F30" w:rsidRDefault="00804636" w:rsidP="00804636">
      <w:pPr>
        <w:rPr>
          <w:rFonts w:asciiTheme="minorHAnsi" w:hAnsiTheme="minorHAnsi"/>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5184"/>
        <w:gridCol w:w="5129"/>
      </w:tblGrid>
      <w:tr w:rsidR="00804636" w:rsidRPr="00270044" w14:paraId="5B418607" w14:textId="77777777" w:rsidTr="007F272B">
        <w:trPr>
          <w:cantSplit/>
          <w:trHeight w:val="144"/>
        </w:trPr>
        <w:tc>
          <w:tcPr>
            <w:tcW w:w="11094" w:type="dxa"/>
            <w:gridSpan w:val="3"/>
            <w:tcBorders>
              <w:top w:val="single" w:sz="4" w:space="0" w:color="auto"/>
            </w:tcBorders>
            <w:vAlign w:val="center"/>
          </w:tcPr>
          <w:p w14:paraId="5B418606" w14:textId="77777777" w:rsidR="00804636" w:rsidRPr="00523F30" w:rsidRDefault="00804636" w:rsidP="00317E50">
            <w:pPr>
              <w:keepNext/>
              <w:rPr>
                <w:rFonts w:asciiTheme="minorHAnsi" w:hAnsiTheme="minorHAnsi"/>
                <w:b/>
                <w:sz w:val="18"/>
                <w:szCs w:val="18"/>
              </w:rPr>
            </w:pPr>
            <w:r w:rsidRPr="00523F30">
              <w:rPr>
                <w:rFonts w:asciiTheme="minorHAnsi" w:hAnsiTheme="minorHAnsi"/>
                <w:b/>
                <w:sz w:val="18"/>
                <w:szCs w:val="18"/>
              </w:rPr>
              <w:t>C. Two Return Ducts</w:t>
            </w:r>
          </w:p>
        </w:tc>
      </w:tr>
      <w:tr w:rsidR="00804636" w:rsidRPr="00F13E77" w14:paraId="5B41860B" w14:textId="77777777" w:rsidTr="00CF00F5">
        <w:trPr>
          <w:cantSplit/>
          <w:trHeight w:val="144"/>
        </w:trPr>
        <w:tc>
          <w:tcPr>
            <w:tcW w:w="781" w:type="dxa"/>
            <w:vAlign w:val="center"/>
          </w:tcPr>
          <w:p w14:paraId="5B418608"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01</w:t>
            </w:r>
          </w:p>
        </w:tc>
        <w:tc>
          <w:tcPr>
            <w:tcW w:w="5184" w:type="dxa"/>
            <w:vAlign w:val="center"/>
          </w:tcPr>
          <w:p w14:paraId="5B418609" w14:textId="7AB9A9A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Duct1 Diameter (inches)</w:t>
            </w:r>
          </w:p>
        </w:tc>
        <w:tc>
          <w:tcPr>
            <w:tcW w:w="5129" w:type="dxa"/>
            <w:vAlign w:val="center"/>
          </w:tcPr>
          <w:p w14:paraId="5B41860A" w14:textId="77777777" w:rsidR="00804636" w:rsidRPr="00F13E77" w:rsidRDefault="00804636" w:rsidP="0062080B">
            <w:pPr>
              <w:keepNext/>
              <w:rPr>
                <w:rFonts w:asciiTheme="minorHAnsi" w:hAnsiTheme="minorHAnsi"/>
                <w:sz w:val="18"/>
                <w:szCs w:val="18"/>
              </w:rPr>
            </w:pPr>
          </w:p>
        </w:tc>
      </w:tr>
      <w:tr w:rsidR="00804636" w:rsidRPr="00F13E77" w14:paraId="5B41860F" w14:textId="77777777" w:rsidTr="00CF00F5">
        <w:trPr>
          <w:cantSplit/>
          <w:trHeight w:val="144"/>
        </w:trPr>
        <w:tc>
          <w:tcPr>
            <w:tcW w:w="781" w:type="dxa"/>
            <w:vAlign w:val="center"/>
          </w:tcPr>
          <w:p w14:paraId="5B41860C"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02</w:t>
            </w:r>
          </w:p>
        </w:tc>
        <w:tc>
          <w:tcPr>
            <w:tcW w:w="5184" w:type="dxa"/>
            <w:vAlign w:val="center"/>
          </w:tcPr>
          <w:p w14:paraId="5B41860D" w14:textId="3FAE790F"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129" w:type="dxa"/>
            <w:vAlign w:val="center"/>
          </w:tcPr>
          <w:p w14:paraId="5B41860E" w14:textId="77777777" w:rsidR="00804636" w:rsidRPr="00F13E77" w:rsidRDefault="00804636" w:rsidP="0062080B">
            <w:pPr>
              <w:keepNext/>
              <w:rPr>
                <w:rFonts w:asciiTheme="minorHAnsi" w:hAnsiTheme="minorHAnsi"/>
                <w:sz w:val="18"/>
                <w:szCs w:val="18"/>
              </w:rPr>
            </w:pPr>
          </w:p>
        </w:tc>
      </w:tr>
      <w:tr w:rsidR="00804636" w:rsidRPr="00F13E77" w14:paraId="5B418613" w14:textId="77777777" w:rsidTr="00CF00F5">
        <w:trPr>
          <w:cantSplit/>
          <w:trHeight w:val="144"/>
        </w:trPr>
        <w:tc>
          <w:tcPr>
            <w:tcW w:w="781" w:type="dxa"/>
            <w:vAlign w:val="center"/>
          </w:tcPr>
          <w:p w14:paraId="5B418610"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03</w:t>
            </w:r>
          </w:p>
        </w:tc>
        <w:tc>
          <w:tcPr>
            <w:tcW w:w="5184" w:type="dxa"/>
            <w:vAlign w:val="center"/>
          </w:tcPr>
          <w:p w14:paraId="5B418611" w14:textId="23670500"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Return Duct2 Diameter (inches)</w:t>
            </w:r>
          </w:p>
        </w:tc>
        <w:tc>
          <w:tcPr>
            <w:tcW w:w="5129" w:type="dxa"/>
            <w:vAlign w:val="center"/>
          </w:tcPr>
          <w:p w14:paraId="5B418612" w14:textId="77777777" w:rsidR="00804636" w:rsidRPr="00F13E77" w:rsidRDefault="00804636" w:rsidP="0062080B">
            <w:pPr>
              <w:keepNext/>
              <w:rPr>
                <w:rFonts w:asciiTheme="minorHAnsi" w:hAnsiTheme="minorHAnsi"/>
                <w:sz w:val="18"/>
                <w:szCs w:val="18"/>
              </w:rPr>
            </w:pPr>
          </w:p>
        </w:tc>
      </w:tr>
      <w:tr w:rsidR="00804636" w:rsidRPr="00F13E77" w14:paraId="5B418617" w14:textId="77777777" w:rsidTr="00CF00F5">
        <w:trPr>
          <w:cantSplit/>
          <w:trHeight w:val="144"/>
        </w:trPr>
        <w:tc>
          <w:tcPr>
            <w:tcW w:w="781" w:type="dxa"/>
            <w:vAlign w:val="center"/>
          </w:tcPr>
          <w:p w14:paraId="5B418614"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04</w:t>
            </w:r>
          </w:p>
        </w:tc>
        <w:tc>
          <w:tcPr>
            <w:tcW w:w="5184" w:type="dxa"/>
            <w:vAlign w:val="center"/>
          </w:tcPr>
          <w:p w14:paraId="5B418615" w14:textId="42378E97"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129" w:type="dxa"/>
            <w:vAlign w:val="center"/>
          </w:tcPr>
          <w:p w14:paraId="5B418616" w14:textId="77777777" w:rsidR="00804636" w:rsidRPr="00F13E77" w:rsidRDefault="00804636" w:rsidP="0062080B">
            <w:pPr>
              <w:keepNext/>
              <w:rPr>
                <w:rFonts w:asciiTheme="minorHAnsi" w:hAnsiTheme="minorHAnsi"/>
                <w:sz w:val="18"/>
                <w:szCs w:val="18"/>
              </w:rPr>
            </w:pPr>
          </w:p>
        </w:tc>
      </w:tr>
      <w:tr w:rsidR="00804636" w:rsidRPr="00F13E77" w14:paraId="5B41861B" w14:textId="77777777" w:rsidTr="00CF00F5">
        <w:trPr>
          <w:cantSplit/>
          <w:trHeight w:val="144"/>
        </w:trPr>
        <w:tc>
          <w:tcPr>
            <w:tcW w:w="781" w:type="dxa"/>
            <w:vAlign w:val="center"/>
          </w:tcPr>
          <w:p w14:paraId="5B418618"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05</w:t>
            </w:r>
          </w:p>
        </w:tc>
        <w:tc>
          <w:tcPr>
            <w:tcW w:w="5184" w:type="dxa"/>
            <w:vAlign w:val="center"/>
          </w:tcPr>
          <w:p w14:paraId="5B418619" w14:textId="68661C88"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129" w:type="dxa"/>
            <w:vAlign w:val="center"/>
          </w:tcPr>
          <w:p w14:paraId="5B41861A" w14:textId="77777777" w:rsidR="00804636" w:rsidRPr="00F13E77" w:rsidRDefault="00804636" w:rsidP="0062080B">
            <w:pPr>
              <w:keepNext/>
              <w:rPr>
                <w:rFonts w:asciiTheme="minorHAnsi" w:hAnsiTheme="minorHAnsi"/>
                <w:sz w:val="18"/>
                <w:szCs w:val="18"/>
              </w:rPr>
            </w:pPr>
          </w:p>
        </w:tc>
      </w:tr>
      <w:tr w:rsidR="00804636" w:rsidRPr="00F13E77" w14:paraId="5B41861F" w14:textId="77777777" w:rsidTr="00CF00F5">
        <w:trPr>
          <w:cantSplit/>
          <w:trHeight w:val="144"/>
        </w:trPr>
        <w:tc>
          <w:tcPr>
            <w:tcW w:w="781" w:type="dxa"/>
            <w:vAlign w:val="center"/>
          </w:tcPr>
          <w:p w14:paraId="5B41861C" w14:textId="77777777" w:rsidR="00804636" w:rsidRPr="00F13E77" w:rsidRDefault="00804636" w:rsidP="0062080B">
            <w:pPr>
              <w:jc w:val="center"/>
              <w:rPr>
                <w:rFonts w:asciiTheme="minorHAnsi" w:hAnsiTheme="minorHAnsi"/>
                <w:sz w:val="18"/>
                <w:szCs w:val="18"/>
              </w:rPr>
            </w:pPr>
            <w:r w:rsidRPr="00F13E77">
              <w:rPr>
                <w:rFonts w:asciiTheme="minorHAnsi" w:hAnsiTheme="minorHAnsi"/>
                <w:sz w:val="18"/>
                <w:szCs w:val="18"/>
              </w:rPr>
              <w:t>06</w:t>
            </w:r>
          </w:p>
        </w:tc>
        <w:tc>
          <w:tcPr>
            <w:tcW w:w="5184" w:type="dxa"/>
            <w:vAlign w:val="center"/>
          </w:tcPr>
          <w:p w14:paraId="5B41861D" w14:textId="306179E7" w:rsidR="00804636" w:rsidRPr="00F13E77" w:rsidRDefault="00804636" w:rsidP="0062080B">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129" w:type="dxa"/>
            <w:vAlign w:val="center"/>
          </w:tcPr>
          <w:p w14:paraId="5B41861E" w14:textId="77777777" w:rsidR="00804636" w:rsidRPr="00F13E77" w:rsidRDefault="00804636" w:rsidP="0062080B">
            <w:pPr>
              <w:keepNext/>
              <w:rPr>
                <w:rFonts w:asciiTheme="minorHAnsi" w:hAnsiTheme="minorHAnsi"/>
                <w:sz w:val="18"/>
                <w:szCs w:val="18"/>
              </w:rPr>
            </w:pPr>
          </w:p>
        </w:tc>
      </w:tr>
      <w:tr w:rsidR="00CF00F5" w:rsidRPr="00F13E77" w14:paraId="5B418622" w14:textId="77777777" w:rsidTr="00CF00F5">
        <w:trPr>
          <w:cantSplit/>
          <w:trHeight w:val="144"/>
        </w:trPr>
        <w:tc>
          <w:tcPr>
            <w:tcW w:w="781" w:type="dxa"/>
            <w:vAlign w:val="center"/>
          </w:tcPr>
          <w:p w14:paraId="5B418620" w14:textId="77777777" w:rsidR="00CF00F5" w:rsidRPr="00F13E77" w:rsidRDefault="00CF00F5" w:rsidP="0062080B">
            <w:pPr>
              <w:jc w:val="center"/>
              <w:rPr>
                <w:rFonts w:asciiTheme="minorHAnsi" w:hAnsiTheme="minorHAnsi"/>
                <w:sz w:val="18"/>
                <w:szCs w:val="18"/>
              </w:rPr>
            </w:pPr>
            <w:r>
              <w:rPr>
                <w:rFonts w:asciiTheme="minorHAnsi" w:hAnsiTheme="minorHAnsi"/>
                <w:sz w:val="18"/>
                <w:szCs w:val="18"/>
              </w:rPr>
              <w:t>07</w:t>
            </w:r>
          </w:p>
        </w:tc>
        <w:tc>
          <w:tcPr>
            <w:tcW w:w="5184" w:type="dxa"/>
            <w:vAlign w:val="center"/>
          </w:tcPr>
          <w:p w14:paraId="3CD96CC3" w14:textId="77777777" w:rsidR="00CF00F5" w:rsidRPr="00F13E77" w:rsidRDefault="00CF00F5" w:rsidP="00804636">
            <w:pPr>
              <w:keepNext/>
              <w:rPr>
                <w:rFonts w:asciiTheme="minorHAnsi" w:hAnsiTheme="minorHAnsi"/>
                <w:sz w:val="18"/>
                <w:szCs w:val="18"/>
              </w:rPr>
            </w:pPr>
            <w:r w:rsidRPr="00F13E77">
              <w:rPr>
                <w:rFonts w:asciiTheme="minorHAnsi" w:hAnsiTheme="minorHAnsi"/>
                <w:sz w:val="18"/>
                <w:szCs w:val="18"/>
              </w:rPr>
              <w:t xml:space="preserve">Compliance Statement: </w:t>
            </w:r>
          </w:p>
        </w:tc>
        <w:tc>
          <w:tcPr>
            <w:tcW w:w="5129" w:type="dxa"/>
            <w:vAlign w:val="center"/>
          </w:tcPr>
          <w:p w14:paraId="5B418621" w14:textId="41FDB36E" w:rsidR="00CF00F5" w:rsidRPr="00F13E77" w:rsidRDefault="00CF00F5" w:rsidP="00804636">
            <w:pPr>
              <w:keepNext/>
              <w:rPr>
                <w:rFonts w:asciiTheme="minorHAnsi" w:hAnsiTheme="minorHAnsi"/>
                <w:sz w:val="18"/>
                <w:szCs w:val="18"/>
              </w:rPr>
            </w:pPr>
          </w:p>
        </w:tc>
      </w:tr>
    </w:tbl>
    <w:p w14:paraId="5B418623" w14:textId="77777777" w:rsidR="000D2D90" w:rsidRPr="00523F30" w:rsidRDefault="000D2D90" w:rsidP="00804636">
      <w:pPr>
        <w:rPr>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775"/>
        <w:gridCol w:w="2484"/>
        <w:gridCol w:w="7829"/>
      </w:tblGrid>
      <w:tr w:rsidR="003835BA" w:rsidRPr="00270044" w14:paraId="5B418625" w14:textId="77777777" w:rsidTr="007F272B">
        <w:trPr>
          <w:cantSplit/>
          <w:trHeight w:val="144"/>
        </w:trPr>
        <w:tc>
          <w:tcPr>
            <w:tcW w:w="11094" w:type="dxa"/>
            <w:gridSpan w:val="4"/>
            <w:tcBorders>
              <w:top w:val="single" w:sz="4" w:space="0" w:color="auto"/>
              <w:left w:val="single" w:sz="4" w:space="0" w:color="auto"/>
              <w:bottom w:val="single" w:sz="4" w:space="0" w:color="auto"/>
              <w:right w:val="single" w:sz="4" w:space="0" w:color="auto"/>
            </w:tcBorders>
            <w:vAlign w:val="center"/>
          </w:tcPr>
          <w:p w14:paraId="5B418624" w14:textId="77777777" w:rsidR="003835BA" w:rsidRPr="00523F30" w:rsidRDefault="003835BA" w:rsidP="00BA08B4">
            <w:pPr>
              <w:keepNext/>
              <w:rPr>
                <w:rFonts w:asciiTheme="minorHAnsi" w:hAnsiTheme="minorHAnsi"/>
                <w:b/>
                <w:sz w:val="18"/>
                <w:szCs w:val="18"/>
              </w:rPr>
            </w:pPr>
            <w:r w:rsidRPr="00523F30">
              <w:rPr>
                <w:rFonts w:asciiTheme="minorHAnsi" w:hAnsiTheme="minorHAnsi"/>
                <w:b/>
                <w:sz w:val="18"/>
                <w:szCs w:val="18"/>
              </w:rPr>
              <w:t xml:space="preserve">D. Additional Requirements </w:t>
            </w:r>
            <w:r w:rsidR="00BA08B4" w:rsidRPr="00523F30">
              <w:rPr>
                <w:rFonts w:asciiTheme="minorHAnsi" w:hAnsiTheme="minorHAnsi"/>
                <w:b/>
                <w:sz w:val="18"/>
                <w:szCs w:val="18"/>
              </w:rPr>
              <w:t>f</w:t>
            </w:r>
            <w:r w:rsidRPr="00523F30">
              <w:rPr>
                <w:rFonts w:asciiTheme="minorHAnsi" w:hAnsiTheme="minorHAnsi"/>
                <w:b/>
                <w:sz w:val="18"/>
                <w:szCs w:val="18"/>
              </w:rPr>
              <w:t>or Compliance</w:t>
            </w:r>
          </w:p>
        </w:tc>
      </w:tr>
      <w:tr w:rsidR="003835BA" w:rsidRPr="00F13E77" w14:paraId="5B418628"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6"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01</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27" w14:textId="2D7D415D"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Qualification for the Alternative to Section 150.0(m)13B requires that the ducted space conditioning system shall not use zoning dampers. Systems that use zoning dampers shall comply with the requirements of Section 150.0(m)15.</w:t>
            </w:r>
          </w:p>
        </w:tc>
      </w:tr>
      <w:tr w:rsidR="003835BA" w:rsidRPr="00F13E77" w14:paraId="5B41862B"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9"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02</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2A"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The return duct length for each return air filter grille shall not exceed 30 linear feet.</w:t>
            </w:r>
          </w:p>
        </w:tc>
      </w:tr>
      <w:tr w:rsidR="003835BA" w:rsidRPr="00F13E77" w14:paraId="5B41862E"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C"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03</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2D"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The return duct(s) shall not contain more than a total of 180 degrees of bend.</w:t>
            </w:r>
          </w:p>
        </w:tc>
      </w:tr>
      <w:tr w:rsidR="003835BA" w:rsidRPr="00F13E77" w14:paraId="5B418631"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2F"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04</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30"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If the return duct contains more than 90 degrees of bend, one of the bends shall be a metal elbow.</w:t>
            </w:r>
          </w:p>
        </w:tc>
      </w:tr>
      <w:tr w:rsidR="003835BA" w:rsidRPr="00F13E77" w14:paraId="5B418634"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32"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05</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33" w14:textId="77777777" w:rsidR="003835BA" w:rsidRPr="002922EE" w:rsidRDefault="003835BA" w:rsidP="003835BA">
            <w:pPr>
              <w:keepNext/>
              <w:rPr>
                <w:rFonts w:asciiTheme="minorHAnsi" w:hAnsiTheme="minorHAnsi"/>
                <w:sz w:val="18"/>
                <w:szCs w:val="18"/>
              </w:rPr>
            </w:pPr>
            <w:r w:rsidRPr="002922EE">
              <w:rPr>
                <w:rFonts w:asciiTheme="minorHAnsi" w:hAnsiTheme="minorHAnsi"/>
                <w:sz w:val="18"/>
                <w:szCs w:val="18"/>
              </w:rPr>
              <w:t>Return grille devices shall be labeled in accordance with the requirements in section 150.0(m)12A to disclose the grille's design airflow rate and a maximum allowable clean-filter pressure drop of 12.5 Pa (0.05 inches water) for the air filter media as rated in accordance with AHRI Standard 680 for the design airflow rate for the return grille.</w:t>
            </w:r>
          </w:p>
        </w:tc>
      </w:tr>
      <w:tr w:rsidR="003835BA" w:rsidRPr="00204D79" w14:paraId="5B418638" w14:textId="77777777" w:rsidTr="00CF00F5">
        <w:trPr>
          <w:gridBefore w:val="1"/>
          <w:wBefore w:w="6" w:type="dxa"/>
          <w:trHeight w:val="144"/>
        </w:trPr>
        <w:tc>
          <w:tcPr>
            <w:tcW w:w="775" w:type="dxa"/>
            <w:vAlign w:val="center"/>
          </w:tcPr>
          <w:p w14:paraId="5B418635" w14:textId="77777777" w:rsidR="003835BA" w:rsidRPr="002922EE" w:rsidRDefault="003835BA" w:rsidP="003835BA">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636" w14:textId="77777777" w:rsidR="003835BA" w:rsidRPr="002922EE" w:rsidRDefault="003835BA" w:rsidP="003835BA">
            <w:pPr>
              <w:rPr>
                <w:rFonts w:asciiTheme="minorHAnsi" w:hAnsiTheme="minorHAnsi"/>
                <w:sz w:val="18"/>
                <w:szCs w:val="18"/>
              </w:rPr>
            </w:pPr>
            <w:r>
              <w:rPr>
                <w:rFonts w:ascii="Calibri" w:hAnsi="Calibri"/>
                <w:sz w:val="18"/>
                <w:szCs w:val="18"/>
              </w:rPr>
              <w:t>Verification Status:</w:t>
            </w:r>
          </w:p>
        </w:tc>
        <w:tc>
          <w:tcPr>
            <w:tcW w:w="7829" w:type="dxa"/>
            <w:vAlign w:val="center"/>
          </w:tcPr>
          <w:p w14:paraId="4C51CBF2" w14:textId="77777777" w:rsidR="00CF00F5" w:rsidRPr="00CC67D9" w:rsidRDefault="00CF00F5" w:rsidP="00CF00F5">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7909F208" w14:textId="77777777" w:rsidR="00CF00F5" w:rsidRPr="00CC67D9" w:rsidRDefault="00CF00F5" w:rsidP="00CF00F5">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5B418637" w14:textId="0D97050F" w:rsidR="003835BA" w:rsidRPr="00CF00F5" w:rsidRDefault="00CF00F5" w:rsidP="00CF00F5">
            <w:pPr>
              <w:pStyle w:val="ListParagraph"/>
              <w:keepNext/>
              <w:numPr>
                <w:ilvl w:val="0"/>
                <w:numId w:val="26"/>
              </w:numPr>
              <w:rPr>
                <w:rFonts w:ascii="Calibri" w:eastAsia="Calibri" w:hAnsi="Calibri"/>
                <w:sz w:val="18"/>
                <w:szCs w:val="18"/>
              </w:rPr>
            </w:pPr>
            <w:r w:rsidRPr="00CF00F5">
              <w:rPr>
                <w:rFonts w:ascii="Calibri" w:hAnsi="Calibri"/>
                <w:sz w:val="18"/>
                <w:szCs w:val="18"/>
                <w:u w:val="single"/>
              </w:rPr>
              <w:t>All N/A</w:t>
            </w:r>
            <w:r w:rsidRPr="00CF00F5">
              <w:rPr>
                <w:rFonts w:ascii="Calibri" w:hAnsi="Calibri"/>
                <w:sz w:val="18"/>
                <w:szCs w:val="18"/>
              </w:rPr>
              <w:t xml:space="preserve"> - This entire table is not applicable</w:t>
            </w:r>
          </w:p>
        </w:tc>
      </w:tr>
      <w:tr w:rsidR="00CF00F5" w:rsidRPr="00204D79" w14:paraId="5B41863C" w14:textId="77777777" w:rsidTr="00A84B1B">
        <w:trPr>
          <w:gridBefore w:val="1"/>
          <w:wBefore w:w="6" w:type="dxa"/>
          <w:trHeight w:val="144"/>
        </w:trPr>
        <w:tc>
          <w:tcPr>
            <w:tcW w:w="775" w:type="dxa"/>
            <w:vAlign w:val="center"/>
          </w:tcPr>
          <w:p w14:paraId="5B418639" w14:textId="77777777" w:rsidR="00CF00F5" w:rsidRPr="002922EE" w:rsidRDefault="00CF00F5" w:rsidP="003835BA">
            <w:pPr>
              <w:jc w:val="center"/>
              <w:rPr>
                <w:rFonts w:asciiTheme="minorHAnsi" w:hAnsiTheme="minorHAnsi"/>
                <w:sz w:val="18"/>
                <w:szCs w:val="18"/>
              </w:rPr>
            </w:pPr>
            <w:r w:rsidRPr="002922EE">
              <w:rPr>
                <w:rFonts w:asciiTheme="minorHAnsi" w:hAnsiTheme="minorHAnsi"/>
                <w:sz w:val="18"/>
                <w:szCs w:val="18"/>
              </w:rPr>
              <w:t>07</w:t>
            </w:r>
          </w:p>
        </w:tc>
        <w:tc>
          <w:tcPr>
            <w:tcW w:w="10313" w:type="dxa"/>
            <w:gridSpan w:val="2"/>
            <w:vAlign w:val="center"/>
          </w:tcPr>
          <w:p w14:paraId="5B41863B" w14:textId="5507C469" w:rsidR="00CF00F5" w:rsidRPr="002922EE" w:rsidRDefault="00CF00F5" w:rsidP="003835BA">
            <w:pPr>
              <w:keepNext/>
              <w:rPr>
                <w:rFonts w:ascii="Calibri" w:eastAsia="Calibri" w:hAnsi="Calibri"/>
                <w:sz w:val="18"/>
                <w:szCs w:val="18"/>
              </w:rPr>
            </w:pPr>
            <w:r>
              <w:rPr>
                <w:rFonts w:ascii="Calibri" w:hAnsi="Calibri"/>
                <w:sz w:val="18"/>
                <w:szCs w:val="18"/>
              </w:rPr>
              <w:t>Correction Notes:</w:t>
            </w:r>
          </w:p>
        </w:tc>
      </w:tr>
      <w:tr w:rsidR="003835BA" w:rsidRPr="00204D79" w14:paraId="5B41863E" w14:textId="77777777" w:rsidTr="007F272B">
        <w:trPr>
          <w:gridBefore w:val="1"/>
          <w:wBefore w:w="6" w:type="dxa"/>
          <w:trHeight w:val="144"/>
        </w:trPr>
        <w:tc>
          <w:tcPr>
            <w:tcW w:w="11088" w:type="dxa"/>
            <w:gridSpan w:val="3"/>
            <w:vAlign w:val="center"/>
          </w:tcPr>
          <w:p w14:paraId="5B41863D" w14:textId="77777777" w:rsidR="003835BA" w:rsidRPr="002922EE" w:rsidRDefault="003835BA" w:rsidP="003835BA">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63F" w14:textId="77777777" w:rsidR="004C3380" w:rsidRDefault="004C338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5912"/>
        <w:gridCol w:w="4586"/>
      </w:tblGrid>
      <w:tr w:rsidR="00610510" w:rsidRPr="00966F61" w14:paraId="5B418642"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640" w14:textId="096A9CA2"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t xml:space="preserve">E. Hole for the placement of a Static Pressure Probe (HSPP), and Permanently installed Static Pressure Probe (PSPP) in the </w:t>
            </w:r>
            <w:r w:rsidR="005F153D">
              <w:rPr>
                <w:rFonts w:asciiTheme="minorHAnsi" w:hAnsiTheme="minorHAnsi"/>
                <w:b/>
                <w:sz w:val="18"/>
                <w:szCs w:val="18"/>
              </w:rPr>
              <w:t>S</w:t>
            </w:r>
            <w:r w:rsidRPr="002358C3">
              <w:rPr>
                <w:rFonts w:asciiTheme="minorHAnsi" w:hAnsiTheme="minorHAnsi"/>
                <w:b/>
                <w:sz w:val="18"/>
                <w:szCs w:val="18"/>
              </w:rPr>
              <w:t xml:space="preserve">upply </w:t>
            </w:r>
            <w:r w:rsidR="005F153D">
              <w:rPr>
                <w:rFonts w:asciiTheme="minorHAnsi" w:hAnsiTheme="minorHAnsi"/>
                <w:b/>
                <w:sz w:val="18"/>
                <w:szCs w:val="18"/>
              </w:rPr>
              <w:t>P</w:t>
            </w:r>
            <w:r w:rsidRPr="002358C3">
              <w:rPr>
                <w:rFonts w:asciiTheme="minorHAnsi" w:hAnsiTheme="minorHAnsi"/>
                <w:b/>
                <w:sz w:val="18"/>
                <w:szCs w:val="18"/>
              </w:rPr>
              <w:t>lenum</w:t>
            </w:r>
          </w:p>
          <w:p w14:paraId="5B418641"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646" w14:textId="77777777" w:rsidTr="00270044">
        <w:tblPrEx>
          <w:tblCellMar>
            <w:left w:w="115" w:type="dxa"/>
            <w:right w:w="115" w:type="dxa"/>
          </w:tblCellMar>
        </w:tblPrEx>
        <w:trPr>
          <w:trHeight w:val="432"/>
        </w:trPr>
        <w:tc>
          <w:tcPr>
            <w:tcW w:w="474" w:type="dxa"/>
            <w:vAlign w:val="center"/>
          </w:tcPr>
          <w:p w14:paraId="5B418643"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12" w:type="dxa"/>
            <w:vAlign w:val="center"/>
          </w:tcPr>
          <w:p w14:paraId="5B418644" w14:textId="268E6D5C" w:rsidR="00610510" w:rsidRPr="00966F61" w:rsidRDefault="00610510" w:rsidP="00523F30">
            <w:pPr>
              <w:rPr>
                <w:rFonts w:asciiTheme="minorHAnsi" w:hAnsiTheme="minorHAnsi"/>
                <w:sz w:val="18"/>
                <w:szCs w:val="18"/>
              </w:rPr>
            </w:pPr>
            <w:r w:rsidRPr="003F7313">
              <w:rPr>
                <w:rFonts w:asciiTheme="minorHAnsi" w:hAnsiTheme="minorHAnsi"/>
                <w:sz w:val="18"/>
                <w:szCs w:val="18"/>
              </w:rPr>
              <w:t xml:space="preserve">Method </w:t>
            </w:r>
            <w:r w:rsidR="00523F30">
              <w:rPr>
                <w:rFonts w:asciiTheme="minorHAnsi" w:hAnsiTheme="minorHAnsi"/>
                <w:sz w:val="18"/>
                <w:szCs w:val="18"/>
              </w:rPr>
              <w:t>U</w:t>
            </w:r>
            <w:r w:rsidRPr="003F7313">
              <w:rPr>
                <w:rFonts w:asciiTheme="minorHAnsi" w:hAnsiTheme="minorHAnsi"/>
                <w:sz w:val="18"/>
                <w:szCs w:val="18"/>
              </w:rPr>
              <w:t xml:space="preserve">sed to </w:t>
            </w:r>
            <w:r w:rsidR="00523F30">
              <w:rPr>
                <w:rFonts w:asciiTheme="minorHAnsi" w:hAnsiTheme="minorHAnsi"/>
                <w:sz w:val="18"/>
                <w:szCs w:val="18"/>
              </w:rPr>
              <w:t>D</w:t>
            </w:r>
            <w:r w:rsidRPr="003F7313">
              <w:rPr>
                <w:rFonts w:asciiTheme="minorHAnsi" w:hAnsiTheme="minorHAnsi"/>
                <w:sz w:val="18"/>
                <w:szCs w:val="18"/>
              </w:rPr>
              <w:t xml:space="preserve">emonstrate </w:t>
            </w:r>
            <w:r w:rsidR="00523F30">
              <w:rPr>
                <w:rFonts w:asciiTheme="minorHAnsi" w:hAnsiTheme="minorHAnsi"/>
                <w:sz w:val="18"/>
                <w:szCs w:val="18"/>
              </w:rPr>
              <w:t>C</w:t>
            </w:r>
            <w:r w:rsidRPr="003F7313">
              <w:rPr>
                <w:rFonts w:asciiTheme="minorHAnsi" w:hAnsiTheme="minorHAnsi"/>
                <w:sz w:val="18"/>
                <w:szCs w:val="18"/>
              </w:rPr>
              <w:t xml:space="preserve">ompliance with the HSPP/PSPP </w:t>
            </w:r>
            <w:r w:rsidR="00523F30">
              <w:rPr>
                <w:rFonts w:asciiTheme="minorHAnsi" w:hAnsiTheme="minorHAnsi"/>
                <w:sz w:val="18"/>
                <w:szCs w:val="18"/>
              </w:rPr>
              <w:t>R</w:t>
            </w:r>
            <w:r w:rsidRPr="003F7313">
              <w:rPr>
                <w:rFonts w:asciiTheme="minorHAnsi" w:hAnsiTheme="minorHAnsi"/>
                <w:sz w:val="18"/>
                <w:szCs w:val="18"/>
              </w:rPr>
              <w:t>equirement</w:t>
            </w:r>
          </w:p>
        </w:tc>
        <w:tc>
          <w:tcPr>
            <w:tcW w:w="4586" w:type="dxa"/>
            <w:vAlign w:val="center"/>
          </w:tcPr>
          <w:p w14:paraId="5B418645" w14:textId="77777777" w:rsidR="00610510" w:rsidRPr="00966F61" w:rsidRDefault="00610510" w:rsidP="00610510">
            <w:pPr>
              <w:pStyle w:val="ListParagraph"/>
              <w:keepNext/>
              <w:ind w:left="0"/>
              <w:rPr>
                <w:rFonts w:asciiTheme="minorHAnsi" w:hAnsiTheme="minorHAnsi"/>
                <w:sz w:val="18"/>
                <w:szCs w:val="18"/>
              </w:rPr>
            </w:pPr>
          </w:p>
        </w:tc>
      </w:tr>
    </w:tbl>
    <w:p w14:paraId="5B418647" w14:textId="77777777" w:rsidR="004C3380" w:rsidRDefault="004C3380" w:rsidP="00804636">
      <w:pPr>
        <w:rPr>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
        <w:gridCol w:w="778"/>
        <w:gridCol w:w="10309"/>
      </w:tblGrid>
      <w:tr w:rsidR="003835BA" w:rsidRPr="00984B67" w14:paraId="5B41864A" w14:textId="77777777" w:rsidTr="007F272B">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5B418648" w14:textId="77777777" w:rsidR="003835BA" w:rsidRPr="003835BA" w:rsidRDefault="00610510" w:rsidP="003835BA">
            <w:pPr>
              <w:keepNext/>
              <w:rPr>
                <w:rFonts w:asciiTheme="minorHAnsi" w:hAnsiTheme="minorHAnsi"/>
                <w:b/>
                <w:sz w:val="18"/>
                <w:szCs w:val="18"/>
              </w:rPr>
            </w:pPr>
            <w:r>
              <w:rPr>
                <w:rFonts w:asciiTheme="minorHAnsi" w:hAnsiTheme="minorHAnsi"/>
                <w:b/>
                <w:sz w:val="18"/>
                <w:szCs w:val="18"/>
              </w:rPr>
              <w:t>F</w:t>
            </w:r>
            <w:r w:rsidR="003835BA" w:rsidRPr="003835BA">
              <w:rPr>
                <w:rFonts w:asciiTheme="minorHAnsi" w:hAnsiTheme="minorHAnsi"/>
                <w:b/>
                <w:sz w:val="18"/>
                <w:szCs w:val="18"/>
              </w:rPr>
              <w:t>. Determination of HERS Verification Compliance</w:t>
            </w:r>
          </w:p>
          <w:p w14:paraId="5B418649" w14:textId="77777777" w:rsidR="003835BA" w:rsidRPr="002358C3" w:rsidRDefault="003835BA" w:rsidP="003835BA">
            <w:pPr>
              <w:keepNext/>
              <w:rPr>
                <w:rFonts w:asciiTheme="minorHAnsi" w:hAnsiTheme="minorHAnsi"/>
                <w:sz w:val="18"/>
                <w:szCs w:val="18"/>
              </w:rPr>
            </w:pPr>
            <w:r w:rsidRPr="002358C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835BA" w:rsidRPr="00984B67" w14:paraId="5B41864D" w14:textId="77777777" w:rsidTr="007F272B">
        <w:tblPrEx>
          <w:tblCellMar>
            <w:left w:w="108" w:type="dxa"/>
            <w:right w:w="108" w:type="dxa"/>
          </w:tblCellMar>
        </w:tblPrEx>
        <w:trPr>
          <w:gridBefore w:val="1"/>
          <w:wBefore w:w="7" w:type="dxa"/>
          <w:cantSplit/>
          <w:trHeight w:val="144"/>
        </w:trPr>
        <w:tc>
          <w:tcPr>
            <w:tcW w:w="778" w:type="dxa"/>
            <w:vAlign w:val="center"/>
          </w:tcPr>
          <w:p w14:paraId="5B41864B" w14:textId="77777777" w:rsidR="003835BA" w:rsidRPr="00984B67" w:rsidDel="00C76C40" w:rsidRDefault="003835BA" w:rsidP="003835BA">
            <w:pPr>
              <w:keepNext/>
              <w:jc w:val="center"/>
              <w:rPr>
                <w:rFonts w:ascii="Calibri" w:hAnsi="Calibri"/>
                <w:sz w:val="18"/>
                <w:szCs w:val="18"/>
              </w:rPr>
            </w:pPr>
            <w:r w:rsidRPr="00984B67">
              <w:rPr>
                <w:rFonts w:ascii="Calibri" w:hAnsi="Calibri"/>
                <w:sz w:val="18"/>
                <w:szCs w:val="18"/>
              </w:rPr>
              <w:t>01</w:t>
            </w:r>
          </w:p>
        </w:tc>
        <w:tc>
          <w:tcPr>
            <w:tcW w:w="10310" w:type="dxa"/>
            <w:vAlign w:val="center"/>
          </w:tcPr>
          <w:p w14:paraId="5B41864C" w14:textId="77777777" w:rsidR="003835BA" w:rsidRPr="00984B67" w:rsidRDefault="003835BA" w:rsidP="003835BA">
            <w:pPr>
              <w:keepNext/>
              <w:rPr>
                <w:rFonts w:ascii="Calibri" w:hAnsi="Calibri"/>
                <w:sz w:val="18"/>
                <w:szCs w:val="18"/>
              </w:rPr>
            </w:pPr>
          </w:p>
        </w:tc>
      </w:tr>
    </w:tbl>
    <w:p w14:paraId="5B41864E" w14:textId="77777777" w:rsidR="000D2D90" w:rsidRDefault="000D2D90" w:rsidP="00804636">
      <w:pPr>
        <w:rPr>
          <w:sz w:val="18"/>
          <w:szCs w:val="18"/>
        </w:rPr>
      </w:pPr>
    </w:p>
    <w:p w14:paraId="45333B9E" w14:textId="77777777" w:rsidR="00A84B1B" w:rsidRDefault="00A84B1B">
      <w:pPr>
        <w:rPr>
          <w:ins w:id="13" w:author="Shewmaker, Michael@Energy" w:date="2018-04-09T09:08:00Z"/>
        </w:rPr>
      </w:pPr>
      <w:ins w:id="14" w:author="Shewmaker, Michael@Energy" w:date="2018-04-09T09:08:00Z">
        <w:r>
          <w:br w:type="page"/>
        </w:r>
      </w:ins>
    </w:p>
    <w:tbl>
      <w:tblPr>
        <w:tblStyle w:val="TableGrid"/>
        <w:tblW w:w="0" w:type="auto"/>
        <w:tblLook w:val="04A0" w:firstRow="1" w:lastRow="0" w:firstColumn="1" w:lastColumn="0" w:noHBand="0" w:noVBand="1"/>
      </w:tblPr>
      <w:tblGrid>
        <w:gridCol w:w="5508"/>
        <w:gridCol w:w="5508"/>
      </w:tblGrid>
      <w:tr w:rsidR="00A84B1B" w14:paraId="129F5901" w14:textId="77777777" w:rsidTr="00A84B1B">
        <w:trPr>
          <w:ins w:id="15" w:author="Shewmaker, Michael@Energy" w:date="2018-04-09T09:05:00Z"/>
        </w:trPr>
        <w:tc>
          <w:tcPr>
            <w:tcW w:w="11016" w:type="dxa"/>
            <w:gridSpan w:val="2"/>
          </w:tcPr>
          <w:p w14:paraId="154852DB" w14:textId="01C03162" w:rsidR="00A84B1B" w:rsidRPr="00A84B1B" w:rsidRDefault="00A84B1B" w:rsidP="00804636">
            <w:pPr>
              <w:rPr>
                <w:ins w:id="16" w:author="Shewmaker, Michael@Energy" w:date="2018-04-09T09:05:00Z"/>
                <w:rFonts w:asciiTheme="minorHAnsi" w:hAnsiTheme="minorHAnsi" w:cstheme="minorHAnsi"/>
                <w:b/>
                <w:sz w:val="18"/>
                <w:szCs w:val="18"/>
                <w:rPrChange w:id="17" w:author="Shewmaker, Michael@Energy" w:date="2018-04-09T09:06:00Z">
                  <w:rPr>
                    <w:ins w:id="18" w:author="Shewmaker, Michael@Energy" w:date="2018-04-09T09:05:00Z"/>
                    <w:sz w:val="18"/>
                    <w:szCs w:val="18"/>
                  </w:rPr>
                </w:rPrChange>
              </w:rPr>
            </w:pPr>
            <w:ins w:id="19" w:author="Shewmaker, Michael@Energy" w:date="2018-04-09T09:06:00Z">
              <w:r w:rsidRPr="00A84B1B">
                <w:rPr>
                  <w:rFonts w:asciiTheme="minorHAnsi" w:hAnsiTheme="minorHAnsi" w:cstheme="minorHAnsi"/>
                  <w:b/>
                  <w:sz w:val="18"/>
                  <w:szCs w:val="18"/>
                  <w:rPrChange w:id="20" w:author="Shewmaker, Michael@Energy" w:date="2018-04-09T09:06:00Z">
                    <w:rPr>
                      <w:b/>
                      <w:sz w:val="18"/>
                      <w:szCs w:val="18"/>
                    </w:rPr>
                  </w:rPrChange>
                </w:rPr>
                <w:lastRenderedPageBreak/>
                <w:t>G. Additional Return Ducts (Not Used for Compliance)</w:t>
              </w:r>
            </w:ins>
          </w:p>
        </w:tc>
      </w:tr>
      <w:tr w:rsidR="00A84B1B" w14:paraId="701979BE" w14:textId="77777777" w:rsidTr="00A84B1B">
        <w:trPr>
          <w:ins w:id="21" w:author="Shewmaker, Michael@Energy" w:date="2018-04-09T09:05:00Z"/>
        </w:trPr>
        <w:tc>
          <w:tcPr>
            <w:tcW w:w="5508" w:type="dxa"/>
          </w:tcPr>
          <w:p w14:paraId="06262CBF" w14:textId="0193FDC3" w:rsidR="00A84B1B" w:rsidRPr="00A84B1B" w:rsidRDefault="00A84B1B" w:rsidP="00A84B1B">
            <w:pPr>
              <w:jc w:val="center"/>
              <w:rPr>
                <w:ins w:id="22" w:author="Shewmaker, Michael@Energy" w:date="2018-04-09T09:05:00Z"/>
                <w:rFonts w:asciiTheme="minorHAnsi" w:hAnsiTheme="minorHAnsi" w:cstheme="minorHAnsi"/>
                <w:sz w:val="18"/>
                <w:szCs w:val="18"/>
                <w:rPrChange w:id="23" w:author="Shewmaker, Michael@Energy" w:date="2018-04-09T09:06:00Z">
                  <w:rPr>
                    <w:ins w:id="24" w:author="Shewmaker, Michael@Energy" w:date="2018-04-09T09:05:00Z"/>
                    <w:sz w:val="18"/>
                    <w:szCs w:val="18"/>
                  </w:rPr>
                </w:rPrChange>
              </w:rPr>
              <w:pPrChange w:id="25" w:author="Shewmaker, Michael@Energy" w:date="2018-04-09T09:06:00Z">
                <w:pPr/>
              </w:pPrChange>
            </w:pPr>
            <w:ins w:id="26" w:author="Shewmaker, Michael@Energy" w:date="2018-04-09T09:06:00Z">
              <w:r>
                <w:rPr>
                  <w:rFonts w:asciiTheme="minorHAnsi" w:hAnsiTheme="minorHAnsi" w:cstheme="minorHAnsi"/>
                  <w:sz w:val="18"/>
                  <w:szCs w:val="18"/>
                </w:rPr>
                <w:t>01</w:t>
              </w:r>
            </w:ins>
          </w:p>
        </w:tc>
        <w:tc>
          <w:tcPr>
            <w:tcW w:w="5508" w:type="dxa"/>
          </w:tcPr>
          <w:p w14:paraId="018F4367" w14:textId="257AD312" w:rsidR="00A84B1B" w:rsidRPr="00A84B1B" w:rsidRDefault="00A84B1B" w:rsidP="00A84B1B">
            <w:pPr>
              <w:jc w:val="center"/>
              <w:rPr>
                <w:ins w:id="27" w:author="Shewmaker, Michael@Energy" w:date="2018-04-09T09:05:00Z"/>
                <w:rFonts w:asciiTheme="minorHAnsi" w:hAnsiTheme="minorHAnsi" w:cstheme="minorHAnsi"/>
                <w:sz w:val="18"/>
                <w:szCs w:val="18"/>
                <w:rPrChange w:id="28" w:author="Shewmaker, Michael@Energy" w:date="2018-04-09T09:06:00Z">
                  <w:rPr>
                    <w:ins w:id="29" w:author="Shewmaker, Michael@Energy" w:date="2018-04-09T09:05:00Z"/>
                    <w:sz w:val="18"/>
                    <w:szCs w:val="18"/>
                  </w:rPr>
                </w:rPrChange>
              </w:rPr>
              <w:pPrChange w:id="30" w:author="Shewmaker, Michael@Energy" w:date="2018-04-09T09:06:00Z">
                <w:pPr/>
              </w:pPrChange>
            </w:pPr>
            <w:ins w:id="31" w:author="Shewmaker, Michael@Energy" w:date="2018-04-09T09:06:00Z">
              <w:r>
                <w:rPr>
                  <w:rFonts w:asciiTheme="minorHAnsi" w:hAnsiTheme="minorHAnsi" w:cstheme="minorHAnsi"/>
                  <w:sz w:val="18"/>
                  <w:szCs w:val="18"/>
                </w:rPr>
                <w:t>02</w:t>
              </w:r>
            </w:ins>
          </w:p>
        </w:tc>
      </w:tr>
      <w:tr w:rsidR="00A84B1B" w14:paraId="1CC890C1" w14:textId="77777777" w:rsidTr="00A84B1B">
        <w:trPr>
          <w:ins w:id="32" w:author="Shewmaker, Michael@Energy" w:date="2018-04-09T09:05:00Z"/>
        </w:trPr>
        <w:tc>
          <w:tcPr>
            <w:tcW w:w="5508" w:type="dxa"/>
          </w:tcPr>
          <w:p w14:paraId="44C58436" w14:textId="77777777" w:rsidR="00A84B1B" w:rsidRDefault="00A84B1B" w:rsidP="00A84B1B">
            <w:pPr>
              <w:jc w:val="center"/>
              <w:rPr>
                <w:ins w:id="33" w:author="Shewmaker, Michael@Energy" w:date="2018-04-09T09:07:00Z"/>
                <w:rFonts w:asciiTheme="minorHAnsi" w:hAnsiTheme="minorHAnsi" w:cstheme="minorHAnsi"/>
                <w:sz w:val="18"/>
                <w:szCs w:val="18"/>
              </w:rPr>
              <w:pPrChange w:id="34" w:author="Shewmaker, Michael@Energy" w:date="2018-04-09T09:06:00Z">
                <w:pPr/>
              </w:pPrChange>
            </w:pPr>
            <w:ins w:id="35" w:author="Shewmaker, Michael@Energy" w:date="2018-04-09T09:06:00Z">
              <w:r>
                <w:rPr>
                  <w:rFonts w:asciiTheme="minorHAnsi" w:hAnsiTheme="minorHAnsi" w:cstheme="minorHAnsi"/>
                  <w:sz w:val="18"/>
                  <w:szCs w:val="18"/>
                </w:rPr>
                <w:t>Installed Return Duct Diameter</w:t>
              </w:r>
            </w:ins>
          </w:p>
          <w:p w14:paraId="1C605820" w14:textId="686DDE09" w:rsidR="00A84B1B" w:rsidRPr="00A84B1B" w:rsidRDefault="00A84B1B" w:rsidP="00A84B1B">
            <w:pPr>
              <w:jc w:val="center"/>
              <w:rPr>
                <w:ins w:id="36" w:author="Shewmaker, Michael@Energy" w:date="2018-04-09T09:05:00Z"/>
                <w:rFonts w:asciiTheme="minorHAnsi" w:hAnsiTheme="minorHAnsi" w:cstheme="minorHAnsi"/>
                <w:sz w:val="18"/>
                <w:szCs w:val="18"/>
                <w:rPrChange w:id="37" w:author="Shewmaker, Michael@Energy" w:date="2018-04-09T09:06:00Z">
                  <w:rPr>
                    <w:ins w:id="38" w:author="Shewmaker, Michael@Energy" w:date="2018-04-09T09:05:00Z"/>
                    <w:sz w:val="18"/>
                    <w:szCs w:val="18"/>
                  </w:rPr>
                </w:rPrChange>
              </w:rPr>
              <w:pPrChange w:id="39" w:author="Shewmaker, Michael@Energy" w:date="2018-04-09T09:06:00Z">
                <w:pPr/>
              </w:pPrChange>
            </w:pPr>
            <w:ins w:id="40" w:author="Shewmaker, Michael@Energy" w:date="2018-04-09T09:07:00Z">
              <w:r>
                <w:rPr>
                  <w:rFonts w:asciiTheme="minorHAnsi" w:hAnsiTheme="minorHAnsi" w:cstheme="minorHAnsi"/>
                  <w:sz w:val="18"/>
                  <w:szCs w:val="18"/>
                </w:rPr>
                <w:t>(inches)</w:t>
              </w:r>
            </w:ins>
          </w:p>
        </w:tc>
        <w:tc>
          <w:tcPr>
            <w:tcW w:w="5508" w:type="dxa"/>
          </w:tcPr>
          <w:p w14:paraId="59EBF7FA" w14:textId="77777777" w:rsidR="00A84B1B" w:rsidRDefault="00A84B1B" w:rsidP="00A84B1B">
            <w:pPr>
              <w:jc w:val="center"/>
              <w:rPr>
                <w:ins w:id="41" w:author="Shewmaker, Michael@Energy" w:date="2018-04-09T09:07:00Z"/>
                <w:rFonts w:asciiTheme="minorHAnsi" w:hAnsiTheme="minorHAnsi" w:cstheme="minorHAnsi"/>
                <w:sz w:val="18"/>
                <w:szCs w:val="18"/>
              </w:rPr>
              <w:pPrChange w:id="42" w:author="Shewmaker, Michael@Energy" w:date="2018-04-09T09:06:00Z">
                <w:pPr/>
              </w:pPrChange>
            </w:pPr>
            <w:ins w:id="43" w:author="Shewmaker, Michael@Energy" w:date="2018-04-09T09:06:00Z">
              <w:r>
                <w:rPr>
                  <w:rFonts w:asciiTheme="minorHAnsi" w:hAnsiTheme="minorHAnsi" w:cstheme="minorHAnsi"/>
                  <w:sz w:val="18"/>
                  <w:szCs w:val="18"/>
                </w:rPr>
                <w:t>Installed Total Return Filter Grille Gross Area</w:t>
              </w:r>
            </w:ins>
          </w:p>
          <w:p w14:paraId="37218A6F" w14:textId="6A956E95" w:rsidR="00A84B1B" w:rsidRPr="00A84B1B" w:rsidRDefault="00A84B1B" w:rsidP="00A84B1B">
            <w:pPr>
              <w:jc w:val="center"/>
              <w:rPr>
                <w:ins w:id="44" w:author="Shewmaker, Michael@Energy" w:date="2018-04-09T09:05:00Z"/>
                <w:rFonts w:cstheme="minorHAnsi"/>
                <w:sz w:val="18"/>
                <w:szCs w:val="18"/>
              </w:rPr>
              <w:pPrChange w:id="45" w:author="Shewmaker, Michael@Energy" w:date="2018-04-09T09:06:00Z">
                <w:pPr/>
              </w:pPrChange>
            </w:pPr>
            <w:ins w:id="46" w:author="Shewmaker, Michael@Energy" w:date="2018-04-09T09:07:00Z">
              <w:r>
                <w:rPr>
                  <w:rFonts w:asciiTheme="minorHAnsi" w:hAnsiTheme="minorHAnsi" w:cstheme="minorHAnsi"/>
                  <w:sz w:val="18"/>
                  <w:szCs w:val="18"/>
                </w:rPr>
                <w:t>(inch</w:t>
              </w:r>
              <w:r>
                <w:rPr>
                  <w:rFonts w:asciiTheme="minorHAnsi" w:hAnsiTheme="minorHAnsi" w:cstheme="minorHAnsi"/>
                  <w:sz w:val="18"/>
                  <w:szCs w:val="18"/>
                  <w:vertAlign w:val="superscript"/>
                </w:rPr>
                <w:t>2</w:t>
              </w:r>
              <w:r>
                <w:rPr>
                  <w:rFonts w:cstheme="minorHAnsi"/>
                  <w:sz w:val="18"/>
                  <w:szCs w:val="18"/>
                </w:rPr>
                <w:t>)</w:t>
              </w:r>
            </w:ins>
          </w:p>
        </w:tc>
      </w:tr>
      <w:tr w:rsidR="00A84B1B" w14:paraId="27EB0E21" w14:textId="77777777" w:rsidTr="00A84B1B">
        <w:trPr>
          <w:ins w:id="47" w:author="Shewmaker, Michael@Energy" w:date="2018-04-09T09:05:00Z"/>
        </w:trPr>
        <w:tc>
          <w:tcPr>
            <w:tcW w:w="5508" w:type="dxa"/>
          </w:tcPr>
          <w:p w14:paraId="5565FA14" w14:textId="77777777" w:rsidR="00A84B1B" w:rsidRPr="00A84B1B" w:rsidRDefault="00A84B1B" w:rsidP="00804636">
            <w:pPr>
              <w:rPr>
                <w:ins w:id="48" w:author="Shewmaker, Michael@Energy" w:date="2018-04-09T09:05:00Z"/>
                <w:rFonts w:asciiTheme="minorHAnsi" w:hAnsiTheme="minorHAnsi" w:cstheme="minorHAnsi"/>
                <w:sz w:val="18"/>
                <w:szCs w:val="18"/>
                <w:rPrChange w:id="49" w:author="Shewmaker, Michael@Energy" w:date="2018-04-09T09:06:00Z">
                  <w:rPr>
                    <w:ins w:id="50" w:author="Shewmaker, Michael@Energy" w:date="2018-04-09T09:05:00Z"/>
                    <w:sz w:val="18"/>
                    <w:szCs w:val="18"/>
                  </w:rPr>
                </w:rPrChange>
              </w:rPr>
            </w:pPr>
          </w:p>
        </w:tc>
        <w:tc>
          <w:tcPr>
            <w:tcW w:w="5508" w:type="dxa"/>
          </w:tcPr>
          <w:p w14:paraId="4437B36C" w14:textId="77777777" w:rsidR="00A84B1B" w:rsidRPr="00A84B1B" w:rsidRDefault="00A84B1B" w:rsidP="00804636">
            <w:pPr>
              <w:rPr>
                <w:ins w:id="51" w:author="Shewmaker, Michael@Energy" w:date="2018-04-09T09:05:00Z"/>
                <w:rFonts w:asciiTheme="minorHAnsi" w:hAnsiTheme="minorHAnsi" w:cstheme="minorHAnsi"/>
                <w:sz w:val="18"/>
                <w:szCs w:val="18"/>
                <w:rPrChange w:id="52" w:author="Shewmaker, Michael@Energy" w:date="2018-04-09T09:06:00Z">
                  <w:rPr>
                    <w:ins w:id="53" w:author="Shewmaker, Michael@Energy" w:date="2018-04-09T09:05:00Z"/>
                    <w:sz w:val="18"/>
                    <w:szCs w:val="18"/>
                  </w:rPr>
                </w:rPrChange>
              </w:rPr>
            </w:pPr>
          </w:p>
        </w:tc>
      </w:tr>
      <w:tr w:rsidR="00A84B1B" w14:paraId="103C3EC7" w14:textId="77777777" w:rsidTr="00A84B1B">
        <w:trPr>
          <w:ins w:id="54" w:author="Shewmaker, Michael@Energy" w:date="2018-04-09T09:05:00Z"/>
        </w:trPr>
        <w:tc>
          <w:tcPr>
            <w:tcW w:w="5508" w:type="dxa"/>
          </w:tcPr>
          <w:p w14:paraId="7F89BDEF" w14:textId="77777777" w:rsidR="00A84B1B" w:rsidRPr="00A84B1B" w:rsidRDefault="00A84B1B" w:rsidP="00804636">
            <w:pPr>
              <w:rPr>
                <w:ins w:id="55" w:author="Shewmaker, Michael@Energy" w:date="2018-04-09T09:05:00Z"/>
                <w:rFonts w:asciiTheme="minorHAnsi" w:hAnsiTheme="minorHAnsi" w:cstheme="minorHAnsi"/>
                <w:sz w:val="18"/>
                <w:szCs w:val="18"/>
                <w:rPrChange w:id="56" w:author="Shewmaker, Michael@Energy" w:date="2018-04-09T09:06:00Z">
                  <w:rPr>
                    <w:ins w:id="57" w:author="Shewmaker, Michael@Energy" w:date="2018-04-09T09:05:00Z"/>
                    <w:sz w:val="18"/>
                    <w:szCs w:val="18"/>
                  </w:rPr>
                </w:rPrChange>
              </w:rPr>
            </w:pPr>
          </w:p>
        </w:tc>
        <w:tc>
          <w:tcPr>
            <w:tcW w:w="5508" w:type="dxa"/>
          </w:tcPr>
          <w:p w14:paraId="624871A2" w14:textId="77777777" w:rsidR="00A84B1B" w:rsidRPr="00A84B1B" w:rsidRDefault="00A84B1B" w:rsidP="00804636">
            <w:pPr>
              <w:rPr>
                <w:ins w:id="58" w:author="Shewmaker, Michael@Energy" w:date="2018-04-09T09:05:00Z"/>
                <w:rFonts w:asciiTheme="minorHAnsi" w:hAnsiTheme="minorHAnsi" w:cstheme="minorHAnsi"/>
                <w:sz w:val="18"/>
                <w:szCs w:val="18"/>
                <w:rPrChange w:id="59" w:author="Shewmaker, Michael@Energy" w:date="2018-04-09T09:06:00Z">
                  <w:rPr>
                    <w:ins w:id="60" w:author="Shewmaker, Michael@Energy" w:date="2018-04-09T09:05:00Z"/>
                    <w:sz w:val="18"/>
                    <w:szCs w:val="18"/>
                  </w:rPr>
                </w:rPrChange>
              </w:rPr>
            </w:pPr>
          </w:p>
        </w:tc>
      </w:tr>
    </w:tbl>
    <w:p w14:paraId="5B41864F" w14:textId="77777777" w:rsidR="00610510" w:rsidRDefault="00610510" w:rsidP="00804636">
      <w:pPr>
        <w:rPr>
          <w:sz w:val="18"/>
          <w:szCs w:val="18"/>
        </w:rPr>
      </w:pPr>
    </w:p>
    <w:p w14:paraId="5B418650" w14:textId="77777777" w:rsidR="00610510" w:rsidRDefault="00610510" w:rsidP="00804636">
      <w:pPr>
        <w:rPr>
          <w:sz w:val="18"/>
          <w:szCs w:val="18"/>
        </w:rPr>
      </w:pPr>
    </w:p>
    <w:p w14:paraId="5B418651"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653" w14:textId="77777777" w:rsidTr="00070C58">
        <w:trPr>
          <w:trHeight w:val="288"/>
        </w:trPr>
        <w:tc>
          <w:tcPr>
            <w:tcW w:w="10950" w:type="dxa"/>
            <w:gridSpan w:val="4"/>
            <w:vAlign w:val="center"/>
          </w:tcPr>
          <w:p w14:paraId="5B418652"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655" w14:textId="77777777" w:rsidTr="00270044">
        <w:trPr>
          <w:trHeight w:val="260"/>
        </w:trPr>
        <w:tc>
          <w:tcPr>
            <w:tcW w:w="10950" w:type="dxa"/>
            <w:gridSpan w:val="4"/>
            <w:vAlign w:val="center"/>
          </w:tcPr>
          <w:p w14:paraId="5B418654" w14:textId="77777777" w:rsidR="007D719D" w:rsidRPr="00E136A4" w:rsidRDefault="007D719D" w:rsidP="00270044">
            <w:pPr>
              <w:numPr>
                <w:ilvl w:val="0"/>
                <w:numId w:val="6"/>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658" w14:textId="77777777" w:rsidTr="00070C58">
        <w:trPr>
          <w:trHeight w:val="360"/>
        </w:trPr>
        <w:tc>
          <w:tcPr>
            <w:tcW w:w="5434" w:type="dxa"/>
          </w:tcPr>
          <w:p w14:paraId="5B418656"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657"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65B" w14:textId="77777777" w:rsidTr="00070C58">
        <w:trPr>
          <w:trHeight w:val="360"/>
        </w:trPr>
        <w:tc>
          <w:tcPr>
            <w:tcW w:w="5434" w:type="dxa"/>
          </w:tcPr>
          <w:p w14:paraId="5B418659"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65A"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65E" w14:textId="77777777" w:rsidTr="00070C58">
        <w:trPr>
          <w:trHeight w:val="360"/>
        </w:trPr>
        <w:tc>
          <w:tcPr>
            <w:tcW w:w="5434" w:type="dxa"/>
          </w:tcPr>
          <w:p w14:paraId="5B41865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65D"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661" w14:textId="77777777" w:rsidTr="00070C58">
        <w:trPr>
          <w:trHeight w:val="360"/>
        </w:trPr>
        <w:tc>
          <w:tcPr>
            <w:tcW w:w="5434" w:type="dxa"/>
          </w:tcPr>
          <w:p w14:paraId="5B41865F"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660"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663" w14:textId="77777777" w:rsidTr="00070C58">
        <w:tblPrEx>
          <w:tblCellMar>
            <w:left w:w="115" w:type="dxa"/>
            <w:right w:w="115" w:type="dxa"/>
          </w:tblCellMar>
        </w:tblPrEx>
        <w:trPr>
          <w:trHeight w:val="296"/>
        </w:trPr>
        <w:tc>
          <w:tcPr>
            <w:tcW w:w="10950" w:type="dxa"/>
            <w:gridSpan w:val="4"/>
            <w:vAlign w:val="center"/>
          </w:tcPr>
          <w:p w14:paraId="5B418662"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66A" w14:textId="77777777" w:rsidTr="00070C58">
        <w:tblPrEx>
          <w:tblCellMar>
            <w:left w:w="115" w:type="dxa"/>
            <w:right w:w="115" w:type="dxa"/>
          </w:tblCellMar>
        </w:tblPrEx>
        <w:trPr>
          <w:trHeight w:val="504"/>
        </w:trPr>
        <w:tc>
          <w:tcPr>
            <w:tcW w:w="10950" w:type="dxa"/>
            <w:gridSpan w:val="4"/>
            <w:shd w:val="clear" w:color="auto" w:fill="auto"/>
          </w:tcPr>
          <w:p w14:paraId="5B418664"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665" w14:textId="77777777" w:rsidR="007D719D" w:rsidRPr="00B706BB"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666" w14:textId="77777777" w:rsidR="007D719D" w:rsidRPr="00907289"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667"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668" w14:textId="77777777" w:rsidR="007D719D"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5B418669" w14:textId="77777777" w:rsidR="007D719D" w:rsidRPr="00BA699E" w:rsidRDefault="007D719D" w:rsidP="00270044">
            <w:pPr>
              <w:pStyle w:val="p2"/>
              <w:keepNext/>
              <w:numPr>
                <w:ilvl w:val="0"/>
                <w:numId w:val="13"/>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66C" w14:textId="77777777" w:rsidTr="00070C58">
        <w:tblPrEx>
          <w:tblCellMar>
            <w:left w:w="115" w:type="dxa"/>
            <w:right w:w="115" w:type="dxa"/>
          </w:tblCellMar>
        </w:tblPrEx>
        <w:trPr>
          <w:trHeight w:val="278"/>
        </w:trPr>
        <w:tc>
          <w:tcPr>
            <w:tcW w:w="10950" w:type="dxa"/>
            <w:gridSpan w:val="4"/>
            <w:vAlign w:val="center"/>
          </w:tcPr>
          <w:p w14:paraId="5B41866B"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66E" w14:textId="77777777" w:rsidTr="00270044">
        <w:tblPrEx>
          <w:tblCellMar>
            <w:left w:w="115" w:type="dxa"/>
            <w:right w:w="115" w:type="dxa"/>
          </w:tblCellMar>
        </w:tblPrEx>
        <w:trPr>
          <w:trHeight w:hRule="exact" w:val="360"/>
        </w:trPr>
        <w:tc>
          <w:tcPr>
            <w:tcW w:w="10950" w:type="dxa"/>
            <w:gridSpan w:val="4"/>
          </w:tcPr>
          <w:p w14:paraId="5B41866D"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671" w14:textId="77777777" w:rsidTr="00270044">
        <w:tblPrEx>
          <w:tblCellMar>
            <w:left w:w="115" w:type="dxa"/>
            <w:right w:w="115" w:type="dxa"/>
          </w:tblCellMar>
        </w:tblPrEx>
        <w:trPr>
          <w:trHeight w:hRule="exact" w:val="360"/>
        </w:trPr>
        <w:tc>
          <w:tcPr>
            <w:tcW w:w="5475" w:type="dxa"/>
            <w:gridSpan w:val="2"/>
          </w:tcPr>
          <w:p w14:paraId="5B41866F"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670"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673" w14:textId="77777777" w:rsidTr="00070C58">
        <w:tblPrEx>
          <w:tblCellMar>
            <w:left w:w="108" w:type="dxa"/>
            <w:right w:w="108" w:type="dxa"/>
          </w:tblCellMar>
        </w:tblPrEx>
        <w:trPr>
          <w:trHeight w:hRule="exact" w:val="288"/>
        </w:trPr>
        <w:tc>
          <w:tcPr>
            <w:tcW w:w="10950" w:type="dxa"/>
            <w:gridSpan w:val="4"/>
            <w:vAlign w:val="center"/>
          </w:tcPr>
          <w:p w14:paraId="5B418672"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7D719D" w:rsidRPr="008223A4" w14:paraId="5B418676" w14:textId="77777777" w:rsidTr="00070C58">
        <w:tblPrEx>
          <w:tblCellMar>
            <w:left w:w="108" w:type="dxa"/>
            <w:right w:w="108" w:type="dxa"/>
          </w:tblCellMar>
        </w:tblPrEx>
        <w:trPr>
          <w:trHeight w:hRule="exact" w:val="360"/>
        </w:trPr>
        <w:tc>
          <w:tcPr>
            <w:tcW w:w="5482" w:type="dxa"/>
            <w:gridSpan w:val="3"/>
          </w:tcPr>
          <w:p w14:paraId="5B418674"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675" w14:textId="2CD9017E"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523F30">
              <w:rPr>
                <w:rFonts w:asciiTheme="minorHAnsi" w:hAnsiTheme="minorHAnsi"/>
                <w:sz w:val="14"/>
                <w:szCs w:val="14"/>
              </w:rPr>
              <w:t>:</w:t>
            </w:r>
          </w:p>
        </w:tc>
      </w:tr>
      <w:tr w:rsidR="007D719D" w:rsidRPr="001B6B55" w14:paraId="5B418678" w14:textId="77777777" w:rsidTr="00070C58">
        <w:tblPrEx>
          <w:tblCellMar>
            <w:left w:w="108" w:type="dxa"/>
            <w:right w:w="108" w:type="dxa"/>
          </w:tblCellMar>
        </w:tblPrEx>
        <w:trPr>
          <w:trHeight w:val="288"/>
        </w:trPr>
        <w:tc>
          <w:tcPr>
            <w:tcW w:w="10950" w:type="dxa"/>
            <w:gridSpan w:val="4"/>
            <w:vAlign w:val="center"/>
          </w:tcPr>
          <w:p w14:paraId="5B418677"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7D719D" w:rsidRPr="008223A4" w14:paraId="5B41867A" w14:textId="77777777" w:rsidTr="00070C58">
        <w:tblPrEx>
          <w:tblCellMar>
            <w:left w:w="108" w:type="dxa"/>
            <w:right w:w="108" w:type="dxa"/>
          </w:tblCellMar>
        </w:tblPrEx>
        <w:trPr>
          <w:trHeight w:hRule="exact" w:val="360"/>
        </w:trPr>
        <w:tc>
          <w:tcPr>
            <w:tcW w:w="10950" w:type="dxa"/>
            <w:gridSpan w:val="4"/>
          </w:tcPr>
          <w:p w14:paraId="5B418679"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67D"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67C"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680"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67E" w14:textId="1C1B03C9"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523F30">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67F"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681"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5B418682" w14:textId="77777777" w:rsidR="00D85D5B" w:rsidRPr="006A17E5" w:rsidRDefault="00D85D5B" w:rsidP="00B65E2F">
      <w:pPr>
        <w:rPr>
          <w:rFonts w:asciiTheme="minorHAnsi" w:hAnsiTheme="minorHAnsi"/>
          <w:sz w:val="18"/>
          <w:szCs w:val="18"/>
        </w:rPr>
        <w:sectPr w:rsidR="00D85D5B" w:rsidRPr="006A17E5" w:rsidSect="00497118">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5B418683" w14:textId="3C2CD0A1" w:rsidR="00187E4F" w:rsidRPr="00270044" w:rsidRDefault="00BA08B4" w:rsidP="00BA08B4">
      <w:pPr>
        <w:pStyle w:val="BulletB1Number"/>
        <w:spacing w:before="0"/>
        <w:ind w:left="0" w:firstLine="0"/>
        <w:jc w:val="center"/>
        <w:rPr>
          <w:rFonts w:asciiTheme="minorHAnsi" w:hAnsiTheme="minorHAnsi"/>
          <w:b/>
          <w:szCs w:val="18"/>
        </w:rPr>
      </w:pPr>
      <w:r w:rsidRPr="00270044">
        <w:rPr>
          <w:rFonts w:asciiTheme="minorHAnsi" w:hAnsiTheme="minorHAnsi"/>
          <w:b/>
          <w:szCs w:val="18"/>
        </w:rPr>
        <w:lastRenderedPageBreak/>
        <w:t>CF3R-MCH-28</w:t>
      </w:r>
      <w:r w:rsidR="005F153D" w:rsidRPr="00270044">
        <w:rPr>
          <w:rFonts w:asciiTheme="minorHAnsi" w:hAnsiTheme="minorHAnsi"/>
          <w:b/>
          <w:szCs w:val="18"/>
        </w:rPr>
        <w:t>-H</w:t>
      </w:r>
      <w:r w:rsidRPr="00270044">
        <w:rPr>
          <w:rFonts w:asciiTheme="minorHAnsi" w:hAnsiTheme="minorHAnsi"/>
          <w:b/>
          <w:szCs w:val="18"/>
        </w:rPr>
        <w:t xml:space="preserve"> User Instructions</w:t>
      </w:r>
    </w:p>
    <w:p w14:paraId="5B418684" w14:textId="77777777" w:rsidR="00675A56" w:rsidRPr="00270044" w:rsidRDefault="00675A56" w:rsidP="00675A56">
      <w:pPr>
        <w:pStyle w:val="BulletB1Number"/>
        <w:ind w:left="0" w:firstLine="0"/>
        <w:rPr>
          <w:rFonts w:asciiTheme="minorHAnsi" w:hAnsiTheme="minorHAnsi"/>
          <w:b/>
          <w:sz w:val="18"/>
          <w:szCs w:val="18"/>
        </w:rPr>
      </w:pPr>
      <w:r w:rsidRPr="00270044">
        <w:rPr>
          <w:rFonts w:asciiTheme="minorHAnsi" w:hAnsiTheme="minorHAnsi"/>
          <w:b/>
          <w:sz w:val="18"/>
          <w:szCs w:val="18"/>
        </w:rPr>
        <w:t>Section A. System Information</w:t>
      </w:r>
    </w:p>
    <w:p w14:paraId="5B418685" w14:textId="77777777" w:rsidR="00675A56" w:rsidRPr="00270044" w:rsidRDefault="00675A56" w:rsidP="00675A56">
      <w:pPr>
        <w:pStyle w:val="ListParagraph"/>
        <w:numPr>
          <w:ilvl w:val="0"/>
          <w:numId w:val="19"/>
        </w:numPr>
        <w:rPr>
          <w:rFonts w:ascii="Calibri" w:hAnsi="Calibri"/>
          <w:sz w:val="18"/>
          <w:szCs w:val="18"/>
        </w:rPr>
      </w:pPr>
      <w:r w:rsidRPr="00270044">
        <w:rPr>
          <w:rFonts w:ascii="Calibri" w:hAnsi="Calibri"/>
          <w:sz w:val="18"/>
          <w:szCs w:val="18"/>
        </w:rPr>
        <w:t>System Identification or Name: This field is filled out automatically. It is referenced from the CF2R-MCH-01, which must be completed prior to this document.</w:t>
      </w:r>
    </w:p>
    <w:p w14:paraId="5B418686" w14:textId="77777777" w:rsidR="00675A56" w:rsidRPr="00270044" w:rsidRDefault="00675A56" w:rsidP="00675A56">
      <w:pPr>
        <w:pStyle w:val="ListParagraph"/>
        <w:numPr>
          <w:ilvl w:val="0"/>
          <w:numId w:val="19"/>
        </w:numPr>
        <w:rPr>
          <w:rFonts w:ascii="Calibri" w:hAnsi="Calibri"/>
          <w:sz w:val="18"/>
          <w:szCs w:val="18"/>
        </w:rPr>
      </w:pPr>
      <w:r w:rsidRPr="00270044">
        <w:rPr>
          <w:rFonts w:asciiTheme="minorHAnsi" w:hAnsiTheme="minorHAnsi"/>
          <w:sz w:val="18"/>
          <w:szCs w:val="18"/>
        </w:rPr>
        <w:t>System Location or Area Served:</w:t>
      </w:r>
      <w:r w:rsidRPr="00270044">
        <w:rPr>
          <w:rFonts w:ascii="Calibri" w:hAnsi="Calibri"/>
          <w:sz w:val="18"/>
          <w:szCs w:val="18"/>
        </w:rPr>
        <w:t xml:space="preserve"> This field is filled out automatically. It is referenced from the CF2R-MCH-01, which must be completed prior to this document.</w:t>
      </w:r>
    </w:p>
    <w:p w14:paraId="5B418687" w14:textId="77777777" w:rsidR="00675A56" w:rsidRPr="00270044" w:rsidRDefault="00675A56" w:rsidP="00675A56">
      <w:pPr>
        <w:pStyle w:val="BulletB1Number"/>
        <w:numPr>
          <w:ilvl w:val="0"/>
          <w:numId w:val="19"/>
        </w:numPr>
        <w:spacing w:before="0"/>
        <w:rPr>
          <w:rFonts w:asciiTheme="minorHAnsi" w:hAnsiTheme="minorHAnsi"/>
          <w:sz w:val="18"/>
          <w:szCs w:val="18"/>
        </w:rPr>
      </w:pPr>
      <w:r w:rsidRPr="00270044">
        <w:rPr>
          <w:rFonts w:asciiTheme="minorHAnsi" w:hAnsiTheme="minorHAnsi"/>
          <w:sz w:val="18"/>
          <w:szCs w:val="18"/>
        </w:rPr>
        <w:t xml:space="preserve">Nominal Cooling Capacity (tons) of Condenser: </w:t>
      </w:r>
      <w:r w:rsidRPr="00270044">
        <w:rPr>
          <w:rFonts w:ascii="Calibri" w:hAnsi="Calibri"/>
          <w:sz w:val="18"/>
          <w:szCs w:val="18"/>
        </w:rPr>
        <w:t>This field is filled out automatically. It is referenced from the CF2R-MCH-01, which must be completed prior to this document.</w:t>
      </w:r>
    </w:p>
    <w:p w14:paraId="5B418688" w14:textId="77777777" w:rsidR="00675A56" w:rsidRPr="00270044" w:rsidRDefault="00675A56" w:rsidP="00675A56">
      <w:pPr>
        <w:pStyle w:val="BulletB1Number"/>
        <w:numPr>
          <w:ilvl w:val="0"/>
          <w:numId w:val="19"/>
        </w:numPr>
        <w:spacing w:before="0"/>
        <w:rPr>
          <w:rFonts w:asciiTheme="minorHAnsi" w:hAnsiTheme="minorHAnsi"/>
          <w:sz w:val="18"/>
          <w:szCs w:val="18"/>
        </w:rPr>
      </w:pPr>
      <w:r w:rsidRPr="00270044">
        <w:rPr>
          <w:rFonts w:asciiTheme="minorHAnsi" w:hAnsiTheme="minorHAnsi"/>
          <w:sz w:val="18"/>
          <w:szCs w:val="18"/>
        </w:rPr>
        <w:t>Number of Return Ducts: Select the number of return ducts from the options given in the pull down list, either one or two return ducts. Those are the only options for this compliance approach. Other configurations will require that airflow and fan watt draw be verified by diagnostic testing.</w:t>
      </w:r>
    </w:p>
    <w:p w14:paraId="5B418689" w14:textId="77777777" w:rsidR="00675A56" w:rsidRPr="00270044" w:rsidRDefault="00675A56" w:rsidP="00675A56">
      <w:pPr>
        <w:pStyle w:val="BulletB1Number"/>
        <w:spacing w:before="0"/>
        <w:rPr>
          <w:rFonts w:asciiTheme="minorHAnsi" w:hAnsiTheme="minorHAnsi"/>
          <w:sz w:val="18"/>
          <w:szCs w:val="18"/>
        </w:rPr>
      </w:pPr>
    </w:p>
    <w:p w14:paraId="5B41868A" w14:textId="77777777" w:rsidR="00675A56" w:rsidRPr="00270044" w:rsidRDefault="00675A56" w:rsidP="00675A56">
      <w:pPr>
        <w:pStyle w:val="BulletB1Number"/>
        <w:spacing w:before="0"/>
        <w:ind w:left="0" w:firstLine="0"/>
        <w:rPr>
          <w:rFonts w:asciiTheme="minorHAnsi" w:hAnsiTheme="minorHAnsi"/>
          <w:b/>
          <w:sz w:val="18"/>
          <w:szCs w:val="18"/>
        </w:rPr>
      </w:pPr>
      <w:r w:rsidRPr="00270044">
        <w:rPr>
          <w:rFonts w:asciiTheme="minorHAnsi" w:hAnsiTheme="minorHAnsi"/>
          <w:b/>
          <w:sz w:val="18"/>
          <w:szCs w:val="18"/>
        </w:rPr>
        <w:t>Section B. One Return Duct</w:t>
      </w:r>
    </w:p>
    <w:p w14:paraId="5B41868B" w14:textId="1FEB8C78"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Minimum Return Duct Diameter: This field is automatically calculated based on A03. Refer to Table 150.0-</w:t>
      </w:r>
      <w:r w:rsidR="007E5FC7">
        <w:rPr>
          <w:rFonts w:asciiTheme="minorHAnsi" w:hAnsiTheme="minorHAnsi"/>
          <w:sz w:val="18"/>
          <w:szCs w:val="18"/>
        </w:rPr>
        <w:t>B/C</w:t>
      </w:r>
      <w:r w:rsidRPr="00270044">
        <w:rPr>
          <w:rFonts w:asciiTheme="minorHAnsi" w:hAnsiTheme="minorHAnsi"/>
          <w:sz w:val="18"/>
          <w:szCs w:val="18"/>
        </w:rPr>
        <w:t>.</w:t>
      </w:r>
    </w:p>
    <w:p w14:paraId="5B41868C" w14:textId="77777777"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Installed Return Duct Diameter: Enter the installed return duct diameter (inches).</w:t>
      </w:r>
    </w:p>
    <w:p w14:paraId="5B41868D" w14:textId="6F986AE5"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Minimum Total Return Filter Grille Gross Area: This field is automatically calculated based on A03. Refer to Table 150.0-</w:t>
      </w:r>
      <w:r w:rsidR="007E5FC7">
        <w:rPr>
          <w:rFonts w:asciiTheme="minorHAnsi" w:hAnsiTheme="minorHAnsi"/>
          <w:sz w:val="18"/>
          <w:szCs w:val="18"/>
        </w:rPr>
        <w:t>B/C</w:t>
      </w:r>
      <w:r w:rsidRPr="00270044">
        <w:rPr>
          <w:rFonts w:asciiTheme="minorHAnsi" w:hAnsiTheme="minorHAnsi"/>
          <w:sz w:val="18"/>
          <w:szCs w:val="18"/>
        </w:rPr>
        <w:t>.</w:t>
      </w:r>
    </w:p>
    <w:p w14:paraId="5B41868E" w14:textId="77777777"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Installed Total Return Filter Grille Gross Area: Enter the installed return filter grille gross area (inch</w:t>
      </w:r>
      <w:r w:rsidRPr="00270044">
        <w:rPr>
          <w:rFonts w:asciiTheme="minorHAnsi" w:hAnsiTheme="minorHAnsi"/>
          <w:sz w:val="18"/>
          <w:szCs w:val="18"/>
          <w:vertAlign w:val="superscript"/>
        </w:rPr>
        <w:t>2</w:t>
      </w:r>
      <w:r w:rsidRPr="00270044">
        <w:rPr>
          <w:rFonts w:asciiTheme="minorHAnsi" w:hAnsiTheme="minorHAnsi"/>
          <w:sz w:val="18"/>
          <w:szCs w:val="18"/>
        </w:rPr>
        <w:t>). The area is equal to the length (inches) multiplied by the width (inches).</w:t>
      </w:r>
    </w:p>
    <w:p w14:paraId="5B41868F" w14:textId="3B0EE926" w:rsidR="00675A56" w:rsidRPr="00270044" w:rsidRDefault="00675A56" w:rsidP="00675A56">
      <w:pPr>
        <w:pStyle w:val="BulletB1Number"/>
        <w:numPr>
          <w:ilvl w:val="0"/>
          <w:numId w:val="20"/>
        </w:numPr>
        <w:spacing w:before="0"/>
        <w:rPr>
          <w:rFonts w:asciiTheme="minorHAnsi" w:hAnsiTheme="minorHAnsi"/>
          <w:sz w:val="18"/>
          <w:szCs w:val="18"/>
        </w:rPr>
      </w:pPr>
      <w:r w:rsidRPr="00270044">
        <w:rPr>
          <w:rFonts w:asciiTheme="minorHAnsi" w:hAnsiTheme="minorHAnsi"/>
          <w:sz w:val="18"/>
          <w:szCs w:val="18"/>
        </w:rPr>
        <w:t>Compliance Statement: This field is automatically populated based on the inputs to B02 and B04. Compliance requires that the installed duct diameter meet the required duct diameter AND the installed filter grille area meet the required filter grille area.</w:t>
      </w:r>
    </w:p>
    <w:p w14:paraId="5B418690" w14:textId="77777777" w:rsidR="00675A56" w:rsidRPr="00270044" w:rsidRDefault="00675A56" w:rsidP="00675A56">
      <w:pPr>
        <w:pStyle w:val="BulletB1Number"/>
        <w:spacing w:before="0"/>
        <w:rPr>
          <w:rFonts w:asciiTheme="minorHAnsi" w:hAnsiTheme="minorHAnsi"/>
          <w:sz w:val="18"/>
          <w:szCs w:val="18"/>
        </w:rPr>
      </w:pPr>
    </w:p>
    <w:p w14:paraId="5B418691" w14:textId="77777777" w:rsidR="00675A56" w:rsidRPr="00270044" w:rsidRDefault="00675A56" w:rsidP="00675A56">
      <w:pPr>
        <w:pStyle w:val="BulletB1Number"/>
        <w:spacing w:before="0"/>
        <w:ind w:left="0" w:firstLine="0"/>
        <w:rPr>
          <w:rFonts w:asciiTheme="minorHAnsi" w:hAnsiTheme="minorHAnsi"/>
          <w:b/>
          <w:sz w:val="18"/>
          <w:szCs w:val="18"/>
        </w:rPr>
      </w:pPr>
      <w:r w:rsidRPr="00270044">
        <w:rPr>
          <w:rFonts w:asciiTheme="minorHAnsi" w:hAnsiTheme="minorHAnsi"/>
          <w:b/>
          <w:sz w:val="18"/>
          <w:szCs w:val="18"/>
        </w:rPr>
        <w:t>Section C. Two Return Ducts</w:t>
      </w:r>
    </w:p>
    <w:p w14:paraId="5B418692" w14:textId="417AAA3F"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Minimum Return Duct1 Diameter: This field is automatically calculated based on A03. Refer to Table 150.0-</w:t>
      </w:r>
      <w:r w:rsidR="007E5FC7">
        <w:rPr>
          <w:rFonts w:asciiTheme="minorHAnsi" w:hAnsiTheme="minorHAnsi"/>
          <w:sz w:val="18"/>
          <w:szCs w:val="18"/>
        </w:rPr>
        <w:t>B</w:t>
      </w:r>
      <w:r w:rsidRPr="00270044">
        <w:rPr>
          <w:rFonts w:asciiTheme="minorHAnsi" w:hAnsiTheme="minorHAnsi"/>
          <w:sz w:val="18"/>
          <w:szCs w:val="18"/>
        </w:rPr>
        <w:t xml:space="preserve"> or </w:t>
      </w:r>
      <w:r w:rsidR="007E5FC7">
        <w:rPr>
          <w:rFonts w:asciiTheme="minorHAnsi" w:hAnsiTheme="minorHAnsi"/>
          <w:sz w:val="18"/>
          <w:szCs w:val="18"/>
        </w:rPr>
        <w:t>C</w:t>
      </w:r>
      <w:r w:rsidRPr="00270044">
        <w:rPr>
          <w:rFonts w:asciiTheme="minorHAnsi" w:hAnsiTheme="minorHAnsi"/>
          <w:sz w:val="18"/>
          <w:szCs w:val="18"/>
        </w:rPr>
        <w:t>.</w:t>
      </w:r>
    </w:p>
    <w:p w14:paraId="5B418693" w14:textId="77777777"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Installed Return Duct1 Diameter: Enter the diameter (inches) for the first return duct run.</w:t>
      </w:r>
    </w:p>
    <w:p w14:paraId="5B418694" w14:textId="1751D600"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Minimum Return Duct2 Diameter: This field is automatically calculated based on A03. Refer to Table 150.0-</w:t>
      </w:r>
      <w:r w:rsidR="007E5FC7">
        <w:rPr>
          <w:rFonts w:asciiTheme="minorHAnsi" w:hAnsiTheme="minorHAnsi"/>
          <w:sz w:val="18"/>
          <w:szCs w:val="18"/>
        </w:rPr>
        <w:t>B</w:t>
      </w:r>
      <w:r w:rsidRPr="00270044">
        <w:rPr>
          <w:rFonts w:asciiTheme="minorHAnsi" w:hAnsiTheme="minorHAnsi"/>
          <w:sz w:val="18"/>
          <w:szCs w:val="18"/>
        </w:rPr>
        <w:t xml:space="preserve"> or </w:t>
      </w:r>
      <w:r w:rsidR="007E5FC7">
        <w:rPr>
          <w:rFonts w:asciiTheme="minorHAnsi" w:hAnsiTheme="minorHAnsi"/>
          <w:sz w:val="18"/>
          <w:szCs w:val="18"/>
        </w:rPr>
        <w:t>C</w:t>
      </w:r>
      <w:r w:rsidRPr="00270044">
        <w:rPr>
          <w:rFonts w:asciiTheme="minorHAnsi" w:hAnsiTheme="minorHAnsi"/>
          <w:sz w:val="18"/>
          <w:szCs w:val="18"/>
        </w:rPr>
        <w:t>.</w:t>
      </w:r>
    </w:p>
    <w:p w14:paraId="5B418695" w14:textId="77777777"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Installed Return Duct2 Diameter: Enter the diameter (inches) for the second return duct run.</w:t>
      </w:r>
    </w:p>
    <w:p w14:paraId="5B418696" w14:textId="7B24D015"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Minimum Total Return Filter Grille Gross Area: This field is automatically calculated based on A03. Refer to Table 150.0-</w:t>
      </w:r>
      <w:r w:rsidR="007E5FC7">
        <w:rPr>
          <w:rFonts w:asciiTheme="minorHAnsi" w:hAnsiTheme="minorHAnsi"/>
          <w:sz w:val="18"/>
          <w:szCs w:val="18"/>
        </w:rPr>
        <w:t>B</w:t>
      </w:r>
      <w:r w:rsidRPr="00270044">
        <w:rPr>
          <w:rFonts w:asciiTheme="minorHAnsi" w:hAnsiTheme="minorHAnsi"/>
          <w:sz w:val="18"/>
          <w:szCs w:val="18"/>
        </w:rPr>
        <w:t>/</w:t>
      </w:r>
      <w:r w:rsidR="007E5FC7">
        <w:rPr>
          <w:rFonts w:asciiTheme="minorHAnsi" w:hAnsiTheme="minorHAnsi"/>
          <w:sz w:val="18"/>
          <w:szCs w:val="18"/>
        </w:rPr>
        <w:t>C</w:t>
      </w:r>
      <w:r w:rsidRPr="00270044">
        <w:rPr>
          <w:rFonts w:asciiTheme="minorHAnsi" w:hAnsiTheme="minorHAnsi"/>
          <w:sz w:val="18"/>
          <w:szCs w:val="18"/>
        </w:rPr>
        <w:t>.</w:t>
      </w:r>
    </w:p>
    <w:p w14:paraId="5B418697" w14:textId="77777777"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Installed Total Return Filter Grille Gross Area: Enter the total return filter grille gross area by summing up the two grille areas. The area of each grill is equal to the length (inches) multiplied by the width (inches).</w:t>
      </w:r>
    </w:p>
    <w:p w14:paraId="5B418698" w14:textId="4E4FBD53" w:rsidR="00675A56" w:rsidRPr="00270044" w:rsidRDefault="00675A56" w:rsidP="00675A56">
      <w:pPr>
        <w:pStyle w:val="BulletB1Number"/>
        <w:numPr>
          <w:ilvl w:val="0"/>
          <w:numId w:val="21"/>
        </w:numPr>
        <w:spacing w:before="0"/>
        <w:rPr>
          <w:rFonts w:asciiTheme="minorHAnsi" w:hAnsiTheme="minorHAnsi"/>
          <w:sz w:val="18"/>
          <w:szCs w:val="18"/>
        </w:rPr>
      </w:pPr>
      <w:r w:rsidRPr="00270044">
        <w:rPr>
          <w:rFonts w:asciiTheme="minorHAnsi" w:hAnsiTheme="minorHAnsi"/>
          <w:sz w:val="18"/>
          <w:szCs w:val="18"/>
        </w:rPr>
        <w:t>Compliance Statement: This field is automatically populated based on the inputs to C02, C04 and C06. Compliance requires that the installed duct diameters meet the required duct diameters AND the total installed filter grille area meet the total required filter grille area.</w:t>
      </w:r>
    </w:p>
    <w:p w14:paraId="5B418699" w14:textId="77777777" w:rsidR="00675A56" w:rsidRPr="00270044" w:rsidRDefault="00675A56" w:rsidP="00675A56">
      <w:pPr>
        <w:pStyle w:val="BulletB1Number"/>
        <w:spacing w:before="0"/>
        <w:ind w:left="0" w:firstLine="0"/>
        <w:rPr>
          <w:rFonts w:asciiTheme="minorHAnsi" w:hAnsiTheme="minorHAnsi"/>
          <w:sz w:val="18"/>
          <w:szCs w:val="18"/>
        </w:rPr>
      </w:pPr>
    </w:p>
    <w:p w14:paraId="5B41869A" w14:textId="77777777" w:rsidR="00675A56" w:rsidRPr="00270044" w:rsidRDefault="00675A56" w:rsidP="00675A56">
      <w:pPr>
        <w:pStyle w:val="BulletB1Number"/>
        <w:spacing w:before="0"/>
        <w:ind w:left="0" w:firstLine="0"/>
        <w:rPr>
          <w:rFonts w:asciiTheme="minorHAnsi" w:hAnsiTheme="minorHAnsi"/>
          <w:sz w:val="18"/>
          <w:szCs w:val="18"/>
        </w:rPr>
      </w:pPr>
      <w:r w:rsidRPr="00270044">
        <w:rPr>
          <w:rFonts w:asciiTheme="minorHAnsi" w:hAnsiTheme="minorHAnsi"/>
          <w:b/>
          <w:sz w:val="18"/>
          <w:szCs w:val="18"/>
        </w:rPr>
        <w:t xml:space="preserve">Section D Additional Requirements </w:t>
      </w:r>
      <w:r w:rsidR="00BA08B4" w:rsidRPr="00270044">
        <w:rPr>
          <w:rFonts w:asciiTheme="minorHAnsi" w:hAnsiTheme="minorHAnsi"/>
          <w:b/>
          <w:sz w:val="18"/>
          <w:szCs w:val="18"/>
        </w:rPr>
        <w:t>f</w:t>
      </w:r>
      <w:r w:rsidRPr="00270044">
        <w:rPr>
          <w:rFonts w:asciiTheme="minorHAnsi" w:hAnsiTheme="minorHAnsi"/>
          <w:b/>
          <w:sz w:val="18"/>
          <w:szCs w:val="18"/>
        </w:rPr>
        <w:t>or Compliance</w:t>
      </w:r>
    </w:p>
    <w:p w14:paraId="5B41869B"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C"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D"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E"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9F"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This field must be a true statement (or not applicable) for the system to comply</w:t>
      </w:r>
    </w:p>
    <w:p w14:paraId="5B4186A0" w14:textId="641EF131"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 xml:space="preserve">Verification Status: If this Section does not apply, then select “All </w:t>
      </w:r>
      <w:r w:rsidR="00CF00F5">
        <w:rPr>
          <w:rFonts w:asciiTheme="minorHAnsi" w:hAnsiTheme="minorHAnsi"/>
          <w:sz w:val="18"/>
          <w:szCs w:val="18"/>
        </w:rPr>
        <w:t>N/A</w:t>
      </w:r>
      <w:r w:rsidRPr="00270044">
        <w:rPr>
          <w:rFonts w:asciiTheme="minorHAnsi" w:hAnsiTheme="minorHAnsi"/>
          <w:sz w:val="18"/>
          <w:szCs w:val="18"/>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5B4186A1" w14:textId="77777777" w:rsidR="00675A56" w:rsidRPr="00270044" w:rsidRDefault="00675A56" w:rsidP="00675A56">
      <w:pPr>
        <w:numPr>
          <w:ilvl w:val="0"/>
          <w:numId w:val="22"/>
        </w:numPr>
        <w:rPr>
          <w:rFonts w:asciiTheme="minorHAnsi" w:hAnsiTheme="minorHAnsi"/>
          <w:sz w:val="18"/>
          <w:szCs w:val="18"/>
        </w:rPr>
      </w:pPr>
      <w:r w:rsidRPr="00270044">
        <w:rPr>
          <w:rFonts w:asciiTheme="minorHAnsi" w:hAnsiTheme="minorHAnsi"/>
          <w:sz w:val="18"/>
          <w:szCs w:val="18"/>
        </w:rPr>
        <w:t xml:space="preserve">Correction Notes: If one or more applicable requirements are not met “Fail” will appear in the row above. When this occurs the rater is required to enter detailed notes here that describe what failed and why. </w:t>
      </w:r>
    </w:p>
    <w:p w14:paraId="5B4186A2" w14:textId="77777777" w:rsidR="00675A56" w:rsidRPr="00270044" w:rsidRDefault="00675A56" w:rsidP="00675A56">
      <w:pPr>
        <w:rPr>
          <w:rFonts w:asciiTheme="minorHAnsi" w:hAnsiTheme="minorHAnsi"/>
          <w:sz w:val="18"/>
          <w:szCs w:val="18"/>
        </w:rPr>
      </w:pPr>
    </w:p>
    <w:p w14:paraId="5B4186A3" w14:textId="31ED0630" w:rsidR="00675A56" w:rsidRPr="00270044" w:rsidRDefault="00675A56" w:rsidP="00AE1B43">
      <w:pPr>
        <w:keepNext/>
        <w:rPr>
          <w:rFonts w:asciiTheme="minorHAnsi" w:hAnsiTheme="minorHAnsi"/>
          <w:b/>
          <w:sz w:val="18"/>
          <w:szCs w:val="18"/>
        </w:rPr>
      </w:pPr>
      <w:r w:rsidRPr="00270044">
        <w:rPr>
          <w:rFonts w:asciiTheme="minorHAnsi" w:hAnsiTheme="minorHAnsi"/>
          <w:b/>
          <w:sz w:val="18"/>
          <w:szCs w:val="18"/>
        </w:rPr>
        <w:t xml:space="preserve">Section E. Hole for the placement of a Static Pressure Probe (HSPP), and Permanently </w:t>
      </w:r>
      <w:r w:rsidR="00523F30">
        <w:rPr>
          <w:rFonts w:asciiTheme="minorHAnsi" w:hAnsiTheme="minorHAnsi"/>
          <w:b/>
          <w:sz w:val="18"/>
          <w:szCs w:val="18"/>
        </w:rPr>
        <w:t>I</w:t>
      </w:r>
      <w:r w:rsidRPr="00270044">
        <w:rPr>
          <w:rFonts w:asciiTheme="minorHAnsi" w:hAnsiTheme="minorHAnsi"/>
          <w:b/>
          <w:sz w:val="18"/>
          <w:szCs w:val="18"/>
        </w:rPr>
        <w:t xml:space="preserve">nstalled Static Pressure Probe (PSPP) in the </w:t>
      </w:r>
      <w:r w:rsidR="005F153D" w:rsidRPr="00270044">
        <w:rPr>
          <w:rFonts w:asciiTheme="minorHAnsi" w:hAnsiTheme="minorHAnsi"/>
          <w:b/>
          <w:sz w:val="18"/>
          <w:szCs w:val="18"/>
        </w:rPr>
        <w:t>S</w:t>
      </w:r>
      <w:r w:rsidRPr="00270044">
        <w:rPr>
          <w:rFonts w:asciiTheme="minorHAnsi" w:hAnsiTheme="minorHAnsi"/>
          <w:b/>
          <w:sz w:val="18"/>
          <w:szCs w:val="18"/>
        </w:rPr>
        <w:t xml:space="preserve">upply </w:t>
      </w:r>
      <w:r w:rsidR="005F153D" w:rsidRPr="00270044">
        <w:rPr>
          <w:rFonts w:asciiTheme="minorHAnsi" w:hAnsiTheme="minorHAnsi"/>
          <w:b/>
          <w:sz w:val="18"/>
          <w:szCs w:val="18"/>
        </w:rPr>
        <w:t>P</w:t>
      </w:r>
      <w:r w:rsidRPr="00270044">
        <w:rPr>
          <w:rFonts w:asciiTheme="minorHAnsi" w:hAnsiTheme="minorHAnsi"/>
          <w:b/>
          <w:sz w:val="18"/>
          <w:szCs w:val="18"/>
        </w:rPr>
        <w:t>lenum</w:t>
      </w:r>
    </w:p>
    <w:p w14:paraId="5B4186A4" w14:textId="77777777" w:rsidR="00675A56" w:rsidRPr="00270044" w:rsidRDefault="00675A56" w:rsidP="00AE1B43">
      <w:pPr>
        <w:pStyle w:val="ListParagraph"/>
        <w:keepNext/>
        <w:numPr>
          <w:ilvl w:val="0"/>
          <w:numId w:val="24"/>
        </w:numPr>
        <w:ind w:left="360"/>
        <w:rPr>
          <w:rFonts w:asciiTheme="minorHAnsi" w:hAnsiTheme="minorHAnsi"/>
          <w:sz w:val="18"/>
          <w:szCs w:val="18"/>
        </w:rPr>
      </w:pPr>
      <w:r w:rsidRPr="00270044">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5B4186A5"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bCs/>
          <w:sz w:val="18"/>
          <w:szCs w:val="18"/>
        </w:rPr>
        <w:t>If an Hole Static Pressure Probe is installed then select “HSPP Installed”</w:t>
      </w:r>
    </w:p>
    <w:p w14:paraId="5B4186A6"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bCs/>
          <w:sz w:val="18"/>
          <w:szCs w:val="18"/>
        </w:rPr>
        <w:t>If a Permanent Static Pressure Probe is installed then select “PSPP Installed”</w:t>
      </w:r>
    </w:p>
    <w:p w14:paraId="5B4186A7"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sz w:val="18"/>
          <w:szCs w:val="18"/>
        </w:rPr>
        <w:t>If the system is configured such that an HSPP nor PSPP can be installed, an alternate location that provides access for making supply plenum pressure measurement may be used. Select “An alternative location has been provided and clearly labeled.”</w:t>
      </w:r>
    </w:p>
    <w:p w14:paraId="5B4186A8" w14:textId="77777777" w:rsidR="00675A56" w:rsidRPr="00270044" w:rsidRDefault="00675A56" w:rsidP="00AE1B43">
      <w:pPr>
        <w:keepNext/>
        <w:numPr>
          <w:ilvl w:val="0"/>
          <w:numId w:val="23"/>
        </w:numPr>
        <w:ind w:left="1080"/>
        <w:rPr>
          <w:rFonts w:ascii="Calibri" w:hAnsi="Calibri"/>
          <w:sz w:val="18"/>
          <w:szCs w:val="18"/>
        </w:rPr>
      </w:pPr>
      <w:r w:rsidRPr="00270044">
        <w:rPr>
          <w:rFonts w:ascii="Calibri" w:hAnsi="Calibri"/>
          <w:sz w:val="18"/>
          <w:szCs w:val="18"/>
        </w:rPr>
        <w:t>If the system is such that an HSPP or PSPP is not applicable, select “HSPP/PSPP are not applicable to this system”.</w:t>
      </w:r>
    </w:p>
    <w:p w14:paraId="5B4186A9" w14:textId="77777777" w:rsidR="00675A56" w:rsidRPr="00270044" w:rsidRDefault="00675A56" w:rsidP="00675A56">
      <w:pPr>
        <w:rPr>
          <w:rFonts w:ascii="Calibri" w:hAnsi="Calibri"/>
          <w:sz w:val="18"/>
          <w:szCs w:val="18"/>
        </w:rPr>
      </w:pPr>
    </w:p>
    <w:p w14:paraId="5B4186AA" w14:textId="77777777" w:rsidR="00675A56" w:rsidRPr="00270044" w:rsidRDefault="00675A56" w:rsidP="00675A56">
      <w:pPr>
        <w:rPr>
          <w:rFonts w:ascii="Calibri" w:hAnsi="Calibri"/>
          <w:b/>
          <w:sz w:val="18"/>
          <w:szCs w:val="18"/>
        </w:rPr>
      </w:pPr>
      <w:r w:rsidRPr="00270044">
        <w:rPr>
          <w:rFonts w:ascii="Calibri" w:hAnsi="Calibri"/>
          <w:b/>
          <w:sz w:val="18"/>
          <w:szCs w:val="18"/>
        </w:rPr>
        <w:t>Section F. Determination of HERS Verification Compliance</w:t>
      </w:r>
    </w:p>
    <w:p w14:paraId="5B4186AB" w14:textId="77777777" w:rsidR="00675A56" w:rsidRPr="00270044" w:rsidRDefault="00675A56" w:rsidP="00675A56">
      <w:pPr>
        <w:pStyle w:val="ListParagraph"/>
        <w:numPr>
          <w:ilvl w:val="0"/>
          <w:numId w:val="25"/>
        </w:numPr>
        <w:rPr>
          <w:rFonts w:ascii="Calibri" w:hAnsi="Calibri"/>
          <w:sz w:val="18"/>
          <w:szCs w:val="18"/>
        </w:rPr>
      </w:pPr>
      <w:r w:rsidRPr="00270044">
        <w:rPr>
          <w:rFonts w:ascii="Calibri" w:hAnsi="Calibri"/>
          <w:sz w:val="18"/>
          <w:szCs w:val="18"/>
        </w:rPr>
        <w:t>This field is filled out automatically. Compliance requires that all individual criteria pass.</w:t>
      </w:r>
    </w:p>
    <w:p w14:paraId="5B4186AC" w14:textId="77777777" w:rsidR="005C007B" w:rsidRPr="00675A56" w:rsidRDefault="005C007B" w:rsidP="00BA08B4">
      <w:pPr>
        <w:rPr>
          <w:rFonts w:asciiTheme="minorHAnsi" w:hAnsiTheme="minorHAnsi"/>
          <w:b/>
          <w:sz w:val="18"/>
          <w:szCs w:val="18"/>
        </w:rPr>
      </w:pPr>
    </w:p>
    <w:p w14:paraId="5B4186AD" w14:textId="77777777" w:rsidR="00675A56" w:rsidRPr="006A17E5" w:rsidRDefault="00675A56" w:rsidP="00977AE0">
      <w:pPr>
        <w:pStyle w:val="BulletB1Number"/>
        <w:rPr>
          <w:rFonts w:asciiTheme="minorHAnsi" w:hAnsiTheme="minorHAnsi"/>
          <w:sz w:val="18"/>
          <w:szCs w:val="18"/>
        </w:rPr>
      </w:pPr>
    </w:p>
    <w:p w14:paraId="5B4186AE"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497118">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4644"/>
        <w:gridCol w:w="5669"/>
        <w:tblGridChange w:id="61">
          <w:tblGrid>
            <w:gridCol w:w="781"/>
            <w:gridCol w:w="4644"/>
            <w:gridCol w:w="5669"/>
          </w:tblGrid>
        </w:tblGridChange>
      </w:tblGrid>
      <w:tr w:rsidR="00A66AF2" w:rsidRPr="00F13E77" w14:paraId="5B4186B0" w14:textId="77777777" w:rsidTr="007F272B">
        <w:trPr>
          <w:cantSplit/>
          <w:trHeight w:val="144"/>
        </w:trPr>
        <w:tc>
          <w:tcPr>
            <w:tcW w:w="11094" w:type="dxa"/>
            <w:gridSpan w:val="3"/>
            <w:tcBorders>
              <w:top w:val="single" w:sz="4" w:space="0" w:color="auto"/>
            </w:tcBorders>
            <w:vAlign w:val="center"/>
          </w:tcPr>
          <w:p w14:paraId="5B4186AF" w14:textId="77777777" w:rsidR="00A66AF2" w:rsidRPr="00F13E77" w:rsidRDefault="00A66AF2" w:rsidP="00A66AF2">
            <w:pPr>
              <w:keepNext/>
              <w:rPr>
                <w:rFonts w:asciiTheme="minorHAnsi" w:hAnsiTheme="minorHAnsi"/>
                <w:b/>
                <w:sz w:val="18"/>
                <w:szCs w:val="18"/>
              </w:rPr>
            </w:pPr>
            <w:r w:rsidRPr="00270044">
              <w:rPr>
                <w:rFonts w:asciiTheme="minorHAnsi" w:hAnsiTheme="minorHAnsi"/>
                <w:b/>
                <w:sz w:val="18"/>
                <w:szCs w:val="18"/>
              </w:rPr>
              <w:lastRenderedPageBreak/>
              <w:t>A. System Information</w:t>
            </w:r>
          </w:p>
        </w:tc>
      </w:tr>
      <w:tr w:rsidR="00A66AF2" w:rsidRPr="00F13E77" w14:paraId="5B4186B4" w14:textId="77777777" w:rsidTr="007F272B">
        <w:trPr>
          <w:cantSplit/>
          <w:trHeight w:val="144"/>
        </w:trPr>
        <w:tc>
          <w:tcPr>
            <w:tcW w:w="781" w:type="dxa"/>
            <w:tcBorders>
              <w:top w:val="single" w:sz="4" w:space="0" w:color="auto"/>
            </w:tcBorders>
            <w:vAlign w:val="center"/>
          </w:tcPr>
          <w:p w14:paraId="5B4186B1" w14:textId="77777777" w:rsidR="00A66AF2" w:rsidRPr="00F13E77" w:rsidRDefault="00E11A14" w:rsidP="002E1B19">
            <w:pPr>
              <w:jc w:val="center"/>
              <w:rPr>
                <w:rFonts w:asciiTheme="minorHAnsi" w:hAnsiTheme="minorHAnsi"/>
                <w:sz w:val="18"/>
                <w:szCs w:val="18"/>
              </w:rPr>
            </w:pPr>
            <w:r>
              <w:rPr>
                <w:rFonts w:asciiTheme="minorHAnsi" w:hAnsiTheme="minorHAnsi"/>
                <w:sz w:val="18"/>
                <w:szCs w:val="18"/>
              </w:rPr>
              <w:t>01</w:t>
            </w:r>
          </w:p>
        </w:tc>
        <w:tc>
          <w:tcPr>
            <w:tcW w:w="4644" w:type="dxa"/>
            <w:tcBorders>
              <w:top w:val="single" w:sz="4" w:space="0" w:color="auto"/>
            </w:tcBorders>
            <w:vAlign w:val="center"/>
          </w:tcPr>
          <w:p w14:paraId="5B4186B2" w14:textId="1217CF0D" w:rsidR="00A66AF2" w:rsidRPr="00F13E77" w:rsidRDefault="00A66AF2" w:rsidP="002E1B19">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69" w:type="dxa"/>
            <w:tcBorders>
              <w:top w:val="single" w:sz="4" w:space="0" w:color="auto"/>
            </w:tcBorders>
            <w:vAlign w:val="center"/>
          </w:tcPr>
          <w:p w14:paraId="5B4186B3" w14:textId="77777777" w:rsidR="00A66AF2" w:rsidRPr="00F13E77" w:rsidRDefault="00A66AF2" w:rsidP="002E1B19">
            <w:pPr>
              <w:rPr>
                <w:rFonts w:asciiTheme="minorHAnsi" w:hAnsiTheme="minorHAnsi"/>
                <w:color w:val="000000"/>
                <w:sz w:val="18"/>
                <w:szCs w:val="18"/>
                <w:highlight w:val="yellow"/>
              </w:rPr>
            </w:pPr>
            <w:r w:rsidRPr="00F13E77">
              <w:rPr>
                <w:rFonts w:asciiTheme="minorHAnsi" w:hAnsiTheme="minorHAnsi"/>
                <w:sz w:val="18"/>
                <w:szCs w:val="18"/>
              </w:rPr>
              <w:t xml:space="preserve">&lt;&lt;auto filled text: referenced from </w:t>
            </w:r>
            <w:r w:rsidR="00E06AEB">
              <w:rPr>
                <w:rFonts w:asciiTheme="minorHAnsi" w:hAnsiTheme="minorHAnsi"/>
                <w:sz w:val="18"/>
                <w:szCs w:val="18"/>
              </w:rPr>
              <w:t>CF2R-</w:t>
            </w:r>
            <w:r w:rsidRPr="00F13E77">
              <w:rPr>
                <w:rFonts w:asciiTheme="minorHAnsi" w:hAnsiTheme="minorHAnsi"/>
                <w:sz w:val="18"/>
                <w:szCs w:val="18"/>
              </w:rPr>
              <w:t>MCH</w:t>
            </w:r>
            <w:r w:rsidR="00E06AEB">
              <w:rPr>
                <w:rFonts w:asciiTheme="minorHAnsi" w:hAnsiTheme="minorHAnsi"/>
                <w:sz w:val="18"/>
                <w:szCs w:val="18"/>
              </w:rPr>
              <w:t>-28</w:t>
            </w:r>
            <w:r w:rsidRPr="00F13E77">
              <w:rPr>
                <w:rFonts w:asciiTheme="minorHAnsi" w:hAnsiTheme="minorHAnsi"/>
                <w:sz w:val="18"/>
                <w:szCs w:val="18"/>
              </w:rPr>
              <w:t>&gt;&gt;</w:t>
            </w:r>
          </w:p>
        </w:tc>
      </w:tr>
      <w:tr w:rsidR="00A66AF2" w:rsidRPr="00F13E77" w14:paraId="5B4186B8" w14:textId="77777777" w:rsidTr="007F272B">
        <w:trPr>
          <w:cantSplit/>
          <w:trHeight w:val="144"/>
        </w:trPr>
        <w:tc>
          <w:tcPr>
            <w:tcW w:w="781" w:type="dxa"/>
            <w:vAlign w:val="center"/>
          </w:tcPr>
          <w:p w14:paraId="5B4186B5" w14:textId="77777777" w:rsidR="00A66AF2" w:rsidRPr="00F13E77" w:rsidRDefault="00E11A14" w:rsidP="002E1B19">
            <w:pPr>
              <w:jc w:val="center"/>
              <w:rPr>
                <w:rFonts w:asciiTheme="minorHAnsi" w:hAnsiTheme="minorHAnsi"/>
                <w:sz w:val="18"/>
                <w:szCs w:val="18"/>
              </w:rPr>
            </w:pPr>
            <w:r>
              <w:rPr>
                <w:rFonts w:asciiTheme="minorHAnsi" w:hAnsiTheme="minorHAnsi"/>
                <w:sz w:val="18"/>
                <w:szCs w:val="18"/>
              </w:rPr>
              <w:t>02</w:t>
            </w:r>
          </w:p>
        </w:tc>
        <w:tc>
          <w:tcPr>
            <w:tcW w:w="4644" w:type="dxa"/>
            <w:vAlign w:val="center"/>
          </w:tcPr>
          <w:p w14:paraId="5B4186B6" w14:textId="366EEEEE" w:rsidR="00A66AF2" w:rsidRPr="00F13E77" w:rsidRDefault="00A66AF2" w:rsidP="002E1B19">
            <w:pPr>
              <w:rPr>
                <w:rFonts w:asciiTheme="minorHAnsi" w:hAnsiTheme="minorHAnsi"/>
                <w:sz w:val="18"/>
                <w:szCs w:val="18"/>
              </w:rPr>
            </w:pPr>
            <w:r w:rsidRPr="00F13E77">
              <w:rPr>
                <w:rFonts w:asciiTheme="minorHAnsi" w:hAnsiTheme="minorHAnsi"/>
                <w:sz w:val="18"/>
                <w:szCs w:val="18"/>
              </w:rPr>
              <w:t>System Location or Area Served</w:t>
            </w:r>
          </w:p>
        </w:tc>
        <w:tc>
          <w:tcPr>
            <w:tcW w:w="5669" w:type="dxa"/>
            <w:vAlign w:val="center"/>
          </w:tcPr>
          <w:p w14:paraId="5B4186B7" w14:textId="77777777" w:rsidR="00A66AF2" w:rsidRPr="00F13E77" w:rsidRDefault="00A66AF2" w:rsidP="002E1B19">
            <w:pPr>
              <w:rPr>
                <w:rFonts w:asciiTheme="minorHAnsi" w:hAnsiTheme="minorHAnsi"/>
                <w:sz w:val="18"/>
                <w:szCs w:val="18"/>
              </w:rPr>
            </w:pPr>
            <w:r w:rsidRPr="00F13E77">
              <w:rPr>
                <w:rFonts w:asciiTheme="minorHAnsi" w:hAnsiTheme="minorHAnsi"/>
                <w:sz w:val="18"/>
                <w:szCs w:val="18"/>
              </w:rPr>
              <w:t xml:space="preserve">&lt;&lt;auto filled text: referenced from </w:t>
            </w:r>
            <w:r w:rsidR="00E06AEB">
              <w:rPr>
                <w:rFonts w:asciiTheme="minorHAnsi" w:hAnsiTheme="minorHAnsi"/>
                <w:sz w:val="18"/>
                <w:szCs w:val="18"/>
              </w:rPr>
              <w:t>CF2R-</w:t>
            </w:r>
            <w:r w:rsidR="00E06AEB" w:rsidRPr="00F13E77">
              <w:rPr>
                <w:rFonts w:asciiTheme="minorHAnsi" w:hAnsiTheme="minorHAnsi"/>
                <w:sz w:val="18"/>
                <w:szCs w:val="18"/>
              </w:rPr>
              <w:t>MCH</w:t>
            </w:r>
            <w:r w:rsidR="00E06AEB">
              <w:rPr>
                <w:rFonts w:asciiTheme="minorHAnsi" w:hAnsiTheme="minorHAnsi"/>
                <w:sz w:val="18"/>
                <w:szCs w:val="18"/>
              </w:rPr>
              <w:t>-28</w:t>
            </w:r>
            <w:r w:rsidRPr="00F13E77">
              <w:rPr>
                <w:rFonts w:asciiTheme="minorHAnsi" w:hAnsiTheme="minorHAnsi"/>
                <w:sz w:val="18"/>
                <w:szCs w:val="18"/>
              </w:rPr>
              <w:t>&gt;&gt;</w:t>
            </w:r>
          </w:p>
        </w:tc>
      </w:tr>
      <w:tr w:rsidR="00A66AF2" w:rsidRPr="00F13E77" w14:paraId="5B4186BC" w14:textId="77777777" w:rsidTr="007F272B">
        <w:trPr>
          <w:cantSplit/>
          <w:trHeight w:val="144"/>
        </w:trPr>
        <w:tc>
          <w:tcPr>
            <w:tcW w:w="781" w:type="dxa"/>
            <w:vAlign w:val="center"/>
          </w:tcPr>
          <w:p w14:paraId="5B4186B9" w14:textId="77777777" w:rsidR="00A66AF2" w:rsidRPr="00F13E77" w:rsidRDefault="00A66AF2" w:rsidP="002E1B19">
            <w:pPr>
              <w:jc w:val="center"/>
              <w:rPr>
                <w:rFonts w:asciiTheme="minorHAnsi" w:hAnsiTheme="minorHAnsi"/>
                <w:sz w:val="18"/>
                <w:szCs w:val="18"/>
              </w:rPr>
            </w:pPr>
            <w:r w:rsidRPr="00F13E77">
              <w:rPr>
                <w:rFonts w:asciiTheme="minorHAnsi" w:hAnsiTheme="minorHAnsi"/>
                <w:sz w:val="18"/>
                <w:szCs w:val="18"/>
              </w:rPr>
              <w:t>03</w:t>
            </w:r>
          </w:p>
        </w:tc>
        <w:tc>
          <w:tcPr>
            <w:tcW w:w="4644" w:type="dxa"/>
            <w:vAlign w:val="center"/>
          </w:tcPr>
          <w:p w14:paraId="5B4186BA" w14:textId="1989486E" w:rsidR="00A66AF2" w:rsidRPr="00F13E77" w:rsidRDefault="00A66AF2" w:rsidP="002E1B19">
            <w:pPr>
              <w:rPr>
                <w:rFonts w:asciiTheme="minorHAnsi" w:hAnsiTheme="minorHAnsi"/>
                <w:sz w:val="18"/>
                <w:szCs w:val="18"/>
              </w:rPr>
            </w:pPr>
            <w:r w:rsidRPr="00F13E77">
              <w:rPr>
                <w:rFonts w:asciiTheme="minorHAnsi" w:hAnsiTheme="minorHAnsi"/>
                <w:sz w:val="18"/>
                <w:szCs w:val="18"/>
              </w:rPr>
              <w:t>Nominal Cooling Capacity (tons) of Condenser</w:t>
            </w:r>
          </w:p>
        </w:tc>
        <w:tc>
          <w:tcPr>
            <w:tcW w:w="5669" w:type="dxa"/>
            <w:vAlign w:val="center"/>
          </w:tcPr>
          <w:p w14:paraId="5B4186BB" w14:textId="77777777" w:rsidR="00A66AF2" w:rsidRPr="00F13E77" w:rsidRDefault="002C4E31" w:rsidP="00E40314">
            <w:pPr>
              <w:keepNext/>
              <w:rPr>
                <w:rFonts w:asciiTheme="minorHAnsi" w:hAnsiTheme="minorHAnsi"/>
                <w:sz w:val="18"/>
                <w:szCs w:val="18"/>
              </w:rPr>
            </w:pPr>
            <w:r w:rsidRPr="00F13E77">
              <w:rPr>
                <w:rFonts w:asciiTheme="minorHAnsi" w:hAnsiTheme="minorHAnsi"/>
                <w:sz w:val="18"/>
                <w:szCs w:val="18"/>
              </w:rPr>
              <w:t xml:space="preserve">&lt;&lt;auto filled text: referenced from </w:t>
            </w:r>
            <w:r>
              <w:rPr>
                <w:rFonts w:asciiTheme="minorHAnsi" w:hAnsiTheme="minorHAnsi"/>
                <w:sz w:val="18"/>
                <w:szCs w:val="18"/>
              </w:rPr>
              <w:t>CF2R-</w:t>
            </w:r>
            <w:r w:rsidRPr="00F13E77">
              <w:rPr>
                <w:rFonts w:asciiTheme="minorHAnsi" w:hAnsiTheme="minorHAnsi"/>
                <w:sz w:val="18"/>
                <w:szCs w:val="18"/>
              </w:rPr>
              <w:t>MCH</w:t>
            </w:r>
            <w:r>
              <w:rPr>
                <w:rFonts w:asciiTheme="minorHAnsi" w:hAnsiTheme="minorHAnsi"/>
                <w:sz w:val="18"/>
                <w:szCs w:val="18"/>
              </w:rPr>
              <w:t>-28</w:t>
            </w:r>
            <w:r w:rsidR="000260E0">
              <w:rPr>
                <w:rFonts w:ascii="Calibri" w:hAnsi="Calibri"/>
                <w:sz w:val="18"/>
                <w:szCs w:val="18"/>
              </w:rPr>
              <w:t xml:space="preserve">; </w:t>
            </w:r>
            <w:r w:rsidR="00E40314" w:rsidRPr="00E40314">
              <w:rPr>
                <w:rFonts w:asciiTheme="minorHAnsi" w:hAnsiTheme="minorHAnsi"/>
                <w:sz w:val="18"/>
                <w:szCs w:val="18"/>
              </w:rPr>
              <w:t xml:space="preserve">allow user to overwrite </w:t>
            </w:r>
            <w:r w:rsidR="00E40314">
              <w:rPr>
                <w:rFonts w:asciiTheme="minorHAnsi" w:hAnsiTheme="minorHAnsi"/>
                <w:sz w:val="18"/>
                <w:szCs w:val="18"/>
              </w:rPr>
              <w:t>referenced value</w:t>
            </w:r>
            <w:r w:rsidR="00E40314" w:rsidRPr="00E40314">
              <w:rPr>
                <w:rFonts w:asciiTheme="minorHAnsi" w:hAnsiTheme="minorHAnsi"/>
                <w:sz w:val="18"/>
                <w:szCs w:val="18"/>
              </w:rPr>
              <w:t xml:space="preserve">, but </w:t>
            </w:r>
            <w:r w:rsidR="00E40314" w:rsidRPr="00E40314">
              <w:rPr>
                <w:rFonts w:ascii="Calibri" w:hAnsi="Calibri"/>
                <w:sz w:val="18"/>
                <w:szCs w:val="18"/>
              </w:rPr>
              <w:t xml:space="preserve">flag </w:t>
            </w:r>
            <w:r w:rsidR="00E40314">
              <w:rPr>
                <w:rFonts w:ascii="Calibri" w:hAnsi="Calibri"/>
                <w:sz w:val="18"/>
                <w:szCs w:val="18"/>
              </w:rPr>
              <w:t xml:space="preserve">overwritten </w:t>
            </w:r>
            <w:r w:rsidR="00E40314" w:rsidRPr="00E40314">
              <w:rPr>
                <w:rFonts w:ascii="Calibri" w:hAnsi="Calibri"/>
                <w:sz w:val="18"/>
                <w:szCs w:val="18"/>
              </w:rPr>
              <w:t>values and report in project status notes field</w:t>
            </w:r>
            <w:r w:rsidR="00564BC2" w:rsidRPr="00E40314">
              <w:rPr>
                <w:rFonts w:ascii="Calibri" w:hAnsi="Calibri"/>
                <w:sz w:val="18"/>
                <w:szCs w:val="18"/>
              </w:rPr>
              <w:t>&gt;&gt;</w:t>
            </w:r>
          </w:p>
        </w:tc>
      </w:tr>
      <w:tr w:rsidR="00D52C7D" w:rsidRPr="00F13E77" w14:paraId="5B4186C0" w14:textId="77777777" w:rsidTr="00A84B1B">
        <w:tblPrEx>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Change w:id="62" w:author="Shewmaker, Michael@Energy" w:date="2018-04-09T09:08:00Z">
            <w:tblPrEx>
              <w:tblW w:w="5029"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blPrExChange>
        </w:tblPrEx>
        <w:trPr>
          <w:cantSplit/>
          <w:trHeight w:val="144"/>
          <w:trPrChange w:id="63" w:author="Shewmaker, Michael@Energy" w:date="2018-04-09T09:08:00Z">
            <w:trPr>
              <w:cantSplit/>
              <w:trHeight w:val="144"/>
            </w:trPr>
          </w:trPrChange>
        </w:trPr>
        <w:tc>
          <w:tcPr>
            <w:tcW w:w="781" w:type="dxa"/>
            <w:vAlign w:val="center"/>
            <w:tcPrChange w:id="64" w:author="Shewmaker, Michael@Energy" w:date="2018-04-09T09:08:00Z">
              <w:tcPr>
                <w:tcW w:w="781" w:type="dxa"/>
                <w:tcBorders>
                  <w:bottom w:val="single" w:sz="4" w:space="0" w:color="auto"/>
                </w:tcBorders>
                <w:vAlign w:val="center"/>
              </w:tcPr>
            </w:tcPrChange>
          </w:tcPr>
          <w:p w14:paraId="5B4186BD" w14:textId="77777777" w:rsidR="00D52C7D" w:rsidRPr="00F13E77" w:rsidRDefault="00D52C7D" w:rsidP="002E1B19">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4</w:t>
            </w:r>
          </w:p>
        </w:tc>
        <w:tc>
          <w:tcPr>
            <w:tcW w:w="4644" w:type="dxa"/>
            <w:vAlign w:val="center"/>
            <w:tcPrChange w:id="65" w:author="Shewmaker, Michael@Energy" w:date="2018-04-09T09:08:00Z">
              <w:tcPr>
                <w:tcW w:w="4644" w:type="dxa"/>
                <w:tcBorders>
                  <w:bottom w:val="single" w:sz="4" w:space="0" w:color="auto"/>
                </w:tcBorders>
                <w:vAlign w:val="center"/>
              </w:tcPr>
            </w:tcPrChange>
          </w:tcPr>
          <w:p w14:paraId="5B4186BE" w14:textId="67B687CF" w:rsidR="00D52C7D" w:rsidRPr="00F13E77" w:rsidRDefault="001C2BA3" w:rsidP="002E1B19">
            <w:pPr>
              <w:keepNext/>
              <w:rPr>
                <w:rFonts w:asciiTheme="minorHAnsi" w:hAnsiTheme="minorHAnsi"/>
                <w:sz w:val="18"/>
                <w:szCs w:val="18"/>
              </w:rPr>
            </w:pPr>
            <w:r w:rsidRPr="00F13E77">
              <w:rPr>
                <w:rFonts w:asciiTheme="minorHAnsi" w:hAnsiTheme="minorHAnsi"/>
                <w:sz w:val="18"/>
                <w:szCs w:val="18"/>
              </w:rPr>
              <w:t>N</w:t>
            </w:r>
            <w:r w:rsidR="00D52C7D" w:rsidRPr="00F13E77">
              <w:rPr>
                <w:rFonts w:asciiTheme="minorHAnsi" w:hAnsiTheme="minorHAnsi"/>
                <w:sz w:val="18"/>
                <w:szCs w:val="18"/>
              </w:rPr>
              <w:t xml:space="preserve">umber of </w:t>
            </w: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ucts</w:t>
            </w:r>
            <w:ins w:id="66" w:author="Shewmaker, Michael@Energy" w:date="2018-04-09T09:08:00Z">
              <w:r w:rsidR="00A84B1B">
                <w:rPr>
                  <w:rFonts w:asciiTheme="minorHAnsi" w:hAnsiTheme="minorHAnsi"/>
                  <w:sz w:val="18"/>
                  <w:szCs w:val="18"/>
                </w:rPr>
                <w:t xml:space="preserve"> Used for Compliance</w:t>
              </w:r>
            </w:ins>
          </w:p>
        </w:tc>
        <w:tc>
          <w:tcPr>
            <w:tcW w:w="5669" w:type="dxa"/>
            <w:vAlign w:val="center"/>
            <w:tcPrChange w:id="67" w:author="Shewmaker, Michael@Energy" w:date="2018-04-09T09:08:00Z">
              <w:tcPr>
                <w:tcW w:w="5669" w:type="dxa"/>
                <w:tcBorders>
                  <w:bottom w:val="single" w:sz="4" w:space="0" w:color="auto"/>
                </w:tcBorders>
                <w:vAlign w:val="center"/>
              </w:tcPr>
            </w:tcPrChange>
          </w:tcPr>
          <w:p w14:paraId="5B4186BF" w14:textId="77777777" w:rsidR="00D52C7D" w:rsidRPr="00F13E77" w:rsidRDefault="00282CAD" w:rsidP="002E1B19">
            <w:pPr>
              <w:keepNext/>
              <w:rPr>
                <w:rFonts w:asciiTheme="minorHAnsi" w:hAnsiTheme="minorHAnsi"/>
                <w:sz w:val="18"/>
                <w:szCs w:val="18"/>
              </w:rPr>
            </w:pPr>
            <w:r w:rsidRPr="00F13E77">
              <w:rPr>
                <w:rFonts w:asciiTheme="minorHAnsi" w:hAnsiTheme="minorHAnsi"/>
                <w:sz w:val="18"/>
                <w:szCs w:val="18"/>
              </w:rPr>
              <w:t>&lt;&lt;user input, pull down list: “</w:t>
            </w:r>
            <w:r w:rsidR="003B0366" w:rsidRPr="00F13E77">
              <w:rPr>
                <w:rFonts w:asciiTheme="minorHAnsi" w:hAnsiTheme="minorHAnsi"/>
                <w:sz w:val="18"/>
                <w:szCs w:val="18"/>
              </w:rPr>
              <w:t>One Return Duct</w:t>
            </w:r>
            <w:r w:rsidRPr="00F13E77">
              <w:rPr>
                <w:rFonts w:asciiTheme="minorHAnsi" w:hAnsiTheme="minorHAnsi"/>
                <w:sz w:val="18"/>
                <w:szCs w:val="18"/>
              </w:rPr>
              <w:t>”; “</w:t>
            </w:r>
            <w:r w:rsidR="003B0366" w:rsidRPr="00F13E77">
              <w:rPr>
                <w:rFonts w:asciiTheme="minorHAnsi" w:hAnsiTheme="minorHAnsi"/>
                <w:sz w:val="18"/>
                <w:szCs w:val="18"/>
              </w:rPr>
              <w:t>Two Return Ducts</w:t>
            </w:r>
            <w:r w:rsidRPr="00F13E77">
              <w:rPr>
                <w:rFonts w:asciiTheme="minorHAnsi" w:hAnsiTheme="minorHAnsi"/>
                <w:sz w:val="18"/>
                <w:szCs w:val="18"/>
              </w:rPr>
              <w:t>”&gt;&gt;</w:t>
            </w:r>
          </w:p>
        </w:tc>
      </w:tr>
      <w:tr w:rsidR="00A84B1B" w:rsidRPr="00F13E77" w14:paraId="0B098D7C" w14:textId="77777777" w:rsidTr="007F272B">
        <w:trPr>
          <w:cantSplit/>
          <w:trHeight w:val="144"/>
          <w:ins w:id="68" w:author="Shewmaker, Michael@Energy" w:date="2018-04-09T09:08:00Z"/>
        </w:trPr>
        <w:tc>
          <w:tcPr>
            <w:tcW w:w="781" w:type="dxa"/>
            <w:tcBorders>
              <w:bottom w:val="single" w:sz="4" w:space="0" w:color="auto"/>
            </w:tcBorders>
            <w:vAlign w:val="center"/>
          </w:tcPr>
          <w:p w14:paraId="5F292649" w14:textId="08858D5D" w:rsidR="00A84B1B" w:rsidRPr="00F13E77" w:rsidRDefault="00A84B1B" w:rsidP="002E1B19">
            <w:pPr>
              <w:jc w:val="center"/>
              <w:rPr>
                <w:ins w:id="69" w:author="Shewmaker, Michael@Energy" w:date="2018-04-09T09:08:00Z"/>
                <w:rFonts w:asciiTheme="minorHAnsi" w:hAnsiTheme="minorHAnsi"/>
                <w:sz w:val="18"/>
                <w:szCs w:val="18"/>
              </w:rPr>
            </w:pPr>
            <w:ins w:id="70" w:author="Shewmaker, Michael@Energy" w:date="2018-04-09T09:08:00Z">
              <w:r>
                <w:rPr>
                  <w:rFonts w:asciiTheme="minorHAnsi" w:hAnsiTheme="minorHAnsi"/>
                  <w:sz w:val="18"/>
                  <w:szCs w:val="18"/>
                </w:rPr>
                <w:t>05</w:t>
              </w:r>
            </w:ins>
          </w:p>
        </w:tc>
        <w:tc>
          <w:tcPr>
            <w:tcW w:w="4644" w:type="dxa"/>
            <w:tcBorders>
              <w:bottom w:val="single" w:sz="4" w:space="0" w:color="auto"/>
            </w:tcBorders>
            <w:vAlign w:val="center"/>
          </w:tcPr>
          <w:p w14:paraId="48AE955C" w14:textId="068CEEEC" w:rsidR="00A84B1B" w:rsidRPr="00F13E77" w:rsidRDefault="00A84B1B" w:rsidP="002E1B19">
            <w:pPr>
              <w:keepNext/>
              <w:rPr>
                <w:ins w:id="71" w:author="Shewmaker, Michael@Energy" w:date="2018-04-09T09:08:00Z"/>
                <w:rFonts w:asciiTheme="minorHAnsi" w:hAnsiTheme="minorHAnsi"/>
                <w:sz w:val="18"/>
                <w:szCs w:val="18"/>
              </w:rPr>
            </w:pPr>
            <w:ins w:id="72" w:author="Shewmaker, Michael@Energy" w:date="2018-04-09T09:08:00Z">
              <w:r>
                <w:rPr>
                  <w:rFonts w:asciiTheme="minorHAnsi" w:hAnsiTheme="minorHAnsi"/>
                  <w:sz w:val="18"/>
                  <w:szCs w:val="18"/>
                </w:rPr>
                <w:t>Number of Additional Return Ducts (Not Used for Compliance)</w:t>
              </w:r>
            </w:ins>
          </w:p>
        </w:tc>
        <w:tc>
          <w:tcPr>
            <w:tcW w:w="5669" w:type="dxa"/>
            <w:tcBorders>
              <w:bottom w:val="single" w:sz="4" w:space="0" w:color="auto"/>
            </w:tcBorders>
            <w:vAlign w:val="center"/>
          </w:tcPr>
          <w:p w14:paraId="6CA4D844" w14:textId="6084F341" w:rsidR="00A84B1B" w:rsidRPr="00F13E77" w:rsidRDefault="00A84B1B" w:rsidP="002E1B19">
            <w:pPr>
              <w:keepNext/>
              <w:rPr>
                <w:ins w:id="73" w:author="Shewmaker, Michael@Energy" w:date="2018-04-09T09:08:00Z"/>
                <w:rFonts w:asciiTheme="minorHAnsi" w:hAnsiTheme="minorHAnsi"/>
                <w:sz w:val="18"/>
                <w:szCs w:val="18"/>
              </w:rPr>
            </w:pPr>
            <w:ins w:id="74" w:author="Shewmaker, Michael@Energy" w:date="2018-04-09T09:09:00Z">
              <w:r>
                <w:rPr>
                  <w:rFonts w:asciiTheme="minorHAnsi" w:hAnsiTheme="minorHAnsi"/>
                  <w:sz w:val="18"/>
                  <w:szCs w:val="18"/>
                </w:rPr>
                <w:t>&lt;&lt;auto filled text: referenced value from CF2R-MCH-28&gt;&gt;</w:t>
              </w:r>
            </w:ins>
          </w:p>
        </w:tc>
      </w:tr>
    </w:tbl>
    <w:p w14:paraId="5B4186C1" w14:textId="77777777" w:rsidR="00282CAD" w:rsidRPr="006A17E5" w:rsidRDefault="00282CAD">
      <w:pPr>
        <w:rPr>
          <w:rFonts w:asciiTheme="minorHAnsi" w:hAnsiTheme="minorHAnsi"/>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4644"/>
        <w:gridCol w:w="5669"/>
      </w:tblGrid>
      <w:tr w:rsidR="00282CAD" w:rsidRPr="00F13E77" w14:paraId="5B4186C5" w14:textId="77777777" w:rsidTr="007F272B">
        <w:trPr>
          <w:cantSplit/>
          <w:trHeight w:val="144"/>
        </w:trPr>
        <w:tc>
          <w:tcPr>
            <w:tcW w:w="11094" w:type="dxa"/>
            <w:gridSpan w:val="3"/>
            <w:tcBorders>
              <w:top w:val="single" w:sz="4" w:space="0" w:color="auto"/>
            </w:tcBorders>
            <w:vAlign w:val="center"/>
          </w:tcPr>
          <w:p w14:paraId="60D0B14B" w14:textId="77777777" w:rsidR="00523F30" w:rsidRPr="00270044" w:rsidRDefault="003B0366" w:rsidP="00984B67">
            <w:pPr>
              <w:rPr>
                <w:rFonts w:asciiTheme="minorHAnsi" w:hAnsiTheme="minorHAnsi"/>
                <w:b/>
                <w:sz w:val="16"/>
                <w:szCs w:val="18"/>
              </w:rPr>
            </w:pPr>
            <w:r w:rsidRPr="00270044">
              <w:rPr>
                <w:rFonts w:asciiTheme="minorHAnsi" w:hAnsiTheme="minorHAnsi"/>
                <w:b/>
                <w:sz w:val="18"/>
                <w:szCs w:val="18"/>
              </w:rPr>
              <w:t>B. One</w:t>
            </w:r>
            <w:r w:rsidR="00282CAD" w:rsidRPr="00270044">
              <w:rPr>
                <w:rFonts w:asciiTheme="minorHAnsi" w:hAnsiTheme="minorHAnsi"/>
                <w:b/>
                <w:sz w:val="18"/>
                <w:szCs w:val="18"/>
              </w:rPr>
              <w:t xml:space="preserve"> Return</w:t>
            </w:r>
            <w:r w:rsidRPr="00270044">
              <w:rPr>
                <w:rFonts w:asciiTheme="minorHAnsi" w:hAnsiTheme="minorHAnsi"/>
                <w:b/>
                <w:sz w:val="18"/>
                <w:szCs w:val="18"/>
              </w:rPr>
              <w:t xml:space="preserve"> Duct</w:t>
            </w:r>
          </w:p>
          <w:p w14:paraId="5B4186C4" w14:textId="4E5A1025" w:rsidR="00282CAD" w:rsidRPr="005B7081" w:rsidRDefault="00523F30" w:rsidP="00984B67">
            <w:pPr>
              <w:rPr>
                <w:rFonts w:asciiTheme="minorHAnsi" w:hAnsiTheme="minorHAnsi"/>
                <w:sz w:val="18"/>
                <w:szCs w:val="18"/>
              </w:rPr>
            </w:pPr>
            <w:r w:rsidRPr="00F13E77">
              <w:rPr>
                <w:rFonts w:asciiTheme="minorHAnsi" w:hAnsiTheme="minorHAnsi"/>
                <w:sz w:val="18"/>
                <w:szCs w:val="18"/>
              </w:rPr>
              <w:t>&lt;&lt;Only shown if the input to RowA04 is “One Return Duct”&gt;&gt;</w:t>
            </w:r>
          </w:p>
        </w:tc>
      </w:tr>
      <w:tr w:rsidR="00984B67" w:rsidRPr="00F13E77" w14:paraId="5B4186C9" w14:textId="77777777" w:rsidTr="007F272B">
        <w:trPr>
          <w:cantSplit/>
          <w:trHeight w:val="144"/>
        </w:trPr>
        <w:tc>
          <w:tcPr>
            <w:tcW w:w="781" w:type="dxa"/>
            <w:vAlign w:val="center"/>
          </w:tcPr>
          <w:p w14:paraId="5B4186C6"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01</w:t>
            </w:r>
          </w:p>
        </w:tc>
        <w:tc>
          <w:tcPr>
            <w:tcW w:w="4644" w:type="dxa"/>
            <w:vAlign w:val="center"/>
          </w:tcPr>
          <w:p w14:paraId="5B4186C7" w14:textId="69BA08D0"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Minimum Return Duct Diameter (inches)</w:t>
            </w:r>
          </w:p>
        </w:tc>
        <w:tc>
          <w:tcPr>
            <w:tcW w:w="5669" w:type="dxa"/>
            <w:vAlign w:val="center"/>
          </w:tcPr>
          <w:p w14:paraId="5B4186C8" w14:textId="77777777" w:rsidR="00984B67" w:rsidRPr="00F13E77" w:rsidRDefault="00984B67" w:rsidP="006704D6">
            <w:pPr>
              <w:keepNext/>
              <w:rPr>
                <w:rFonts w:asciiTheme="minorHAnsi" w:hAnsiTheme="minorHAnsi"/>
                <w:sz w:val="18"/>
                <w:szCs w:val="18"/>
              </w:rPr>
            </w:pPr>
            <w:r w:rsidRPr="00F13E77">
              <w:rPr>
                <w:rFonts w:asciiTheme="minorHAnsi" w:hAnsiTheme="minorHAnsi"/>
                <w:sz w:val="18"/>
                <w:szCs w:val="18"/>
              </w:rPr>
              <w:t xml:space="preserve">&lt;&lt;auto filled, integer: if A03=1.5, then “16”; elseif A03=2.0, then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xml:space="preserve">; elseif A03=2.5,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 xml:space="preserve">”; elseif A03&gt;2.5, then report “Cooling Capacity above 2.5 tons requires two return air ducts – </w:t>
            </w:r>
            <w:r w:rsidRPr="00B931FE">
              <w:rPr>
                <w:rFonts w:asciiTheme="minorHAnsi" w:hAnsiTheme="minorHAnsi"/>
                <w:b/>
                <w:sz w:val="18"/>
                <w:szCs w:val="18"/>
              </w:rPr>
              <w:t>Do Not Proceed</w:t>
            </w:r>
            <w:r>
              <w:rPr>
                <w:rFonts w:asciiTheme="minorHAnsi" w:hAnsiTheme="minorHAnsi"/>
                <w:b/>
                <w:sz w:val="18"/>
                <w:szCs w:val="18"/>
              </w:rPr>
              <w:t>”</w:t>
            </w:r>
            <w:r w:rsidRPr="00F13E77">
              <w:rPr>
                <w:rFonts w:asciiTheme="minorHAnsi" w:hAnsiTheme="minorHAnsi"/>
                <w:sz w:val="18"/>
                <w:szCs w:val="18"/>
              </w:rPr>
              <w:t>&gt;&gt;</w:t>
            </w:r>
          </w:p>
        </w:tc>
      </w:tr>
      <w:tr w:rsidR="00984B67" w:rsidRPr="00F13E77" w14:paraId="5B4186CD" w14:textId="77777777" w:rsidTr="007F272B">
        <w:trPr>
          <w:cantSplit/>
          <w:trHeight w:val="144"/>
        </w:trPr>
        <w:tc>
          <w:tcPr>
            <w:tcW w:w="781" w:type="dxa"/>
            <w:vAlign w:val="center"/>
          </w:tcPr>
          <w:p w14:paraId="5B4186CA"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02</w:t>
            </w:r>
          </w:p>
        </w:tc>
        <w:tc>
          <w:tcPr>
            <w:tcW w:w="4644" w:type="dxa"/>
            <w:vAlign w:val="center"/>
          </w:tcPr>
          <w:p w14:paraId="5B4186CB" w14:textId="20F10335" w:rsidR="00984B67" w:rsidRPr="00F13E77" w:rsidRDefault="00984B67" w:rsidP="00A66AF2">
            <w:pPr>
              <w:keepNext/>
              <w:rPr>
                <w:rFonts w:asciiTheme="minorHAnsi" w:hAnsiTheme="minorHAnsi"/>
                <w:sz w:val="18"/>
                <w:szCs w:val="18"/>
              </w:rPr>
            </w:pPr>
            <w:r w:rsidRPr="00F13E77">
              <w:rPr>
                <w:rFonts w:asciiTheme="minorHAnsi" w:hAnsiTheme="minorHAnsi"/>
                <w:sz w:val="18"/>
                <w:szCs w:val="18"/>
              </w:rPr>
              <w:t>Installed Return Duct Diameter (inches)</w:t>
            </w:r>
          </w:p>
        </w:tc>
        <w:tc>
          <w:tcPr>
            <w:tcW w:w="5669" w:type="dxa"/>
            <w:vAlign w:val="center"/>
          </w:tcPr>
          <w:p w14:paraId="5B4186CC" w14:textId="77777777" w:rsidR="00984B67" w:rsidRPr="00F13E77" w:rsidRDefault="00984B67" w:rsidP="00E04B4E">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D1" w14:textId="77777777" w:rsidTr="007F272B">
        <w:trPr>
          <w:cantSplit/>
          <w:trHeight w:val="144"/>
        </w:trPr>
        <w:tc>
          <w:tcPr>
            <w:tcW w:w="781" w:type="dxa"/>
            <w:vAlign w:val="center"/>
          </w:tcPr>
          <w:p w14:paraId="5B4186CE"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03</w:t>
            </w:r>
          </w:p>
        </w:tc>
        <w:tc>
          <w:tcPr>
            <w:tcW w:w="4644" w:type="dxa"/>
            <w:vAlign w:val="center"/>
          </w:tcPr>
          <w:p w14:paraId="5B4186CF" w14:textId="5914D474" w:rsidR="00984B67" w:rsidRPr="00F13E77" w:rsidRDefault="00984B67" w:rsidP="00A66AF2">
            <w:pPr>
              <w:keepNext/>
              <w:rPr>
                <w:rFonts w:asciiTheme="minorHAnsi" w:hAnsiTheme="minorHAnsi"/>
                <w:sz w:val="18"/>
                <w:szCs w:val="18"/>
                <w:vertAlign w:val="superscript"/>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3835BA">
              <w:rPr>
                <w:rFonts w:asciiTheme="minorHAnsi" w:hAnsiTheme="minorHAnsi"/>
                <w:sz w:val="18"/>
                <w:szCs w:val="18"/>
              </w:rPr>
              <w:t>)</w:t>
            </w:r>
          </w:p>
        </w:tc>
        <w:tc>
          <w:tcPr>
            <w:tcW w:w="5669" w:type="dxa"/>
            <w:vAlign w:val="center"/>
          </w:tcPr>
          <w:p w14:paraId="5B4186D0" w14:textId="77777777"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&lt;&lt;auto filled, integer: if A03=1.5, then “500”; elseif A03=2.0, then 600; elseif A03=2.5, 800&gt;&gt;</w:t>
            </w:r>
          </w:p>
        </w:tc>
      </w:tr>
      <w:tr w:rsidR="00984B67" w:rsidRPr="00F13E77" w14:paraId="5B4186D5" w14:textId="77777777" w:rsidTr="007F272B">
        <w:trPr>
          <w:cantSplit/>
          <w:trHeight w:val="144"/>
        </w:trPr>
        <w:tc>
          <w:tcPr>
            <w:tcW w:w="781" w:type="dxa"/>
            <w:vAlign w:val="center"/>
          </w:tcPr>
          <w:p w14:paraId="5B4186D2" w14:textId="77777777" w:rsidR="00984B67" w:rsidRPr="00F13E77" w:rsidRDefault="00984B67" w:rsidP="00A66AF2">
            <w:pPr>
              <w:jc w:val="center"/>
              <w:rPr>
                <w:rFonts w:asciiTheme="minorHAnsi" w:hAnsiTheme="minorHAnsi"/>
                <w:sz w:val="18"/>
                <w:szCs w:val="18"/>
              </w:rPr>
            </w:pPr>
            <w:r w:rsidRPr="00F13E77">
              <w:rPr>
                <w:rFonts w:asciiTheme="minorHAnsi" w:hAnsiTheme="minorHAnsi"/>
                <w:sz w:val="18"/>
                <w:szCs w:val="18"/>
              </w:rPr>
              <w:t>04</w:t>
            </w:r>
          </w:p>
        </w:tc>
        <w:tc>
          <w:tcPr>
            <w:tcW w:w="4644" w:type="dxa"/>
            <w:vAlign w:val="center"/>
          </w:tcPr>
          <w:p w14:paraId="5B4186D3" w14:textId="0F275BEE" w:rsidR="00984B67" w:rsidRPr="00F13E77" w:rsidRDefault="00984B67" w:rsidP="00A66AF2">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69" w:type="dxa"/>
            <w:vAlign w:val="center"/>
          </w:tcPr>
          <w:p w14:paraId="5B4186D4" w14:textId="77777777"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D8" w14:textId="77777777" w:rsidTr="007F272B">
        <w:trPr>
          <w:cantSplit/>
          <w:trHeight w:val="144"/>
        </w:trPr>
        <w:tc>
          <w:tcPr>
            <w:tcW w:w="781" w:type="dxa"/>
            <w:vAlign w:val="center"/>
          </w:tcPr>
          <w:p w14:paraId="5B4186D6" w14:textId="77777777" w:rsidR="00984B67" w:rsidRPr="00F13E77" w:rsidRDefault="00984B67" w:rsidP="005478DA">
            <w:pPr>
              <w:jc w:val="center"/>
              <w:rPr>
                <w:rFonts w:asciiTheme="minorHAnsi" w:hAnsiTheme="minorHAnsi"/>
                <w:sz w:val="18"/>
                <w:szCs w:val="18"/>
              </w:rPr>
            </w:pPr>
            <w:r>
              <w:rPr>
                <w:rFonts w:asciiTheme="minorHAnsi" w:hAnsiTheme="minorHAnsi"/>
                <w:sz w:val="18"/>
                <w:szCs w:val="18"/>
              </w:rPr>
              <w:t>05</w:t>
            </w:r>
          </w:p>
        </w:tc>
        <w:tc>
          <w:tcPr>
            <w:tcW w:w="10313" w:type="dxa"/>
            <w:gridSpan w:val="2"/>
            <w:vAlign w:val="center"/>
          </w:tcPr>
          <w:p w14:paraId="5B4186D7" w14:textId="620A6FB2" w:rsidR="00984B67" w:rsidRPr="00F13E77" w:rsidRDefault="00984B67" w:rsidP="00272D87">
            <w:pPr>
              <w:keepNext/>
              <w:rPr>
                <w:rFonts w:asciiTheme="minorHAnsi" w:hAnsiTheme="minorHAnsi"/>
                <w:sz w:val="18"/>
                <w:szCs w:val="18"/>
              </w:rPr>
            </w:pPr>
            <w:r w:rsidRPr="00F13E77">
              <w:rPr>
                <w:rFonts w:asciiTheme="minorHAnsi" w:hAnsiTheme="minorHAnsi"/>
                <w:sz w:val="18"/>
                <w:szCs w:val="18"/>
              </w:rPr>
              <w:t xml:space="preserve"> 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B03,</w:t>
            </w:r>
            <w:r w:rsidR="00F309F0">
              <w:rPr>
                <w:rFonts w:asciiTheme="minorHAnsi" w:hAnsiTheme="minorHAnsi"/>
                <w:sz w:val="18"/>
                <w:szCs w:val="18"/>
              </w:rPr>
              <w:t xml:space="preserve">Then report: </w:t>
            </w:r>
            <w:r w:rsidRPr="00F13E77">
              <w:rPr>
                <w:rFonts w:asciiTheme="minorHAnsi" w:hAnsiTheme="minorHAnsi"/>
                <w:sz w:val="18"/>
                <w:szCs w:val="18"/>
              </w:rPr>
              <w:t xml:space="preserve">“System Passes”; else </w:t>
            </w:r>
            <w:r w:rsidR="00F309F0">
              <w:rPr>
                <w:rFonts w:asciiTheme="minorHAnsi" w:hAnsiTheme="minorHAnsi"/>
                <w:sz w:val="18"/>
                <w:szCs w:val="18"/>
              </w:rPr>
              <w:t>report:</w:t>
            </w:r>
            <w:r w:rsidRPr="00F13E77">
              <w:rPr>
                <w:rFonts w:asciiTheme="minorHAnsi" w:hAnsiTheme="minorHAnsi"/>
                <w:sz w:val="18"/>
                <w:szCs w:val="18"/>
              </w:rPr>
              <w:t xml:space="preserve"> “System Fails”</w:t>
            </w:r>
          </w:p>
        </w:tc>
      </w:tr>
    </w:tbl>
    <w:p w14:paraId="5B4186D9" w14:textId="77777777" w:rsidR="00A66AF2" w:rsidRPr="006A17E5" w:rsidRDefault="00A66AF2" w:rsidP="00A66AF2">
      <w:pPr>
        <w:pStyle w:val="ListParagraph"/>
        <w:ind w:left="360"/>
        <w:rPr>
          <w:rFonts w:asciiTheme="minorHAnsi" w:hAnsiTheme="minorHAnsi"/>
          <w:b/>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81"/>
        <w:gridCol w:w="4644"/>
        <w:gridCol w:w="5669"/>
      </w:tblGrid>
      <w:tr w:rsidR="00282CAD" w:rsidRPr="00F13E77" w14:paraId="5B4186DD" w14:textId="77777777" w:rsidTr="007F272B">
        <w:trPr>
          <w:cantSplit/>
          <w:trHeight w:val="144"/>
        </w:trPr>
        <w:tc>
          <w:tcPr>
            <w:tcW w:w="11094" w:type="dxa"/>
            <w:gridSpan w:val="3"/>
            <w:tcBorders>
              <w:top w:val="single" w:sz="4" w:space="0" w:color="auto"/>
            </w:tcBorders>
            <w:vAlign w:val="center"/>
          </w:tcPr>
          <w:p w14:paraId="4A820622" w14:textId="77777777" w:rsidR="00270044" w:rsidRDefault="003B0366" w:rsidP="00984B67">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5B4186DC" w14:textId="702A28EA" w:rsidR="00282CAD" w:rsidRPr="005B7081" w:rsidRDefault="00270044" w:rsidP="00270044">
            <w:pPr>
              <w:rPr>
                <w:rFonts w:asciiTheme="minorHAnsi" w:hAnsiTheme="minorHAnsi"/>
                <w:sz w:val="18"/>
                <w:szCs w:val="18"/>
              </w:rPr>
            </w:pPr>
            <w:r w:rsidRPr="00F13E77">
              <w:rPr>
                <w:rFonts w:asciiTheme="minorHAnsi" w:hAnsiTheme="minorHAnsi"/>
                <w:sz w:val="18"/>
                <w:szCs w:val="18"/>
              </w:rPr>
              <w:t>&lt;&lt;Only shown if the input to RowA04 is “Two Return Ducts”</w:t>
            </w:r>
            <w:r>
              <w:rPr>
                <w:rFonts w:asciiTheme="minorHAnsi" w:hAnsiTheme="minorHAnsi"/>
                <w:sz w:val="18"/>
                <w:szCs w:val="18"/>
              </w:rPr>
              <w:t>&gt;&gt;</w:t>
            </w:r>
          </w:p>
        </w:tc>
      </w:tr>
      <w:tr w:rsidR="00984B67" w:rsidRPr="00F13E77" w14:paraId="5B4186E1" w14:textId="77777777" w:rsidTr="007F272B">
        <w:trPr>
          <w:cantSplit/>
          <w:trHeight w:val="144"/>
        </w:trPr>
        <w:tc>
          <w:tcPr>
            <w:tcW w:w="781" w:type="dxa"/>
            <w:vAlign w:val="center"/>
          </w:tcPr>
          <w:p w14:paraId="5B4186DE"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01</w:t>
            </w:r>
          </w:p>
        </w:tc>
        <w:tc>
          <w:tcPr>
            <w:tcW w:w="4644" w:type="dxa"/>
            <w:vAlign w:val="center"/>
          </w:tcPr>
          <w:p w14:paraId="5B4186DF" w14:textId="73FE819D" w:rsidR="00984B67" w:rsidRPr="00F13E77" w:rsidRDefault="00984B67" w:rsidP="001C2BA3">
            <w:pPr>
              <w:keepNext/>
              <w:rPr>
                <w:rFonts w:asciiTheme="minorHAnsi" w:hAnsiTheme="minorHAnsi"/>
                <w:sz w:val="18"/>
                <w:szCs w:val="18"/>
              </w:rPr>
            </w:pPr>
            <w:r w:rsidRPr="00F13E77">
              <w:rPr>
                <w:rFonts w:asciiTheme="minorHAnsi" w:hAnsiTheme="minorHAnsi"/>
                <w:sz w:val="18"/>
                <w:szCs w:val="18"/>
              </w:rPr>
              <w:t>Minimum Return Duct1 Diameter (inches)</w:t>
            </w:r>
          </w:p>
        </w:tc>
        <w:tc>
          <w:tcPr>
            <w:tcW w:w="5669" w:type="dxa"/>
            <w:vAlign w:val="center"/>
          </w:tcPr>
          <w:p w14:paraId="5B4186E0" w14:textId="77777777" w:rsidR="00984B67" w:rsidRPr="00F13E77" w:rsidRDefault="00984B67" w:rsidP="00F13E77">
            <w:pPr>
              <w:keepNext/>
              <w:rPr>
                <w:rFonts w:asciiTheme="minorHAnsi" w:hAnsiTheme="minorHAnsi"/>
                <w:sz w:val="18"/>
                <w:szCs w:val="18"/>
              </w:rPr>
            </w:pPr>
            <w:r w:rsidRPr="00F13E77">
              <w:rPr>
                <w:rFonts w:asciiTheme="minorHAnsi" w:hAnsiTheme="minorHAnsi"/>
                <w:sz w:val="18"/>
                <w:szCs w:val="18"/>
              </w:rPr>
              <w:t xml:space="preserve">&lt;&lt;auto filled, integer: if A03=1.5, then “10”; elseif A03=2.0,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A03=2.5,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elseif A03=3.0,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A03=3.5,</w:t>
            </w:r>
            <w:r>
              <w:rPr>
                <w:rFonts w:asciiTheme="minorHAnsi" w:hAnsiTheme="minorHAnsi"/>
                <w:sz w:val="18"/>
                <w:szCs w:val="18"/>
              </w:rPr>
              <w:t xml:space="preserve"> then </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A03=4.0,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A03=5.0,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984B67" w:rsidRPr="00F13E77" w14:paraId="5B4186E5" w14:textId="77777777" w:rsidTr="007F272B">
        <w:trPr>
          <w:cantSplit/>
          <w:trHeight w:val="144"/>
        </w:trPr>
        <w:tc>
          <w:tcPr>
            <w:tcW w:w="781" w:type="dxa"/>
            <w:vAlign w:val="center"/>
          </w:tcPr>
          <w:p w14:paraId="5B4186E2"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02</w:t>
            </w:r>
          </w:p>
        </w:tc>
        <w:tc>
          <w:tcPr>
            <w:tcW w:w="4644" w:type="dxa"/>
            <w:vAlign w:val="center"/>
          </w:tcPr>
          <w:p w14:paraId="5B4186E3" w14:textId="05BF612B"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Installed Return Duct1 Diameter (inches)</w:t>
            </w:r>
          </w:p>
        </w:tc>
        <w:tc>
          <w:tcPr>
            <w:tcW w:w="5669" w:type="dxa"/>
            <w:vAlign w:val="center"/>
          </w:tcPr>
          <w:p w14:paraId="5B4186E4" w14:textId="77777777"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E9" w14:textId="77777777" w:rsidTr="007F272B">
        <w:trPr>
          <w:cantSplit/>
          <w:trHeight w:val="144"/>
        </w:trPr>
        <w:tc>
          <w:tcPr>
            <w:tcW w:w="781" w:type="dxa"/>
            <w:vAlign w:val="center"/>
          </w:tcPr>
          <w:p w14:paraId="5B4186E6"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03</w:t>
            </w:r>
          </w:p>
        </w:tc>
        <w:tc>
          <w:tcPr>
            <w:tcW w:w="4644" w:type="dxa"/>
            <w:vAlign w:val="center"/>
          </w:tcPr>
          <w:p w14:paraId="5B4186E7" w14:textId="19FF6F23"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Minimum Return Duct2 Diameter (inches)</w:t>
            </w:r>
          </w:p>
        </w:tc>
        <w:tc>
          <w:tcPr>
            <w:tcW w:w="5669" w:type="dxa"/>
            <w:vAlign w:val="center"/>
          </w:tcPr>
          <w:p w14:paraId="5B4186E8" w14:textId="77777777" w:rsidR="00984B67" w:rsidRPr="00F13E77" w:rsidRDefault="00984B67" w:rsidP="00F13E77">
            <w:pPr>
              <w:keepNext/>
              <w:rPr>
                <w:rFonts w:asciiTheme="minorHAnsi" w:hAnsiTheme="minorHAnsi"/>
                <w:sz w:val="18"/>
                <w:szCs w:val="18"/>
              </w:rPr>
            </w:pPr>
            <w:r w:rsidRPr="00F13E77">
              <w:rPr>
                <w:rFonts w:asciiTheme="minorHAnsi" w:hAnsiTheme="minorHAnsi"/>
                <w:sz w:val="18"/>
                <w:szCs w:val="18"/>
              </w:rPr>
              <w:t xml:space="preserve">&lt;&lt;auto filled, integer: if A03=1.5, then “12”; elseif A03=2.0,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elseif A03=2.5,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xml:space="preserve">, elseif A03=3.0,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xml:space="preserve">, elseif A03=3.5,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xml:space="preserve">, elseif A03=4.0,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xml:space="preserve">, elseif A03=5.0,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984B67" w:rsidRPr="00F13E77" w14:paraId="5B4186ED" w14:textId="77777777" w:rsidTr="007F272B">
        <w:trPr>
          <w:cantSplit/>
          <w:trHeight w:val="144"/>
        </w:trPr>
        <w:tc>
          <w:tcPr>
            <w:tcW w:w="781" w:type="dxa"/>
            <w:vAlign w:val="center"/>
          </w:tcPr>
          <w:p w14:paraId="5B4186EA"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04</w:t>
            </w:r>
          </w:p>
        </w:tc>
        <w:tc>
          <w:tcPr>
            <w:tcW w:w="4644" w:type="dxa"/>
            <w:vAlign w:val="center"/>
          </w:tcPr>
          <w:p w14:paraId="5B4186EB" w14:textId="77575440"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Installed Return Duct2 Diameter (inches)</w:t>
            </w:r>
          </w:p>
        </w:tc>
        <w:tc>
          <w:tcPr>
            <w:tcW w:w="5669" w:type="dxa"/>
            <w:vAlign w:val="center"/>
          </w:tcPr>
          <w:p w14:paraId="5B4186EC" w14:textId="77777777" w:rsidR="00984B67" w:rsidRPr="00F13E77" w:rsidRDefault="00984B6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F1" w14:textId="77777777" w:rsidTr="007F272B">
        <w:trPr>
          <w:cantSplit/>
          <w:trHeight w:val="144"/>
        </w:trPr>
        <w:tc>
          <w:tcPr>
            <w:tcW w:w="781" w:type="dxa"/>
            <w:vAlign w:val="center"/>
          </w:tcPr>
          <w:p w14:paraId="5B4186EE"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05</w:t>
            </w:r>
          </w:p>
        </w:tc>
        <w:tc>
          <w:tcPr>
            <w:tcW w:w="4644" w:type="dxa"/>
            <w:vAlign w:val="center"/>
          </w:tcPr>
          <w:p w14:paraId="5B4186EF" w14:textId="6C48007A" w:rsidR="00984B67" w:rsidRPr="00F13E77" w:rsidRDefault="00984B67"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69" w:type="dxa"/>
            <w:vAlign w:val="center"/>
          </w:tcPr>
          <w:p w14:paraId="5B4186F0" w14:textId="77777777" w:rsidR="00984B67" w:rsidRPr="00F13E77" w:rsidRDefault="00984B67" w:rsidP="00295549">
            <w:pPr>
              <w:keepNext/>
              <w:rPr>
                <w:rFonts w:asciiTheme="minorHAnsi" w:hAnsiTheme="minorHAnsi"/>
                <w:sz w:val="18"/>
                <w:szCs w:val="18"/>
              </w:rPr>
            </w:pPr>
            <w:r w:rsidRPr="00F13E77">
              <w:rPr>
                <w:rFonts w:asciiTheme="minorHAnsi" w:hAnsiTheme="minorHAnsi"/>
                <w:sz w:val="18"/>
                <w:szCs w:val="18"/>
              </w:rPr>
              <w:t xml:space="preserve">&lt;&lt;auto filled, text: if A03=1.5, then “500”; elseif A03=2.0, then </w:t>
            </w:r>
            <w:r>
              <w:rPr>
                <w:rFonts w:asciiTheme="minorHAnsi" w:hAnsiTheme="minorHAnsi"/>
                <w:sz w:val="18"/>
                <w:szCs w:val="18"/>
              </w:rPr>
              <w:t>“</w:t>
            </w:r>
            <w:r w:rsidRPr="00F13E77">
              <w:rPr>
                <w:rFonts w:asciiTheme="minorHAnsi" w:hAnsiTheme="minorHAnsi"/>
                <w:sz w:val="18"/>
                <w:szCs w:val="18"/>
              </w:rPr>
              <w:t>600</w:t>
            </w:r>
            <w:r>
              <w:rPr>
                <w:rFonts w:asciiTheme="minorHAnsi" w:hAnsiTheme="minorHAnsi"/>
                <w:sz w:val="18"/>
                <w:szCs w:val="18"/>
              </w:rPr>
              <w:t>”</w:t>
            </w:r>
            <w:r w:rsidRPr="00F13E77">
              <w:rPr>
                <w:rFonts w:asciiTheme="minorHAnsi" w:hAnsiTheme="minorHAnsi"/>
                <w:sz w:val="18"/>
                <w:szCs w:val="18"/>
              </w:rPr>
              <w:t xml:space="preserve">; elseif A03=2.5, </w:t>
            </w:r>
            <w:r>
              <w:rPr>
                <w:rFonts w:asciiTheme="minorHAnsi" w:hAnsiTheme="minorHAnsi"/>
                <w:sz w:val="18"/>
                <w:szCs w:val="18"/>
              </w:rPr>
              <w:t>then “</w:t>
            </w:r>
            <w:r w:rsidRPr="00F13E77">
              <w:rPr>
                <w:rFonts w:asciiTheme="minorHAnsi" w:hAnsiTheme="minorHAnsi"/>
                <w:sz w:val="18"/>
                <w:szCs w:val="18"/>
              </w:rPr>
              <w:t>800</w:t>
            </w:r>
            <w:r>
              <w:rPr>
                <w:rFonts w:asciiTheme="minorHAnsi" w:hAnsiTheme="minorHAnsi"/>
                <w:sz w:val="18"/>
                <w:szCs w:val="18"/>
              </w:rPr>
              <w:t>”</w:t>
            </w:r>
            <w:r w:rsidRPr="00F13E77">
              <w:rPr>
                <w:rFonts w:asciiTheme="minorHAnsi" w:hAnsiTheme="minorHAnsi"/>
                <w:sz w:val="18"/>
                <w:szCs w:val="18"/>
              </w:rPr>
              <w:t xml:space="preserve">, elseif A03=3.0, </w:t>
            </w:r>
            <w:r>
              <w:rPr>
                <w:rFonts w:asciiTheme="minorHAnsi" w:hAnsiTheme="minorHAnsi"/>
                <w:sz w:val="18"/>
                <w:szCs w:val="18"/>
              </w:rPr>
              <w:t>then “</w:t>
            </w:r>
            <w:r w:rsidRPr="00F13E77">
              <w:rPr>
                <w:rFonts w:asciiTheme="minorHAnsi" w:hAnsiTheme="minorHAnsi"/>
                <w:sz w:val="18"/>
                <w:szCs w:val="18"/>
              </w:rPr>
              <w:t>900</w:t>
            </w:r>
            <w:r>
              <w:rPr>
                <w:rFonts w:asciiTheme="minorHAnsi" w:hAnsiTheme="minorHAnsi"/>
                <w:sz w:val="18"/>
                <w:szCs w:val="18"/>
              </w:rPr>
              <w:t>”</w:t>
            </w:r>
            <w:r w:rsidRPr="00F13E77">
              <w:rPr>
                <w:rFonts w:asciiTheme="minorHAnsi" w:hAnsiTheme="minorHAnsi"/>
                <w:sz w:val="18"/>
                <w:szCs w:val="18"/>
              </w:rPr>
              <w:t xml:space="preserve">, elseif A03=3.5, </w:t>
            </w:r>
            <w:r>
              <w:rPr>
                <w:rFonts w:asciiTheme="minorHAnsi" w:hAnsiTheme="minorHAnsi"/>
                <w:sz w:val="18"/>
                <w:szCs w:val="18"/>
              </w:rPr>
              <w:t>then “</w:t>
            </w:r>
            <w:r w:rsidRPr="00F13E77">
              <w:rPr>
                <w:rFonts w:asciiTheme="minorHAnsi" w:hAnsiTheme="minorHAnsi"/>
                <w:sz w:val="18"/>
                <w:szCs w:val="18"/>
              </w:rPr>
              <w:t>1000</w:t>
            </w:r>
            <w:r>
              <w:rPr>
                <w:rFonts w:asciiTheme="minorHAnsi" w:hAnsiTheme="minorHAnsi"/>
                <w:sz w:val="18"/>
                <w:szCs w:val="18"/>
              </w:rPr>
              <w:t>”</w:t>
            </w:r>
            <w:r w:rsidRPr="00F13E77">
              <w:rPr>
                <w:rFonts w:asciiTheme="minorHAnsi" w:hAnsiTheme="minorHAnsi"/>
                <w:sz w:val="18"/>
                <w:szCs w:val="18"/>
              </w:rPr>
              <w:t>, elseif A03=4.0,</w:t>
            </w:r>
            <w:r>
              <w:rPr>
                <w:rFonts w:asciiTheme="minorHAnsi" w:hAnsiTheme="minorHAnsi"/>
                <w:sz w:val="18"/>
                <w:szCs w:val="18"/>
              </w:rPr>
              <w:t xml:space="preserve"> then “</w:t>
            </w:r>
            <w:r w:rsidRPr="00F13E77">
              <w:rPr>
                <w:rFonts w:asciiTheme="minorHAnsi" w:hAnsiTheme="minorHAnsi"/>
                <w:sz w:val="18"/>
                <w:szCs w:val="18"/>
              </w:rPr>
              <w:t>1200</w:t>
            </w:r>
            <w:r>
              <w:rPr>
                <w:rFonts w:asciiTheme="minorHAnsi" w:hAnsiTheme="minorHAnsi"/>
                <w:sz w:val="18"/>
                <w:szCs w:val="18"/>
              </w:rPr>
              <w:t>”</w:t>
            </w:r>
            <w:r w:rsidRPr="00F13E77">
              <w:rPr>
                <w:rFonts w:asciiTheme="minorHAnsi" w:hAnsiTheme="minorHAnsi"/>
                <w:sz w:val="18"/>
                <w:szCs w:val="18"/>
              </w:rPr>
              <w:t xml:space="preserve">, elseif A03=5.0, </w:t>
            </w:r>
            <w:r>
              <w:rPr>
                <w:rFonts w:asciiTheme="minorHAnsi" w:hAnsiTheme="minorHAnsi"/>
                <w:sz w:val="18"/>
                <w:szCs w:val="18"/>
              </w:rPr>
              <w:t>then “</w:t>
            </w:r>
            <w:r w:rsidRPr="00F13E77">
              <w:rPr>
                <w:rFonts w:asciiTheme="minorHAnsi" w:hAnsiTheme="minorHAnsi"/>
                <w:sz w:val="18"/>
                <w:szCs w:val="18"/>
              </w:rPr>
              <w:t>1500</w:t>
            </w:r>
            <w:r>
              <w:rPr>
                <w:rFonts w:asciiTheme="minorHAnsi" w:hAnsiTheme="minorHAnsi"/>
                <w:sz w:val="18"/>
                <w:szCs w:val="18"/>
              </w:rPr>
              <w:t>”</w:t>
            </w:r>
            <w:r w:rsidRPr="00F13E77">
              <w:rPr>
                <w:rFonts w:asciiTheme="minorHAnsi" w:hAnsiTheme="minorHAnsi"/>
                <w:sz w:val="18"/>
                <w:szCs w:val="18"/>
              </w:rPr>
              <w:t>&gt;&gt;</w:t>
            </w:r>
          </w:p>
        </w:tc>
      </w:tr>
      <w:tr w:rsidR="00984B67" w:rsidRPr="00F13E77" w14:paraId="5B4186F5" w14:textId="77777777" w:rsidTr="007F272B">
        <w:trPr>
          <w:cantSplit/>
          <w:trHeight w:val="144"/>
        </w:trPr>
        <w:tc>
          <w:tcPr>
            <w:tcW w:w="781" w:type="dxa"/>
            <w:vAlign w:val="center"/>
          </w:tcPr>
          <w:p w14:paraId="5B4186F2" w14:textId="77777777" w:rsidR="00984B67" w:rsidRPr="00F13E77" w:rsidRDefault="00984B67" w:rsidP="00282CAD">
            <w:pPr>
              <w:jc w:val="center"/>
              <w:rPr>
                <w:rFonts w:asciiTheme="minorHAnsi" w:hAnsiTheme="minorHAnsi"/>
                <w:sz w:val="18"/>
                <w:szCs w:val="18"/>
              </w:rPr>
            </w:pPr>
            <w:r w:rsidRPr="00F13E77">
              <w:rPr>
                <w:rFonts w:asciiTheme="minorHAnsi" w:hAnsiTheme="minorHAnsi"/>
                <w:sz w:val="18"/>
                <w:szCs w:val="18"/>
              </w:rPr>
              <w:t>06</w:t>
            </w:r>
          </w:p>
        </w:tc>
        <w:tc>
          <w:tcPr>
            <w:tcW w:w="4644" w:type="dxa"/>
            <w:vAlign w:val="center"/>
          </w:tcPr>
          <w:p w14:paraId="5B4186F3" w14:textId="21473172" w:rsidR="00984B67" w:rsidRPr="00F13E77" w:rsidRDefault="00984B67" w:rsidP="00282CAD">
            <w:pPr>
              <w:keepNext/>
              <w:rPr>
                <w:rFonts w:asciiTheme="minorHAnsi" w:hAnsiTheme="minorHAnsi"/>
                <w:sz w:val="18"/>
                <w:szCs w:val="18"/>
              </w:rPr>
            </w:pPr>
            <w:r w:rsidRPr="00F13E77">
              <w:rPr>
                <w:rFonts w:asciiTheme="minorHAnsi" w:hAnsiTheme="minorHAnsi"/>
                <w:sz w:val="18"/>
                <w:szCs w:val="18"/>
              </w:rPr>
              <w:t>Installed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69" w:type="dxa"/>
            <w:vAlign w:val="center"/>
          </w:tcPr>
          <w:p w14:paraId="5B4186F4" w14:textId="77777777" w:rsidR="00984B67" w:rsidRPr="00F13E77" w:rsidRDefault="00984B6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984B67" w:rsidRPr="00F13E77" w14:paraId="5B4186F8" w14:textId="77777777" w:rsidTr="007F272B">
        <w:trPr>
          <w:cantSplit/>
          <w:trHeight w:val="144"/>
        </w:trPr>
        <w:tc>
          <w:tcPr>
            <w:tcW w:w="781" w:type="dxa"/>
            <w:vAlign w:val="center"/>
          </w:tcPr>
          <w:p w14:paraId="5B4186F6" w14:textId="77777777" w:rsidR="00984B67" w:rsidRPr="00F13E77" w:rsidRDefault="00984B67" w:rsidP="00F13E77">
            <w:pPr>
              <w:jc w:val="center"/>
              <w:rPr>
                <w:rFonts w:asciiTheme="minorHAnsi" w:hAnsiTheme="minorHAnsi"/>
                <w:sz w:val="18"/>
                <w:szCs w:val="18"/>
              </w:rPr>
            </w:pPr>
            <w:r>
              <w:rPr>
                <w:rFonts w:asciiTheme="minorHAnsi" w:hAnsiTheme="minorHAnsi"/>
                <w:sz w:val="18"/>
                <w:szCs w:val="18"/>
              </w:rPr>
              <w:t>07</w:t>
            </w:r>
          </w:p>
        </w:tc>
        <w:tc>
          <w:tcPr>
            <w:tcW w:w="10313" w:type="dxa"/>
            <w:gridSpan w:val="2"/>
            <w:vAlign w:val="center"/>
          </w:tcPr>
          <w:p w14:paraId="5B4186F7" w14:textId="6E81242D" w:rsidR="00984B67" w:rsidRPr="00F13E77" w:rsidRDefault="00984B67" w:rsidP="00272D87">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sidR="00F309F0">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sidR="00F309F0">
              <w:rPr>
                <w:rFonts w:asciiTheme="minorHAnsi" w:hAnsiTheme="minorHAnsi"/>
                <w:sz w:val="18"/>
                <w:szCs w:val="18"/>
              </w:rPr>
              <w:t>report:</w:t>
            </w:r>
            <w:r w:rsidRPr="00F13E77">
              <w:rPr>
                <w:rFonts w:asciiTheme="minorHAnsi" w:hAnsiTheme="minorHAnsi"/>
                <w:sz w:val="18"/>
                <w:szCs w:val="18"/>
              </w:rPr>
              <w:t xml:space="preserve"> “System Fails”</w:t>
            </w:r>
          </w:p>
        </w:tc>
      </w:tr>
    </w:tbl>
    <w:p w14:paraId="5B4186FA" w14:textId="77777777" w:rsidR="00204D79" w:rsidRDefault="00204D79">
      <w:pPr>
        <w:rPr>
          <w:sz w:val="18"/>
          <w:szCs w:val="18"/>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775"/>
        <w:gridCol w:w="2484"/>
        <w:gridCol w:w="7829"/>
      </w:tblGrid>
      <w:tr w:rsidR="00F13E77" w:rsidRPr="00F13E77" w14:paraId="5B4186FC" w14:textId="77777777" w:rsidTr="007F272B">
        <w:trPr>
          <w:cantSplit/>
          <w:trHeight w:val="144"/>
        </w:trPr>
        <w:tc>
          <w:tcPr>
            <w:tcW w:w="11094" w:type="dxa"/>
            <w:gridSpan w:val="4"/>
            <w:tcBorders>
              <w:top w:val="single" w:sz="4" w:space="0" w:color="auto"/>
              <w:left w:val="single" w:sz="4" w:space="0" w:color="auto"/>
              <w:bottom w:val="single" w:sz="4" w:space="0" w:color="auto"/>
              <w:right w:val="single" w:sz="4" w:space="0" w:color="auto"/>
            </w:tcBorders>
            <w:vAlign w:val="center"/>
          </w:tcPr>
          <w:p w14:paraId="5B4186FB" w14:textId="1C70922B" w:rsidR="00F13E77" w:rsidRPr="00E11A14" w:rsidRDefault="000D2D90" w:rsidP="00984B67">
            <w:pPr>
              <w:keepNext/>
              <w:rPr>
                <w:rFonts w:asciiTheme="minorHAnsi" w:hAnsiTheme="minorHAnsi"/>
                <w:b/>
                <w:sz w:val="18"/>
                <w:szCs w:val="18"/>
              </w:rPr>
            </w:pPr>
            <w:r>
              <w:rPr>
                <w:rFonts w:asciiTheme="minorHAnsi" w:hAnsiTheme="minorHAnsi"/>
                <w:b/>
                <w:sz w:val="18"/>
                <w:szCs w:val="18"/>
              </w:rPr>
              <w:t>D</w:t>
            </w:r>
            <w:r w:rsidR="00984B67">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70044">
              <w:rPr>
                <w:rFonts w:asciiTheme="minorHAnsi" w:hAnsiTheme="minorHAnsi"/>
                <w:b/>
                <w:sz w:val="18"/>
                <w:szCs w:val="18"/>
              </w:rPr>
              <w:t>f</w:t>
            </w:r>
            <w:r w:rsidR="00E11A14" w:rsidRPr="00E11A14">
              <w:rPr>
                <w:rFonts w:asciiTheme="minorHAnsi" w:hAnsiTheme="minorHAnsi"/>
                <w:b/>
                <w:sz w:val="18"/>
                <w:szCs w:val="18"/>
              </w:rPr>
              <w:t>or Compliance</w:t>
            </w:r>
          </w:p>
        </w:tc>
      </w:tr>
      <w:tr w:rsidR="00F13E77" w:rsidRPr="00F13E77" w14:paraId="5B4186FF"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6FD"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01</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6FE" w14:textId="25A44A86" w:rsidR="00F13E77" w:rsidRPr="002922EE" w:rsidRDefault="005B7081" w:rsidP="005B7081">
            <w:pPr>
              <w:keepNext/>
              <w:rPr>
                <w:rFonts w:asciiTheme="minorHAnsi" w:hAnsiTheme="minorHAnsi"/>
                <w:sz w:val="18"/>
                <w:szCs w:val="18"/>
              </w:rPr>
            </w:pPr>
            <w:r w:rsidRPr="002922EE">
              <w:rPr>
                <w:rFonts w:asciiTheme="minorHAnsi" w:hAnsiTheme="minorHAnsi"/>
                <w:sz w:val="18"/>
                <w:szCs w:val="18"/>
              </w:rPr>
              <w:t xml:space="preserve">Qualification for the Alternative to Section 150.0(m)13B requires that the ducted </w:t>
            </w:r>
            <w:r w:rsidR="00F13E77" w:rsidRPr="002922EE">
              <w:rPr>
                <w:rFonts w:asciiTheme="minorHAnsi" w:hAnsiTheme="minorHAnsi"/>
                <w:sz w:val="18"/>
                <w:szCs w:val="18"/>
              </w:rPr>
              <w:t xml:space="preserve">space conditioning system </w:t>
            </w:r>
            <w:r w:rsidRPr="002922EE">
              <w:rPr>
                <w:rFonts w:asciiTheme="minorHAnsi" w:hAnsiTheme="minorHAnsi"/>
                <w:sz w:val="18"/>
                <w:szCs w:val="18"/>
              </w:rPr>
              <w:t>shall</w:t>
            </w:r>
            <w:r w:rsidR="00F13E77" w:rsidRPr="002922EE">
              <w:rPr>
                <w:rFonts w:asciiTheme="minorHAnsi" w:hAnsiTheme="minorHAnsi"/>
                <w:sz w:val="18"/>
                <w:szCs w:val="18"/>
              </w:rPr>
              <w:t xml:space="preserve"> not use zoning dampers</w:t>
            </w:r>
            <w:r w:rsidRPr="002922EE">
              <w:rPr>
                <w:rFonts w:asciiTheme="minorHAnsi" w:hAnsiTheme="minorHAnsi"/>
                <w:sz w:val="18"/>
                <w:szCs w:val="18"/>
              </w:rPr>
              <w:t>. Systems that use zoning dampers shall comply with the requirements of Section 150.0(m)15.</w:t>
            </w:r>
          </w:p>
        </w:tc>
      </w:tr>
      <w:tr w:rsidR="00F13E77" w:rsidRPr="00F13E77" w14:paraId="5B418702"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0" w14:textId="77777777" w:rsidR="00F13E77" w:rsidRPr="002922EE" w:rsidRDefault="00E11A14" w:rsidP="00E11A14">
            <w:pPr>
              <w:jc w:val="center"/>
              <w:rPr>
                <w:rFonts w:asciiTheme="minorHAnsi" w:hAnsiTheme="minorHAnsi"/>
                <w:sz w:val="18"/>
                <w:szCs w:val="18"/>
              </w:rPr>
            </w:pPr>
            <w:r w:rsidRPr="002922EE">
              <w:rPr>
                <w:rFonts w:asciiTheme="minorHAnsi" w:hAnsiTheme="minorHAnsi"/>
                <w:sz w:val="18"/>
                <w:szCs w:val="18"/>
              </w:rPr>
              <w:t>02</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1" w14:textId="77777777" w:rsidR="00F13E77" w:rsidRPr="002922EE" w:rsidRDefault="00F13E77" w:rsidP="005B7081">
            <w:pPr>
              <w:keepNext/>
              <w:rPr>
                <w:rFonts w:asciiTheme="minorHAnsi" w:hAnsiTheme="minorHAnsi"/>
                <w:sz w:val="18"/>
                <w:szCs w:val="18"/>
              </w:rPr>
            </w:pPr>
            <w:r w:rsidRPr="002922EE">
              <w:rPr>
                <w:rFonts w:asciiTheme="minorHAnsi" w:hAnsiTheme="minorHAnsi"/>
                <w:sz w:val="18"/>
                <w:szCs w:val="18"/>
              </w:rPr>
              <w:t xml:space="preserve">The return duct length for each return air filter grille </w:t>
            </w:r>
            <w:r w:rsidR="005B7081" w:rsidRPr="002922EE">
              <w:rPr>
                <w:rFonts w:asciiTheme="minorHAnsi" w:hAnsiTheme="minorHAnsi"/>
                <w:sz w:val="18"/>
                <w:szCs w:val="18"/>
              </w:rPr>
              <w:t>shall</w:t>
            </w:r>
            <w:r w:rsidRPr="002922EE">
              <w:rPr>
                <w:rFonts w:asciiTheme="minorHAnsi" w:hAnsiTheme="minorHAnsi"/>
                <w:sz w:val="18"/>
                <w:szCs w:val="18"/>
              </w:rPr>
              <w:t xml:space="preserve"> not exceed 30 linear feet.</w:t>
            </w:r>
          </w:p>
        </w:tc>
      </w:tr>
      <w:tr w:rsidR="00F13E77" w:rsidRPr="00F13E77" w14:paraId="5B418705"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3"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03</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4" w14:textId="77777777" w:rsidR="00F13E77" w:rsidRPr="002922EE" w:rsidRDefault="00F13E77" w:rsidP="005B7081">
            <w:pPr>
              <w:keepNext/>
              <w:rPr>
                <w:rFonts w:asciiTheme="minorHAnsi" w:hAnsiTheme="minorHAnsi"/>
                <w:sz w:val="18"/>
                <w:szCs w:val="18"/>
              </w:rPr>
            </w:pPr>
            <w:r w:rsidRPr="002922EE">
              <w:rPr>
                <w:rFonts w:asciiTheme="minorHAnsi" w:hAnsiTheme="minorHAnsi"/>
                <w:sz w:val="18"/>
                <w:szCs w:val="18"/>
              </w:rPr>
              <w:t>The return duct</w:t>
            </w:r>
            <w:r w:rsidR="005B7081" w:rsidRPr="002922EE">
              <w:rPr>
                <w:rFonts w:asciiTheme="minorHAnsi" w:hAnsiTheme="minorHAnsi"/>
                <w:sz w:val="18"/>
                <w:szCs w:val="18"/>
              </w:rPr>
              <w:t>(s)</w:t>
            </w:r>
            <w:r w:rsidRPr="002922EE">
              <w:rPr>
                <w:rFonts w:asciiTheme="minorHAnsi" w:hAnsiTheme="minorHAnsi"/>
                <w:sz w:val="18"/>
                <w:szCs w:val="18"/>
              </w:rPr>
              <w:t xml:space="preserve"> </w:t>
            </w:r>
            <w:r w:rsidR="005B7081" w:rsidRPr="002922EE">
              <w:rPr>
                <w:rFonts w:asciiTheme="minorHAnsi" w:hAnsiTheme="minorHAnsi"/>
                <w:sz w:val="18"/>
                <w:szCs w:val="18"/>
              </w:rPr>
              <w:t>shall</w:t>
            </w:r>
            <w:r w:rsidRPr="002922EE">
              <w:rPr>
                <w:rFonts w:asciiTheme="minorHAnsi" w:hAnsiTheme="minorHAnsi"/>
                <w:sz w:val="18"/>
                <w:szCs w:val="18"/>
              </w:rPr>
              <w:t xml:space="preserve"> not contain more than</w:t>
            </w:r>
            <w:r w:rsidR="005B7081" w:rsidRPr="002922EE">
              <w:rPr>
                <w:rFonts w:asciiTheme="minorHAnsi" w:hAnsiTheme="minorHAnsi"/>
                <w:sz w:val="18"/>
                <w:szCs w:val="18"/>
              </w:rPr>
              <w:t xml:space="preserve"> a total of 180 degrees of bend</w:t>
            </w:r>
            <w:r w:rsidRPr="002922EE">
              <w:rPr>
                <w:rFonts w:asciiTheme="minorHAnsi" w:hAnsiTheme="minorHAnsi"/>
                <w:sz w:val="18"/>
                <w:szCs w:val="18"/>
              </w:rPr>
              <w:t>.</w:t>
            </w:r>
          </w:p>
        </w:tc>
      </w:tr>
      <w:tr w:rsidR="00F13E77" w:rsidRPr="00F13E77" w14:paraId="5B418708"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6"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04</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7" w14:textId="77777777" w:rsidR="00F13E77" w:rsidRPr="002922EE" w:rsidRDefault="00F13E77" w:rsidP="005B7081">
            <w:pPr>
              <w:keepNext/>
              <w:rPr>
                <w:rFonts w:asciiTheme="minorHAnsi" w:hAnsiTheme="minorHAnsi"/>
                <w:sz w:val="18"/>
                <w:szCs w:val="18"/>
              </w:rPr>
            </w:pPr>
            <w:r w:rsidRPr="002922EE">
              <w:rPr>
                <w:rFonts w:asciiTheme="minorHAnsi" w:hAnsiTheme="minorHAnsi"/>
                <w:sz w:val="18"/>
                <w:szCs w:val="18"/>
              </w:rPr>
              <w:t xml:space="preserve">If the return duct contains more than 90 degrees of bend, one of the bends </w:t>
            </w:r>
            <w:r w:rsidR="005B7081" w:rsidRPr="002922EE">
              <w:rPr>
                <w:rFonts w:asciiTheme="minorHAnsi" w:hAnsiTheme="minorHAnsi"/>
                <w:sz w:val="18"/>
                <w:szCs w:val="18"/>
              </w:rPr>
              <w:t>shall</w:t>
            </w:r>
            <w:r w:rsidRPr="002922EE">
              <w:rPr>
                <w:rFonts w:asciiTheme="minorHAnsi" w:hAnsiTheme="minorHAnsi"/>
                <w:sz w:val="18"/>
                <w:szCs w:val="18"/>
              </w:rPr>
              <w:t xml:space="preserve"> be a metal elbow.</w:t>
            </w:r>
          </w:p>
        </w:tc>
      </w:tr>
      <w:tr w:rsidR="00F13E77" w:rsidRPr="00F13E77" w14:paraId="5B41870B" w14:textId="77777777" w:rsidTr="007F272B">
        <w:trPr>
          <w:cantSplit/>
          <w:trHeight w:val="144"/>
        </w:trPr>
        <w:tc>
          <w:tcPr>
            <w:tcW w:w="781" w:type="dxa"/>
            <w:gridSpan w:val="2"/>
            <w:tcBorders>
              <w:top w:val="single" w:sz="4" w:space="0" w:color="auto"/>
              <w:left w:val="single" w:sz="4" w:space="0" w:color="auto"/>
              <w:bottom w:val="single" w:sz="4" w:space="0" w:color="auto"/>
              <w:right w:val="single" w:sz="4" w:space="0" w:color="auto"/>
            </w:tcBorders>
            <w:vAlign w:val="center"/>
          </w:tcPr>
          <w:p w14:paraId="5B418709" w14:textId="77777777" w:rsidR="00F13E77" w:rsidRPr="002922EE" w:rsidRDefault="00E11A14" w:rsidP="00F13E77">
            <w:pPr>
              <w:jc w:val="center"/>
              <w:rPr>
                <w:rFonts w:asciiTheme="minorHAnsi" w:hAnsiTheme="minorHAnsi"/>
                <w:sz w:val="18"/>
                <w:szCs w:val="18"/>
              </w:rPr>
            </w:pPr>
            <w:r w:rsidRPr="002922EE">
              <w:rPr>
                <w:rFonts w:asciiTheme="minorHAnsi" w:hAnsiTheme="minorHAnsi"/>
                <w:sz w:val="18"/>
                <w:szCs w:val="18"/>
              </w:rPr>
              <w:t>05</w:t>
            </w:r>
          </w:p>
        </w:tc>
        <w:tc>
          <w:tcPr>
            <w:tcW w:w="10313" w:type="dxa"/>
            <w:gridSpan w:val="2"/>
            <w:tcBorders>
              <w:top w:val="single" w:sz="4" w:space="0" w:color="auto"/>
              <w:left w:val="single" w:sz="4" w:space="0" w:color="auto"/>
              <w:bottom w:val="single" w:sz="4" w:space="0" w:color="auto"/>
              <w:right w:val="single" w:sz="4" w:space="0" w:color="auto"/>
            </w:tcBorders>
            <w:vAlign w:val="center"/>
          </w:tcPr>
          <w:p w14:paraId="5B41870A" w14:textId="77777777" w:rsidR="00F13E77" w:rsidRPr="002922EE" w:rsidRDefault="005B7081" w:rsidP="005B7081">
            <w:pPr>
              <w:keepNext/>
              <w:rPr>
                <w:rFonts w:asciiTheme="minorHAnsi" w:hAnsiTheme="minorHAnsi"/>
                <w:sz w:val="18"/>
                <w:szCs w:val="18"/>
              </w:rPr>
            </w:pPr>
            <w:r w:rsidRPr="002922EE">
              <w:rPr>
                <w:rFonts w:asciiTheme="minorHAnsi" w:hAnsiTheme="minorHAnsi"/>
                <w:sz w:val="18"/>
                <w:szCs w:val="18"/>
              </w:rPr>
              <w:t>Return grille devices shall be labeled in accordance with the requirements in section 150.0(m)12A to disclose the grille's design airflow rate and a maximum allowable clean-filter pressure drop of 12.5 Pa (0.05 inches water) for the air filter media as rated in accordance with AHRI Standard 680 for the design airflow rate for the return grille.</w:t>
            </w:r>
          </w:p>
        </w:tc>
      </w:tr>
      <w:tr w:rsidR="00984B67" w:rsidRPr="00204D79" w14:paraId="5B418712" w14:textId="77777777" w:rsidTr="0042007A">
        <w:trPr>
          <w:gridBefore w:val="1"/>
          <w:wBefore w:w="6" w:type="dxa"/>
          <w:trHeight w:val="144"/>
        </w:trPr>
        <w:tc>
          <w:tcPr>
            <w:tcW w:w="775" w:type="dxa"/>
            <w:vAlign w:val="center"/>
          </w:tcPr>
          <w:p w14:paraId="5B41870C"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70D" w14:textId="77777777" w:rsidR="00984B67" w:rsidRPr="002922EE" w:rsidRDefault="00984B67" w:rsidP="00317E50">
            <w:pPr>
              <w:rPr>
                <w:rFonts w:asciiTheme="minorHAnsi" w:hAnsiTheme="minorHAnsi"/>
                <w:sz w:val="18"/>
                <w:szCs w:val="18"/>
              </w:rPr>
            </w:pPr>
            <w:r>
              <w:rPr>
                <w:rFonts w:ascii="Calibri" w:hAnsi="Calibri"/>
                <w:sz w:val="18"/>
                <w:szCs w:val="18"/>
              </w:rPr>
              <w:t>Verification Status:</w:t>
            </w:r>
          </w:p>
        </w:tc>
        <w:tc>
          <w:tcPr>
            <w:tcW w:w="7829" w:type="dxa"/>
            <w:vAlign w:val="center"/>
          </w:tcPr>
          <w:p w14:paraId="5B41870E" w14:textId="77777777" w:rsidR="00984B67" w:rsidRDefault="00984B67" w:rsidP="00984B67">
            <w:pPr>
              <w:keepNext/>
              <w:rPr>
                <w:rFonts w:ascii="Calibri" w:hAnsi="Calibri"/>
                <w:sz w:val="18"/>
                <w:szCs w:val="18"/>
              </w:rPr>
            </w:pPr>
            <w:r>
              <w:rPr>
                <w:rFonts w:ascii="Calibri" w:hAnsi="Calibri"/>
                <w:sz w:val="18"/>
                <w:szCs w:val="18"/>
              </w:rPr>
              <w:t>&lt;&lt;user pick from list:</w:t>
            </w:r>
          </w:p>
          <w:p w14:paraId="5B41870F" w14:textId="77777777" w:rsidR="00984B67" w:rsidRDefault="00984B67" w:rsidP="00984B67">
            <w:pPr>
              <w:keepNext/>
              <w:tabs>
                <w:tab w:val="left" w:pos="356"/>
              </w:tabs>
              <w:rPr>
                <w:rFonts w:ascii="Calibri" w:hAnsi="Calibri"/>
                <w:sz w:val="18"/>
                <w:szCs w:val="18"/>
              </w:rPr>
            </w:pPr>
            <w:r>
              <w:rPr>
                <w:rFonts w:ascii="Calibri" w:hAnsi="Calibri"/>
                <w:sz w:val="18"/>
                <w:szCs w:val="18"/>
              </w:rPr>
              <w:t xml:space="preserve">*** </w:t>
            </w:r>
            <w:r>
              <w:rPr>
                <w:rFonts w:ascii="Calibri" w:hAnsi="Calibri"/>
                <w:sz w:val="18"/>
                <w:szCs w:val="18"/>
                <w:u w:val="single"/>
              </w:rPr>
              <w:t>Pass</w:t>
            </w:r>
            <w:r>
              <w:rPr>
                <w:rFonts w:ascii="Calibri" w:hAnsi="Calibri"/>
                <w:sz w:val="18"/>
                <w:szCs w:val="18"/>
              </w:rPr>
              <w:t xml:space="preserve"> - all applicable requirements are met; or</w:t>
            </w:r>
          </w:p>
          <w:p w14:paraId="5B418710" w14:textId="77777777" w:rsidR="00984B67" w:rsidRDefault="00984B67" w:rsidP="00984B67">
            <w:pPr>
              <w:keepNext/>
              <w:tabs>
                <w:tab w:val="left" w:pos="356"/>
              </w:tabs>
              <w:ind w:left="356" w:hanging="356"/>
              <w:rPr>
                <w:rFonts w:ascii="Calibri" w:hAnsi="Calibri"/>
                <w:sz w:val="18"/>
                <w:szCs w:val="18"/>
              </w:rPr>
            </w:pP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5B418711"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 </w:t>
            </w:r>
            <w:r>
              <w:rPr>
                <w:rFonts w:ascii="Calibri" w:hAnsi="Calibri"/>
                <w:sz w:val="18"/>
                <w:szCs w:val="18"/>
                <w:u w:val="single"/>
              </w:rPr>
              <w:t>All n/a</w:t>
            </w:r>
            <w:r>
              <w:rPr>
                <w:rFonts w:ascii="Calibri" w:hAnsi="Calibri"/>
                <w:sz w:val="18"/>
                <w:szCs w:val="18"/>
              </w:rPr>
              <w:t xml:space="preserve"> - This entire table is not applicable</w:t>
            </w:r>
          </w:p>
        </w:tc>
      </w:tr>
      <w:tr w:rsidR="00984B67" w:rsidRPr="00204D79" w14:paraId="5B418716" w14:textId="77777777" w:rsidTr="0042007A">
        <w:trPr>
          <w:gridBefore w:val="1"/>
          <w:wBefore w:w="6" w:type="dxa"/>
          <w:trHeight w:val="144"/>
        </w:trPr>
        <w:tc>
          <w:tcPr>
            <w:tcW w:w="775" w:type="dxa"/>
            <w:vAlign w:val="center"/>
          </w:tcPr>
          <w:p w14:paraId="5B418713" w14:textId="77777777"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07</w:t>
            </w:r>
          </w:p>
        </w:tc>
        <w:tc>
          <w:tcPr>
            <w:tcW w:w="2484" w:type="dxa"/>
            <w:vAlign w:val="center"/>
          </w:tcPr>
          <w:p w14:paraId="5B418714" w14:textId="77777777" w:rsidR="00984B67" w:rsidRPr="002922EE" w:rsidRDefault="00984B67" w:rsidP="00317E50">
            <w:pPr>
              <w:rPr>
                <w:rFonts w:asciiTheme="minorHAnsi" w:hAnsiTheme="minorHAnsi"/>
                <w:sz w:val="18"/>
                <w:szCs w:val="18"/>
              </w:rPr>
            </w:pPr>
            <w:r>
              <w:rPr>
                <w:rFonts w:ascii="Calibri" w:hAnsi="Calibri"/>
                <w:sz w:val="18"/>
                <w:szCs w:val="18"/>
              </w:rPr>
              <w:t>Correction Notes:</w:t>
            </w:r>
          </w:p>
        </w:tc>
        <w:tc>
          <w:tcPr>
            <w:tcW w:w="7829" w:type="dxa"/>
            <w:vAlign w:val="center"/>
          </w:tcPr>
          <w:p w14:paraId="5B418715" w14:textId="77777777" w:rsidR="00984B67" w:rsidRPr="002922EE" w:rsidRDefault="00984B67" w:rsidP="009B6E13">
            <w:pPr>
              <w:keepNext/>
              <w:rPr>
                <w:rFonts w:ascii="Calibri" w:eastAsia="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then text entry in this Corrections Notes field is required;  user input text&gt;&gt;</w:t>
            </w:r>
          </w:p>
        </w:tc>
      </w:tr>
      <w:tr w:rsidR="00984B67" w:rsidRPr="00204D79" w14:paraId="5B418718" w14:textId="77777777" w:rsidTr="007F272B">
        <w:trPr>
          <w:gridBefore w:val="1"/>
          <w:wBefore w:w="6" w:type="dxa"/>
          <w:trHeight w:val="144"/>
        </w:trPr>
        <w:tc>
          <w:tcPr>
            <w:tcW w:w="11088" w:type="dxa"/>
            <w:gridSpan w:val="3"/>
            <w:vAlign w:val="center"/>
          </w:tcPr>
          <w:p w14:paraId="5B418717" w14:textId="77777777" w:rsidR="00984B67" w:rsidRPr="002922EE" w:rsidRDefault="00984B67" w:rsidP="00317E50">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719" w14:textId="17ACD9B9" w:rsidR="005F153D" w:rsidRDefault="005F153D" w:rsidP="00984B67">
      <w:pPr>
        <w:pStyle w:val="BulletB1Number"/>
        <w:spacing w:before="0"/>
        <w:ind w:left="0" w:firstLine="0"/>
        <w:rPr>
          <w:rFonts w:asciiTheme="minorHAnsi" w:hAnsiTheme="minorHAnsi"/>
          <w:sz w:val="18"/>
          <w:szCs w:val="18"/>
        </w:rPr>
      </w:pPr>
    </w:p>
    <w:p w14:paraId="5D294068" w14:textId="77777777" w:rsidR="005F153D" w:rsidRDefault="005F153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4894"/>
        <w:gridCol w:w="5604"/>
      </w:tblGrid>
      <w:tr w:rsidR="00610510" w:rsidRPr="00966F61" w14:paraId="5B41871C"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71A" w14:textId="2BE5BA29"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lastRenderedPageBreak/>
              <w:t xml:space="preserve">E. Hole for the </w:t>
            </w:r>
            <w:r w:rsidR="00270044">
              <w:rPr>
                <w:rFonts w:asciiTheme="minorHAnsi" w:hAnsiTheme="minorHAnsi"/>
                <w:b/>
                <w:sz w:val="18"/>
                <w:szCs w:val="18"/>
              </w:rPr>
              <w:t>P</w:t>
            </w:r>
            <w:r w:rsidRPr="002358C3">
              <w:rPr>
                <w:rFonts w:asciiTheme="minorHAnsi" w:hAnsiTheme="minorHAnsi"/>
                <w:b/>
                <w:sz w:val="18"/>
                <w:szCs w:val="18"/>
              </w:rPr>
              <w:t xml:space="preserve">lacement of a Static Pressure Probe (HSPP), and Permanently </w:t>
            </w:r>
            <w:r w:rsidR="00270044">
              <w:rPr>
                <w:rFonts w:asciiTheme="minorHAnsi" w:hAnsiTheme="minorHAnsi"/>
                <w:b/>
                <w:sz w:val="18"/>
                <w:szCs w:val="18"/>
              </w:rPr>
              <w:t>I</w:t>
            </w:r>
            <w:r w:rsidR="00270044" w:rsidRPr="002358C3">
              <w:rPr>
                <w:rFonts w:asciiTheme="minorHAnsi" w:hAnsiTheme="minorHAnsi"/>
                <w:b/>
                <w:sz w:val="18"/>
                <w:szCs w:val="18"/>
              </w:rPr>
              <w:t xml:space="preserve">nstalled </w:t>
            </w:r>
            <w:r w:rsidRPr="002358C3">
              <w:rPr>
                <w:rFonts w:asciiTheme="minorHAnsi" w:hAnsiTheme="minorHAnsi"/>
                <w:b/>
                <w:sz w:val="18"/>
                <w:szCs w:val="18"/>
              </w:rPr>
              <w:t xml:space="preserve">Static Pressure Probe (PSPP) in the </w:t>
            </w:r>
            <w:r w:rsidR="00270044">
              <w:rPr>
                <w:rFonts w:asciiTheme="minorHAnsi" w:hAnsiTheme="minorHAnsi"/>
                <w:b/>
                <w:sz w:val="18"/>
                <w:szCs w:val="18"/>
              </w:rPr>
              <w:t>S</w:t>
            </w:r>
            <w:r w:rsidRPr="002358C3">
              <w:rPr>
                <w:rFonts w:asciiTheme="minorHAnsi" w:hAnsiTheme="minorHAnsi"/>
                <w:b/>
                <w:sz w:val="18"/>
                <w:szCs w:val="18"/>
              </w:rPr>
              <w:t xml:space="preserve">upply </w:t>
            </w:r>
            <w:r w:rsidR="00270044">
              <w:rPr>
                <w:rFonts w:asciiTheme="minorHAnsi" w:hAnsiTheme="minorHAnsi"/>
                <w:b/>
                <w:sz w:val="18"/>
                <w:szCs w:val="18"/>
              </w:rPr>
              <w:t>P</w:t>
            </w:r>
            <w:r w:rsidRPr="002358C3">
              <w:rPr>
                <w:rFonts w:asciiTheme="minorHAnsi" w:hAnsiTheme="minorHAnsi"/>
                <w:b/>
                <w:sz w:val="18"/>
                <w:szCs w:val="18"/>
              </w:rPr>
              <w:t>lenum</w:t>
            </w:r>
          </w:p>
          <w:p w14:paraId="5B41871B"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729" w14:textId="77777777" w:rsidTr="00610510">
        <w:tblPrEx>
          <w:tblCellMar>
            <w:left w:w="115" w:type="dxa"/>
            <w:right w:w="115" w:type="dxa"/>
          </w:tblCellMar>
        </w:tblPrEx>
        <w:trPr>
          <w:trHeight w:val="432"/>
        </w:trPr>
        <w:tc>
          <w:tcPr>
            <w:tcW w:w="474" w:type="dxa"/>
            <w:vAlign w:val="center"/>
          </w:tcPr>
          <w:p w14:paraId="5B41871D"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vAlign w:val="center"/>
          </w:tcPr>
          <w:p w14:paraId="5B41871E" w14:textId="4340B642" w:rsidR="00610510" w:rsidRPr="00966F61" w:rsidRDefault="00610510" w:rsidP="00270044">
            <w:pPr>
              <w:rPr>
                <w:rFonts w:asciiTheme="minorHAnsi" w:hAnsiTheme="minorHAnsi"/>
                <w:sz w:val="18"/>
                <w:szCs w:val="18"/>
              </w:rPr>
            </w:pPr>
            <w:r w:rsidRPr="003F7313">
              <w:rPr>
                <w:rFonts w:asciiTheme="minorHAnsi" w:hAnsiTheme="minorHAnsi"/>
                <w:sz w:val="18"/>
                <w:szCs w:val="18"/>
              </w:rPr>
              <w:t xml:space="preserve">Method </w:t>
            </w:r>
            <w:r w:rsidR="00270044">
              <w:rPr>
                <w:rFonts w:asciiTheme="minorHAnsi" w:hAnsiTheme="minorHAnsi"/>
                <w:sz w:val="18"/>
                <w:szCs w:val="18"/>
              </w:rPr>
              <w:t>U</w:t>
            </w:r>
            <w:r w:rsidRPr="003F7313">
              <w:rPr>
                <w:rFonts w:asciiTheme="minorHAnsi" w:hAnsiTheme="minorHAnsi"/>
                <w:sz w:val="18"/>
                <w:szCs w:val="18"/>
              </w:rPr>
              <w:t xml:space="preserve">sed to </w:t>
            </w:r>
            <w:r w:rsidR="00270044">
              <w:rPr>
                <w:rFonts w:asciiTheme="minorHAnsi" w:hAnsiTheme="minorHAnsi"/>
                <w:sz w:val="18"/>
                <w:szCs w:val="18"/>
              </w:rPr>
              <w:t>D</w:t>
            </w:r>
            <w:r w:rsidRPr="003F7313">
              <w:rPr>
                <w:rFonts w:asciiTheme="minorHAnsi" w:hAnsiTheme="minorHAnsi"/>
                <w:sz w:val="18"/>
                <w:szCs w:val="18"/>
              </w:rPr>
              <w:t xml:space="preserve">emonstrate </w:t>
            </w:r>
            <w:r w:rsidR="00270044">
              <w:rPr>
                <w:rFonts w:asciiTheme="minorHAnsi" w:hAnsiTheme="minorHAnsi"/>
                <w:sz w:val="18"/>
                <w:szCs w:val="18"/>
              </w:rPr>
              <w:t>C</w:t>
            </w:r>
            <w:r w:rsidRPr="003F7313">
              <w:rPr>
                <w:rFonts w:asciiTheme="minorHAnsi" w:hAnsiTheme="minorHAnsi"/>
                <w:sz w:val="18"/>
                <w:szCs w:val="18"/>
              </w:rPr>
              <w:t xml:space="preserve">ompliance with the HSPP/PSPP </w:t>
            </w:r>
            <w:r w:rsidR="00270044">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5B41871F"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5B418720"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5B418721"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5B418722"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5B418723"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5B418724"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5B418725"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or </w:t>
            </w:r>
          </w:p>
          <w:p w14:paraId="5B418726" w14:textId="77777777" w:rsidR="00610510" w:rsidRDefault="00610510" w:rsidP="00610510">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5B418727" w14:textId="77777777" w:rsidR="00610510" w:rsidRPr="00610510" w:rsidRDefault="00610510" w:rsidP="00610510">
            <w:pPr>
              <w:keepNext/>
              <w:contextualSpacing/>
              <w:rPr>
                <w:rFonts w:asciiTheme="minorHAnsi" w:hAnsiTheme="minorHAnsi"/>
                <w:sz w:val="18"/>
                <w:szCs w:val="18"/>
              </w:rPr>
            </w:pPr>
            <w:r w:rsidRPr="00610510">
              <w:rPr>
                <w:rFonts w:asciiTheme="minorHAnsi" w:hAnsiTheme="minorHAnsi"/>
                <w:sz w:val="18"/>
                <w:szCs w:val="18"/>
              </w:rPr>
              <w:t xml:space="preserve">or </w:t>
            </w:r>
          </w:p>
          <w:p w14:paraId="5B418728" w14:textId="77777777" w:rsidR="00610510" w:rsidRPr="00966F61" w:rsidRDefault="00610510" w:rsidP="00610510">
            <w:pPr>
              <w:pStyle w:val="ListParagraph"/>
              <w:keepNext/>
              <w:ind w:left="0"/>
              <w:rPr>
                <w:rFonts w:asciiTheme="minorHAnsi" w:hAnsiTheme="minorHAnsi"/>
                <w:sz w:val="18"/>
                <w:szCs w:val="18"/>
              </w:rPr>
            </w:pPr>
            <w:r w:rsidRPr="00610510">
              <w:rPr>
                <w:rFonts w:asciiTheme="minorHAnsi" w:hAnsiTheme="minorHAnsi"/>
                <w:sz w:val="18"/>
                <w:szCs w:val="18"/>
              </w:rPr>
              <w:t>**HSPP or PSPP not installed. System does not comply</w:t>
            </w:r>
            <w:r w:rsidRPr="003F7313">
              <w:rPr>
                <w:rFonts w:asciiTheme="minorHAnsi" w:hAnsiTheme="minorHAnsi"/>
                <w:sz w:val="18"/>
                <w:szCs w:val="18"/>
              </w:rPr>
              <w:t xml:space="preserve"> &gt;&gt;</w:t>
            </w:r>
          </w:p>
        </w:tc>
      </w:tr>
    </w:tbl>
    <w:p w14:paraId="5B41872A" w14:textId="77777777" w:rsidR="00610510" w:rsidRDefault="00610510" w:rsidP="00984B67">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0238"/>
      </w:tblGrid>
      <w:tr w:rsidR="00984B67" w:rsidRPr="00984B67" w14:paraId="5B41872D" w14:textId="77777777" w:rsidTr="007F272B">
        <w:trPr>
          <w:cantSplit/>
          <w:trHeight w:val="432"/>
        </w:trPr>
        <w:tc>
          <w:tcPr>
            <w:tcW w:w="5000" w:type="pct"/>
            <w:gridSpan w:val="2"/>
            <w:vAlign w:val="center"/>
          </w:tcPr>
          <w:p w14:paraId="5B41872B" w14:textId="77777777" w:rsidR="00984B67" w:rsidRPr="00984B67" w:rsidRDefault="00610510" w:rsidP="002358C3">
            <w:pPr>
              <w:keepNext/>
              <w:rPr>
                <w:rFonts w:ascii="Calibri" w:hAnsi="Calibri"/>
                <w:b/>
                <w:sz w:val="18"/>
                <w:szCs w:val="18"/>
              </w:rPr>
            </w:pPr>
            <w:r>
              <w:rPr>
                <w:rFonts w:ascii="Calibri" w:hAnsi="Calibri"/>
                <w:b/>
                <w:sz w:val="18"/>
                <w:szCs w:val="18"/>
              </w:rPr>
              <w:t>F</w:t>
            </w:r>
            <w:r w:rsidR="00984B67" w:rsidRPr="00984B67">
              <w:rPr>
                <w:rFonts w:ascii="Calibri" w:hAnsi="Calibri"/>
                <w:b/>
                <w:sz w:val="18"/>
                <w:szCs w:val="18"/>
              </w:rPr>
              <w:t>. Determination of HERS Verification Compliance</w:t>
            </w:r>
          </w:p>
          <w:p w14:paraId="5B41872C" w14:textId="77777777" w:rsidR="00984B67" w:rsidRPr="00984B67" w:rsidRDefault="00984B67" w:rsidP="00984B67">
            <w:pPr>
              <w:keepNext/>
              <w:spacing w:after="60"/>
              <w:rPr>
                <w:rFonts w:ascii="Calibri" w:hAnsi="Calibri"/>
                <w:sz w:val="18"/>
                <w:szCs w:val="18"/>
              </w:rPr>
            </w:pPr>
            <w:r w:rsidRPr="00984B67">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984B67" w:rsidRPr="00984B67" w14:paraId="5B41873A" w14:textId="77777777" w:rsidTr="007F272B">
        <w:trPr>
          <w:cantSplit/>
          <w:trHeight w:val="144"/>
        </w:trPr>
        <w:tc>
          <w:tcPr>
            <w:tcW w:w="353" w:type="pct"/>
            <w:vAlign w:val="center"/>
          </w:tcPr>
          <w:p w14:paraId="5B41872E" w14:textId="77777777" w:rsidR="00984B67" w:rsidRPr="00984B67" w:rsidDel="00C76C40" w:rsidRDefault="00984B67" w:rsidP="00984B67">
            <w:pPr>
              <w:keepNext/>
              <w:jc w:val="center"/>
              <w:rPr>
                <w:rFonts w:ascii="Calibri" w:hAnsi="Calibri"/>
                <w:sz w:val="18"/>
                <w:szCs w:val="18"/>
              </w:rPr>
            </w:pPr>
            <w:r w:rsidRPr="00984B67">
              <w:rPr>
                <w:rFonts w:ascii="Calibri" w:hAnsi="Calibri"/>
                <w:sz w:val="18"/>
                <w:szCs w:val="18"/>
              </w:rPr>
              <w:t>01</w:t>
            </w:r>
          </w:p>
        </w:tc>
        <w:tc>
          <w:tcPr>
            <w:tcW w:w="4647" w:type="pct"/>
            <w:vAlign w:val="center"/>
          </w:tcPr>
          <w:p w14:paraId="5B41872F" w14:textId="77777777" w:rsidR="00985A74" w:rsidRDefault="00985A74" w:rsidP="00985A74">
            <w:pPr>
              <w:keepNext/>
              <w:rPr>
                <w:rFonts w:ascii="Calibri" w:hAnsi="Calibri"/>
                <w:sz w:val="18"/>
                <w:szCs w:val="18"/>
              </w:rPr>
            </w:pPr>
            <w:r w:rsidRPr="00675A56">
              <w:rPr>
                <w:rFonts w:ascii="Calibri" w:hAnsi="Calibri"/>
                <w:sz w:val="18"/>
                <w:szCs w:val="18"/>
              </w:rPr>
              <w:t xml:space="preserve">&lt;&lt;if A04 = One Return Duct; </w:t>
            </w:r>
            <w:r>
              <w:rPr>
                <w:rFonts w:ascii="Calibri" w:hAnsi="Calibri"/>
                <w:sz w:val="18"/>
                <w:szCs w:val="18"/>
              </w:rPr>
              <w:t xml:space="preserve">then </w:t>
            </w:r>
          </w:p>
          <w:p w14:paraId="5B418730" w14:textId="77777777" w:rsidR="00985A74" w:rsidRPr="00675A56" w:rsidRDefault="00985A74" w:rsidP="00985A74">
            <w:pPr>
              <w:keepNext/>
              <w:ind w:left="720"/>
              <w:rPr>
                <w:rFonts w:ascii="Calibri" w:hAnsi="Calibri"/>
                <w:sz w:val="18"/>
                <w:szCs w:val="18"/>
              </w:rPr>
            </w:pPr>
            <w:r>
              <w:rPr>
                <w:rFonts w:ascii="Calibri" w:hAnsi="Calibri"/>
                <w:sz w:val="18"/>
                <w:szCs w:val="18"/>
              </w:rPr>
              <w:t xml:space="preserve">if </w:t>
            </w:r>
            <w:r w:rsidRPr="00675A56">
              <w:rPr>
                <w:rFonts w:ascii="Calibri" w:hAnsi="Calibri"/>
                <w:sz w:val="18"/>
                <w:szCs w:val="18"/>
              </w:rPr>
              <w:t xml:space="preserve">B05 = System Passes; and D06 </w:t>
            </w:r>
            <w:r w:rsidR="003071C9">
              <w:rPr>
                <w:rFonts w:ascii="Calibri" w:hAnsi="Calibri"/>
                <w:sz w:val="18"/>
                <w:szCs w:val="18"/>
              </w:rPr>
              <w:t>≠Fail</w:t>
            </w:r>
            <w:r w:rsidRPr="00675A56">
              <w:rPr>
                <w:rFonts w:ascii="Calibri" w:hAnsi="Calibri"/>
                <w:sz w:val="18"/>
                <w:szCs w:val="18"/>
              </w:rPr>
              <w:t xml:space="preserve">; and </w:t>
            </w:r>
            <w:r w:rsidRPr="00675A56">
              <w:rPr>
                <w:rFonts w:asciiTheme="minorHAnsi" w:hAnsiTheme="minorHAnsi"/>
                <w:sz w:val="18"/>
                <w:szCs w:val="18"/>
              </w:rPr>
              <w:t>E01≠ System does not comply</w:t>
            </w:r>
            <w:r w:rsidR="003071C9">
              <w:rPr>
                <w:rFonts w:asciiTheme="minorHAnsi" w:hAnsiTheme="minorHAnsi"/>
                <w:sz w:val="18"/>
                <w:szCs w:val="18"/>
              </w:rPr>
              <w:t xml:space="preserve">, then display:  Complies: </w:t>
            </w:r>
            <w:r w:rsidR="003071C9" w:rsidRPr="00221722">
              <w:rPr>
                <w:rFonts w:asciiTheme="minorHAnsi" w:hAnsiTheme="minorHAnsi"/>
                <w:sz w:val="18"/>
                <w:szCs w:val="18"/>
              </w:rPr>
              <w:t>All specified verification protocol requirem</w:t>
            </w:r>
            <w:r w:rsidR="003071C9">
              <w:rPr>
                <w:rFonts w:asciiTheme="minorHAnsi" w:hAnsiTheme="minorHAnsi"/>
                <w:sz w:val="18"/>
                <w:szCs w:val="18"/>
              </w:rPr>
              <w:t>ents on this document are met</w:t>
            </w:r>
          </w:p>
          <w:p w14:paraId="5B418731" w14:textId="77777777" w:rsidR="00985A74" w:rsidRDefault="00985A74" w:rsidP="00985A74">
            <w:pPr>
              <w:keepNext/>
              <w:rPr>
                <w:rFonts w:ascii="Calibri" w:hAnsi="Calibri"/>
                <w:sz w:val="18"/>
                <w:szCs w:val="18"/>
              </w:rPr>
            </w:pPr>
            <w:r w:rsidRPr="00675A56">
              <w:rPr>
                <w:rFonts w:ascii="Calibri" w:hAnsi="Calibri"/>
                <w:sz w:val="18"/>
                <w:szCs w:val="18"/>
              </w:rPr>
              <w:t xml:space="preserve">elseif A04 = Two Return Ducts; </w:t>
            </w:r>
            <w:r>
              <w:rPr>
                <w:rFonts w:ascii="Calibri" w:hAnsi="Calibri"/>
                <w:sz w:val="18"/>
                <w:szCs w:val="18"/>
              </w:rPr>
              <w:t>then</w:t>
            </w:r>
          </w:p>
          <w:p w14:paraId="5B418732" w14:textId="77777777" w:rsidR="00985A74" w:rsidRPr="00675A56" w:rsidRDefault="003071C9" w:rsidP="00985A74">
            <w:pPr>
              <w:keepNext/>
              <w:ind w:left="720"/>
              <w:rPr>
                <w:rFonts w:ascii="Calibri" w:hAnsi="Calibri"/>
                <w:sz w:val="18"/>
                <w:szCs w:val="18"/>
              </w:rPr>
            </w:pPr>
            <w:r>
              <w:rPr>
                <w:rFonts w:ascii="Calibri" w:hAnsi="Calibri"/>
                <w:sz w:val="18"/>
                <w:szCs w:val="18"/>
              </w:rPr>
              <w:t xml:space="preserve">if </w:t>
            </w:r>
            <w:r w:rsidR="00985A74" w:rsidRPr="00675A56">
              <w:rPr>
                <w:rFonts w:ascii="Calibri" w:hAnsi="Calibri"/>
                <w:sz w:val="18"/>
                <w:szCs w:val="18"/>
              </w:rPr>
              <w:t xml:space="preserve">C07 = System Passes; and D06 </w:t>
            </w:r>
            <w:r w:rsidR="00985A74">
              <w:rPr>
                <w:rFonts w:ascii="Calibri" w:hAnsi="Calibri"/>
                <w:sz w:val="18"/>
                <w:szCs w:val="18"/>
              </w:rPr>
              <w:t>≠ Fail</w:t>
            </w:r>
            <w:r w:rsidR="00985A74" w:rsidRPr="00675A56">
              <w:rPr>
                <w:rFonts w:ascii="Calibri" w:hAnsi="Calibri"/>
                <w:sz w:val="18"/>
                <w:szCs w:val="18"/>
              </w:rPr>
              <w:t xml:space="preserve">; and </w:t>
            </w:r>
            <w:r w:rsidR="00985A74" w:rsidRPr="00675A56">
              <w:rPr>
                <w:rFonts w:asciiTheme="minorHAnsi" w:hAnsiTheme="minorHAnsi"/>
                <w:sz w:val="18"/>
                <w:szCs w:val="18"/>
              </w:rPr>
              <w:t>E01≠ System does not comply,</w:t>
            </w:r>
            <w:r w:rsidR="00985A74" w:rsidRPr="00675A56">
              <w:rPr>
                <w:rFonts w:ascii="Calibri" w:hAnsi="Calibri"/>
                <w:sz w:val="18"/>
                <w:szCs w:val="18"/>
              </w:rPr>
              <w:t xml:space="preserve"> then</w:t>
            </w:r>
            <w:r>
              <w:rPr>
                <w:rFonts w:asciiTheme="minorHAnsi" w:hAnsiTheme="minorHAnsi"/>
                <w:sz w:val="18"/>
                <w:szCs w:val="18"/>
              </w:rPr>
              <w:t xml:space="preserve"> display:  Complies: </w:t>
            </w:r>
            <w:r w:rsidRPr="00221722">
              <w:rPr>
                <w:rFonts w:asciiTheme="minorHAnsi" w:hAnsiTheme="minorHAnsi"/>
                <w:sz w:val="18"/>
                <w:szCs w:val="18"/>
              </w:rPr>
              <w:t>All specified verification protocol requirem</w:t>
            </w:r>
            <w:r>
              <w:rPr>
                <w:rFonts w:asciiTheme="minorHAnsi" w:hAnsiTheme="minorHAnsi"/>
                <w:sz w:val="18"/>
                <w:szCs w:val="18"/>
              </w:rPr>
              <w:t>ents on this document are met</w:t>
            </w:r>
          </w:p>
          <w:p w14:paraId="5B418739" w14:textId="06F37736" w:rsidR="00984B67" w:rsidRPr="00984B67" w:rsidRDefault="003071C9" w:rsidP="00985A74">
            <w:pPr>
              <w:keepNext/>
              <w:rPr>
                <w:rFonts w:ascii="Calibri" w:hAnsi="Calibri"/>
                <w:sz w:val="18"/>
                <w:szCs w:val="18"/>
              </w:rPr>
            </w:pPr>
            <w:r>
              <w:rPr>
                <w:rFonts w:asciiTheme="minorHAnsi" w:hAnsiTheme="minorHAnsi"/>
                <w:sz w:val="18"/>
                <w:szCs w:val="18"/>
              </w:rPr>
              <w:t xml:space="preserve">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5B41873B" w14:textId="77777777" w:rsidR="00984B67" w:rsidRDefault="00984B67" w:rsidP="00984B67">
      <w:pPr>
        <w:pStyle w:val="BulletB1Number"/>
        <w:spacing w:before="0"/>
        <w:ind w:left="0" w:firstLine="0"/>
        <w:rPr>
          <w:rFonts w:asciiTheme="minorHAnsi" w:hAnsiTheme="minorHAnsi"/>
          <w:sz w:val="18"/>
          <w:szCs w:val="18"/>
        </w:rPr>
      </w:pPr>
    </w:p>
    <w:tbl>
      <w:tblPr>
        <w:tblStyle w:val="TableGrid"/>
        <w:tblW w:w="0" w:type="auto"/>
        <w:tblLook w:val="04A0" w:firstRow="1" w:lastRow="0" w:firstColumn="1" w:lastColumn="0" w:noHBand="0" w:noVBand="1"/>
      </w:tblPr>
      <w:tblGrid>
        <w:gridCol w:w="5508"/>
        <w:gridCol w:w="5508"/>
      </w:tblGrid>
      <w:tr w:rsidR="00A84B1B" w14:paraId="400DBD44" w14:textId="77777777" w:rsidTr="00A84B1B">
        <w:trPr>
          <w:ins w:id="75" w:author="Shewmaker, Michael@Energy" w:date="2018-04-09T09:10:00Z"/>
        </w:trPr>
        <w:tc>
          <w:tcPr>
            <w:tcW w:w="11016" w:type="dxa"/>
            <w:gridSpan w:val="2"/>
          </w:tcPr>
          <w:p w14:paraId="3068B847" w14:textId="77777777" w:rsidR="00A84B1B" w:rsidRDefault="00A84B1B">
            <w:pPr>
              <w:rPr>
                <w:ins w:id="76" w:author="Shewmaker, Michael@Energy" w:date="2018-04-09T09:11:00Z"/>
                <w:rFonts w:asciiTheme="minorHAnsi" w:hAnsiTheme="minorHAnsi"/>
                <w:b/>
                <w:sz w:val="18"/>
                <w:szCs w:val="18"/>
              </w:rPr>
            </w:pPr>
            <w:ins w:id="77" w:author="Shewmaker, Michael@Energy" w:date="2018-04-09T09:10:00Z">
              <w:r>
                <w:rPr>
                  <w:rFonts w:asciiTheme="minorHAnsi" w:hAnsiTheme="minorHAnsi"/>
                  <w:b/>
                  <w:sz w:val="18"/>
                  <w:szCs w:val="18"/>
                </w:rPr>
                <w:t>G. Additional Return Ducts (Not Used for Compliance)</w:t>
              </w:r>
            </w:ins>
          </w:p>
          <w:p w14:paraId="3DAD6523" w14:textId="1F9D072B" w:rsidR="00A84B1B" w:rsidRPr="00A84B1B" w:rsidRDefault="00A84B1B" w:rsidP="00A84B1B">
            <w:pPr>
              <w:rPr>
                <w:ins w:id="78" w:author="Shewmaker, Michael@Energy" w:date="2018-04-09T09:10:00Z"/>
                <w:rFonts w:asciiTheme="minorHAnsi" w:hAnsiTheme="minorHAnsi"/>
                <w:sz w:val="18"/>
                <w:szCs w:val="18"/>
              </w:rPr>
            </w:pPr>
            <w:ins w:id="79" w:author="Shewmaker, Michael@Energy" w:date="2018-04-09T09:11:00Z">
              <w:r>
                <w:rPr>
                  <w:rFonts w:asciiTheme="minorHAnsi" w:hAnsiTheme="minorHAnsi"/>
                  <w:sz w:val="18"/>
                  <w:szCs w:val="18"/>
                </w:rPr>
                <w:t xml:space="preserve">&lt;&lt;Only shown if the input to A05 </w:t>
              </w:r>
              <w:r>
                <w:rPr>
                  <w:rFonts w:ascii="Calibri" w:hAnsi="Calibri" w:cs="Calibri"/>
                  <w:sz w:val="18"/>
                  <w:szCs w:val="18"/>
                </w:rPr>
                <w:t xml:space="preserve">≠ 0, and require the same number of rows as what was </w:t>
              </w:r>
            </w:ins>
            <w:ins w:id="80" w:author="Shewmaker, Michael@Energy" w:date="2018-04-09T09:12:00Z">
              <w:r>
                <w:rPr>
                  <w:rFonts w:ascii="Calibri" w:hAnsi="Calibri" w:cs="Calibri"/>
                  <w:sz w:val="18"/>
                  <w:szCs w:val="18"/>
                </w:rPr>
                <w:t>reported</w:t>
              </w:r>
            </w:ins>
            <w:ins w:id="81" w:author="Shewmaker, Michael@Energy" w:date="2018-04-09T09:11:00Z">
              <w:r>
                <w:rPr>
                  <w:rFonts w:ascii="Calibri" w:hAnsi="Calibri" w:cs="Calibri"/>
                  <w:sz w:val="18"/>
                  <w:szCs w:val="18"/>
                </w:rPr>
                <w:t xml:space="preserve"> in A05&gt;&gt;</w:t>
              </w:r>
            </w:ins>
          </w:p>
        </w:tc>
      </w:tr>
      <w:tr w:rsidR="00A84B1B" w14:paraId="070FBA20" w14:textId="77777777" w:rsidTr="00A84B1B">
        <w:trPr>
          <w:ins w:id="82" w:author="Shewmaker, Michael@Energy" w:date="2018-04-09T09:10:00Z"/>
        </w:trPr>
        <w:tc>
          <w:tcPr>
            <w:tcW w:w="5508" w:type="dxa"/>
          </w:tcPr>
          <w:p w14:paraId="6A22B377" w14:textId="0C776E25" w:rsidR="00A84B1B" w:rsidRDefault="00A84B1B" w:rsidP="00A84B1B">
            <w:pPr>
              <w:jc w:val="center"/>
              <w:rPr>
                <w:ins w:id="83" w:author="Shewmaker, Michael@Energy" w:date="2018-04-09T09:10:00Z"/>
                <w:rFonts w:asciiTheme="minorHAnsi" w:hAnsiTheme="minorHAnsi"/>
                <w:sz w:val="18"/>
                <w:szCs w:val="18"/>
              </w:rPr>
              <w:pPrChange w:id="84" w:author="Shewmaker, Michael@Energy" w:date="2018-04-09T09:10:00Z">
                <w:pPr/>
              </w:pPrChange>
            </w:pPr>
            <w:ins w:id="85" w:author="Shewmaker, Michael@Energy" w:date="2018-04-09T09:10:00Z">
              <w:r>
                <w:rPr>
                  <w:rFonts w:asciiTheme="minorHAnsi" w:hAnsiTheme="minorHAnsi"/>
                  <w:sz w:val="18"/>
                  <w:szCs w:val="18"/>
                </w:rPr>
                <w:t>01</w:t>
              </w:r>
            </w:ins>
          </w:p>
        </w:tc>
        <w:tc>
          <w:tcPr>
            <w:tcW w:w="5508" w:type="dxa"/>
          </w:tcPr>
          <w:p w14:paraId="504BCD4C" w14:textId="5CC92C13" w:rsidR="00A84B1B" w:rsidRDefault="00A84B1B" w:rsidP="00A84B1B">
            <w:pPr>
              <w:jc w:val="center"/>
              <w:rPr>
                <w:ins w:id="86" w:author="Shewmaker, Michael@Energy" w:date="2018-04-09T09:10:00Z"/>
                <w:rFonts w:asciiTheme="minorHAnsi" w:hAnsiTheme="minorHAnsi"/>
                <w:sz w:val="18"/>
                <w:szCs w:val="18"/>
              </w:rPr>
              <w:pPrChange w:id="87" w:author="Shewmaker, Michael@Energy" w:date="2018-04-09T09:10:00Z">
                <w:pPr/>
              </w:pPrChange>
            </w:pPr>
            <w:ins w:id="88" w:author="Shewmaker, Michael@Energy" w:date="2018-04-09T09:10:00Z">
              <w:r>
                <w:rPr>
                  <w:rFonts w:asciiTheme="minorHAnsi" w:hAnsiTheme="minorHAnsi"/>
                  <w:sz w:val="18"/>
                  <w:szCs w:val="18"/>
                </w:rPr>
                <w:t>02</w:t>
              </w:r>
            </w:ins>
          </w:p>
        </w:tc>
      </w:tr>
      <w:tr w:rsidR="00A84B1B" w14:paraId="2669FDC9" w14:textId="77777777" w:rsidTr="00A84B1B">
        <w:trPr>
          <w:ins w:id="89" w:author="Shewmaker, Michael@Energy" w:date="2018-04-09T09:10:00Z"/>
        </w:trPr>
        <w:tc>
          <w:tcPr>
            <w:tcW w:w="5508" w:type="dxa"/>
          </w:tcPr>
          <w:p w14:paraId="2CACBC4E" w14:textId="79C0C949" w:rsidR="00A84B1B" w:rsidRDefault="00A84B1B" w:rsidP="00A84B1B">
            <w:pPr>
              <w:jc w:val="center"/>
              <w:rPr>
                <w:ins w:id="90" w:author="Shewmaker, Michael@Energy" w:date="2018-04-09T09:10:00Z"/>
                <w:rFonts w:asciiTheme="minorHAnsi" w:hAnsiTheme="minorHAnsi"/>
                <w:sz w:val="18"/>
                <w:szCs w:val="18"/>
              </w:rPr>
              <w:pPrChange w:id="91" w:author="Shewmaker, Michael@Energy" w:date="2018-04-09T09:10:00Z">
                <w:pPr/>
              </w:pPrChange>
            </w:pPr>
            <w:ins w:id="92" w:author="Shewmaker, Michael@Energy" w:date="2018-04-09T09:10:00Z">
              <w:r>
                <w:rPr>
                  <w:rFonts w:asciiTheme="minorHAnsi" w:hAnsiTheme="minorHAnsi"/>
                  <w:sz w:val="18"/>
                  <w:szCs w:val="18"/>
                </w:rPr>
                <w:t>Installed Return Duct Diameter</w:t>
              </w:r>
            </w:ins>
          </w:p>
          <w:p w14:paraId="0164051E" w14:textId="73F6E443" w:rsidR="00A84B1B" w:rsidRDefault="00A84B1B" w:rsidP="00A84B1B">
            <w:pPr>
              <w:jc w:val="center"/>
              <w:rPr>
                <w:ins w:id="93" w:author="Shewmaker, Michael@Energy" w:date="2018-04-09T09:10:00Z"/>
                <w:rFonts w:asciiTheme="minorHAnsi" w:hAnsiTheme="minorHAnsi"/>
                <w:sz w:val="18"/>
                <w:szCs w:val="18"/>
              </w:rPr>
              <w:pPrChange w:id="94" w:author="Shewmaker, Michael@Energy" w:date="2018-04-09T09:10:00Z">
                <w:pPr/>
              </w:pPrChange>
            </w:pPr>
            <w:ins w:id="95" w:author="Shewmaker, Michael@Energy" w:date="2018-04-09T09:10:00Z">
              <w:r>
                <w:rPr>
                  <w:rFonts w:asciiTheme="minorHAnsi" w:hAnsiTheme="minorHAnsi"/>
                  <w:sz w:val="18"/>
                  <w:szCs w:val="18"/>
                </w:rPr>
                <w:t>(inches)</w:t>
              </w:r>
            </w:ins>
          </w:p>
        </w:tc>
        <w:tc>
          <w:tcPr>
            <w:tcW w:w="5508" w:type="dxa"/>
          </w:tcPr>
          <w:p w14:paraId="619FCA03" w14:textId="77777777" w:rsidR="00A84B1B" w:rsidRDefault="00A84B1B" w:rsidP="00A84B1B">
            <w:pPr>
              <w:jc w:val="center"/>
              <w:rPr>
                <w:ins w:id="96" w:author="Shewmaker, Michael@Energy" w:date="2018-04-09T09:10:00Z"/>
                <w:rFonts w:asciiTheme="minorHAnsi" w:hAnsiTheme="minorHAnsi"/>
                <w:sz w:val="18"/>
                <w:szCs w:val="18"/>
              </w:rPr>
              <w:pPrChange w:id="97" w:author="Shewmaker, Michael@Energy" w:date="2018-04-09T09:10:00Z">
                <w:pPr/>
              </w:pPrChange>
            </w:pPr>
            <w:ins w:id="98" w:author="Shewmaker, Michael@Energy" w:date="2018-04-09T09:10:00Z">
              <w:r>
                <w:rPr>
                  <w:rFonts w:asciiTheme="minorHAnsi" w:hAnsiTheme="minorHAnsi"/>
                  <w:sz w:val="18"/>
                  <w:szCs w:val="18"/>
                </w:rPr>
                <w:t>Installed Total Return Filter Grille Gross Area</w:t>
              </w:r>
            </w:ins>
          </w:p>
          <w:p w14:paraId="7524F8CE" w14:textId="7B52BEA5" w:rsidR="00A84B1B" w:rsidRDefault="00A84B1B" w:rsidP="00A84B1B">
            <w:pPr>
              <w:jc w:val="center"/>
              <w:rPr>
                <w:ins w:id="99" w:author="Shewmaker, Michael@Energy" w:date="2018-04-09T09:10:00Z"/>
                <w:rFonts w:asciiTheme="minorHAnsi" w:hAnsiTheme="minorHAnsi"/>
                <w:sz w:val="18"/>
                <w:szCs w:val="18"/>
              </w:rPr>
              <w:pPrChange w:id="100" w:author="Shewmaker, Michael@Energy" w:date="2018-04-09T09:10:00Z">
                <w:pPr/>
              </w:pPrChange>
            </w:pPr>
            <w:ins w:id="101" w:author="Shewmaker, Michael@Energy" w:date="2018-04-09T09:11:00Z">
              <w:r>
                <w:rPr>
                  <w:rFonts w:asciiTheme="minorHAnsi" w:hAnsiTheme="minorHAnsi"/>
                  <w:sz w:val="18"/>
                  <w:szCs w:val="18"/>
                </w:rPr>
                <w:t>(inch</w:t>
              </w:r>
              <w:r w:rsidRPr="00A84B1B">
                <w:rPr>
                  <w:rFonts w:asciiTheme="minorHAnsi" w:hAnsiTheme="minorHAnsi"/>
                  <w:sz w:val="18"/>
                  <w:szCs w:val="18"/>
                  <w:vertAlign w:val="superscript"/>
                  <w:rPrChange w:id="102" w:author="Shewmaker, Michael@Energy" w:date="2018-04-09T09:11:00Z">
                    <w:rPr>
                      <w:rFonts w:asciiTheme="minorHAnsi" w:hAnsiTheme="minorHAnsi"/>
                      <w:sz w:val="18"/>
                      <w:szCs w:val="18"/>
                    </w:rPr>
                  </w:rPrChange>
                </w:rPr>
                <w:t>2</w:t>
              </w:r>
              <w:r>
                <w:rPr>
                  <w:rFonts w:asciiTheme="minorHAnsi" w:hAnsiTheme="minorHAnsi"/>
                  <w:sz w:val="18"/>
                  <w:szCs w:val="18"/>
                </w:rPr>
                <w:t>)</w:t>
              </w:r>
            </w:ins>
          </w:p>
        </w:tc>
      </w:tr>
      <w:tr w:rsidR="00A84B1B" w14:paraId="05665A52" w14:textId="77777777" w:rsidTr="00A84B1B">
        <w:trPr>
          <w:ins w:id="103" w:author="Shewmaker, Michael@Energy" w:date="2018-04-09T09:10:00Z"/>
        </w:trPr>
        <w:tc>
          <w:tcPr>
            <w:tcW w:w="5508" w:type="dxa"/>
          </w:tcPr>
          <w:p w14:paraId="4B39CC21" w14:textId="6628CB25" w:rsidR="00A84B1B" w:rsidRDefault="00A84B1B" w:rsidP="00A84B1B">
            <w:pPr>
              <w:jc w:val="center"/>
              <w:rPr>
                <w:ins w:id="104" w:author="Shewmaker, Michael@Energy" w:date="2018-04-09T09:10:00Z"/>
                <w:rFonts w:asciiTheme="minorHAnsi" w:hAnsiTheme="minorHAnsi"/>
                <w:sz w:val="18"/>
                <w:szCs w:val="18"/>
              </w:rPr>
              <w:pPrChange w:id="105" w:author="Shewmaker, Michael@Energy" w:date="2018-04-09T09:11:00Z">
                <w:pPr/>
              </w:pPrChange>
            </w:pPr>
            <w:ins w:id="106" w:author="Shewmaker, Michael@Energy" w:date="2018-04-09T09:12:00Z">
              <w:r>
                <w:rPr>
                  <w:rFonts w:asciiTheme="minorHAnsi" w:hAnsiTheme="minorHAnsi"/>
                  <w:sz w:val="18"/>
                  <w:szCs w:val="18"/>
                </w:rPr>
                <w:t>&lt;&lt;auto filled: reference text from CF2R&gt;&gt;</w:t>
              </w:r>
            </w:ins>
          </w:p>
        </w:tc>
        <w:tc>
          <w:tcPr>
            <w:tcW w:w="5508" w:type="dxa"/>
          </w:tcPr>
          <w:p w14:paraId="0358EC1A" w14:textId="46063211" w:rsidR="00A84B1B" w:rsidRDefault="00A84B1B" w:rsidP="00A84B1B">
            <w:pPr>
              <w:jc w:val="center"/>
              <w:rPr>
                <w:ins w:id="107" w:author="Shewmaker, Michael@Energy" w:date="2018-04-09T09:10:00Z"/>
                <w:rFonts w:asciiTheme="minorHAnsi" w:hAnsiTheme="minorHAnsi"/>
                <w:sz w:val="18"/>
                <w:szCs w:val="18"/>
              </w:rPr>
              <w:pPrChange w:id="108" w:author="Shewmaker, Michael@Energy" w:date="2018-04-09T09:11:00Z">
                <w:pPr/>
              </w:pPrChange>
            </w:pPr>
            <w:ins w:id="109" w:author="Shewmaker, Michael@Energy" w:date="2018-04-09T09:13:00Z">
              <w:r>
                <w:rPr>
                  <w:rFonts w:asciiTheme="minorHAnsi" w:hAnsiTheme="minorHAnsi"/>
                  <w:sz w:val="18"/>
                  <w:szCs w:val="18"/>
                </w:rPr>
                <w:t>&lt;&lt;auto filled: reference text from CF2R&gt;&gt;</w:t>
              </w:r>
            </w:ins>
            <w:bookmarkStart w:id="110" w:name="_GoBack"/>
            <w:bookmarkEnd w:id="110"/>
          </w:p>
        </w:tc>
      </w:tr>
      <w:tr w:rsidR="00A84B1B" w14:paraId="5F7FD2CF" w14:textId="77777777" w:rsidTr="00A84B1B">
        <w:trPr>
          <w:ins w:id="111" w:author="Shewmaker, Michael@Energy" w:date="2018-04-09T09:10:00Z"/>
        </w:trPr>
        <w:tc>
          <w:tcPr>
            <w:tcW w:w="5508" w:type="dxa"/>
          </w:tcPr>
          <w:p w14:paraId="42A3AA18" w14:textId="77777777" w:rsidR="00A84B1B" w:rsidRDefault="00A84B1B" w:rsidP="00A84B1B">
            <w:pPr>
              <w:jc w:val="center"/>
              <w:rPr>
                <w:ins w:id="112" w:author="Shewmaker, Michael@Energy" w:date="2018-04-09T09:10:00Z"/>
                <w:rFonts w:asciiTheme="minorHAnsi" w:hAnsiTheme="minorHAnsi"/>
                <w:sz w:val="18"/>
                <w:szCs w:val="18"/>
              </w:rPr>
              <w:pPrChange w:id="113" w:author="Shewmaker, Michael@Energy" w:date="2018-04-09T09:11:00Z">
                <w:pPr/>
              </w:pPrChange>
            </w:pPr>
          </w:p>
        </w:tc>
        <w:tc>
          <w:tcPr>
            <w:tcW w:w="5508" w:type="dxa"/>
          </w:tcPr>
          <w:p w14:paraId="1BC13E4D" w14:textId="77777777" w:rsidR="00A84B1B" w:rsidRDefault="00A84B1B" w:rsidP="00A84B1B">
            <w:pPr>
              <w:jc w:val="center"/>
              <w:rPr>
                <w:ins w:id="114" w:author="Shewmaker, Michael@Energy" w:date="2018-04-09T09:10:00Z"/>
                <w:rFonts w:asciiTheme="minorHAnsi" w:hAnsiTheme="minorHAnsi"/>
                <w:sz w:val="18"/>
                <w:szCs w:val="18"/>
              </w:rPr>
              <w:pPrChange w:id="115" w:author="Shewmaker, Michael@Energy" w:date="2018-04-09T09:11:00Z">
                <w:pPr/>
              </w:pPrChange>
            </w:pPr>
          </w:p>
        </w:tc>
      </w:tr>
    </w:tbl>
    <w:p w14:paraId="5B41873C" w14:textId="77777777" w:rsidR="00204D79" w:rsidRDefault="00204D79">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D719D" w:rsidRPr="009351D2" w14:paraId="5B41873F" w14:textId="77777777" w:rsidTr="00070C58">
        <w:trPr>
          <w:trHeight w:val="288"/>
        </w:trPr>
        <w:tc>
          <w:tcPr>
            <w:tcW w:w="10950" w:type="dxa"/>
            <w:gridSpan w:val="4"/>
            <w:vAlign w:val="center"/>
          </w:tcPr>
          <w:p w14:paraId="5B41873E" w14:textId="77777777" w:rsidR="007D719D" w:rsidRPr="009351D2"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7D719D" w:rsidRPr="00E136A4" w14:paraId="5B418741" w14:textId="77777777" w:rsidTr="00070C58">
        <w:trPr>
          <w:trHeight w:val="360"/>
        </w:trPr>
        <w:tc>
          <w:tcPr>
            <w:tcW w:w="10950" w:type="dxa"/>
            <w:gridSpan w:val="4"/>
            <w:vAlign w:val="center"/>
          </w:tcPr>
          <w:p w14:paraId="5B418740" w14:textId="77777777" w:rsidR="007D719D" w:rsidRPr="00E136A4" w:rsidRDefault="007D719D" w:rsidP="00270044">
            <w:pPr>
              <w:numPr>
                <w:ilvl w:val="0"/>
                <w:numId w:val="18"/>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7D719D" w:rsidRPr="0047600B" w14:paraId="5B418744" w14:textId="77777777" w:rsidTr="00070C58">
        <w:trPr>
          <w:trHeight w:val="360"/>
        </w:trPr>
        <w:tc>
          <w:tcPr>
            <w:tcW w:w="5434" w:type="dxa"/>
          </w:tcPr>
          <w:p w14:paraId="5B418742"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5B418743" w14:textId="77777777" w:rsidR="007D719D" w:rsidRPr="0047600B" w:rsidRDefault="007D719D" w:rsidP="00070C58">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7D719D" w:rsidRPr="0047600B" w14:paraId="5B418747" w14:textId="77777777" w:rsidTr="00070C58">
        <w:trPr>
          <w:trHeight w:val="360"/>
        </w:trPr>
        <w:tc>
          <w:tcPr>
            <w:tcW w:w="5434" w:type="dxa"/>
          </w:tcPr>
          <w:p w14:paraId="5B418745" w14:textId="77777777" w:rsidR="007D719D" w:rsidRPr="0047600B" w:rsidRDefault="007D719D" w:rsidP="00070C58">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5B418746"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7D719D" w:rsidRPr="0047600B" w14:paraId="5B41874A" w14:textId="77777777" w:rsidTr="00070C58">
        <w:trPr>
          <w:trHeight w:val="360"/>
        </w:trPr>
        <w:tc>
          <w:tcPr>
            <w:tcW w:w="5434" w:type="dxa"/>
          </w:tcPr>
          <w:p w14:paraId="5B418748"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5B418749" w14:textId="77777777" w:rsidR="007D719D" w:rsidRPr="0047600B" w:rsidRDefault="007D719D" w:rsidP="00070C58">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7D719D" w:rsidRPr="0047600B" w14:paraId="5B41874D" w14:textId="77777777" w:rsidTr="00070C58">
        <w:trPr>
          <w:trHeight w:val="360"/>
        </w:trPr>
        <w:tc>
          <w:tcPr>
            <w:tcW w:w="5434" w:type="dxa"/>
          </w:tcPr>
          <w:p w14:paraId="5B41874B"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5B41874C" w14:textId="77777777" w:rsidR="007D719D" w:rsidRPr="0047600B" w:rsidRDefault="007D719D" w:rsidP="00070C58">
            <w:pPr>
              <w:rPr>
                <w:rFonts w:asciiTheme="minorHAnsi" w:hAnsiTheme="minorHAnsi"/>
                <w:sz w:val="14"/>
                <w:szCs w:val="14"/>
              </w:rPr>
            </w:pPr>
            <w:r w:rsidRPr="0047600B">
              <w:rPr>
                <w:rFonts w:asciiTheme="minorHAnsi" w:hAnsiTheme="minorHAnsi"/>
                <w:sz w:val="14"/>
                <w:szCs w:val="14"/>
              </w:rPr>
              <w:t>Phone:</w:t>
            </w:r>
          </w:p>
        </w:tc>
      </w:tr>
      <w:tr w:rsidR="007D719D" w14:paraId="5B41874F" w14:textId="77777777" w:rsidTr="00070C58">
        <w:tblPrEx>
          <w:tblCellMar>
            <w:left w:w="115" w:type="dxa"/>
            <w:right w:w="115" w:type="dxa"/>
          </w:tblCellMar>
        </w:tblPrEx>
        <w:trPr>
          <w:trHeight w:val="296"/>
        </w:trPr>
        <w:tc>
          <w:tcPr>
            <w:tcW w:w="10950" w:type="dxa"/>
            <w:gridSpan w:val="4"/>
            <w:vAlign w:val="center"/>
          </w:tcPr>
          <w:p w14:paraId="5B41874E" w14:textId="77777777" w:rsidR="007D719D"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7D719D" w:rsidRPr="00BA699E" w14:paraId="5B418756" w14:textId="77777777" w:rsidTr="00070C58">
        <w:tblPrEx>
          <w:tblCellMar>
            <w:left w:w="115" w:type="dxa"/>
            <w:right w:w="115" w:type="dxa"/>
          </w:tblCellMar>
        </w:tblPrEx>
        <w:trPr>
          <w:trHeight w:val="504"/>
        </w:trPr>
        <w:tc>
          <w:tcPr>
            <w:tcW w:w="10950" w:type="dxa"/>
            <w:gridSpan w:val="4"/>
            <w:shd w:val="clear" w:color="auto" w:fill="auto"/>
          </w:tcPr>
          <w:p w14:paraId="5B418750" w14:textId="77777777" w:rsidR="007D719D" w:rsidRPr="00B706BB" w:rsidRDefault="007D719D" w:rsidP="00270044">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5B418751" w14:textId="77777777" w:rsidR="007D719D" w:rsidRPr="00B706BB"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5B418752" w14:textId="77777777" w:rsidR="007D719D" w:rsidRPr="00907289"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5B418753"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5B418754" w14:textId="77777777" w:rsidR="007D719D"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5B418755" w14:textId="77777777" w:rsidR="007D719D" w:rsidRPr="00BA699E" w:rsidRDefault="007D719D" w:rsidP="00270044">
            <w:pPr>
              <w:pStyle w:val="p2"/>
              <w:keepNext/>
              <w:numPr>
                <w:ilvl w:val="0"/>
                <w:numId w:val="17"/>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7D719D" w:rsidRPr="00026C7B" w14:paraId="5B418758" w14:textId="77777777" w:rsidTr="00070C58">
        <w:tblPrEx>
          <w:tblCellMar>
            <w:left w:w="115" w:type="dxa"/>
            <w:right w:w="115" w:type="dxa"/>
          </w:tblCellMar>
        </w:tblPrEx>
        <w:trPr>
          <w:trHeight w:val="278"/>
        </w:trPr>
        <w:tc>
          <w:tcPr>
            <w:tcW w:w="10950" w:type="dxa"/>
            <w:gridSpan w:val="4"/>
            <w:vAlign w:val="center"/>
          </w:tcPr>
          <w:p w14:paraId="5B418757" w14:textId="77777777" w:rsidR="007D719D" w:rsidRPr="00026C7B"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7D719D" w:rsidRPr="008223A4" w14:paraId="5B41875A" w14:textId="77777777" w:rsidTr="00270044">
        <w:tblPrEx>
          <w:tblCellMar>
            <w:left w:w="115" w:type="dxa"/>
            <w:right w:w="115" w:type="dxa"/>
          </w:tblCellMar>
        </w:tblPrEx>
        <w:trPr>
          <w:trHeight w:hRule="exact" w:val="360"/>
        </w:trPr>
        <w:tc>
          <w:tcPr>
            <w:tcW w:w="10950" w:type="dxa"/>
            <w:gridSpan w:val="4"/>
          </w:tcPr>
          <w:p w14:paraId="5B418759" w14:textId="77777777" w:rsidR="007D719D" w:rsidRPr="008223A4" w:rsidRDefault="007D719D" w:rsidP="0027004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7D719D" w:rsidRPr="008223A4" w14:paraId="5B41875D" w14:textId="77777777" w:rsidTr="00270044">
        <w:tblPrEx>
          <w:tblCellMar>
            <w:left w:w="115" w:type="dxa"/>
            <w:right w:w="115" w:type="dxa"/>
          </w:tblCellMar>
        </w:tblPrEx>
        <w:trPr>
          <w:trHeight w:hRule="exact" w:val="360"/>
        </w:trPr>
        <w:tc>
          <w:tcPr>
            <w:tcW w:w="5475" w:type="dxa"/>
            <w:gridSpan w:val="2"/>
          </w:tcPr>
          <w:p w14:paraId="5B41875B"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5B41875C" w14:textId="77777777" w:rsidR="007D719D" w:rsidRPr="008223A4" w:rsidRDefault="007D719D" w:rsidP="0027004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7D719D" w:rsidRPr="001B6B55" w14:paraId="5B41875F" w14:textId="77777777" w:rsidTr="00070C58">
        <w:tblPrEx>
          <w:tblCellMar>
            <w:left w:w="108" w:type="dxa"/>
            <w:right w:w="108" w:type="dxa"/>
          </w:tblCellMar>
        </w:tblPrEx>
        <w:trPr>
          <w:trHeight w:hRule="exact" w:val="288"/>
        </w:trPr>
        <w:tc>
          <w:tcPr>
            <w:tcW w:w="10950" w:type="dxa"/>
            <w:gridSpan w:val="4"/>
            <w:vAlign w:val="center"/>
          </w:tcPr>
          <w:p w14:paraId="5B41875E"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7D719D" w:rsidRPr="008223A4" w14:paraId="5B418762" w14:textId="77777777" w:rsidTr="00070C58">
        <w:tblPrEx>
          <w:tblCellMar>
            <w:left w:w="108" w:type="dxa"/>
            <w:right w:w="108" w:type="dxa"/>
          </w:tblCellMar>
        </w:tblPrEx>
        <w:trPr>
          <w:trHeight w:hRule="exact" w:val="360"/>
        </w:trPr>
        <w:tc>
          <w:tcPr>
            <w:tcW w:w="5482" w:type="dxa"/>
            <w:gridSpan w:val="3"/>
          </w:tcPr>
          <w:p w14:paraId="5B418760" w14:textId="77777777"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5B418761" w14:textId="25A0D870" w:rsidR="007D719D" w:rsidRPr="008223A4" w:rsidRDefault="007D719D" w:rsidP="00070C58">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270044">
              <w:rPr>
                <w:rFonts w:asciiTheme="minorHAnsi" w:hAnsiTheme="minorHAnsi"/>
                <w:sz w:val="14"/>
                <w:szCs w:val="14"/>
              </w:rPr>
              <w:t>:</w:t>
            </w:r>
          </w:p>
        </w:tc>
      </w:tr>
      <w:tr w:rsidR="007D719D" w:rsidRPr="001B6B55" w14:paraId="5B418764" w14:textId="77777777" w:rsidTr="00070C58">
        <w:tblPrEx>
          <w:tblCellMar>
            <w:left w:w="108" w:type="dxa"/>
            <w:right w:w="108" w:type="dxa"/>
          </w:tblCellMar>
        </w:tblPrEx>
        <w:trPr>
          <w:trHeight w:val="288"/>
        </w:trPr>
        <w:tc>
          <w:tcPr>
            <w:tcW w:w="10950" w:type="dxa"/>
            <w:gridSpan w:val="4"/>
            <w:vAlign w:val="center"/>
          </w:tcPr>
          <w:p w14:paraId="5B418763" w14:textId="77777777" w:rsidR="007D719D" w:rsidRPr="001B6B55" w:rsidRDefault="007D719D" w:rsidP="0027004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7D719D" w:rsidRPr="008223A4" w14:paraId="5B418766" w14:textId="77777777" w:rsidTr="00070C58">
        <w:tblPrEx>
          <w:tblCellMar>
            <w:left w:w="108" w:type="dxa"/>
            <w:right w:w="108" w:type="dxa"/>
          </w:tblCellMar>
        </w:tblPrEx>
        <w:trPr>
          <w:trHeight w:hRule="exact" w:val="360"/>
        </w:trPr>
        <w:tc>
          <w:tcPr>
            <w:tcW w:w="10950" w:type="dxa"/>
            <w:gridSpan w:val="4"/>
          </w:tcPr>
          <w:p w14:paraId="5B418765" w14:textId="77777777" w:rsidR="007D719D" w:rsidRPr="008223A4" w:rsidRDefault="007D719D" w:rsidP="00070C5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7D719D" w:rsidRPr="008223A4" w14:paraId="5B418769"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7"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5B418768"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7D719D" w:rsidRPr="008223A4" w14:paraId="5B41876C" w14:textId="77777777" w:rsidTr="00070C58">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B41876A" w14:textId="7CECDB2A"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270044">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B41876B" w14:textId="77777777" w:rsidR="007D719D" w:rsidRPr="008223A4" w:rsidRDefault="007D719D" w:rsidP="00070C58">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5B41876D" w14:textId="77777777" w:rsidR="005B7081" w:rsidRPr="006A17E5" w:rsidRDefault="005B7081" w:rsidP="00D85E87">
      <w:pPr>
        <w:pStyle w:val="BulletB1Number"/>
        <w:ind w:left="0" w:firstLine="0"/>
        <w:rPr>
          <w:rFonts w:asciiTheme="minorHAnsi" w:hAnsiTheme="minorHAnsi"/>
          <w:sz w:val="18"/>
          <w:szCs w:val="18"/>
        </w:rPr>
      </w:pPr>
    </w:p>
    <w:sectPr w:rsidR="005B7081" w:rsidRPr="006A17E5" w:rsidSect="00497118">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F737F3" w14:textId="77777777" w:rsidR="00A84B1B" w:rsidRDefault="00A84B1B" w:rsidP="00B65E2F">
      <w:r>
        <w:separator/>
      </w:r>
    </w:p>
  </w:endnote>
  <w:endnote w:type="continuationSeparator" w:id="0">
    <w:p w14:paraId="7E4A1CFE" w14:textId="77777777" w:rsidR="00A84B1B" w:rsidRDefault="00A84B1B" w:rsidP="00B65E2F">
      <w:r>
        <w:continuationSeparator/>
      </w:r>
    </w:p>
  </w:endnote>
  <w:endnote w:type="continuationNotice" w:id="1">
    <w:p w14:paraId="550A38EE" w14:textId="77777777" w:rsidR="00A84B1B" w:rsidRDefault="00A84B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5" w14:textId="77777777" w:rsidR="00A84B1B" w:rsidRPr="00977AE0" w:rsidRDefault="00A84B1B" w:rsidP="00C2524A">
    <w:pPr>
      <w:pStyle w:val="Footer"/>
      <w:pBdr>
        <w:top w:val="single" w:sz="4" w:space="1" w:color="auto"/>
      </w:pBdr>
      <w:tabs>
        <w:tab w:val="clear" w:pos="9360"/>
        <w:tab w:val="right" w:pos="10710"/>
      </w:tabs>
      <w:rPr>
        <w:rFonts w:asciiTheme="minorHAnsi" w:hAnsiTheme="minorHAnsi"/>
      </w:rPr>
    </w:pPr>
    <w:r w:rsidRPr="00977AE0">
      <w:rPr>
        <w:rFonts w:asciiTheme="minorHAnsi" w:hAnsiTheme="minorHAnsi"/>
      </w:rPr>
      <w:t xml:space="preserve">Registration Number:                                                      Registration Date/Time:                                        HERS Provider:                       </w:t>
    </w:r>
  </w:p>
  <w:p w14:paraId="5B418786" w14:textId="40FE4816" w:rsidR="00A84B1B" w:rsidRPr="00977AE0" w:rsidRDefault="00A84B1B"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r>
      <w:rPr>
        <w:rFonts w:asciiTheme="minorHAnsi" w:hAnsiTheme="minorHAnsi"/>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0" w14:textId="79FBB6DE" w:rsidR="00A84B1B" w:rsidRPr="00977AE0" w:rsidRDefault="00A84B1B"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- 201</w:t>
    </w:r>
    <w:r>
      <w:rPr>
        <w:rFonts w:asciiTheme="minorHAnsi" w:hAnsiTheme="minorHAnsi"/>
      </w:rPr>
      <w:t>6</w:t>
    </w:r>
    <w:r w:rsidRPr="00977AE0">
      <w:rPr>
        <w:rFonts w:asciiTheme="minorHAnsi" w:hAnsiTheme="minorHAnsi"/>
      </w:rPr>
      <w:t xml:space="preserve"> Residential Compliance</w:t>
    </w:r>
    <w:r w:rsidRPr="00977AE0">
      <w:rPr>
        <w:rFonts w:asciiTheme="minorHAnsi" w:hAnsiTheme="minorHAnsi"/>
      </w:rPr>
      <w:tab/>
    </w:r>
    <w:r>
      <w:rPr>
        <w:rFonts w:asciiTheme="minorHAnsi" w:hAnsiTheme="minorHAnsi"/>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9D8B38" w14:textId="77777777" w:rsidR="00A84B1B" w:rsidRDefault="00A84B1B" w:rsidP="00B65E2F">
      <w:r>
        <w:separator/>
      </w:r>
    </w:p>
  </w:footnote>
  <w:footnote w:type="continuationSeparator" w:id="0">
    <w:p w14:paraId="23ECEF56" w14:textId="77777777" w:rsidR="00A84B1B" w:rsidRDefault="00A84B1B" w:rsidP="00B65E2F">
      <w:r>
        <w:continuationSeparator/>
      </w:r>
    </w:p>
  </w:footnote>
  <w:footnote w:type="continuationNotice" w:id="1">
    <w:p w14:paraId="32D94204" w14:textId="77777777" w:rsidR="00A84B1B" w:rsidRDefault="00A84B1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72" w14:textId="77777777" w:rsidR="00A84B1B" w:rsidRDefault="00A84B1B">
    <w:pPr>
      <w:pStyle w:val="Header"/>
    </w:pPr>
    <w:r>
      <w:rPr>
        <w:noProof/>
      </w:rPr>
      <w:pict w14:anchorId="5B418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819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73" w14:textId="07496803" w:rsidR="00A84B1B" w:rsidRPr="007770C5" w:rsidRDefault="00A84B1B" w:rsidP="00670C46">
    <w:pPr>
      <w:suppressAutoHyphens/>
      <w:ind w:left="-90"/>
      <w:rPr>
        <w:rFonts w:ascii="Arial" w:hAnsi="Arial" w:cs="Arial"/>
        <w:sz w:val="14"/>
        <w:szCs w:val="14"/>
      </w:rPr>
    </w:pPr>
    <w:r>
      <w:rPr>
        <w:rFonts w:ascii="Arial" w:hAnsi="Arial" w:cs="Arial"/>
        <w:noProof/>
        <w:sz w:val="14"/>
        <w:szCs w:val="14"/>
      </w:rPr>
      <w:pict w14:anchorId="5B4187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8195"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7770C5">
      <w:rPr>
        <w:rFonts w:ascii="Arial" w:hAnsi="Arial" w:cs="Arial"/>
        <w:sz w:val="14"/>
        <w:szCs w:val="14"/>
      </w:rPr>
      <w:t>STATE OF CALIFORNIA</w:t>
    </w:r>
  </w:p>
  <w:p w14:paraId="5B418774" w14:textId="46142EFE" w:rsidR="00A84B1B" w:rsidRDefault="00A84B1B"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0" behindDoc="0" locked="0" layoutInCell="1" allowOverlap="1" wp14:anchorId="5B41879D" wp14:editId="6FB5D365">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5B418775" w14:textId="6108B135" w:rsidR="00A84B1B" w:rsidRPr="007770C5" w:rsidRDefault="00A84B1B" w:rsidP="00670C46">
    <w:pPr>
      <w:suppressAutoHyphens/>
      <w:ind w:left="-90"/>
      <w:rPr>
        <w:rFonts w:ascii="Arial" w:hAnsi="Arial" w:cs="Arial"/>
        <w:b/>
        <w:sz w:val="24"/>
        <w:szCs w:val="24"/>
      </w:rPr>
    </w:pPr>
    <w:r>
      <w:rPr>
        <w:rFonts w:ascii="Arial" w:hAnsi="Arial" w:cs="Arial"/>
        <w:b/>
        <w:sz w:val="24"/>
        <w:szCs w:val="24"/>
      </w:rPr>
      <w:t>ACCORDING TO TABLES 150.0-B OR C</w:t>
    </w:r>
  </w:p>
  <w:p w14:paraId="5B418776" w14:textId="07A58AD9" w:rsidR="00A84B1B" w:rsidRPr="007770C5" w:rsidRDefault="00A84B1B" w:rsidP="00670C46">
    <w:pPr>
      <w:suppressAutoHyphens/>
      <w:ind w:left="-90"/>
      <w:rPr>
        <w:rFonts w:ascii="Arial" w:hAnsi="Arial" w:cs="Arial"/>
        <w:sz w:val="14"/>
        <w:szCs w:val="14"/>
      </w:rPr>
    </w:pPr>
    <w:r>
      <w:rPr>
        <w:rFonts w:ascii="Arial" w:hAnsi="Arial" w:cs="Arial"/>
        <w:sz w:val="14"/>
        <w:szCs w:val="14"/>
      </w:rPr>
      <w:t>CEC-CF3R-MCH-28-H</w:t>
    </w:r>
    <w:r w:rsidRPr="007770C5">
      <w:rPr>
        <w:rFonts w:ascii="Arial" w:hAnsi="Arial" w:cs="Arial"/>
        <w:sz w:val="14"/>
        <w:szCs w:val="14"/>
      </w:rPr>
      <w:t xml:space="preserve"> (Revised </w:t>
    </w:r>
    <w:r>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A84B1B" w:rsidRPr="00F85124" w14:paraId="5B418779" w14:textId="77777777" w:rsidTr="00AB76BA">
      <w:trPr>
        <w:cantSplit/>
        <w:trHeight w:val="288"/>
      </w:trPr>
      <w:tc>
        <w:tcPr>
          <w:tcW w:w="3877" w:type="pct"/>
          <w:gridSpan w:val="2"/>
          <w:tcBorders>
            <w:bottom w:val="single" w:sz="4" w:space="0" w:color="auto"/>
            <w:right w:val="nil"/>
          </w:tcBorders>
          <w:vAlign w:val="center"/>
        </w:tcPr>
        <w:p w14:paraId="5B418777" w14:textId="77777777" w:rsidR="00A84B1B" w:rsidRPr="00671E47" w:rsidRDefault="00A84B1B" w:rsidP="007D719D">
          <w:pPr>
            <w:pStyle w:val="Style17"/>
            <w:rPr>
              <w:b/>
              <w:color w:val="auto"/>
              <w:sz w:val="20"/>
              <w:szCs w:val="20"/>
            </w:rPr>
          </w:pPr>
          <w:r w:rsidRPr="00671E47">
            <w:rPr>
              <w:color w:val="auto"/>
              <w:sz w:val="20"/>
              <w:szCs w:val="20"/>
            </w:rPr>
            <w:t xml:space="preserve">CERTIFICATE OF </w:t>
          </w:r>
          <w:r>
            <w:rPr>
              <w:color w:val="auto"/>
              <w:sz w:val="20"/>
              <w:szCs w:val="20"/>
            </w:rPr>
            <w:t>VERIFICATION</w:t>
          </w:r>
        </w:p>
      </w:tc>
      <w:tc>
        <w:tcPr>
          <w:tcW w:w="1123" w:type="pct"/>
          <w:tcBorders>
            <w:left w:val="nil"/>
            <w:bottom w:val="single" w:sz="4" w:space="0" w:color="auto"/>
          </w:tcBorders>
          <w:tcMar>
            <w:left w:w="115" w:type="dxa"/>
            <w:right w:w="115" w:type="dxa"/>
          </w:tcMar>
          <w:vAlign w:val="center"/>
        </w:tcPr>
        <w:p w14:paraId="5B418778" w14:textId="77777777" w:rsidR="00A84B1B" w:rsidRPr="00671E47" w:rsidRDefault="00A84B1B"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A84B1B" w:rsidRPr="00F85124" w14:paraId="5B41877B" w14:textId="77777777" w:rsidTr="00AB76BA">
      <w:trPr>
        <w:cantSplit/>
        <w:trHeight w:val="288"/>
      </w:trPr>
      <w:tc>
        <w:tcPr>
          <w:tcW w:w="5000" w:type="pct"/>
          <w:gridSpan w:val="3"/>
        </w:tcPr>
        <w:p w14:paraId="5B41877A" w14:textId="344B1F58" w:rsidR="00A84B1B" w:rsidRPr="00AB76BA" w:rsidRDefault="00A84B1B"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B12DC4" w:rsidRPr="00B12DC4">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B12DC4" w:rsidRPr="00B12DC4">
              <w:rPr>
                <w:rFonts w:asciiTheme="minorHAnsi" w:hAnsiTheme="minorHAnsi"/>
                <w:noProof/>
              </w:rPr>
              <w:t>3</w:t>
            </w:r>
          </w:fldSimple>
          <w:r w:rsidRPr="00AB76BA">
            <w:rPr>
              <w:rFonts w:asciiTheme="minorHAnsi" w:hAnsiTheme="minorHAnsi"/>
              <w:bCs/>
            </w:rPr>
            <w:t>)</w:t>
          </w:r>
        </w:p>
      </w:tc>
    </w:tr>
    <w:tr w:rsidR="00A84B1B" w:rsidRPr="00F85124" w14:paraId="5B41877F" w14:textId="77777777" w:rsidTr="00AB76BA">
      <w:trPr>
        <w:cantSplit/>
        <w:trHeight w:val="288"/>
      </w:trPr>
      <w:tc>
        <w:tcPr>
          <w:tcW w:w="0" w:type="auto"/>
        </w:tcPr>
        <w:p w14:paraId="5B41877C" w14:textId="77777777" w:rsidR="00A84B1B" w:rsidRPr="00F85124" w:rsidRDefault="00A84B1B" w:rsidP="00B04C6F">
          <w:pPr>
            <w:pStyle w:val="Style20"/>
          </w:pPr>
          <w:r w:rsidRPr="00F85124">
            <w:t>Project Name:</w:t>
          </w:r>
        </w:p>
      </w:tc>
      <w:tc>
        <w:tcPr>
          <w:tcW w:w="1516" w:type="pct"/>
        </w:tcPr>
        <w:p w14:paraId="5B41877D" w14:textId="77777777" w:rsidR="00A84B1B" w:rsidRPr="00F85124" w:rsidRDefault="00A84B1B" w:rsidP="00B04C6F">
          <w:pPr>
            <w:pStyle w:val="Style20"/>
          </w:pPr>
          <w:r w:rsidRPr="00F85124">
            <w:t>Enforcement Agency:</w:t>
          </w:r>
        </w:p>
      </w:tc>
      <w:tc>
        <w:tcPr>
          <w:tcW w:w="1123" w:type="pct"/>
        </w:tcPr>
        <w:p w14:paraId="5B41877E" w14:textId="77777777" w:rsidR="00A84B1B" w:rsidRPr="00F85124" w:rsidRDefault="00A84B1B" w:rsidP="00B04C6F">
          <w:pPr>
            <w:pStyle w:val="Style20"/>
          </w:pPr>
          <w:r w:rsidRPr="00F85124">
            <w:t>Permit Number:</w:t>
          </w:r>
        </w:p>
      </w:tc>
    </w:tr>
    <w:tr w:rsidR="00A84B1B" w:rsidRPr="00F85124" w14:paraId="5B418783" w14:textId="77777777" w:rsidTr="00AB76BA">
      <w:trPr>
        <w:cantSplit/>
        <w:trHeight w:val="288"/>
      </w:trPr>
      <w:tc>
        <w:tcPr>
          <w:tcW w:w="0" w:type="auto"/>
        </w:tcPr>
        <w:p w14:paraId="5B418780" w14:textId="77777777" w:rsidR="00A84B1B" w:rsidRPr="00F85124" w:rsidRDefault="00A84B1B" w:rsidP="00B04C6F">
          <w:pPr>
            <w:pStyle w:val="Style20"/>
            <w:rPr>
              <w:vertAlign w:val="superscript"/>
            </w:rPr>
          </w:pPr>
          <w:r w:rsidRPr="00F85124">
            <w:t>Dwelling Address:</w:t>
          </w:r>
        </w:p>
      </w:tc>
      <w:tc>
        <w:tcPr>
          <w:tcW w:w="1516" w:type="pct"/>
        </w:tcPr>
        <w:p w14:paraId="5B418781" w14:textId="616E06EC" w:rsidR="00A84B1B" w:rsidRPr="00F85124" w:rsidRDefault="00A84B1B" w:rsidP="00B04C6F">
          <w:pPr>
            <w:pStyle w:val="Style20"/>
            <w:rPr>
              <w:vertAlign w:val="superscript"/>
            </w:rPr>
          </w:pPr>
          <w:r w:rsidRPr="00F85124">
            <w:t>City</w:t>
          </w:r>
          <w:r>
            <w:t>:</w:t>
          </w:r>
        </w:p>
      </w:tc>
      <w:tc>
        <w:tcPr>
          <w:tcW w:w="1123" w:type="pct"/>
        </w:tcPr>
        <w:p w14:paraId="5B418782" w14:textId="550C704A" w:rsidR="00A84B1B" w:rsidRPr="00F85124" w:rsidRDefault="00A84B1B" w:rsidP="00B04C6F">
          <w:pPr>
            <w:pStyle w:val="Style20"/>
            <w:rPr>
              <w:vertAlign w:val="superscript"/>
            </w:rPr>
          </w:pPr>
          <w:r w:rsidRPr="00F85124">
            <w:t>Zip Code</w:t>
          </w:r>
          <w:r>
            <w:t>:</w:t>
          </w:r>
        </w:p>
      </w:tc>
    </w:tr>
  </w:tbl>
  <w:p w14:paraId="5B418784" w14:textId="77777777" w:rsidR="00A84B1B" w:rsidRPr="0052278E" w:rsidRDefault="00A84B1B" w:rsidP="00AB76BA">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7" w14:textId="77777777" w:rsidR="00A84B1B" w:rsidRDefault="00A84B1B">
    <w:pPr>
      <w:pStyle w:val="Header"/>
    </w:pPr>
    <w:r>
      <w:rPr>
        <w:noProof/>
      </w:rPr>
      <w:pict w14:anchorId="5B41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819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8" w14:textId="77777777" w:rsidR="00A84B1B" w:rsidRDefault="00A84B1B">
    <w:pPr>
      <w:pStyle w:val="Header"/>
    </w:pPr>
    <w:r>
      <w:rPr>
        <w:noProof/>
      </w:rPr>
      <w:pict w14:anchorId="5B418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819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89" w14:textId="77777777" w:rsidR="00A84B1B" w:rsidRDefault="00A84B1B">
    <w:pPr>
      <w:pStyle w:val="Header"/>
      <w:rPr>
        <w:sz w:val="4"/>
      </w:rPr>
    </w:pPr>
    <w:r>
      <w:rPr>
        <w:noProof/>
        <w:sz w:val="4"/>
      </w:rPr>
      <w:pict w14:anchorId="5B418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819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A84B1B" w:rsidRPr="00F85124" w14:paraId="5B41878C" w14:textId="77777777" w:rsidTr="00AB76BA">
      <w:trPr>
        <w:cantSplit/>
        <w:trHeight w:val="288"/>
      </w:trPr>
      <w:tc>
        <w:tcPr>
          <w:tcW w:w="3877" w:type="pct"/>
          <w:tcBorders>
            <w:bottom w:val="single" w:sz="4" w:space="0" w:color="auto"/>
            <w:right w:val="nil"/>
          </w:tcBorders>
          <w:vAlign w:val="center"/>
        </w:tcPr>
        <w:p w14:paraId="5B41878A" w14:textId="77777777" w:rsidR="00A84B1B" w:rsidRPr="00671E47" w:rsidRDefault="00A84B1B" w:rsidP="007D719D">
          <w:pPr>
            <w:pStyle w:val="Style17"/>
            <w:rPr>
              <w:b/>
              <w:color w:val="auto"/>
              <w:sz w:val="20"/>
              <w:szCs w:val="20"/>
            </w:rPr>
          </w:pPr>
          <w:r w:rsidRPr="00671E47">
            <w:rPr>
              <w:color w:val="auto"/>
              <w:sz w:val="20"/>
              <w:szCs w:val="20"/>
            </w:rPr>
            <w:t xml:space="preserve">CERTIFICATE OF </w:t>
          </w:r>
          <w:r>
            <w:rPr>
              <w:color w:val="auto"/>
              <w:sz w:val="20"/>
              <w:szCs w:val="20"/>
            </w:rPr>
            <w:t>VERIFICATION – USER INSTRUCTIONS</w:t>
          </w:r>
        </w:p>
      </w:tc>
      <w:tc>
        <w:tcPr>
          <w:tcW w:w="1123" w:type="pct"/>
          <w:tcBorders>
            <w:left w:val="nil"/>
            <w:bottom w:val="single" w:sz="4" w:space="0" w:color="auto"/>
          </w:tcBorders>
          <w:tcMar>
            <w:left w:w="115" w:type="dxa"/>
            <w:right w:w="115" w:type="dxa"/>
          </w:tcMar>
          <w:vAlign w:val="center"/>
        </w:tcPr>
        <w:p w14:paraId="5B41878B" w14:textId="77777777" w:rsidR="00A84B1B" w:rsidRPr="00671E47" w:rsidRDefault="00A84B1B"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A84B1B" w:rsidRPr="00F85124" w14:paraId="5B41878E" w14:textId="77777777" w:rsidTr="00AB76BA">
      <w:trPr>
        <w:cantSplit/>
        <w:trHeight w:val="288"/>
      </w:trPr>
      <w:tc>
        <w:tcPr>
          <w:tcW w:w="5000" w:type="pct"/>
          <w:gridSpan w:val="2"/>
        </w:tcPr>
        <w:p w14:paraId="5B41878D" w14:textId="52509F4A" w:rsidR="00A84B1B" w:rsidRPr="00AB76BA" w:rsidRDefault="00A84B1B"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B12DC4" w:rsidRPr="00B12DC4">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B12DC4" w:rsidRPr="00B12DC4">
              <w:rPr>
                <w:rFonts w:asciiTheme="minorHAnsi" w:hAnsiTheme="minorHAnsi"/>
                <w:noProof/>
              </w:rPr>
              <w:t>1</w:t>
            </w:r>
          </w:fldSimple>
          <w:r w:rsidRPr="00AB76BA">
            <w:rPr>
              <w:rFonts w:asciiTheme="minorHAnsi" w:hAnsiTheme="minorHAnsi"/>
              <w:bCs/>
            </w:rPr>
            <w:t>)</w:t>
          </w:r>
        </w:p>
      </w:tc>
    </w:tr>
  </w:tbl>
  <w:p w14:paraId="5B41878F" w14:textId="77777777" w:rsidR="00A84B1B" w:rsidRPr="0052278E" w:rsidRDefault="00A84B1B" w:rsidP="00AB76BA">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1" w14:textId="77777777" w:rsidR="00A84B1B" w:rsidRDefault="00A84B1B">
    <w:pPr>
      <w:pStyle w:val="Header"/>
    </w:pPr>
    <w:r>
      <w:rPr>
        <w:noProof/>
      </w:rPr>
      <w:pict w14:anchorId="5B418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819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2" w14:textId="77777777" w:rsidR="00A84B1B" w:rsidRDefault="00A84B1B">
    <w:pPr>
      <w:pStyle w:val="Header"/>
    </w:pPr>
    <w:r>
      <w:rPr>
        <w:noProof/>
      </w:rPr>
      <w:pict w14:anchorId="5B418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8200"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3" w14:textId="77777777" w:rsidR="00A84B1B" w:rsidRDefault="00A84B1B">
    <w:pPr>
      <w:pStyle w:val="Header"/>
      <w:rPr>
        <w:sz w:val="4"/>
      </w:rPr>
    </w:pPr>
    <w:r>
      <w:rPr>
        <w:noProof/>
        <w:sz w:val="4"/>
      </w:rPr>
      <w:pict w14:anchorId="5B418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8201"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A84B1B" w:rsidRPr="00F85124" w14:paraId="5B418796" w14:textId="77777777" w:rsidTr="00AB76BA">
      <w:trPr>
        <w:cantSplit/>
        <w:trHeight w:val="288"/>
      </w:trPr>
      <w:tc>
        <w:tcPr>
          <w:tcW w:w="3877" w:type="pct"/>
          <w:tcBorders>
            <w:bottom w:val="single" w:sz="4" w:space="0" w:color="auto"/>
            <w:right w:val="nil"/>
          </w:tcBorders>
          <w:vAlign w:val="center"/>
        </w:tcPr>
        <w:p w14:paraId="5B418794" w14:textId="77777777" w:rsidR="00A84B1B" w:rsidRPr="00671E47" w:rsidRDefault="00A84B1B" w:rsidP="007D719D">
          <w:pPr>
            <w:pStyle w:val="Style17"/>
            <w:rPr>
              <w:b/>
              <w:color w:val="auto"/>
              <w:sz w:val="20"/>
              <w:szCs w:val="20"/>
            </w:rPr>
          </w:pPr>
          <w:r w:rsidRPr="00671E47">
            <w:rPr>
              <w:color w:val="auto"/>
              <w:sz w:val="20"/>
              <w:szCs w:val="20"/>
            </w:rPr>
            <w:t xml:space="preserve">CERTIFICATE OF </w:t>
          </w:r>
          <w:r>
            <w:rPr>
              <w:color w:val="auto"/>
              <w:sz w:val="20"/>
              <w:szCs w:val="20"/>
            </w:rPr>
            <w:t xml:space="preserve">VERIFICATION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5B418795" w14:textId="77777777" w:rsidR="00A84B1B" w:rsidRPr="00671E47" w:rsidRDefault="00A84B1B" w:rsidP="007D719D">
          <w:pPr>
            <w:pStyle w:val="Style18"/>
            <w:rPr>
              <w:b/>
              <w:color w:val="auto"/>
              <w:sz w:val="20"/>
              <w:szCs w:val="20"/>
            </w:rPr>
          </w:pPr>
          <w:r w:rsidRPr="00671E47">
            <w:rPr>
              <w:color w:val="auto"/>
              <w:sz w:val="20"/>
              <w:szCs w:val="20"/>
            </w:rPr>
            <w:t>CF</w:t>
          </w:r>
          <w:r>
            <w:rPr>
              <w:color w:val="auto"/>
              <w:sz w:val="20"/>
              <w:szCs w:val="20"/>
            </w:rPr>
            <w:t>3</w:t>
          </w:r>
          <w:r w:rsidRPr="00671E47">
            <w:rPr>
              <w:color w:val="auto"/>
              <w:sz w:val="20"/>
              <w:szCs w:val="20"/>
            </w:rPr>
            <w:t>R-MCH-28-H</w:t>
          </w:r>
        </w:p>
      </w:tc>
    </w:tr>
    <w:tr w:rsidR="00A84B1B" w:rsidRPr="00F85124" w14:paraId="5B418798" w14:textId="77777777" w:rsidTr="00AB76BA">
      <w:trPr>
        <w:cantSplit/>
        <w:trHeight w:val="288"/>
      </w:trPr>
      <w:tc>
        <w:tcPr>
          <w:tcW w:w="5000" w:type="pct"/>
          <w:gridSpan w:val="2"/>
        </w:tcPr>
        <w:p w14:paraId="5B418797" w14:textId="3BB89D89" w:rsidR="00A84B1B" w:rsidRPr="00AB76BA" w:rsidRDefault="00A84B1B" w:rsidP="007E5FC7">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B12DC4" w:rsidRPr="00B12DC4">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fldSimple w:instr=" SECTIONPAGES   \* MERGEFORMAT ">
            <w:r w:rsidR="00B12DC4" w:rsidRPr="00B12DC4">
              <w:rPr>
                <w:rFonts w:asciiTheme="minorHAnsi" w:hAnsiTheme="minorHAnsi"/>
                <w:noProof/>
              </w:rPr>
              <w:t>3</w:t>
            </w:r>
          </w:fldSimple>
          <w:r w:rsidRPr="00AB76BA">
            <w:rPr>
              <w:rFonts w:asciiTheme="minorHAnsi" w:hAnsiTheme="minorHAnsi"/>
              <w:bCs/>
            </w:rPr>
            <w:t>)</w:t>
          </w:r>
        </w:p>
      </w:tc>
    </w:tr>
  </w:tbl>
  <w:p w14:paraId="5B418799" w14:textId="77777777" w:rsidR="00A84B1B" w:rsidRPr="0052278E" w:rsidRDefault="00A84B1B" w:rsidP="00AB76BA">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1879A" w14:textId="77777777" w:rsidR="00A84B1B" w:rsidRDefault="00A84B1B">
    <w:pPr>
      <w:pStyle w:val="Header"/>
    </w:pPr>
    <w:r>
      <w:rPr>
        <w:noProof/>
      </w:rPr>
      <w:pict w14:anchorId="5B418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8199"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82E5CD9"/>
    <w:multiLevelType w:val="hybridMultilevel"/>
    <w:tmpl w:val="3F840F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20CB3782"/>
    <w:multiLevelType w:val="hybridMultilevel"/>
    <w:tmpl w:val="6FEADE42"/>
    <w:lvl w:ilvl="0" w:tplc="760E7F42">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1A604D3"/>
    <w:multiLevelType w:val="hybridMultilevel"/>
    <w:tmpl w:val="CC3E1E14"/>
    <w:lvl w:ilvl="0" w:tplc="8472B3E0">
      <w:start w:val="7"/>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A23BBC"/>
    <w:multiLevelType w:val="hybridMultilevel"/>
    <w:tmpl w:val="6E8A18F6"/>
    <w:lvl w:ilvl="0" w:tplc="07BACFEA">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A842022"/>
    <w:multiLevelType w:val="hybridMultilevel"/>
    <w:tmpl w:val="16D66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06C0DE4"/>
    <w:multiLevelType w:val="hybridMultilevel"/>
    <w:tmpl w:val="79705A2A"/>
    <w:lvl w:ilvl="0" w:tplc="0409000F">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1B3090A"/>
    <w:multiLevelType w:val="hybridMultilevel"/>
    <w:tmpl w:val="DC50AC9A"/>
    <w:lvl w:ilvl="0" w:tplc="2CE0D712">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nsid w:val="52677DC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nsid w:val="5F7E2CCB"/>
    <w:multiLevelType w:val="hybridMultilevel"/>
    <w:tmpl w:val="CED8A93A"/>
    <w:lvl w:ilvl="0" w:tplc="22D0EF80">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1">
    <w:nsid w:val="738741C5"/>
    <w:multiLevelType w:val="hybridMultilevel"/>
    <w:tmpl w:val="C480E6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8023F1E"/>
    <w:multiLevelType w:val="hybridMultilevel"/>
    <w:tmpl w:val="24B82062"/>
    <w:lvl w:ilvl="0" w:tplc="AA1C6D92">
      <w:start w:val="1"/>
      <w:numFmt w:val="decimal"/>
      <w:lvlText w:val="%1."/>
      <w:lvlJc w:val="left"/>
      <w:pPr>
        <w:ind w:left="54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B736A8"/>
    <w:multiLevelType w:val="hybridMultilevel"/>
    <w:tmpl w:val="67B4C4C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23"/>
  </w:num>
  <w:num w:numId="3">
    <w:abstractNumId w:val="10"/>
  </w:num>
  <w:num w:numId="4">
    <w:abstractNumId w:val="20"/>
  </w:num>
  <w:num w:numId="5">
    <w:abstractNumId w:val="6"/>
  </w:num>
  <w:num w:numId="6">
    <w:abstractNumId w:val="14"/>
  </w:num>
  <w:num w:numId="7">
    <w:abstractNumId w:val="25"/>
  </w:num>
  <w:num w:numId="8">
    <w:abstractNumId w:val="4"/>
  </w:num>
  <w:num w:numId="9">
    <w:abstractNumId w:val="21"/>
  </w:num>
  <w:num w:numId="10">
    <w:abstractNumId w:val="7"/>
  </w:num>
  <w:num w:numId="11">
    <w:abstractNumId w:val="13"/>
  </w:num>
  <w:num w:numId="12">
    <w:abstractNumId w:val="0"/>
  </w:num>
  <w:num w:numId="13">
    <w:abstractNumId w:val="8"/>
  </w:num>
  <w:num w:numId="14">
    <w:abstractNumId w:val="5"/>
  </w:num>
  <w:num w:numId="15">
    <w:abstractNumId w:val="12"/>
  </w:num>
  <w:num w:numId="16">
    <w:abstractNumId w:val="17"/>
  </w:num>
  <w:num w:numId="17">
    <w:abstractNumId w:val="16"/>
  </w:num>
  <w:num w:numId="18">
    <w:abstractNumId w:val="22"/>
  </w:num>
  <w:num w:numId="19">
    <w:abstractNumId w:val="3"/>
  </w:num>
  <w:num w:numId="20">
    <w:abstractNumId w:val="15"/>
  </w:num>
  <w:num w:numId="21">
    <w:abstractNumId w:val="18"/>
  </w:num>
  <w:num w:numId="22">
    <w:abstractNumId w:val="19"/>
  </w:num>
  <w:num w:numId="23">
    <w:abstractNumId w:val="11"/>
  </w:num>
  <w:num w:numId="24">
    <w:abstractNumId w:val="1"/>
  </w:num>
  <w:num w:numId="25">
    <w:abstractNumId w:val="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trackRevisions/>
  <w:defaultTabStop w:val="720"/>
  <w:characterSpacingControl w:val="doNotCompress"/>
  <w:hdrShapeDefaults>
    <o:shapedefaults v:ext="edit" spidmax="8202"/>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E4F"/>
    <w:rsid w:val="000260E0"/>
    <w:rsid w:val="00070C58"/>
    <w:rsid w:val="00091CE9"/>
    <w:rsid w:val="000A52E7"/>
    <w:rsid w:val="000D2D90"/>
    <w:rsid w:val="000D4D6A"/>
    <w:rsid w:val="000D63AA"/>
    <w:rsid w:val="000D6A13"/>
    <w:rsid w:val="000F4600"/>
    <w:rsid w:val="000F7E81"/>
    <w:rsid w:val="001667CD"/>
    <w:rsid w:val="001867D3"/>
    <w:rsid w:val="00187E4F"/>
    <w:rsid w:val="001C2BA3"/>
    <w:rsid w:val="001D49F8"/>
    <w:rsid w:val="001D637D"/>
    <w:rsid w:val="001D6EF8"/>
    <w:rsid w:val="001E2E80"/>
    <w:rsid w:val="00204D79"/>
    <w:rsid w:val="00225A07"/>
    <w:rsid w:val="002358C3"/>
    <w:rsid w:val="00270044"/>
    <w:rsid w:val="00272D87"/>
    <w:rsid w:val="002767A0"/>
    <w:rsid w:val="00276ED7"/>
    <w:rsid w:val="00282CAD"/>
    <w:rsid w:val="00283432"/>
    <w:rsid w:val="002922EE"/>
    <w:rsid w:val="00295549"/>
    <w:rsid w:val="002C4E31"/>
    <w:rsid w:val="002D43A4"/>
    <w:rsid w:val="002D56FC"/>
    <w:rsid w:val="002E1B19"/>
    <w:rsid w:val="002E7ACF"/>
    <w:rsid w:val="003071C9"/>
    <w:rsid w:val="003144E2"/>
    <w:rsid w:val="00317E50"/>
    <w:rsid w:val="00372340"/>
    <w:rsid w:val="00382CAC"/>
    <w:rsid w:val="003835BA"/>
    <w:rsid w:val="00391738"/>
    <w:rsid w:val="003B0366"/>
    <w:rsid w:val="003B0843"/>
    <w:rsid w:val="003F5EBF"/>
    <w:rsid w:val="0042007A"/>
    <w:rsid w:val="00421F16"/>
    <w:rsid w:val="004415AA"/>
    <w:rsid w:val="004576AF"/>
    <w:rsid w:val="004627ED"/>
    <w:rsid w:val="00471920"/>
    <w:rsid w:val="00480267"/>
    <w:rsid w:val="00497118"/>
    <w:rsid w:val="004A42B1"/>
    <w:rsid w:val="004A7F6B"/>
    <w:rsid w:val="004C03CC"/>
    <w:rsid w:val="004C3219"/>
    <w:rsid w:val="004C3380"/>
    <w:rsid w:val="004D3276"/>
    <w:rsid w:val="004D4054"/>
    <w:rsid w:val="00502ECD"/>
    <w:rsid w:val="00523F30"/>
    <w:rsid w:val="005478DA"/>
    <w:rsid w:val="00557DAB"/>
    <w:rsid w:val="00564BC2"/>
    <w:rsid w:val="00595E09"/>
    <w:rsid w:val="005B7081"/>
    <w:rsid w:val="005C007B"/>
    <w:rsid w:val="005D3745"/>
    <w:rsid w:val="005E3D59"/>
    <w:rsid w:val="005F14CE"/>
    <w:rsid w:val="005F153D"/>
    <w:rsid w:val="005F1D12"/>
    <w:rsid w:val="00610510"/>
    <w:rsid w:val="0062080B"/>
    <w:rsid w:val="006264D5"/>
    <w:rsid w:val="006615D7"/>
    <w:rsid w:val="00670217"/>
    <w:rsid w:val="006704D6"/>
    <w:rsid w:val="00670C46"/>
    <w:rsid w:val="00671E47"/>
    <w:rsid w:val="00675A56"/>
    <w:rsid w:val="00694787"/>
    <w:rsid w:val="006A17E5"/>
    <w:rsid w:val="006B5BD1"/>
    <w:rsid w:val="006D04E4"/>
    <w:rsid w:val="007076AC"/>
    <w:rsid w:val="0074027E"/>
    <w:rsid w:val="0074226F"/>
    <w:rsid w:val="00745939"/>
    <w:rsid w:val="00764BD1"/>
    <w:rsid w:val="007A33FD"/>
    <w:rsid w:val="007A6192"/>
    <w:rsid w:val="007D01C4"/>
    <w:rsid w:val="007D46CD"/>
    <w:rsid w:val="007D60AD"/>
    <w:rsid w:val="007D719D"/>
    <w:rsid w:val="007E5FC7"/>
    <w:rsid w:val="007F272B"/>
    <w:rsid w:val="00804636"/>
    <w:rsid w:val="00826E66"/>
    <w:rsid w:val="008409CE"/>
    <w:rsid w:val="008413DA"/>
    <w:rsid w:val="0089293E"/>
    <w:rsid w:val="008B576B"/>
    <w:rsid w:val="008B7C86"/>
    <w:rsid w:val="008C3C19"/>
    <w:rsid w:val="0092758D"/>
    <w:rsid w:val="00942531"/>
    <w:rsid w:val="00952356"/>
    <w:rsid w:val="00955B65"/>
    <w:rsid w:val="00966A5B"/>
    <w:rsid w:val="00977AE0"/>
    <w:rsid w:val="00984B67"/>
    <w:rsid w:val="00985A74"/>
    <w:rsid w:val="009B304F"/>
    <w:rsid w:val="009B6E13"/>
    <w:rsid w:val="009D05D2"/>
    <w:rsid w:val="009D5E3F"/>
    <w:rsid w:val="009E687F"/>
    <w:rsid w:val="009F6F8A"/>
    <w:rsid w:val="00A16FB7"/>
    <w:rsid w:val="00A30CF4"/>
    <w:rsid w:val="00A532B6"/>
    <w:rsid w:val="00A561FE"/>
    <w:rsid w:val="00A64A00"/>
    <w:rsid w:val="00A66AF2"/>
    <w:rsid w:val="00A7576C"/>
    <w:rsid w:val="00A84B1B"/>
    <w:rsid w:val="00AB76BA"/>
    <w:rsid w:val="00AE1B43"/>
    <w:rsid w:val="00AF3556"/>
    <w:rsid w:val="00AF56CD"/>
    <w:rsid w:val="00AF5DA3"/>
    <w:rsid w:val="00B04C6F"/>
    <w:rsid w:val="00B07094"/>
    <w:rsid w:val="00B07C92"/>
    <w:rsid w:val="00B12DC4"/>
    <w:rsid w:val="00B3715D"/>
    <w:rsid w:val="00B41818"/>
    <w:rsid w:val="00B47FED"/>
    <w:rsid w:val="00B57147"/>
    <w:rsid w:val="00B64C90"/>
    <w:rsid w:val="00B65E2F"/>
    <w:rsid w:val="00BA08B4"/>
    <w:rsid w:val="00BF78A6"/>
    <w:rsid w:val="00C21306"/>
    <w:rsid w:val="00C2524A"/>
    <w:rsid w:val="00C373B7"/>
    <w:rsid w:val="00C60F94"/>
    <w:rsid w:val="00CE0E4C"/>
    <w:rsid w:val="00CF00F5"/>
    <w:rsid w:val="00D02AED"/>
    <w:rsid w:val="00D16DBA"/>
    <w:rsid w:val="00D2380F"/>
    <w:rsid w:val="00D24AAD"/>
    <w:rsid w:val="00D316A9"/>
    <w:rsid w:val="00D338EC"/>
    <w:rsid w:val="00D41A78"/>
    <w:rsid w:val="00D44634"/>
    <w:rsid w:val="00D501B6"/>
    <w:rsid w:val="00D52C7D"/>
    <w:rsid w:val="00D55558"/>
    <w:rsid w:val="00D61A87"/>
    <w:rsid w:val="00D7061A"/>
    <w:rsid w:val="00D7243B"/>
    <w:rsid w:val="00D74C5E"/>
    <w:rsid w:val="00D85D5B"/>
    <w:rsid w:val="00D85E87"/>
    <w:rsid w:val="00D87E45"/>
    <w:rsid w:val="00DC1730"/>
    <w:rsid w:val="00DF3942"/>
    <w:rsid w:val="00E04B4E"/>
    <w:rsid w:val="00E06AEB"/>
    <w:rsid w:val="00E11A14"/>
    <w:rsid w:val="00E1357E"/>
    <w:rsid w:val="00E40314"/>
    <w:rsid w:val="00E82B6B"/>
    <w:rsid w:val="00EA61B0"/>
    <w:rsid w:val="00EC3C3C"/>
    <w:rsid w:val="00ED7D68"/>
    <w:rsid w:val="00EE0F4E"/>
    <w:rsid w:val="00EF48D9"/>
    <w:rsid w:val="00F13E77"/>
    <w:rsid w:val="00F309F0"/>
    <w:rsid w:val="00F324E6"/>
    <w:rsid w:val="00F45AFF"/>
    <w:rsid w:val="00F46CF7"/>
    <w:rsid w:val="00F7603A"/>
    <w:rsid w:val="00F7764F"/>
    <w:rsid w:val="00F9292E"/>
    <w:rsid w:val="00FA334C"/>
    <w:rsid w:val="00FC185D"/>
    <w:rsid w:val="00FD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02"/>
    <o:shapelayout v:ext="edit">
      <o:idmap v:ext="edit" data="1"/>
    </o:shapelayout>
  </w:shapeDefaults>
  <w:decimalSymbol w:val="."/>
  <w:listSeparator w:val=","/>
  <w14:docId w14:val="5B418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 w:type="table" w:styleId="TableGrid">
    <w:name w:val="Table Grid"/>
    <w:basedOn w:val="TableNormal"/>
    <w:uiPriority w:val="59"/>
    <w:rsid w:val="00A84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 w:type="table" w:styleId="TableGrid">
    <w:name w:val="Table Grid"/>
    <w:basedOn w:val="TableNormal"/>
    <w:uiPriority w:val="59"/>
    <w:rsid w:val="00A84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7A3CC8-1F44-45DE-A634-A0670944650E}">
  <ds:schemaRefs>
    <ds:schemaRef ds:uri="http://schemas.openxmlformats.org/officeDocument/2006/bibliography"/>
  </ds:schemaRefs>
</ds:datastoreItem>
</file>

<file path=customXml/itemProps2.xml><?xml version="1.0" encoding="utf-8"?>
<ds:datastoreItem xmlns:ds="http://schemas.openxmlformats.org/officeDocument/2006/customXml" ds:itemID="{C28FA044-1FCB-4994-8A9F-9D0C89CCA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2774</Words>
  <Characters>15814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Shewmaker, Michael@Energy</cp:lastModifiedBy>
  <cp:revision>10</cp:revision>
  <cp:lastPrinted>2013-05-09T22:49:00Z</cp:lastPrinted>
  <dcterms:created xsi:type="dcterms:W3CDTF">2015-06-09T19:01:00Z</dcterms:created>
  <dcterms:modified xsi:type="dcterms:W3CDTF">2018-04-09T16:13:00Z</dcterms:modified>
</cp:coreProperties>
</file>