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60"/>
        <w:gridCol w:w="4929"/>
        <w:gridCol w:w="5401"/>
      </w:tblGrid>
      <w:tr w:rsidR="00D723A9" w:rsidRPr="00525196" w14:paraId="4AE0FBF4" w14:textId="77777777" w:rsidTr="00D723A9">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BF3" w14:textId="77777777" w:rsidR="00D723A9" w:rsidRPr="00525196" w:rsidRDefault="00D723A9" w:rsidP="002B159E">
            <w:pPr>
              <w:rPr>
                <w:rFonts w:asciiTheme="minorHAnsi" w:hAnsiTheme="minorHAnsi"/>
                <w:i/>
                <w:sz w:val="18"/>
                <w:szCs w:val="18"/>
              </w:rPr>
            </w:pPr>
            <w:r w:rsidRPr="00525196">
              <w:rPr>
                <w:rFonts w:asciiTheme="minorHAnsi" w:hAnsiTheme="minorHAnsi"/>
                <w:b/>
                <w:sz w:val="18"/>
                <w:szCs w:val="18"/>
              </w:rPr>
              <w:t>A. System Information</w:t>
            </w:r>
          </w:p>
        </w:tc>
      </w:tr>
      <w:tr w:rsidR="00D723A9" w:rsidRPr="00525196" w14:paraId="4AE0FBF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5"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01</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6" w14:textId="44B3C351" w:rsidR="00D723A9" w:rsidRPr="00525196" w:rsidRDefault="005621F7" w:rsidP="002B159E">
            <w:pPr>
              <w:rPr>
                <w:rFonts w:asciiTheme="minorHAnsi" w:hAnsiTheme="minorHAnsi"/>
                <w:sz w:val="18"/>
                <w:szCs w:val="18"/>
              </w:rPr>
            </w:pPr>
            <w:r>
              <w:rPr>
                <w:rFonts w:asciiTheme="minorHAnsi" w:hAnsiTheme="minorHAnsi"/>
                <w:sz w:val="18"/>
                <w:szCs w:val="18"/>
              </w:rPr>
              <w:t>Space Conditioning</w:t>
            </w:r>
            <w:r w:rsidRPr="00525196">
              <w:rPr>
                <w:rFonts w:asciiTheme="minorHAnsi" w:hAnsiTheme="minorHAnsi"/>
                <w:sz w:val="18"/>
                <w:szCs w:val="18"/>
              </w:rPr>
              <w:t xml:space="preserve"> </w:t>
            </w:r>
            <w:r w:rsidR="00D723A9" w:rsidRPr="00525196">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BF7" w14:textId="77777777" w:rsidR="00D723A9" w:rsidRPr="00525196" w:rsidRDefault="00D723A9" w:rsidP="002B159E">
            <w:pPr>
              <w:rPr>
                <w:rFonts w:asciiTheme="minorHAnsi" w:hAnsiTheme="minorHAnsi"/>
                <w:sz w:val="18"/>
                <w:szCs w:val="18"/>
              </w:rPr>
            </w:pPr>
          </w:p>
        </w:tc>
      </w:tr>
      <w:tr w:rsidR="00D723A9" w:rsidRPr="00525196" w14:paraId="4AE0FBF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9"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02</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A" w14:textId="3F58D28B" w:rsidR="00D723A9" w:rsidRPr="00525196" w:rsidRDefault="005621F7" w:rsidP="002B159E">
            <w:pPr>
              <w:rPr>
                <w:rFonts w:asciiTheme="minorHAnsi" w:hAnsiTheme="minorHAnsi"/>
                <w:sz w:val="18"/>
                <w:szCs w:val="18"/>
              </w:rPr>
            </w:pPr>
            <w:r>
              <w:rPr>
                <w:rFonts w:asciiTheme="minorHAnsi" w:hAnsiTheme="minorHAnsi"/>
                <w:sz w:val="18"/>
                <w:szCs w:val="18"/>
              </w:rPr>
              <w:t>Space Conditioning</w:t>
            </w:r>
            <w:r w:rsidRPr="00525196">
              <w:rPr>
                <w:rFonts w:asciiTheme="minorHAnsi" w:hAnsiTheme="minorHAnsi"/>
                <w:sz w:val="18"/>
                <w:szCs w:val="18"/>
              </w:rPr>
              <w:t xml:space="preserve"> </w:t>
            </w:r>
            <w:r w:rsidR="00D723A9" w:rsidRPr="00525196">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hideMark/>
          </w:tcPr>
          <w:p w14:paraId="4AE0FBFB" w14:textId="77777777" w:rsidR="00D723A9" w:rsidRPr="00525196" w:rsidRDefault="00D723A9" w:rsidP="002B159E">
            <w:pPr>
              <w:rPr>
                <w:rFonts w:asciiTheme="minorHAnsi" w:hAnsiTheme="minorHAnsi"/>
                <w:sz w:val="18"/>
                <w:szCs w:val="18"/>
              </w:rPr>
            </w:pPr>
          </w:p>
        </w:tc>
      </w:tr>
      <w:tr w:rsidR="00D723A9" w:rsidRPr="00525196" w14:paraId="4AE0FC00"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D"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03</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E" w14:textId="4D91E959" w:rsidR="00D723A9" w:rsidRPr="00525196" w:rsidRDefault="00D723A9" w:rsidP="002B159E">
            <w:pPr>
              <w:rPr>
                <w:rFonts w:asciiTheme="minorHAnsi" w:hAnsiTheme="minorHAnsi"/>
                <w:sz w:val="18"/>
                <w:szCs w:val="18"/>
              </w:rPr>
            </w:pPr>
            <w:r w:rsidRPr="00525196">
              <w:rPr>
                <w:rFonts w:asciiTheme="minorHAnsi" w:hAnsiTheme="minorHAnsi"/>
                <w:sz w:val="18"/>
                <w:szCs w:val="18"/>
              </w:rPr>
              <w:t>Building Type from CF1R</w:t>
            </w:r>
          </w:p>
        </w:tc>
        <w:tc>
          <w:tcPr>
            <w:tcW w:w="2503" w:type="pct"/>
            <w:tcBorders>
              <w:top w:val="single" w:sz="4" w:space="0" w:color="auto"/>
              <w:left w:val="single" w:sz="4" w:space="0" w:color="auto"/>
              <w:bottom w:val="single" w:sz="4" w:space="0" w:color="auto"/>
              <w:right w:val="single" w:sz="4" w:space="0" w:color="auto"/>
            </w:tcBorders>
            <w:hideMark/>
          </w:tcPr>
          <w:p w14:paraId="4AE0FBFF" w14:textId="77777777" w:rsidR="00D723A9" w:rsidRPr="00525196" w:rsidRDefault="00D723A9" w:rsidP="002B159E">
            <w:pPr>
              <w:rPr>
                <w:rFonts w:asciiTheme="minorHAnsi" w:hAnsiTheme="minorHAnsi"/>
                <w:sz w:val="18"/>
                <w:szCs w:val="18"/>
              </w:rPr>
            </w:pPr>
          </w:p>
        </w:tc>
      </w:tr>
      <w:tr w:rsidR="00D723A9" w:rsidRPr="00525196" w14:paraId="4AE0FC04"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1"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04</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2" w14:textId="77777777" w:rsidR="00D723A9" w:rsidRPr="00525196" w:rsidRDefault="00D723A9" w:rsidP="002B159E">
            <w:pPr>
              <w:rPr>
                <w:rFonts w:asciiTheme="minorHAnsi" w:hAnsiTheme="minorHAnsi"/>
                <w:sz w:val="18"/>
                <w:szCs w:val="18"/>
              </w:rPr>
            </w:pPr>
            <w:r w:rsidRPr="00525196">
              <w:rPr>
                <w:rFonts w:asciiTheme="minorHAnsi" w:hAnsiTheme="minorHAnsi"/>
                <w:sz w:val="18"/>
                <w:szCs w:val="18"/>
              </w:rPr>
              <w:t>Verified Low Leakage Ducts in Conditioned Space (VLLDCS)</w:t>
            </w:r>
            <w:r w:rsidR="00DB3723" w:rsidRPr="003F2ABE">
              <w:rPr>
                <w:rFonts w:asciiTheme="minorHAnsi" w:hAnsiTheme="minorHAnsi"/>
                <w:sz w:val="18"/>
                <w:szCs w:val="18"/>
              </w:rPr>
              <w:t xml:space="preserve"> Credit from </w:t>
            </w:r>
            <w:r w:rsidR="00DB3723">
              <w:rPr>
                <w:rFonts w:asciiTheme="minorHAnsi" w:hAnsiTheme="minorHAnsi"/>
                <w:sz w:val="18"/>
                <w:szCs w:val="18"/>
              </w:rPr>
              <w:t>CF1R</w:t>
            </w:r>
            <w:r w:rsidR="00DB3723"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3" w14:textId="77777777" w:rsidR="00D723A9" w:rsidRPr="00525196" w:rsidRDefault="00D723A9" w:rsidP="002B159E">
            <w:pPr>
              <w:rPr>
                <w:rFonts w:asciiTheme="minorHAnsi" w:hAnsiTheme="minorHAnsi"/>
                <w:sz w:val="18"/>
                <w:szCs w:val="18"/>
              </w:rPr>
            </w:pPr>
          </w:p>
        </w:tc>
      </w:tr>
      <w:tr w:rsidR="00D723A9" w:rsidRPr="00525196" w14:paraId="4AE0FC0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5"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05</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6" w14:textId="77777777" w:rsidR="00D723A9" w:rsidRPr="00525196" w:rsidRDefault="00D723A9" w:rsidP="002B159E">
            <w:pPr>
              <w:rPr>
                <w:rFonts w:asciiTheme="minorHAnsi" w:hAnsiTheme="minorHAnsi"/>
                <w:sz w:val="18"/>
                <w:szCs w:val="18"/>
              </w:rPr>
            </w:pPr>
            <w:r w:rsidRPr="00525196">
              <w:rPr>
                <w:rFonts w:asciiTheme="minorHAnsi" w:hAnsiTheme="minorHAnsi"/>
                <w:sz w:val="18"/>
                <w:szCs w:val="18"/>
              </w:rPr>
              <w:t>Verified Low Leakage Air-handling Unit</w:t>
            </w:r>
            <w:r w:rsidR="00DB3723" w:rsidRPr="003F2ABE">
              <w:rPr>
                <w:rFonts w:asciiTheme="minorHAnsi" w:hAnsiTheme="minorHAnsi"/>
                <w:sz w:val="18"/>
                <w:szCs w:val="18"/>
              </w:rPr>
              <w:t xml:space="preserve"> Credit from </w:t>
            </w:r>
            <w:r w:rsidR="00DB3723">
              <w:rPr>
                <w:rFonts w:asciiTheme="minorHAnsi" w:hAnsiTheme="minorHAnsi"/>
                <w:sz w:val="18"/>
                <w:szCs w:val="18"/>
              </w:rPr>
              <w:t>CF1R</w:t>
            </w:r>
            <w:r w:rsidR="00DB3723"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7" w14:textId="77777777" w:rsidR="00D723A9" w:rsidRPr="00525196" w:rsidRDefault="00D723A9" w:rsidP="002B159E">
            <w:pPr>
              <w:rPr>
                <w:rFonts w:asciiTheme="minorHAnsi" w:hAnsiTheme="minorHAnsi"/>
                <w:sz w:val="18"/>
                <w:szCs w:val="18"/>
              </w:rPr>
            </w:pPr>
          </w:p>
        </w:tc>
      </w:tr>
      <w:tr w:rsidR="00D723A9" w:rsidRPr="00525196" w14:paraId="4AE0FC0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9" w14:textId="77777777" w:rsidR="00D723A9" w:rsidRPr="00525196" w:rsidRDefault="00D723A9" w:rsidP="002B159E">
            <w:pPr>
              <w:jc w:val="center"/>
              <w:rPr>
                <w:rFonts w:asciiTheme="minorHAnsi" w:hAnsiTheme="minorHAnsi"/>
                <w:sz w:val="18"/>
                <w:szCs w:val="18"/>
              </w:rPr>
            </w:pPr>
            <w:r w:rsidRPr="00525196">
              <w:rPr>
                <w:rFonts w:asciiTheme="minorHAnsi" w:hAnsiTheme="minorHAnsi"/>
                <w:sz w:val="18"/>
                <w:szCs w:val="18"/>
              </w:rPr>
              <w:t>06</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A" w14:textId="71B1E6C7" w:rsidR="00D723A9" w:rsidRPr="00525196" w:rsidRDefault="00D723A9" w:rsidP="002B159E">
            <w:pPr>
              <w:rPr>
                <w:rFonts w:asciiTheme="minorHAnsi" w:hAnsiTheme="minorHAnsi"/>
                <w:sz w:val="18"/>
                <w:szCs w:val="18"/>
              </w:rPr>
            </w:pPr>
            <w:r w:rsidRPr="00525196">
              <w:rPr>
                <w:rFonts w:asciiTheme="minorHAnsi" w:hAnsiTheme="minorHAnsi"/>
                <w:sz w:val="18"/>
                <w:szCs w:val="18"/>
              </w:rPr>
              <w:t>Duct System Compliance Category</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B" w14:textId="77777777" w:rsidR="00D723A9" w:rsidRPr="00525196" w:rsidRDefault="00D723A9" w:rsidP="002B159E">
            <w:pPr>
              <w:rPr>
                <w:rFonts w:asciiTheme="minorHAnsi" w:hAnsiTheme="minorHAnsi"/>
                <w:sz w:val="18"/>
                <w:szCs w:val="18"/>
              </w:rPr>
            </w:pPr>
          </w:p>
        </w:tc>
      </w:tr>
    </w:tbl>
    <w:p w14:paraId="4AE0FC0D" w14:textId="77777777" w:rsidR="00D723A9" w:rsidRPr="00A63F93" w:rsidRDefault="00D723A9" w:rsidP="00D723A9">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60"/>
      </w:tblGrid>
      <w:tr w:rsidR="005621F7" w:rsidRPr="00525196" w14:paraId="4AE0FC11" w14:textId="77777777" w:rsidTr="00525196">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4AE0FC10" w14:textId="389CC5D2" w:rsidR="005621F7" w:rsidRPr="00525196" w:rsidRDefault="005621F7" w:rsidP="00D723A9">
            <w:pPr>
              <w:keepNext/>
              <w:rPr>
                <w:rFonts w:asciiTheme="minorHAnsi" w:hAnsiTheme="minorHAnsi"/>
                <w:b/>
                <w:sz w:val="18"/>
                <w:szCs w:val="18"/>
              </w:rPr>
            </w:pPr>
            <w:r w:rsidRPr="00A63F93">
              <w:rPr>
                <w:rFonts w:asciiTheme="minorHAnsi" w:hAnsiTheme="minorHAnsi"/>
                <w:b/>
                <w:szCs w:val="18"/>
              </w:rPr>
              <w:t>MCH-20d - Complete Replacement or Altered Duct System</w:t>
            </w:r>
          </w:p>
        </w:tc>
      </w:tr>
    </w:tbl>
    <w:p w14:paraId="4AE0FC12" w14:textId="77777777" w:rsidR="005621F7"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59"/>
        <w:gridCol w:w="2731"/>
        <w:gridCol w:w="2201"/>
        <w:gridCol w:w="5369"/>
      </w:tblGrid>
      <w:tr w:rsidR="00D723A9" w:rsidRPr="00525196" w14:paraId="4AE0FC14" w14:textId="77777777" w:rsidTr="00525196">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AE0FC13" w14:textId="77777777" w:rsidR="00D723A9" w:rsidRPr="00525196" w:rsidRDefault="00D723A9" w:rsidP="005621F7">
            <w:pPr>
              <w:keepNext/>
              <w:rPr>
                <w:rFonts w:asciiTheme="minorHAnsi" w:hAnsiTheme="minorHAnsi"/>
                <w:b/>
                <w:sz w:val="18"/>
                <w:szCs w:val="18"/>
              </w:rPr>
            </w:pPr>
            <w:r w:rsidRPr="00525196">
              <w:rPr>
                <w:rFonts w:asciiTheme="minorHAnsi" w:hAnsiTheme="minorHAnsi"/>
                <w:b/>
                <w:sz w:val="18"/>
                <w:szCs w:val="18"/>
              </w:rPr>
              <w:t>B. Duct Leakage Diagnostic Test</w:t>
            </w:r>
          </w:p>
        </w:tc>
      </w:tr>
      <w:tr w:rsidR="00D723A9" w:rsidRPr="00525196" w14:paraId="4AE0FC18"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5"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01</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6" w14:textId="27A21645"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Condenser Nominal Cooling Capacity (ton)</w:t>
            </w:r>
          </w:p>
        </w:tc>
        <w:tc>
          <w:tcPr>
            <w:tcW w:w="2495" w:type="pct"/>
            <w:tcBorders>
              <w:top w:val="single" w:sz="4" w:space="0" w:color="auto"/>
              <w:left w:val="single" w:sz="4" w:space="0" w:color="auto"/>
              <w:bottom w:val="single" w:sz="4" w:space="0" w:color="auto"/>
              <w:right w:val="single" w:sz="4" w:space="0" w:color="auto"/>
            </w:tcBorders>
            <w:vAlign w:val="center"/>
          </w:tcPr>
          <w:p w14:paraId="4AE0FC17" w14:textId="77777777" w:rsidR="00D723A9" w:rsidRPr="00525196" w:rsidRDefault="00D723A9" w:rsidP="00D723A9">
            <w:pPr>
              <w:keepNext/>
              <w:spacing w:before="120"/>
              <w:rPr>
                <w:rFonts w:asciiTheme="minorHAnsi" w:hAnsiTheme="minorHAnsi"/>
                <w:sz w:val="18"/>
                <w:szCs w:val="18"/>
              </w:rPr>
            </w:pPr>
          </w:p>
        </w:tc>
      </w:tr>
      <w:tr w:rsidR="00D723A9" w:rsidRPr="00525196" w14:paraId="4AE0FC1C"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9"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02</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A" w14:textId="103D1BCD"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Heating Capacity (kBtu/h)</w:t>
            </w:r>
          </w:p>
        </w:tc>
        <w:tc>
          <w:tcPr>
            <w:tcW w:w="2495" w:type="pct"/>
            <w:tcBorders>
              <w:top w:val="single" w:sz="4" w:space="0" w:color="auto"/>
              <w:left w:val="single" w:sz="4" w:space="0" w:color="auto"/>
              <w:bottom w:val="single" w:sz="4" w:space="0" w:color="auto"/>
              <w:right w:val="single" w:sz="4" w:space="0" w:color="auto"/>
            </w:tcBorders>
            <w:vAlign w:val="center"/>
          </w:tcPr>
          <w:p w14:paraId="4AE0FC1B" w14:textId="77777777" w:rsidR="00D723A9" w:rsidRPr="00525196" w:rsidRDefault="00D723A9" w:rsidP="00D723A9">
            <w:pPr>
              <w:keepNext/>
              <w:rPr>
                <w:rFonts w:asciiTheme="minorHAnsi" w:hAnsiTheme="minorHAnsi"/>
                <w:sz w:val="18"/>
                <w:szCs w:val="18"/>
              </w:rPr>
            </w:pPr>
          </w:p>
        </w:tc>
      </w:tr>
      <w:tr w:rsidR="00D723A9" w:rsidRPr="00525196" w14:paraId="4AE0FC20"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D"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03</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E" w14:textId="13604CEF"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Conditioned Floor Area Served by this HVAC System (ft</w:t>
            </w:r>
            <w:r w:rsidRPr="00A63F93">
              <w:rPr>
                <w:rFonts w:asciiTheme="minorHAnsi" w:hAnsiTheme="minorHAnsi"/>
                <w:sz w:val="18"/>
                <w:szCs w:val="18"/>
                <w:vertAlign w:val="superscript"/>
              </w:rPr>
              <w:t>2</w:t>
            </w:r>
            <w:r w:rsidRPr="00525196">
              <w:rPr>
                <w:rFonts w:asciiTheme="minorHAnsi" w:hAnsiTheme="minorHAnsi"/>
                <w:sz w:val="18"/>
                <w:szCs w:val="18"/>
              </w:rPr>
              <w:t>)</w:t>
            </w:r>
          </w:p>
        </w:tc>
        <w:tc>
          <w:tcPr>
            <w:tcW w:w="2495" w:type="pct"/>
            <w:tcBorders>
              <w:top w:val="single" w:sz="4" w:space="0" w:color="auto"/>
              <w:left w:val="single" w:sz="4" w:space="0" w:color="auto"/>
              <w:bottom w:val="single" w:sz="4" w:space="0" w:color="auto"/>
              <w:right w:val="single" w:sz="4" w:space="0" w:color="auto"/>
            </w:tcBorders>
            <w:vAlign w:val="center"/>
          </w:tcPr>
          <w:p w14:paraId="4AE0FC1F" w14:textId="77777777" w:rsidR="00D723A9" w:rsidRPr="00525196" w:rsidRDefault="00D723A9" w:rsidP="00D723A9">
            <w:pPr>
              <w:keepNext/>
              <w:rPr>
                <w:rFonts w:asciiTheme="minorHAnsi" w:hAnsiTheme="minorHAnsi"/>
                <w:sz w:val="18"/>
                <w:szCs w:val="18"/>
              </w:rPr>
            </w:pPr>
          </w:p>
        </w:tc>
      </w:tr>
      <w:tr w:rsidR="00D723A9" w:rsidRPr="00525196" w14:paraId="4AE0FC24"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1"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04</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2" w14:textId="70742EE9"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Duct Leakage Test Conditions</w:t>
            </w:r>
          </w:p>
        </w:tc>
        <w:tc>
          <w:tcPr>
            <w:tcW w:w="2495" w:type="pct"/>
            <w:tcBorders>
              <w:top w:val="single" w:sz="4" w:space="0" w:color="auto"/>
              <w:left w:val="single" w:sz="4" w:space="0" w:color="auto"/>
              <w:bottom w:val="single" w:sz="4" w:space="0" w:color="auto"/>
              <w:right w:val="single" w:sz="4" w:space="0" w:color="auto"/>
            </w:tcBorders>
            <w:vAlign w:val="center"/>
          </w:tcPr>
          <w:p w14:paraId="4AE0FC23" w14:textId="77777777" w:rsidR="00D723A9" w:rsidRPr="00525196" w:rsidRDefault="00D723A9" w:rsidP="00D723A9">
            <w:pPr>
              <w:keepNext/>
              <w:rPr>
                <w:rFonts w:asciiTheme="minorHAnsi" w:hAnsiTheme="minorHAnsi"/>
                <w:sz w:val="18"/>
                <w:szCs w:val="18"/>
              </w:rPr>
            </w:pPr>
          </w:p>
        </w:tc>
      </w:tr>
      <w:tr w:rsidR="00D723A9" w:rsidRPr="00525196" w14:paraId="4AE0FC28"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5"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05</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6" w14:textId="50EF4C44"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4AE0FC27" w14:textId="77777777" w:rsidR="00D723A9" w:rsidRPr="00525196" w:rsidRDefault="00D723A9" w:rsidP="00D723A9">
            <w:pPr>
              <w:keepNext/>
              <w:rPr>
                <w:rFonts w:asciiTheme="minorHAnsi" w:hAnsiTheme="minorHAnsi"/>
                <w:sz w:val="18"/>
                <w:szCs w:val="18"/>
              </w:rPr>
            </w:pPr>
          </w:p>
        </w:tc>
      </w:tr>
      <w:tr w:rsidR="00D723A9" w:rsidRPr="00525196" w14:paraId="4AE0FC2C"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9"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06</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A" w14:textId="76F06B15" w:rsidR="00D723A9" w:rsidRPr="00525196" w:rsidRDefault="00D723A9" w:rsidP="00674138">
            <w:pPr>
              <w:keepNext/>
              <w:rPr>
                <w:rFonts w:asciiTheme="minorHAnsi" w:hAnsiTheme="minorHAnsi"/>
                <w:sz w:val="18"/>
                <w:szCs w:val="18"/>
              </w:rPr>
            </w:pPr>
            <w:r w:rsidRPr="00525196">
              <w:rPr>
                <w:rFonts w:asciiTheme="minorHAnsi" w:hAnsiTheme="minorHAnsi"/>
                <w:sz w:val="18"/>
                <w:szCs w:val="18"/>
              </w:rPr>
              <w:t>Leakage</w:t>
            </w:r>
            <w:r w:rsidR="0030658D">
              <w:rPr>
                <w:rFonts w:asciiTheme="minorHAnsi" w:hAnsiTheme="minorHAnsi"/>
                <w:sz w:val="18"/>
                <w:szCs w:val="18"/>
              </w:rPr>
              <w:t xml:space="preserve"> </w:t>
            </w:r>
            <w:r w:rsidRPr="00525196">
              <w:rPr>
                <w:rFonts w:asciiTheme="minorHAnsi" w:hAnsiTheme="minorHAnsi"/>
                <w:sz w:val="18"/>
                <w:szCs w:val="18"/>
              </w:rPr>
              <w:t>Factor</w:t>
            </w:r>
          </w:p>
        </w:tc>
        <w:tc>
          <w:tcPr>
            <w:tcW w:w="2495" w:type="pct"/>
            <w:tcBorders>
              <w:top w:val="single" w:sz="4" w:space="0" w:color="auto"/>
              <w:left w:val="single" w:sz="4" w:space="0" w:color="auto"/>
              <w:bottom w:val="single" w:sz="4" w:space="0" w:color="auto"/>
              <w:right w:val="single" w:sz="4" w:space="0" w:color="auto"/>
            </w:tcBorders>
            <w:vAlign w:val="center"/>
          </w:tcPr>
          <w:p w14:paraId="4AE0FC2B" w14:textId="77777777" w:rsidR="00D723A9" w:rsidRPr="00525196" w:rsidRDefault="00D723A9" w:rsidP="00D723A9">
            <w:pPr>
              <w:keepNext/>
              <w:rPr>
                <w:rFonts w:asciiTheme="minorHAnsi" w:hAnsiTheme="minorHAnsi"/>
                <w:sz w:val="18"/>
                <w:szCs w:val="18"/>
              </w:rPr>
            </w:pPr>
          </w:p>
        </w:tc>
      </w:tr>
      <w:tr w:rsidR="00D723A9" w:rsidRPr="00525196" w14:paraId="4AE0FC30"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D"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07</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E" w14:textId="0048FC85"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Air-Handler Unit Airflow (AHU</w:t>
            </w:r>
            <w:r w:rsidR="00674138">
              <w:rPr>
                <w:rFonts w:asciiTheme="minorHAnsi" w:hAnsiTheme="minorHAnsi"/>
                <w:sz w:val="18"/>
                <w:szCs w:val="18"/>
              </w:rPr>
              <w:t xml:space="preserve"> </w:t>
            </w:r>
            <w:r w:rsidRPr="00525196">
              <w:rPr>
                <w:rFonts w:asciiTheme="minorHAnsi" w:hAnsiTheme="minorHAnsi"/>
                <w:sz w:val="18"/>
                <w:szCs w:val="18"/>
              </w:rPr>
              <w:t>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4AE0FC2F" w14:textId="77777777" w:rsidR="00D723A9" w:rsidRPr="00525196" w:rsidRDefault="00D723A9" w:rsidP="00D723A9">
            <w:pPr>
              <w:keepNext/>
              <w:rPr>
                <w:rFonts w:asciiTheme="minorHAnsi" w:hAnsiTheme="minorHAnsi"/>
                <w:sz w:val="18"/>
                <w:szCs w:val="18"/>
              </w:rPr>
            </w:pPr>
          </w:p>
        </w:tc>
      </w:tr>
      <w:tr w:rsidR="00D723A9" w:rsidRPr="00525196" w14:paraId="4AE0FC34"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1" w14:textId="77777777" w:rsidR="00D723A9" w:rsidRPr="00525196" w:rsidRDefault="00D723A9" w:rsidP="00D723A9">
            <w:pPr>
              <w:keepNext/>
              <w:jc w:val="center"/>
              <w:rPr>
                <w:rFonts w:asciiTheme="minorHAnsi" w:hAnsiTheme="minorHAnsi"/>
                <w:sz w:val="18"/>
                <w:szCs w:val="18"/>
              </w:rPr>
            </w:pPr>
            <w:r w:rsidRPr="00525196">
              <w:rPr>
                <w:rFonts w:asciiTheme="minorHAnsi" w:hAnsiTheme="minorHAnsi"/>
                <w:sz w:val="18"/>
                <w:szCs w:val="18"/>
              </w:rPr>
              <w:t>08</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32" w14:textId="0B0C1F69"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Measured AHU</w:t>
            </w:r>
            <w:r w:rsidR="00674138">
              <w:rPr>
                <w:rFonts w:asciiTheme="minorHAnsi" w:hAnsiTheme="minorHAnsi"/>
                <w:sz w:val="18"/>
                <w:szCs w:val="18"/>
              </w:rPr>
              <w:t xml:space="preserve"> </w:t>
            </w:r>
            <w:r w:rsidRPr="00525196">
              <w:rPr>
                <w:rFonts w:asciiTheme="minorHAnsi" w:hAnsiTheme="minorHAnsi"/>
                <w:sz w:val="18"/>
                <w:szCs w:val="18"/>
              </w:rPr>
              <w:t>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4AE0FC33" w14:textId="77777777" w:rsidR="00D723A9" w:rsidRPr="00525196" w:rsidRDefault="00D723A9" w:rsidP="00D723A9">
            <w:pPr>
              <w:keepNext/>
              <w:rPr>
                <w:rFonts w:asciiTheme="minorHAnsi" w:hAnsiTheme="minorHAnsi"/>
                <w:sz w:val="18"/>
                <w:szCs w:val="18"/>
              </w:rPr>
            </w:pPr>
          </w:p>
        </w:tc>
      </w:tr>
      <w:tr w:rsidR="00D723A9" w:rsidRPr="00525196" w14:paraId="4AE0FC38" w14:textId="77777777" w:rsidTr="0030658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5" w14:textId="77777777" w:rsidR="00D723A9" w:rsidRPr="00525196" w:rsidRDefault="00D723A9" w:rsidP="00D723A9">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09</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36" w14:textId="6B1DAF3F" w:rsidR="00D723A9" w:rsidRPr="00525196" w:rsidRDefault="00D723A9" w:rsidP="00D723A9">
            <w:pPr>
              <w:keepNext/>
              <w:rPr>
                <w:rFonts w:asciiTheme="minorHAnsi" w:hAnsiTheme="minorHAnsi"/>
                <w:sz w:val="18"/>
                <w:szCs w:val="18"/>
              </w:rPr>
            </w:pPr>
            <w:r w:rsidRPr="00525196">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AE0FC37" w14:textId="77777777" w:rsidR="00D723A9" w:rsidRPr="00525196" w:rsidRDefault="00D723A9" w:rsidP="00D723A9">
            <w:pPr>
              <w:keepNext/>
              <w:rPr>
                <w:rFonts w:asciiTheme="minorHAnsi" w:hAnsiTheme="minorHAnsi"/>
                <w:sz w:val="18"/>
                <w:szCs w:val="18"/>
              </w:rPr>
            </w:pPr>
          </w:p>
        </w:tc>
      </w:tr>
      <w:tr w:rsidR="00D723A9" w:rsidRPr="00525196" w14:paraId="4AE0FC3C" w14:textId="77777777" w:rsidTr="0030658D">
        <w:trPr>
          <w:trHeight w:val="288"/>
        </w:trPr>
        <w:tc>
          <w:tcPr>
            <w:tcW w:w="213" w:type="pct"/>
            <w:tcBorders>
              <w:bottom w:val="single" w:sz="4" w:space="0" w:color="auto"/>
            </w:tcBorders>
            <w:vAlign w:val="center"/>
          </w:tcPr>
          <w:p w14:paraId="4AE0FC39" w14:textId="77777777" w:rsidR="00D723A9" w:rsidRPr="00525196" w:rsidRDefault="00D723A9" w:rsidP="00D723A9">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10</w:t>
            </w:r>
          </w:p>
        </w:tc>
        <w:tc>
          <w:tcPr>
            <w:tcW w:w="2292" w:type="pct"/>
            <w:gridSpan w:val="2"/>
            <w:tcBorders>
              <w:bottom w:val="single" w:sz="4" w:space="0" w:color="auto"/>
            </w:tcBorders>
            <w:shd w:val="clear" w:color="auto" w:fill="auto"/>
            <w:vAlign w:val="center"/>
          </w:tcPr>
          <w:p w14:paraId="4AE0FC3A" w14:textId="6CD903A1" w:rsidR="00D723A9" w:rsidRPr="00525196" w:rsidRDefault="00D723A9" w:rsidP="00674138">
            <w:pPr>
              <w:keepNext/>
              <w:rPr>
                <w:rFonts w:asciiTheme="minorHAnsi" w:hAnsiTheme="minorHAnsi"/>
                <w:b/>
                <w:sz w:val="18"/>
                <w:szCs w:val="18"/>
              </w:rPr>
            </w:pPr>
            <w:r w:rsidRPr="00525196">
              <w:rPr>
                <w:rFonts w:asciiTheme="minorHAnsi" w:hAnsiTheme="minorHAnsi"/>
                <w:sz w:val="18"/>
                <w:szCs w:val="18"/>
              </w:rPr>
              <w:t xml:space="preserve">Actual </w:t>
            </w:r>
            <w:r w:rsidR="00674138">
              <w:rPr>
                <w:rFonts w:asciiTheme="minorHAnsi" w:hAnsiTheme="minorHAnsi"/>
                <w:sz w:val="18"/>
                <w:szCs w:val="18"/>
              </w:rPr>
              <w:t>D</w:t>
            </w:r>
            <w:r w:rsidRPr="00525196">
              <w:rPr>
                <w:rFonts w:asciiTheme="minorHAnsi" w:hAnsiTheme="minorHAnsi"/>
                <w:sz w:val="18"/>
                <w:szCs w:val="18"/>
              </w:rPr>
              <w:t xml:space="preserve">uct </w:t>
            </w:r>
            <w:r w:rsidR="00674138">
              <w:rPr>
                <w:rFonts w:asciiTheme="minorHAnsi" w:hAnsiTheme="minorHAnsi"/>
                <w:sz w:val="18"/>
                <w:szCs w:val="18"/>
              </w:rPr>
              <w:t>L</w:t>
            </w:r>
            <w:r w:rsidRPr="00525196">
              <w:rPr>
                <w:rFonts w:asciiTheme="minorHAnsi" w:hAnsiTheme="minorHAnsi"/>
                <w:sz w:val="18"/>
                <w:szCs w:val="18"/>
              </w:rPr>
              <w:t xml:space="preserve">eakage </w:t>
            </w:r>
            <w:r w:rsidR="00674138">
              <w:rPr>
                <w:rFonts w:asciiTheme="minorHAnsi" w:hAnsiTheme="minorHAnsi"/>
                <w:sz w:val="18"/>
                <w:szCs w:val="18"/>
              </w:rPr>
              <w:t>R</w:t>
            </w:r>
            <w:r w:rsidRPr="00525196">
              <w:rPr>
                <w:rFonts w:asciiTheme="minorHAnsi" w:hAnsiTheme="minorHAnsi"/>
                <w:sz w:val="18"/>
                <w:szCs w:val="18"/>
              </w:rPr>
              <w:t xml:space="preserve">ate from </w:t>
            </w:r>
            <w:r w:rsidR="00674138">
              <w:rPr>
                <w:rFonts w:asciiTheme="minorHAnsi" w:hAnsiTheme="minorHAnsi"/>
                <w:sz w:val="18"/>
                <w:szCs w:val="18"/>
              </w:rPr>
              <w:t>L</w:t>
            </w:r>
            <w:r w:rsidRPr="00525196">
              <w:rPr>
                <w:rFonts w:asciiTheme="minorHAnsi" w:hAnsiTheme="minorHAnsi"/>
                <w:sz w:val="18"/>
                <w:szCs w:val="18"/>
              </w:rPr>
              <w:t xml:space="preserve">eakage </w:t>
            </w:r>
            <w:r w:rsidR="00674138">
              <w:rPr>
                <w:rFonts w:asciiTheme="minorHAnsi" w:hAnsiTheme="minorHAnsi"/>
                <w:sz w:val="18"/>
                <w:szCs w:val="18"/>
              </w:rPr>
              <w:t>T</w:t>
            </w:r>
            <w:r w:rsidRPr="00525196">
              <w:rPr>
                <w:rFonts w:asciiTheme="minorHAnsi" w:hAnsiTheme="minorHAnsi"/>
                <w:sz w:val="18"/>
                <w:szCs w:val="18"/>
              </w:rPr>
              <w:t xml:space="preserve">est </w:t>
            </w:r>
            <w:r w:rsidR="00674138">
              <w:rPr>
                <w:rFonts w:asciiTheme="minorHAnsi" w:hAnsiTheme="minorHAnsi"/>
                <w:sz w:val="18"/>
                <w:szCs w:val="18"/>
              </w:rPr>
              <w:t>M</w:t>
            </w:r>
            <w:r w:rsidRPr="00525196">
              <w:rPr>
                <w:rFonts w:asciiTheme="minorHAnsi" w:hAnsiTheme="minorHAnsi"/>
                <w:sz w:val="18"/>
                <w:szCs w:val="18"/>
              </w:rPr>
              <w:t>easurement (cfm)</w:t>
            </w:r>
          </w:p>
        </w:tc>
        <w:tc>
          <w:tcPr>
            <w:tcW w:w="2495" w:type="pct"/>
            <w:tcBorders>
              <w:bottom w:val="single" w:sz="4" w:space="0" w:color="auto"/>
            </w:tcBorders>
            <w:shd w:val="clear" w:color="auto" w:fill="auto"/>
          </w:tcPr>
          <w:p w14:paraId="4AE0FC3B" w14:textId="77777777" w:rsidR="00D723A9" w:rsidRPr="00525196" w:rsidRDefault="00D723A9" w:rsidP="00D723A9">
            <w:pPr>
              <w:keepNext/>
              <w:rPr>
                <w:rFonts w:asciiTheme="minorHAnsi" w:hAnsiTheme="minorHAnsi"/>
                <w:sz w:val="18"/>
                <w:szCs w:val="18"/>
              </w:rPr>
            </w:pPr>
          </w:p>
        </w:tc>
      </w:tr>
      <w:tr w:rsidR="0030658D" w:rsidRPr="00525196" w14:paraId="4AE0FC3F"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D" w14:textId="77777777" w:rsidR="0030658D" w:rsidRPr="00525196" w:rsidRDefault="0030658D" w:rsidP="00525196">
            <w:pPr>
              <w:keepNext/>
              <w:rPr>
                <w:rFonts w:asciiTheme="minorHAnsi" w:hAnsiTheme="minorHAnsi"/>
                <w:sz w:val="18"/>
                <w:szCs w:val="18"/>
              </w:rPr>
            </w:pPr>
            <w:r>
              <w:rPr>
                <w:rFonts w:asciiTheme="minorHAnsi" w:hAnsiTheme="minorHAnsi"/>
                <w:sz w:val="18"/>
                <w:szCs w:val="18"/>
              </w:rPr>
              <w:t>11</w:t>
            </w:r>
          </w:p>
        </w:tc>
        <w:tc>
          <w:tcPr>
            <w:tcW w:w="1269" w:type="pct"/>
            <w:tcBorders>
              <w:top w:val="single" w:sz="4" w:space="0" w:color="auto"/>
              <w:left w:val="single" w:sz="4" w:space="0" w:color="auto"/>
              <w:bottom w:val="single" w:sz="4" w:space="0" w:color="auto"/>
              <w:right w:val="single" w:sz="4" w:space="0" w:color="auto"/>
            </w:tcBorders>
            <w:vAlign w:val="center"/>
          </w:tcPr>
          <w:p w14:paraId="74F3DEF8" w14:textId="77777777" w:rsidR="0030658D" w:rsidRPr="00525196" w:rsidRDefault="0030658D" w:rsidP="00674138">
            <w:pPr>
              <w:keepNext/>
              <w:rPr>
                <w:rFonts w:asciiTheme="minorHAnsi" w:hAnsiTheme="minorHAnsi"/>
                <w:sz w:val="18"/>
                <w:szCs w:val="18"/>
              </w:rPr>
            </w:pPr>
            <w:r w:rsidRPr="00525196">
              <w:rPr>
                <w:rFonts w:asciiTheme="minorHAnsi" w:hAnsiTheme="minorHAnsi"/>
                <w:sz w:val="18"/>
                <w:szCs w:val="18"/>
              </w:rPr>
              <w:t xml:space="preserve">Compliance </w:t>
            </w:r>
            <w:r>
              <w:rPr>
                <w:rFonts w:asciiTheme="minorHAnsi" w:hAnsiTheme="minorHAnsi"/>
                <w:sz w:val="18"/>
                <w:szCs w:val="18"/>
              </w:rPr>
              <w:t>S</w:t>
            </w:r>
            <w:r w:rsidRPr="00525196">
              <w:rPr>
                <w:rFonts w:asciiTheme="minorHAnsi" w:hAnsiTheme="minorHAnsi"/>
                <w:sz w:val="18"/>
                <w:szCs w:val="18"/>
              </w:rPr>
              <w:t>tatement:</w:t>
            </w:r>
          </w:p>
        </w:tc>
        <w:tc>
          <w:tcPr>
            <w:tcW w:w="3519" w:type="pct"/>
            <w:gridSpan w:val="2"/>
            <w:tcBorders>
              <w:top w:val="single" w:sz="4" w:space="0" w:color="auto"/>
              <w:left w:val="single" w:sz="4" w:space="0" w:color="auto"/>
              <w:bottom w:val="single" w:sz="4" w:space="0" w:color="auto"/>
              <w:right w:val="single" w:sz="4" w:space="0" w:color="auto"/>
            </w:tcBorders>
            <w:vAlign w:val="center"/>
          </w:tcPr>
          <w:p w14:paraId="4AE0FC3E" w14:textId="4338CBEB" w:rsidR="0030658D" w:rsidRPr="00525196" w:rsidRDefault="0030658D" w:rsidP="00674138">
            <w:pPr>
              <w:keepNext/>
              <w:rPr>
                <w:rFonts w:asciiTheme="minorHAnsi" w:hAnsiTheme="minorHAnsi"/>
                <w:sz w:val="18"/>
                <w:szCs w:val="18"/>
              </w:rPr>
            </w:pPr>
          </w:p>
        </w:tc>
      </w:tr>
      <w:tr w:rsidR="003E041E" w:rsidRPr="00525196" w14:paraId="4AE0FC42" w14:textId="77777777" w:rsidTr="005621F7">
        <w:trPr>
          <w:trHeight w:val="288"/>
        </w:trPr>
        <w:tc>
          <w:tcPr>
            <w:tcW w:w="213" w:type="pct"/>
            <w:tcBorders>
              <w:top w:val="single" w:sz="4" w:space="0" w:color="auto"/>
              <w:left w:val="single" w:sz="4" w:space="0" w:color="auto"/>
              <w:right w:val="single" w:sz="4" w:space="0" w:color="auto"/>
            </w:tcBorders>
            <w:vAlign w:val="center"/>
          </w:tcPr>
          <w:p w14:paraId="4AE0FC40" w14:textId="77777777" w:rsidR="003E041E" w:rsidRDefault="003E041E" w:rsidP="00525196">
            <w:pPr>
              <w:keepNext/>
              <w:rPr>
                <w:rFonts w:asciiTheme="minorHAnsi" w:hAnsiTheme="minorHAnsi"/>
                <w:sz w:val="18"/>
                <w:szCs w:val="18"/>
              </w:rPr>
            </w:pPr>
            <w:r>
              <w:rPr>
                <w:rFonts w:asciiTheme="minorHAnsi" w:hAnsiTheme="minorHAnsi"/>
                <w:sz w:val="18"/>
                <w:szCs w:val="18"/>
              </w:rPr>
              <w:t>12</w:t>
            </w:r>
          </w:p>
        </w:tc>
        <w:tc>
          <w:tcPr>
            <w:tcW w:w="4787" w:type="pct"/>
            <w:gridSpan w:val="3"/>
            <w:tcBorders>
              <w:top w:val="single" w:sz="4" w:space="0" w:color="auto"/>
              <w:left w:val="single" w:sz="4" w:space="0" w:color="auto"/>
              <w:right w:val="single" w:sz="4" w:space="0" w:color="auto"/>
            </w:tcBorders>
            <w:vAlign w:val="center"/>
          </w:tcPr>
          <w:p w14:paraId="4AE0FC41" w14:textId="77777777" w:rsidR="003E041E" w:rsidRPr="00525196" w:rsidRDefault="003E041E" w:rsidP="00525196">
            <w:pPr>
              <w:keepNext/>
              <w:rPr>
                <w:rFonts w:asciiTheme="minorHAnsi" w:hAnsiTheme="minorHAnsi"/>
                <w:sz w:val="18"/>
                <w:szCs w:val="18"/>
              </w:rPr>
            </w:pPr>
            <w:r>
              <w:rPr>
                <w:rFonts w:asciiTheme="minorHAnsi" w:hAnsiTheme="minorHAnsi"/>
                <w:sz w:val="18"/>
                <w:szCs w:val="18"/>
              </w:rPr>
              <w:t>Notes:</w:t>
            </w:r>
          </w:p>
        </w:tc>
      </w:tr>
    </w:tbl>
    <w:p w14:paraId="4AE0FC43" w14:textId="77777777" w:rsidR="00171E43" w:rsidRPr="00A63F93" w:rsidRDefault="00171E43" w:rsidP="00171E4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2728"/>
        <w:gridCol w:w="7603"/>
      </w:tblGrid>
      <w:tr w:rsidR="00171E43" w:rsidRPr="00525196" w14:paraId="4AE0FC45" w14:textId="77777777" w:rsidTr="00525196">
        <w:trPr>
          <w:trHeight w:val="288"/>
        </w:trPr>
        <w:tc>
          <w:tcPr>
            <w:tcW w:w="5000" w:type="pct"/>
            <w:gridSpan w:val="3"/>
            <w:vAlign w:val="center"/>
          </w:tcPr>
          <w:p w14:paraId="4AE0FC44" w14:textId="2C58B7D7" w:rsidR="00171E43" w:rsidRPr="00525196" w:rsidRDefault="00171E43" w:rsidP="00525196">
            <w:pPr>
              <w:pStyle w:val="Heading3"/>
              <w:numPr>
                <w:ilvl w:val="0"/>
                <w:numId w:val="0"/>
              </w:numPr>
              <w:spacing w:before="0"/>
              <w:ind w:right="86"/>
              <w:rPr>
                <w:rFonts w:asciiTheme="minorHAnsi" w:hAnsiTheme="minorHAnsi"/>
                <w:b/>
                <w:caps/>
                <w:sz w:val="18"/>
                <w:szCs w:val="18"/>
              </w:rPr>
            </w:pPr>
            <w:r w:rsidRPr="00525196">
              <w:rPr>
                <w:rFonts w:asciiTheme="minorHAnsi" w:hAnsiTheme="minorHAnsi"/>
                <w:b/>
                <w:caps/>
                <w:sz w:val="18"/>
                <w:szCs w:val="18"/>
              </w:rPr>
              <w:t xml:space="preserve">C. </w:t>
            </w:r>
            <w:r w:rsidR="00674138" w:rsidRPr="00F06A83">
              <w:rPr>
                <w:rFonts w:asciiTheme="minorHAnsi" w:hAnsiTheme="minorHAnsi"/>
                <w:b/>
                <w:sz w:val="18"/>
                <w:szCs w:val="18"/>
              </w:rPr>
              <w:t>Additional Requirements for Compliance</w:t>
            </w:r>
          </w:p>
        </w:tc>
      </w:tr>
      <w:tr w:rsidR="00BD03A5" w:rsidRPr="00525196" w14:paraId="4AE0FC48" w14:textId="77777777" w:rsidTr="00525196">
        <w:trPr>
          <w:trHeight w:val="288"/>
        </w:trPr>
        <w:tc>
          <w:tcPr>
            <w:tcW w:w="213" w:type="pct"/>
            <w:vAlign w:val="center"/>
          </w:tcPr>
          <w:p w14:paraId="4AE0FC46"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01</w:t>
            </w:r>
          </w:p>
        </w:tc>
        <w:tc>
          <w:tcPr>
            <w:tcW w:w="4787" w:type="pct"/>
            <w:gridSpan w:val="2"/>
            <w:vAlign w:val="center"/>
          </w:tcPr>
          <w:p w14:paraId="4AE0FC47"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System was tested in its normal operation condition.  No temporary taping allowed.</w:t>
            </w:r>
          </w:p>
        </w:tc>
      </w:tr>
      <w:tr w:rsidR="00BD03A5" w:rsidRPr="00525196" w14:paraId="4AE0FC4B" w14:textId="77777777" w:rsidTr="00525196">
        <w:trPr>
          <w:trHeight w:val="288"/>
        </w:trPr>
        <w:tc>
          <w:tcPr>
            <w:tcW w:w="213" w:type="pct"/>
            <w:vAlign w:val="center"/>
          </w:tcPr>
          <w:p w14:paraId="4AE0FC49"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2</w:t>
            </w:r>
          </w:p>
        </w:tc>
        <w:tc>
          <w:tcPr>
            <w:tcW w:w="4787" w:type="pct"/>
            <w:gridSpan w:val="2"/>
            <w:vAlign w:val="center"/>
          </w:tcPr>
          <w:p w14:paraId="4AE0FC4A" w14:textId="49DAEB6D" w:rsidR="00BD03A5" w:rsidRPr="00525196" w:rsidRDefault="00A71ED6" w:rsidP="00525196">
            <w:pPr>
              <w:rPr>
                <w:rFonts w:asciiTheme="minorHAnsi" w:hAnsiTheme="minorHAnsi"/>
                <w:b/>
                <w:sz w:val="18"/>
                <w:szCs w:val="18"/>
              </w:rPr>
            </w:pPr>
            <w:r w:rsidRPr="00CB573B">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w:t>
            </w:r>
            <w:r w:rsidRPr="007959C5">
              <w:rPr>
                <w:rFonts w:asciiTheme="minorHAnsi" w:hAnsiTheme="minorHAnsi"/>
                <w:sz w:val="18"/>
              </w:rPr>
              <w:t>tilation Cooling Systems, that utilize dampers that open only when OA is required and automatically close when OA is not required, may configure the OA damper to the closed position during duct leakage testing.</w:t>
            </w:r>
          </w:p>
        </w:tc>
      </w:tr>
      <w:tr w:rsidR="00BD03A5" w:rsidRPr="00525196" w14:paraId="4AE0FC4E" w14:textId="77777777" w:rsidTr="00525196">
        <w:trPr>
          <w:trHeight w:val="288"/>
        </w:trPr>
        <w:tc>
          <w:tcPr>
            <w:tcW w:w="213" w:type="pct"/>
            <w:vAlign w:val="center"/>
          </w:tcPr>
          <w:p w14:paraId="4AE0FC4C"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3</w:t>
            </w:r>
          </w:p>
        </w:tc>
        <w:tc>
          <w:tcPr>
            <w:tcW w:w="4787" w:type="pct"/>
            <w:gridSpan w:val="2"/>
            <w:vAlign w:val="center"/>
          </w:tcPr>
          <w:p w14:paraId="4AE0FC4D" w14:textId="52FB82DA" w:rsidR="00BD03A5" w:rsidRPr="00525196" w:rsidRDefault="00E6395C" w:rsidP="00E6395C">
            <w:pPr>
              <w:rPr>
                <w:rFonts w:asciiTheme="minorHAnsi" w:hAnsiTheme="minorHAnsi"/>
                <w:b/>
                <w:sz w:val="18"/>
                <w:szCs w:val="18"/>
              </w:rPr>
            </w:pPr>
            <w:r>
              <w:rPr>
                <w:rFonts w:asciiTheme="minorHAnsi" w:hAnsiTheme="minorHAnsi"/>
                <w:bCs/>
                <w:sz w:val="18"/>
                <w:szCs w:val="18"/>
              </w:rPr>
              <w:t>If a complete replacement, a</w:t>
            </w:r>
            <w:r w:rsidR="00BD03A5" w:rsidRPr="00525196">
              <w:rPr>
                <w:rFonts w:asciiTheme="minorHAnsi" w:hAnsiTheme="minorHAnsi"/>
                <w:bCs/>
                <w:sz w:val="18"/>
                <w:szCs w:val="18"/>
              </w:rPr>
              <w:t>ll</w:t>
            </w:r>
            <w:r w:rsidR="00BD03A5" w:rsidRPr="00525196">
              <w:rPr>
                <w:rFonts w:asciiTheme="minorHAnsi" w:hAnsiTheme="minorHAnsi"/>
                <w:sz w:val="18"/>
                <w:szCs w:val="18"/>
              </w:rPr>
              <w:t xml:space="preserve"> supply and return register boots were sealed to the drywall.</w:t>
            </w:r>
          </w:p>
        </w:tc>
      </w:tr>
      <w:tr w:rsidR="00BD03A5" w:rsidRPr="00525196" w14:paraId="4AE0FC51" w14:textId="77777777" w:rsidTr="00525196">
        <w:trPr>
          <w:trHeight w:val="288"/>
        </w:trPr>
        <w:tc>
          <w:tcPr>
            <w:tcW w:w="213" w:type="pct"/>
            <w:vAlign w:val="center"/>
          </w:tcPr>
          <w:p w14:paraId="4AE0FC4F"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4</w:t>
            </w:r>
          </w:p>
        </w:tc>
        <w:tc>
          <w:tcPr>
            <w:tcW w:w="4787" w:type="pct"/>
            <w:gridSpan w:val="2"/>
            <w:vAlign w:val="center"/>
          </w:tcPr>
          <w:p w14:paraId="4AE0FC50"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Building cavities were not used as plenums or platform returns in lieu of ducts.</w:t>
            </w:r>
          </w:p>
        </w:tc>
      </w:tr>
      <w:tr w:rsidR="00BD03A5" w:rsidRPr="00525196" w14:paraId="4AE0FC54" w14:textId="77777777" w:rsidTr="00525196">
        <w:trPr>
          <w:trHeight w:val="288"/>
        </w:trPr>
        <w:tc>
          <w:tcPr>
            <w:tcW w:w="213" w:type="pct"/>
            <w:vAlign w:val="center"/>
          </w:tcPr>
          <w:p w14:paraId="4AE0FC52"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5</w:t>
            </w:r>
          </w:p>
        </w:tc>
        <w:tc>
          <w:tcPr>
            <w:tcW w:w="4787" w:type="pct"/>
            <w:gridSpan w:val="2"/>
            <w:vAlign w:val="center"/>
          </w:tcPr>
          <w:p w14:paraId="4AE0FC53"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If cloth backed tape was used it was covered with Mastic and draw bands.</w:t>
            </w:r>
          </w:p>
        </w:tc>
      </w:tr>
      <w:tr w:rsidR="00BD03A5" w:rsidRPr="00525196" w14:paraId="4AE0FC57" w14:textId="77777777" w:rsidTr="00525196">
        <w:trPr>
          <w:trHeight w:val="288"/>
        </w:trPr>
        <w:tc>
          <w:tcPr>
            <w:tcW w:w="213" w:type="pct"/>
            <w:vAlign w:val="center"/>
          </w:tcPr>
          <w:p w14:paraId="4AE0FC55"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6</w:t>
            </w:r>
          </w:p>
        </w:tc>
        <w:tc>
          <w:tcPr>
            <w:tcW w:w="4787" w:type="pct"/>
            <w:gridSpan w:val="2"/>
            <w:vAlign w:val="center"/>
          </w:tcPr>
          <w:p w14:paraId="4AE0FC56"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All connection points between the air handler and the supply and return plenums are completely sealed.</w:t>
            </w:r>
          </w:p>
        </w:tc>
      </w:tr>
      <w:tr w:rsidR="00BD03A5" w:rsidRPr="00525196" w14:paraId="4AE0FC5A" w14:textId="77777777" w:rsidTr="00525196">
        <w:trPr>
          <w:trHeight w:val="288"/>
        </w:trPr>
        <w:tc>
          <w:tcPr>
            <w:tcW w:w="213" w:type="pct"/>
            <w:vAlign w:val="center"/>
          </w:tcPr>
          <w:p w14:paraId="4AE0FC58"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7</w:t>
            </w:r>
          </w:p>
        </w:tc>
        <w:tc>
          <w:tcPr>
            <w:tcW w:w="4787" w:type="pct"/>
            <w:gridSpan w:val="2"/>
            <w:vAlign w:val="center"/>
          </w:tcPr>
          <w:p w14:paraId="4AE0FC59" w14:textId="7FED5497" w:rsidR="00BD03A5" w:rsidRPr="00525196" w:rsidRDefault="00BD03A5" w:rsidP="00525196">
            <w:pPr>
              <w:rPr>
                <w:rFonts w:asciiTheme="minorHAnsi" w:hAnsiTheme="minorHAnsi"/>
                <w:b/>
                <w:sz w:val="18"/>
                <w:szCs w:val="18"/>
              </w:rPr>
            </w:pPr>
            <w:r w:rsidRPr="00525196">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30658D">
              <w:rPr>
                <w:rFonts w:asciiTheme="minorHAnsi" w:hAnsiTheme="minorHAnsi"/>
                <w:sz w:val="18"/>
                <w:szCs w:val="18"/>
              </w:rPr>
              <w:t xml:space="preserve">the </w:t>
            </w:r>
            <w:r w:rsidRPr="00525196">
              <w:rPr>
                <w:rFonts w:asciiTheme="minorHAnsi" w:hAnsiTheme="minorHAnsi"/>
                <w:sz w:val="18"/>
                <w:szCs w:val="18"/>
              </w:rPr>
              <w:t>smoke test shall not be included in sample groups for HERS verifi</w:t>
            </w:r>
            <w:r w:rsidR="00525196">
              <w:rPr>
                <w:rFonts w:asciiTheme="minorHAnsi" w:hAnsiTheme="minorHAnsi"/>
                <w:sz w:val="18"/>
                <w:szCs w:val="18"/>
              </w:rPr>
              <w:t>cation</w:t>
            </w:r>
            <w:r w:rsidRPr="00525196">
              <w:rPr>
                <w:rFonts w:asciiTheme="minorHAnsi" w:hAnsiTheme="minorHAnsi"/>
                <w:sz w:val="18"/>
                <w:szCs w:val="18"/>
              </w:rPr>
              <w:t>.</w:t>
            </w:r>
          </w:p>
        </w:tc>
      </w:tr>
      <w:tr w:rsidR="00BC173E" w:rsidRPr="00525196" w14:paraId="4AE0FC5E" w14:textId="77777777" w:rsidTr="00AC1DB2">
        <w:trPr>
          <w:trHeight w:val="288"/>
        </w:trPr>
        <w:tc>
          <w:tcPr>
            <w:tcW w:w="213" w:type="pct"/>
            <w:vAlign w:val="center"/>
          </w:tcPr>
          <w:p w14:paraId="4AE0FC5B" w14:textId="77777777" w:rsidR="00BC173E" w:rsidRPr="00525196" w:rsidRDefault="00BC173E" w:rsidP="00525196">
            <w:pPr>
              <w:rPr>
                <w:rFonts w:asciiTheme="minorHAnsi" w:hAnsiTheme="minorHAnsi"/>
                <w:sz w:val="18"/>
                <w:szCs w:val="18"/>
              </w:rPr>
            </w:pPr>
            <w:r w:rsidRPr="00525196">
              <w:rPr>
                <w:rFonts w:asciiTheme="minorHAnsi" w:hAnsiTheme="minorHAnsi"/>
                <w:sz w:val="18"/>
                <w:szCs w:val="18"/>
              </w:rPr>
              <w:t>08</w:t>
            </w:r>
          </w:p>
        </w:tc>
        <w:tc>
          <w:tcPr>
            <w:tcW w:w="1264" w:type="pct"/>
            <w:vAlign w:val="center"/>
          </w:tcPr>
          <w:p w14:paraId="4AE0FC5C" w14:textId="77777777" w:rsidR="00BC173E" w:rsidRPr="00B57311" w:rsidRDefault="00BC173E" w:rsidP="00BC173E">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vAlign w:val="center"/>
          </w:tcPr>
          <w:p w14:paraId="5B221A07" w14:textId="77777777" w:rsidR="0030658D" w:rsidRDefault="0030658D" w:rsidP="0030658D">
            <w:pPr>
              <w:pStyle w:val="ListParagraph"/>
              <w:keepNext/>
              <w:numPr>
                <w:ilvl w:val="0"/>
                <w:numId w:val="2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464D741B" w14:textId="77777777" w:rsidR="0030658D" w:rsidRDefault="0030658D" w:rsidP="0030658D">
            <w:pPr>
              <w:pStyle w:val="ListParagraph"/>
              <w:keepNext/>
              <w:numPr>
                <w:ilvl w:val="0"/>
                <w:numId w:val="27"/>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AE0FC5D" w14:textId="246C096D" w:rsidR="00BC173E" w:rsidRPr="0030658D" w:rsidRDefault="0030658D" w:rsidP="0030658D">
            <w:pPr>
              <w:pStyle w:val="ListParagraph"/>
              <w:numPr>
                <w:ilvl w:val="0"/>
                <w:numId w:val="27"/>
              </w:numPr>
              <w:rPr>
                <w:rFonts w:asciiTheme="minorHAnsi" w:hAnsiTheme="minorHAnsi"/>
                <w:b/>
                <w:sz w:val="18"/>
                <w:szCs w:val="18"/>
              </w:rPr>
            </w:pPr>
            <w:r w:rsidRPr="0030658D">
              <w:rPr>
                <w:rFonts w:ascii="Calibri" w:hAnsi="Calibri"/>
                <w:sz w:val="18"/>
                <w:szCs w:val="18"/>
                <w:u w:val="single"/>
              </w:rPr>
              <w:t>All N/A</w:t>
            </w:r>
            <w:r w:rsidRPr="0030658D">
              <w:rPr>
                <w:rFonts w:ascii="Calibri" w:hAnsi="Calibri"/>
                <w:sz w:val="18"/>
                <w:szCs w:val="18"/>
              </w:rPr>
              <w:t xml:space="preserve"> - This entire table is not applicable</w:t>
            </w:r>
          </w:p>
        </w:tc>
      </w:tr>
      <w:tr w:rsidR="0030658D" w:rsidRPr="00525196" w14:paraId="4AE0FC62" w14:textId="77777777" w:rsidTr="0030658D">
        <w:trPr>
          <w:trHeight w:val="288"/>
        </w:trPr>
        <w:tc>
          <w:tcPr>
            <w:tcW w:w="213" w:type="pct"/>
            <w:vAlign w:val="center"/>
          </w:tcPr>
          <w:p w14:paraId="4AE0FC5F" w14:textId="77777777" w:rsidR="0030658D" w:rsidRPr="00525196" w:rsidRDefault="0030658D" w:rsidP="00525196">
            <w:pPr>
              <w:rPr>
                <w:rFonts w:asciiTheme="minorHAnsi" w:hAnsiTheme="minorHAnsi"/>
                <w:sz w:val="18"/>
                <w:szCs w:val="18"/>
              </w:rPr>
            </w:pPr>
            <w:r>
              <w:rPr>
                <w:rFonts w:asciiTheme="minorHAnsi" w:hAnsiTheme="minorHAnsi"/>
                <w:sz w:val="18"/>
                <w:szCs w:val="18"/>
              </w:rPr>
              <w:t>09</w:t>
            </w:r>
          </w:p>
        </w:tc>
        <w:tc>
          <w:tcPr>
            <w:tcW w:w="4787" w:type="pct"/>
            <w:gridSpan w:val="2"/>
            <w:vAlign w:val="center"/>
          </w:tcPr>
          <w:p w14:paraId="4AE0FC61" w14:textId="60678F32" w:rsidR="0030658D" w:rsidRPr="00525196" w:rsidRDefault="0030658D" w:rsidP="00525196">
            <w:pPr>
              <w:rPr>
                <w:rFonts w:asciiTheme="minorHAnsi" w:hAnsiTheme="minorHAnsi"/>
                <w:sz w:val="18"/>
                <w:szCs w:val="18"/>
              </w:rPr>
            </w:pPr>
            <w:r>
              <w:rPr>
                <w:rFonts w:ascii="Calibri" w:hAnsi="Calibri"/>
                <w:sz w:val="18"/>
              </w:rPr>
              <w:t>Correction Notes:</w:t>
            </w:r>
          </w:p>
        </w:tc>
      </w:tr>
      <w:tr w:rsidR="00BC173E" w:rsidRPr="00525196" w14:paraId="4AE0FC64" w14:textId="77777777" w:rsidTr="00525196">
        <w:trPr>
          <w:trHeight w:val="288"/>
        </w:trPr>
        <w:tc>
          <w:tcPr>
            <w:tcW w:w="5000" w:type="pct"/>
            <w:gridSpan w:val="3"/>
            <w:vAlign w:val="center"/>
          </w:tcPr>
          <w:p w14:paraId="4AE0FC63" w14:textId="77777777" w:rsidR="00BC173E" w:rsidRPr="00B57311" w:rsidRDefault="00BC173E" w:rsidP="00BC173E">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C65" w14:textId="77777777" w:rsidR="00171E43" w:rsidRPr="00525196" w:rsidRDefault="00171E43" w:rsidP="00171E4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3E041E" w:rsidRPr="003E041E" w14:paraId="4AE0FC68" w14:textId="77777777" w:rsidTr="00885793">
        <w:trPr>
          <w:cantSplit/>
          <w:trHeight w:val="432"/>
        </w:trPr>
        <w:tc>
          <w:tcPr>
            <w:tcW w:w="5000" w:type="pct"/>
            <w:gridSpan w:val="2"/>
            <w:vAlign w:val="center"/>
          </w:tcPr>
          <w:p w14:paraId="4AE0FC66" w14:textId="15D7D2F8" w:rsidR="003E041E" w:rsidRPr="003E041E" w:rsidRDefault="003E041E" w:rsidP="00A63F93">
            <w:pPr>
              <w:keepNext/>
              <w:rPr>
                <w:rFonts w:asciiTheme="minorHAnsi" w:hAnsiTheme="minorHAnsi"/>
                <w:b/>
                <w:sz w:val="18"/>
                <w:szCs w:val="18"/>
              </w:rPr>
            </w:pPr>
            <w:r>
              <w:rPr>
                <w:rFonts w:asciiTheme="minorHAnsi" w:hAnsiTheme="minorHAnsi"/>
                <w:b/>
                <w:sz w:val="18"/>
                <w:szCs w:val="18"/>
              </w:rPr>
              <w:lastRenderedPageBreak/>
              <w:t>D</w:t>
            </w:r>
            <w:r w:rsidRPr="003E041E">
              <w:rPr>
                <w:rFonts w:asciiTheme="minorHAnsi" w:hAnsiTheme="minorHAnsi"/>
                <w:b/>
                <w:sz w:val="18"/>
                <w:szCs w:val="18"/>
              </w:rPr>
              <w:t>. Determination of HERS Verification Compliance</w:t>
            </w:r>
          </w:p>
          <w:p w14:paraId="4AE0FC67" w14:textId="77777777" w:rsidR="003E041E" w:rsidRPr="003E041E" w:rsidRDefault="003E041E" w:rsidP="00A63F93">
            <w:pPr>
              <w:keepNext/>
              <w:rPr>
                <w:rFonts w:asciiTheme="minorHAnsi" w:hAnsiTheme="minorHAnsi"/>
                <w:sz w:val="18"/>
                <w:szCs w:val="18"/>
              </w:rPr>
            </w:pPr>
            <w:r w:rsidRPr="003E041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3E041E" w:rsidRPr="003E041E" w14:paraId="4AE0FC6B" w14:textId="77777777" w:rsidTr="00885793">
        <w:trPr>
          <w:cantSplit/>
          <w:trHeight w:val="432"/>
        </w:trPr>
        <w:tc>
          <w:tcPr>
            <w:tcW w:w="253" w:type="pct"/>
            <w:vAlign w:val="center"/>
          </w:tcPr>
          <w:p w14:paraId="4AE0FC69" w14:textId="77777777" w:rsidR="003E041E" w:rsidRPr="003E041E" w:rsidDel="00C76C40" w:rsidRDefault="003E041E" w:rsidP="00885793">
            <w:pPr>
              <w:keepNext/>
              <w:rPr>
                <w:rFonts w:asciiTheme="minorHAnsi" w:hAnsiTheme="minorHAnsi"/>
                <w:sz w:val="18"/>
                <w:szCs w:val="18"/>
              </w:rPr>
            </w:pPr>
            <w:r w:rsidRPr="003E041E">
              <w:rPr>
                <w:rFonts w:asciiTheme="minorHAnsi" w:hAnsiTheme="minorHAnsi"/>
                <w:sz w:val="18"/>
                <w:szCs w:val="18"/>
              </w:rPr>
              <w:t>01</w:t>
            </w:r>
          </w:p>
        </w:tc>
        <w:tc>
          <w:tcPr>
            <w:tcW w:w="4747" w:type="pct"/>
            <w:vAlign w:val="center"/>
          </w:tcPr>
          <w:p w14:paraId="4AE0FC6A" w14:textId="77777777" w:rsidR="003E041E" w:rsidRPr="003E041E" w:rsidRDefault="003E041E" w:rsidP="00885793">
            <w:pPr>
              <w:keepNext/>
              <w:spacing w:after="60"/>
              <w:rPr>
                <w:rFonts w:asciiTheme="minorHAnsi" w:hAnsiTheme="minorHAnsi"/>
                <w:sz w:val="18"/>
                <w:szCs w:val="18"/>
              </w:rPr>
            </w:pPr>
          </w:p>
        </w:tc>
      </w:tr>
    </w:tbl>
    <w:p w14:paraId="4AE0FC6C" w14:textId="77777777" w:rsidR="00BD0267" w:rsidRPr="00525196" w:rsidRDefault="00BD0267" w:rsidP="00171E43">
      <w:pPr>
        <w:rPr>
          <w:rFonts w:asciiTheme="minorHAnsi" w:hAnsiTheme="minorHAnsi"/>
          <w:sz w:val="18"/>
          <w:szCs w:val="18"/>
        </w:rPr>
      </w:pPr>
    </w:p>
    <w:p w14:paraId="4AE0FC6D" w14:textId="77777777" w:rsidR="00BD0267" w:rsidRPr="00525196" w:rsidRDefault="00BD0267" w:rsidP="00171E43">
      <w:pPr>
        <w:rPr>
          <w:rFonts w:asciiTheme="minorHAnsi" w:hAnsiTheme="minorHAnsi"/>
          <w:sz w:val="18"/>
          <w:szCs w:val="18"/>
        </w:rPr>
      </w:pPr>
    </w:p>
    <w:p w14:paraId="31160969" w14:textId="77777777" w:rsidR="00674138" w:rsidRDefault="00674138">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330A2B" w:rsidRPr="00525196" w14:paraId="4AE0FC6F" w14:textId="77777777" w:rsidTr="00D723A9">
        <w:trPr>
          <w:trHeight w:val="288"/>
        </w:trPr>
        <w:tc>
          <w:tcPr>
            <w:tcW w:w="10950" w:type="dxa"/>
            <w:gridSpan w:val="4"/>
            <w:vAlign w:val="center"/>
          </w:tcPr>
          <w:p w14:paraId="4AE0FC6E" w14:textId="69A3197F"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525196">
              <w:rPr>
                <w:rFonts w:asciiTheme="minorHAnsi" w:hAnsiTheme="minorHAnsi" w:cs="Arial"/>
                <w:b/>
                <w:caps/>
                <w:sz w:val="18"/>
                <w:szCs w:val="18"/>
              </w:rPr>
              <w:lastRenderedPageBreak/>
              <w:t>Documentation Author's Declaration Statement</w:t>
            </w:r>
          </w:p>
        </w:tc>
      </w:tr>
      <w:tr w:rsidR="00330A2B" w:rsidRPr="00525196" w14:paraId="4AE0FC71" w14:textId="77777777" w:rsidTr="00A63F93">
        <w:trPr>
          <w:trHeight w:val="296"/>
        </w:trPr>
        <w:tc>
          <w:tcPr>
            <w:tcW w:w="10950" w:type="dxa"/>
            <w:gridSpan w:val="4"/>
            <w:vAlign w:val="center"/>
          </w:tcPr>
          <w:p w14:paraId="4AE0FC70" w14:textId="77777777" w:rsidR="00BE3E3F" w:rsidRDefault="00330A2B" w:rsidP="00A63F93">
            <w:pPr>
              <w:numPr>
                <w:ilvl w:val="0"/>
                <w:numId w:val="8"/>
              </w:numPr>
              <w:ind w:left="271" w:hanging="270"/>
              <w:rPr>
                <w:rFonts w:asciiTheme="minorHAnsi" w:hAnsiTheme="minorHAnsi"/>
                <w:sz w:val="18"/>
                <w:szCs w:val="18"/>
              </w:rPr>
            </w:pPr>
            <w:r w:rsidRPr="00525196">
              <w:rPr>
                <w:rFonts w:asciiTheme="minorHAnsi" w:hAnsiTheme="minorHAnsi"/>
                <w:sz w:val="18"/>
                <w:szCs w:val="18"/>
              </w:rPr>
              <w:t>I certify that this Certificate of Verification documentation is accurate and complete.</w:t>
            </w:r>
          </w:p>
        </w:tc>
      </w:tr>
      <w:tr w:rsidR="00330A2B" w:rsidRPr="00525196" w14:paraId="4AE0FC74" w14:textId="77777777" w:rsidTr="00D723A9">
        <w:trPr>
          <w:trHeight w:val="360"/>
        </w:trPr>
        <w:tc>
          <w:tcPr>
            <w:tcW w:w="5434" w:type="dxa"/>
          </w:tcPr>
          <w:p w14:paraId="4AE0FC72"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Documentation Author Name:</w:t>
            </w:r>
          </w:p>
        </w:tc>
        <w:tc>
          <w:tcPr>
            <w:tcW w:w="5516" w:type="dxa"/>
            <w:gridSpan w:val="3"/>
          </w:tcPr>
          <w:p w14:paraId="4AE0FC73"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Documentation Author Signature:</w:t>
            </w:r>
          </w:p>
        </w:tc>
      </w:tr>
      <w:tr w:rsidR="00330A2B" w:rsidRPr="00525196" w14:paraId="4AE0FC77" w14:textId="77777777" w:rsidTr="00D723A9">
        <w:trPr>
          <w:trHeight w:val="360"/>
        </w:trPr>
        <w:tc>
          <w:tcPr>
            <w:tcW w:w="5434" w:type="dxa"/>
          </w:tcPr>
          <w:p w14:paraId="4AE0FC75"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Company:</w:t>
            </w:r>
          </w:p>
        </w:tc>
        <w:tc>
          <w:tcPr>
            <w:tcW w:w="5516" w:type="dxa"/>
            <w:gridSpan w:val="3"/>
          </w:tcPr>
          <w:p w14:paraId="4AE0FC76"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Date Signed:</w:t>
            </w:r>
          </w:p>
        </w:tc>
      </w:tr>
      <w:tr w:rsidR="00330A2B" w:rsidRPr="00525196" w14:paraId="4AE0FC7A" w14:textId="77777777" w:rsidTr="00D723A9">
        <w:trPr>
          <w:trHeight w:val="360"/>
        </w:trPr>
        <w:tc>
          <w:tcPr>
            <w:tcW w:w="5434" w:type="dxa"/>
          </w:tcPr>
          <w:p w14:paraId="4AE0FC78"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Address:</w:t>
            </w:r>
          </w:p>
        </w:tc>
        <w:tc>
          <w:tcPr>
            <w:tcW w:w="5516" w:type="dxa"/>
            <w:gridSpan w:val="3"/>
          </w:tcPr>
          <w:p w14:paraId="4AE0FC79"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CEA/HERS Certification Information (if applicable):</w:t>
            </w:r>
          </w:p>
        </w:tc>
      </w:tr>
      <w:tr w:rsidR="00330A2B" w:rsidRPr="00525196" w14:paraId="4AE0FC7D" w14:textId="77777777" w:rsidTr="00D723A9">
        <w:trPr>
          <w:trHeight w:val="360"/>
        </w:trPr>
        <w:tc>
          <w:tcPr>
            <w:tcW w:w="5434" w:type="dxa"/>
          </w:tcPr>
          <w:p w14:paraId="4AE0FC7B"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City/State/Zip:</w:t>
            </w:r>
          </w:p>
        </w:tc>
        <w:tc>
          <w:tcPr>
            <w:tcW w:w="5516" w:type="dxa"/>
            <w:gridSpan w:val="3"/>
          </w:tcPr>
          <w:p w14:paraId="4AE0FC7C" w14:textId="77777777" w:rsidR="00330A2B" w:rsidRPr="0030658D" w:rsidRDefault="00330A2B" w:rsidP="00D723A9">
            <w:pPr>
              <w:rPr>
                <w:rFonts w:asciiTheme="minorHAnsi" w:hAnsiTheme="minorHAnsi"/>
                <w:sz w:val="14"/>
                <w:szCs w:val="18"/>
              </w:rPr>
            </w:pPr>
            <w:r w:rsidRPr="0030658D">
              <w:rPr>
                <w:rFonts w:asciiTheme="minorHAnsi" w:hAnsiTheme="minorHAnsi"/>
                <w:sz w:val="14"/>
                <w:szCs w:val="18"/>
              </w:rPr>
              <w:t>Phone:</w:t>
            </w:r>
          </w:p>
        </w:tc>
      </w:tr>
      <w:tr w:rsidR="00330A2B" w:rsidRPr="00525196" w14:paraId="4AE0FC7F" w14:textId="77777777" w:rsidTr="00D723A9">
        <w:tblPrEx>
          <w:tblCellMar>
            <w:left w:w="115" w:type="dxa"/>
            <w:right w:w="115" w:type="dxa"/>
          </w:tblCellMar>
        </w:tblPrEx>
        <w:trPr>
          <w:trHeight w:val="296"/>
        </w:trPr>
        <w:tc>
          <w:tcPr>
            <w:tcW w:w="10950" w:type="dxa"/>
            <w:gridSpan w:val="4"/>
            <w:vAlign w:val="center"/>
          </w:tcPr>
          <w:p w14:paraId="4AE0FC7E" w14:textId="77777777"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25196">
              <w:rPr>
                <w:rFonts w:asciiTheme="minorHAnsi" w:hAnsiTheme="minorHAnsi" w:cs="Arial"/>
                <w:b/>
                <w:caps/>
                <w:sz w:val="18"/>
                <w:szCs w:val="18"/>
              </w:rPr>
              <w:t xml:space="preserve">Responsible Person's Declaration statement </w:t>
            </w:r>
          </w:p>
        </w:tc>
      </w:tr>
      <w:tr w:rsidR="00330A2B" w:rsidRPr="00525196" w14:paraId="4AE0FC86" w14:textId="77777777" w:rsidTr="00D723A9">
        <w:tblPrEx>
          <w:tblCellMar>
            <w:left w:w="115" w:type="dxa"/>
            <w:right w:w="115" w:type="dxa"/>
          </w:tblCellMar>
        </w:tblPrEx>
        <w:trPr>
          <w:trHeight w:val="504"/>
        </w:trPr>
        <w:tc>
          <w:tcPr>
            <w:tcW w:w="10950" w:type="dxa"/>
            <w:gridSpan w:val="4"/>
            <w:shd w:val="clear" w:color="auto" w:fill="auto"/>
          </w:tcPr>
          <w:p w14:paraId="4AE0FC80" w14:textId="77777777" w:rsidR="00330A2B" w:rsidRPr="00525196" w:rsidRDefault="00330A2B" w:rsidP="00A63F93">
            <w:pPr>
              <w:pStyle w:val="p2"/>
              <w:keepNext/>
              <w:tabs>
                <w:tab w:val="clear" w:pos="357"/>
              </w:tabs>
              <w:spacing w:line="240" w:lineRule="auto"/>
              <w:ind w:left="0" w:right="90" w:firstLine="0"/>
              <w:rPr>
                <w:rFonts w:asciiTheme="minorHAnsi" w:hAnsiTheme="minorHAnsi"/>
                <w:sz w:val="18"/>
                <w:szCs w:val="18"/>
              </w:rPr>
            </w:pPr>
            <w:r w:rsidRPr="00525196">
              <w:rPr>
                <w:rFonts w:asciiTheme="minorHAnsi" w:hAnsiTheme="minorHAnsi"/>
                <w:sz w:val="18"/>
                <w:szCs w:val="18"/>
              </w:rPr>
              <w:t xml:space="preserve">I certify the following under penalty of perjury, under the laws of the State of California: </w:t>
            </w:r>
          </w:p>
          <w:p w14:paraId="4AE0FC81"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The information provided on this Certificate of Verification is true and correct.</w:t>
            </w:r>
          </w:p>
          <w:p w14:paraId="4AE0FC82"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I am the certified HERS Rater who performed the verification identified and reported on this Certificate of Verification (responsible rater).</w:t>
            </w:r>
          </w:p>
          <w:p w14:paraId="4AE0FC83"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AE0FC84" w14:textId="77777777"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AE0FC85" w14:textId="074D9CCE" w:rsidR="00BE3E3F" w:rsidRDefault="00330A2B" w:rsidP="00A63F93">
            <w:pPr>
              <w:pStyle w:val="p2"/>
              <w:keepNext/>
              <w:numPr>
                <w:ilvl w:val="0"/>
                <w:numId w:val="9"/>
              </w:numPr>
              <w:tabs>
                <w:tab w:val="clear" w:pos="357"/>
              </w:tabs>
              <w:spacing w:line="240" w:lineRule="auto"/>
              <w:ind w:right="90"/>
              <w:rPr>
                <w:rFonts w:asciiTheme="minorHAnsi" w:hAnsiTheme="minorHAnsi"/>
                <w:sz w:val="18"/>
                <w:szCs w:val="18"/>
              </w:rPr>
            </w:pPr>
            <w:r w:rsidRPr="00525196">
              <w:rPr>
                <w:rFonts w:asciiTheme="minorHAnsi" w:hAnsiTheme="minorHAnsi"/>
                <w:sz w:val="18"/>
                <w:szCs w:val="18"/>
              </w:rPr>
              <w:t>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r w:rsidR="00F954B1">
              <w:rPr>
                <w:rFonts w:asciiTheme="minorHAnsi" w:hAnsiTheme="minorHAnsi"/>
                <w:sz w:val="18"/>
                <w:szCs w:val="18"/>
              </w:rPr>
              <w:t xml:space="preserve"> </w:t>
            </w:r>
          </w:p>
        </w:tc>
      </w:tr>
      <w:tr w:rsidR="00330A2B" w:rsidRPr="00525196" w14:paraId="4AE0FC88" w14:textId="77777777" w:rsidTr="00D723A9">
        <w:tblPrEx>
          <w:tblCellMar>
            <w:left w:w="115" w:type="dxa"/>
            <w:right w:w="115" w:type="dxa"/>
          </w:tblCellMar>
        </w:tblPrEx>
        <w:trPr>
          <w:trHeight w:val="278"/>
        </w:trPr>
        <w:tc>
          <w:tcPr>
            <w:tcW w:w="10950" w:type="dxa"/>
            <w:gridSpan w:val="4"/>
            <w:vAlign w:val="center"/>
          </w:tcPr>
          <w:p w14:paraId="4AE0FC87" w14:textId="77777777" w:rsidR="00330A2B" w:rsidRPr="00525196"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25196">
              <w:rPr>
                <w:rFonts w:asciiTheme="minorHAnsi" w:hAnsiTheme="minorHAnsi" w:cs="Arial"/>
                <w:b/>
                <w:caps/>
                <w:sz w:val="18"/>
                <w:szCs w:val="18"/>
              </w:rPr>
              <w:t>BUILDER OR INSTALLER INFORMATION AS SHOWN ON THE CERTIFICATE OF INSTALLATION</w:t>
            </w:r>
          </w:p>
        </w:tc>
      </w:tr>
      <w:tr w:rsidR="00330A2B" w:rsidRPr="00525196" w14:paraId="4AE0FC8A" w14:textId="77777777" w:rsidTr="00A63F93">
        <w:tblPrEx>
          <w:tblCellMar>
            <w:left w:w="115" w:type="dxa"/>
            <w:right w:w="115" w:type="dxa"/>
          </w:tblCellMar>
        </w:tblPrEx>
        <w:trPr>
          <w:trHeight w:hRule="exact" w:val="360"/>
        </w:trPr>
        <w:tc>
          <w:tcPr>
            <w:tcW w:w="10950" w:type="dxa"/>
            <w:gridSpan w:val="4"/>
          </w:tcPr>
          <w:p w14:paraId="4AE0FC89" w14:textId="77777777" w:rsidR="00330A2B" w:rsidRPr="00A63F93" w:rsidRDefault="00330A2B" w:rsidP="00A63F9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Company Name (Installing Subcontractor, General Contractor, or Builder/Owner):</w:t>
            </w:r>
          </w:p>
        </w:tc>
      </w:tr>
      <w:tr w:rsidR="00330A2B" w:rsidRPr="00525196" w14:paraId="4AE0FC8D" w14:textId="77777777" w:rsidTr="00A63F93">
        <w:tblPrEx>
          <w:tblCellMar>
            <w:left w:w="115" w:type="dxa"/>
            <w:right w:w="115" w:type="dxa"/>
          </w:tblCellMar>
        </w:tblPrEx>
        <w:trPr>
          <w:trHeight w:hRule="exact" w:val="360"/>
        </w:trPr>
        <w:tc>
          <w:tcPr>
            <w:tcW w:w="5475" w:type="dxa"/>
            <w:gridSpan w:val="2"/>
          </w:tcPr>
          <w:p w14:paraId="4AE0FC8B" w14:textId="77777777" w:rsidR="00330A2B" w:rsidRPr="00A63F93" w:rsidRDefault="00330A2B" w:rsidP="00A63F9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Responsible Builder or Installer Name:</w:t>
            </w:r>
          </w:p>
        </w:tc>
        <w:tc>
          <w:tcPr>
            <w:tcW w:w="5475" w:type="dxa"/>
            <w:gridSpan w:val="2"/>
          </w:tcPr>
          <w:p w14:paraId="4AE0FC8C" w14:textId="77777777" w:rsidR="00330A2B" w:rsidRPr="00A63F93" w:rsidRDefault="00330A2B" w:rsidP="00674138">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CSLB License:</w:t>
            </w:r>
          </w:p>
        </w:tc>
      </w:tr>
      <w:tr w:rsidR="00330A2B" w:rsidRPr="00525196" w14:paraId="4AE0FC8F" w14:textId="77777777" w:rsidTr="00D723A9">
        <w:tblPrEx>
          <w:tblCellMar>
            <w:left w:w="108" w:type="dxa"/>
            <w:right w:w="108" w:type="dxa"/>
          </w:tblCellMar>
        </w:tblPrEx>
        <w:trPr>
          <w:trHeight w:hRule="exact" w:val="288"/>
        </w:trPr>
        <w:tc>
          <w:tcPr>
            <w:tcW w:w="10950" w:type="dxa"/>
            <w:gridSpan w:val="4"/>
            <w:vAlign w:val="center"/>
          </w:tcPr>
          <w:p w14:paraId="4AE0FC8E" w14:textId="77777777" w:rsidR="00330A2B" w:rsidRPr="00525196"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525196">
              <w:rPr>
                <w:rFonts w:asciiTheme="minorHAnsi" w:hAnsiTheme="minorHAnsi" w:cs="Arial"/>
                <w:b/>
                <w:caps/>
                <w:sz w:val="18"/>
                <w:szCs w:val="18"/>
              </w:rPr>
              <w:t>HERS PROVIDER DATA REGISTRY INFORMATION</w:t>
            </w:r>
          </w:p>
        </w:tc>
      </w:tr>
      <w:tr w:rsidR="00330A2B" w:rsidRPr="00525196" w14:paraId="4AE0FC92" w14:textId="77777777" w:rsidTr="00D723A9">
        <w:tblPrEx>
          <w:tblCellMar>
            <w:left w:w="108" w:type="dxa"/>
            <w:right w:w="108" w:type="dxa"/>
          </w:tblCellMar>
        </w:tblPrEx>
        <w:trPr>
          <w:trHeight w:hRule="exact" w:val="360"/>
        </w:trPr>
        <w:tc>
          <w:tcPr>
            <w:tcW w:w="5482" w:type="dxa"/>
            <w:gridSpan w:val="3"/>
          </w:tcPr>
          <w:p w14:paraId="4AE0FC90" w14:textId="77777777" w:rsidR="00330A2B" w:rsidRPr="00A63F93"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Sample Group Number (if applicable):</w:t>
            </w:r>
          </w:p>
        </w:tc>
        <w:tc>
          <w:tcPr>
            <w:tcW w:w="5468" w:type="dxa"/>
          </w:tcPr>
          <w:p w14:paraId="4AE0FC91" w14:textId="5A417D6F" w:rsidR="00330A2B" w:rsidRPr="00A63F93" w:rsidRDefault="00330A2B" w:rsidP="00D723A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A63F93">
              <w:rPr>
                <w:rFonts w:asciiTheme="minorHAnsi" w:hAnsiTheme="minorHAnsi"/>
                <w:sz w:val="14"/>
                <w:szCs w:val="18"/>
              </w:rPr>
              <w:t>Dwelling Test Status in Sample Group (if applicable)</w:t>
            </w:r>
            <w:r w:rsidR="00674138" w:rsidRPr="00A63F93">
              <w:rPr>
                <w:rFonts w:asciiTheme="minorHAnsi" w:hAnsiTheme="minorHAnsi"/>
                <w:sz w:val="14"/>
                <w:szCs w:val="18"/>
              </w:rPr>
              <w:t>:</w:t>
            </w:r>
          </w:p>
        </w:tc>
      </w:tr>
      <w:tr w:rsidR="00330A2B" w:rsidRPr="00525196" w14:paraId="4AE0FC94" w14:textId="77777777" w:rsidTr="00D723A9">
        <w:tblPrEx>
          <w:tblCellMar>
            <w:left w:w="108" w:type="dxa"/>
            <w:right w:w="108" w:type="dxa"/>
          </w:tblCellMar>
        </w:tblPrEx>
        <w:trPr>
          <w:trHeight w:val="288"/>
        </w:trPr>
        <w:tc>
          <w:tcPr>
            <w:tcW w:w="10950" w:type="dxa"/>
            <w:gridSpan w:val="4"/>
            <w:vAlign w:val="center"/>
          </w:tcPr>
          <w:p w14:paraId="4AE0FC93" w14:textId="77777777" w:rsidR="00330A2B" w:rsidRPr="00525196"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525196">
              <w:rPr>
                <w:rFonts w:asciiTheme="minorHAnsi" w:hAnsiTheme="minorHAnsi" w:cs="Arial"/>
                <w:b/>
                <w:caps/>
                <w:sz w:val="18"/>
                <w:szCs w:val="18"/>
              </w:rPr>
              <w:t>HERS RATER INFORMATION</w:t>
            </w:r>
          </w:p>
        </w:tc>
      </w:tr>
      <w:tr w:rsidR="00330A2B" w:rsidRPr="00525196" w14:paraId="4AE0FC96" w14:textId="77777777" w:rsidTr="00D723A9">
        <w:tblPrEx>
          <w:tblCellMar>
            <w:left w:w="108" w:type="dxa"/>
            <w:right w:w="108" w:type="dxa"/>
          </w:tblCellMar>
        </w:tblPrEx>
        <w:trPr>
          <w:trHeight w:hRule="exact" w:val="360"/>
        </w:trPr>
        <w:tc>
          <w:tcPr>
            <w:tcW w:w="10950" w:type="dxa"/>
            <w:gridSpan w:val="4"/>
          </w:tcPr>
          <w:p w14:paraId="4AE0FC95" w14:textId="77777777" w:rsidR="00330A2B" w:rsidRPr="00A63F93" w:rsidRDefault="00330A2B" w:rsidP="00A63F9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HERS Rater Company Name:</w:t>
            </w:r>
          </w:p>
        </w:tc>
      </w:tr>
      <w:tr w:rsidR="00330A2B" w:rsidRPr="00525196" w14:paraId="4AE0FC99" w14:textId="77777777" w:rsidTr="00D723A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AE0FC97"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AE0FC98"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Signature:</w:t>
            </w:r>
          </w:p>
        </w:tc>
      </w:tr>
      <w:tr w:rsidR="00330A2B" w:rsidRPr="00525196" w14:paraId="4AE0FC9C" w14:textId="77777777" w:rsidTr="00D723A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AE0FC9A" w14:textId="1D75ECA9"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Responsible Rater Certification Number w/ this HERS Provider</w:t>
            </w:r>
            <w:r w:rsidR="00674138" w:rsidRPr="00A63F93">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4AE0FC9B" w14:textId="77777777" w:rsidR="00330A2B" w:rsidRPr="00A63F93" w:rsidRDefault="00330A2B" w:rsidP="00A63F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A63F93">
              <w:rPr>
                <w:rFonts w:asciiTheme="minorHAnsi" w:hAnsiTheme="minorHAnsi"/>
                <w:sz w:val="14"/>
                <w:szCs w:val="18"/>
              </w:rPr>
              <w:t>Date Signed:</w:t>
            </w:r>
          </w:p>
        </w:tc>
      </w:tr>
    </w:tbl>
    <w:p w14:paraId="4AE0FC9D" w14:textId="77777777" w:rsidR="00BD0267" w:rsidRPr="00525196" w:rsidRDefault="00BD0267" w:rsidP="00171E43">
      <w:pPr>
        <w:rPr>
          <w:rFonts w:asciiTheme="minorHAnsi" w:hAnsiTheme="minorHAnsi"/>
          <w:sz w:val="18"/>
          <w:szCs w:val="18"/>
        </w:rPr>
      </w:pPr>
    </w:p>
    <w:p w14:paraId="4AE0FC9E" w14:textId="77777777" w:rsidR="00BD0267" w:rsidRPr="00525196" w:rsidRDefault="00BD0267" w:rsidP="00171E43">
      <w:pPr>
        <w:rPr>
          <w:rFonts w:asciiTheme="minorHAnsi" w:hAnsiTheme="minorHAnsi"/>
          <w:sz w:val="18"/>
          <w:szCs w:val="18"/>
        </w:rPr>
      </w:pPr>
    </w:p>
    <w:p w14:paraId="4AE0FC9F" w14:textId="77777777" w:rsidR="005F4DEA" w:rsidRPr="00525196" w:rsidRDefault="005F4DEA" w:rsidP="005F4DEA">
      <w:pPr>
        <w:rPr>
          <w:rFonts w:asciiTheme="minorHAnsi" w:hAnsiTheme="minorHAnsi"/>
          <w:sz w:val="18"/>
          <w:szCs w:val="18"/>
        </w:rPr>
        <w:sectPr w:rsidR="005F4DEA" w:rsidRPr="00525196" w:rsidSect="008B0222">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4AE0FCA1" w14:textId="1E5954B7" w:rsidR="00A662D3" w:rsidRPr="00A63F93" w:rsidRDefault="001C5CD0" w:rsidP="00A63F93">
      <w:pPr>
        <w:jc w:val="center"/>
        <w:rPr>
          <w:rFonts w:asciiTheme="minorHAnsi" w:hAnsiTheme="minorHAnsi"/>
          <w:b/>
        </w:rPr>
      </w:pPr>
      <w:r w:rsidRPr="00A63F93">
        <w:rPr>
          <w:rFonts w:asciiTheme="minorHAnsi" w:hAnsiTheme="minorHAnsi"/>
          <w:b/>
        </w:rPr>
        <w:t>CF3R-MCH-20d</w:t>
      </w:r>
      <w:r w:rsidR="00674138">
        <w:rPr>
          <w:rFonts w:asciiTheme="minorHAnsi" w:hAnsiTheme="minorHAnsi"/>
          <w:b/>
        </w:rPr>
        <w:t>-H User Instructions</w:t>
      </w:r>
    </w:p>
    <w:p w14:paraId="4AE0FCA2" w14:textId="77777777" w:rsidR="001C5CD0" w:rsidRPr="00525196" w:rsidRDefault="001C5CD0" w:rsidP="00A662D3">
      <w:pPr>
        <w:rPr>
          <w:rFonts w:asciiTheme="minorHAnsi" w:hAnsiTheme="minorHAnsi"/>
          <w:sz w:val="18"/>
          <w:szCs w:val="18"/>
        </w:rPr>
      </w:pPr>
    </w:p>
    <w:p w14:paraId="4AE0FCA3" w14:textId="77777777" w:rsidR="001C5CD0" w:rsidRPr="00447251" w:rsidRDefault="001C5CD0" w:rsidP="001C5CD0">
      <w:pPr>
        <w:rPr>
          <w:rFonts w:asciiTheme="minorHAnsi" w:hAnsiTheme="minorHAnsi"/>
          <w:b/>
          <w:sz w:val="18"/>
          <w:szCs w:val="18"/>
        </w:rPr>
      </w:pPr>
      <w:r>
        <w:rPr>
          <w:rFonts w:asciiTheme="minorHAnsi" w:hAnsiTheme="minorHAnsi"/>
          <w:b/>
          <w:sz w:val="18"/>
          <w:szCs w:val="18"/>
        </w:rPr>
        <w:t>Section A. System Information</w:t>
      </w:r>
    </w:p>
    <w:p w14:paraId="4AE0FCA4" w14:textId="478544FB" w:rsidR="00BE3E3F" w:rsidRDefault="001C5CD0" w:rsidP="00A63F93">
      <w:pPr>
        <w:pStyle w:val="ListParagraph"/>
        <w:numPr>
          <w:ilvl w:val="0"/>
          <w:numId w:val="14"/>
        </w:numPr>
        <w:ind w:left="360" w:hanging="360"/>
        <w:rPr>
          <w:rFonts w:ascii="Calibri" w:hAnsi="Calibri"/>
          <w:sz w:val="18"/>
          <w:szCs w:val="18"/>
        </w:rPr>
      </w:pPr>
      <w:r>
        <w:rPr>
          <w:rFonts w:asciiTheme="minorHAnsi" w:hAnsiTheme="minorHAnsi"/>
          <w:i/>
          <w:sz w:val="18"/>
        </w:rPr>
        <w:t>HVAC System Identification or Name</w:t>
      </w:r>
      <w:r>
        <w:rPr>
          <w:rFonts w:asciiTheme="minorHAnsi" w:hAnsiTheme="minorHAnsi"/>
          <w:sz w:val="18"/>
        </w:rPr>
        <w:t xml:space="preserve">: </w:t>
      </w:r>
      <w:r>
        <w:rPr>
          <w:rFonts w:ascii="Calibri" w:hAnsi="Calibri"/>
          <w:sz w:val="18"/>
          <w:szCs w:val="18"/>
        </w:rPr>
        <w:t>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5" w14:textId="5EB42939" w:rsidR="00BE3E3F" w:rsidRDefault="001C5CD0" w:rsidP="00A63F93">
      <w:pPr>
        <w:numPr>
          <w:ilvl w:val="0"/>
          <w:numId w:val="6"/>
        </w:numPr>
        <w:spacing w:line="276" w:lineRule="auto"/>
        <w:ind w:left="360"/>
        <w:rPr>
          <w:rFonts w:asciiTheme="minorHAnsi" w:hAnsiTheme="minorHAnsi"/>
          <w:sz w:val="18"/>
        </w:rPr>
      </w:pPr>
      <w:r>
        <w:rPr>
          <w:rFonts w:asciiTheme="minorHAnsi" w:hAnsiTheme="minorHAnsi"/>
          <w:i/>
          <w:sz w:val="18"/>
        </w:rPr>
        <w:t>HVAC System Location or Area Served</w:t>
      </w:r>
      <w:r>
        <w:rPr>
          <w:rFonts w:asciiTheme="minorHAnsi" w:hAnsiTheme="minorHAnsi"/>
          <w:sz w:val="18"/>
        </w:rPr>
        <w:t xml:space="preserve">: </w:t>
      </w:r>
      <w:r>
        <w:rPr>
          <w:rFonts w:ascii="Calibri" w:hAnsi="Calibri"/>
          <w:sz w:val="18"/>
          <w:szCs w:val="18"/>
        </w:rPr>
        <w:t>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6" w14:textId="409E59F5" w:rsidR="00BE3E3F" w:rsidRDefault="001C5CD0" w:rsidP="00A63F93">
      <w:pPr>
        <w:numPr>
          <w:ilvl w:val="0"/>
          <w:numId w:val="6"/>
        </w:numPr>
        <w:spacing w:line="276" w:lineRule="auto"/>
        <w:ind w:left="360"/>
        <w:rPr>
          <w:rFonts w:asciiTheme="minorHAnsi" w:hAnsiTheme="minorHAnsi"/>
          <w:sz w:val="18"/>
        </w:rPr>
      </w:pPr>
      <w:r>
        <w:rPr>
          <w:rFonts w:asciiTheme="minorHAnsi" w:hAnsiTheme="minorHAnsi"/>
          <w:i/>
          <w:sz w:val="18"/>
        </w:rPr>
        <w:t>Building Type</w:t>
      </w:r>
      <w:r>
        <w:rPr>
          <w:rFonts w:asciiTheme="minorHAnsi" w:hAnsiTheme="minorHAnsi"/>
          <w:sz w:val="18"/>
        </w:rPr>
        <w:t xml:space="preserve">: </w:t>
      </w:r>
      <w:r>
        <w:rPr>
          <w:rFonts w:ascii="Calibri" w:hAnsi="Calibri"/>
          <w:sz w:val="18"/>
          <w:szCs w:val="18"/>
        </w:rPr>
        <w:t>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7" w14:textId="15EDD536" w:rsidR="00BE3E3F" w:rsidRDefault="001C5CD0" w:rsidP="00A63F93">
      <w:pPr>
        <w:numPr>
          <w:ilvl w:val="0"/>
          <w:numId w:val="6"/>
        </w:numPr>
        <w:spacing w:line="276" w:lineRule="auto"/>
        <w:ind w:left="360"/>
        <w:rPr>
          <w:rFonts w:asciiTheme="minorHAnsi" w:hAnsiTheme="minorHAnsi"/>
          <w:sz w:val="18"/>
        </w:rPr>
      </w:pPr>
      <w:r>
        <w:rPr>
          <w:rFonts w:asciiTheme="minorHAnsi" w:hAnsiTheme="minorHAnsi"/>
          <w:i/>
          <w:sz w:val="18"/>
        </w:rPr>
        <w:t>Verified Low Leakage Ducts in Conditioned Space (VLLDCS)</w:t>
      </w:r>
      <w:r>
        <w:rPr>
          <w:rFonts w:asciiTheme="minorHAnsi" w:hAnsiTheme="minorHAnsi"/>
          <w:sz w:val="18"/>
        </w:rPr>
        <w:t xml:space="preserve">: </w:t>
      </w:r>
      <w:r>
        <w:rPr>
          <w:rFonts w:ascii="Calibri" w:hAnsi="Calibri"/>
          <w:sz w:val="18"/>
          <w:szCs w:val="18"/>
        </w:rPr>
        <w:t>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8" w14:textId="60193DD9" w:rsidR="00BE3E3F" w:rsidRDefault="001C5CD0" w:rsidP="00A63F93">
      <w:pPr>
        <w:numPr>
          <w:ilvl w:val="0"/>
          <w:numId w:val="6"/>
        </w:numPr>
        <w:spacing w:line="276" w:lineRule="auto"/>
        <w:ind w:left="360"/>
        <w:rPr>
          <w:rFonts w:asciiTheme="minorHAnsi" w:hAnsiTheme="minorHAnsi"/>
          <w:sz w:val="18"/>
        </w:rPr>
      </w:pPr>
      <w:r>
        <w:rPr>
          <w:rFonts w:asciiTheme="minorHAnsi" w:hAnsiTheme="minorHAnsi"/>
          <w:i/>
          <w:sz w:val="18"/>
        </w:rPr>
        <w:t>Verified Low Leakage Air-handling Unit (VLLAHU) Credit:</w:t>
      </w:r>
      <w:r>
        <w:rPr>
          <w:rFonts w:ascii="Calibri" w:hAnsi="Calibri"/>
          <w:sz w:val="18"/>
          <w:szCs w:val="18"/>
        </w:rPr>
        <w:t xml:space="preserve"> 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9" w14:textId="4366A7BE" w:rsidR="001C5CD0" w:rsidRPr="00447251" w:rsidRDefault="001C5CD0" w:rsidP="001C5CD0">
      <w:pPr>
        <w:spacing w:line="276" w:lineRule="auto"/>
        <w:ind w:left="360"/>
        <w:rPr>
          <w:rFonts w:ascii="Calibri" w:hAnsi="Calibri"/>
          <w:sz w:val="18"/>
          <w:szCs w:val="18"/>
        </w:rPr>
      </w:pPr>
      <w:r>
        <w:rPr>
          <w:rFonts w:asciiTheme="minorHAnsi" w:hAnsiTheme="minorHAnsi"/>
          <w:i/>
          <w:sz w:val="18"/>
        </w:rPr>
        <w:t>Duct System Compliance Category</w:t>
      </w:r>
      <w:r>
        <w:rPr>
          <w:rFonts w:asciiTheme="minorHAnsi" w:hAnsiTheme="minorHAnsi"/>
          <w:sz w:val="18"/>
        </w:rPr>
        <w:t xml:space="preserve">: </w:t>
      </w:r>
      <w:r>
        <w:rPr>
          <w:rFonts w:ascii="Calibri" w:hAnsi="Calibri"/>
          <w:sz w:val="18"/>
          <w:szCs w:val="18"/>
        </w:rPr>
        <w:t>This field is filled out automatically.</w:t>
      </w:r>
      <w:r w:rsidR="00F954B1">
        <w:rPr>
          <w:rFonts w:ascii="Calibri" w:hAnsi="Calibri"/>
          <w:sz w:val="18"/>
          <w:szCs w:val="18"/>
        </w:rPr>
        <w:t xml:space="preserve"> </w:t>
      </w:r>
      <w:r>
        <w:rPr>
          <w:rFonts w:ascii="Calibri" w:hAnsi="Calibri"/>
          <w:sz w:val="18"/>
          <w:szCs w:val="18"/>
        </w:rPr>
        <w:t>It is referenced from the CF2R-MCH-20.</w:t>
      </w:r>
    </w:p>
    <w:p w14:paraId="4AE0FCAA" w14:textId="77777777" w:rsidR="001C5CD0" w:rsidRPr="00447251" w:rsidRDefault="001C5CD0" w:rsidP="001C5CD0">
      <w:pPr>
        <w:spacing w:line="276" w:lineRule="auto"/>
        <w:ind w:left="360"/>
        <w:rPr>
          <w:rFonts w:asciiTheme="minorHAnsi" w:hAnsiTheme="minorHAnsi"/>
          <w:sz w:val="18"/>
          <w:szCs w:val="18"/>
        </w:rPr>
      </w:pPr>
    </w:p>
    <w:p w14:paraId="4AE0FCAB" w14:textId="673B32E0" w:rsidR="001C5CD0" w:rsidRPr="00447251" w:rsidRDefault="00415CBC" w:rsidP="001C5CD0">
      <w:pPr>
        <w:rPr>
          <w:rFonts w:asciiTheme="minorHAnsi" w:hAnsiTheme="minorHAnsi"/>
          <w:b/>
          <w:sz w:val="18"/>
        </w:rPr>
      </w:pPr>
      <w:r>
        <w:rPr>
          <w:rFonts w:asciiTheme="minorHAnsi" w:hAnsiTheme="minorHAnsi"/>
          <w:b/>
          <w:sz w:val="18"/>
        </w:rPr>
        <w:t xml:space="preserve">Section </w:t>
      </w:r>
      <w:r w:rsidR="001C5CD0" w:rsidRPr="0041651C">
        <w:rPr>
          <w:rFonts w:asciiTheme="minorHAnsi" w:hAnsiTheme="minorHAnsi"/>
          <w:b/>
          <w:sz w:val="18"/>
        </w:rPr>
        <w:t>B. Duct Leakage Diagnostic Test - MCH-20d - Complete Replacement or Altered Duct System</w:t>
      </w:r>
    </w:p>
    <w:p w14:paraId="4AE0FCAC"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Condenser Nominal Cooling Capacity (ton)</w:t>
      </w:r>
      <w:r w:rsidRPr="0041651C">
        <w:rPr>
          <w:rFonts w:asciiTheme="minorHAnsi" w:hAnsiTheme="minorHAnsi"/>
          <w:sz w:val="18"/>
        </w:rPr>
        <w:t>: Same data given on MCH-01.</w:t>
      </w:r>
    </w:p>
    <w:p w14:paraId="4AE0FCAD"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Heating Capacity (kBtu/h)</w:t>
      </w:r>
      <w:r w:rsidRPr="0041651C">
        <w:rPr>
          <w:rFonts w:asciiTheme="minorHAnsi" w:hAnsiTheme="minorHAnsi"/>
          <w:sz w:val="18"/>
        </w:rPr>
        <w:t xml:space="preserve">: Same data given on MCH-01; </w:t>
      </w:r>
    </w:p>
    <w:p w14:paraId="4AE0FCAE" w14:textId="543DEBCE"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Conditioned Floor Area Served by this HVAC System(ft</w:t>
      </w:r>
      <w:r w:rsidRPr="0041651C">
        <w:rPr>
          <w:rFonts w:asciiTheme="minorHAnsi" w:hAnsiTheme="minorHAnsi"/>
          <w:i/>
          <w:sz w:val="18"/>
          <w:vertAlign w:val="superscript"/>
        </w:rPr>
        <w:t>2</w:t>
      </w:r>
      <w:r w:rsidRPr="0041651C">
        <w:rPr>
          <w:rFonts w:asciiTheme="minorHAnsi" w:hAnsiTheme="minorHAnsi"/>
          <w:i/>
          <w:sz w:val="18"/>
        </w:rPr>
        <w:t>)</w:t>
      </w:r>
      <w:r w:rsidRPr="0041651C">
        <w:rPr>
          <w:rFonts w:asciiTheme="minorHAnsi" w:hAnsiTheme="minorHAnsi"/>
          <w:sz w:val="18"/>
        </w:rPr>
        <w:t>: User must input CFA for the space.</w:t>
      </w:r>
      <w:r w:rsidR="00F954B1">
        <w:rPr>
          <w:rFonts w:asciiTheme="minorHAnsi" w:hAnsiTheme="minorHAnsi"/>
          <w:sz w:val="18"/>
        </w:rPr>
        <w:t xml:space="preserve"> </w:t>
      </w:r>
      <w:r w:rsidRPr="0041651C">
        <w:rPr>
          <w:rFonts w:asciiTheme="minorHAnsi" w:hAnsiTheme="minorHAnsi"/>
          <w:sz w:val="18"/>
        </w:rPr>
        <w:t>Should be consistent with the CF1R input value.</w:t>
      </w:r>
    </w:p>
    <w:p w14:paraId="4AE0FCAF"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Duct Leakage Test Conditions</w:t>
      </w:r>
      <w:r w:rsidRPr="0041651C">
        <w:rPr>
          <w:rFonts w:asciiTheme="minorHAnsi" w:hAnsiTheme="minorHAnsi"/>
          <w:sz w:val="18"/>
        </w:rPr>
        <w:t>: Select from the following options:</w:t>
      </w:r>
    </w:p>
    <w:p w14:paraId="4AE0FCB0" w14:textId="278658BF" w:rsidR="00BE3E3F" w:rsidRDefault="001C5CD0" w:rsidP="00A63F93">
      <w:pPr>
        <w:pStyle w:val="ListParagraph"/>
        <w:numPr>
          <w:ilvl w:val="1"/>
          <w:numId w:val="7"/>
        </w:numPr>
        <w:spacing w:line="276" w:lineRule="auto"/>
        <w:ind w:left="720"/>
        <w:rPr>
          <w:rFonts w:asciiTheme="minorHAnsi" w:hAnsiTheme="minorHAnsi"/>
          <w:sz w:val="18"/>
        </w:rPr>
      </w:pPr>
      <w:r w:rsidRPr="0041651C">
        <w:rPr>
          <w:rFonts w:asciiTheme="minorHAnsi" w:hAnsiTheme="minorHAnsi"/>
          <w:sz w:val="18"/>
          <w:u w:val="single"/>
        </w:rPr>
        <w:t>Test Rough-in AHU</w:t>
      </w:r>
      <w:r w:rsidRPr="0041651C">
        <w:rPr>
          <w:rFonts w:asciiTheme="minorHAnsi" w:hAnsiTheme="minorHAnsi"/>
          <w:sz w:val="18"/>
        </w:rPr>
        <w:t xml:space="preserve">: Installers may determine duct leakage in new construction by using diagnostic measurements at rough-in building construction stage prior to installation of interior finishing (See Section RA3.1.4.3.2 of the </w:t>
      </w:r>
      <w:r w:rsidR="0030658D">
        <w:rPr>
          <w:rFonts w:asciiTheme="minorHAnsi" w:hAnsiTheme="minorHAnsi"/>
          <w:sz w:val="18"/>
        </w:rPr>
        <w:t>2016</w:t>
      </w:r>
      <w:r w:rsidR="0030658D" w:rsidRPr="0041651C">
        <w:rPr>
          <w:rFonts w:asciiTheme="minorHAnsi" w:hAnsiTheme="minorHAnsi"/>
          <w:sz w:val="18"/>
        </w:rPr>
        <w:t xml:space="preserve"> </w:t>
      </w:r>
      <w:r w:rsidRPr="0041651C">
        <w:rPr>
          <w:rFonts w:asciiTheme="minorHAnsi" w:hAnsiTheme="minorHAnsi"/>
          <w:sz w:val="18"/>
        </w:rPr>
        <w:t>Reference Appendices).</w:t>
      </w:r>
      <w:r w:rsidR="00F954B1">
        <w:rPr>
          <w:rFonts w:asciiTheme="minorHAnsi" w:hAnsiTheme="minorHAnsi"/>
          <w:sz w:val="18"/>
        </w:rPr>
        <w:t xml:space="preserve"> </w:t>
      </w:r>
      <w:r w:rsidRPr="0041651C">
        <w:rPr>
          <w:rFonts w:asciiTheme="minorHAnsi" w:hAnsiTheme="minorHAnsi"/>
          <w:sz w:val="18"/>
        </w:rPr>
        <w:t>In this case the air handling unit (AHU) is installed at the time of test.</w:t>
      </w:r>
    </w:p>
    <w:p w14:paraId="4AE0FCB1" w14:textId="77777777" w:rsidR="00BE3E3F" w:rsidRDefault="001C5CD0" w:rsidP="00A63F93">
      <w:pPr>
        <w:pStyle w:val="ListParagraph"/>
        <w:numPr>
          <w:ilvl w:val="1"/>
          <w:numId w:val="7"/>
        </w:numPr>
        <w:spacing w:line="276" w:lineRule="auto"/>
        <w:ind w:left="720"/>
        <w:rPr>
          <w:rFonts w:asciiTheme="minorHAnsi" w:hAnsiTheme="minorHAnsi"/>
          <w:sz w:val="18"/>
          <w:u w:val="single"/>
        </w:rPr>
      </w:pPr>
      <w:r w:rsidRPr="0041651C">
        <w:rPr>
          <w:rFonts w:asciiTheme="minorHAnsi" w:hAnsiTheme="minorHAnsi"/>
          <w:sz w:val="18"/>
          <w:u w:val="single"/>
        </w:rPr>
        <w:t>Test Rough-in No AHU</w:t>
      </w:r>
      <w:r w:rsidRPr="0041651C">
        <w:rPr>
          <w:rFonts w:asciiTheme="minorHAnsi" w:hAnsiTheme="minorHAnsi"/>
          <w:sz w:val="18"/>
        </w:rPr>
        <w:t>: Same as “Test Rough-in” except air handling unit is not yet installed (See Section RA3.1.4.3.2 of the 2013 Reference Appendices).</w:t>
      </w:r>
    </w:p>
    <w:p w14:paraId="4AE0FCB2" w14:textId="621F4A26" w:rsidR="00BE3E3F" w:rsidRDefault="001C5CD0" w:rsidP="00A63F93">
      <w:pPr>
        <w:pStyle w:val="ListParagraph"/>
        <w:numPr>
          <w:ilvl w:val="1"/>
          <w:numId w:val="7"/>
        </w:numPr>
        <w:spacing w:line="276" w:lineRule="auto"/>
        <w:ind w:left="720"/>
        <w:rPr>
          <w:rFonts w:asciiTheme="minorHAnsi" w:hAnsiTheme="minorHAnsi"/>
          <w:sz w:val="18"/>
        </w:rPr>
      </w:pPr>
      <w:r w:rsidRPr="0041651C">
        <w:rPr>
          <w:rFonts w:asciiTheme="minorHAnsi" w:hAnsiTheme="minorHAnsi"/>
          <w:sz w:val="18"/>
          <w:u w:val="single"/>
        </w:rPr>
        <w:t>Test Final</w:t>
      </w:r>
      <w:r w:rsidRPr="0041651C">
        <w:rPr>
          <w:rFonts w:asciiTheme="minorHAnsi" w:hAnsiTheme="minorHAnsi"/>
          <w:sz w:val="18"/>
        </w:rPr>
        <w:t>: Test conducted at “final”, i.e. all equipment, ducts, and registers are installed and the system is essentially in its final operating condition.</w:t>
      </w:r>
      <w:r w:rsidR="00F954B1">
        <w:rPr>
          <w:rFonts w:asciiTheme="minorHAnsi" w:hAnsiTheme="minorHAnsi"/>
          <w:sz w:val="18"/>
        </w:rPr>
        <w:t xml:space="preserve"> </w:t>
      </w:r>
      <w:r w:rsidRPr="0041651C">
        <w:rPr>
          <w:rFonts w:asciiTheme="minorHAnsi" w:hAnsiTheme="minorHAnsi"/>
          <w:sz w:val="18"/>
        </w:rPr>
        <w:t>(rough-in no longer an option.</w:t>
      </w:r>
      <w:r w:rsidR="00F954B1">
        <w:rPr>
          <w:rFonts w:asciiTheme="minorHAnsi" w:hAnsiTheme="minorHAnsi"/>
          <w:sz w:val="18"/>
        </w:rPr>
        <w:t xml:space="preserve"> </w:t>
      </w:r>
      <w:r w:rsidRPr="0041651C">
        <w:rPr>
          <w:rFonts w:asciiTheme="minorHAnsi" w:hAnsiTheme="minorHAnsi"/>
          <w:sz w:val="18"/>
        </w:rPr>
        <w:t xml:space="preserve">See Section RA3.1.4.3.1 of the </w:t>
      </w:r>
      <w:r w:rsidR="0030658D">
        <w:rPr>
          <w:rFonts w:asciiTheme="minorHAnsi" w:hAnsiTheme="minorHAnsi"/>
          <w:sz w:val="18"/>
        </w:rPr>
        <w:t>2016</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3"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Duct Leakage Test Method</w:t>
      </w:r>
      <w:r w:rsidRPr="0041651C">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4AE0FCB4"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Leakage Factor</w:t>
      </w:r>
      <w:r w:rsidRPr="0041651C">
        <w:rPr>
          <w:rFonts w:asciiTheme="minorHAnsi" w:hAnsiTheme="minorHAnsi"/>
          <w:sz w:val="18"/>
        </w:rPr>
        <w:t>: This field is automatically filled out based on choices in previous fields.</w:t>
      </w:r>
    </w:p>
    <w:p w14:paraId="4AE0FCB5" w14:textId="51D6F14B"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Air-Handling Unit Airflow (AHU</w:t>
      </w:r>
      <w:r w:rsidR="0030658D">
        <w:rPr>
          <w:rFonts w:asciiTheme="minorHAnsi" w:hAnsiTheme="minorHAnsi"/>
          <w:i/>
          <w:sz w:val="18"/>
        </w:rPr>
        <w:t xml:space="preserve"> </w:t>
      </w:r>
      <w:r w:rsidRPr="0041651C">
        <w:rPr>
          <w:rFonts w:asciiTheme="minorHAnsi" w:hAnsiTheme="minorHAnsi"/>
          <w:i/>
          <w:sz w:val="18"/>
        </w:rPr>
        <w:t>Airflow) Determination Method</w:t>
      </w:r>
      <w:r w:rsidRPr="0041651C">
        <w:rPr>
          <w:rFonts w:asciiTheme="minorHAnsi" w:hAnsiTheme="minorHAnsi"/>
          <w:sz w:val="18"/>
        </w:rPr>
        <w:t>: User will select from the following options:</w:t>
      </w:r>
    </w:p>
    <w:p w14:paraId="4AE0FCB6" w14:textId="656C7DAD" w:rsidR="00BE3E3F" w:rsidRDefault="001C5CD0" w:rsidP="00A63F93">
      <w:pPr>
        <w:pStyle w:val="ListParagraph"/>
        <w:numPr>
          <w:ilvl w:val="1"/>
          <w:numId w:val="7"/>
        </w:numPr>
        <w:spacing w:line="276" w:lineRule="auto"/>
        <w:ind w:left="720"/>
        <w:rPr>
          <w:rFonts w:asciiTheme="minorHAnsi" w:hAnsiTheme="minorHAnsi"/>
          <w:sz w:val="18"/>
        </w:rPr>
      </w:pPr>
      <w:r w:rsidRPr="0041651C">
        <w:rPr>
          <w:rFonts w:asciiTheme="minorHAnsi" w:hAnsiTheme="minorHAnsi"/>
          <w:sz w:val="18"/>
          <w:u w:val="single"/>
        </w:rPr>
        <w:t>Default Airflow Method:</w:t>
      </w:r>
      <w:r w:rsidRPr="0041651C">
        <w:rPr>
          <w:rFonts w:asciiTheme="minorHAnsi" w:hAnsiTheme="minorHAnsi"/>
          <w:sz w:val="18"/>
        </w:rPr>
        <w:t xml:space="preserve"> The Default Airflow Method may only be used for homes where the duct system is being tested before the conditioning and heating system is installed and the equipment specification is not known (See Section RA3.1.4.2.1 of the </w:t>
      </w:r>
      <w:r w:rsidR="0030658D">
        <w:rPr>
          <w:rFonts w:asciiTheme="minorHAnsi" w:hAnsiTheme="minorHAnsi"/>
          <w:sz w:val="18"/>
        </w:rPr>
        <w:t>2016</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7" w14:textId="0E1E48F1" w:rsidR="00BE3E3F" w:rsidRDefault="001C5CD0" w:rsidP="00A63F93">
      <w:pPr>
        <w:pStyle w:val="ListParagraph"/>
        <w:numPr>
          <w:ilvl w:val="1"/>
          <w:numId w:val="7"/>
        </w:numPr>
        <w:spacing w:line="276" w:lineRule="auto"/>
        <w:ind w:left="720"/>
        <w:rPr>
          <w:rFonts w:asciiTheme="minorHAnsi" w:hAnsiTheme="minorHAnsi"/>
          <w:sz w:val="18"/>
        </w:rPr>
      </w:pPr>
      <w:r w:rsidRPr="0041651C">
        <w:rPr>
          <w:rFonts w:asciiTheme="minorHAnsi" w:hAnsiTheme="minorHAnsi"/>
          <w:sz w:val="18"/>
          <w:u w:val="single"/>
        </w:rPr>
        <w:t>Cooling System Method:</w:t>
      </w:r>
      <w:r w:rsidRPr="0041651C">
        <w:rPr>
          <w:rFonts w:asciiTheme="minorHAnsi" w:hAnsiTheme="minorHAnsi"/>
          <w:sz w:val="18"/>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30658D">
        <w:rPr>
          <w:rFonts w:asciiTheme="minorHAnsi" w:hAnsiTheme="minorHAnsi"/>
          <w:sz w:val="18"/>
        </w:rPr>
        <w:t>2016</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8" w14:textId="77777777" w:rsidR="00BE3E3F" w:rsidRDefault="001C5CD0" w:rsidP="00A63F93">
      <w:pPr>
        <w:pStyle w:val="ListParagraph"/>
        <w:numPr>
          <w:ilvl w:val="1"/>
          <w:numId w:val="7"/>
        </w:numPr>
        <w:spacing w:line="276" w:lineRule="auto"/>
        <w:ind w:left="720"/>
        <w:jc w:val="both"/>
        <w:rPr>
          <w:rFonts w:asciiTheme="minorHAnsi" w:hAnsiTheme="minorHAnsi"/>
          <w:sz w:val="18"/>
        </w:rPr>
      </w:pPr>
      <w:r w:rsidRPr="0041651C">
        <w:rPr>
          <w:rFonts w:asciiTheme="minorHAnsi" w:hAnsiTheme="minorHAnsi"/>
          <w:sz w:val="18"/>
          <w:u w:val="single"/>
        </w:rPr>
        <w:t>Heating System Method:</w:t>
      </w:r>
      <w:r w:rsidRPr="0041651C">
        <w:rPr>
          <w:rFonts w:asciiTheme="minorHAnsi" w:hAnsiTheme="minorHAnsi"/>
          <w:sz w:val="18"/>
        </w:rPr>
        <w:t xml:space="preserve"> For heating only systems the nominal air handler airflow shall be 21.7 CFM per kBtu/hr of rated heating output capacity.</w:t>
      </w:r>
    </w:p>
    <w:p w14:paraId="4AE0FCB9" w14:textId="63BE5337" w:rsidR="00BE3E3F" w:rsidRDefault="001C5CD0" w:rsidP="00A63F93">
      <w:pPr>
        <w:pStyle w:val="ListParagraph"/>
        <w:numPr>
          <w:ilvl w:val="1"/>
          <w:numId w:val="7"/>
        </w:numPr>
        <w:spacing w:line="276" w:lineRule="auto"/>
        <w:ind w:left="720"/>
        <w:rPr>
          <w:rFonts w:asciiTheme="minorHAnsi" w:hAnsiTheme="minorHAnsi"/>
          <w:sz w:val="18"/>
        </w:rPr>
      </w:pPr>
      <w:r w:rsidRPr="0041651C">
        <w:rPr>
          <w:rFonts w:asciiTheme="minorHAnsi" w:hAnsiTheme="minorHAnsi"/>
          <w:sz w:val="18"/>
          <w:u w:val="single"/>
        </w:rPr>
        <w:t>Measured Airflow Method:</w:t>
      </w:r>
      <w:r w:rsidRPr="0041651C">
        <w:rPr>
          <w:rFonts w:asciiTheme="minorHAnsi" w:hAnsiTheme="minorHAnsi"/>
          <w:sz w:val="18"/>
        </w:rPr>
        <w:t xml:space="preserve"> The measured system airflow can be used as the air</w:t>
      </w:r>
      <w:r w:rsidR="0030658D">
        <w:rPr>
          <w:rFonts w:asciiTheme="minorHAnsi" w:hAnsiTheme="minorHAnsi"/>
          <w:sz w:val="18"/>
        </w:rPr>
        <w:t>-</w:t>
      </w:r>
      <w:r w:rsidRPr="0041651C">
        <w:rPr>
          <w:rFonts w:asciiTheme="minorHAnsi" w:hAnsiTheme="minorHAnsi"/>
          <w:sz w:val="18"/>
        </w:rPr>
        <w:t xml:space="preserve">handler airflow for the purpose of establishing duct leakage percentage (See Section RA3.1.4.2.3 of the </w:t>
      </w:r>
      <w:r w:rsidR="0030658D">
        <w:rPr>
          <w:rFonts w:asciiTheme="minorHAnsi" w:hAnsiTheme="minorHAnsi"/>
          <w:sz w:val="18"/>
        </w:rPr>
        <w:t>2016</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A" w14:textId="3DF3A37C"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Measured AHU Airflow (CFM)</w:t>
      </w:r>
      <w:r w:rsidRPr="0041651C">
        <w:rPr>
          <w:rFonts w:asciiTheme="minorHAnsi" w:hAnsiTheme="minorHAnsi"/>
          <w:sz w:val="18"/>
        </w:rPr>
        <w:t xml:space="preserve">: If “Measured Airflow Method” is selected as the </w:t>
      </w:r>
      <w:r w:rsidRPr="0041651C">
        <w:rPr>
          <w:rFonts w:asciiTheme="minorHAnsi" w:hAnsiTheme="minorHAnsi"/>
          <w:i/>
          <w:sz w:val="18"/>
        </w:rPr>
        <w:t>Air-Handling Unit Airflow (AHU</w:t>
      </w:r>
      <w:r w:rsidR="0030658D">
        <w:rPr>
          <w:rFonts w:asciiTheme="minorHAnsi" w:hAnsiTheme="minorHAnsi"/>
          <w:i/>
          <w:sz w:val="18"/>
        </w:rPr>
        <w:t xml:space="preserve"> </w:t>
      </w:r>
      <w:r w:rsidRPr="0041651C">
        <w:rPr>
          <w:rFonts w:asciiTheme="minorHAnsi" w:hAnsiTheme="minorHAnsi"/>
          <w:i/>
          <w:sz w:val="18"/>
        </w:rPr>
        <w:t>Airflow) Determination Method</w:t>
      </w:r>
      <w:r w:rsidRPr="0041651C">
        <w:rPr>
          <w:rFonts w:asciiTheme="minorHAnsi" w:hAnsiTheme="minorHAnsi"/>
          <w:sz w:val="18"/>
        </w:rPr>
        <w:t>, user must input measured airflow.</w:t>
      </w:r>
    </w:p>
    <w:p w14:paraId="4AE0FCBB" w14:textId="77777777" w:rsidR="00BE3E3F" w:rsidRDefault="001C5CD0" w:rsidP="00A63F93">
      <w:pPr>
        <w:pStyle w:val="ListParagraph"/>
        <w:numPr>
          <w:ilvl w:val="0"/>
          <w:numId w:val="7"/>
        </w:numPr>
        <w:spacing w:line="276" w:lineRule="auto"/>
        <w:rPr>
          <w:rFonts w:asciiTheme="minorHAnsi" w:hAnsiTheme="minorHAnsi"/>
          <w:sz w:val="18"/>
        </w:rPr>
      </w:pPr>
      <w:r w:rsidRPr="0041651C">
        <w:rPr>
          <w:rFonts w:asciiTheme="minorHAnsi" w:hAnsiTheme="minorHAnsi"/>
          <w:i/>
          <w:sz w:val="18"/>
        </w:rPr>
        <w:t>Calculated Target Allowable Duct Leakage Rate (cfm)</w:t>
      </w:r>
      <w:r w:rsidRPr="0041651C">
        <w:rPr>
          <w:rFonts w:asciiTheme="minorHAnsi" w:hAnsiTheme="minorHAnsi"/>
          <w:sz w:val="18"/>
        </w:rPr>
        <w:t>: This value will be automatically calculated based on values entered in previous fields.</w:t>
      </w:r>
    </w:p>
    <w:p w14:paraId="4AE0FCBC" w14:textId="178B3E5F" w:rsidR="00BE3E3F" w:rsidRDefault="001C5CD0" w:rsidP="00A63F93">
      <w:pPr>
        <w:pStyle w:val="ListParagraph"/>
        <w:numPr>
          <w:ilvl w:val="0"/>
          <w:numId w:val="7"/>
        </w:numPr>
        <w:rPr>
          <w:rFonts w:asciiTheme="minorHAnsi" w:hAnsiTheme="minorHAnsi"/>
          <w:sz w:val="18"/>
        </w:rPr>
      </w:pPr>
      <w:r w:rsidRPr="0041651C">
        <w:rPr>
          <w:rFonts w:asciiTheme="minorHAnsi" w:hAnsiTheme="minorHAnsi"/>
          <w:i/>
          <w:sz w:val="18"/>
        </w:rPr>
        <w:t>Actual Duct Leakage Rate from Leakage Test Measurement (cfm)</w:t>
      </w:r>
      <w:r w:rsidRPr="0041651C">
        <w:rPr>
          <w:rFonts w:asciiTheme="minorHAnsi" w:hAnsiTheme="minorHAnsi"/>
          <w:sz w:val="18"/>
        </w:rPr>
        <w:t>: Input the duct leakage rate taken from actual test measurements.</w:t>
      </w:r>
    </w:p>
    <w:p w14:paraId="4AE0FCBD" w14:textId="53E490BC" w:rsidR="00BE3E3F" w:rsidRDefault="001C5CD0" w:rsidP="00A63F93">
      <w:pPr>
        <w:pStyle w:val="ListParagraph"/>
        <w:numPr>
          <w:ilvl w:val="0"/>
          <w:numId w:val="7"/>
        </w:numPr>
        <w:rPr>
          <w:rFonts w:asciiTheme="minorHAnsi" w:hAnsiTheme="minorHAnsi"/>
          <w:sz w:val="18"/>
        </w:rPr>
      </w:pPr>
      <w:r w:rsidRPr="0041651C">
        <w:rPr>
          <w:rFonts w:asciiTheme="minorHAnsi" w:hAnsiTheme="minorHAnsi"/>
          <w:i/>
          <w:sz w:val="18"/>
        </w:rPr>
        <w:t>Compliance Statement</w:t>
      </w:r>
      <w:r w:rsidRPr="0041651C">
        <w:rPr>
          <w:rFonts w:asciiTheme="minorHAnsi" w:hAnsiTheme="minorHAnsi"/>
          <w:sz w:val="18"/>
        </w:rPr>
        <w:t>: If Actual Duct Leakage Rate from leakage test (B10) is less than or equal to Calculated Target Allowable Duct Leakage Rate, “System passes leakage test” will automatically populate.</w:t>
      </w:r>
      <w:r w:rsidR="00F954B1">
        <w:rPr>
          <w:rFonts w:asciiTheme="minorHAnsi" w:hAnsiTheme="minorHAnsi"/>
          <w:sz w:val="18"/>
        </w:rPr>
        <w:t xml:space="preserve"> </w:t>
      </w:r>
      <w:r w:rsidRPr="0041651C">
        <w:rPr>
          <w:rFonts w:asciiTheme="minorHAnsi" w:hAnsiTheme="minorHAnsi"/>
          <w:sz w:val="18"/>
        </w:rPr>
        <w:t>If not, “System fails leakage test” will automatically populate..</w:t>
      </w:r>
    </w:p>
    <w:p w14:paraId="4AE0FCBE" w14:textId="2045A47D" w:rsidR="00BE3E3F" w:rsidRDefault="001C5CD0" w:rsidP="00A63F93">
      <w:pPr>
        <w:pStyle w:val="ListParagraph"/>
        <w:numPr>
          <w:ilvl w:val="0"/>
          <w:numId w:val="7"/>
        </w:numPr>
        <w:spacing w:line="276" w:lineRule="auto"/>
        <w:rPr>
          <w:rFonts w:asciiTheme="minorHAnsi" w:hAnsiTheme="minorHAnsi"/>
          <w:sz w:val="18"/>
        </w:rPr>
      </w:pPr>
      <w:r>
        <w:rPr>
          <w:rFonts w:asciiTheme="minorHAnsi" w:hAnsiTheme="minorHAnsi"/>
          <w:i/>
          <w:sz w:val="18"/>
        </w:rPr>
        <w:t>Notes</w:t>
      </w:r>
      <w:r>
        <w:rPr>
          <w:rFonts w:asciiTheme="minorHAnsi" w:hAnsiTheme="minorHAnsi"/>
          <w:sz w:val="18"/>
        </w:rPr>
        <w:t>: This field is automatically filled out.</w:t>
      </w:r>
      <w:r w:rsidR="00F954B1">
        <w:rPr>
          <w:rFonts w:asciiTheme="minorHAnsi" w:hAnsiTheme="minorHAnsi"/>
          <w:sz w:val="18"/>
        </w:rPr>
        <w:t xml:space="preserve"> </w:t>
      </w:r>
      <w:r>
        <w:rPr>
          <w:rFonts w:asciiTheme="minorHAnsi" w:hAnsiTheme="minorHAnsi"/>
          <w:sz w:val="18"/>
        </w:rPr>
        <w:t>The values in B01, B02 and B03 are checked against the values in the same rows of the CF2R-MCH-20 for this system.</w:t>
      </w:r>
      <w:r w:rsidR="00F954B1">
        <w:rPr>
          <w:rFonts w:asciiTheme="minorHAnsi" w:hAnsiTheme="minorHAnsi"/>
          <w:sz w:val="18"/>
        </w:rPr>
        <w:t xml:space="preserve"> </w:t>
      </w:r>
      <w:r>
        <w:rPr>
          <w:rFonts w:asciiTheme="minorHAnsi" w:hAnsiTheme="minorHAnsi"/>
          <w:sz w:val="18"/>
        </w:rPr>
        <w:t>If they do not match an error message will appear here.</w:t>
      </w:r>
    </w:p>
    <w:p w14:paraId="4AE0FCBF" w14:textId="77777777" w:rsidR="001C5CD0" w:rsidRDefault="001C5CD0" w:rsidP="001C5CD0">
      <w:pPr>
        <w:pStyle w:val="ListParagraph"/>
        <w:spacing w:line="276" w:lineRule="auto"/>
        <w:ind w:left="360"/>
        <w:rPr>
          <w:rFonts w:asciiTheme="minorHAnsi" w:hAnsiTheme="minorHAnsi"/>
          <w:sz w:val="18"/>
        </w:rPr>
      </w:pPr>
    </w:p>
    <w:p w14:paraId="4AE0FCC0" w14:textId="6413AC32" w:rsidR="001C5CD0" w:rsidRPr="00447251" w:rsidRDefault="001C5CD0" w:rsidP="001C5CD0">
      <w:pPr>
        <w:pStyle w:val="BulletB1Number"/>
        <w:spacing w:before="0"/>
        <w:ind w:left="0" w:firstLine="0"/>
        <w:rPr>
          <w:rFonts w:asciiTheme="minorHAnsi" w:hAnsiTheme="minorHAnsi"/>
          <w:sz w:val="18"/>
          <w:szCs w:val="18"/>
        </w:rPr>
      </w:pPr>
      <w:r>
        <w:rPr>
          <w:rFonts w:asciiTheme="minorHAnsi" w:hAnsiTheme="minorHAnsi"/>
          <w:b/>
          <w:sz w:val="18"/>
          <w:szCs w:val="18"/>
        </w:rPr>
        <w:t xml:space="preserve">Section C Additional Requirements </w:t>
      </w:r>
      <w:r w:rsidR="00674138">
        <w:rPr>
          <w:rFonts w:asciiTheme="minorHAnsi" w:hAnsiTheme="minorHAnsi"/>
          <w:b/>
          <w:sz w:val="18"/>
          <w:szCs w:val="18"/>
        </w:rPr>
        <w:t>f</w:t>
      </w:r>
      <w:r>
        <w:rPr>
          <w:rFonts w:asciiTheme="minorHAnsi" w:hAnsiTheme="minorHAnsi"/>
          <w:b/>
          <w:sz w:val="18"/>
          <w:szCs w:val="18"/>
        </w:rPr>
        <w:t>or Compliance</w:t>
      </w:r>
    </w:p>
    <w:p w14:paraId="4AE0FCC1"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2"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3"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4"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5" w14:textId="77777777" w:rsidR="00BE3E3F" w:rsidRDefault="001C5CD0" w:rsidP="00A63F93">
      <w:pPr>
        <w:numPr>
          <w:ilvl w:val="0"/>
          <w:numId w:val="15"/>
        </w:numPr>
        <w:rPr>
          <w:rFonts w:asciiTheme="minorHAnsi" w:hAnsiTheme="minorHAnsi"/>
          <w:sz w:val="18"/>
        </w:rPr>
      </w:pPr>
      <w:r>
        <w:rPr>
          <w:rFonts w:asciiTheme="minorHAnsi" w:hAnsiTheme="minorHAnsi"/>
          <w:sz w:val="18"/>
        </w:rPr>
        <w:t xml:space="preserve">This field must be a true statement (or not applicable) for the system to comply </w:t>
      </w:r>
    </w:p>
    <w:p w14:paraId="4AE0FCC6"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7"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8" w14:textId="3DBDDAFC" w:rsidR="00BE3E3F" w:rsidRDefault="001C5CD0" w:rsidP="00A63F93">
      <w:pPr>
        <w:numPr>
          <w:ilvl w:val="0"/>
          <w:numId w:val="15"/>
        </w:numPr>
        <w:rPr>
          <w:rFonts w:asciiTheme="minorHAnsi" w:hAnsiTheme="minorHAnsi"/>
          <w:sz w:val="18"/>
        </w:rPr>
      </w:pPr>
      <w:r>
        <w:rPr>
          <w:rFonts w:asciiTheme="minorHAnsi" w:hAnsiTheme="minorHAnsi"/>
          <w:i/>
          <w:sz w:val="18"/>
        </w:rPr>
        <w:t>Verification Status:</w:t>
      </w:r>
      <w:r>
        <w:rPr>
          <w:rFonts w:asciiTheme="minorHAnsi" w:hAnsiTheme="minorHAnsi"/>
          <w:sz w:val="18"/>
        </w:rPr>
        <w:t xml:space="preserve"> If this Section does not apply, then select “All </w:t>
      </w:r>
      <w:r w:rsidR="0030658D">
        <w:rPr>
          <w:rFonts w:asciiTheme="minorHAnsi" w:hAnsiTheme="minorHAnsi"/>
          <w:sz w:val="18"/>
        </w:rPr>
        <w:t>N/A</w:t>
      </w:r>
      <w:r>
        <w:rPr>
          <w:rFonts w:asciiTheme="minorHAnsi" w:hAnsiTheme="minorHAnsi"/>
          <w:sz w:val="18"/>
        </w:rPr>
        <w:t>”.</w:t>
      </w:r>
      <w:r w:rsidR="00F954B1">
        <w:rPr>
          <w:rFonts w:asciiTheme="minorHAnsi" w:hAnsiTheme="minorHAnsi"/>
          <w:sz w:val="18"/>
        </w:rPr>
        <w:t xml:space="preserve"> </w:t>
      </w:r>
      <w:r>
        <w:rPr>
          <w:rFonts w:asciiTheme="minorHAnsi" w:hAnsiTheme="minorHAnsi"/>
          <w:sz w:val="18"/>
        </w:rPr>
        <w:t>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4AE0FCC9" w14:textId="47D21187" w:rsidR="00BE3E3F" w:rsidRDefault="001C5CD0" w:rsidP="00A63F93">
      <w:pPr>
        <w:numPr>
          <w:ilvl w:val="0"/>
          <w:numId w:val="15"/>
        </w:numPr>
        <w:rPr>
          <w:rFonts w:asciiTheme="minorHAnsi" w:hAnsiTheme="minorHAnsi"/>
          <w:sz w:val="18"/>
        </w:rPr>
      </w:pPr>
      <w:r>
        <w:rPr>
          <w:rFonts w:asciiTheme="minorHAnsi" w:hAnsiTheme="minorHAnsi"/>
          <w:i/>
          <w:sz w:val="18"/>
        </w:rPr>
        <w:t>Correction Notes:</w:t>
      </w:r>
      <w:r w:rsidR="00F954B1">
        <w:rPr>
          <w:rFonts w:asciiTheme="minorHAnsi" w:hAnsiTheme="minorHAnsi"/>
          <w:sz w:val="18"/>
        </w:rPr>
        <w:t xml:space="preserve"> </w:t>
      </w:r>
      <w:r>
        <w:rPr>
          <w:rFonts w:asciiTheme="minorHAnsi" w:hAnsiTheme="minorHAnsi"/>
          <w:sz w:val="18"/>
        </w:rPr>
        <w:t>If one or more applicable requirements are not met “Fail” will appear in the row above.</w:t>
      </w:r>
      <w:r w:rsidR="00F954B1">
        <w:rPr>
          <w:rFonts w:asciiTheme="minorHAnsi" w:hAnsiTheme="minorHAnsi"/>
          <w:sz w:val="18"/>
        </w:rPr>
        <w:t xml:space="preserve"> </w:t>
      </w:r>
      <w:r>
        <w:rPr>
          <w:rFonts w:asciiTheme="minorHAnsi" w:hAnsiTheme="minorHAnsi"/>
          <w:sz w:val="18"/>
        </w:rPr>
        <w:t xml:space="preserve">When this occurs the rater is required to enter detailed notes here that describe what failed and why. </w:t>
      </w:r>
    </w:p>
    <w:p w14:paraId="4AE0FCCA" w14:textId="77777777" w:rsidR="001C5CD0" w:rsidRPr="00447251" w:rsidRDefault="001C5CD0" w:rsidP="001C5CD0">
      <w:pPr>
        <w:rPr>
          <w:rFonts w:asciiTheme="minorHAnsi" w:hAnsiTheme="minorHAnsi"/>
          <w:b/>
          <w:sz w:val="18"/>
          <w:szCs w:val="18"/>
        </w:rPr>
      </w:pPr>
    </w:p>
    <w:p w14:paraId="4AE0FCCB" w14:textId="61C1F173" w:rsidR="001C5CD0" w:rsidRPr="00447251" w:rsidRDefault="001C5CD0" w:rsidP="001C5CD0">
      <w:pPr>
        <w:rPr>
          <w:rFonts w:ascii="Calibri" w:hAnsi="Calibri"/>
          <w:b/>
          <w:sz w:val="18"/>
          <w:szCs w:val="18"/>
        </w:rPr>
      </w:pPr>
      <w:r>
        <w:rPr>
          <w:rFonts w:ascii="Calibri" w:hAnsi="Calibri"/>
          <w:b/>
          <w:sz w:val="18"/>
        </w:rPr>
        <w:t xml:space="preserve">Section </w:t>
      </w:r>
      <w:r>
        <w:rPr>
          <w:rFonts w:ascii="Calibri" w:hAnsi="Calibri"/>
          <w:b/>
          <w:sz w:val="18"/>
          <w:szCs w:val="18"/>
        </w:rPr>
        <w:t>D. Determination of HERS Verification Compliance</w:t>
      </w:r>
    </w:p>
    <w:p w14:paraId="4AE0FCCC" w14:textId="60F741F5" w:rsidR="00BE3E3F" w:rsidRDefault="001C5CD0" w:rsidP="00A63F93">
      <w:pPr>
        <w:pStyle w:val="ListParagraph"/>
        <w:numPr>
          <w:ilvl w:val="0"/>
          <w:numId w:val="16"/>
        </w:numPr>
        <w:rPr>
          <w:rFonts w:ascii="Calibri" w:hAnsi="Calibri"/>
          <w:sz w:val="18"/>
        </w:rPr>
      </w:pPr>
      <w:r>
        <w:rPr>
          <w:rFonts w:ascii="Calibri" w:hAnsi="Calibri"/>
          <w:sz w:val="18"/>
        </w:rPr>
        <w:t>This field is filled out automatically.</w:t>
      </w:r>
      <w:r w:rsidR="00F954B1">
        <w:rPr>
          <w:rFonts w:ascii="Calibri" w:hAnsi="Calibri"/>
          <w:sz w:val="18"/>
        </w:rPr>
        <w:t xml:space="preserve"> </w:t>
      </w:r>
      <w:r>
        <w:rPr>
          <w:rFonts w:ascii="Calibri" w:hAnsi="Calibri"/>
          <w:sz w:val="18"/>
        </w:rPr>
        <w:t>Compliance requires that all individual criteria pass.</w:t>
      </w:r>
    </w:p>
    <w:p w14:paraId="4AE0FCE9" w14:textId="77777777" w:rsidR="004B55FD" w:rsidRPr="00525196" w:rsidRDefault="004B55FD" w:rsidP="00525196">
      <w:pPr>
        <w:spacing w:line="276" w:lineRule="auto"/>
        <w:ind w:left="720" w:hanging="360"/>
        <w:rPr>
          <w:rFonts w:asciiTheme="minorHAnsi" w:hAnsiTheme="minorHAnsi"/>
          <w:sz w:val="18"/>
          <w:szCs w:val="18"/>
        </w:rPr>
      </w:pPr>
    </w:p>
    <w:p w14:paraId="4AE0FCEA" w14:textId="77777777" w:rsidR="005F4DEA" w:rsidRPr="00525196" w:rsidRDefault="005F4DEA" w:rsidP="005F4DEA">
      <w:pPr>
        <w:rPr>
          <w:rFonts w:asciiTheme="minorHAnsi" w:hAnsiTheme="minorHAnsi"/>
          <w:sz w:val="18"/>
          <w:szCs w:val="18"/>
        </w:rPr>
      </w:pPr>
    </w:p>
    <w:p w14:paraId="4AE0FCEB" w14:textId="77777777" w:rsidR="005F4DEA" w:rsidRPr="00525196" w:rsidRDefault="005F4DEA" w:rsidP="005F4DEA">
      <w:pPr>
        <w:rPr>
          <w:rFonts w:asciiTheme="minorHAnsi" w:hAnsiTheme="minorHAnsi"/>
          <w:sz w:val="18"/>
          <w:szCs w:val="18"/>
        </w:rPr>
        <w:sectPr w:rsidR="005F4DEA" w:rsidRPr="00525196" w:rsidSect="008B0222">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60"/>
        <w:gridCol w:w="4096"/>
        <w:gridCol w:w="6234"/>
      </w:tblGrid>
      <w:tr w:rsidR="00EA36C4" w:rsidRPr="00525196" w14:paraId="4AE0FCEE" w14:textId="77777777" w:rsidTr="00EA36C4">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CED" w14:textId="77777777" w:rsidR="00EA36C4" w:rsidRPr="00525196" w:rsidRDefault="00EA36C4">
            <w:pPr>
              <w:rPr>
                <w:rFonts w:asciiTheme="minorHAnsi" w:hAnsiTheme="minorHAnsi"/>
                <w:i/>
                <w:sz w:val="18"/>
                <w:szCs w:val="18"/>
              </w:rPr>
            </w:pPr>
            <w:r w:rsidRPr="00A63F93">
              <w:rPr>
                <w:rFonts w:asciiTheme="minorHAnsi" w:hAnsiTheme="minorHAnsi"/>
                <w:b/>
                <w:szCs w:val="18"/>
              </w:rPr>
              <w:t>A. System Information</w:t>
            </w:r>
          </w:p>
        </w:tc>
      </w:tr>
      <w:tr w:rsidR="00EA36C4" w:rsidRPr="00525196" w14:paraId="4AE0FCF2"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EF" w14:textId="77777777" w:rsidR="00EA36C4" w:rsidRPr="00525196" w:rsidRDefault="00EA36C4">
            <w:pPr>
              <w:spacing w:before="120"/>
              <w:jc w:val="center"/>
              <w:rPr>
                <w:rFonts w:asciiTheme="minorHAnsi" w:hAnsiTheme="minorHAnsi"/>
                <w:sz w:val="18"/>
                <w:szCs w:val="18"/>
              </w:rPr>
            </w:pPr>
            <w:r w:rsidRPr="00525196">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0" w14:textId="08AA2CA6" w:rsidR="00EA36C4" w:rsidRPr="00525196" w:rsidRDefault="005621F7">
            <w:pPr>
              <w:spacing w:before="120"/>
              <w:rPr>
                <w:rFonts w:asciiTheme="minorHAnsi" w:hAnsiTheme="minorHAnsi"/>
                <w:sz w:val="18"/>
                <w:szCs w:val="18"/>
              </w:rPr>
            </w:pPr>
            <w:r>
              <w:rPr>
                <w:rFonts w:asciiTheme="minorHAnsi" w:hAnsiTheme="minorHAnsi"/>
                <w:sz w:val="18"/>
                <w:szCs w:val="18"/>
              </w:rPr>
              <w:t>Space Conditioning</w:t>
            </w:r>
            <w:r w:rsidRPr="00525196">
              <w:rPr>
                <w:rFonts w:asciiTheme="minorHAnsi" w:hAnsiTheme="minorHAnsi"/>
                <w:sz w:val="18"/>
                <w:szCs w:val="18"/>
              </w:rPr>
              <w:t xml:space="preserve"> </w:t>
            </w:r>
            <w:r w:rsidR="00EA36C4" w:rsidRPr="00525196">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1" w14:textId="77777777" w:rsidR="00EA36C4" w:rsidRPr="00525196" w:rsidRDefault="00EA36C4">
            <w:pPr>
              <w:spacing w:before="120"/>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CF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3" w14:textId="77777777" w:rsidR="00EA36C4" w:rsidRPr="00525196" w:rsidRDefault="00EA36C4">
            <w:pPr>
              <w:jc w:val="center"/>
              <w:rPr>
                <w:rFonts w:asciiTheme="minorHAnsi" w:hAnsiTheme="minorHAnsi"/>
                <w:sz w:val="18"/>
                <w:szCs w:val="18"/>
              </w:rPr>
            </w:pPr>
            <w:r w:rsidRPr="00525196">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4" w14:textId="037F8B37" w:rsidR="00EA36C4" w:rsidRPr="00525196" w:rsidRDefault="005621F7">
            <w:pPr>
              <w:rPr>
                <w:rFonts w:asciiTheme="minorHAnsi" w:hAnsiTheme="minorHAnsi"/>
                <w:sz w:val="18"/>
                <w:szCs w:val="18"/>
              </w:rPr>
            </w:pPr>
            <w:r>
              <w:rPr>
                <w:rFonts w:asciiTheme="minorHAnsi" w:hAnsiTheme="minorHAnsi"/>
                <w:sz w:val="18"/>
                <w:szCs w:val="18"/>
              </w:rPr>
              <w:t>Space Conditioning</w:t>
            </w:r>
            <w:r w:rsidRPr="00525196">
              <w:rPr>
                <w:rFonts w:asciiTheme="minorHAnsi" w:hAnsiTheme="minorHAnsi"/>
                <w:sz w:val="18"/>
                <w:szCs w:val="18"/>
              </w:rPr>
              <w:t xml:space="preserve"> </w:t>
            </w:r>
            <w:r w:rsidR="00EA36C4" w:rsidRPr="00525196">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hideMark/>
          </w:tcPr>
          <w:p w14:paraId="4AE0FCF5" w14:textId="77777777" w:rsidR="00EA36C4" w:rsidRPr="00525196" w:rsidRDefault="00EA36C4">
            <w:pPr>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CFA"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7" w14:textId="77777777" w:rsidR="00EA36C4" w:rsidRPr="00525196" w:rsidRDefault="00EA36C4">
            <w:pPr>
              <w:jc w:val="center"/>
              <w:rPr>
                <w:rFonts w:asciiTheme="minorHAnsi" w:hAnsiTheme="minorHAnsi"/>
                <w:sz w:val="18"/>
                <w:szCs w:val="18"/>
              </w:rPr>
            </w:pPr>
            <w:r w:rsidRPr="00525196">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8" w14:textId="4F0C6537" w:rsidR="00EA36C4" w:rsidRPr="00525196" w:rsidRDefault="00EA36C4">
            <w:pPr>
              <w:rPr>
                <w:rFonts w:asciiTheme="minorHAnsi" w:hAnsiTheme="minorHAnsi"/>
                <w:sz w:val="18"/>
                <w:szCs w:val="18"/>
              </w:rPr>
            </w:pPr>
            <w:r w:rsidRPr="00525196">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hideMark/>
          </w:tcPr>
          <w:p w14:paraId="4AE0FCF9" w14:textId="77777777" w:rsidR="00EA36C4" w:rsidRPr="00525196" w:rsidRDefault="00EA36C4">
            <w:pPr>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CFE"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B" w14:textId="77777777" w:rsidR="00EA36C4" w:rsidRPr="00525196" w:rsidRDefault="00EA36C4">
            <w:pPr>
              <w:jc w:val="center"/>
              <w:rPr>
                <w:rFonts w:asciiTheme="minorHAnsi" w:hAnsiTheme="minorHAnsi"/>
                <w:sz w:val="18"/>
                <w:szCs w:val="18"/>
              </w:rPr>
            </w:pPr>
            <w:r w:rsidRPr="00525196">
              <w:rPr>
                <w:rFonts w:asciiTheme="minorHAnsi" w:hAnsiTheme="minorHAnsi"/>
                <w:sz w:val="18"/>
                <w:szCs w:val="18"/>
              </w:rPr>
              <w:t>04</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C" w14:textId="77777777" w:rsidR="00EA36C4" w:rsidRPr="00525196" w:rsidRDefault="00EA36C4">
            <w:pPr>
              <w:rPr>
                <w:rFonts w:asciiTheme="minorHAnsi" w:hAnsiTheme="minorHAnsi"/>
                <w:sz w:val="18"/>
                <w:szCs w:val="18"/>
              </w:rPr>
            </w:pPr>
            <w:r w:rsidRPr="00525196">
              <w:rPr>
                <w:rFonts w:asciiTheme="minorHAnsi" w:hAnsiTheme="minorHAnsi"/>
                <w:sz w:val="18"/>
                <w:szCs w:val="18"/>
              </w:rPr>
              <w:t>Verified Low Leakage Ducts in Conditioned Space (VLLDCS)</w:t>
            </w:r>
            <w:r w:rsidR="00DB3723" w:rsidRPr="003F2ABE">
              <w:rPr>
                <w:rFonts w:asciiTheme="minorHAnsi" w:hAnsiTheme="minorHAnsi"/>
                <w:sz w:val="18"/>
                <w:szCs w:val="18"/>
              </w:rPr>
              <w:t xml:space="preserve"> Credit from </w:t>
            </w:r>
            <w:r w:rsidR="00DB3723">
              <w:rPr>
                <w:rFonts w:asciiTheme="minorHAnsi" w:hAnsiTheme="minorHAnsi"/>
                <w:sz w:val="18"/>
                <w:szCs w:val="18"/>
              </w:rPr>
              <w:t>CF1R</w:t>
            </w:r>
            <w:r w:rsidR="00DB3723" w:rsidRPr="003F2ABE">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D" w14:textId="77777777" w:rsidR="00EA36C4" w:rsidRPr="00525196" w:rsidRDefault="00EA36C4">
            <w:pPr>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D02"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F" w14:textId="77777777" w:rsidR="00EA36C4" w:rsidRPr="00525196" w:rsidRDefault="00EA36C4">
            <w:pPr>
              <w:jc w:val="center"/>
              <w:rPr>
                <w:rFonts w:asciiTheme="minorHAnsi" w:hAnsiTheme="minorHAnsi"/>
                <w:sz w:val="18"/>
                <w:szCs w:val="18"/>
              </w:rPr>
            </w:pPr>
            <w:r w:rsidRPr="00525196">
              <w:rPr>
                <w:rFonts w:asciiTheme="minorHAnsi" w:hAnsiTheme="minorHAnsi"/>
                <w:sz w:val="18"/>
                <w:szCs w:val="18"/>
              </w:rPr>
              <w:t>05</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0" w14:textId="77777777" w:rsidR="00EA36C4" w:rsidRPr="00525196" w:rsidRDefault="00EA36C4">
            <w:pPr>
              <w:rPr>
                <w:rFonts w:asciiTheme="minorHAnsi" w:hAnsiTheme="minorHAnsi"/>
                <w:sz w:val="18"/>
                <w:szCs w:val="18"/>
              </w:rPr>
            </w:pPr>
            <w:r w:rsidRPr="00525196">
              <w:rPr>
                <w:rFonts w:asciiTheme="minorHAnsi" w:hAnsiTheme="minorHAnsi"/>
                <w:sz w:val="18"/>
                <w:szCs w:val="18"/>
              </w:rPr>
              <w:t>Verified Low Leakage Air-handling Unit</w:t>
            </w:r>
            <w:r w:rsidR="00DB3723" w:rsidRPr="003F2ABE">
              <w:rPr>
                <w:rFonts w:asciiTheme="minorHAnsi" w:hAnsiTheme="minorHAnsi"/>
                <w:sz w:val="18"/>
                <w:szCs w:val="18"/>
              </w:rPr>
              <w:t xml:space="preserve"> Credit from </w:t>
            </w:r>
            <w:r w:rsidR="00DB3723">
              <w:rPr>
                <w:rFonts w:asciiTheme="minorHAnsi" w:hAnsiTheme="minorHAnsi"/>
                <w:sz w:val="18"/>
                <w:szCs w:val="18"/>
              </w:rPr>
              <w:t>CF1R</w:t>
            </w:r>
            <w:r w:rsidR="00DB3723" w:rsidRPr="003F2ABE">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1" w14:textId="77777777" w:rsidR="00EA36C4" w:rsidRPr="00525196" w:rsidRDefault="00EA36C4">
            <w:pPr>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D0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D03" w14:textId="77777777" w:rsidR="00EA36C4" w:rsidRPr="00525196" w:rsidRDefault="00EA36C4">
            <w:pPr>
              <w:jc w:val="center"/>
              <w:rPr>
                <w:rFonts w:asciiTheme="minorHAnsi" w:hAnsiTheme="minorHAnsi"/>
                <w:sz w:val="18"/>
                <w:szCs w:val="18"/>
              </w:rPr>
            </w:pPr>
            <w:r w:rsidRPr="00525196">
              <w:rPr>
                <w:rFonts w:asciiTheme="minorHAnsi" w:hAnsiTheme="minorHAnsi"/>
                <w:sz w:val="18"/>
                <w:szCs w:val="18"/>
              </w:rPr>
              <w:t>06</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4" w14:textId="2993DD94" w:rsidR="00EA36C4" w:rsidRPr="00525196" w:rsidRDefault="00EA36C4">
            <w:pPr>
              <w:rPr>
                <w:rFonts w:asciiTheme="minorHAnsi" w:hAnsiTheme="minorHAnsi"/>
                <w:sz w:val="18"/>
                <w:szCs w:val="18"/>
              </w:rPr>
            </w:pPr>
            <w:r w:rsidRPr="00525196">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5" w14:textId="77777777" w:rsidR="00EA36C4" w:rsidRPr="00525196" w:rsidRDefault="00EA36C4">
            <w:pPr>
              <w:rPr>
                <w:rFonts w:asciiTheme="minorHAnsi" w:hAnsiTheme="minorHAnsi"/>
                <w:sz w:val="18"/>
                <w:szCs w:val="18"/>
              </w:rPr>
            </w:pPr>
            <w:r w:rsidRPr="00525196">
              <w:rPr>
                <w:rFonts w:asciiTheme="minorHAnsi" w:hAnsiTheme="minorHAnsi"/>
                <w:sz w:val="18"/>
                <w:szCs w:val="18"/>
              </w:rPr>
              <w:t>&lt;&lt;text (data from CF2R-MCH-20)&gt;&gt;</w:t>
            </w:r>
          </w:p>
        </w:tc>
      </w:tr>
      <w:tr w:rsidR="00EA36C4" w:rsidRPr="00525196" w14:paraId="4AE0FD15" w14:textId="77777777" w:rsidTr="00EA36C4">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hideMark/>
          </w:tcPr>
          <w:p w14:paraId="4AE0FD07" w14:textId="77777777" w:rsidR="00EA36C4" w:rsidRPr="00525196" w:rsidRDefault="00EA36C4">
            <w:pPr>
              <w:rPr>
                <w:rFonts w:asciiTheme="minorHAnsi" w:hAnsiTheme="minorHAnsi"/>
                <w:sz w:val="18"/>
                <w:szCs w:val="18"/>
              </w:rPr>
            </w:pPr>
            <w:r w:rsidRPr="00525196">
              <w:rPr>
                <w:rFonts w:asciiTheme="minorHAnsi" w:hAnsiTheme="minorHAnsi"/>
                <w:sz w:val="18"/>
                <w:szCs w:val="18"/>
              </w:rPr>
              <w:t>07.  determine compliance method for this document;  display applicable tables below;</w:t>
            </w:r>
          </w:p>
          <w:p w14:paraId="4AE0FD08" w14:textId="77777777" w:rsidR="00EA36C4" w:rsidRPr="00525196" w:rsidRDefault="00EA36C4">
            <w:pPr>
              <w:rPr>
                <w:rFonts w:asciiTheme="minorHAnsi" w:hAnsiTheme="minorHAnsi"/>
                <w:sz w:val="18"/>
                <w:szCs w:val="18"/>
              </w:rPr>
            </w:pPr>
            <w:r w:rsidRPr="00525196">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4AE0FD09" w14:textId="77777777" w:rsidR="00EA36C4" w:rsidRPr="00525196" w:rsidRDefault="00EA36C4">
            <w:pPr>
              <w:rPr>
                <w:rFonts w:asciiTheme="minorHAnsi" w:hAnsiTheme="minorHAnsi"/>
                <w:sz w:val="18"/>
                <w:szCs w:val="18"/>
              </w:rPr>
            </w:pPr>
            <w:r w:rsidRPr="00525196">
              <w:rPr>
                <w:rFonts w:asciiTheme="minorHAnsi" w:hAnsiTheme="minorHAnsi"/>
                <w:sz w:val="18"/>
                <w:szCs w:val="18"/>
              </w:rPr>
              <w:t xml:space="preserve">&lt;&lt;Calculated Result:  </w:t>
            </w:r>
          </w:p>
          <w:p w14:paraId="4AE0FD0A" w14:textId="77777777" w:rsidR="00EA36C4" w:rsidRPr="00525196" w:rsidRDefault="00EA36C4">
            <w:pPr>
              <w:rPr>
                <w:rFonts w:asciiTheme="minorHAnsi" w:hAnsiTheme="minorHAnsi"/>
                <w:sz w:val="18"/>
                <w:szCs w:val="18"/>
                <w:u w:val="single"/>
              </w:rPr>
            </w:pPr>
            <w:r w:rsidRPr="00525196">
              <w:rPr>
                <w:rFonts w:asciiTheme="minorHAnsi" w:hAnsiTheme="minorHAnsi"/>
                <w:sz w:val="18"/>
                <w:szCs w:val="18"/>
              </w:rPr>
              <w:t>if A6=</w:t>
            </w:r>
            <w:r w:rsidRPr="00525196">
              <w:rPr>
                <w:rFonts w:asciiTheme="minorHAnsi" w:hAnsiTheme="minorHAnsi"/>
                <w:sz w:val="18"/>
                <w:szCs w:val="18"/>
                <w:u w:val="single"/>
              </w:rPr>
              <w:t xml:space="preserve"> Replacement using Smoke Test</w:t>
            </w:r>
            <w:r w:rsidRPr="00525196">
              <w:rPr>
                <w:rFonts w:asciiTheme="minorHAnsi" w:hAnsiTheme="minorHAnsi"/>
                <w:sz w:val="18"/>
                <w:szCs w:val="18"/>
              </w:rPr>
              <w:t xml:space="preserve"> or </w:t>
            </w:r>
            <w:r w:rsidRPr="00525196">
              <w:rPr>
                <w:rFonts w:asciiTheme="minorHAnsi" w:hAnsiTheme="minorHAnsi"/>
                <w:sz w:val="18"/>
                <w:szCs w:val="18"/>
                <w:u w:val="single"/>
              </w:rPr>
              <w:t>Alteration using Smoke Test</w:t>
            </w:r>
            <w:r w:rsidRPr="00525196">
              <w:rPr>
                <w:rFonts w:asciiTheme="minorHAnsi" w:hAnsiTheme="minorHAnsi"/>
                <w:sz w:val="18"/>
                <w:szCs w:val="18"/>
              </w:rPr>
              <w:t>;  then display method:</w:t>
            </w:r>
          </w:p>
          <w:p w14:paraId="4AE0FD0B" w14:textId="77777777" w:rsidR="00EA36C4" w:rsidRPr="00525196" w:rsidRDefault="00EA36C4">
            <w:pPr>
              <w:rPr>
                <w:rFonts w:asciiTheme="minorHAnsi" w:hAnsiTheme="minorHAnsi"/>
                <w:b/>
                <w:sz w:val="18"/>
                <w:szCs w:val="18"/>
              </w:rPr>
            </w:pPr>
            <w:r w:rsidRPr="00525196">
              <w:rPr>
                <w:rFonts w:asciiTheme="minorHAnsi" w:hAnsiTheme="minorHAnsi"/>
                <w:b/>
                <w:sz w:val="18"/>
                <w:szCs w:val="18"/>
              </w:rPr>
              <w:t>20e. Altered or Replacement Duct System using Smoke Test</w:t>
            </w:r>
          </w:p>
          <w:p w14:paraId="4AE0FD0C" w14:textId="77777777" w:rsidR="00EA36C4" w:rsidRPr="00525196" w:rsidRDefault="00EA36C4">
            <w:pPr>
              <w:rPr>
                <w:rFonts w:asciiTheme="minorHAnsi" w:hAnsiTheme="minorHAnsi"/>
                <w:sz w:val="18"/>
                <w:szCs w:val="18"/>
              </w:rPr>
            </w:pPr>
            <w:r w:rsidRPr="00525196">
              <w:rPr>
                <w:rFonts w:asciiTheme="minorHAnsi" w:hAnsiTheme="minorHAnsi"/>
                <w:sz w:val="18"/>
                <w:szCs w:val="18"/>
              </w:rPr>
              <w:t>if 6=</w:t>
            </w:r>
            <w:r w:rsidRPr="00525196">
              <w:rPr>
                <w:rFonts w:asciiTheme="minorHAnsi" w:hAnsiTheme="minorHAnsi"/>
                <w:sz w:val="18"/>
                <w:szCs w:val="18"/>
                <w:u w:val="single"/>
              </w:rPr>
              <w:t xml:space="preserve"> Replacement </w:t>
            </w:r>
            <w:r w:rsidRPr="00525196">
              <w:rPr>
                <w:rFonts w:asciiTheme="minorHAnsi" w:hAnsiTheme="minorHAnsi"/>
                <w:sz w:val="18"/>
                <w:szCs w:val="18"/>
              </w:rPr>
              <w:t xml:space="preserve">or </w:t>
            </w:r>
            <w:r w:rsidRPr="00525196">
              <w:rPr>
                <w:rFonts w:asciiTheme="minorHAnsi" w:hAnsiTheme="minorHAnsi"/>
                <w:sz w:val="18"/>
                <w:szCs w:val="18"/>
                <w:u w:val="single"/>
              </w:rPr>
              <w:t>Alteration</w:t>
            </w:r>
            <w:r w:rsidRPr="00525196">
              <w:rPr>
                <w:rFonts w:asciiTheme="minorHAnsi" w:hAnsiTheme="minorHAnsi"/>
                <w:sz w:val="18"/>
                <w:szCs w:val="18"/>
              </w:rPr>
              <w:t>; then display method:</w:t>
            </w:r>
          </w:p>
          <w:p w14:paraId="4AE0FD0D" w14:textId="77777777" w:rsidR="00EA36C4" w:rsidRPr="00525196" w:rsidRDefault="00EA36C4">
            <w:pPr>
              <w:rPr>
                <w:rFonts w:asciiTheme="minorHAnsi" w:hAnsiTheme="minorHAnsi"/>
                <w:b/>
                <w:sz w:val="18"/>
                <w:szCs w:val="18"/>
              </w:rPr>
            </w:pPr>
            <w:r w:rsidRPr="00525196">
              <w:rPr>
                <w:rFonts w:asciiTheme="minorHAnsi" w:hAnsiTheme="minorHAnsi"/>
                <w:b/>
                <w:sz w:val="18"/>
                <w:szCs w:val="18"/>
              </w:rPr>
              <w:t>20d. Altered or Replacement Duct System</w:t>
            </w:r>
          </w:p>
          <w:p w14:paraId="4AE0FD0E" w14:textId="77777777" w:rsidR="00EA36C4" w:rsidRPr="00525196" w:rsidRDefault="00EA36C4">
            <w:pPr>
              <w:rPr>
                <w:rFonts w:asciiTheme="minorHAnsi" w:hAnsiTheme="minorHAnsi"/>
                <w:sz w:val="18"/>
                <w:szCs w:val="18"/>
              </w:rPr>
            </w:pPr>
            <w:r w:rsidRPr="00525196">
              <w:rPr>
                <w:rFonts w:asciiTheme="minorHAnsi" w:hAnsiTheme="minorHAnsi"/>
                <w:sz w:val="18"/>
                <w:szCs w:val="18"/>
              </w:rPr>
              <w:t>elseif 6=</w:t>
            </w:r>
            <w:r w:rsidRPr="00525196">
              <w:rPr>
                <w:rFonts w:asciiTheme="minorHAnsi" w:hAnsiTheme="minorHAnsi"/>
                <w:sz w:val="18"/>
                <w:szCs w:val="18"/>
                <w:u w:val="single"/>
              </w:rPr>
              <w:t>New</w:t>
            </w:r>
            <w:r w:rsidRPr="00525196">
              <w:rPr>
                <w:rFonts w:asciiTheme="minorHAnsi" w:hAnsiTheme="minorHAnsi"/>
                <w:sz w:val="18"/>
                <w:szCs w:val="18"/>
              </w:rPr>
              <w:t xml:space="preserve"> and 4=</w:t>
            </w:r>
            <w:r w:rsidRPr="00525196">
              <w:rPr>
                <w:rFonts w:asciiTheme="minorHAnsi" w:hAnsiTheme="minorHAnsi"/>
                <w:sz w:val="18"/>
                <w:szCs w:val="18"/>
                <w:u w:val="single"/>
              </w:rPr>
              <w:t>VLLDCS (true)</w:t>
            </w:r>
            <w:r w:rsidRPr="00525196">
              <w:rPr>
                <w:rFonts w:asciiTheme="minorHAnsi" w:hAnsiTheme="minorHAnsi"/>
                <w:sz w:val="18"/>
                <w:szCs w:val="18"/>
              </w:rPr>
              <w:t>; then display method:</w:t>
            </w:r>
          </w:p>
          <w:p w14:paraId="4AE0FD0F" w14:textId="77777777" w:rsidR="00EA36C4" w:rsidRPr="00525196" w:rsidRDefault="00EA36C4">
            <w:pPr>
              <w:rPr>
                <w:rFonts w:asciiTheme="minorHAnsi" w:hAnsiTheme="minorHAnsi"/>
                <w:b/>
                <w:sz w:val="18"/>
                <w:szCs w:val="18"/>
              </w:rPr>
            </w:pPr>
            <w:r w:rsidRPr="00525196">
              <w:rPr>
                <w:rFonts w:asciiTheme="minorHAnsi" w:hAnsiTheme="minorHAnsi"/>
                <w:b/>
                <w:sz w:val="18"/>
                <w:szCs w:val="18"/>
              </w:rPr>
              <w:t>20b. Low Leakage Ducts in Conditioned Space</w:t>
            </w:r>
          </w:p>
          <w:p w14:paraId="4AE0FD10" w14:textId="77777777" w:rsidR="00EA36C4" w:rsidRPr="00525196" w:rsidRDefault="00EA36C4">
            <w:pPr>
              <w:rPr>
                <w:rFonts w:asciiTheme="minorHAnsi" w:hAnsiTheme="minorHAnsi"/>
                <w:sz w:val="18"/>
                <w:szCs w:val="18"/>
              </w:rPr>
            </w:pPr>
            <w:r w:rsidRPr="00525196">
              <w:rPr>
                <w:rFonts w:asciiTheme="minorHAnsi" w:hAnsiTheme="minorHAnsi"/>
                <w:sz w:val="18"/>
                <w:szCs w:val="18"/>
              </w:rPr>
              <w:t>elseif 6=</w:t>
            </w:r>
            <w:r w:rsidRPr="00525196">
              <w:rPr>
                <w:rFonts w:asciiTheme="minorHAnsi" w:hAnsiTheme="minorHAnsi"/>
                <w:sz w:val="18"/>
                <w:szCs w:val="18"/>
                <w:u w:val="single"/>
              </w:rPr>
              <w:t>New</w:t>
            </w:r>
            <w:r w:rsidRPr="00525196">
              <w:rPr>
                <w:rFonts w:asciiTheme="minorHAnsi" w:hAnsiTheme="minorHAnsi"/>
                <w:sz w:val="18"/>
                <w:szCs w:val="18"/>
              </w:rPr>
              <w:t xml:space="preserve"> and 5=</w:t>
            </w:r>
            <w:r w:rsidRPr="00525196">
              <w:rPr>
                <w:rFonts w:asciiTheme="minorHAnsi" w:hAnsiTheme="minorHAnsi"/>
                <w:sz w:val="18"/>
                <w:szCs w:val="18"/>
                <w:u w:val="single"/>
              </w:rPr>
              <w:t>VLLAHU (true)</w:t>
            </w:r>
            <w:r w:rsidRPr="00525196">
              <w:rPr>
                <w:rFonts w:asciiTheme="minorHAnsi" w:hAnsiTheme="minorHAnsi"/>
                <w:sz w:val="18"/>
                <w:szCs w:val="18"/>
              </w:rPr>
              <w:t>; then display method:</w:t>
            </w:r>
          </w:p>
          <w:p w14:paraId="4AE0FD11" w14:textId="77777777" w:rsidR="00EA36C4" w:rsidRPr="00525196" w:rsidRDefault="00EA36C4">
            <w:pPr>
              <w:rPr>
                <w:rFonts w:asciiTheme="minorHAnsi" w:hAnsiTheme="minorHAnsi"/>
                <w:b/>
                <w:sz w:val="18"/>
                <w:szCs w:val="18"/>
              </w:rPr>
            </w:pPr>
            <w:r w:rsidRPr="00525196">
              <w:rPr>
                <w:rFonts w:asciiTheme="minorHAnsi" w:hAnsiTheme="minorHAnsi"/>
                <w:b/>
                <w:sz w:val="18"/>
                <w:szCs w:val="18"/>
              </w:rPr>
              <w:t>20c. Low Leakage Air-Handling Unit</w:t>
            </w:r>
          </w:p>
          <w:p w14:paraId="4AE0FD12" w14:textId="77777777" w:rsidR="00EA36C4" w:rsidRPr="00525196" w:rsidRDefault="00EA36C4">
            <w:pPr>
              <w:rPr>
                <w:rFonts w:asciiTheme="minorHAnsi" w:hAnsiTheme="minorHAnsi"/>
                <w:sz w:val="18"/>
                <w:szCs w:val="18"/>
              </w:rPr>
            </w:pPr>
            <w:r w:rsidRPr="00525196">
              <w:rPr>
                <w:rFonts w:asciiTheme="minorHAnsi" w:hAnsiTheme="minorHAnsi"/>
                <w:sz w:val="18"/>
                <w:szCs w:val="18"/>
              </w:rPr>
              <w:t>elseif 6=</w:t>
            </w:r>
            <w:r w:rsidRPr="00525196">
              <w:rPr>
                <w:rFonts w:asciiTheme="minorHAnsi" w:hAnsiTheme="minorHAnsi"/>
                <w:sz w:val="18"/>
                <w:szCs w:val="18"/>
                <w:u w:val="single"/>
              </w:rPr>
              <w:t xml:space="preserve">New then </w:t>
            </w:r>
            <w:r w:rsidRPr="00525196">
              <w:rPr>
                <w:rFonts w:asciiTheme="minorHAnsi" w:hAnsiTheme="minorHAnsi"/>
                <w:sz w:val="18"/>
                <w:szCs w:val="18"/>
              </w:rPr>
              <w:t xml:space="preserve">display method: </w:t>
            </w:r>
          </w:p>
          <w:p w14:paraId="4AE0FD13" w14:textId="77777777" w:rsidR="00EA36C4" w:rsidRPr="00525196" w:rsidRDefault="00EA36C4">
            <w:pPr>
              <w:rPr>
                <w:rFonts w:asciiTheme="minorHAnsi" w:hAnsiTheme="minorHAnsi"/>
                <w:b/>
                <w:sz w:val="18"/>
                <w:szCs w:val="18"/>
              </w:rPr>
            </w:pPr>
            <w:r w:rsidRPr="00525196">
              <w:rPr>
                <w:rFonts w:asciiTheme="minorHAnsi" w:hAnsiTheme="minorHAnsi"/>
                <w:b/>
                <w:sz w:val="18"/>
                <w:szCs w:val="18"/>
              </w:rPr>
              <w:t>20a. Completely New Duct System</w:t>
            </w:r>
          </w:p>
          <w:p w14:paraId="4AE0FD14" w14:textId="77777777" w:rsidR="00EA36C4" w:rsidRPr="00525196" w:rsidRDefault="00EA36C4">
            <w:pPr>
              <w:rPr>
                <w:rFonts w:asciiTheme="minorHAnsi" w:hAnsiTheme="minorHAnsi"/>
                <w:sz w:val="18"/>
                <w:szCs w:val="18"/>
                <w:u w:val="single"/>
              </w:rPr>
            </w:pPr>
            <w:r w:rsidRPr="00525196">
              <w:rPr>
                <w:rFonts w:asciiTheme="minorHAnsi" w:hAnsiTheme="minorHAnsi"/>
                <w:sz w:val="18"/>
                <w:szCs w:val="18"/>
              </w:rPr>
              <w:t>&gt;&gt;</w:t>
            </w:r>
          </w:p>
        </w:tc>
      </w:tr>
    </w:tbl>
    <w:p w14:paraId="4AE0FD16" w14:textId="77777777" w:rsidR="00BC173E" w:rsidRDefault="00BC173E" w:rsidP="00756AD5">
      <w:pPr>
        <w:rPr>
          <w:rFonts w:asciiTheme="minorHAnsi" w:hAnsiTheme="minorHAnsi"/>
          <w:sz w:val="18"/>
          <w:szCs w:val="18"/>
        </w:rPr>
      </w:pPr>
    </w:p>
    <w:p w14:paraId="4AE0FD17" w14:textId="77777777" w:rsidR="00BC173E" w:rsidRDefault="00BC173E">
      <w:pPr>
        <w:rPr>
          <w:rFonts w:asciiTheme="minorHAnsi" w:hAnsiTheme="minorHAnsi"/>
          <w:sz w:val="18"/>
          <w:szCs w:val="18"/>
        </w:rPr>
      </w:pPr>
      <w:r>
        <w:rPr>
          <w:rFonts w:asciiTheme="minorHAnsi" w:hAnsiTheme="minorHAnsi"/>
          <w:sz w:val="18"/>
          <w:szCs w:val="18"/>
        </w:rPr>
        <w:br w:type="page"/>
      </w: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60"/>
      </w:tblGrid>
      <w:tr w:rsidR="005621F7" w:rsidRPr="00525196" w14:paraId="4AE0FD1C" w14:textId="77777777" w:rsidTr="00BD03A5">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4AE0FD1B" w14:textId="6858A935" w:rsidR="005621F7" w:rsidRPr="00525196" w:rsidRDefault="005621F7" w:rsidP="00791BBD">
            <w:pPr>
              <w:keepNext/>
              <w:rPr>
                <w:rFonts w:asciiTheme="minorHAnsi" w:hAnsiTheme="minorHAnsi"/>
                <w:b/>
                <w:sz w:val="18"/>
                <w:szCs w:val="18"/>
              </w:rPr>
            </w:pPr>
            <w:r w:rsidRPr="00A63F93">
              <w:rPr>
                <w:rFonts w:asciiTheme="minorHAnsi" w:hAnsiTheme="minorHAnsi"/>
                <w:b/>
                <w:szCs w:val="18"/>
              </w:rPr>
              <w:t>MCH-20d - Complete Replacement or Altered Duct System</w:t>
            </w:r>
          </w:p>
        </w:tc>
      </w:tr>
    </w:tbl>
    <w:p w14:paraId="4AE0FD1D" w14:textId="77777777" w:rsidR="005621F7"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52"/>
        <w:gridCol w:w="6"/>
        <w:gridCol w:w="4050"/>
        <w:gridCol w:w="6252"/>
      </w:tblGrid>
      <w:tr w:rsidR="00756AD5" w:rsidRPr="00525196" w14:paraId="4AE0FD1F" w14:textId="77777777" w:rsidTr="00BD03A5">
        <w:trPr>
          <w:trHeight w:val="432"/>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AE0FD1E" w14:textId="77777777" w:rsidR="00756AD5" w:rsidRPr="00525196" w:rsidRDefault="00756AD5" w:rsidP="005621F7">
            <w:pPr>
              <w:keepNext/>
              <w:rPr>
                <w:rFonts w:asciiTheme="minorHAnsi" w:hAnsiTheme="minorHAnsi"/>
                <w:b/>
                <w:sz w:val="18"/>
                <w:szCs w:val="18"/>
              </w:rPr>
            </w:pPr>
            <w:r w:rsidRPr="00A63F93">
              <w:rPr>
                <w:rFonts w:asciiTheme="minorHAnsi" w:hAnsiTheme="minorHAnsi"/>
                <w:b/>
                <w:szCs w:val="18"/>
              </w:rPr>
              <w:t>B. Duct Leakage Diagnostic Test</w:t>
            </w:r>
          </w:p>
        </w:tc>
      </w:tr>
      <w:tr w:rsidR="00BB3112" w:rsidRPr="00525196" w14:paraId="4AE0FD23"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20" w14:textId="77777777" w:rsidR="00BB3112" w:rsidRPr="00525196" w:rsidRDefault="00BB3112" w:rsidP="00791BBD">
            <w:pPr>
              <w:keepNext/>
              <w:jc w:val="center"/>
              <w:rPr>
                <w:rFonts w:asciiTheme="minorHAnsi" w:hAnsiTheme="minorHAnsi"/>
                <w:sz w:val="18"/>
                <w:szCs w:val="18"/>
              </w:rPr>
            </w:pPr>
            <w:r w:rsidRPr="00525196">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4AE0FD21" w14:textId="5C6D1CDD" w:rsidR="00BB3112" w:rsidRPr="00525196" w:rsidRDefault="00BB3112" w:rsidP="00791BBD">
            <w:pPr>
              <w:keepNext/>
              <w:rPr>
                <w:rFonts w:asciiTheme="minorHAnsi" w:hAnsiTheme="minorHAnsi"/>
                <w:sz w:val="18"/>
                <w:szCs w:val="18"/>
              </w:rPr>
            </w:pPr>
            <w:r w:rsidRPr="00525196">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4AE0FD22" w14:textId="77777777" w:rsidR="00BB3112" w:rsidRPr="00525196" w:rsidRDefault="00BB3112">
            <w:pPr>
              <w:keepNext/>
              <w:spacing w:before="120"/>
              <w:rPr>
                <w:rFonts w:asciiTheme="minorHAnsi" w:hAnsiTheme="minorHAnsi"/>
                <w:sz w:val="18"/>
                <w:szCs w:val="18"/>
              </w:rPr>
            </w:pPr>
            <w:r>
              <w:rPr>
                <w:rFonts w:asciiTheme="minorHAnsi" w:hAnsiTheme="minorHAnsi"/>
              </w:rPr>
              <w:t>&lt;&lt;</w:t>
            </w:r>
            <w:r w:rsidRPr="000C7A1E">
              <w:rPr>
                <w:rFonts w:asciiTheme="minorHAnsi" w:hAnsiTheme="minorHAnsi"/>
              </w:rPr>
              <w:t xml:space="preserve">user input is either numeric </w:t>
            </w:r>
            <w:r w:rsidRPr="00BA4E2A">
              <w:rPr>
                <w:rFonts w:asciiTheme="minorHAnsi" w:hAnsiTheme="minorHAnsi"/>
                <w:b/>
              </w:rPr>
              <w:t>x.x</w:t>
            </w:r>
            <w:r w:rsidRPr="000C7A1E">
              <w:rPr>
                <w:rFonts w:asciiTheme="minorHAnsi" w:hAnsiTheme="minorHAnsi"/>
              </w:rPr>
              <w:t>; or select value =N/A&gt;&gt;</w:t>
            </w:r>
          </w:p>
        </w:tc>
      </w:tr>
      <w:tr w:rsidR="00BB3112" w:rsidRPr="00525196" w14:paraId="4AE0FD27"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24" w14:textId="77777777" w:rsidR="00BB3112" w:rsidRPr="00525196" w:rsidRDefault="00BB3112" w:rsidP="00791BBD">
            <w:pPr>
              <w:keepNext/>
              <w:jc w:val="center"/>
              <w:rPr>
                <w:rFonts w:asciiTheme="minorHAnsi" w:hAnsiTheme="minorHAnsi"/>
                <w:sz w:val="18"/>
                <w:szCs w:val="18"/>
              </w:rPr>
            </w:pPr>
            <w:r w:rsidRPr="00525196">
              <w:rPr>
                <w:rFonts w:asciiTheme="minorHAnsi" w:hAnsiTheme="minorHAnsi"/>
                <w:sz w:val="18"/>
                <w:szCs w:val="18"/>
              </w:rPr>
              <w:t>02</w:t>
            </w:r>
          </w:p>
        </w:tc>
        <w:tc>
          <w:tcPr>
            <w:tcW w:w="1882" w:type="pct"/>
            <w:tcBorders>
              <w:top w:val="single" w:sz="4" w:space="0" w:color="auto"/>
              <w:left w:val="single" w:sz="4" w:space="0" w:color="auto"/>
              <w:bottom w:val="single" w:sz="4" w:space="0" w:color="auto"/>
              <w:right w:val="single" w:sz="4" w:space="0" w:color="auto"/>
            </w:tcBorders>
            <w:vAlign w:val="center"/>
          </w:tcPr>
          <w:p w14:paraId="4AE0FD25" w14:textId="60F94158" w:rsidR="00BB3112" w:rsidRPr="00525196" w:rsidRDefault="00BB3112" w:rsidP="00791BBD">
            <w:pPr>
              <w:keepNext/>
              <w:rPr>
                <w:rFonts w:asciiTheme="minorHAnsi" w:hAnsiTheme="minorHAnsi"/>
                <w:sz w:val="18"/>
                <w:szCs w:val="18"/>
              </w:rPr>
            </w:pPr>
            <w:r w:rsidRPr="00525196">
              <w:rPr>
                <w:rFonts w:asciiTheme="minorHAnsi" w:hAnsiTheme="minorHAnsi"/>
                <w:sz w:val="18"/>
                <w:szCs w:val="18"/>
              </w:rPr>
              <w:t>Heating Capacity (kBtu/h)</w:t>
            </w:r>
          </w:p>
        </w:tc>
        <w:tc>
          <w:tcPr>
            <w:tcW w:w="2905" w:type="pct"/>
            <w:tcBorders>
              <w:top w:val="single" w:sz="4" w:space="0" w:color="auto"/>
              <w:left w:val="single" w:sz="4" w:space="0" w:color="auto"/>
              <w:bottom w:val="single" w:sz="4" w:space="0" w:color="auto"/>
              <w:right w:val="single" w:sz="4" w:space="0" w:color="auto"/>
            </w:tcBorders>
            <w:vAlign w:val="center"/>
          </w:tcPr>
          <w:p w14:paraId="4AE0FD26" w14:textId="77777777" w:rsidR="00BB3112" w:rsidRPr="00525196" w:rsidRDefault="00BB3112">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r w:rsidRPr="00BA4E2A">
              <w:rPr>
                <w:rFonts w:asciiTheme="minorHAnsi" w:hAnsiTheme="minorHAnsi"/>
                <w:b/>
              </w:rPr>
              <w:t>xxx.x</w:t>
            </w:r>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EA36C4" w:rsidRPr="00525196" w14:paraId="4AE0FD2B"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28" w14:textId="77777777" w:rsidR="00EA36C4" w:rsidRPr="00525196" w:rsidRDefault="002D4102" w:rsidP="00791BBD">
            <w:pPr>
              <w:keepNext/>
              <w:jc w:val="center"/>
              <w:rPr>
                <w:rFonts w:asciiTheme="minorHAnsi" w:hAnsiTheme="minorHAnsi"/>
                <w:sz w:val="18"/>
                <w:szCs w:val="18"/>
              </w:rPr>
            </w:pPr>
            <w:r w:rsidRPr="00525196">
              <w:rPr>
                <w:rFonts w:asciiTheme="minorHAnsi" w:hAnsiTheme="minorHAnsi"/>
                <w:sz w:val="18"/>
                <w:szCs w:val="18"/>
              </w:rPr>
              <w:t>0</w:t>
            </w:r>
            <w:r w:rsidR="00EA36C4" w:rsidRPr="00525196">
              <w:rPr>
                <w:rFonts w:asciiTheme="minorHAnsi" w:hAnsiTheme="minorHAnsi"/>
                <w:sz w:val="18"/>
                <w:szCs w:val="18"/>
              </w:rPr>
              <w:t>3</w:t>
            </w:r>
          </w:p>
        </w:tc>
        <w:tc>
          <w:tcPr>
            <w:tcW w:w="1882" w:type="pct"/>
            <w:tcBorders>
              <w:top w:val="single" w:sz="4" w:space="0" w:color="auto"/>
              <w:left w:val="single" w:sz="4" w:space="0" w:color="auto"/>
              <w:bottom w:val="single" w:sz="4" w:space="0" w:color="auto"/>
              <w:right w:val="single" w:sz="4" w:space="0" w:color="auto"/>
            </w:tcBorders>
            <w:vAlign w:val="center"/>
          </w:tcPr>
          <w:p w14:paraId="4AE0FD29" w14:textId="554CBEDC" w:rsidR="00EA36C4" w:rsidRPr="00525196" w:rsidRDefault="00EA36C4" w:rsidP="00791BBD">
            <w:pPr>
              <w:keepNext/>
              <w:rPr>
                <w:rFonts w:asciiTheme="minorHAnsi" w:hAnsiTheme="minorHAnsi"/>
                <w:sz w:val="18"/>
                <w:szCs w:val="18"/>
              </w:rPr>
            </w:pPr>
            <w:r w:rsidRPr="00525196">
              <w:rPr>
                <w:rFonts w:asciiTheme="minorHAnsi" w:hAnsiTheme="minorHAnsi"/>
                <w:sz w:val="18"/>
                <w:szCs w:val="18"/>
              </w:rPr>
              <w:t>Conditioned Floor Area Served by this HVAC System (ft</w:t>
            </w:r>
            <w:r w:rsidRPr="00A63F93">
              <w:rPr>
                <w:rFonts w:asciiTheme="minorHAnsi" w:hAnsiTheme="minorHAnsi"/>
                <w:sz w:val="18"/>
                <w:szCs w:val="18"/>
                <w:vertAlign w:val="superscript"/>
              </w:rPr>
              <w:t>2</w:t>
            </w:r>
            <w:r w:rsidRPr="00525196">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4AE0FD2A" w14:textId="77777777" w:rsidR="00EA36C4" w:rsidRPr="00525196" w:rsidRDefault="00EA36C4">
            <w:pPr>
              <w:keepNext/>
              <w:rPr>
                <w:rFonts w:asciiTheme="minorHAnsi" w:hAnsiTheme="minorHAnsi"/>
                <w:sz w:val="18"/>
                <w:szCs w:val="18"/>
              </w:rPr>
            </w:pPr>
            <w:r w:rsidRPr="00525196">
              <w:rPr>
                <w:rFonts w:asciiTheme="minorHAnsi" w:hAnsiTheme="minorHAnsi"/>
                <w:sz w:val="18"/>
                <w:szCs w:val="18"/>
              </w:rPr>
              <w:t>&lt;&lt;user input:  numeric xx,xxx (should be consistent with CF2R-MCH-20; however null entry is allowed because zone CFA is only needed for the default airflow calc)&gt;&gt;</w:t>
            </w:r>
          </w:p>
        </w:tc>
      </w:tr>
      <w:tr w:rsidR="006343FE" w:rsidRPr="00525196" w14:paraId="4AE0FD2F"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2C" w14:textId="77777777" w:rsidR="006343FE" w:rsidRPr="00525196" w:rsidRDefault="006343FE" w:rsidP="00791BBD">
            <w:pPr>
              <w:keepNext/>
              <w:jc w:val="center"/>
              <w:rPr>
                <w:rFonts w:asciiTheme="minorHAnsi" w:hAnsiTheme="minorHAnsi"/>
                <w:sz w:val="18"/>
                <w:szCs w:val="18"/>
              </w:rPr>
            </w:pPr>
            <w:r w:rsidRPr="00525196">
              <w:rPr>
                <w:rFonts w:asciiTheme="minorHAnsi" w:hAnsiTheme="minorHAnsi"/>
                <w:sz w:val="18"/>
                <w:szCs w:val="18"/>
              </w:rPr>
              <w:t>04</w:t>
            </w:r>
          </w:p>
        </w:tc>
        <w:tc>
          <w:tcPr>
            <w:tcW w:w="1882" w:type="pct"/>
            <w:tcBorders>
              <w:top w:val="single" w:sz="4" w:space="0" w:color="auto"/>
              <w:left w:val="single" w:sz="4" w:space="0" w:color="auto"/>
              <w:bottom w:val="single" w:sz="4" w:space="0" w:color="auto"/>
              <w:right w:val="single" w:sz="4" w:space="0" w:color="auto"/>
            </w:tcBorders>
            <w:vAlign w:val="center"/>
          </w:tcPr>
          <w:p w14:paraId="4AE0FD2D" w14:textId="7C42DB5B" w:rsidR="006343FE" w:rsidRPr="00525196" w:rsidRDefault="006343FE" w:rsidP="00791BBD">
            <w:pPr>
              <w:keepNext/>
              <w:rPr>
                <w:rFonts w:asciiTheme="minorHAnsi" w:hAnsiTheme="minorHAnsi"/>
                <w:sz w:val="18"/>
                <w:szCs w:val="18"/>
              </w:rPr>
            </w:pPr>
            <w:r w:rsidRPr="00525196">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4AE0FD2E" w14:textId="77777777" w:rsidR="006343FE" w:rsidRPr="00525196" w:rsidRDefault="006343FE" w:rsidP="00BC173E">
            <w:pPr>
              <w:keepNext/>
              <w:rPr>
                <w:rFonts w:asciiTheme="minorHAnsi" w:hAnsiTheme="minorHAnsi"/>
                <w:sz w:val="18"/>
                <w:szCs w:val="18"/>
              </w:rPr>
            </w:pPr>
            <w:r w:rsidRPr="00525196">
              <w:rPr>
                <w:rFonts w:asciiTheme="minorHAnsi" w:hAnsiTheme="minorHAnsi"/>
                <w:sz w:val="18"/>
                <w:szCs w:val="18"/>
              </w:rPr>
              <w:t>&lt;&lt;</w:t>
            </w:r>
            <w:r w:rsidR="005621F7" w:rsidRPr="002B4489">
              <w:rPr>
                <w:rFonts w:asciiTheme="minorHAnsi" w:hAnsiTheme="minorHAnsi"/>
              </w:rPr>
              <w:t xml:space="preserve"> Auto filled field:  TestFinal (this is the only allowable test condition for </w:t>
            </w:r>
            <w:r w:rsidR="005621F7" w:rsidRPr="002B4489">
              <w:rPr>
                <w:rFonts w:asciiTheme="minorHAnsi" w:hAnsiTheme="minorHAnsi"/>
                <w:u w:val="single"/>
              </w:rPr>
              <w:t>Replacement/Alteration)</w:t>
            </w:r>
          </w:p>
        </w:tc>
      </w:tr>
      <w:tr w:rsidR="006343FE" w:rsidRPr="00525196" w14:paraId="4AE0FD33"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30" w14:textId="77777777" w:rsidR="006343FE" w:rsidRPr="00525196" w:rsidRDefault="006343FE" w:rsidP="00791BBD">
            <w:pPr>
              <w:keepNext/>
              <w:jc w:val="center"/>
              <w:rPr>
                <w:rFonts w:asciiTheme="minorHAnsi" w:hAnsiTheme="minorHAnsi"/>
                <w:sz w:val="18"/>
                <w:szCs w:val="18"/>
              </w:rPr>
            </w:pPr>
            <w:r w:rsidRPr="00525196">
              <w:rPr>
                <w:rFonts w:asciiTheme="minorHAnsi" w:hAnsiTheme="minorHAnsi"/>
                <w:sz w:val="18"/>
                <w:szCs w:val="18"/>
              </w:rPr>
              <w:t>05</w:t>
            </w:r>
          </w:p>
        </w:tc>
        <w:tc>
          <w:tcPr>
            <w:tcW w:w="1882" w:type="pct"/>
            <w:tcBorders>
              <w:top w:val="single" w:sz="4" w:space="0" w:color="auto"/>
              <w:left w:val="single" w:sz="4" w:space="0" w:color="auto"/>
              <w:bottom w:val="single" w:sz="4" w:space="0" w:color="auto"/>
              <w:right w:val="single" w:sz="4" w:space="0" w:color="auto"/>
            </w:tcBorders>
            <w:vAlign w:val="center"/>
          </w:tcPr>
          <w:p w14:paraId="4AE0FD31" w14:textId="28A82E24" w:rsidR="006343FE" w:rsidRPr="00525196" w:rsidRDefault="006343FE" w:rsidP="00791BBD">
            <w:pPr>
              <w:keepNext/>
              <w:rPr>
                <w:rFonts w:asciiTheme="minorHAnsi" w:hAnsiTheme="minorHAnsi"/>
                <w:sz w:val="18"/>
                <w:szCs w:val="18"/>
              </w:rPr>
            </w:pPr>
            <w:r w:rsidRPr="00525196">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4AE0FD32" w14:textId="77777777" w:rsidR="006343FE" w:rsidRPr="00525196" w:rsidRDefault="006343FE" w:rsidP="005621F7">
            <w:pPr>
              <w:keepNext/>
              <w:rPr>
                <w:rFonts w:asciiTheme="minorHAnsi" w:hAnsiTheme="minorHAnsi"/>
                <w:sz w:val="18"/>
                <w:szCs w:val="18"/>
              </w:rPr>
            </w:pPr>
            <w:r w:rsidRPr="00525196">
              <w:rPr>
                <w:rFonts w:asciiTheme="minorHAnsi" w:hAnsiTheme="minorHAnsi"/>
                <w:sz w:val="18"/>
                <w:szCs w:val="18"/>
              </w:rPr>
              <w:t>&lt;&lt;</w:t>
            </w:r>
            <w:r w:rsidR="005621F7" w:rsidRPr="002B4489">
              <w:rPr>
                <w:rFonts w:asciiTheme="minorHAnsi" w:hAnsiTheme="minorHAnsi"/>
              </w:rPr>
              <w:t xml:space="preserve"> user pick one from list: LeakageToOutside; TotalLeakage</w:t>
            </w:r>
            <w:r w:rsidRPr="00525196">
              <w:rPr>
                <w:rFonts w:asciiTheme="minorHAnsi" w:hAnsiTheme="minorHAnsi"/>
                <w:sz w:val="18"/>
                <w:szCs w:val="18"/>
              </w:rPr>
              <w:t>&gt;&gt;</w:t>
            </w:r>
          </w:p>
        </w:tc>
      </w:tr>
      <w:tr w:rsidR="006343FE" w:rsidRPr="00525196" w14:paraId="4AE0FD3E"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34" w14:textId="77777777" w:rsidR="006343FE" w:rsidRPr="00525196" w:rsidRDefault="006343FE" w:rsidP="00791BBD">
            <w:pPr>
              <w:keepNext/>
              <w:jc w:val="center"/>
              <w:rPr>
                <w:rFonts w:asciiTheme="minorHAnsi" w:hAnsiTheme="minorHAnsi"/>
                <w:sz w:val="18"/>
                <w:szCs w:val="18"/>
              </w:rPr>
            </w:pPr>
            <w:r w:rsidRPr="00525196">
              <w:rPr>
                <w:rFonts w:asciiTheme="minorHAnsi" w:hAnsiTheme="minorHAnsi"/>
                <w:sz w:val="18"/>
                <w:szCs w:val="18"/>
              </w:rPr>
              <w:t>06</w:t>
            </w:r>
          </w:p>
        </w:tc>
        <w:tc>
          <w:tcPr>
            <w:tcW w:w="1882" w:type="pct"/>
            <w:tcBorders>
              <w:top w:val="single" w:sz="4" w:space="0" w:color="auto"/>
              <w:left w:val="single" w:sz="4" w:space="0" w:color="auto"/>
              <w:bottom w:val="single" w:sz="4" w:space="0" w:color="auto"/>
              <w:right w:val="single" w:sz="4" w:space="0" w:color="auto"/>
            </w:tcBorders>
            <w:vAlign w:val="center"/>
          </w:tcPr>
          <w:p w14:paraId="4AE0FD35" w14:textId="364BC6BB" w:rsidR="006343FE" w:rsidRPr="00525196" w:rsidRDefault="006343FE" w:rsidP="00A63F93">
            <w:pPr>
              <w:keepNext/>
              <w:rPr>
                <w:rFonts w:asciiTheme="minorHAnsi" w:hAnsiTheme="minorHAnsi"/>
                <w:sz w:val="18"/>
                <w:szCs w:val="18"/>
              </w:rPr>
            </w:pPr>
            <w:r w:rsidRPr="00525196">
              <w:rPr>
                <w:rFonts w:asciiTheme="minorHAnsi" w:hAnsiTheme="minorHAnsi"/>
                <w:sz w:val="18"/>
                <w:szCs w:val="18"/>
              </w:rPr>
              <w:t>Leakage</w:t>
            </w:r>
            <w:r w:rsidR="0030658D">
              <w:rPr>
                <w:rFonts w:asciiTheme="minorHAnsi" w:hAnsiTheme="minorHAnsi"/>
                <w:sz w:val="18"/>
                <w:szCs w:val="18"/>
              </w:rPr>
              <w:t xml:space="preserve"> </w:t>
            </w:r>
            <w:r w:rsidRPr="00525196">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4AE0FD36" w14:textId="77777777" w:rsidR="005621F7" w:rsidRPr="002B4489" w:rsidRDefault="005621F7" w:rsidP="005621F7">
            <w:pPr>
              <w:keepNext/>
              <w:rPr>
                <w:rFonts w:asciiTheme="minorHAnsi" w:hAnsiTheme="minorHAnsi"/>
              </w:rPr>
            </w:pPr>
            <w:r w:rsidRPr="002B4489">
              <w:rPr>
                <w:rFonts w:asciiTheme="minorHAnsi" w:hAnsiTheme="minorHAnsi"/>
              </w:rPr>
              <w:t>&lt;&lt;calculated field:</w:t>
            </w:r>
          </w:p>
          <w:p w14:paraId="4AE0FD37" w14:textId="56FED778" w:rsidR="005621F7" w:rsidRPr="002B4489" w:rsidRDefault="005621F7" w:rsidP="005621F7">
            <w:pPr>
              <w:keepNext/>
              <w:rPr>
                <w:rFonts w:asciiTheme="minorHAnsi" w:hAnsiTheme="minorHAnsi"/>
              </w:rPr>
            </w:pPr>
            <w:r w:rsidRPr="002B4489">
              <w:rPr>
                <w:rFonts w:asciiTheme="minorHAnsi" w:hAnsiTheme="minorHAnsi"/>
              </w:rPr>
              <w:t xml:space="preserve">if TotalLeakage and </w:t>
            </w:r>
            <w:r w:rsidRPr="002B4489">
              <w:rPr>
                <w:u w:val="single"/>
              </w:rPr>
              <w:t>SingleFamily</w:t>
            </w:r>
            <w:r w:rsidRPr="002B4489">
              <w:t xml:space="preserve"> and </w:t>
            </w:r>
            <w:r w:rsidRPr="002B4489">
              <w:rPr>
                <w:rFonts w:asciiTheme="minorHAnsi" w:hAnsiTheme="minorHAnsi"/>
              </w:rPr>
              <w:t xml:space="preserve">TestFinal and </w:t>
            </w:r>
            <w:r w:rsidRPr="002B4489">
              <w:rPr>
                <w:rFonts w:asciiTheme="minorHAnsi" w:hAnsiTheme="minorHAnsi"/>
                <w:u w:val="single"/>
              </w:rPr>
              <w:t>Replacement</w:t>
            </w:r>
            <w:r w:rsidRPr="002B4489">
              <w:rPr>
                <w:rFonts w:asciiTheme="minorHAnsi" w:hAnsiTheme="minorHAnsi"/>
              </w:rPr>
              <w:t xml:space="preserve"> then LeakageFactor=</w:t>
            </w:r>
            <w:r w:rsidRPr="002B4489">
              <w:rPr>
                <w:rFonts w:asciiTheme="minorHAnsi" w:hAnsiTheme="minorHAnsi"/>
                <w:u w:val="single"/>
              </w:rPr>
              <w:t>0.0</w:t>
            </w:r>
            <w:r w:rsidR="00816BB3">
              <w:rPr>
                <w:rFonts w:asciiTheme="minorHAnsi" w:hAnsiTheme="minorHAnsi"/>
                <w:u w:val="single"/>
              </w:rPr>
              <w:t>5</w:t>
            </w:r>
            <w:r w:rsidRPr="002B4489">
              <w:rPr>
                <w:rFonts w:asciiTheme="minorHAnsi" w:hAnsiTheme="minorHAnsi"/>
              </w:rPr>
              <w:t xml:space="preserve">; </w:t>
            </w:r>
          </w:p>
          <w:p w14:paraId="4AE0FD38" w14:textId="77777777" w:rsidR="005621F7" w:rsidRPr="002B4489" w:rsidRDefault="005621F7" w:rsidP="005621F7">
            <w:pPr>
              <w:keepNext/>
              <w:rPr>
                <w:rFonts w:asciiTheme="minorHAnsi" w:hAnsiTheme="minorHAnsi"/>
              </w:rPr>
            </w:pPr>
            <w:r w:rsidRPr="002B4489">
              <w:rPr>
                <w:rFonts w:asciiTheme="minorHAnsi" w:hAnsiTheme="minorHAnsi"/>
              </w:rPr>
              <w:t xml:space="preserve">elseif TotalLeakage and </w:t>
            </w:r>
            <w:r w:rsidRPr="002B4489">
              <w:rPr>
                <w:u w:val="single"/>
              </w:rPr>
              <w:t>MultiFamily</w:t>
            </w:r>
            <w:r w:rsidRPr="002B4489">
              <w:t xml:space="preserve"> and </w:t>
            </w:r>
            <w:r w:rsidRPr="002B4489">
              <w:rPr>
                <w:rFonts w:asciiTheme="minorHAnsi" w:hAnsiTheme="minorHAnsi"/>
              </w:rPr>
              <w:t xml:space="preserve">TestFinal and </w:t>
            </w:r>
            <w:r w:rsidRPr="002B4489">
              <w:rPr>
                <w:rFonts w:asciiTheme="minorHAnsi" w:hAnsiTheme="minorHAnsi"/>
                <w:u w:val="single"/>
              </w:rPr>
              <w:t>Replacement</w:t>
            </w:r>
            <w:r w:rsidRPr="002B4489">
              <w:rPr>
                <w:rFonts w:asciiTheme="minorHAnsi" w:hAnsiTheme="minorHAnsi"/>
              </w:rPr>
              <w:t xml:space="preserve"> then LeakageFactor=</w:t>
            </w:r>
            <w:r w:rsidRPr="002B4489">
              <w:rPr>
                <w:rFonts w:asciiTheme="minorHAnsi" w:hAnsiTheme="minorHAnsi"/>
                <w:u w:val="single"/>
              </w:rPr>
              <w:t>0.12</w:t>
            </w:r>
            <w:r w:rsidRPr="002B4489">
              <w:rPr>
                <w:rFonts w:asciiTheme="minorHAnsi" w:hAnsiTheme="minorHAnsi"/>
              </w:rPr>
              <w:t xml:space="preserve">; </w:t>
            </w:r>
          </w:p>
          <w:p w14:paraId="4AE0FD39" w14:textId="21C15B8B" w:rsidR="005621F7" w:rsidRPr="002B4489" w:rsidRDefault="005621F7" w:rsidP="005621F7">
            <w:pPr>
              <w:keepNext/>
              <w:rPr>
                <w:rFonts w:asciiTheme="minorHAnsi" w:hAnsiTheme="minorHAnsi"/>
              </w:rPr>
            </w:pPr>
            <w:r w:rsidRPr="002B4489">
              <w:rPr>
                <w:rFonts w:asciiTheme="minorHAnsi" w:hAnsiTheme="minorHAnsi"/>
              </w:rPr>
              <w:t xml:space="preserve">elseif LeakageToOutside and </w:t>
            </w:r>
            <w:r w:rsidRPr="002B4489">
              <w:rPr>
                <w:u w:val="single"/>
              </w:rPr>
              <w:t>MultiFamily</w:t>
            </w:r>
            <w:r w:rsidRPr="002B4489">
              <w:t xml:space="preserve"> and </w:t>
            </w:r>
            <w:r w:rsidRPr="002B4489">
              <w:rPr>
                <w:rFonts w:asciiTheme="minorHAnsi" w:hAnsiTheme="minorHAnsi"/>
              </w:rPr>
              <w:t xml:space="preserve">TestFinal and </w:t>
            </w:r>
            <w:r w:rsidRPr="002B4489">
              <w:rPr>
                <w:rFonts w:asciiTheme="minorHAnsi" w:hAnsiTheme="minorHAnsi"/>
                <w:u w:val="single"/>
              </w:rPr>
              <w:t>Replacement</w:t>
            </w:r>
            <w:r w:rsidRPr="002B4489">
              <w:rPr>
                <w:rFonts w:asciiTheme="minorHAnsi" w:hAnsiTheme="minorHAnsi"/>
              </w:rPr>
              <w:t xml:space="preserve"> then LeakageFactor=</w:t>
            </w:r>
            <w:r w:rsidRPr="002B4489">
              <w:rPr>
                <w:rFonts w:asciiTheme="minorHAnsi" w:hAnsiTheme="minorHAnsi"/>
                <w:u w:val="single"/>
              </w:rPr>
              <w:t>0.</w:t>
            </w:r>
            <w:r w:rsidR="00816BB3">
              <w:rPr>
                <w:rFonts w:asciiTheme="minorHAnsi" w:hAnsiTheme="minorHAnsi"/>
                <w:u w:val="single"/>
              </w:rPr>
              <w:t>0</w:t>
            </w:r>
            <w:ins w:id="0" w:author="Smith, Alexis@Energy" w:date="2018-06-04T12:31:00Z">
              <w:r w:rsidR="003E1ED6">
                <w:rPr>
                  <w:rFonts w:asciiTheme="minorHAnsi" w:hAnsiTheme="minorHAnsi"/>
                  <w:u w:val="single"/>
                </w:rPr>
                <w:t>6</w:t>
              </w:r>
            </w:ins>
            <w:del w:id="1" w:author="Smith, Alexis@Energy" w:date="2018-06-04T12:31:00Z">
              <w:r w:rsidR="00816BB3" w:rsidDel="003E1ED6">
                <w:rPr>
                  <w:rFonts w:asciiTheme="minorHAnsi" w:hAnsiTheme="minorHAnsi"/>
                  <w:u w:val="single"/>
                </w:rPr>
                <w:delText>5</w:delText>
              </w:r>
            </w:del>
            <w:r w:rsidRPr="002B4489">
              <w:rPr>
                <w:rFonts w:asciiTheme="minorHAnsi" w:hAnsiTheme="minorHAnsi"/>
              </w:rPr>
              <w:t xml:space="preserve">; </w:t>
            </w:r>
          </w:p>
          <w:p w14:paraId="4AE0FD3A" w14:textId="77777777" w:rsidR="005621F7" w:rsidRPr="002B4489" w:rsidRDefault="005621F7" w:rsidP="005621F7">
            <w:pPr>
              <w:keepNext/>
              <w:rPr>
                <w:rFonts w:asciiTheme="minorHAnsi" w:hAnsiTheme="minorHAnsi"/>
              </w:rPr>
            </w:pPr>
            <w:r w:rsidRPr="002B4489">
              <w:rPr>
                <w:rFonts w:asciiTheme="minorHAnsi" w:hAnsiTheme="minorHAnsi"/>
              </w:rPr>
              <w:t xml:space="preserve">elseif TotalLeakage and </w:t>
            </w:r>
            <w:bookmarkStart w:id="2" w:name="_GoBack"/>
            <w:bookmarkEnd w:id="2"/>
            <w:r w:rsidRPr="002B4489">
              <w:rPr>
                <w:rFonts w:asciiTheme="minorHAnsi" w:hAnsiTheme="minorHAnsi"/>
              </w:rPr>
              <w:t xml:space="preserve">TestFinal and </w:t>
            </w:r>
            <w:r w:rsidRPr="002B4489">
              <w:rPr>
                <w:rFonts w:asciiTheme="minorHAnsi" w:hAnsiTheme="minorHAnsi"/>
                <w:u w:val="single"/>
              </w:rPr>
              <w:t>Alteration</w:t>
            </w:r>
            <w:r w:rsidRPr="002B4489">
              <w:rPr>
                <w:rFonts w:asciiTheme="minorHAnsi" w:hAnsiTheme="minorHAnsi"/>
              </w:rPr>
              <w:t xml:space="preserve"> then </w:t>
            </w:r>
          </w:p>
          <w:p w14:paraId="4AE0FD3B" w14:textId="77777777" w:rsidR="005621F7" w:rsidRPr="002B4489" w:rsidRDefault="005621F7" w:rsidP="005621F7">
            <w:pPr>
              <w:keepNext/>
              <w:rPr>
                <w:rFonts w:asciiTheme="minorHAnsi" w:hAnsiTheme="minorHAnsi"/>
              </w:rPr>
            </w:pPr>
            <w:r w:rsidRPr="002B4489">
              <w:rPr>
                <w:rFonts w:asciiTheme="minorHAnsi" w:hAnsiTheme="minorHAnsi"/>
              </w:rPr>
              <w:t>LeakageFactor=</w:t>
            </w:r>
            <w:r w:rsidRPr="002B4489">
              <w:rPr>
                <w:rFonts w:asciiTheme="minorHAnsi" w:hAnsiTheme="minorHAnsi"/>
                <w:u w:val="single"/>
              </w:rPr>
              <w:t xml:space="preserve">0.15 </w:t>
            </w:r>
            <w:r w:rsidRPr="002B4489">
              <w:rPr>
                <w:rFonts w:asciiTheme="minorHAnsi" w:hAnsiTheme="minorHAnsi"/>
              </w:rPr>
              <w:t xml:space="preserve">(applicable to both single and multifamily);  </w:t>
            </w:r>
          </w:p>
          <w:p w14:paraId="4AE0FD3C" w14:textId="77777777" w:rsidR="005621F7" w:rsidRPr="002B4489" w:rsidRDefault="005621F7" w:rsidP="005621F7">
            <w:pPr>
              <w:keepNext/>
              <w:rPr>
                <w:rFonts w:asciiTheme="minorHAnsi" w:hAnsiTheme="minorHAnsi"/>
              </w:rPr>
            </w:pPr>
            <w:r w:rsidRPr="002B4489">
              <w:rPr>
                <w:rFonts w:asciiTheme="minorHAnsi" w:hAnsiTheme="minorHAnsi"/>
              </w:rPr>
              <w:t xml:space="preserve">elseif LeakageToOutside and TestFinal and </w:t>
            </w:r>
            <w:r w:rsidRPr="002B4489">
              <w:rPr>
                <w:rFonts w:asciiTheme="minorHAnsi" w:hAnsiTheme="minorHAnsi"/>
                <w:u w:val="single"/>
              </w:rPr>
              <w:t>Alteration</w:t>
            </w:r>
            <w:r w:rsidRPr="002B4489">
              <w:rPr>
                <w:rFonts w:asciiTheme="minorHAnsi" w:hAnsiTheme="minorHAnsi"/>
              </w:rPr>
              <w:t xml:space="preserve"> then LeakageFactor=</w:t>
            </w:r>
            <w:r w:rsidRPr="002B4489">
              <w:rPr>
                <w:rFonts w:asciiTheme="minorHAnsi" w:hAnsiTheme="minorHAnsi"/>
                <w:u w:val="single"/>
              </w:rPr>
              <w:t xml:space="preserve">0.10 </w:t>
            </w:r>
            <w:r w:rsidRPr="002B4489">
              <w:rPr>
                <w:rFonts w:asciiTheme="minorHAnsi" w:hAnsiTheme="minorHAnsi"/>
              </w:rPr>
              <w:t xml:space="preserve">(applicable to both single and multifamily);  </w:t>
            </w:r>
          </w:p>
          <w:p w14:paraId="4AE0FD3D" w14:textId="77777777" w:rsidR="006343FE" w:rsidRPr="00525196" w:rsidRDefault="005621F7" w:rsidP="005621F7">
            <w:pPr>
              <w:keepNext/>
              <w:rPr>
                <w:rFonts w:asciiTheme="minorHAnsi" w:hAnsiTheme="minorHAnsi"/>
                <w:sz w:val="18"/>
                <w:szCs w:val="18"/>
              </w:rPr>
            </w:pPr>
            <w:r w:rsidRPr="002B4489">
              <w:rPr>
                <w:rFonts w:asciiTheme="minorHAnsi" w:hAnsiTheme="minorHAnsi"/>
              </w:rPr>
              <w:t>else error message if invalid entries for arguments&gt;&gt;</w:t>
            </w:r>
          </w:p>
        </w:tc>
      </w:tr>
      <w:tr w:rsidR="006343FE" w:rsidRPr="00525196" w14:paraId="4AE0FD42"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3F" w14:textId="77777777" w:rsidR="006343FE" w:rsidRPr="00525196" w:rsidRDefault="006343FE" w:rsidP="00791BBD">
            <w:pPr>
              <w:keepNext/>
              <w:jc w:val="center"/>
              <w:rPr>
                <w:rFonts w:asciiTheme="minorHAnsi" w:hAnsiTheme="minorHAnsi"/>
                <w:sz w:val="18"/>
                <w:szCs w:val="18"/>
              </w:rPr>
            </w:pPr>
            <w:r w:rsidRPr="00525196">
              <w:rPr>
                <w:rFonts w:asciiTheme="minorHAnsi" w:hAnsiTheme="minorHAnsi"/>
                <w:sz w:val="18"/>
                <w:szCs w:val="18"/>
              </w:rPr>
              <w:t>07</w:t>
            </w:r>
          </w:p>
        </w:tc>
        <w:tc>
          <w:tcPr>
            <w:tcW w:w="1882" w:type="pct"/>
            <w:tcBorders>
              <w:top w:val="single" w:sz="4" w:space="0" w:color="auto"/>
              <w:left w:val="single" w:sz="4" w:space="0" w:color="auto"/>
              <w:bottom w:val="single" w:sz="4" w:space="0" w:color="auto"/>
              <w:right w:val="single" w:sz="4" w:space="0" w:color="auto"/>
            </w:tcBorders>
            <w:vAlign w:val="center"/>
          </w:tcPr>
          <w:p w14:paraId="4AE0FD40" w14:textId="1413D425" w:rsidR="006343FE" w:rsidRPr="00525196" w:rsidRDefault="006343FE" w:rsidP="00791BBD">
            <w:pPr>
              <w:keepNext/>
              <w:rPr>
                <w:rFonts w:asciiTheme="minorHAnsi" w:hAnsiTheme="minorHAnsi"/>
                <w:sz w:val="18"/>
                <w:szCs w:val="18"/>
              </w:rPr>
            </w:pPr>
            <w:r w:rsidRPr="00525196">
              <w:rPr>
                <w:rFonts w:asciiTheme="minorHAnsi" w:hAnsiTheme="minorHAnsi"/>
                <w:sz w:val="18"/>
                <w:szCs w:val="18"/>
              </w:rPr>
              <w:t>Air-Handler Unit Airflow (AHU</w:t>
            </w:r>
            <w:r w:rsidR="00A63F93">
              <w:rPr>
                <w:rFonts w:asciiTheme="minorHAnsi" w:hAnsiTheme="minorHAnsi"/>
                <w:sz w:val="18"/>
                <w:szCs w:val="18"/>
              </w:rPr>
              <w:t xml:space="preserve"> </w:t>
            </w:r>
            <w:r w:rsidRPr="00525196">
              <w:rPr>
                <w:rFonts w:asciiTheme="minorHAnsi" w:hAnsiTheme="minorHAnsi"/>
                <w:sz w:val="18"/>
                <w:szCs w:val="18"/>
              </w:rPr>
              <w:t>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4AE0FD41" w14:textId="77777777" w:rsidR="006343FE" w:rsidRPr="00525196" w:rsidRDefault="005621F7" w:rsidP="00BC173E">
            <w:pPr>
              <w:keepNext/>
              <w:rPr>
                <w:rFonts w:asciiTheme="minorHAnsi" w:hAnsiTheme="minorHAnsi"/>
                <w:sz w:val="18"/>
                <w:szCs w:val="18"/>
              </w:rPr>
            </w:pPr>
            <w:r w:rsidRPr="002B4489">
              <w:rPr>
                <w:rFonts w:asciiTheme="minorHAnsi" w:hAnsiTheme="minorHAnsi"/>
              </w:rPr>
              <w:t xml:space="preserve">&lt;&lt;pick one from list:  </w:t>
            </w:r>
            <w:r w:rsidRPr="002B4489">
              <w:rPr>
                <w:rFonts w:asciiTheme="minorHAnsi" w:hAnsiTheme="minorHAnsi"/>
                <w:u w:val="single"/>
              </w:rPr>
              <w:t>DefaultAirflowMethod</w:t>
            </w:r>
            <w:r w:rsidRPr="002B4489">
              <w:rPr>
                <w:rFonts w:asciiTheme="minorHAnsi" w:hAnsiTheme="minorHAnsi"/>
              </w:rPr>
              <w:t xml:space="preserve">;  </w:t>
            </w:r>
            <w:r w:rsidRPr="002B4489">
              <w:rPr>
                <w:rFonts w:asciiTheme="minorHAnsi" w:hAnsiTheme="minorHAnsi"/>
                <w:u w:val="single"/>
              </w:rPr>
              <w:t>CoolingSystemMethod</w:t>
            </w:r>
            <w:r w:rsidRPr="002B4489">
              <w:rPr>
                <w:rFonts w:asciiTheme="minorHAnsi" w:hAnsiTheme="minorHAnsi"/>
              </w:rPr>
              <w:t xml:space="preserve">;  </w:t>
            </w:r>
            <w:r w:rsidRPr="002B4489">
              <w:rPr>
                <w:rFonts w:asciiTheme="minorHAnsi" w:hAnsiTheme="minorHAnsi"/>
                <w:u w:val="single"/>
              </w:rPr>
              <w:t>HeatingSystemMethod</w:t>
            </w:r>
            <w:r w:rsidRPr="002B4489">
              <w:rPr>
                <w:rFonts w:asciiTheme="minorHAnsi" w:hAnsiTheme="minorHAnsi"/>
              </w:rPr>
              <w:t xml:space="preserve">; </w:t>
            </w:r>
            <w:r w:rsidRPr="002B4489">
              <w:rPr>
                <w:rFonts w:asciiTheme="minorHAnsi" w:hAnsiTheme="minorHAnsi"/>
                <w:u w:val="single"/>
              </w:rPr>
              <w:t>MeasuredAirflowMethod</w:t>
            </w:r>
            <w:r w:rsidRPr="002B4489">
              <w:rPr>
                <w:rFonts w:asciiTheme="minorHAnsi" w:hAnsiTheme="minorHAnsi"/>
              </w:rPr>
              <w:t>&gt;&gt;</w:t>
            </w:r>
          </w:p>
        </w:tc>
      </w:tr>
      <w:tr w:rsidR="00756AD5" w:rsidRPr="00525196" w14:paraId="4AE0FD46"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43" w14:textId="77777777" w:rsidR="00756AD5" w:rsidRPr="00525196" w:rsidRDefault="002D4102" w:rsidP="00791BBD">
            <w:pPr>
              <w:keepNext/>
              <w:jc w:val="center"/>
              <w:rPr>
                <w:rFonts w:asciiTheme="minorHAnsi" w:hAnsiTheme="minorHAnsi"/>
                <w:sz w:val="18"/>
                <w:szCs w:val="18"/>
              </w:rPr>
            </w:pPr>
            <w:r w:rsidRPr="00525196">
              <w:rPr>
                <w:rFonts w:asciiTheme="minorHAnsi" w:hAnsiTheme="minorHAnsi"/>
                <w:sz w:val="18"/>
                <w:szCs w:val="18"/>
              </w:rPr>
              <w:t>0</w:t>
            </w:r>
            <w:r w:rsidR="00756AD5" w:rsidRPr="00525196">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4AE0FD44" w14:textId="57BE4B9C" w:rsidR="00756AD5" w:rsidRPr="00525196" w:rsidRDefault="00756AD5" w:rsidP="00791BBD">
            <w:pPr>
              <w:keepNext/>
              <w:rPr>
                <w:rFonts w:asciiTheme="minorHAnsi" w:hAnsiTheme="minorHAnsi"/>
                <w:sz w:val="18"/>
                <w:szCs w:val="18"/>
              </w:rPr>
            </w:pPr>
            <w:r w:rsidRPr="00525196">
              <w:rPr>
                <w:rFonts w:asciiTheme="minorHAnsi" w:hAnsiTheme="minorHAnsi"/>
                <w:sz w:val="18"/>
                <w:szCs w:val="18"/>
              </w:rPr>
              <w:t>Measured AHU</w:t>
            </w:r>
            <w:r w:rsidR="00A63F93">
              <w:rPr>
                <w:rFonts w:asciiTheme="minorHAnsi" w:hAnsiTheme="minorHAnsi"/>
                <w:sz w:val="18"/>
                <w:szCs w:val="18"/>
              </w:rPr>
              <w:t xml:space="preserve"> </w:t>
            </w:r>
            <w:r w:rsidRPr="00525196">
              <w:rPr>
                <w:rFonts w:asciiTheme="minorHAnsi" w:hAnsiTheme="minorHAnsi"/>
                <w:sz w:val="18"/>
                <w:szCs w:val="18"/>
              </w:rPr>
              <w:t>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4AE0FD45" w14:textId="36CBD5A9" w:rsidR="00756AD5" w:rsidRPr="00525196" w:rsidRDefault="002824B1" w:rsidP="001B6CEB">
            <w:pPr>
              <w:keepNext/>
              <w:rPr>
                <w:rFonts w:asciiTheme="minorHAnsi" w:hAnsiTheme="minorHAnsi"/>
                <w:sz w:val="18"/>
                <w:szCs w:val="18"/>
              </w:rPr>
            </w:pPr>
            <w:r w:rsidRPr="002824B1">
              <w:rPr>
                <w:rFonts w:asciiTheme="minorHAnsi" w:hAnsiTheme="minorHAnsi"/>
                <w:sz w:val="18"/>
                <w:szCs w:val="18"/>
              </w:rPr>
              <w:t>&lt;&lt;if B07 = MeasuredAirflowMethod, then user enter numeric x,xxx, else if Value in B07 ≠ MeasuredAirflowMethod, then value in B08=n/a&gt;&gt;</w:t>
            </w:r>
          </w:p>
        </w:tc>
      </w:tr>
      <w:tr w:rsidR="00756AD5" w:rsidRPr="00525196" w14:paraId="4AE0FD52" w14:textId="77777777" w:rsidTr="00A76CF1">
        <w:trPr>
          <w:trHeight w:val="432"/>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47" w14:textId="77777777" w:rsidR="00756AD5" w:rsidRPr="00525196" w:rsidRDefault="002D4102" w:rsidP="00791BBD">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0</w:t>
            </w:r>
            <w:r w:rsidR="00756AD5" w:rsidRPr="00525196">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4AE0FD48" w14:textId="3A67740B" w:rsidR="00756AD5" w:rsidRPr="00525196" w:rsidRDefault="00756AD5" w:rsidP="00791BBD">
            <w:pPr>
              <w:keepNext/>
              <w:rPr>
                <w:rFonts w:asciiTheme="minorHAnsi" w:hAnsiTheme="minorHAnsi"/>
                <w:sz w:val="18"/>
                <w:szCs w:val="18"/>
              </w:rPr>
            </w:pPr>
            <w:r w:rsidRPr="00525196">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4AE0FD49" w14:textId="77777777" w:rsidR="00756AD5" w:rsidRPr="00525196" w:rsidRDefault="00756AD5" w:rsidP="00791BBD">
            <w:pPr>
              <w:keepNext/>
              <w:rPr>
                <w:rFonts w:asciiTheme="minorHAnsi" w:hAnsiTheme="minorHAnsi"/>
                <w:sz w:val="18"/>
                <w:szCs w:val="18"/>
              </w:rPr>
            </w:pPr>
            <w:r w:rsidRPr="00525196">
              <w:rPr>
                <w:rFonts w:asciiTheme="minorHAnsi" w:hAnsiTheme="minorHAnsi"/>
                <w:sz w:val="18"/>
                <w:szCs w:val="18"/>
              </w:rPr>
              <w:t>&lt;&lt;calculated field: numeric xxx:</w:t>
            </w:r>
          </w:p>
          <w:p w14:paraId="4AE0FD4A"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rPr>
              <w:t xml:space="preserve">if </w:t>
            </w:r>
            <w:r w:rsidRPr="00525196">
              <w:rPr>
                <w:rFonts w:asciiTheme="minorHAnsi" w:hAnsiTheme="minorHAnsi"/>
                <w:sz w:val="18"/>
                <w:szCs w:val="18"/>
                <w:u w:val="single"/>
              </w:rPr>
              <w:t xml:space="preserve">DefaultAirflowMethod then </w:t>
            </w:r>
          </w:p>
          <w:p w14:paraId="4AE0FD4B"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u w:val="single"/>
              </w:rPr>
              <w:t>AHUAirflow=ZonedCondFloorArea*0.5*</w:t>
            </w:r>
            <w:r w:rsidRPr="00525196">
              <w:rPr>
                <w:rFonts w:asciiTheme="minorHAnsi" w:hAnsiTheme="minorHAnsi"/>
                <w:sz w:val="18"/>
                <w:szCs w:val="18"/>
              </w:rPr>
              <w:t xml:space="preserve"> LeakageFactor</w:t>
            </w:r>
            <w:r w:rsidRPr="00525196">
              <w:rPr>
                <w:rFonts w:asciiTheme="minorHAnsi" w:hAnsiTheme="minorHAnsi"/>
                <w:sz w:val="18"/>
                <w:szCs w:val="18"/>
                <w:u w:val="single"/>
              </w:rPr>
              <w:t>;</w:t>
            </w:r>
          </w:p>
          <w:p w14:paraId="4AE0FD4C"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u w:val="single"/>
              </w:rPr>
              <w:t xml:space="preserve">elseif AHUAirflowMethod= CoolingSystemMethod then </w:t>
            </w:r>
          </w:p>
          <w:p w14:paraId="4AE0FD4D"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u w:val="single"/>
              </w:rPr>
              <w:t>AHUAirflow=CondenserNomCoolCapacityTon*400*</w:t>
            </w:r>
            <w:r w:rsidRPr="00525196">
              <w:rPr>
                <w:rFonts w:asciiTheme="minorHAnsi" w:hAnsiTheme="minorHAnsi"/>
                <w:sz w:val="18"/>
                <w:szCs w:val="18"/>
              </w:rPr>
              <w:t xml:space="preserve"> LeakageFactor</w:t>
            </w:r>
            <w:r w:rsidRPr="00525196">
              <w:rPr>
                <w:rFonts w:asciiTheme="minorHAnsi" w:hAnsiTheme="minorHAnsi"/>
                <w:sz w:val="18"/>
                <w:szCs w:val="18"/>
                <w:u w:val="single"/>
              </w:rPr>
              <w:t>;</w:t>
            </w:r>
          </w:p>
          <w:p w14:paraId="4AE0FD4E"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u w:val="single"/>
              </w:rPr>
              <w:t>elseif AHUAirflowMethod= HeatingSystemMethod</w:t>
            </w:r>
          </w:p>
          <w:p w14:paraId="4AE0FD4F" w14:textId="77777777" w:rsidR="00756AD5" w:rsidRPr="00525196" w:rsidRDefault="00756AD5" w:rsidP="00791BBD">
            <w:pPr>
              <w:keepNext/>
              <w:rPr>
                <w:rFonts w:asciiTheme="minorHAnsi" w:hAnsiTheme="minorHAnsi"/>
                <w:sz w:val="18"/>
                <w:szCs w:val="18"/>
                <w:u w:val="single"/>
              </w:rPr>
            </w:pPr>
            <w:r w:rsidRPr="00525196">
              <w:rPr>
                <w:rFonts w:asciiTheme="minorHAnsi" w:hAnsiTheme="minorHAnsi"/>
                <w:sz w:val="18"/>
                <w:szCs w:val="18"/>
                <w:u w:val="single"/>
              </w:rPr>
              <w:t>then AHUAirflow=HeatingCapacityKbtuh*21.7*</w:t>
            </w:r>
            <w:r w:rsidRPr="00525196">
              <w:rPr>
                <w:rFonts w:asciiTheme="minorHAnsi" w:hAnsiTheme="minorHAnsi"/>
                <w:sz w:val="18"/>
                <w:szCs w:val="18"/>
              </w:rPr>
              <w:t xml:space="preserve"> LeakageFactor</w:t>
            </w:r>
            <w:r w:rsidRPr="00525196">
              <w:rPr>
                <w:rFonts w:asciiTheme="minorHAnsi" w:hAnsiTheme="minorHAnsi"/>
                <w:sz w:val="18"/>
                <w:szCs w:val="18"/>
                <w:u w:val="single"/>
              </w:rPr>
              <w:t>;</w:t>
            </w:r>
          </w:p>
          <w:p w14:paraId="4AE0FD50" w14:textId="77777777" w:rsidR="00756AD5" w:rsidRPr="00525196" w:rsidRDefault="00756AD5" w:rsidP="00791BBD">
            <w:pPr>
              <w:keepNext/>
              <w:rPr>
                <w:rFonts w:asciiTheme="minorHAnsi" w:hAnsiTheme="minorHAnsi"/>
                <w:sz w:val="18"/>
                <w:szCs w:val="18"/>
              </w:rPr>
            </w:pPr>
            <w:r w:rsidRPr="00525196">
              <w:rPr>
                <w:rFonts w:asciiTheme="minorHAnsi" w:hAnsiTheme="minorHAnsi"/>
                <w:sz w:val="18"/>
                <w:szCs w:val="18"/>
                <w:u w:val="single"/>
              </w:rPr>
              <w:t>elseif AHUAirflowMethod= MeasuredAirflowMethod</w:t>
            </w:r>
            <w:r w:rsidRPr="00525196">
              <w:rPr>
                <w:rFonts w:asciiTheme="minorHAnsi" w:hAnsiTheme="minorHAnsi"/>
                <w:sz w:val="18"/>
                <w:szCs w:val="18"/>
              </w:rPr>
              <w:t xml:space="preserve"> then</w:t>
            </w:r>
          </w:p>
          <w:p w14:paraId="4AE0FD51" w14:textId="77777777" w:rsidR="00756AD5" w:rsidRPr="00525196" w:rsidRDefault="00756AD5" w:rsidP="00791BBD">
            <w:pPr>
              <w:keepNext/>
              <w:rPr>
                <w:rFonts w:asciiTheme="minorHAnsi" w:hAnsiTheme="minorHAnsi"/>
                <w:sz w:val="18"/>
                <w:szCs w:val="18"/>
              </w:rPr>
            </w:pPr>
            <w:r w:rsidRPr="00525196">
              <w:rPr>
                <w:rFonts w:asciiTheme="minorHAnsi" w:hAnsiTheme="minorHAnsi"/>
                <w:sz w:val="18"/>
                <w:szCs w:val="18"/>
                <w:u w:val="single"/>
              </w:rPr>
              <w:t>AHUAirflow=</w:t>
            </w:r>
            <w:r w:rsidRPr="00525196">
              <w:rPr>
                <w:rFonts w:asciiTheme="minorHAnsi" w:hAnsiTheme="minorHAnsi"/>
                <w:sz w:val="18"/>
                <w:szCs w:val="18"/>
              </w:rPr>
              <w:t xml:space="preserve"> Measured AHUAirflow * LeakageFactor</w:t>
            </w:r>
            <w:r w:rsidRPr="00525196">
              <w:rPr>
                <w:rFonts w:asciiTheme="minorHAnsi" w:hAnsiTheme="minorHAnsi"/>
                <w:sz w:val="18"/>
                <w:szCs w:val="18"/>
                <w:u w:val="single"/>
              </w:rPr>
              <w:t>&gt;&gt;</w:t>
            </w:r>
          </w:p>
        </w:tc>
      </w:tr>
      <w:tr w:rsidR="00756AD5" w:rsidRPr="00525196" w14:paraId="4AE0FD56" w14:textId="77777777" w:rsidTr="005621F7">
        <w:trPr>
          <w:trHeight w:val="432"/>
        </w:trPr>
        <w:tc>
          <w:tcPr>
            <w:tcW w:w="213" w:type="pct"/>
            <w:gridSpan w:val="2"/>
            <w:tcBorders>
              <w:bottom w:val="single" w:sz="4" w:space="0" w:color="auto"/>
            </w:tcBorders>
            <w:vAlign w:val="center"/>
          </w:tcPr>
          <w:p w14:paraId="4AE0FD53" w14:textId="77777777" w:rsidR="00756AD5" w:rsidRPr="00525196" w:rsidRDefault="00756AD5" w:rsidP="00791BBD">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10</w:t>
            </w:r>
          </w:p>
        </w:tc>
        <w:tc>
          <w:tcPr>
            <w:tcW w:w="1882" w:type="pct"/>
            <w:tcBorders>
              <w:bottom w:val="single" w:sz="4" w:space="0" w:color="auto"/>
            </w:tcBorders>
            <w:shd w:val="clear" w:color="auto" w:fill="auto"/>
            <w:vAlign w:val="center"/>
          </w:tcPr>
          <w:p w14:paraId="4AE0FD54" w14:textId="67F442C3" w:rsidR="00756AD5" w:rsidRPr="00525196" w:rsidRDefault="00756AD5" w:rsidP="00A63F93">
            <w:pPr>
              <w:keepNext/>
              <w:rPr>
                <w:rFonts w:asciiTheme="minorHAnsi" w:hAnsiTheme="minorHAnsi"/>
                <w:b/>
                <w:sz w:val="18"/>
                <w:szCs w:val="18"/>
              </w:rPr>
            </w:pPr>
            <w:r w:rsidRPr="00525196">
              <w:rPr>
                <w:rFonts w:asciiTheme="minorHAnsi" w:hAnsiTheme="minorHAnsi"/>
                <w:sz w:val="18"/>
                <w:szCs w:val="18"/>
              </w:rPr>
              <w:t xml:space="preserve">Actual </w:t>
            </w:r>
            <w:r w:rsidR="00A63F93">
              <w:rPr>
                <w:rFonts w:asciiTheme="minorHAnsi" w:hAnsiTheme="minorHAnsi"/>
                <w:sz w:val="18"/>
                <w:szCs w:val="18"/>
              </w:rPr>
              <w:t>D</w:t>
            </w:r>
            <w:r w:rsidRPr="00525196">
              <w:rPr>
                <w:rFonts w:asciiTheme="minorHAnsi" w:hAnsiTheme="minorHAnsi"/>
                <w:sz w:val="18"/>
                <w:szCs w:val="18"/>
              </w:rPr>
              <w:t xml:space="preserve">uct </w:t>
            </w:r>
            <w:r w:rsidR="00A63F93">
              <w:rPr>
                <w:rFonts w:asciiTheme="minorHAnsi" w:hAnsiTheme="minorHAnsi"/>
                <w:sz w:val="18"/>
                <w:szCs w:val="18"/>
              </w:rPr>
              <w:t>L</w:t>
            </w:r>
            <w:r w:rsidRPr="00525196">
              <w:rPr>
                <w:rFonts w:asciiTheme="minorHAnsi" w:hAnsiTheme="minorHAnsi"/>
                <w:sz w:val="18"/>
                <w:szCs w:val="18"/>
              </w:rPr>
              <w:t xml:space="preserve">eakage </w:t>
            </w:r>
            <w:r w:rsidR="00A63F93">
              <w:rPr>
                <w:rFonts w:asciiTheme="minorHAnsi" w:hAnsiTheme="minorHAnsi"/>
                <w:sz w:val="18"/>
                <w:szCs w:val="18"/>
              </w:rPr>
              <w:t>R</w:t>
            </w:r>
            <w:r w:rsidRPr="00525196">
              <w:rPr>
                <w:rFonts w:asciiTheme="minorHAnsi" w:hAnsiTheme="minorHAnsi"/>
                <w:sz w:val="18"/>
                <w:szCs w:val="18"/>
              </w:rPr>
              <w:t xml:space="preserve">ate from </w:t>
            </w:r>
            <w:r w:rsidR="00A63F93">
              <w:rPr>
                <w:rFonts w:asciiTheme="minorHAnsi" w:hAnsiTheme="minorHAnsi"/>
                <w:sz w:val="18"/>
                <w:szCs w:val="18"/>
              </w:rPr>
              <w:t>L</w:t>
            </w:r>
            <w:r w:rsidRPr="00525196">
              <w:rPr>
                <w:rFonts w:asciiTheme="minorHAnsi" w:hAnsiTheme="minorHAnsi"/>
                <w:sz w:val="18"/>
                <w:szCs w:val="18"/>
              </w:rPr>
              <w:t xml:space="preserve">eakage </w:t>
            </w:r>
            <w:r w:rsidR="00A63F93">
              <w:rPr>
                <w:rFonts w:asciiTheme="minorHAnsi" w:hAnsiTheme="minorHAnsi"/>
                <w:sz w:val="18"/>
                <w:szCs w:val="18"/>
              </w:rPr>
              <w:t>T</w:t>
            </w:r>
            <w:r w:rsidRPr="00525196">
              <w:rPr>
                <w:rFonts w:asciiTheme="minorHAnsi" w:hAnsiTheme="minorHAnsi"/>
                <w:sz w:val="18"/>
                <w:szCs w:val="18"/>
              </w:rPr>
              <w:t xml:space="preserve">est </w:t>
            </w:r>
            <w:r w:rsidR="00A63F93">
              <w:rPr>
                <w:rFonts w:asciiTheme="minorHAnsi" w:hAnsiTheme="minorHAnsi"/>
                <w:sz w:val="18"/>
                <w:szCs w:val="18"/>
              </w:rPr>
              <w:t>M</w:t>
            </w:r>
            <w:r w:rsidRPr="00525196">
              <w:rPr>
                <w:rFonts w:asciiTheme="minorHAnsi" w:hAnsiTheme="minorHAnsi"/>
                <w:sz w:val="18"/>
                <w:szCs w:val="18"/>
              </w:rPr>
              <w:t>easurement (cfm)</w:t>
            </w:r>
          </w:p>
        </w:tc>
        <w:tc>
          <w:tcPr>
            <w:tcW w:w="2905" w:type="pct"/>
            <w:tcBorders>
              <w:bottom w:val="single" w:sz="4" w:space="0" w:color="auto"/>
            </w:tcBorders>
            <w:shd w:val="clear" w:color="auto" w:fill="auto"/>
          </w:tcPr>
          <w:p w14:paraId="4AE0FD55" w14:textId="77777777" w:rsidR="00756AD5" w:rsidRPr="00525196" w:rsidRDefault="00756AD5" w:rsidP="00791BBD">
            <w:pPr>
              <w:keepNext/>
              <w:rPr>
                <w:rFonts w:asciiTheme="minorHAnsi" w:hAnsiTheme="minorHAnsi"/>
                <w:sz w:val="18"/>
                <w:szCs w:val="18"/>
              </w:rPr>
            </w:pPr>
            <w:r w:rsidRPr="00525196">
              <w:rPr>
                <w:rFonts w:asciiTheme="minorHAnsi" w:hAnsiTheme="minorHAnsi"/>
                <w:sz w:val="18"/>
                <w:szCs w:val="18"/>
              </w:rPr>
              <w:t>&lt;&lt;user input: numeric xxx.x&gt;&gt;</w:t>
            </w:r>
          </w:p>
        </w:tc>
      </w:tr>
      <w:tr w:rsidR="00756AD5" w:rsidRPr="00525196" w14:paraId="4AE0FD5A" w14:textId="77777777" w:rsidTr="005621F7">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4AE0FD57" w14:textId="77777777" w:rsidR="00756AD5" w:rsidRPr="00525196" w:rsidRDefault="00756AD5" w:rsidP="00791BBD">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11</w:t>
            </w:r>
          </w:p>
        </w:tc>
        <w:tc>
          <w:tcPr>
            <w:tcW w:w="47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E0FD58" w14:textId="0D0C0FFF" w:rsidR="00756AD5" w:rsidRDefault="00756AD5" w:rsidP="00791BBD">
            <w:pPr>
              <w:keepNext/>
              <w:rPr>
                <w:rFonts w:asciiTheme="minorHAnsi" w:hAnsiTheme="minorHAnsi"/>
                <w:sz w:val="18"/>
                <w:szCs w:val="18"/>
              </w:rPr>
            </w:pPr>
            <w:r w:rsidRPr="00525196">
              <w:rPr>
                <w:rFonts w:asciiTheme="minorHAnsi" w:hAnsiTheme="minorHAnsi"/>
                <w:sz w:val="18"/>
                <w:szCs w:val="18"/>
              </w:rPr>
              <w:t xml:space="preserve">Compliance </w:t>
            </w:r>
            <w:r w:rsidR="00A63F93">
              <w:rPr>
                <w:rFonts w:asciiTheme="minorHAnsi" w:hAnsiTheme="minorHAnsi"/>
                <w:sz w:val="18"/>
                <w:szCs w:val="18"/>
              </w:rPr>
              <w:t>S</w:t>
            </w:r>
            <w:r w:rsidRPr="00525196">
              <w:rPr>
                <w:rFonts w:asciiTheme="minorHAnsi" w:hAnsiTheme="minorHAnsi"/>
                <w:sz w:val="18"/>
                <w:szCs w:val="18"/>
              </w:rPr>
              <w:t>tatement:</w:t>
            </w:r>
          </w:p>
          <w:p w14:paraId="4AE0FD59" w14:textId="77777777" w:rsidR="005621F7" w:rsidRPr="00525196" w:rsidRDefault="005621F7" w:rsidP="00791BBD">
            <w:pPr>
              <w:keepNext/>
              <w:rPr>
                <w:rFonts w:asciiTheme="minorHAnsi" w:hAnsiTheme="minorHAnsi"/>
                <w:sz w:val="18"/>
                <w:szCs w:val="18"/>
              </w:rPr>
            </w:pPr>
            <w:r w:rsidRPr="00525196">
              <w:rPr>
                <w:rFonts w:asciiTheme="minorHAnsi" w:hAnsiTheme="minorHAnsi"/>
                <w:sz w:val="18"/>
                <w:szCs w:val="18"/>
              </w:rPr>
              <w:t>&lt;&lt;if measured leakage is &lt;or= to target allowed:  "system passes leakage test"; else if measured leakage is &gt; target allowed:  "system fails leakage test"</w:t>
            </w:r>
            <w:r>
              <w:rPr>
                <w:rFonts w:asciiTheme="minorHAnsi" w:hAnsiTheme="minorHAnsi"/>
                <w:sz w:val="18"/>
                <w:szCs w:val="18"/>
              </w:rPr>
              <w:t>&gt;&gt;</w:t>
            </w:r>
            <w:r w:rsidRPr="00525196">
              <w:rPr>
                <w:rFonts w:asciiTheme="minorHAnsi" w:hAnsiTheme="minorHAnsi"/>
                <w:sz w:val="18"/>
                <w:szCs w:val="18"/>
              </w:rPr>
              <w:t>.</w:t>
            </w:r>
          </w:p>
        </w:tc>
      </w:tr>
      <w:tr w:rsidR="00EA36C4" w:rsidRPr="00525196" w14:paraId="4AE0FD5E" w14:textId="77777777" w:rsidTr="005621F7">
        <w:trPr>
          <w:trHeight w:val="432"/>
        </w:trPr>
        <w:tc>
          <w:tcPr>
            <w:tcW w:w="210" w:type="pct"/>
            <w:tcBorders>
              <w:top w:val="single" w:sz="4" w:space="0" w:color="auto"/>
              <w:left w:val="single" w:sz="4" w:space="0" w:color="auto"/>
              <w:bottom w:val="single" w:sz="4" w:space="0" w:color="auto"/>
              <w:right w:val="single" w:sz="4" w:space="0" w:color="auto"/>
            </w:tcBorders>
            <w:vAlign w:val="center"/>
          </w:tcPr>
          <w:p w14:paraId="4AE0FD5B" w14:textId="77777777" w:rsidR="00EA36C4" w:rsidRPr="00525196" w:rsidRDefault="00EA36C4" w:rsidP="00EA36C4">
            <w:pPr>
              <w:rPr>
                <w:rFonts w:asciiTheme="minorHAnsi" w:hAnsiTheme="minorHAnsi"/>
                <w:sz w:val="18"/>
                <w:szCs w:val="18"/>
              </w:rPr>
            </w:pPr>
            <w:r w:rsidRPr="00525196">
              <w:rPr>
                <w:rFonts w:asciiTheme="minorHAnsi" w:hAnsiTheme="minorHAnsi"/>
                <w:sz w:val="18"/>
                <w:szCs w:val="18"/>
              </w:rPr>
              <w:t>12</w:t>
            </w:r>
          </w:p>
        </w:tc>
        <w:tc>
          <w:tcPr>
            <w:tcW w:w="4790" w:type="pct"/>
            <w:gridSpan w:val="3"/>
            <w:tcBorders>
              <w:top w:val="single" w:sz="4" w:space="0" w:color="auto"/>
              <w:left w:val="single" w:sz="4" w:space="0" w:color="auto"/>
              <w:bottom w:val="single" w:sz="4" w:space="0" w:color="auto"/>
              <w:right w:val="single" w:sz="4" w:space="0" w:color="auto"/>
            </w:tcBorders>
            <w:vAlign w:val="center"/>
          </w:tcPr>
          <w:p w14:paraId="4AE0FD5C" w14:textId="44E8F3B3" w:rsidR="00EA36C4" w:rsidRDefault="00EA36C4" w:rsidP="00EA36C4">
            <w:pPr>
              <w:rPr>
                <w:rFonts w:asciiTheme="minorHAnsi" w:hAnsiTheme="minorHAnsi"/>
                <w:sz w:val="18"/>
                <w:szCs w:val="18"/>
              </w:rPr>
            </w:pPr>
            <w:r w:rsidRPr="00525196">
              <w:rPr>
                <w:rFonts w:asciiTheme="minorHAnsi" w:hAnsiTheme="minorHAnsi"/>
                <w:sz w:val="18"/>
                <w:szCs w:val="18"/>
              </w:rPr>
              <w:t>Notes</w:t>
            </w:r>
            <w:r w:rsidR="00A63F93">
              <w:rPr>
                <w:rFonts w:asciiTheme="minorHAnsi" w:hAnsiTheme="minorHAnsi"/>
                <w:sz w:val="18"/>
                <w:szCs w:val="18"/>
              </w:rPr>
              <w:t>:</w:t>
            </w:r>
          </w:p>
          <w:p w14:paraId="4AE0FD5D" w14:textId="77777777" w:rsidR="005621F7" w:rsidRPr="00525196" w:rsidRDefault="005621F7" w:rsidP="00EA36C4">
            <w:pPr>
              <w:rPr>
                <w:rFonts w:asciiTheme="minorHAnsi" w:hAnsiTheme="minorHAnsi"/>
                <w:sz w:val="18"/>
                <w:szCs w:val="18"/>
              </w:rPr>
            </w:pPr>
            <w:r w:rsidRPr="00525196">
              <w:rPr>
                <w:rFonts w:asciiTheme="minorHAnsi" w:hAnsiTheme="minorHAnsi"/>
                <w:sz w:val="18"/>
                <w:szCs w:val="18"/>
              </w:rPr>
              <w:t>&lt;&lt;if CF2R-MCH-20 row B01, B02 and B03 ≠ CF3R-MCH-20 row B01, B02 and B03, then display “The installed cooling capacity, heating capacity or CFA served does not match the Installation Certificate”, elseif CF2R-MCH-20 row B01, B02 and B03 = CF3R-MCH-20 row B01, B02 and B03, then display “ “&gt;&gt;</w:t>
            </w:r>
          </w:p>
        </w:tc>
      </w:tr>
    </w:tbl>
    <w:p w14:paraId="4AE0FD5F" w14:textId="77777777" w:rsidR="00756AD5" w:rsidRPr="00525196" w:rsidRDefault="00756AD5" w:rsidP="00756AD5">
      <w:pPr>
        <w:rPr>
          <w:rFonts w:asciiTheme="minorHAnsi" w:hAnsiTheme="minorHAnsi"/>
          <w:sz w:val="18"/>
          <w:szCs w:val="18"/>
        </w:rPr>
      </w:pPr>
    </w:p>
    <w:p w14:paraId="4AE0FD60" w14:textId="24D5E290" w:rsidR="00756AD5" w:rsidRPr="00A63F93" w:rsidRDefault="00756AD5" w:rsidP="00756AD5">
      <w:pPr>
        <w:rPr>
          <w:rFonts w:asciiTheme="minorHAnsi" w:hAnsiTheme="minorHAnsi"/>
          <w:b/>
          <w:sz w:val="18"/>
          <w:szCs w:val="18"/>
        </w:rPr>
      </w:pPr>
    </w:p>
    <w:p w14:paraId="46DA1E35" w14:textId="77777777" w:rsidR="0030658D" w:rsidRDefault="0030658D">
      <w: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0"/>
        <w:gridCol w:w="2728"/>
        <w:gridCol w:w="7572"/>
        <w:gridCol w:w="30"/>
      </w:tblGrid>
      <w:tr w:rsidR="00BD03A5" w:rsidRPr="00525196" w14:paraId="4AE0FD62" w14:textId="77777777" w:rsidTr="004B55FD">
        <w:trPr>
          <w:gridAfter w:val="1"/>
          <w:wAfter w:w="14" w:type="pct"/>
          <w:trHeight w:val="432"/>
        </w:trPr>
        <w:tc>
          <w:tcPr>
            <w:tcW w:w="4986" w:type="pct"/>
            <w:gridSpan w:val="3"/>
            <w:vAlign w:val="center"/>
          </w:tcPr>
          <w:p w14:paraId="4AE0FD61" w14:textId="302CEF03" w:rsidR="00BD03A5" w:rsidRPr="00525196" w:rsidRDefault="00BD03A5" w:rsidP="00A63F93">
            <w:pPr>
              <w:pStyle w:val="Heading3"/>
              <w:numPr>
                <w:ilvl w:val="0"/>
                <w:numId w:val="0"/>
              </w:numPr>
              <w:spacing w:before="0"/>
              <w:ind w:right="86"/>
              <w:rPr>
                <w:rFonts w:asciiTheme="minorHAnsi" w:hAnsiTheme="minorHAnsi"/>
                <w:b/>
                <w:caps/>
                <w:sz w:val="18"/>
                <w:szCs w:val="18"/>
              </w:rPr>
            </w:pPr>
            <w:r w:rsidRPr="00A63F93">
              <w:rPr>
                <w:rFonts w:asciiTheme="minorHAnsi" w:hAnsiTheme="minorHAnsi"/>
                <w:b/>
                <w:caps/>
                <w:sz w:val="20"/>
                <w:szCs w:val="18"/>
              </w:rPr>
              <w:t xml:space="preserve">C. </w:t>
            </w:r>
            <w:r w:rsidR="00A63F93" w:rsidRPr="00A63F93">
              <w:rPr>
                <w:rFonts w:asciiTheme="minorHAnsi" w:hAnsiTheme="minorHAnsi"/>
                <w:b/>
                <w:sz w:val="20"/>
                <w:szCs w:val="18"/>
              </w:rPr>
              <w:t>Additional Requirements for Compliance</w:t>
            </w:r>
          </w:p>
        </w:tc>
      </w:tr>
      <w:tr w:rsidR="00BD03A5" w:rsidRPr="00525196" w14:paraId="4AE0FD65" w14:textId="77777777" w:rsidTr="004B55FD">
        <w:trPr>
          <w:gridAfter w:val="1"/>
          <w:wAfter w:w="14" w:type="pct"/>
          <w:trHeight w:val="411"/>
        </w:trPr>
        <w:tc>
          <w:tcPr>
            <w:tcW w:w="213" w:type="pct"/>
            <w:vAlign w:val="center"/>
          </w:tcPr>
          <w:p w14:paraId="4AE0FD63"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1</w:t>
            </w:r>
          </w:p>
        </w:tc>
        <w:tc>
          <w:tcPr>
            <w:tcW w:w="4773" w:type="pct"/>
            <w:gridSpan w:val="2"/>
            <w:vAlign w:val="center"/>
          </w:tcPr>
          <w:p w14:paraId="4AE0FD64"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System was tested in its normal operation condition.  No temporary taping allowed.</w:t>
            </w:r>
          </w:p>
        </w:tc>
      </w:tr>
      <w:tr w:rsidR="00BD03A5" w:rsidRPr="00525196" w14:paraId="4AE0FD68" w14:textId="77777777" w:rsidTr="004B55FD">
        <w:trPr>
          <w:gridAfter w:val="1"/>
          <w:wAfter w:w="14" w:type="pct"/>
          <w:trHeight w:val="411"/>
        </w:trPr>
        <w:tc>
          <w:tcPr>
            <w:tcW w:w="213" w:type="pct"/>
            <w:vAlign w:val="center"/>
          </w:tcPr>
          <w:p w14:paraId="4AE0FD66"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2</w:t>
            </w:r>
          </w:p>
        </w:tc>
        <w:tc>
          <w:tcPr>
            <w:tcW w:w="4773" w:type="pct"/>
            <w:gridSpan w:val="2"/>
            <w:vAlign w:val="center"/>
          </w:tcPr>
          <w:p w14:paraId="4AE0FD67" w14:textId="7A05C4EE" w:rsidR="00BD03A5" w:rsidRPr="00525196" w:rsidRDefault="00A71ED6" w:rsidP="00091DB0">
            <w:pPr>
              <w:rPr>
                <w:rFonts w:asciiTheme="minorHAnsi" w:hAnsiTheme="minorHAnsi"/>
                <w:b/>
                <w:sz w:val="18"/>
                <w:szCs w:val="18"/>
              </w:rPr>
            </w:pPr>
            <w:r w:rsidRPr="00CB573B">
              <w:rPr>
                <w:rFonts w:asciiTheme="minorHAnsi" w:hAnsiTheme="minorHAnsi"/>
                <w:sz w:val="18"/>
              </w:rPr>
              <w:t xml:space="preserve">Outside air (OA) duct connections to the central forced air duct system shall not be sealed/taped off during duct leakage testing. OA ducts used for Central Fan Integrated (CFI) Indoor Air Quality </w:t>
            </w:r>
            <w:r w:rsidRPr="007959C5">
              <w:rPr>
                <w:rFonts w:asciiTheme="minorHAnsi" w:hAnsiTheme="minorHAnsi"/>
                <w:sz w:val="18"/>
              </w:rPr>
              <w:t>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25196" w14:paraId="4AE0FD6B" w14:textId="77777777" w:rsidTr="004B55FD">
        <w:trPr>
          <w:gridAfter w:val="1"/>
          <w:wAfter w:w="14" w:type="pct"/>
          <w:trHeight w:val="411"/>
        </w:trPr>
        <w:tc>
          <w:tcPr>
            <w:tcW w:w="213" w:type="pct"/>
            <w:vAlign w:val="center"/>
          </w:tcPr>
          <w:p w14:paraId="4AE0FD69"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3</w:t>
            </w:r>
          </w:p>
        </w:tc>
        <w:tc>
          <w:tcPr>
            <w:tcW w:w="4773" w:type="pct"/>
            <w:gridSpan w:val="2"/>
            <w:vAlign w:val="center"/>
          </w:tcPr>
          <w:p w14:paraId="4AE0FD6A" w14:textId="22CE5639" w:rsidR="00BD03A5" w:rsidRPr="00525196" w:rsidRDefault="002A4DC1" w:rsidP="002A4DC1">
            <w:pPr>
              <w:rPr>
                <w:rFonts w:asciiTheme="minorHAnsi" w:hAnsiTheme="minorHAnsi"/>
                <w:b/>
                <w:sz w:val="18"/>
                <w:szCs w:val="18"/>
              </w:rPr>
            </w:pPr>
            <w:r>
              <w:rPr>
                <w:rFonts w:asciiTheme="minorHAnsi" w:hAnsiTheme="minorHAnsi"/>
                <w:bCs/>
                <w:sz w:val="18"/>
                <w:szCs w:val="18"/>
              </w:rPr>
              <w:t>If a complete replacement, a</w:t>
            </w:r>
            <w:r w:rsidR="00BD03A5" w:rsidRPr="00525196">
              <w:rPr>
                <w:rFonts w:asciiTheme="minorHAnsi" w:hAnsiTheme="minorHAnsi"/>
                <w:bCs/>
                <w:sz w:val="18"/>
                <w:szCs w:val="18"/>
              </w:rPr>
              <w:t>ll</w:t>
            </w:r>
            <w:r w:rsidR="00BD03A5" w:rsidRPr="00525196">
              <w:rPr>
                <w:rFonts w:asciiTheme="minorHAnsi" w:hAnsiTheme="minorHAnsi"/>
                <w:sz w:val="18"/>
                <w:szCs w:val="18"/>
              </w:rPr>
              <w:t xml:space="preserve"> supply and return register boots were sealed to the drywall.</w:t>
            </w:r>
          </w:p>
        </w:tc>
      </w:tr>
      <w:tr w:rsidR="00BD03A5" w:rsidRPr="00525196" w14:paraId="4AE0FD6E" w14:textId="77777777" w:rsidTr="004B55FD">
        <w:trPr>
          <w:gridAfter w:val="1"/>
          <w:wAfter w:w="14" w:type="pct"/>
          <w:trHeight w:val="411"/>
        </w:trPr>
        <w:tc>
          <w:tcPr>
            <w:tcW w:w="213" w:type="pct"/>
            <w:vAlign w:val="center"/>
          </w:tcPr>
          <w:p w14:paraId="4AE0FD6C"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4</w:t>
            </w:r>
          </w:p>
        </w:tc>
        <w:tc>
          <w:tcPr>
            <w:tcW w:w="4773" w:type="pct"/>
            <w:gridSpan w:val="2"/>
            <w:vAlign w:val="center"/>
          </w:tcPr>
          <w:p w14:paraId="4AE0FD6D"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Building cavities were not used as plenums or platform returns in lieu of ducts.</w:t>
            </w:r>
          </w:p>
        </w:tc>
      </w:tr>
      <w:tr w:rsidR="00BD03A5" w:rsidRPr="00525196" w14:paraId="4AE0FD71" w14:textId="77777777" w:rsidTr="004B55FD">
        <w:trPr>
          <w:gridAfter w:val="1"/>
          <w:wAfter w:w="14" w:type="pct"/>
          <w:trHeight w:val="411"/>
        </w:trPr>
        <w:tc>
          <w:tcPr>
            <w:tcW w:w="213" w:type="pct"/>
            <w:vAlign w:val="center"/>
          </w:tcPr>
          <w:p w14:paraId="4AE0FD6F"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5</w:t>
            </w:r>
          </w:p>
        </w:tc>
        <w:tc>
          <w:tcPr>
            <w:tcW w:w="4773" w:type="pct"/>
            <w:gridSpan w:val="2"/>
            <w:vAlign w:val="center"/>
          </w:tcPr>
          <w:p w14:paraId="4AE0FD70"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If cloth backed tape was used it was covered with Mastic and draw bands.</w:t>
            </w:r>
          </w:p>
        </w:tc>
      </w:tr>
      <w:tr w:rsidR="00BD03A5" w:rsidRPr="00525196" w14:paraId="4AE0FD74" w14:textId="77777777" w:rsidTr="004B55FD">
        <w:trPr>
          <w:gridAfter w:val="1"/>
          <w:wAfter w:w="14" w:type="pct"/>
          <w:trHeight w:val="411"/>
        </w:trPr>
        <w:tc>
          <w:tcPr>
            <w:tcW w:w="213" w:type="pct"/>
            <w:vAlign w:val="center"/>
          </w:tcPr>
          <w:p w14:paraId="4AE0FD72"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6</w:t>
            </w:r>
          </w:p>
        </w:tc>
        <w:tc>
          <w:tcPr>
            <w:tcW w:w="4773" w:type="pct"/>
            <w:gridSpan w:val="2"/>
            <w:vAlign w:val="center"/>
          </w:tcPr>
          <w:p w14:paraId="4AE0FD73"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All connection points between the air handler and the supply and return plenums are completely sealed.</w:t>
            </w:r>
          </w:p>
        </w:tc>
      </w:tr>
      <w:tr w:rsidR="004B55FD" w:rsidRPr="00525196" w14:paraId="4AE0FD77" w14:textId="77777777" w:rsidTr="00BC173E">
        <w:trPr>
          <w:trHeight w:val="411"/>
        </w:trPr>
        <w:tc>
          <w:tcPr>
            <w:tcW w:w="213" w:type="pct"/>
            <w:vAlign w:val="center"/>
          </w:tcPr>
          <w:p w14:paraId="4AE0FD75" w14:textId="77777777" w:rsidR="004B55FD" w:rsidRPr="00525196" w:rsidRDefault="004B55FD" w:rsidP="00BC173E">
            <w:pPr>
              <w:jc w:val="center"/>
              <w:rPr>
                <w:rFonts w:asciiTheme="minorHAnsi" w:hAnsiTheme="minorHAnsi"/>
                <w:sz w:val="18"/>
                <w:szCs w:val="18"/>
              </w:rPr>
            </w:pPr>
            <w:r w:rsidRPr="00525196">
              <w:rPr>
                <w:rFonts w:asciiTheme="minorHAnsi" w:hAnsiTheme="minorHAnsi"/>
                <w:sz w:val="18"/>
                <w:szCs w:val="18"/>
              </w:rPr>
              <w:t>07</w:t>
            </w:r>
          </w:p>
        </w:tc>
        <w:tc>
          <w:tcPr>
            <w:tcW w:w="4787" w:type="pct"/>
            <w:gridSpan w:val="3"/>
            <w:vAlign w:val="center"/>
          </w:tcPr>
          <w:p w14:paraId="4AE0FD76" w14:textId="3A05ADD6" w:rsidR="004B55FD" w:rsidRPr="00525196" w:rsidRDefault="004B55FD" w:rsidP="00BC173E">
            <w:pPr>
              <w:rPr>
                <w:rFonts w:asciiTheme="minorHAnsi" w:hAnsiTheme="minorHAnsi"/>
                <w:b/>
                <w:sz w:val="18"/>
                <w:szCs w:val="18"/>
              </w:rPr>
            </w:pPr>
            <w:r w:rsidRPr="00525196">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055E05" w:rsidRPr="00525196" w14:paraId="4AE0FD7E" w14:textId="77777777" w:rsidTr="00AC1DB2">
        <w:trPr>
          <w:trHeight w:val="288"/>
        </w:trPr>
        <w:tc>
          <w:tcPr>
            <w:tcW w:w="213" w:type="pct"/>
            <w:vAlign w:val="center"/>
          </w:tcPr>
          <w:p w14:paraId="4AE0FD78" w14:textId="77777777" w:rsidR="00055E05" w:rsidRPr="00525196" w:rsidRDefault="00055E05" w:rsidP="004B55FD">
            <w:pPr>
              <w:spacing w:before="120" w:after="60"/>
              <w:rPr>
                <w:rFonts w:asciiTheme="minorHAnsi" w:hAnsiTheme="minorHAnsi"/>
                <w:sz w:val="18"/>
                <w:szCs w:val="18"/>
              </w:rPr>
            </w:pPr>
            <w:r w:rsidRPr="00525196">
              <w:rPr>
                <w:rFonts w:asciiTheme="minorHAnsi" w:hAnsiTheme="minorHAnsi"/>
                <w:sz w:val="18"/>
                <w:szCs w:val="18"/>
              </w:rPr>
              <w:t>08</w:t>
            </w:r>
          </w:p>
        </w:tc>
        <w:tc>
          <w:tcPr>
            <w:tcW w:w="1264" w:type="pct"/>
            <w:vAlign w:val="center"/>
          </w:tcPr>
          <w:p w14:paraId="4AE0FD79" w14:textId="77777777" w:rsidR="00055E05" w:rsidRPr="00B57311" w:rsidRDefault="00055E05" w:rsidP="005621F7">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gridSpan w:val="2"/>
            <w:vAlign w:val="center"/>
          </w:tcPr>
          <w:p w14:paraId="4AE0FD7A" w14:textId="77777777" w:rsidR="00055E05" w:rsidRDefault="00055E05" w:rsidP="005621F7">
            <w:pPr>
              <w:rPr>
                <w:sz w:val="24"/>
                <w:szCs w:val="24"/>
              </w:rPr>
            </w:pPr>
            <w:r>
              <w:rPr>
                <w:rFonts w:ascii="Calibri" w:hAnsi="Calibri"/>
                <w:sz w:val="18"/>
              </w:rPr>
              <w:t>&lt;&lt;user pick from list:</w:t>
            </w:r>
          </w:p>
          <w:p w14:paraId="4AE0FD7B" w14:textId="77777777" w:rsidR="00055E05" w:rsidRDefault="00055E05" w:rsidP="005621F7">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4AE0FD7C" w14:textId="77777777" w:rsidR="00055E05" w:rsidRDefault="00055E05" w:rsidP="005621F7">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4AE0FD7D" w14:textId="77777777" w:rsidR="00055E05" w:rsidRPr="00B57311" w:rsidRDefault="00055E05" w:rsidP="005621F7">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055E05" w:rsidRPr="00525196" w14:paraId="4AE0FD82" w14:textId="77777777" w:rsidTr="00AC1DB2">
        <w:trPr>
          <w:trHeight w:val="288"/>
        </w:trPr>
        <w:tc>
          <w:tcPr>
            <w:tcW w:w="213" w:type="pct"/>
            <w:vAlign w:val="center"/>
          </w:tcPr>
          <w:p w14:paraId="4AE0FD7F" w14:textId="77777777" w:rsidR="00055E05" w:rsidRPr="00525196" w:rsidRDefault="00055E05" w:rsidP="004B55FD">
            <w:pPr>
              <w:spacing w:before="120" w:after="60"/>
              <w:rPr>
                <w:rFonts w:asciiTheme="minorHAnsi" w:hAnsiTheme="minorHAnsi"/>
                <w:sz w:val="18"/>
                <w:szCs w:val="18"/>
              </w:rPr>
            </w:pPr>
            <w:r>
              <w:rPr>
                <w:rFonts w:asciiTheme="minorHAnsi" w:hAnsiTheme="minorHAnsi"/>
                <w:sz w:val="18"/>
                <w:szCs w:val="18"/>
              </w:rPr>
              <w:t>09</w:t>
            </w:r>
          </w:p>
        </w:tc>
        <w:tc>
          <w:tcPr>
            <w:tcW w:w="1264" w:type="pct"/>
            <w:vAlign w:val="center"/>
          </w:tcPr>
          <w:p w14:paraId="4AE0FD80" w14:textId="77777777" w:rsidR="00055E05" w:rsidRPr="00B57311" w:rsidRDefault="00055E05" w:rsidP="005621F7">
            <w:pPr>
              <w:rPr>
                <w:rFonts w:asciiTheme="minorHAnsi" w:hAnsiTheme="minorHAnsi"/>
                <w:sz w:val="18"/>
                <w:szCs w:val="18"/>
              </w:rPr>
            </w:pPr>
            <w:r>
              <w:rPr>
                <w:rFonts w:ascii="Calibri" w:hAnsi="Calibri"/>
                <w:sz w:val="18"/>
              </w:rPr>
              <w:t>Correction Notes:</w:t>
            </w:r>
          </w:p>
        </w:tc>
        <w:tc>
          <w:tcPr>
            <w:tcW w:w="3523" w:type="pct"/>
            <w:gridSpan w:val="2"/>
            <w:vAlign w:val="center"/>
          </w:tcPr>
          <w:p w14:paraId="4AE0FD81" w14:textId="77777777" w:rsidR="00055E05" w:rsidRPr="00B57311" w:rsidRDefault="00055E05" w:rsidP="005621F7">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055E05" w:rsidRPr="00525196" w14:paraId="4AE0FD84" w14:textId="77777777" w:rsidTr="004B55FD">
        <w:trPr>
          <w:trHeight w:val="288"/>
        </w:trPr>
        <w:tc>
          <w:tcPr>
            <w:tcW w:w="5000" w:type="pct"/>
            <w:gridSpan w:val="4"/>
            <w:vAlign w:val="center"/>
          </w:tcPr>
          <w:p w14:paraId="4AE0FD83" w14:textId="77777777" w:rsidR="00055E05" w:rsidRPr="00525196" w:rsidRDefault="00055E05" w:rsidP="00BC173E">
            <w:pPr>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D85" w14:textId="77777777" w:rsidR="00756AD5" w:rsidRPr="00A63F93"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3E041E" w:rsidRPr="003E041E" w14:paraId="4AE0FD88" w14:textId="77777777" w:rsidTr="00885793">
        <w:trPr>
          <w:cantSplit/>
          <w:trHeight w:val="432"/>
        </w:trPr>
        <w:tc>
          <w:tcPr>
            <w:tcW w:w="5000" w:type="pct"/>
            <w:gridSpan w:val="2"/>
            <w:vAlign w:val="center"/>
          </w:tcPr>
          <w:p w14:paraId="4AE0FD86" w14:textId="60CE7F1A" w:rsidR="003E041E" w:rsidRPr="00A63F93" w:rsidRDefault="003E041E" w:rsidP="00A63F93">
            <w:pPr>
              <w:keepNext/>
              <w:rPr>
                <w:rFonts w:asciiTheme="minorHAnsi" w:hAnsiTheme="minorHAnsi"/>
                <w:b/>
                <w:szCs w:val="18"/>
              </w:rPr>
            </w:pPr>
            <w:r w:rsidRPr="00A63F93">
              <w:rPr>
                <w:rFonts w:asciiTheme="minorHAnsi" w:hAnsiTheme="minorHAnsi"/>
                <w:b/>
                <w:szCs w:val="18"/>
              </w:rPr>
              <w:t>D. Determination of HERS Verification Compliance</w:t>
            </w:r>
          </w:p>
          <w:p w14:paraId="4AE0FD87" w14:textId="77777777" w:rsidR="003E041E" w:rsidRPr="003E041E" w:rsidRDefault="003E041E" w:rsidP="00A63F93">
            <w:pPr>
              <w:keepNext/>
              <w:rPr>
                <w:rFonts w:asciiTheme="minorHAnsi" w:hAnsiTheme="minorHAnsi"/>
                <w:sz w:val="18"/>
                <w:szCs w:val="18"/>
              </w:rPr>
            </w:pPr>
            <w:r w:rsidRPr="003E041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3E041E" w:rsidRPr="003E041E" w14:paraId="4AE0FD8B" w14:textId="77777777" w:rsidTr="00885793">
        <w:trPr>
          <w:cantSplit/>
          <w:trHeight w:val="432"/>
        </w:trPr>
        <w:tc>
          <w:tcPr>
            <w:tcW w:w="253" w:type="pct"/>
            <w:vAlign w:val="center"/>
          </w:tcPr>
          <w:p w14:paraId="4AE0FD89" w14:textId="77777777" w:rsidR="003E041E" w:rsidRPr="003E041E" w:rsidDel="00C76C40" w:rsidRDefault="003E041E" w:rsidP="003E041E">
            <w:pPr>
              <w:keepNext/>
              <w:rPr>
                <w:rFonts w:asciiTheme="minorHAnsi" w:hAnsiTheme="minorHAnsi"/>
                <w:sz w:val="18"/>
                <w:szCs w:val="18"/>
              </w:rPr>
            </w:pPr>
            <w:r w:rsidRPr="003E041E">
              <w:rPr>
                <w:rFonts w:asciiTheme="minorHAnsi" w:hAnsiTheme="minorHAnsi"/>
                <w:sz w:val="18"/>
                <w:szCs w:val="18"/>
              </w:rPr>
              <w:t>01</w:t>
            </w:r>
          </w:p>
        </w:tc>
        <w:tc>
          <w:tcPr>
            <w:tcW w:w="4747" w:type="pct"/>
            <w:vAlign w:val="center"/>
          </w:tcPr>
          <w:p w14:paraId="4AE0FD8A" w14:textId="77777777" w:rsidR="003E041E" w:rsidRPr="003E041E" w:rsidRDefault="003E041E" w:rsidP="003E041E">
            <w:pPr>
              <w:keepNext/>
              <w:spacing w:after="60"/>
              <w:rPr>
                <w:rFonts w:asciiTheme="minorHAnsi" w:hAnsiTheme="minorHAnsi"/>
                <w:sz w:val="18"/>
                <w:szCs w:val="18"/>
              </w:rPr>
            </w:pPr>
            <w:r w:rsidRPr="003E041E">
              <w:rPr>
                <w:rFonts w:asciiTheme="minorHAnsi" w:hAnsiTheme="minorHAnsi"/>
                <w:sz w:val="18"/>
                <w:szCs w:val="18"/>
              </w:rPr>
              <w:t>&lt;&lt;</w:t>
            </w:r>
            <w:r>
              <w:rPr>
                <w:rFonts w:asciiTheme="minorHAnsi" w:hAnsiTheme="minorHAnsi"/>
                <w:sz w:val="18"/>
                <w:szCs w:val="18"/>
              </w:rPr>
              <w:t>if B11=system passes leakage test, and C08≠Fail</w:t>
            </w:r>
            <w:r w:rsidRPr="003E041E">
              <w:rPr>
                <w:rFonts w:asciiTheme="minorHAnsi" w:hAnsiTheme="minorHAnsi"/>
                <w:sz w:val="18"/>
                <w:szCs w:val="18"/>
              </w:rPr>
              <w:t>, then display:  Complies: All specified verification protocol requirements on this document are met;  else display: Does not comply: One or more specified verification protocol requirements on this document are not met &gt;&gt;</w:t>
            </w:r>
          </w:p>
        </w:tc>
      </w:tr>
    </w:tbl>
    <w:p w14:paraId="4AE0FD8C" w14:textId="77777777" w:rsidR="005F4DEA" w:rsidRPr="00525196" w:rsidRDefault="005F4DEA" w:rsidP="00E05304">
      <w:pPr>
        <w:rPr>
          <w:rFonts w:asciiTheme="minorHAnsi" w:hAnsiTheme="minorHAnsi"/>
          <w:sz w:val="18"/>
          <w:szCs w:val="18"/>
        </w:rPr>
      </w:pPr>
    </w:p>
    <w:sectPr w:rsidR="005F4DEA" w:rsidRPr="00525196" w:rsidSect="008B0222">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95F973" w14:textId="77777777" w:rsidR="003E1ED6" w:rsidRDefault="003E1ED6">
      <w:r>
        <w:separator/>
      </w:r>
    </w:p>
  </w:endnote>
  <w:endnote w:type="continuationSeparator" w:id="0">
    <w:p w14:paraId="7C3E8725" w14:textId="77777777" w:rsidR="003E1ED6" w:rsidRDefault="003E1ED6">
      <w:r>
        <w:continuationSeparator/>
      </w:r>
    </w:p>
  </w:endnote>
  <w:endnote w:type="continuationNotice" w:id="1">
    <w:p w14:paraId="2180871B" w14:textId="77777777" w:rsidR="003E1ED6" w:rsidRDefault="003E1E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DA4" w14:textId="77777777" w:rsidR="003E1ED6" w:rsidRPr="0066670F" w:rsidRDefault="003E1ED6" w:rsidP="00A63F93">
    <w:pPr>
      <w:pStyle w:val="Footer"/>
    </w:pPr>
    <w:r w:rsidRPr="0066670F">
      <w:t xml:space="preserve">Registration Number:                                                           Registration Date/Time:                                           HERS Provider:                       </w:t>
    </w:r>
  </w:p>
  <w:p w14:paraId="4AE0FDA5" w14:textId="4D2CB75B" w:rsidR="003E1ED6" w:rsidRPr="0066670F" w:rsidRDefault="003E1ED6" w:rsidP="00A63F93">
    <w:pPr>
      <w:pStyle w:val="Footer"/>
    </w:pPr>
    <w:r w:rsidRPr="0066670F">
      <w:t>CA Building Energy Efficiency Standards - 201</w:t>
    </w:r>
    <w:r>
      <w:t>6</w:t>
    </w:r>
    <w:r w:rsidRPr="0066670F">
      <w:t xml:space="preserve"> Residential Compliance</w:t>
    </w:r>
    <w:r w:rsidRPr="0066670F">
      <w:tab/>
    </w:r>
    <w:r>
      <w:t>March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DAF" w14:textId="478302D6" w:rsidR="003E1ED6" w:rsidRPr="0066670F" w:rsidRDefault="003E1ED6" w:rsidP="00A63F93">
    <w:pPr>
      <w:pStyle w:val="Footer"/>
    </w:pPr>
    <w:r w:rsidRPr="0066670F">
      <w:t>CA Building Energy Efficiency Standards - 201</w:t>
    </w:r>
    <w:r>
      <w:t>6</w:t>
    </w:r>
    <w:r w:rsidRPr="0066670F">
      <w:t xml:space="preserve"> Residential Compliance</w:t>
    </w:r>
    <w:r w:rsidRPr="0066670F">
      <w:tab/>
    </w:r>
    <w:r>
      <w:t>March 2016</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DB9" w14:textId="0810B159" w:rsidR="003E1ED6" w:rsidRPr="00E05304" w:rsidRDefault="003E1ED6" w:rsidP="00A63F93">
    <w:pPr>
      <w:pStyle w:val="Footer"/>
    </w:pPr>
    <w:r w:rsidRPr="00D161B1">
      <w:t>CA Building Energy Efficiency Standards - 201</w:t>
    </w:r>
    <w:r>
      <w:t>6</w:t>
    </w:r>
    <w:r w:rsidRPr="00D161B1">
      <w:t xml:space="preserve"> Residential Compliance</w:t>
    </w:r>
    <w:r w:rsidRPr="00D161B1">
      <w:tab/>
    </w:r>
    <w:r>
      <w:t>March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E39531" w14:textId="77777777" w:rsidR="003E1ED6" w:rsidRDefault="003E1ED6">
      <w:r>
        <w:separator/>
      </w:r>
    </w:p>
  </w:footnote>
  <w:footnote w:type="continuationSeparator" w:id="0">
    <w:p w14:paraId="7DCA71C3" w14:textId="77777777" w:rsidR="003E1ED6" w:rsidRDefault="003E1ED6">
      <w:r>
        <w:continuationSeparator/>
      </w:r>
    </w:p>
  </w:footnote>
  <w:footnote w:type="continuationNotice" w:id="1">
    <w:p w14:paraId="4671835C" w14:textId="77777777" w:rsidR="003E1ED6" w:rsidRDefault="003E1ED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D91" w14:textId="77777777" w:rsidR="003E1ED6" w:rsidRDefault="003E1ED6">
    <w:pPr>
      <w:pStyle w:val="Header"/>
    </w:pPr>
    <w:r>
      <w:rPr>
        <w:noProof/>
      </w:rPr>
      <w:pict w14:anchorId="4AE0FD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2" o:spid="_x0000_s1229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D92" w14:textId="749F5625" w:rsidR="003E1ED6" w:rsidRPr="007770C5" w:rsidRDefault="003E1ED6" w:rsidP="003661D0">
    <w:pPr>
      <w:suppressAutoHyphens/>
      <w:ind w:left="-90"/>
      <w:rPr>
        <w:rFonts w:ascii="Arial" w:hAnsi="Arial" w:cs="Arial"/>
        <w:sz w:val="14"/>
        <w:szCs w:val="14"/>
      </w:rPr>
    </w:pPr>
    <w:r w:rsidRPr="00A63F93">
      <w:rPr>
        <w:rFonts w:ascii="Arial" w:hAnsi="Arial" w:cs="Arial"/>
        <w:noProof/>
        <w:sz w:val="14"/>
        <w:szCs w:val="14"/>
      </w:rPr>
      <w:drawing>
        <wp:anchor distT="0" distB="0" distL="114300" distR="114300" simplePos="0" relativeHeight="251658240" behindDoc="0" locked="0" layoutInCell="1" allowOverlap="1" wp14:anchorId="4AE0FDBD" wp14:editId="11501A86">
          <wp:simplePos x="0" y="0"/>
          <wp:positionH relativeFrom="margin">
            <wp:posOffset>6618605</wp:posOffset>
          </wp:positionH>
          <wp:positionV relativeFrom="margin">
            <wp:posOffset>-1211580</wp:posOffset>
          </wp:positionV>
          <wp:extent cx="314325" cy="275590"/>
          <wp:effectExtent l="0" t="0" r="9525" b="0"/>
          <wp:wrapSquare wrapText="bothSides"/>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noProof/>
        <w:sz w:val="14"/>
        <w:szCs w:val="14"/>
      </w:rPr>
      <w:pict w14:anchorId="4AE0FD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3" o:spid="_x0000_s1229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4AE0FD93" w14:textId="790CA192" w:rsidR="003E1ED6" w:rsidRPr="007770C5" w:rsidRDefault="003E1ED6" w:rsidP="003661D0">
    <w:pPr>
      <w:suppressAutoHyphens/>
      <w:ind w:left="-90"/>
      <w:rPr>
        <w:rFonts w:ascii="Arial" w:hAnsi="Arial" w:cs="Arial"/>
        <w:b/>
        <w:sz w:val="24"/>
        <w:szCs w:val="24"/>
      </w:rPr>
    </w:pPr>
    <w:r>
      <w:rPr>
        <w:rFonts w:ascii="Arial" w:hAnsi="Arial" w:cs="Arial"/>
        <w:b/>
        <w:sz w:val="24"/>
        <w:szCs w:val="24"/>
      </w:rPr>
      <w:t>DUCT LEAKAGE DIAGNOSTIC TEST</w:t>
    </w:r>
  </w:p>
  <w:p w14:paraId="4AE0FD94" w14:textId="4A60CC28" w:rsidR="003E1ED6" w:rsidRPr="007770C5" w:rsidRDefault="003E1ED6" w:rsidP="003661D0">
    <w:pPr>
      <w:suppressAutoHyphens/>
      <w:ind w:left="-90"/>
      <w:rPr>
        <w:rFonts w:ascii="Arial" w:hAnsi="Arial" w:cs="Arial"/>
        <w:sz w:val="14"/>
        <w:szCs w:val="14"/>
      </w:rPr>
    </w:pPr>
    <w:r>
      <w:rPr>
        <w:rFonts w:ascii="Arial" w:hAnsi="Arial" w:cs="Arial"/>
        <w:sz w:val="14"/>
        <w:szCs w:val="14"/>
      </w:rPr>
      <w:t>CEC-CF3R-MCH-20-H</w:t>
    </w:r>
    <w:r w:rsidRPr="007770C5">
      <w:rPr>
        <w:rFonts w:ascii="Arial" w:hAnsi="Arial" w:cs="Arial"/>
        <w:sz w:val="14"/>
        <w:szCs w:val="14"/>
      </w:rPr>
      <w:t xml:space="preserve"> (Revised </w:t>
    </w:r>
    <w:r>
      <w:rPr>
        <w:rFonts w:ascii="Arial" w:hAnsi="Arial" w:cs="Arial"/>
        <w:sz w:val="14"/>
        <w:szCs w:val="14"/>
      </w:rPr>
      <w:t>03/16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3E1ED6" w:rsidRPr="00E05304" w14:paraId="4AE0FD97" w14:textId="77777777" w:rsidTr="003661D0">
      <w:trPr>
        <w:cantSplit/>
        <w:trHeight w:val="288"/>
      </w:trPr>
      <w:tc>
        <w:tcPr>
          <w:tcW w:w="4016" w:type="pct"/>
          <w:gridSpan w:val="3"/>
          <w:tcBorders>
            <w:bottom w:val="single" w:sz="4" w:space="0" w:color="auto"/>
            <w:right w:val="nil"/>
          </w:tcBorders>
          <w:vAlign w:val="center"/>
        </w:tcPr>
        <w:p w14:paraId="4AE0FD95" w14:textId="77777777" w:rsidR="003E1ED6" w:rsidRPr="00E05304" w:rsidRDefault="003E1ED6" w:rsidP="00275E77">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4AE0FD96" w14:textId="77777777" w:rsidR="003E1ED6" w:rsidRPr="00E05304" w:rsidRDefault="003E1ED6" w:rsidP="00275E77">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R-MCH-20-H</w:t>
          </w:r>
        </w:p>
      </w:tc>
    </w:tr>
    <w:tr w:rsidR="003E1ED6" w:rsidRPr="00E05304" w14:paraId="4AE0FD9A" w14:textId="77777777" w:rsidTr="00091DB0">
      <w:trPr>
        <w:cantSplit/>
        <w:trHeight w:val="288"/>
      </w:trPr>
      <w:tc>
        <w:tcPr>
          <w:tcW w:w="2500" w:type="pct"/>
          <w:gridSpan w:val="2"/>
          <w:tcBorders>
            <w:right w:val="nil"/>
          </w:tcBorders>
        </w:tcPr>
        <w:p w14:paraId="4AE0FD98" w14:textId="77777777" w:rsidR="003E1ED6" w:rsidRPr="00E05304" w:rsidRDefault="003E1ED6"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4AE0FD99" w14:textId="6B31ECEF" w:rsidR="003E1ED6" w:rsidRPr="00E05304" w:rsidRDefault="003E1ED6"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7959C5">
            <w:rPr>
              <w:rFonts w:asciiTheme="minorHAnsi" w:hAnsiTheme="minorHAnsi"/>
              <w:bCs/>
              <w:noProof/>
            </w:rPr>
            <w:t>3</w:t>
          </w:r>
          <w:r w:rsidRPr="00E05304">
            <w:rPr>
              <w:rFonts w:asciiTheme="minorHAnsi" w:hAnsiTheme="minorHAnsi"/>
              <w:bCs/>
            </w:rPr>
            <w:fldChar w:fldCharType="end"/>
          </w:r>
          <w:r w:rsidRPr="00E05304">
            <w:rPr>
              <w:rFonts w:asciiTheme="minorHAnsi" w:hAnsiTheme="minorHAnsi"/>
              <w:bCs/>
            </w:rPr>
            <w:t xml:space="preserve"> of </w:t>
          </w:r>
          <w:fldSimple w:instr=" SECTIONPAGES   \* MERGEFORMAT ">
            <w:r w:rsidR="007959C5" w:rsidRPr="007959C5">
              <w:rPr>
                <w:rFonts w:asciiTheme="minorHAnsi" w:hAnsiTheme="minorHAnsi"/>
                <w:bCs/>
                <w:noProof/>
              </w:rPr>
              <w:t>3</w:t>
            </w:r>
          </w:fldSimple>
          <w:r w:rsidRPr="00E05304">
            <w:rPr>
              <w:rFonts w:asciiTheme="minorHAnsi" w:hAnsiTheme="minorHAnsi"/>
              <w:bCs/>
            </w:rPr>
            <w:t>)</w:t>
          </w:r>
        </w:p>
      </w:tc>
    </w:tr>
    <w:tr w:rsidR="003E1ED6" w:rsidRPr="00E05304" w14:paraId="4AE0FD9E" w14:textId="77777777" w:rsidTr="003661D0">
      <w:trPr>
        <w:cantSplit/>
        <w:trHeight w:val="288"/>
      </w:trPr>
      <w:tc>
        <w:tcPr>
          <w:tcW w:w="0" w:type="auto"/>
        </w:tcPr>
        <w:p w14:paraId="4AE0FD9B" w14:textId="77777777" w:rsidR="003E1ED6" w:rsidRPr="00E05304" w:rsidRDefault="003E1ED6"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4AE0FD9C" w14:textId="77777777" w:rsidR="003E1ED6" w:rsidRPr="00E05304" w:rsidRDefault="003E1ED6"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4AE0FD9D" w14:textId="77777777" w:rsidR="003E1ED6" w:rsidRPr="00E05304" w:rsidRDefault="003E1ED6" w:rsidP="00091DB0">
          <w:pPr>
            <w:rPr>
              <w:rFonts w:asciiTheme="minorHAnsi" w:hAnsiTheme="minorHAnsi"/>
              <w:sz w:val="12"/>
              <w:szCs w:val="12"/>
            </w:rPr>
          </w:pPr>
          <w:r w:rsidRPr="00E05304">
            <w:rPr>
              <w:rFonts w:asciiTheme="minorHAnsi" w:hAnsiTheme="minorHAnsi"/>
              <w:sz w:val="12"/>
              <w:szCs w:val="12"/>
            </w:rPr>
            <w:t>Permit Number:</w:t>
          </w:r>
        </w:p>
      </w:tc>
    </w:tr>
    <w:tr w:rsidR="003E1ED6" w:rsidRPr="00E05304" w14:paraId="4AE0FDA2" w14:textId="77777777" w:rsidTr="003661D0">
      <w:trPr>
        <w:cantSplit/>
        <w:trHeight w:val="288"/>
      </w:trPr>
      <w:tc>
        <w:tcPr>
          <w:tcW w:w="0" w:type="auto"/>
        </w:tcPr>
        <w:p w14:paraId="4AE0FD9F" w14:textId="77777777" w:rsidR="003E1ED6" w:rsidRPr="00E05304" w:rsidRDefault="003E1ED6"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4AE0FDA0" w14:textId="5B59A15B" w:rsidR="003E1ED6" w:rsidRPr="00E05304" w:rsidRDefault="003E1ED6"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4AE0FDA1" w14:textId="18900F2E" w:rsidR="003E1ED6" w:rsidRPr="00E05304" w:rsidRDefault="003E1ED6"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4AE0FDA3" w14:textId="77777777" w:rsidR="003E1ED6" w:rsidRPr="00A63F93" w:rsidRDefault="003E1ED6"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DA6" w14:textId="77777777" w:rsidR="003E1ED6" w:rsidRDefault="003E1ED6">
    <w:pPr>
      <w:pStyle w:val="Header"/>
    </w:pPr>
    <w:r>
      <w:rPr>
        <w:noProof/>
      </w:rPr>
      <w:pict w14:anchorId="4AE0F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1" o:spid="_x0000_s1228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DA7" w14:textId="77777777" w:rsidR="003E1ED6" w:rsidRDefault="003E1ED6">
    <w:pPr>
      <w:pStyle w:val="Header"/>
    </w:pPr>
    <w:r>
      <w:rPr>
        <w:noProof/>
      </w:rPr>
      <w:pict w14:anchorId="4AE0F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5" o:spid="_x0000_s1229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7871"/>
      <w:gridCol w:w="276"/>
      <w:gridCol w:w="2652"/>
    </w:tblGrid>
    <w:tr w:rsidR="003E1ED6" w:rsidRPr="00E05304" w14:paraId="4AE0FDAA" w14:textId="77777777" w:rsidTr="00E05304">
      <w:trPr>
        <w:cantSplit/>
        <w:trHeight w:val="288"/>
      </w:trPr>
      <w:tc>
        <w:tcPr>
          <w:tcW w:w="3644" w:type="pct"/>
          <w:tcBorders>
            <w:bottom w:val="single" w:sz="4" w:space="0" w:color="auto"/>
          </w:tcBorders>
        </w:tcPr>
        <w:p w14:paraId="4AE0FDA8" w14:textId="17856677" w:rsidR="003E1ED6" w:rsidRPr="00E05304" w:rsidRDefault="003E1ED6" w:rsidP="00B2489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 xml:space="preserve">VERIFICATION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4AE0FDA9" w14:textId="0A097C82" w:rsidR="003E1ED6" w:rsidRPr="00E05304" w:rsidRDefault="003E1ED6" w:rsidP="00B2489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w:t>
          </w:r>
          <w:r w:rsidRPr="00E05304">
            <w:rPr>
              <w:rFonts w:asciiTheme="minorHAnsi" w:hAnsiTheme="minorHAnsi"/>
              <w:b w:val="0"/>
              <w:sz w:val="20"/>
            </w:rPr>
            <w:t>CH-20-H</w:t>
          </w:r>
        </w:p>
      </w:tc>
    </w:tr>
    <w:tr w:rsidR="003E1ED6" w:rsidRPr="00E05304" w14:paraId="4AE0FDAD" w14:textId="77777777" w:rsidTr="004903E6">
      <w:trPr>
        <w:cantSplit/>
        <w:trHeight w:val="288"/>
      </w:trPr>
      <w:tc>
        <w:tcPr>
          <w:tcW w:w="3772" w:type="pct"/>
          <w:gridSpan w:val="2"/>
          <w:tcBorders>
            <w:top w:val="single" w:sz="4" w:space="0" w:color="auto"/>
            <w:bottom w:val="single" w:sz="4" w:space="0" w:color="auto"/>
          </w:tcBorders>
        </w:tcPr>
        <w:p w14:paraId="4AE0FDAB" w14:textId="77777777" w:rsidR="003E1ED6" w:rsidRPr="00F85124" w:rsidRDefault="003E1ED6"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4AE0FDAC" w14:textId="4A6FF638" w:rsidR="003E1ED6" w:rsidRPr="00E05304" w:rsidRDefault="003E1ED6"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7959C5">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7959C5" w:rsidRPr="007959C5">
              <w:rPr>
                <w:rFonts w:asciiTheme="minorHAnsi" w:hAnsiTheme="minorHAnsi"/>
                <w:noProof/>
              </w:rPr>
              <w:t>2</w:t>
            </w:r>
          </w:fldSimple>
          <w:r>
            <w:rPr>
              <w:rFonts w:asciiTheme="minorHAnsi" w:hAnsiTheme="minorHAnsi"/>
              <w:noProof/>
            </w:rPr>
            <w:t>)</w:t>
          </w:r>
        </w:p>
      </w:tc>
    </w:tr>
  </w:tbl>
  <w:p w14:paraId="4AE0FDAE" w14:textId="73B8A038" w:rsidR="003E1ED6" w:rsidRPr="00A63F93" w:rsidRDefault="007959C5" w:rsidP="005A2889">
    <w:pPr>
      <w:pStyle w:val="Header"/>
      <w:rPr>
        <w:szCs w:val="4"/>
      </w:rPr>
    </w:pPr>
    <w:r>
      <w:rPr>
        <w:rFonts w:asciiTheme="minorHAnsi" w:hAnsiTheme="minorHAnsi"/>
        <w:b/>
        <w:bCs/>
        <w:noProof/>
      </w:rPr>
      <w:pict w14:anchorId="4AE0F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6" o:spid="_x0000_s12299"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DB0" w14:textId="77777777" w:rsidR="003E1ED6" w:rsidRDefault="003E1ED6">
    <w:pPr>
      <w:pStyle w:val="Header"/>
    </w:pPr>
    <w:r>
      <w:rPr>
        <w:noProof/>
      </w:rPr>
      <w:pict w14:anchorId="4AE0F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4" o:spid="_x0000_s1229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DB1" w14:textId="77777777" w:rsidR="003E1ED6" w:rsidRDefault="003E1ED6">
    <w:pPr>
      <w:pStyle w:val="Header"/>
    </w:pPr>
    <w:r>
      <w:rPr>
        <w:noProof/>
      </w:rPr>
      <w:pict w14:anchorId="4AE0F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8" o:spid="_x0000_s1229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7871"/>
      <w:gridCol w:w="276"/>
      <w:gridCol w:w="2652"/>
    </w:tblGrid>
    <w:tr w:rsidR="003E1ED6" w:rsidRPr="00E05304" w14:paraId="4AE0FDB4" w14:textId="77777777" w:rsidTr="00E05304">
      <w:trPr>
        <w:cantSplit/>
        <w:trHeight w:val="288"/>
      </w:trPr>
      <w:tc>
        <w:tcPr>
          <w:tcW w:w="3644" w:type="pct"/>
        </w:tcPr>
        <w:p w14:paraId="4AE0FDB2" w14:textId="7CA753DD" w:rsidR="003E1ED6" w:rsidRPr="00E05304" w:rsidRDefault="003E1ED6" w:rsidP="00B2489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 xml:space="preserve">VERIFICATION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4AE0FDB3" w14:textId="20FE9056" w:rsidR="003E1ED6" w:rsidRPr="00E05304" w:rsidRDefault="003E1ED6" w:rsidP="00B2489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-MCH-20-H</w:t>
          </w:r>
        </w:p>
      </w:tc>
    </w:tr>
    <w:tr w:rsidR="003E1ED6" w:rsidRPr="00E05304" w14:paraId="4AE0FDB7" w14:textId="77777777" w:rsidTr="004903E6">
      <w:trPr>
        <w:cantSplit/>
        <w:trHeight w:val="288"/>
      </w:trPr>
      <w:tc>
        <w:tcPr>
          <w:tcW w:w="3772" w:type="pct"/>
          <w:gridSpan w:val="2"/>
        </w:tcPr>
        <w:p w14:paraId="4AE0FDB5" w14:textId="77777777" w:rsidR="003E1ED6" w:rsidRPr="00F85124" w:rsidRDefault="003E1ED6"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4AE0FDB6" w14:textId="58FE52DF" w:rsidR="003E1ED6" w:rsidRPr="00E05304" w:rsidRDefault="003E1ED6"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7959C5">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7959C5" w:rsidRPr="007959C5">
              <w:rPr>
                <w:rFonts w:asciiTheme="minorHAnsi" w:hAnsiTheme="minorHAnsi"/>
                <w:bCs/>
                <w:noProof/>
              </w:rPr>
              <w:t>3</w:t>
            </w:r>
          </w:fldSimple>
          <w:r>
            <w:rPr>
              <w:rFonts w:asciiTheme="minorHAnsi" w:hAnsiTheme="minorHAnsi"/>
              <w:bCs/>
              <w:noProof/>
            </w:rPr>
            <w:t>)</w:t>
          </w:r>
        </w:p>
      </w:tc>
    </w:tr>
  </w:tbl>
  <w:p w14:paraId="4AE0FDB8" w14:textId="3A4938C0" w:rsidR="003E1ED6" w:rsidRPr="00A63F93" w:rsidRDefault="007959C5" w:rsidP="005A2889">
    <w:pPr>
      <w:pStyle w:val="Header"/>
      <w:rPr>
        <w:szCs w:val="4"/>
      </w:rPr>
    </w:pPr>
    <w:r>
      <w:rPr>
        <w:rFonts w:asciiTheme="minorHAnsi" w:hAnsiTheme="minorHAnsi"/>
        <w:b/>
        <w:bCs/>
        <w:noProof/>
      </w:rPr>
      <w:pict w14:anchorId="4AE0FD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9" o:spid="_x0000_s12298"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DBA" w14:textId="77777777" w:rsidR="003E1ED6" w:rsidRDefault="003E1ED6">
    <w:pPr>
      <w:pStyle w:val="Header"/>
    </w:pPr>
    <w:r>
      <w:rPr>
        <w:noProof/>
      </w:rPr>
      <w:pict w14:anchorId="4AE0FD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7" o:spid="_x0000_s1229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875EF1"/>
    <w:multiLevelType w:val="hybridMultilevel"/>
    <w:tmpl w:val="3A2E5896"/>
    <w:lvl w:ilvl="0" w:tplc="006A3044">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4E79AD"/>
    <w:multiLevelType w:val="hybridMultilevel"/>
    <w:tmpl w:val="5A18C4C2"/>
    <w:lvl w:ilvl="0" w:tplc="11A06F88">
      <w:start w:val="1"/>
      <w:numFmt w:val="decimalZero"/>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6AE66B32"/>
    <w:lvl w:ilvl="0" w:tplc="CFE068E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FB03C09"/>
    <w:multiLevelType w:val="multilevel"/>
    <w:tmpl w:val="A4DAB5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A3D049C"/>
    <w:multiLevelType w:val="hybridMultilevel"/>
    <w:tmpl w:val="2AE266E6"/>
    <w:lvl w:ilvl="0" w:tplc="11A06F88">
      <w:start w:val="1"/>
      <w:numFmt w:val="decimalZero"/>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7DB736A8"/>
    <w:multiLevelType w:val="hybridMultilevel"/>
    <w:tmpl w:val="A50A107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1"/>
  </w:num>
  <w:num w:numId="4">
    <w:abstractNumId w:val="1"/>
  </w:num>
  <w:num w:numId="5">
    <w:abstractNumId w:val="0"/>
  </w:num>
  <w:num w:numId="6">
    <w:abstractNumId w:val="4"/>
  </w:num>
  <w:num w:numId="7">
    <w:abstractNumId w:val="10"/>
  </w:num>
  <w:num w:numId="8">
    <w:abstractNumId w:val="12"/>
  </w:num>
  <w:num w:numId="9">
    <w:abstractNumId w:val="8"/>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7"/>
  </w:num>
  <w:num w:numId="15">
    <w:abstractNumId w:val="15"/>
  </w:num>
  <w:num w:numId="16">
    <w:abstractNumId w:val="5"/>
  </w:num>
  <w:num w:numId="17">
    <w:abstractNumId w:val="13"/>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num>
  <w:num w:numId="28">
    <w:abstractNumId w:val="17"/>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mith, Alexis@Energy">
    <w15:presenceInfo w15:providerId="AD" w15:userId="S-1-5-21-606747145-1060284298-682003330-86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2300"/>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B2F"/>
    <w:rsid w:val="000016CE"/>
    <w:rsid w:val="00001BD0"/>
    <w:rsid w:val="00003076"/>
    <w:rsid w:val="000036FF"/>
    <w:rsid w:val="00013279"/>
    <w:rsid w:val="00017396"/>
    <w:rsid w:val="0002303F"/>
    <w:rsid w:val="000253D9"/>
    <w:rsid w:val="00026750"/>
    <w:rsid w:val="0003035B"/>
    <w:rsid w:val="00031173"/>
    <w:rsid w:val="00035A79"/>
    <w:rsid w:val="00037926"/>
    <w:rsid w:val="000470D7"/>
    <w:rsid w:val="000471F6"/>
    <w:rsid w:val="00051BBE"/>
    <w:rsid w:val="00051F14"/>
    <w:rsid w:val="00053880"/>
    <w:rsid w:val="00053A0E"/>
    <w:rsid w:val="00055E05"/>
    <w:rsid w:val="0006016B"/>
    <w:rsid w:val="000631C6"/>
    <w:rsid w:val="000632A0"/>
    <w:rsid w:val="000644B7"/>
    <w:rsid w:val="000720E6"/>
    <w:rsid w:val="00076F08"/>
    <w:rsid w:val="00080036"/>
    <w:rsid w:val="00080A37"/>
    <w:rsid w:val="00080EEE"/>
    <w:rsid w:val="000861F1"/>
    <w:rsid w:val="00086CB0"/>
    <w:rsid w:val="0009169C"/>
    <w:rsid w:val="00091D81"/>
    <w:rsid w:val="00091DB0"/>
    <w:rsid w:val="00094EF2"/>
    <w:rsid w:val="000A01DA"/>
    <w:rsid w:val="000A0D18"/>
    <w:rsid w:val="000A105B"/>
    <w:rsid w:val="000A1F02"/>
    <w:rsid w:val="000A3365"/>
    <w:rsid w:val="000A35C7"/>
    <w:rsid w:val="000A4A99"/>
    <w:rsid w:val="000B4491"/>
    <w:rsid w:val="000B642A"/>
    <w:rsid w:val="000B7F1D"/>
    <w:rsid w:val="000C1A4A"/>
    <w:rsid w:val="000C2E2C"/>
    <w:rsid w:val="000C4C97"/>
    <w:rsid w:val="000C6426"/>
    <w:rsid w:val="000C6B8F"/>
    <w:rsid w:val="000C7320"/>
    <w:rsid w:val="000D25DB"/>
    <w:rsid w:val="000D3642"/>
    <w:rsid w:val="000D7671"/>
    <w:rsid w:val="000D7DA8"/>
    <w:rsid w:val="000E0BE1"/>
    <w:rsid w:val="000E0D41"/>
    <w:rsid w:val="000E17B1"/>
    <w:rsid w:val="000E53E9"/>
    <w:rsid w:val="000E5583"/>
    <w:rsid w:val="000E64AD"/>
    <w:rsid w:val="000E7ABD"/>
    <w:rsid w:val="000F070F"/>
    <w:rsid w:val="000F0BA7"/>
    <w:rsid w:val="000F67E7"/>
    <w:rsid w:val="000F754C"/>
    <w:rsid w:val="001016DC"/>
    <w:rsid w:val="0010367F"/>
    <w:rsid w:val="00106B6B"/>
    <w:rsid w:val="00110686"/>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4F2C"/>
    <w:rsid w:val="00155ACD"/>
    <w:rsid w:val="001577AB"/>
    <w:rsid w:val="00160B6E"/>
    <w:rsid w:val="001615D7"/>
    <w:rsid w:val="00161B74"/>
    <w:rsid w:val="00162081"/>
    <w:rsid w:val="00171597"/>
    <w:rsid w:val="00171E43"/>
    <w:rsid w:val="001739FA"/>
    <w:rsid w:val="00174BD1"/>
    <w:rsid w:val="00175D42"/>
    <w:rsid w:val="00181190"/>
    <w:rsid w:val="00182496"/>
    <w:rsid w:val="00192BEB"/>
    <w:rsid w:val="0019624F"/>
    <w:rsid w:val="001A5583"/>
    <w:rsid w:val="001B5BA4"/>
    <w:rsid w:val="001B6CEB"/>
    <w:rsid w:val="001C53E8"/>
    <w:rsid w:val="001C5CD0"/>
    <w:rsid w:val="001D7314"/>
    <w:rsid w:val="001E1EA2"/>
    <w:rsid w:val="001E3C52"/>
    <w:rsid w:val="001F0E8D"/>
    <w:rsid w:val="001F1B39"/>
    <w:rsid w:val="001F20EE"/>
    <w:rsid w:val="00200E53"/>
    <w:rsid w:val="00202608"/>
    <w:rsid w:val="00204BDE"/>
    <w:rsid w:val="00206039"/>
    <w:rsid w:val="00213E8E"/>
    <w:rsid w:val="00216C55"/>
    <w:rsid w:val="00221477"/>
    <w:rsid w:val="00222F6D"/>
    <w:rsid w:val="002241A5"/>
    <w:rsid w:val="00227AC6"/>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5E77"/>
    <w:rsid w:val="00277212"/>
    <w:rsid w:val="002824B1"/>
    <w:rsid w:val="0028466E"/>
    <w:rsid w:val="00284AFC"/>
    <w:rsid w:val="00284C8F"/>
    <w:rsid w:val="00285A7C"/>
    <w:rsid w:val="00287573"/>
    <w:rsid w:val="00291F72"/>
    <w:rsid w:val="00295ED5"/>
    <w:rsid w:val="002A1004"/>
    <w:rsid w:val="002A18FC"/>
    <w:rsid w:val="002A199B"/>
    <w:rsid w:val="002A3F41"/>
    <w:rsid w:val="002A4DC1"/>
    <w:rsid w:val="002A6A1F"/>
    <w:rsid w:val="002B159E"/>
    <w:rsid w:val="002B168D"/>
    <w:rsid w:val="002B177A"/>
    <w:rsid w:val="002B2393"/>
    <w:rsid w:val="002B2763"/>
    <w:rsid w:val="002B3157"/>
    <w:rsid w:val="002B4F6F"/>
    <w:rsid w:val="002B52AC"/>
    <w:rsid w:val="002B6475"/>
    <w:rsid w:val="002C131A"/>
    <w:rsid w:val="002C586B"/>
    <w:rsid w:val="002C6698"/>
    <w:rsid w:val="002D1475"/>
    <w:rsid w:val="002D3BA6"/>
    <w:rsid w:val="002D4102"/>
    <w:rsid w:val="002D680A"/>
    <w:rsid w:val="002D7DB8"/>
    <w:rsid w:val="002E3676"/>
    <w:rsid w:val="002E5EBF"/>
    <w:rsid w:val="002E743F"/>
    <w:rsid w:val="002E7941"/>
    <w:rsid w:val="002F40A7"/>
    <w:rsid w:val="002F6775"/>
    <w:rsid w:val="003051D0"/>
    <w:rsid w:val="00306026"/>
    <w:rsid w:val="00306317"/>
    <w:rsid w:val="0030658D"/>
    <w:rsid w:val="00312B50"/>
    <w:rsid w:val="00314D52"/>
    <w:rsid w:val="00314EC3"/>
    <w:rsid w:val="0032018D"/>
    <w:rsid w:val="00320F01"/>
    <w:rsid w:val="003218BB"/>
    <w:rsid w:val="0032403F"/>
    <w:rsid w:val="003247CA"/>
    <w:rsid w:val="00325ED6"/>
    <w:rsid w:val="00330A2B"/>
    <w:rsid w:val="00331E82"/>
    <w:rsid w:val="00337397"/>
    <w:rsid w:val="00340CE9"/>
    <w:rsid w:val="003500C8"/>
    <w:rsid w:val="00350A8C"/>
    <w:rsid w:val="00351E70"/>
    <w:rsid w:val="00352291"/>
    <w:rsid w:val="003530F3"/>
    <w:rsid w:val="00353946"/>
    <w:rsid w:val="00353C3B"/>
    <w:rsid w:val="0035603C"/>
    <w:rsid w:val="00357343"/>
    <w:rsid w:val="00360DC6"/>
    <w:rsid w:val="003661D0"/>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81A"/>
    <w:rsid w:val="003C7B7A"/>
    <w:rsid w:val="003D349A"/>
    <w:rsid w:val="003D5183"/>
    <w:rsid w:val="003D5350"/>
    <w:rsid w:val="003E041E"/>
    <w:rsid w:val="003E1E09"/>
    <w:rsid w:val="003E1E46"/>
    <w:rsid w:val="003E1ED6"/>
    <w:rsid w:val="003E22AB"/>
    <w:rsid w:val="003F064C"/>
    <w:rsid w:val="003F1C6F"/>
    <w:rsid w:val="003F49BD"/>
    <w:rsid w:val="003F5BCA"/>
    <w:rsid w:val="003F5C8B"/>
    <w:rsid w:val="003F6A76"/>
    <w:rsid w:val="00402651"/>
    <w:rsid w:val="00407A9D"/>
    <w:rsid w:val="0041327B"/>
    <w:rsid w:val="00415CBC"/>
    <w:rsid w:val="00415FD0"/>
    <w:rsid w:val="004168A3"/>
    <w:rsid w:val="00417D09"/>
    <w:rsid w:val="00421360"/>
    <w:rsid w:val="00422378"/>
    <w:rsid w:val="00430CEA"/>
    <w:rsid w:val="004318DA"/>
    <w:rsid w:val="00432098"/>
    <w:rsid w:val="0043390E"/>
    <w:rsid w:val="0043422C"/>
    <w:rsid w:val="00435279"/>
    <w:rsid w:val="00440841"/>
    <w:rsid w:val="004507D3"/>
    <w:rsid w:val="004510F5"/>
    <w:rsid w:val="004513E6"/>
    <w:rsid w:val="00453457"/>
    <w:rsid w:val="0045375A"/>
    <w:rsid w:val="00453D4F"/>
    <w:rsid w:val="00454C3D"/>
    <w:rsid w:val="00457E7F"/>
    <w:rsid w:val="00462516"/>
    <w:rsid w:val="00462AC1"/>
    <w:rsid w:val="0046705B"/>
    <w:rsid w:val="00470951"/>
    <w:rsid w:val="004712B7"/>
    <w:rsid w:val="004737C4"/>
    <w:rsid w:val="00474509"/>
    <w:rsid w:val="00474A7A"/>
    <w:rsid w:val="00475987"/>
    <w:rsid w:val="00477D56"/>
    <w:rsid w:val="0048031E"/>
    <w:rsid w:val="004809EE"/>
    <w:rsid w:val="00481290"/>
    <w:rsid w:val="00485F66"/>
    <w:rsid w:val="00486F0B"/>
    <w:rsid w:val="004903E6"/>
    <w:rsid w:val="004944D6"/>
    <w:rsid w:val="004948E2"/>
    <w:rsid w:val="00494B7C"/>
    <w:rsid w:val="004964CF"/>
    <w:rsid w:val="004964DB"/>
    <w:rsid w:val="004A1BEB"/>
    <w:rsid w:val="004A264A"/>
    <w:rsid w:val="004A5C7F"/>
    <w:rsid w:val="004A6E7F"/>
    <w:rsid w:val="004B1012"/>
    <w:rsid w:val="004B4582"/>
    <w:rsid w:val="004B55FD"/>
    <w:rsid w:val="004B7BD2"/>
    <w:rsid w:val="004C23D9"/>
    <w:rsid w:val="004C2C61"/>
    <w:rsid w:val="004C52C3"/>
    <w:rsid w:val="004D1CE3"/>
    <w:rsid w:val="004D287C"/>
    <w:rsid w:val="004D3A8D"/>
    <w:rsid w:val="004D790F"/>
    <w:rsid w:val="004E112A"/>
    <w:rsid w:val="004E230B"/>
    <w:rsid w:val="004F0A7F"/>
    <w:rsid w:val="004F28C2"/>
    <w:rsid w:val="004F40C1"/>
    <w:rsid w:val="004F4C76"/>
    <w:rsid w:val="0050284B"/>
    <w:rsid w:val="00513D83"/>
    <w:rsid w:val="00514ADB"/>
    <w:rsid w:val="00520412"/>
    <w:rsid w:val="005222CB"/>
    <w:rsid w:val="00525196"/>
    <w:rsid w:val="0052557A"/>
    <w:rsid w:val="00526005"/>
    <w:rsid w:val="00527ACC"/>
    <w:rsid w:val="00530F4C"/>
    <w:rsid w:val="00531044"/>
    <w:rsid w:val="005340A2"/>
    <w:rsid w:val="00535BE3"/>
    <w:rsid w:val="00536AA4"/>
    <w:rsid w:val="00541293"/>
    <w:rsid w:val="005437EB"/>
    <w:rsid w:val="005477F1"/>
    <w:rsid w:val="00551599"/>
    <w:rsid w:val="00552A3E"/>
    <w:rsid w:val="00552F25"/>
    <w:rsid w:val="0055322B"/>
    <w:rsid w:val="00555884"/>
    <w:rsid w:val="00560BFB"/>
    <w:rsid w:val="005621F7"/>
    <w:rsid w:val="00562BA8"/>
    <w:rsid w:val="0056567E"/>
    <w:rsid w:val="005678C7"/>
    <w:rsid w:val="00572B72"/>
    <w:rsid w:val="00573417"/>
    <w:rsid w:val="00574E6A"/>
    <w:rsid w:val="00577316"/>
    <w:rsid w:val="0058107F"/>
    <w:rsid w:val="005813CE"/>
    <w:rsid w:val="005821CB"/>
    <w:rsid w:val="00582D51"/>
    <w:rsid w:val="005877FC"/>
    <w:rsid w:val="0059070E"/>
    <w:rsid w:val="00594C36"/>
    <w:rsid w:val="005A0803"/>
    <w:rsid w:val="005A2889"/>
    <w:rsid w:val="005A421C"/>
    <w:rsid w:val="005A7737"/>
    <w:rsid w:val="005C4233"/>
    <w:rsid w:val="005C5038"/>
    <w:rsid w:val="005C73C7"/>
    <w:rsid w:val="005D2752"/>
    <w:rsid w:val="005D30D4"/>
    <w:rsid w:val="005D55BB"/>
    <w:rsid w:val="005E23CD"/>
    <w:rsid w:val="005E2724"/>
    <w:rsid w:val="005E3E55"/>
    <w:rsid w:val="005E644F"/>
    <w:rsid w:val="005E68FF"/>
    <w:rsid w:val="005E6B38"/>
    <w:rsid w:val="005F0666"/>
    <w:rsid w:val="005F178B"/>
    <w:rsid w:val="005F4976"/>
    <w:rsid w:val="005F4CDC"/>
    <w:rsid w:val="005F4DEA"/>
    <w:rsid w:val="006016EB"/>
    <w:rsid w:val="006019F9"/>
    <w:rsid w:val="00601C19"/>
    <w:rsid w:val="00602A2F"/>
    <w:rsid w:val="00605944"/>
    <w:rsid w:val="00607852"/>
    <w:rsid w:val="0061108C"/>
    <w:rsid w:val="00611910"/>
    <w:rsid w:val="00613F4A"/>
    <w:rsid w:val="00614268"/>
    <w:rsid w:val="006146EC"/>
    <w:rsid w:val="00616C4D"/>
    <w:rsid w:val="00617B42"/>
    <w:rsid w:val="006200D7"/>
    <w:rsid w:val="006227B1"/>
    <w:rsid w:val="00622990"/>
    <w:rsid w:val="00624650"/>
    <w:rsid w:val="00631115"/>
    <w:rsid w:val="006320E2"/>
    <w:rsid w:val="00632F51"/>
    <w:rsid w:val="00632F73"/>
    <w:rsid w:val="006343FE"/>
    <w:rsid w:val="006411CF"/>
    <w:rsid w:val="00641C71"/>
    <w:rsid w:val="0064240D"/>
    <w:rsid w:val="0064300C"/>
    <w:rsid w:val="006431D9"/>
    <w:rsid w:val="00654F37"/>
    <w:rsid w:val="0066288C"/>
    <w:rsid w:val="00663AF7"/>
    <w:rsid w:val="006646F9"/>
    <w:rsid w:val="0066670F"/>
    <w:rsid w:val="00667362"/>
    <w:rsid w:val="00674138"/>
    <w:rsid w:val="00674FED"/>
    <w:rsid w:val="0068226F"/>
    <w:rsid w:val="00682CBA"/>
    <w:rsid w:val="00683676"/>
    <w:rsid w:val="00685D72"/>
    <w:rsid w:val="00686B8B"/>
    <w:rsid w:val="00686DE7"/>
    <w:rsid w:val="00692EDF"/>
    <w:rsid w:val="006930E5"/>
    <w:rsid w:val="00696AEB"/>
    <w:rsid w:val="00697E29"/>
    <w:rsid w:val="006A156C"/>
    <w:rsid w:val="006A3F12"/>
    <w:rsid w:val="006A57F1"/>
    <w:rsid w:val="006A722E"/>
    <w:rsid w:val="006B4081"/>
    <w:rsid w:val="006B5108"/>
    <w:rsid w:val="006B788C"/>
    <w:rsid w:val="006C0044"/>
    <w:rsid w:val="006C0E98"/>
    <w:rsid w:val="006C7335"/>
    <w:rsid w:val="006C7406"/>
    <w:rsid w:val="006C79E4"/>
    <w:rsid w:val="006D21DC"/>
    <w:rsid w:val="006D4D01"/>
    <w:rsid w:val="006D542B"/>
    <w:rsid w:val="006D5770"/>
    <w:rsid w:val="006D5A1B"/>
    <w:rsid w:val="006D7492"/>
    <w:rsid w:val="006E1FC1"/>
    <w:rsid w:val="006E60E0"/>
    <w:rsid w:val="006F0652"/>
    <w:rsid w:val="006F2C70"/>
    <w:rsid w:val="006F4EBD"/>
    <w:rsid w:val="0070354F"/>
    <w:rsid w:val="007108CC"/>
    <w:rsid w:val="00711936"/>
    <w:rsid w:val="00713CF1"/>
    <w:rsid w:val="00714442"/>
    <w:rsid w:val="00714CBC"/>
    <w:rsid w:val="00714DAD"/>
    <w:rsid w:val="00716E44"/>
    <w:rsid w:val="0071761E"/>
    <w:rsid w:val="007176C9"/>
    <w:rsid w:val="00717DEA"/>
    <w:rsid w:val="00720306"/>
    <w:rsid w:val="00722843"/>
    <w:rsid w:val="00723136"/>
    <w:rsid w:val="00726E40"/>
    <w:rsid w:val="00733FF0"/>
    <w:rsid w:val="00734A66"/>
    <w:rsid w:val="007376EC"/>
    <w:rsid w:val="007412CC"/>
    <w:rsid w:val="00743141"/>
    <w:rsid w:val="00743217"/>
    <w:rsid w:val="0074424A"/>
    <w:rsid w:val="00751673"/>
    <w:rsid w:val="00753CFA"/>
    <w:rsid w:val="007551EC"/>
    <w:rsid w:val="00756AD5"/>
    <w:rsid w:val="007635A5"/>
    <w:rsid w:val="0076441C"/>
    <w:rsid w:val="00765F67"/>
    <w:rsid w:val="00771624"/>
    <w:rsid w:val="007755D6"/>
    <w:rsid w:val="007756F6"/>
    <w:rsid w:val="00776799"/>
    <w:rsid w:val="00777B2F"/>
    <w:rsid w:val="00781BF8"/>
    <w:rsid w:val="00785B34"/>
    <w:rsid w:val="0078715D"/>
    <w:rsid w:val="00791BBD"/>
    <w:rsid w:val="00792F95"/>
    <w:rsid w:val="00793E1C"/>
    <w:rsid w:val="00795882"/>
    <w:rsid w:val="007959C5"/>
    <w:rsid w:val="00795EB8"/>
    <w:rsid w:val="00797224"/>
    <w:rsid w:val="00797290"/>
    <w:rsid w:val="00797860"/>
    <w:rsid w:val="007A0296"/>
    <w:rsid w:val="007A4603"/>
    <w:rsid w:val="007A534A"/>
    <w:rsid w:val="007B4BEA"/>
    <w:rsid w:val="007B645E"/>
    <w:rsid w:val="007C12FC"/>
    <w:rsid w:val="007C24A3"/>
    <w:rsid w:val="007C345F"/>
    <w:rsid w:val="007C4EB0"/>
    <w:rsid w:val="007C5729"/>
    <w:rsid w:val="007D060B"/>
    <w:rsid w:val="007D0D8F"/>
    <w:rsid w:val="007D19B2"/>
    <w:rsid w:val="007D2DD3"/>
    <w:rsid w:val="007D726A"/>
    <w:rsid w:val="007E26E9"/>
    <w:rsid w:val="007E32B3"/>
    <w:rsid w:val="007F3E17"/>
    <w:rsid w:val="007F57DC"/>
    <w:rsid w:val="00804C36"/>
    <w:rsid w:val="00807045"/>
    <w:rsid w:val="00811DC5"/>
    <w:rsid w:val="00811DEE"/>
    <w:rsid w:val="00815AA1"/>
    <w:rsid w:val="00815F28"/>
    <w:rsid w:val="0081628C"/>
    <w:rsid w:val="00816BB3"/>
    <w:rsid w:val="00821F42"/>
    <w:rsid w:val="0082448D"/>
    <w:rsid w:val="008353B6"/>
    <w:rsid w:val="00841186"/>
    <w:rsid w:val="008459F6"/>
    <w:rsid w:val="00845AFF"/>
    <w:rsid w:val="00847E91"/>
    <w:rsid w:val="00847EF3"/>
    <w:rsid w:val="0085268F"/>
    <w:rsid w:val="00853177"/>
    <w:rsid w:val="008540F3"/>
    <w:rsid w:val="00857939"/>
    <w:rsid w:val="00860E60"/>
    <w:rsid w:val="00861BF8"/>
    <w:rsid w:val="00865861"/>
    <w:rsid w:val="00865FD2"/>
    <w:rsid w:val="008665B5"/>
    <w:rsid w:val="008702E6"/>
    <w:rsid w:val="00873A16"/>
    <w:rsid w:val="008764AE"/>
    <w:rsid w:val="0088300D"/>
    <w:rsid w:val="00885793"/>
    <w:rsid w:val="00886660"/>
    <w:rsid w:val="00890DB2"/>
    <w:rsid w:val="00891B81"/>
    <w:rsid w:val="00892A5A"/>
    <w:rsid w:val="00894E3E"/>
    <w:rsid w:val="008A5559"/>
    <w:rsid w:val="008A5B91"/>
    <w:rsid w:val="008A7891"/>
    <w:rsid w:val="008A7F5C"/>
    <w:rsid w:val="008B0222"/>
    <w:rsid w:val="008B05CC"/>
    <w:rsid w:val="008B6F19"/>
    <w:rsid w:val="008C0228"/>
    <w:rsid w:val="008C10F1"/>
    <w:rsid w:val="008C23D7"/>
    <w:rsid w:val="008C2655"/>
    <w:rsid w:val="008C463D"/>
    <w:rsid w:val="008D0B8D"/>
    <w:rsid w:val="008D3743"/>
    <w:rsid w:val="008D3813"/>
    <w:rsid w:val="008D7458"/>
    <w:rsid w:val="008E1ADC"/>
    <w:rsid w:val="008E3DF1"/>
    <w:rsid w:val="008E429B"/>
    <w:rsid w:val="008E4542"/>
    <w:rsid w:val="008F1900"/>
    <w:rsid w:val="00900C86"/>
    <w:rsid w:val="009100A6"/>
    <w:rsid w:val="00910674"/>
    <w:rsid w:val="009119ED"/>
    <w:rsid w:val="00913530"/>
    <w:rsid w:val="00915BCF"/>
    <w:rsid w:val="0091628E"/>
    <w:rsid w:val="009379DB"/>
    <w:rsid w:val="00941530"/>
    <w:rsid w:val="00941E17"/>
    <w:rsid w:val="009437C6"/>
    <w:rsid w:val="00946688"/>
    <w:rsid w:val="00946BF6"/>
    <w:rsid w:val="00953067"/>
    <w:rsid w:val="00954970"/>
    <w:rsid w:val="00955A9A"/>
    <w:rsid w:val="00955BFC"/>
    <w:rsid w:val="009564C7"/>
    <w:rsid w:val="00963698"/>
    <w:rsid w:val="009647C5"/>
    <w:rsid w:val="00972766"/>
    <w:rsid w:val="009727B8"/>
    <w:rsid w:val="00973D33"/>
    <w:rsid w:val="0097558E"/>
    <w:rsid w:val="009764A9"/>
    <w:rsid w:val="00976637"/>
    <w:rsid w:val="00976BEB"/>
    <w:rsid w:val="00980FB6"/>
    <w:rsid w:val="00982535"/>
    <w:rsid w:val="009909B6"/>
    <w:rsid w:val="00990C88"/>
    <w:rsid w:val="00992035"/>
    <w:rsid w:val="00992EF8"/>
    <w:rsid w:val="00993539"/>
    <w:rsid w:val="00994E2E"/>
    <w:rsid w:val="009A059F"/>
    <w:rsid w:val="009A1F14"/>
    <w:rsid w:val="009A3318"/>
    <w:rsid w:val="009A698F"/>
    <w:rsid w:val="009A6F10"/>
    <w:rsid w:val="009A77DD"/>
    <w:rsid w:val="009C1F4E"/>
    <w:rsid w:val="009C3E13"/>
    <w:rsid w:val="009C4B49"/>
    <w:rsid w:val="009C4F9A"/>
    <w:rsid w:val="009C6B77"/>
    <w:rsid w:val="009D0F10"/>
    <w:rsid w:val="009E02E1"/>
    <w:rsid w:val="009E2E57"/>
    <w:rsid w:val="009E3BB5"/>
    <w:rsid w:val="009E460E"/>
    <w:rsid w:val="009E64D7"/>
    <w:rsid w:val="009E6B59"/>
    <w:rsid w:val="009F2090"/>
    <w:rsid w:val="009F2520"/>
    <w:rsid w:val="00A0027A"/>
    <w:rsid w:val="00A00AE7"/>
    <w:rsid w:val="00A00C09"/>
    <w:rsid w:val="00A02090"/>
    <w:rsid w:val="00A05D8F"/>
    <w:rsid w:val="00A07D19"/>
    <w:rsid w:val="00A12015"/>
    <w:rsid w:val="00A1250D"/>
    <w:rsid w:val="00A16546"/>
    <w:rsid w:val="00A21B95"/>
    <w:rsid w:val="00A21ED6"/>
    <w:rsid w:val="00A24BE2"/>
    <w:rsid w:val="00A24F9F"/>
    <w:rsid w:val="00A31507"/>
    <w:rsid w:val="00A338F1"/>
    <w:rsid w:val="00A33A50"/>
    <w:rsid w:val="00A33AB7"/>
    <w:rsid w:val="00A3438B"/>
    <w:rsid w:val="00A34CB1"/>
    <w:rsid w:val="00A35FE4"/>
    <w:rsid w:val="00A424DF"/>
    <w:rsid w:val="00A42BF8"/>
    <w:rsid w:val="00A42C60"/>
    <w:rsid w:val="00A44A18"/>
    <w:rsid w:val="00A46AEC"/>
    <w:rsid w:val="00A51851"/>
    <w:rsid w:val="00A51D05"/>
    <w:rsid w:val="00A55365"/>
    <w:rsid w:val="00A55444"/>
    <w:rsid w:val="00A63F93"/>
    <w:rsid w:val="00A64942"/>
    <w:rsid w:val="00A662D3"/>
    <w:rsid w:val="00A6741C"/>
    <w:rsid w:val="00A677BB"/>
    <w:rsid w:val="00A67FA8"/>
    <w:rsid w:val="00A702F0"/>
    <w:rsid w:val="00A70722"/>
    <w:rsid w:val="00A71ED6"/>
    <w:rsid w:val="00A742B3"/>
    <w:rsid w:val="00A75B9B"/>
    <w:rsid w:val="00A76CF1"/>
    <w:rsid w:val="00A77BE6"/>
    <w:rsid w:val="00A81137"/>
    <w:rsid w:val="00A87572"/>
    <w:rsid w:val="00A91E79"/>
    <w:rsid w:val="00A94030"/>
    <w:rsid w:val="00AA01C1"/>
    <w:rsid w:val="00AA18EC"/>
    <w:rsid w:val="00AA2214"/>
    <w:rsid w:val="00AA4D83"/>
    <w:rsid w:val="00AA767E"/>
    <w:rsid w:val="00AB1578"/>
    <w:rsid w:val="00AB4166"/>
    <w:rsid w:val="00AC0805"/>
    <w:rsid w:val="00AC1DB2"/>
    <w:rsid w:val="00AC2C0E"/>
    <w:rsid w:val="00AC348D"/>
    <w:rsid w:val="00AC398B"/>
    <w:rsid w:val="00AC4755"/>
    <w:rsid w:val="00AC5DE9"/>
    <w:rsid w:val="00AC65B1"/>
    <w:rsid w:val="00AD4FAE"/>
    <w:rsid w:val="00AD5A7C"/>
    <w:rsid w:val="00AD67BC"/>
    <w:rsid w:val="00AE39CC"/>
    <w:rsid w:val="00AE40BE"/>
    <w:rsid w:val="00AE4A9F"/>
    <w:rsid w:val="00AF4004"/>
    <w:rsid w:val="00B00190"/>
    <w:rsid w:val="00B00AF4"/>
    <w:rsid w:val="00B02E79"/>
    <w:rsid w:val="00B05E89"/>
    <w:rsid w:val="00B151E6"/>
    <w:rsid w:val="00B17F24"/>
    <w:rsid w:val="00B22712"/>
    <w:rsid w:val="00B22EEF"/>
    <w:rsid w:val="00B23304"/>
    <w:rsid w:val="00B24892"/>
    <w:rsid w:val="00B273D8"/>
    <w:rsid w:val="00B27A2A"/>
    <w:rsid w:val="00B33471"/>
    <w:rsid w:val="00B34290"/>
    <w:rsid w:val="00B35C45"/>
    <w:rsid w:val="00B37FFC"/>
    <w:rsid w:val="00B401EA"/>
    <w:rsid w:val="00B4146E"/>
    <w:rsid w:val="00B4216F"/>
    <w:rsid w:val="00B429F3"/>
    <w:rsid w:val="00B446FE"/>
    <w:rsid w:val="00B44BA2"/>
    <w:rsid w:val="00B47B99"/>
    <w:rsid w:val="00B51352"/>
    <w:rsid w:val="00B52560"/>
    <w:rsid w:val="00B53A85"/>
    <w:rsid w:val="00B53EC6"/>
    <w:rsid w:val="00B5477B"/>
    <w:rsid w:val="00B55F60"/>
    <w:rsid w:val="00B607A4"/>
    <w:rsid w:val="00B6238C"/>
    <w:rsid w:val="00B63D46"/>
    <w:rsid w:val="00B6647D"/>
    <w:rsid w:val="00B72184"/>
    <w:rsid w:val="00B76D09"/>
    <w:rsid w:val="00B76F20"/>
    <w:rsid w:val="00B778B9"/>
    <w:rsid w:val="00B82CAC"/>
    <w:rsid w:val="00B82F48"/>
    <w:rsid w:val="00B867D6"/>
    <w:rsid w:val="00B979C8"/>
    <w:rsid w:val="00B97A44"/>
    <w:rsid w:val="00BA2927"/>
    <w:rsid w:val="00BA3419"/>
    <w:rsid w:val="00BA57A0"/>
    <w:rsid w:val="00BA5BC6"/>
    <w:rsid w:val="00BA6FA0"/>
    <w:rsid w:val="00BB3112"/>
    <w:rsid w:val="00BC173E"/>
    <w:rsid w:val="00BC1CA6"/>
    <w:rsid w:val="00BC6F83"/>
    <w:rsid w:val="00BC72C2"/>
    <w:rsid w:val="00BD0267"/>
    <w:rsid w:val="00BD03A5"/>
    <w:rsid w:val="00BD71C5"/>
    <w:rsid w:val="00BD7DA4"/>
    <w:rsid w:val="00BE28FF"/>
    <w:rsid w:val="00BE3CDC"/>
    <w:rsid w:val="00BE3E3F"/>
    <w:rsid w:val="00BE4B66"/>
    <w:rsid w:val="00BE7F99"/>
    <w:rsid w:val="00BF08CF"/>
    <w:rsid w:val="00BF1B88"/>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497D"/>
    <w:rsid w:val="00C30FB6"/>
    <w:rsid w:val="00C30FDD"/>
    <w:rsid w:val="00C35471"/>
    <w:rsid w:val="00C354F4"/>
    <w:rsid w:val="00C367B7"/>
    <w:rsid w:val="00C36879"/>
    <w:rsid w:val="00C37687"/>
    <w:rsid w:val="00C4084C"/>
    <w:rsid w:val="00C4134E"/>
    <w:rsid w:val="00C41911"/>
    <w:rsid w:val="00C469C6"/>
    <w:rsid w:val="00C477A7"/>
    <w:rsid w:val="00C47B3B"/>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54F8"/>
    <w:rsid w:val="00C874DA"/>
    <w:rsid w:val="00C92460"/>
    <w:rsid w:val="00C94EEA"/>
    <w:rsid w:val="00CA129C"/>
    <w:rsid w:val="00CA1A3D"/>
    <w:rsid w:val="00CA1FA3"/>
    <w:rsid w:val="00CA2CCA"/>
    <w:rsid w:val="00CA6AB3"/>
    <w:rsid w:val="00CB3939"/>
    <w:rsid w:val="00CB3D99"/>
    <w:rsid w:val="00CB573B"/>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6791"/>
    <w:rsid w:val="00CF7D27"/>
    <w:rsid w:val="00D01766"/>
    <w:rsid w:val="00D05A28"/>
    <w:rsid w:val="00D06E4B"/>
    <w:rsid w:val="00D1289D"/>
    <w:rsid w:val="00D165AA"/>
    <w:rsid w:val="00D17E5B"/>
    <w:rsid w:val="00D23FA6"/>
    <w:rsid w:val="00D2673F"/>
    <w:rsid w:val="00D316C0"/>
    <w:rsid w:val="00D32BE4"/>
    <w:rsid w:val="00D35026"/>
    <w:rsid w:val="00D35B8E"/>
    <w:rsid w:val="00D3674D"/>
    <w:rsid w:val="00D430F6"/>
    <w:rsid w:val="00D4579A"/>
    <w:rsid w:val="00D462C2"/>
    <w:rsid w:val="00D47F2D"/>
    <w:rsid w:val="00D508D8"/>
    <w:rsid w:val="00D50B07"/>
    <w:rsid w:val="00D53733"/>
    <w:rsid w:val="00D56CD8"/>
    <w:rsid w:val="00D57BC9"/>
    <w:rsid w:val="00D6289C"/>
    <w:rsid w:val="00D62DB5"/>
    <w:rsid w:val="00D644FC"/>
    <w:rsid w:val="00D67071"/>
    <w:rsid w:val="00D704CC"/>
    <w:rsid w:val="00D723A9"/>
    <w:rsid w:val="00D74FE5"/>
    <w:rsid w:val="00D77E2E"/>
    <w:rsid w:val="00D80B4B"/>
    <w:rsid w:val="00D81ED4"/>
    <w:rsid w:val="00D82516"/>
    <w:rsid w:val="00D83CD6"/>
    <w:rsid w:val="00D84532"/>
    <w:rsid w:val="00D86A36"/>
    <w:rsid w:val="00D87559"/>
    <w:rsid w:val="00D87C33"/>
    <w:rsid w:val="00D916A4"/>
    <w:rsid w:val="00DA2233"/>
    <w:rsid w:val="00DA23E0"/>
    <w:rsid w:val="00DA3D14"/>
    <w:rsid w:val="00DA41D8"/>
    <w:rsid w:val="00DA5B8D"/>
    <w:rsid w:val="00DA5C2B"/>
    <w:rsid w:val="00DA7914"/>
    <w:rsid w:val="00DA7FE8"/>
    <w:rsid w:val="00DB17CA"/>
    <w:rsid w:val="00DB3723"/>
    <w:rsid w:val="00DB44FE"/>
    <w:rsid w:val="00DB49D1"/>
    <w:rsid w:val="00DB5125"/>
    <w:rsid w:val="00DB6F78"/>
    <w:rsid w:val="00DC0505"/>
    <w:rsid w:val="00DC20F2"/>
    <w:rsid w:val="00DC242D"/>
    <w:rsid w:val="00DC26FB"/>
    <w:rsid w:val="00DC36CA"/>
    <w:rsid w:val="00DC41AF"/>
    <w:rsid w:val="00DC7484"/>
    <w:rsid w:val="00DD2B0C"/>
    <w:rsid w:val="00DD3DA3"/>
    <w:rsid w:val="00DE0768"/>
    <w:rsid w:val="00DE0AD3"/>
    <w:rsid w:val="00DE4647"/>
    <w:rsid w:val="00DF1740"/>
    <w:rsid w:val="00DF5E32"/>
    <w:rsid w:val="00DF6ADD"/>
    <w:rsid w:val="00DF7DD7"/>
    <w:rsid w:val="00E00E2C"/>
    <w:rsid w:val="00E00F00"/>
    <w:rsid w:val="00E01D85"/>
    <w:rsid w:val="00E05304"/>
    <w:rsid w:val="00E074BC"/>
    <w:rsid w:val="00E12FCC"/>
    <w:rsid w:val="00E1414A"/>
    <w:rsid w:val="00E14D23"/>
    <w:rsid w:val="00E160A8"/>
    <w:rsid w:val="00E224A4"/>
    <w:rsid w:val="00E23A7C"/>
    <w:rsid w:val="00E25F01"/>
    <w:rsid w:val="00E30580"/>
    <w:rsid w:val="00E336A6"/>
    <w:rsid w:val="00E36AEC"/>
    <w:rsid w:val="00E40256"/>
    <w:rsid w:val="00E419F7"/>
    <w:rsid w:val="00E47FB6"/>
    <w:rsid w:val="00E510FF"/>
    <w:rsid w:val="00E52DB5"/>
    <w:rsid w:val="00E56B62"/>
    <w:rsid w:val="00E570A4"/>
    <w:rsid w:val="00E61ADA"/>
    <w:rsid w:val="00E61C82"/>
    <w:rsid w:val="00E62D7E"/>
    <w:rsid w:val="00E6395C"/>
    <w:rsid w:val="00E719F4"/>
    <w:rsid w:val="00E72366"/>
    <w:rsid w:val="00E756C6"/>
    <w:rsid w:val="00E76912"/>
    <w:rsid w:val="00E779B8"/>
    <w:rsid w:val="00E829EB"/>
    <w:rsid w:val="00E90BA9"/>
    <w:rsid w:val="00E9540C"/>
    <w:rsid w:val="00E97AB0"/>
    <w:rsid w:val="00EA36C4"/>
    <w:rsid w:val="00EB1719"/>
    <w:rsid w:val="00EB19D1"/>
    <w:rsid w:val="00EB42BF"/>
    <w:rsid w:val="00EB6A58"/>
    <w:rsid w:val="00ED0EBB"/>
    <w:rsid w:val="00ED1EBB"/>
    <w:rsid w:val="00EE17E9"/>
    <w:rsid w:val="00EE19D8"/>
    <w:rsid w:val="00EE2A79"/>
    <w:rsid w:val="00EE2E94"/>
    <w:rsid w:val="00EE3510"/>
    <w:rsid w:val="00EE35D0"/>
    <w:rsid w:val="00EE56E4"/>
    <w:rsid w:val="00EE7347"/>
    <w:rsid w:val="00EE77ED"/>
    <w:rsid w:val="00EF00B4"/>
    <w:rsid w:val="00EF1254"/>
    <w:rsid w:val="00F00493"/>
    <w:rsid w:val="00F00B7C"/>
    <w:rsid w:val="00F03C64"/>
    <w:rsid w:val="00F10B39"/>
    <w:rsid w:val="00F20E99"/>
    <w:rsid w:val="00F230AF"/>
    <w:rsid w:val="00F23B4A"/>
    <w:rsid w:val="00F255D6"/>
    <w:rsid w:val="00F25D56"/>
    <w:rsid w:val="00F25F83"/>
    <w:rsid w:val="00F32D70"/>
    <w:rsid w:val="00F34E4E"/>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84D78"/>
    <w:rsid w:val="00F954B1"/>
    <w:rsid w:val="00F95E5B"/>
    <w:rsid w:val="00F96B31"/>
    <w:rsid w:val="00FA1346"/>
    <w:rsid w:val="00FA2F41"/>
    <w:rsid w:val="00FB2FA7"/>
    <w:rsid w:val="00FB3189"/>
    <w:rsid w:val="00FB3217"/>
    <w:rsid w:val="00FC0300"/>
    <w:rsid w:val="00FC25BE"/>
    <w:rsid w:val="00FC2A0E"/>
    <w:rsid w:val="00FD1218"/>
    <w:rsid w:val="00FD3283"/>
    <w:rsid w:val="00FD3686"/>
    <w:rsid w:val="00FD380D"/>
    <w:rsid w:val="00FD3F8A"/>
    <w:rsid w:val="00FD46AA"/>
    <w:rsid w:val="00FE153B"/>
    <w:rsid w:val="00FE2244"/>
    <w:rsid w:val="00FE3982"/>
    <w:rsid w:val="00FE3E0D"/>
    <w:rsid w:val="00FE6062"/>
    <w:rsid w:val="00FF1FC7"/>
    <w:rsid w:val="00FF38B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300"/>
    <o:shapelayout v:ext="edit">
      <o:idmap v:ext="edit" data="1"/>
    </o:shapelayout>
  </w:shapeDefaults>
  <w:decimalSymbol w:val="."/>
  <w:listSeparator w:val=","/>
  <w14:docId w14:val="4AE0FBF2"/>
  <w15:docId w15:val="{0364CFCE-3424-4DE6-BD11-C7CCB11FC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63F9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63F9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Hyperlink">
    <w:name w:val="Hyperlink"/>
    <w:basedOn w:val="DefaultParagraphFont"/>
    <w:uiPriority w:val="99"/>
    <w:unhideWhenUsed/>
    <w:rsid w:val="00BC173E"/>
    <w:rPr>
      <w:color w:val="0000FF" w:themeColor="hyperlink"/>
      <w:u w:val="single"/>
    </w:rPr>
  </w:style>
  <w:style w:type="paragraph" w:customStyle="1" w:styleId="BulletB1Number">
    <w:name w:val="Bullet B (1. Number)"/>
    <w:basedOn w:val="Normal"/>
    <w:rsid w:val="001C5CD0"/>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23868">
      <w:bodyDiv w:val="1"/>
      <w:marLeft w:val="0"/>
      <w:marRight w:val="0"/>
      <w:marTop w:val="0"/>
      <w:marBottom w:val="0"/>
      <w:divBdr>
        <w:top w:val="none" w:sz="0" w:space="0" w:color="auto"/>
        <w:left w:val="none" w:sz="0" w:space="0" w:color="auto"/>
        <w:bottom w:val="none" w:sz="0" w:space="0" w:color="auto"/>
        <w:right w:val="none" w:sz="0" w:space="0" w:color="auto"/>
      </w:divBdr>
    </w:div>
    <w:div w:id="529494694">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824321653">
      <w:bodyDiv w:val="1"/>
      <w:marLeft w:val="0"/>
      <w:marRight w:val="0"/>
      <w:marTop w:val="0"/>
      <w:marBottom w:val="0"/>
      <w:divBdr>
        <w:top w:val="none" w:sz="0" w:space="0" w:color="auto"/>
        <w:left w:val="none" w:sz="0" w:space="0" w:color="auto"/>
        <w:bottom w:val="none" w:sz="0" w:space="0" w:color="auto"/>
        <w:right w:val="none" w:sz="0" w:space="0" w:color="auto"/>
      </w:divBdr>
    </w:div>
    <w:div w:id="1011103467">
      <w:bodyDiv w:val="1"/>
      <w:marLeft w:val="0"/>
      <w:marRight w:val="0"/>
      <w:marTop w:val="0"/>
      <w:marBottom w:val="0"/>
      <w:divBdr>
        <w:top w:val="none" w:sz="0" w:space="0" w:color="auto"/>
        <w:left w:val="none" w:sz="0" w:space="0" w:color="auto"/>
        <w:bottom w:val="none" w:sz="0" w:space="0" w:color="auto"/>
        <w:right w:val="none" w:sz="0" w:space="0" w:color="auto"/>
      </w:divBdr>
    </w:div>
    <w:div w:id="1298028742">
      <w:bodyDiv w:val="1"/>
      <w:marLeft w:val="0"/>
      <w:marRight w:val="0"/>
      <w:marTop w:val="0"/>
      <w:marBottom w:val="0"/>
      <w:divBdr>
        <w:top w:val="none" w:sz="0" w:space="0" w:color="auto"/>
        <w:left w:val="none" w:sz="0" w:space="0" w:color="auto"/>
        <w:bottom w:val="none" w:sz="0" w:space="0" w:color="auto"/>
        <w:right w:val="none" w:sz="0" w:space="0" w:color="auto"/>
      </w:divBdr>
    </w:div>
    <w:div w:id="1378892121">
      <w:bodyDiv w:val="1"/>
      <w:marLeft w:val="0"/>
      <w:marRight w:val="0"/>
      <w:marTop w:val="0"/>
      <w:marBottom w:val="0"/>
      <w:divBdr>
        <w:top w:val="none" w:sz="0" w:space="0" w:color="auto"/>
        <w:left w:val="none" w:sz="0" w:space="0" w:color="auto"/>
        <w:bottom w:val="none" w:sz="0" w:space="0" w:color="auto"/>
        <w:right w:val="none" w:sz="0" w:space="0" w:color="auto"/>
      </w:divBdr>
    </w:div>
    <w:div w:id="1701516688">
      <w:bodyDiv w:val="1"/>
      <w:marLeft w:val="0"/>
      <w:marRight w:val="0"/>
      <w:marTop w:val="0"/>
      <w:marBottom w:val="0"/>
      <w:divBdr>
        <w:top w:val="none" w:sz="0" w:space="0" w:color="auto"/>
        <w:left w:val="none" w:sz="0" w:space="0" w:color="auto"/>
        <w:bottom w:val="none" w:sz="0" w:space="0" w:color="auto"/>
        <w:right w:val="none" w:sz="0" w:space="0" w:color="auto"/>
      </w:divBdr>
    </w:div>
    <w:div w:id="1805467934">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858654-F4E8-41F4-81DF-E456A4F58C61}">
  <ds:schemaRefs>
    <ds:schemaRef ds:uri="http://schemas.openxmlformats.org/officeDocument/2006/bibliography"/>
  </ds:schemaRefs>
</ds:datastoreItem>
</file>

<file path=customXml/itemProps2.xml><?xml version="1.0" encoding="utf-8"?>
<ds:datastoreItem xmlns:ds="http://schemas.openxmlformats.org/officeDocument/2006/customXml" ds:itemID="{B384B3C7-8751-4CD8-A21F-0104F7CEF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2566</Words>
  <Characters>14629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Smith, Alexis@Energy</cp:lastModifiedBy>
  <cp:revision>2</cp:revision>
  <cp:lastPrinted>2013-05-23T21:45:00Z</cp:lastPrinted>
  <dcterms:created xsi:type="dcterms:W3CDTF">2018-06-04T19:59:00Z</dcterms:created>
  <dcterms:modified xsi:type="dcterms:W3CDTF">2018-06-04T19:59:00Z</dcterms:modified>
</cp:coreProperties>
</file>