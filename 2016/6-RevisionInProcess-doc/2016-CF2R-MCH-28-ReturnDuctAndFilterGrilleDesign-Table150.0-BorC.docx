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4"/>
        <w:gridCol w:w="5631"/>
      </w:tblGrid>
      <w:tr w:rsidR="00804636" w:rsidRPr="00F13E77" w14:paraId="126515B9" w14:textId="77777777" w:rsidTr="00225CB8">
        <w:trPr>
          <w:cantSplit/>
          <w:trHeight w:val="144"/>
        </w:trPr>
        <w:tc>
          <w:tcPr>
            <w:tcW w:w="11030" w:type="dxa"/>
            <w:gridSpan w:val="3"/>
            <w:tcBorders>
              <w:top w:val="single" w:sz="4" w:space="0" w:color="auto"/>
            </w:tcBorders>
            <w:vAlign w:val="center"/>
          </w:tcPr>
          <w:p w14:paraId="126515B8" w14:textId="77777777" w:rsidR="00804636" w:rsidRPr="00F13E77" w:rsidRDefault="00804636" w:rsidP="00CC3CF3">
            <w:pPr>
              <w:keepNext/>
              <w:rPr>
                <w:rFonts w:asciiTheme="minorHAnsi" w:hAnsiTheme="minorHAnsi"/>
                <w:b/>
                <w:sz w:val="18"/>
                <w:szCs w:val="18"/>
              </w:rPr>
            </w:pPr>
            <w:r w:rsidRPr="00225CB8">
              <w:rPr>
                <w:rFonts w:asciiTheme="minorHAnsi" w:hAnsiTheme="minorHAnsi"/>
                <w:b/>
                <w:sz w:val="18"/>
                <w:szCs w:val="18"/>
              </w:rPr>
              <w:t>A. System Information</w:t>
            </w:r>
          </w:p>
        </w:tc>
      </w:tr>
      <w:tr w:rsidR="00804636" w:rsidRPr="00F13E77" w14:paraId="126515BD" w14:textId="77777777" w:rsidTr="00225CB8">
        <w:trPr>
          <w:cantSplit/>
          <w:trHeight w:val="144"/>
        </w:trPr>
        <w:tc>
          <w:tcPr>
            <w:tcW w:w="565" w:type="dxa"/>
            <w:tcBorders>
              <w:top w:val="single" w:sz="4" w:space="0" w:color="auto"/>
            </w:tcBorders>
            <w:vAlign w:val="center"/>
          </w:tcPr>
          <w:p w14:paraId="126515BA"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01</w:t>
            </w:r>
          </w:p>
        </w:tc>
        <w:tc>
          <w:tcPr>
            <w:tcW w:w="4834" w:type="dxa"/>
            <w:tcBorders>
              <w:top w:val="single" w:sz="4" w:space="0" w:color="auto"/>
            </w:tcBorders>
            <w:vAlign w:val="center"/>
          </w:tcPr>
          <w:p w14:paraId="126515BB" w14:textId="47959136" w:rsidR="00804636" w:rsidRPr="00F13E77" w:rsidRDefault="00804636" w:rsidP="00CC3CF3">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31" w:type="dxa"/>
            <w:tcBorders>
              <w:top w:val="single" w:sz="4" w:space="0" w:color="auto"/>
            </w:tcBorders>
            <w:vAlign w:val="center"/>
          </w:tcPr>
          <w:p w14:paraId="126515BC" w14:textId="77777777" w:rsidR="00804636" w:rsidRPr="00F13E77" w:rsidRDefault="00804636" w:rsidP="00CC3CF3">
            <w:pPr>
              <w:rPr>
                <w:rFonts w:asciiTheme="minorHAnsi" w:hAnsiTheme="minorHAnsi"/>
                <w:color w:val="000000"/>
                <w:sz w:val="18"/>
                <w:szCs w:val="18"/>
                <w:highlight w:val="yellow"/>
              </w:rPr>
            </w:pPr>
          </w:p>
        </w:tc>
      </w:tr>
      <w:tr w:rsidR="00804636" w:rsidRPr="00F13E77" w14:paraId="126515C1" w14:textId="77777777" w:rsidTr="00225CB8">
        <w:trPr>
          <w:cantSplit/>
          <w:trHeight w:val="144"/>
        </w:trPr>
        <w:tc>
          <w:tcPr>
            <w:tcW w:w="565" w:type="dxa"/>
            <w:vAlign w:val="center"/>
          </w:tcPr>
          <w:p w14:paraId="126515BE"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02</w:t>
            </w:r>
          </w:p>
        </w:tc>
        <w:tc>
          <w:tcPr>
            <w:tcW w:w="4834" w:type="dxa"/>
            <w:vAlign w:val="center"/>
          </w:tcPr>
          <w:p w14:paraId="126515BF" w14:textId="0E064AE5" w:rsidR="00804636" w:rsidRPr="00F13E77" w:rsidRDefault="00804636" w:rsidP="00CC3CF3">
            <w:pPr>
              <w:rPr>
                <w:rFonts w:asciiTheme="minorHAnsi" w:hAnsiTheme="minorHAnsi"/>
                <w:sz w:val="18"/>
                <w:szCs w:val="18"/>
              </w:rPr>
            </w:pPr>
            <w:r w:rsidRPr="00F13E77">
              <w:rPr>
                <w:rFonts w:asciiTheme="minorHAnsi" w:hAnsiTheme="minorHAnsi"/>
                <w:sz w:val="18"/>
                <w:szCs w:val="18"/>
              </w:rPr>
              <w:t>System Location or Area Served</w:t>
            </w:r>
          </w:p>
        </w:tc>
        <w:tc>
          <w:tcPr>
            <w:tcW w:w="5631" w:type="dxa"/>
            <w:vAlign w:val="center"/>
          </w:tcPr>
          <w:p w14:paraId="126515C0" w14:textId="77777777" w:rsidR="00804636" w:rsidRPr="00F13E77" w:rsidRDefault="00804636" w:rsidP="00CC3CF3">
            <w:pPr>
              <w:rPr>
                <w:rFonts w:asciiTheme="minorHAnsi" w:hAnsiTheme="minorHAnsi"/>
                <w:sz w:val="18"/>
                <w:szCs w:val="18"/>
              </w:rPr>
            </w:pPr>
          </w:p>
        </w:tc>
      </w:tr>
      <w:tr w:rsidR="00804636" w:rsidRPr="00F13E77" w14:paraId="126515C5" w14:textId="77777777" w:rsidTr="00225CB8">
        <w:trPr>
          <w:cantSplit/>
          <w:trHeight w:val="144"/>
        </w:trPr>
        <w:tc>
          <w:tcPr>
            <w:tcW w:w="565" w:type="dxa"/>
            <w:vAlign w:val="center"/>
          </w:tcPr>
          <w:p w14:paraId="126515C2" w14:textId="77777777"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03</w:t>
            </w:r>
          </w:p>
        </w:tc>
        <w:tc>
          <w:tcPr>
            <w:tcW w:w="4834" w:type="dxa"/>
            <w:vAlign w:val="center"/>
          </w:tcPr>
          <w:p w14:paraId="126515C3" w14:textId="5DCD96BC" w:rsidR="00804636" w:rsidRPr="00F13E77" w:rsidRDefault="00804636" w:rsidP="00CC3CF3">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1" w:type="dxa"/>
            <w:vAlign w:val="center"/>
          </w:tcPr>
          <w:p w14:paraId="126515C4" w14:textId="77777777" w:rsidR="00804636" w:rsidRPr="00F13E77" w:rsidRDefault="00804636" w:rsidP="00CC3CF3">
            <w:pPr>
              <w:rPr>
                <w:rFonts w:asciiTheme="minorHAnsi" w:hAnsiTheme="minorHAnsi"/>
                <w:sz w:val="18"/>
                <w:szCs w:val="18"/>
              </w:rPr>
            </w:pPr>
          </w:p>
        </w:tc>
      </w:tr>
      <w:tr w:rsidR="00804636" w:rsidRPr="00F13E77" w14:paraId="126515C9" w14:textId="77777777" w:rsidTr="00225CB8">
        <w:trPr>
          <w:cantSplit/>
          <w:trHeight w:val="144"/>
        </w:trPr>
        <w:tc>
          <w:tcPr>
            <w:tcW w:w="565" w:type="dxa"/>
            <w:vAlign w:val="center"/>
          </w:tcPr>
          <w:p w14:paraId="126515C6" w14:textId="77777777"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04</w:t>
            </w:r>
          </w:p>
        </w:tc>
        <w:tc>
          <w:tcPr>
            <w:tcW w:w="4834" w:type="dxa"/>
            <w:vAlign w:val="center"/>
          </w:tcPr>
          <w:p w14:paraId="126515C7" w14:textId="0B085D36" w:rsidR="00804636" w:rsidRPr="00F13E77" w:rsidRDefault="00804636" w:rsidP="00CC3CF3">
            <w:pPr>
              <w:keepNext/>
              <w:rPr>
                <w:rFonts w:asciiTheme="minorHAnsi" w:hAnsiTheme="minorHAnsi"/>
                <w:sz w:val="18"/>
                <w:szCs w:val="18"/>
              </w:rPr>
            </w:pPr>
            <w:r w:rsidRPr="00F13E77">
              <w:rPr>
                <w:rFonts w:asciiTheme="minorHAnsi" w:hAnsiTheme="minorHAnsi"/>
                <w:sz w:val="18"/>
                <w:szCs w:val="18"/>
              </w:rPr>
              <w:t>Number of Return Ducts</w:t>
            </w:r>
            <w:ins w:id="0" w:author="Shewmaker, Michael@Energy" w:date="2018-01-29T14:06:00Z">
              <w:r w:rsidR="003E3D78">
                <w:rPr>
                  <w:rFonts w:asciiTheme="minorHAnsi" w:hAnsiTheme="minorHAnsi"/>
                  <w:sz w:val="18"/>
                  <w:szCs w:val="18"/>
                </w:rPr>
                <w:t xml:space="preserve"> Used for Compliance</w:t>
              </w:r>
            </w:ins>
          </w:p>
        </w:tc>
        <w:tc>
          <w:tcPr>
            <w:tcW w:w="5631" w:type="dxa"/>
            <w:vAlign w:val="center"/>
          </w:tcPr>
          <w:p w14:paraId="126515C8" w14:textId="77777777" w:rsidR="00804636" w:rsidRPr="00F13E77" w:rsidRDefault="00804636" w:rsidP="00CC3CF3">
            <w:pPr>
              <w:keepNext/>
              <w:rPr>
                <w:rFonts w:asciiTheme="minorHAnsi" w:hAnsiTheme="minorHAnsi"/>
                <w:sz w:val="18"/>
                <w:szCs w:val="18"/>
              </w:rPr>
            </w:pPr>
          </w:p>
        </w:tc>
      </w:tr>
      <w:tr w:rsidR="003E3D78" w:rsidRPr="00F13E77" w14:paraId="42E81F56" w14:textId="77777777" w:rsidTr="00225CB8">
        <w:trPr>
          <w:cantSplit/>
          <w:trHeight w:val="144"/>
          <w:ins w:id="1" w:author="Shewmaker, Michael@Energy" w:date="2018-01-29T14:06:00Z"/>
        </w:trPr>
        <w:tc>
          <w:tcPr>
            <w:tcW w:w="565" w:type="dxa"/>
            <w:vAlign w:val="center"/>
          </w:tcPr>
          <w:p w14:paraId="5B794B0E" w14:textId="5E06EF25" w:rsidR="003E3D78" w:rsidRPr="00F13E77" w:rsidRDefault="003E3D78" w:rsidP="00CC3CF3">
            <w:pPr>
              <w:jc w:val="center"/>
              <w:rPr>
                <w:ins w:id="2" w:author="Shewmaker, Michael@Energy" w:date="2018-01-29T14:06:00Z"/>
                <w:rFonts w:asciiTheme="minorHAnsi" w:hAnsiTheme="minorHAnsi"/>
                <w:sz w:val="18"/>
                <w:szCs w:val="18"/>
              </w:rPr>
            </w:pPr>
            <w:ins w:id="3" w:author="Shewmaker, Michael@Energy" w:date="2018-01-29T14:06:00Z">
              <w:r>
                <w:rPr>
                  <w:rFonts w:asciiTheme="minorHAnsi" w:hAnsiTheme="minorHAnsi"/>
                  <w:sz w:val="18"/>
                  <w:szCs w:val="18"/>
                </w:rPr>
                <w:t>05</w:t>
              </w:r>
            </w:ins>
          </w:p>
        </w:tc>
        <w:tc>
          <w:tcPr>
            <w:tcW w:w="4834" w:type="dxa"/>
            <w:vAlign w:val="center"/>
          </w:tcPr>
          <w:p w14:paraId="57413884" w14:textId="4850D62F" w:rsidR="003E3D78" w:rsidRPr="00F13E77" w:rsidRDefault="003E3D78" w:rsidP="00CC3CF3">
            <w:pPr>
              <w:keepNext/>
              <w:rPr>
                <w:ins w:id="4" w:author="Shewmaker, Michael@Energy" w:date="2018-01-29T14:06:00Z"/>
                <w:rFonts w:asciiTheme="minorHAnsi" w:hAnsiTheme="minorHAnsi"/>
                <w:sz w:val="18"/>
                <w:szCs w:val="18"/>
              </w:rPr>
            </w:pPr>
            <w:ins w:id="5" w:author="Shewmaker, Michael@Energy" w:date="2018-01-29T14:07:00Z">
              <w:r>
                <w:rPr>
                  <w:rFonts w:asciiTheme="minorHAnsi" w:hAnsiTheme="minorHAnsi"/>
                  <w:sz w:val="18"/>
                  <w:szCs w:val="18"/>
                </w:rPr>
                <w:t>Number of Additional Return Ducts (Not Used for Compliance)</w:t>
              </w:r>
            </w:ins>
          </w:p>
        </w:tc>
        <w:tc>
          <w:tcPr>
            <w:tcW w:w="5631" w:type="dxa"/>
            <w:vAlign w:val="center"/>
          </w:tcPr>
          <w:p w14:paraId="7C221763" w14:textId="77777777" w:rsidR="003E3D78" w:rsidRPr="00F13E77" w:rsidRDefault="003E3D78" w:rsidP="00CC3CF3">
            <w:pPr>
              <w:keepNext/>
              <w:rPr>
                <w:ins w:id="6" w:author="Shewmaker, Michael@Energy" w:date="2018-01-29T14:06:00Z"/>
                <w:rFonts w:asciiTheme="minorHAnsi" w:hAnsiTheme="minorHAnsi"/>
                <w:sz w:val="18"/>
                <w:szCs w:val="18"/>
              </w:rPr>
            </w:pPr>
          </w:p>
        </w:tc>
      </w:tr>
    </w:tbl>
    <w:p w14:paraId="126515CA" w14:textId="77777777" w:rsidR="00804636" w:rsidRPr="00225CB8"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3"/>
        <w:gridCol w:w="5632"/>
      </w:tblGrid>
      <w:tr w:rsidR="00804636" w:rsidRPr="00F13E77" w14:paraId="126515CC" w14:textId="77777777" w:rsidTr="00225CB8">
        <w:trPr>
          <w:cantSplit/>
          <w:trHeight w:val="144"/>
        </w:trPr>
        <w:tc>
          <w:tcPr>
            <w:tcW w:w="11030" w:type="dxa"/>
            <w:gridSpan w:val="3"/>
            <w:vAlign w:val="center"/>
          </w:tcPr>
          <w:p w14:paraId="126515CB" w14:textId="77777777" w:rsidR="00804636" w:rsidRPr="000D2D90" w:rsidRDefault="00804636" w:rsidP="00B81906">
            <w:pPr>
              <w:rPr>
                <w:rFonts w:asciiTheme="minorHAnsi" w:hAnsiTheme="minorHAnsi"/>
                <w:sz w:val="18"/>
                <w:szCs w:val="18"/>
              </w:rPr>
            </w:pPr>
            <w:r w:rsidRPr="00225CB8">
              <w:rPr>
                <w:rFonts w:asciiTheme="minorHAnsi" w:hAnsiTheme="minorHAnsi"/>
                <w:b/>
                <w:sz w:val="18"/>
                <w:szCs w:val="18"/>
              </w:rPr>
              <w:t>B. One Return Duct</w:t>
            </w:r>
            <w:r w:rsidR="000D2D90" w:rsidRPr="00225CB8">
              <w:rPr>
                <w:rFonts w:asciiTheme="minorHAnsi" w:hAnsiTheme="minorHAnsi"/>
                <w:b/>
                <w:sz w:val="18"/>
                <w:szCs w:val="18"/>
              </w:rPr>
              <w:t xml:space="preserve">  </w:t>
            </w:r>
          </w:p>
        </w:tc>
      </w:tr>
      <w:tr w:rsidR="00804636" w:rsidRPr="00F13E77" w14:paraId="126515D0" w14:textId="77777777" w:rsidTr="00225CB8">
        <w:trPr>
          <w:cantSplit/>
          <w:trHeight w:val="144"/>
        </w:trPr>
        <w:tc>
          <w:tcPr>
            <w:tcW w:w="565" w:type="dxa"/>
            <w:vAlign w:val="center"/>
          </w:tcPr>
          <w:p w14:paraId="126515CD"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01</w:t>
            </w:r>
          </w:p>
        </w:tc>
        <w:tc>
          <w:tcPr>
            <w:tcW w:w="4833" w:type="dxa"/>
            <w:vAlign w:val="center"/>
          </w:tcPr>
          <w:p w14:paraId="126515CE" w14:textId="68DD9AAF"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 Diameter (inches)</w:t>
            </w:r>
          </w:p>
        </w:tc>
        <w:tc>
          <w:tcPr>
            <w:tcW w:w="5632" w:type="dxa"/>
            <w:vAlign w:val="center"/>
          </w:tcPr>
          <w:p w14:paraId="126515CF" w14:textId="77777777" w:rsidR="00804636" w:rsidRPr="00F13E77" w:rsidRDefault="00804636" w:rsidP="0062080B">
            <w:pPr>
              <w:keepNext/>
              <w:rPr>
                <w:rFonts w:asciiTheme="minorHAnsi" w:hAnsiTheme="minorHAnsi"/>
                <w:sz w:val="18"/>
                <w:szCs w:val="18"/>
              </w:rPr>
            </w:pPr>
          </w:p>
        </w:tc>
      </w:tr>
      <w:tr w:rsidR="00804636" w:rsidRPr="00F13E77" w14:paraId="126515D4" w14:textId="77777777" w:rsidTr="00225CB8">
        <w:trPr>
          <w:cantSplit/>
          <w:trHeight w:val="144"/>
        </w:trPr>
        <w:tc>
          <w:tcPr>
            <w:tcW w:w="565" w:type="dxa"/>
            <w:vAlign w:val="center"/>
          </w:tcPr>
          <w:p w14:paraId="126515D1"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02</w:t>
            </w:r>
          </w:p>
        </w:tc>
        <w:tc>
          <w:tcPr>
            <w:tcW w:w="4833" w:type="dxa"/>
            <w:vAlign w:val="center"/>
          </w:tcPr>
          <w:p w14:paraId="126515D2" w14:textId="18842928"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 Diameter (inches)</w:t>
            </w:r>
          </w:p>
        </w:tc>
        <w:tc>
          <w:tcPr>
            <w:tcW w:w="5632" w:type="dxa"/>
            <w:vAlign w:val="center"/>
          </w:tcPr>
          <w:p w14:paraId="126515D3" w14:textId="77777777" w:rsidR="00804636" w:rsidRPr="00F13E77" w:rsidRDefault="00804636" w:rsidP="0062080B">
            <w:pPr>
              <w:keepNext/>
              <w:rPr>
                <w:rFonts w:asciiTheme="minorHAnsi" w:hAnsiTheme="minorHAnsi"/>
                <w:sz w:val="18"/>
                <w:szCs w:val="18"/>
              </w:rPr>
            </w:pPr>
          </w:p>
        </w:tc>
      </w:tr>
      <w:tr w:rsidR="00804636" w:rsidRPr="00F13E77" w14:paraId="126515D8" w14:textId="77777777" w:rsidTr="00225CB8">
        <w:trPr>
          <w:cantSplit/>
          <w:trHeight w:val="144"/>
        </w:trPr>
        <w:tc>
          <w:tcPr>
            <w:tcW w:w="565" w:type="dxa"/>
            <w:vAlign w:val="center"/>
          </w:tcPr>
          <w:p w14:paraId="126515D5"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03</w:t>
            </w:r>
          </w:p>
        </w:tc>
        <w:tc>
          <w:tcPr>
            <w:tcW w:w="4833" w:type="dxa"/>
            <w:vAlign w:val="center"/>
          </w:tcPr>
          <w:p w14:paraId="126515D6" w14:textId="212BA77E" w:rsidR="00804636" w:rsidRPr="00F13E77" w:rsidRDefault="00804636" w:rsidP="0062080B">
            <w:pPr>
              <w:keepNext/>
              <w:rPr>
                <w:rFonts w:asciiTheme="minorHAnsi" w:hAnsiTheme="minorHAnsi"/>
                <w:sz w:val="18"/>
                <w:szCs w:val="18"/>
                <w:vertAlign w:val="superscript"/>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00225CB8">
              <w:rPr>
                <w:rFonts w:asciiTheme="minorHAnsi" w:hAnsiTheme="minorHAnsi"/>
                <w:sz w:val="18"/>
                <w:szCs w:val="18"/>
              </w:rPr>
              <w:t>)</w:t>
            </w:r>
          </w:p>
        </w:tc>
        <w:tc>
          <w:tcPr>
            <w:tcW w:w="5632" w:type="dxa"/>
            <w:vAlign w:val="center"/>
          </w:tcPr>
          <w:p w14:paraId="126515D7" w14:textId="77777777" w:rsidR="00804636" w:rsidRPr="00F13E77" w:rsidRDefault="00804636" w:rsidP="0062080B">
            <w:pPr>
              <w:keepNext/>
              <w:rPr>
                <w:rFonts w:asciiTheme="minorHAnsi" w:hAnsiTheme="minorHAnsi"/>
                <w:sz w:val="18"/>
                <w:szCs w:val="18"/>
              </w:rPr>
            </w:pPr>
          </w:p>
        </w:tc>
      </w:tr>
      <w:tr w:rsidR="00804636" w:rsidRPr="00F13E77" w14:paraId="126515DC" w14:textId="77777777" w:rsidTr="00225CB8">
        <w:trPr>
          <w:cantSplit/>
          <w:trHeight w:val="144"/>
        </w:trPr>
        <w:tc>
          <w:tcPr>
            <w:tcW w:w="565" w:type="dxa"/>
            <w:vAlign w:val="center"/>
          </w:tcPr>
          <w:p w14:paraId="126515D9"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04</w:t>
            </w:r>
          </w:p>
        </w:tc>
        <w:tc>
          <w:tcPr>
            <w:tcW w:w="4833" w:type="dxa"/>
            <w:vAlign w:val="center"/>
          </w:tcPr>
          <w:p w14:paraId="126515DA" w14:textId="22C55CF3"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2" w:type="dxa"/>
            <w:vAlign w:val="center"/>
          </w:tcPr>
          <w:p w14:paraId="126515DB" w14:textId="77777777" w:rsidR="00804636" w:rsidRPr="00F13E77" w:rsidRDefault="00804636" w:rsidP="0062080B">
            <w:pPr>
              <w:keepNext/>
              <w:rPr>
                <w:rFonts w:asciiTheme="minorHAnsi" w:hAnsiTheme="minorHAnsi"/>
                <w:sz w:val="18"/>
                <w:szCs w:val="18"/>
              </w:rPr>
            </w:pPr>
          </w:p>
        </w:tc>
      </w:tr>
      <w:tr w:rsidR="00804636" w:rsidRPr="00F13E77" w14:paraId="126515DF" w14:textId="77777777" w:rsidTr="00225CB8">
        <w:trPr>
          <w:cantSplit/>
          <w:trHeight w:val="144"/>
        </w:trPr>
        <w:tc>
          <w:tcPr>
            <w:tcW w:w="565" w:type="dxa"/>
            <w:vAlign w:val="center"/>
          </w:tcPr>
          <w:p w14:paraId="126515DD" w14:textId="77777777" w:rsidR="00804636" w:rsidRPr="00F13E77" w:rsidRDefault="00804636" w:rsidP="0062080B">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126515DE" w14:textId="77777777" w:rsidR="00804636" w:rsidRPr="00F13E77" w:rsidRDefault="00804636" w:rsidP="00804636">
            <w:pPr>
              <w:keepNext/>
              <w:rPr>
                <w:rFonts w:asciiTheme="minorHAnsi" w:hAnsiTheme="minorHAnsi"/>
                <w:sz w:val="18"/>
                <w:szCs w:val="18"/>
              </w:rPr>
            </w:pPr>
            <w:r w:rsidRPr="00F13E77">
              <w:rPr>
                <w:rFonts w:asciiTheme="minorHAnsi" w:hAnsiTheme="minorHAnsi"/>
                <w:sz w:val="18"/>
                <w:szCs w:val="18"/>
              </w:rPr>
              <w:t>Compliance Statement:</w:t>
            </w:r>
          </w:p>
        </w:tc>
      </w:tr>
    </w:tbl>
    <w:p w14:paraId="126515E0" w14:textId="77777777" w:rsidR="00804636" w:rsidRPr="00225CB8"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3"/>
        <w:gridCol w:w="5632"/>
      </w:tblGrid>
      <w:tr w:rsidR="00804636" w:rsidRPr="00F13E77" w14:paraId="126515E2" w14:textId="77777777" w:rsidTr="00225CB8">
        <w:trPr>
          <w:cantSplit/>
          <w:trHeight w:val="144"/>
        </w:trPr>
        <w:tc>
          <w:tcPr>
            <w:tcW w:w="11030" w:type="dxa"/>
            <w:gridSpan w:val="3"/>
            <w:vAlign w:val="center"/>
          </w:tcPr>
          <w:p w14:paraId="126515E1" w14:textId="77777777" w:rsidR="00804636" w:rsidRPr="00F13E77" w:rsidRDefault="00804636" w:rsidP="00B81906">
            <w:pPr>
              <w:keepNext/>
              <w:rPr>
                <w:rFonts w:asciiTheme="minorHAnsi" w:hAnsiTheme="minorHAnsi"/>
                <w:b/>
                <w:sz w:val="18"/>
                <w:szCs w:val="18"/>
              </w:rPr>
            </w:pPr>
            <w:r w:rsidRPr="00225CB8">
              <w:rPr>
                <w:rFonts w:asciiTheme="minorHAnsi" w:hAnsiTheme="minorHAnsi"/>
                <w:b/>
                <w:sz w:val="18"/>
                <w:szCs w:val="18"/>
              </w:rPr>
              <w:t>C. Two Return Ducts</w:t>
            </w:r>
          </w:p>
        </w:tc>
      </w:tr>
      <w:tr w:rsidR="00804636" w:rsidRPr="00F13E77" w14:paraId="126515E6" w14:textId="77777777" w:rsidTr="00225CB8">
        <w:trPr>
          <w:cantSplit/>
          <w:trHeight w:val="144"/>
        </w:trPr>
        <w:tc>
          <w:tcPr>
            <w:tcW w:w="565" w:type="dxa"/>
            <w:vAlign w:val="center"/>
          </w:tcPr>
          <w:p w14:paraId="126515E3"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01</w:t>
            </w:r>
          </w:p>
        </w:tc>
        <w:tc>
          <w:tcPr>
            <w:tcW w:w="4833" w:type="dxa"/>
            <w:vAlign w:val="center"/>
          </w:tcPr>
          <w:p w14:paraId="126515E4" w14:textId="088B9765"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Duct1 Diameter (inches)</w:t>
            </w:r>
          </w:p>
        </w:tc>
        <w:tc>
          <w:tcPr>
            <w:tcW w:w="5632" w:type="dxa"/>
            <w:vAlign w:val="center"/>
          </w:tcPr>
          <w:p w14:paraId="126515E5" w14:textId="77777777" w:rsidR="00804636" w:rsidRPr="00F13E77" w:rsidRDefault="00804636" w:rsidP="0062080B">
            <w:pPr>
              <w:keepNext/>
              <w:rPr>
                <w:rFonts w:asciiTheme="minorHAnsi" w:hAnsiTheme="minorHAnsi"/>
                <w:sz w:val="18"/>
                <w:szCs w:val="18"/>
              </w:rPr>
            </w:pPr>
          </w:p>
        </w:tc>
      </w:tr>
      <w:tr w:rsidR="00804636" w:rsidRPr="00F13E77" w14:paraId="126515EA" w14:textId="77777777" w:rsidTr="00225CB8">
        <w:trPr>
          <w:cantSplit/>
          <w:trHeight w:val="144"/>
        </w:trPr>
        <w:tc>
          <w:tcPr>
            <w:tcW w:w="565" w:type="dxa"/>
            <w:vAlign w:val="center"/>
          </w:tcPr>
          <w:p w14:paraId="126515E7"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02</w:t>
            </w:r>
          </w:p>
        </w:tc>
        <w:tc>
          <w:tcPr>
            <w:tcW w:w="4833" w:type="dxa"/>
            <w:vAlign w:val="center"/>
          </w:tcPr>
          <w:p w14:paraId="126515E8" w14:textId="6E3BAB3F"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Duct1 Diameter (inches)</w:t>
            </w:r>
          </w:p>
        </w:tc>
        <w:tc>
          <w:tcPr>
            <w:tcW w:w="5632" w:type="dxa"/>
            <w:vAlign w:val="center"/>
          </w:tcPr>
          <w:p w14:paraId="126515E9" w14:textId="77777777" w:rsidR="00804636" w:rsidRPr="00F13E77" w:rsidRDefault="00804636" w:rsidP="0062080B">
            <w:pPr>
              <w:keepNext/>
              <w:rPr>
                <w:rFonts w:asciiTheme="minorHAnsi" w:hAnsiTheme="minorHAnsi"/>
                <w:sz w:val="18"/>
                <w:szCs w:val="18"/>
              </w:rPr>
            </w:pPr>
          </w:p>
        </w:tc>
      </w:tr>
      <w:tr w:rsidR="00804636" w:rsidRPr="00F13E77" w14:paraId="126515EE" w14:textId="77777777" w:rsidTr="00225CB8">
        <w:trPr>
          <w:cantSplit/>
          <w:trHeight w:val="144"/>
        </w:trPr>
        <w:tc>
          <w:tcPr>
            <w:tcW w:w="565" w:type="dxa"/>
            <w:vAlign w:val="center"/>
          </w:tcPr>
          <w:p w14:paraId="126515EB"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03</w:t>
            </w:r>
          </w:p>
        </w:tc>
        <w:tc>
          <w:tcPr>
            <w:tcW w:w="4833" w:type="dxa"/>
            <w:vAlign w:val="center"/>
          </w:tcPr>
          <w:p w14:paraId="126515EC" w14:textId="02257A84"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Duct2 Diameter (inches)</w:t>
            </w:r>
          </w:p>
        </w:tc>
        <w:tc>
          <w:tcPr>
            <w:tcW w:w="5632" w:type="dxa"/>
            <w:vAlign w:val="center"/>
          </w:tcPr>
          <w:p w14:paraId="126515ED" w14:textId="77777777" w:rsidR="00804636" w:rsidRPr="00F13E77" w:rsidRDefault="00804636" w:rsidP="0062080B">
            <w:pPr>
              <w:keepNext/>
              <w:rPr>
                <w:rFonts w:asciiTheme="minorHAnsi" w:hAnsiTheme="minorHAnsi"/>
                <w:sz w:val="18"/>
                <w:szCs w:val="18"/>
              </w:rPr>
            </w:pPr>
          </w:p>
        </w:tc>
      </w:tr>
      <w:tr w:rsidR="00804636" w:rsidRPr="00F13E77" w14:paraId="126515F2" w14:textId="77777777" w:rsidTr="00225CB8">
        <w:trPr>
          <w:cantSplit/>
          <w:trHeight w:val="144"/>
        </w:trPr>
        <w:tc>
          <w:tcPr>
            <w:tcW w:w="565" w:type="dxa"/>
            <w:vAlign w:val="center"/>
          </w:tcPr>
          <w:p w14:paraId="126515EF"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04</w:t>
            </w:r>
          </w:p>
        </w:tc>
        <w:tc>
          <w:tcPr>
            <w:tcW w:w="4833" w:type="dxa"/>
            <w:vAlign w:val="center"/>
          </w:tcPr>
          <w:p w14:paraId="126515F0" w14:textId="72D9B958"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Duct2 Diameter (inches)</w:t>
            </w:r>
          </w:p>
        </w:tc>
        <w:tc>
          <w:tcPr>
            <w:tcW w:w="5632" w:type="dxa"/>
            <w:vAlign w:val="center"/>
          </w:tcPr>
          <w:p w14:paraId="126515F1" w14:textId="77777777" w:rsidR="00804636" w:rsidRPr="00F13E77" w:rsidRDefault="00804636" w:rsidP="0062080B">
            <w:pPr>
              <w:keepNext/>
              <w:rPr>
                <w:rFonts w:asciiTheme="minorHAnsi" w:hAnsiTheme="minorHAnsi"/>
                <w:sz w:val="18"/>
                <w:szCs w:val="18"/>
              </w:rPr>
            </w:pPr>
          </w:p>
        </w:tc>
      </w:tr>
      <w:tr w:rsidR="00804636" w:rsidRPr="00F13E77" w14:paraId="126515F6" w14:textId="77777777" w:rsidTr="00225CB8">
        <w:trPr>
          <w:cantSplit/>
          <w:trHeight w:val="144"/>
        </w:trPr>
        <w:tc>
          <w:tcPr>
            <w:tcW w:w="565" w:type="dxa"/>
            <w:vAlign w:val="center"/>
          </w:tcPr>
          <w:p w14:paraId="126515F3"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05</w:t>
            </w:r>
          </w:p>
        </w:tc>
        <w:tc>
          <w:tcPr>
            <w:tcW w:w="4833" w:type="dxa"/>
            <w:vAlign w:val="center"/>
          </w:tcPr>
          <w:p w14:paraId="126515F4" w14:textId="25A8694C"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2" w:type="dxa"/>
            <w:vAlign w:val="center"/>
          </w:tcPr>
          <w:p w14:paraId="126515F5" w14:textId="77777777" w:rsidR="00804636" w:rsidRPr="00F13E77" w:rsidRDefault="00804636" w:rsidP="0062080B">
            <w:pPr>
              <w:keepNext/>
              <w:rPr>
                <w:rFonts w:asciiTheme="minorHAnsi" w:hAnsiTheme="minorHAnsi"/>
                <w:sz w:val="18"/>
                <w:szCs w:val="18"/>
              </w:rPr>
            </w:pPr>
          </w:p>
        </w:tc>
      </w:tr>
      <w:tr w:rsidR="00804636" w:rsidRPr="00F13E77" w14:paraId="126515FA" w14:textId="77777777" w:rsidTr="00225CB8">
        <w:trPr>
          <w:cantSplit/>
          <w:trHeight w:val="144"/>
        </w:trPr>
        <w:tc>
          <w:tcPr>
            <w:tcW w:w="565" w:type="dxa"/>
            <w:vAlign w:val="center"/>
          </w:tcPr>
          <w:p w14:paraId="126515F7"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06</w:t>
            </w:r>
          </w:p>
        </w:tc>
        <w:tc>
          <w:tcPr>
            <w:tcW w:w="4833" w:type="dxa"/>
            <w:vAlign w:val="center"/>
          </w:tcPr>
          <w:p w14:paraId="126515F8" w14:textId="48DC4A79"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2" w:type="dxa"/>
            <w:vAlign w:val="center"/>
          </w:tcPr>
          <w:p w14:paraId="126515F9" w14:textId="77777777" w:rsidR="00804636" w:rsidRPr="00F13E77" w:rsidRDefault="00804636" w:rsidP="0062080B">
            <w:pPr>
              <w:keepNext/>
              <w:rPr>
                <w:rFonts w:asciiTheme="minorHAnsi" w:hAnsiTheme="minorHAnsi"/>
                <w:sz w:val="18"/>
                <w:szCs w:val="18"/>
              </w:rPr>
            </w:pPr>
          </w:p>
        </w:tc>
      </w:tr>
      <w:tr w:rsidR="00804636" w:rsidRPr="00F13E77" w14:paraId="126515FD" w14:textId="77777777" w:rsidTr="00225CB8">
        <w:trPr>
          <w:cantSplit/>
          <w:trHeight w:val="144"/>
        </w:trPr>
        <w:tc>
          <w:tcPr>
            <w:tcW w:w="565" w:type="dxa"/>
            <w:vAlign w:val="center"/>
          </w:tcPr>
          <w:p w14:paraId="126515FB" w14:textId="77777777" w:rsidR="00804636" w:rsidRPr="00F13E77" w:rsidRDefault="00804636" w:rsidP="0062080B">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26515FC" w14:textId="77777777" w:rsidR="00804636" w:rsidRPr="00F13E77" w:rsidRDefault="00804636" w:rsidP="00804636">
            <w:pPr>
              <w:keepNext/>
              <w:rPr>
                <w:rFonts w:asciiTheme="minorHAnsi" w:hAnsiTheme="minorHAnsi"/>
                <w:sz w:val="18"/>
                <w:szCs w:val="18"/>
              </w:rPr>
            </w:pPr>
            <w:r w:rsidRPr="00F13E77">
              <w:rPr>
                <w:rFonts w:asciiTheme="minorHAnsi" w:hAnsiTheme="minorHAnsi"/>
                <w:sz w:val="18"/>
                <w:szCs w:val="18"/>
              </w:rPr>
              <w:t xml:space="preserve">Compliance Statement: </w:t>
            </w:r>
          </w:p>
        </w:tc>
      </w:tr>
    </w:tbl>
    <w:p w14:paraId="126515FE" w14:textId="77777777" w:rsidR="000D2D90" w:rsidRPr="00225CB8" w:rsidRDefault="000D2D9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0D2D90" w:rsidRPr="00F13E77" w14:paraId="12651600"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5FF" w14:textId="77777777" w:rsidR="000D2D90" w:rsidRPr="00E11A14" w:rsidRDefault="000D2D90" w:rsidP="00541D86">
            <w:pPr>
              <w:keepNext/>
              <w:rPr>
                <w:rFonts w:asciiTheme="minorHAnsi" w:hAnsiTheme="minorHAnsi"/>
                <w:b/>
                <w:sz w:val="18"/>
                <w:szCs w:val="18"/>
              </w:rPr>
            </w:pPr>
            <w:r w:rsidRPr="00225CB8">
              <w:rPr>
                <w:rFonts w:asciiTheme="minorHAnsi" w:hAnsiTheme="minorHAnsi"/>
                <w:b/>
                <w:sz w:val="18"/>
                <w:szCs w:val="18"/>
              </w:rPr>
              <w:t xml:space="preserve">D Additional Requirements </w:t>
            </w:r>
            <w:r w:rsidR="00541D86" w:rsidRPr="00225CB8">
              <w:rPr>
                <w:rFonts w:asciiTheme="minorHAnsi" w:hAnsiTheme="minorHAnsi"/>
                <w:b/>
                <w:sz w:val="18"/>
                <w:szCs w:val="18"/>
              </w:rPr>
              <w:t>f</w:t>
            </w:r>
            <w:r w:rsidRPr="00225CB8">
              <w:rPr>
                <w:rFonts w:asciiTheme="minorHAnsi" w:hAnsiTheme="minorHAnsi"/>
                <w:b/>
                <w:sz w:val="18"/>
                <w:szCs w:val="18"/>
              </w:rPr>
              <w:t>or Compliance</w:t>
            </w:r>
          </w:p>
        </w:tc>
      </w:tr>
      <w:tr w:rsidR="000D2D90" w:rsidRPr="00F13E77" w14:paraId="12651603"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01" w14:textId="77777777" w:rsidR="000D2D90" w:rsidRPr="00F13E77" w:rsidRDefault="000D2D90" w:rsidP="00F418AD">
            <w:pPr>
              <w:jc w:val="center"/>
              <w:rPr>
                <w:rFonts w:asciiTheme="minorHAnsi" w:hAnsiTheme="minorHAnsi"/>
                <w:sz w:val="18"/>
                <w:szCs w:val="18"/>
              </w:rPr>
            </w:pPr>
            <w:r>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2651602" w14:textId="77777777" w:rsidR="000D2D90" w:rsidRPr="00F13E77" w:rsidRDefault="000D2D90" w:rsidP="00541D86">
            <w:pPr>
              <w:keepNext/>
              <w:rPr>
                <w:rFonts w:asciiTheme="minorHAnsi" w:hAnsiTheme="minorHAnsi"/>
                <w:sz w:val="18"/>
                <w:szCs w:val="18"/>
              </w:rPr>
            </w:pPr>
            <w:r>
              <w:rPr>
                <w:rFonts w:asciiTheme="minorHAnsi" w:hAnsiTheme="minorHAnsi"/>
                <w:sz w:val="18"/>
                <w:szCs w:val="18"/>
              </w:rPr>
              <w:t xml:space="preserve">Qualification for the Alternative to Section 150.0(m)13B requires that the ducted </w:t>
            </w:r>
            <w:r w:rsidRPr="00F13E77">
              <w:rPr>
                <w:rFonts w:asciiTheme="minorHAnsi" w:hAnsiTheme="minorHAnsi"/>
                <w:sz w:val="18"/>
                <w:szCs w:val="18"/>
              </w:rPr>
              <w:t xml:space="preserve">space conditioning system </w:t>
            </w:r>
            <w:r>
              <w:rPr>
                <w:rFonts w:asciiTheme="minorHAnsi" w:hAnsiTheme="minorHAnsi"/>
                <w:sz w:val="18"/>
                <w:szCs w:val="18"/>
              </w:rPr>
              <w:t>shall</w:t>
            </w:r>
            <w:r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150.0(m)15.</w:t>
            </w:r>
          </w:p>
        </w:tc>
      </w:tr>
      <w:tr w:rsidR="000D2D90" w:rsidRPr="00F13E77" w14:paraId="12651606"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04" w14:textId="77777777" w:rsidR="000D2D90" w:rsidRPr="00F13E77" w:rsidRDefault="000D2D90" w:rsidP="00F418AD">
            <w:pPr>
              <w:jc w:val="center"/>
              <w:rPr>
                <w:rFonts w:asciiTheme="minorHAnsi" w:hAnsiTheme="minorHAnsi"/>
                <w:sz w:val="18"/>
                <w:szCs w:val="18"/>
              </w:rPr>
            </w:pPr>
            <w:r>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12651605" w14:textId="77777777" w:rsidR="000D2D90" w:rsidRPr="00F13E77" w:rsidRDefault="000D2D90" w:rsidP="00F418AD">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0D2D90" w:rsidRPr="00F13E77" w14:paraId="12651609"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07" w14:textId="77777777" w:rsidR="000D2D90" w:rsidRPr="00F13E77" w:rsidRDefault="000D2D90" w:rsidP="00F418AD">
            <w:pPr>
              <w:jc w:val="center"/>
              <w:rPr>
                <w:rFonts w:asciiTheme="minorHAnsi" w:hAnsiTheme="minorHAnsi"/>
                <w:sz w:val="18"/>
                <w:szCs w:val="18"/>
              </w:rPr>
            </w:pPr>
            <w:r>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12651608" w14:textId="2273F0EF" w:rsidR="000D2D90" w:rsidRPr="00F13E77" w:rsidRDefault="000D2D90" w:rsidP="00F418AD">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w:t>
            </w:r>
            <w:r w:rsidR="00A3339B">
              <w:rPr>
                <w:rFonts w:asciiTheme="minorHAnsi" w:hAnsiTheme="minorHAnsi"/>
                <w:sz w:val="18"/>
                <w:szCs w:val="18"/>
              </w:rPr>
              <w:t>°</w:t>
            </w:r>
            <w:r>
              <w:rPr>
                <w:rFonts w:asciiTheme="minorHAnsi" w:hAnsiTheme="minorHAnsi"/>
                <w:sz w:val="18"/>
                <w:szCs w:val="18"/>
              </w:rPr>
              <w:t xml:space="preserve"> of bend</w:t>
            </w:r>
            <w:r w:rsidRPr="00F13E77">
              <w:rPr>
                <w:rFonts w:asciiTheme="minorHAnsi" w:hAnsiTheme="minorHAnsi"/>
                <w:sz w:val="18"/>
                <w:szCs w:val="18"/>
              </w:rPr>
              <w:t>.</w:t>
            </w:r>
          </w:p>
        </w:tc>
      </w:tr>
      <w:tr w:rsidR="000D2D90" w:rsidRPr="00F13E77" w14:paraId="1265160C"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0A" w14:textId="77777777" w:rsidR="000D2D90" w:rsidRPr="00F13E77" w:rsidRDefault="000D2D90" w:rsidP="00F418AD">
            <w:pPr>
              <w:jc w:val="center"/>
              <w:rPr>
                <w:rFonts w:asciiTheme="minorHAnsi" w:hAnsiTheme="minorHAnsi"/>
                <w:sz w:val="18"/>
                <w:szCs w:val="18"/>
              </w:rPr>
            </w:pPr>
            <w:r>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1265160B" w14:textId="54EECE13" w:rsidR="000D2D90" w:rsidRPr="00F13E77" w:rsidRDefault="000D2D90" w:rsidP="00F418AD">
            <w:pPr>
              <w:keepNext/>
              <w:rPr>
                <w:rFonts w:asciiTheme="minorHAnsi" w:hAnsiTheme="minorHAnsi"/>
                <w:sz w:val="18"/>
                <w:szCs w:val="18"/>
              </w:rPr>
            </w:pPr>
            <w:r w:rsidRPr="00F13E77">
              <w:rPr>
                <w:rFonts w:asciiTheme="minorHAnsi" w:hAnsiTheme="minorHAnsi"/>
                <w:sz w:val="18"/>
                <w:szCs w:val="18"/>
              </w:rPr>
              <w:t>If the return duct contains more than 90</w:t>
            </w:r>
            <w:r w:rsidR="00A3339B">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0D2D90" w:rsidRPr="00F13E77" w14:paraId="1265160F"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0D" w14:textId="77777777" w:rsidR="000D2D90" w:rsidRPr="00F13E77" w:rsidRDefault="000D2D90" w:rsidP="00F418AD">
            <w:pPr>
              <w:jc w:val="center"/>
              <w:rPr>
                <w:rFonts w:asciiTheme="minorHAnsi" w:hAnsiTheme="minorHAnsi"/>
                <w:sz w:val="18"/>
                <w:szCs w:val="18"/>
              </w:rPr>
            </w:pPr>
            <w:r>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1265160E" w14:textId="77777777" w:rsidR="000D2D90" w:rsidRPr="00F13E77" w:rsidRDefault="000D2D90" w:rsidP="00F418AD">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150.0(m)12A to disclose the gri</w:t>
            </w:r>
            <w:r>
              <w:rPr>
                <w:rFonts w:asciiTheme="minorHAnsi" w:hAnsiTheme="minorHAnsi"/>
                <w:sz w:val="18"/>
                <w:szCs w:val="18"/>
              </w:rPr>
              <w:t xml:space="preserve">lle's design airflow rate and a </w:t>
            </w:r>
            <w:r w:rsidRPr="005B7081">
              <w:rPr>
                <w:rFonts w:asciiTheme="minorHAnsi" w:hAnsiTheme="minorHAnsi"/>
                <w:sz w:val="18"/>
                <w:szCs w:val="18"/>
              </w:rPr>
              <w:t>maximum allowable clean-filter pressure drop of 12.5 Pa (0.05 inches water) for the air filter me</w:t>
            </w:r>
            <w:r>
              <w:rPr>
                <w:rFonts w:asciiTheme="minorHAnsi" w:hAnsiTheme="minorHAnsi"/>
                <w:sz w:val="18"/>
                <w:szCs w:val="18"/>
              </w:rPr>
              <w:t xml:space="preserve">dia 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C60F94" w:rsidRPr="00F13E77" w14:paraId="12651611"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10" w14:textId="77777777" w:rsidR="00C60F94" w:rsidRPr="00C60F94" w:rsidRDefault="002B65B8" w:rsidP="00C60F94">
            <w:pPr>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12" w14:textId="77777777" w:rsidR="000D2D90" w:rsidRDefault="000D2D9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Change w:id="7" w:author="Shewmaker, Michael@Energy" w:date="2018-01-29T14:30: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PrChange>
      </w:tblPr>
      <w:tblGrid>
        <w:gridCol w:w="537"/>
        <w:gridCol w:w="4864"/>
        <w:gridCol w:w="5571"/>
        <w:tblGridChange w:id="8">
          <w:tblGrid>
            <w:gridCol w:w="537"/>
            <w:gridCol w:w="4864"/>
            <w:gridCol w:w="5571"/>
          </w:tblGrid>
        </w:tblGridChange>
      </w:tblGrid>
      <w:tr w:rsidR="00BA6971" w:rsidRPr="00966F61" w:rsidDel="001739A4" w14:paraId="12651615" w14:textId="77777777" w:rsidTr="0065392E">
        <w:trPr>
          <w:trHeight w:val="206"/>
          <w:trPrChange w:id="9" w:author="Shewmaker, Michael@Energy" w:date="2018-01-29T14:30:00Z">
            <w:trPr>
              <w:trHeight w:val="206"/>
            </w:trPr>
          </w:trPrChange>
        </w:trPr>
        <w:tc>
          <w:tcPr>
            <w:tcW w:w="10972" w:type="dxa"/>
            <w:gridSpan w:val="3"/>
            <w:tcBorders>
              <w:top w:val="single" w:sz="4" w:space="0" w:color="auto"/>
              <w:left w:val="single" w:sz="4" w:space="0" w:color="auto"/>
              <w:bottom w:val="single" w:sz="4" w:space="0" w:color="auto"/>
              <w:right w:val="single" w:sz="4" w:space="0" w:color="auto"/>
            </w:tcBorders>
            <w:vAlign w:val="center"/>
            <w:tcPrChange w:id="10" w:author="Shewmaker, Michael@Energy" w:date="2018-01-29T14:30:00Z">
              <w:tcPr>
                <w:tcW w:w="11037" w:type="dxa"/>
                <w:gridSpan w:val="3"/>
                <w:tcBorders>
                  <w:top w:val="single" w:sz="4" w:space="0" w:color="auto"/>
                  <w:left w:val="single" w:sz="4" w:space="0" w:color="auto"/>
                  <w:bottom w:val="single" w:sz="4" w:space="0" w:color="auto"/>
                  <w:right w:val="single" w:sz="4" w:space="0" w:color="auto"/>
                </w:tcBorders>
                <w:vAlign w:val="center"/>
              </w:tcPr>
            </w:tcPrChange>
          </w:tcPr>
          <w:p w14:paraId="12651613" w14:textId="77777777" w:rsidR="00BA6971" w:rsidRPr="00541D86"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41D86">
              <w:rPr>
                <w:rFonts w:asciiTheme="minorHAnsi" w:hAnsiTheme="minorHAnsi"/>
                <w:b/>
                <w:sz w:val="18"/>
                <w:szCs w:val="18"/>
              </w:rPr>
              <w:t xml:space="preserve">E. Hole for the </w:t>
            </w:r>
            <w:r w:rsidR="00541D86">
              <w:rPr>
                <w:rFonts w:asciiTheme="minorHAnsi" w:hAnsiTheme="minorHAnsi"/>
                <w:b/>
                <w:sz w:val="18"/>
                <w:szCs w:val="18"/>
              </w:rPr>
              <w:t>P</w:t>
            </w:r>
            <w:r w:rsidRPr="00541D86">
              <w:rPr>
                <w:rFonts w:asciiTheme="minorHAnsi" w:hAnsiTheme="minorHAnsi"/>
                <w:b/>
                <w:sz w:val="18"/>
                <w:szCs w:val="18"/>
              </w:rPr>
              <w:t xml:space="preserve">lacement of a Static Pressure Probe (HSPP), and Permanently </w:t>
            </w:r>
            <w:r w:rsidR="00541D86">
              <w:rPr>
                <w:rFonts w:asciiTheme="minorHAnsi" w:hAnsiTheme="minorHAnsi"/>
                <w:b/>
                <w:sz w:val="18"/>
                <w:szCs w:val="18"/>
              </w:rPr>
              <w:t>I</w:t>
            </w:r>
            <w:r w:rsidRPr="00541D86">
              <w:rPr>
                <w:rFonts w:asciiTheme="minorHAnsi" w:hAnsiTheme="minorHAnsi"/>
                <w:b/>
                <w:sz w:val="18"/>
                <w:szCs w:val="18"/>
              </w:rPr>
              <w:t xml:space="preserve">nstalled Static Pressure Probe (PSPP) in the </w:t>
            </w:r>
            <w:r w:rsidR="00541D86">
              <w:rPr>
                <w:rFonts w:asciiTheme="minorHAnsi" w:hAnsiTheme="minorHAnsi"/>
                <w:b/>
                <w:sz w:val="18"/>
                <w:szCs w:val="18"/>
              </w:rPr>
              <w:t>S</w:t>
            </w:r>
            <w:r w:rsidRPr="00541D86">
              <w:rPr>
                <w:rFonts w:asciiTheme="minorHAnsi" w:hAnsiTheme="minorHAnsi"/>
                <w:b/>
                <w:sz w:val="18"/>
                <w:szCs w:val="18"/>
              </w:rPr>
              <w:t xml:space="preserve">upply </w:t>
            </w:r>
            <w:r w:rsidR="00541D86">
              <w:rPr>
                <w:rFonts w:asciiTheme="minorHAnsi" w:hAnsiTheme="minorHAnsi"/>
                <w:b/>
                <w:sz w:val="18"/>
                <w:szCs w:val="18"/>
              </w:rPr>
              <w:t>P</w:t>
            </w:r>
            <w:r w:rsidRPr="00541D86">
              <w:rPr>
                <w:rFonts w:asciiTheme="minorHAnsi" w:hAnsiTheme="minorHAnsi"/>
                <w:b/>
                <w:sz w:val="18"/>
                <w:szCs w:val="18"/>
              </w:rPr>
              <w:t>lenum</w:t>
            </w:r>
          </w:p>
          <w:p w14:paraId="12651614" w14:textId="77777777" w:rsidR="00BA6971" w:rsidRPr="00966F61"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BA6971">
              <w:rPr>
                <w:rFonts w:asciiTheme="minorHAnsi" w:hAnsiTheme="minorHAnsi"/>
                <w:sz w:val="18"/>
                <w:szCs w:val="18"/>
              </w:rPr>
              <w:t xml:space="preserve">Procedures for installing HSPP or PSPP are specified in RA3.3.1.1.  </w:t>
            </w:r>
          </w:p>
        </w:tc>
      </w:tr>
      <w:tr w:rsidR="00BA6971" w:rsidRPr="00966F61" w:rsidDel="001739A4" w14:paraId="12651619" w14:textId="77777777" w:rsidTr="0065392E">
        <w:tblPrEx>
          <w:tblCellMar>
            <w:left w:w="115" w:type="dxa"/>
            <w:right w:w="115" w:type="dxa"/>
          </w:tblCellMar>
          <w:tblPrExChange w:id="11" w:author="Shewmaker, Michael@Energy" w:date="2018-01-29T14:30:00Z">
            <w:tblPrEx>
              <w:tblCellMar>
                <w:left w:w="115" w:type="dxa"/>
                <w:right w:w="115" w:type="dxa"/>
              </w:tblCellMar>
            </w:tblPrEx>
          </w:tblPrExChange>
        </w:tblPrEx>
        <w:trPr>
          <w:trHeight w:val="432"/>
          <w:trPrChange w:id="12" w:author="Shewmaker, Michael@Energy" w:date="2018-01-29T14:30:00Z">
            <w:trPr>
              <w:trHeight w:val="432"/>
            </w:trPr>
          </w:trPrChange>
        </w:trPr>
        <w:tc>
          <w:tcPr>
            <w:tcW w:w="537" w:type="dxa"/>
            <w:vAlign w:val="center"/>
            <w:tcPrChange w:id="13" w:author="Shewmaker, Michael@Energy" w:date="2018-01-29T14:30:00Z">
              <w:tcPr>
                <w:tcW w:w="539" w:type="dxa"/>
                <w:vAlign w:val="center"/>
              </w:tcPr>
            </w:tcPrChange>
          </w:tcPr>
          <w:p w14:paraId="12651616" w14:textId="77777777" w:rsidR="00BA6971" w:rsidRPr="00966F61" w:rsidRDefault="00BA6971"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64" w:type="dxa"/>
            <w:vAlign w:val="center"/>
            <w:tcPrChange w:id="14" w:author="Shewmaker, Michael@Energy" w:date="2018-01-29T14:30:00Z">
              <w:tcPr>
                <w:tcW w:w="4894" w:type="dxa"/>
                <w:vAlign w:val="center"/>
              </w:tcPr>
            </w:tcPrChange>
          </w:tcPr>
          <w:p w14:paraId="12651617" w14:textId="4621D0D5" w:rsidR="00BA6971" w:rsidRPr="00966F61" w:rsidRDefault="00BA6971"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6B1266">
              <w:rPr>
                <w:rFonts w:asciiTheme="minorHAnsi" w:hAnsiTheme="minorHAnsi"/>
                <w:sz w:val="18"/>
                <w:szCs w:val="18"/>
              </w:rPr>
              <w:t>D</w:t>
            </w:r>
            <w:r w:rsidRPr="003F7313">
              <w:rPr>
                <w:rFonts w:asciiTheme="minorHAnsi" w:hAnsiTheme="minorHAnsi"/>
                <w:sz w:val="18"/>
                <w:szCs w:val="18"/>
              </w:rPr>
              <w:t xml:space="preserve">emonstrate </w:t>
            </w:r>
            <w:r w:rsidR="006B1266">
              <w:rPr>
                <w:rFonts w:asciiTheme="minorHAnsi" w:hAnsiTheme="minorHAnsi"/>
                <w:sz w:val="18"/>
                <w:szCs w:val="18"/>
              </w:rPr>
              <w:t>C</w:t>
            </w:r>
            <w:r w:rsidRPr="003F7313">
              <w:rPr>
                <w:rFonts w:asciiTheme="minorHAnsi" w:hAnsiTheme="minorHAnsi"/>
                <w:sz w:val="18"/>
                <w:szCs w:val="18"/>
              </w:rPr>
              <w:t xml:space="preserve">ompliance with the HSPP/PSPP </w:t>
            </w:r>
            <w:r w:rsidR="006B1266">
              <w:rPr>
                <w:rFonts w:asciiTheme="minorHAnsi" w:hAnsiTheme="minorHAnsi"/>
                <w:sz w:val="18"/>
                <w:szCs w:val="18"/>
              </w:rPr>
              <w:t>R</w:t>
            </w:r>
            <w:r w:rsidRPr="003F7313">
              <w:rPr>
                <w:rFonts w:asciiTheme="minorHAnsi" w:hAnsiTheme="minorHAnsi"/>
                <w:sz w:val="18"/>
                <w:szCs w:val="18"/>
              </w:rPr>
              <w:t>equirement</w:t>
            </w:r>
          </w:p>
        </w:tc>
        <w:tc>
          <w:tcPr>
            <w:tcW w:w="5571" w:type="dxa"/>
            <w:vAlign w:val="center"/>
            <w:tcPrChange w:id="15" w:author="Shewmaker, Michael@Energy" w:date="2018-01-29T14:30:00Z">
              <w:tcPr>
                <w:tcW w:w="5604" w:type="dxa"/>
                <w:vAlign w:val="center"/>
              </w:tcPr>
            </w:tcPrChange>
          </w:tcPr>
          <w:p w14:paraId="12651618" w14:textId="77777777" w:rsidR="00BA6971" w:rsidRPr="00966F61" w:rsidRDefault="00BA6971" w:rsidP="00BA6971">
            <w:pPr>
              <w:pStyle w:val="ListParagraph"/>
              <w:keepNext/>
              <w:ind w:left="0"/>
              <w:rPr>
                <w:rFonts w:asciiTheme="minorHAnsi" w:hAnsiTheme="minorHAnsi"/>
                <w:sz w:val="18"/>
                <w:szCs w:val="18"/>
              </w:rPr>
            </w:pPr>
          </w:p>
        </w:tc>
      </w:tr>
    </w:tbl>
    <w:p w14:paraId="77C2C684" w14:textId="77777777" w:rsidR="0065392E" w:rsidRPr="0065392E" w:rsidRDefault="0065392E">
      <w:pPr>
        <w:rPr>
          <w:ins w:id="16" w:author="Shewmaker, Michael@Energy" w:date="2018-01-29T14:30:00Z"/>
          <w:sz w:val="18"/>
          <w:rPrChange w:id="17" w:author="Shewmaker, Michael@Energy" w:date="2018-01-29T14:31:00Z">
            <w:rPr>
              <w:ins w:id="18" w:author="Shewmaker, Michael@Energy" w:date="2018-01-29T14:30:00Z"/>
            </w:rPr>
          </w:rPrChange>
        </w:rPr>
      </w:pPr>
    </w:p>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Change w:id="19" w:author="Shewmaker, Michael@Energy" w:date="2018-01-29T14:3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PrChange>
      </w:tblPr>
      <w:tblGrid>
        <w:gridCol w:w="5486"/>
        <w:gridCol w:w="5487"/>
        <w:tblGridChange w:id="20">
          <w:tblGrid>
            <w:gridCol w:w="5486"/>
            <w:gridCol w:w="5486"/>
          </w:tblGrid>
        </w:tblGridChange>
      </w:tblGrid>
      <w:tr w:rsidR="0065392E" w:rsidRPr="003F7313" w14:paraId="3204A309" w14:textId="77777777" w:rsidTr="0065392E">
        <w:trPr>
          <w:trHeight w:val="242"/>
          <w:ins w:id="21" w:author="Shewmaker, Michael@Energy" w:date="2018-01-29T14:30:00Z"/>
          <w:trPrChange w:id="22" w:author="Shewmaker, Michael@Energy" w:date="2018-01-29T14:31:00Z">
            <w:trPr>
              <w:trHeight w:val="432"/>
            </w:trPr>
          </w:trPrChange>
        </w:trPr>
        <w:tc>
          <w:tcPr>
            <w:tcW w:w="10972" w:type="dxa"/>
            <w:gridSpan w:val="2"/>
            <w:vAlign w:val="center"/>
            <w:tcPrChange w:id="23" w:author="Shewmaker, Michael@Energy" w:date="2018-01-29T14:31:00Z">
              <w:tcPr>
                <w:tcW w:w="10973" w:type="dxa"/>
                <w:gridSpan w:val="2"/>
                <w:vAlign w:val="center"/>
              </w:tcPr>
            </w:tcPrChange>
          </w:tcPr>
          <w:p w14:paraId="7FC48A90" w14:textId="5A5ABA12" w:rsidR="0065392E" w:rsidRPr="0065392E" w:rsidRDefault="0065392E" w:rsidP="00173F12">
            <w:pPr>
              <w:pStyle w:val="Header"/>
              <w:keepNext/>
              <w:tabs>
                <w:tab w:val="clear" w:pos="4320"/>
                <w:tab w:val="clear" w:pos="8640"/>
              </w:tabs>
              <w:rPr>
                <w:ins w:id="24" w:author="Shewmaker, Michael@Energy" w:date="2018-01-29T14:30:00Z"/>
                <w:rFonts w:asciiTheme="minorHAnsi" w:hAnsiTheme="minorHAnsi"/>
                <w:b/>
                <w:sz w:val="18"/>
                <w:szCs w:val="18"/>
                <w:rPrChange w:id="25" w:author="Shewmaker, Michael@Energy" w:date="2018-01-29T14:31:00Z">
                  <w:rPr>
                    <w:ins w:id="26" w:author="Shewmaker, Michael@Energy" w:date="2018-01-29T14:30:00Z"/>
                    <w:rFonts w:asciiTheme="minorHAnsi" w:hAnsiTheme="minorHAnsi"/>
                    <w:sz w:val="18"/>
                    <w:szCs w:val="18"/>
                  </w:rPr>
                </w:rPrChange>
              </w:rPr>
            </w:pPr>
            <w:ins w:id="27" w:author="Shewmaker, Michael@Energy" w:date="2018-01-29T14:30:00Z">
              <w:r w:rsidRPr="00943D72">
                <w:rPr>
                  <w:rFonts w:asciiTheme="minorHAnsi" w:hAnsiTheme="minorHAnsi"/>
                  <w:b/>
                  <w:sz w:val="18"/>
                  <w:szCs w:val="18"/>
                </w:rPr>
                <w:t xml:space="preserve">F. Additional Return </w:t>
              </w:r>
              <w:r>
                <w:rPr>
                  <w:rFonts w:asciiTheme="minorHAnsi" w:hAnsiTheme="minorHAnsi"/>
                  <w:b/>
                  <w:sz w:val="18"/>
                  <w:szCs w:val="18"/>
                </w:rPr>
                <w:t>Ducts (Not Used for Compliance)</w:t>
              </w:r>
            </w:ins>
          </w:p>
        </w:tc>
      </w:tr>
      <w:tr w:rsidR="0065392E" w:rsidRPr="00943D72" w14:paraId="326CE15A" w14:textId="77777777" w:rsidTr="0065392E">
        <w:trPr>
          <w:trHeight w:val="224"/>
          <w:ins w:id="28" w:author="Shewmaker, Michael@Energy" w:date="2018-01-29T14:30:00Z"/>
          <w:trPrChange w:id="29" w:author="Shewmaker, Michael@Energy" w:date="2018-01-29T14:30:00Z">
            <w:trPr>
              <w:trHeight w:val="224"/>
            </w:trPr>
          </w:trPrChange>
        </w:trPr>
        <w:tc>
          <w:tcPr>
            <w:tcW w:w="5486" w:type="dxa"/>
            <w:vAlign w:val="center"/>
            <w:tcPrChange w:id="30" w:author="Shewmaker, Michael@Energy" w:date="2018-01-29T14:30:00Z">
              <w:tcPr>
                <w:tcW w:w="5486" w:type="dxa"/>
                <w:vAlign w:val="center"/>
              </w:tcPr>
            </w:tcPrChange>
          </w:tcPr>
          <w:p w14:paraId="76EF5952" w14:textId="77777777" w:rsidR="0065392E" w:rsidRPr="00943D72" w:rsidRDefault="0065392E" w:rsidP="00173F12">
            <w:pPr>
              <w:pStyle w:val="Header"/>
              <w:keepNext/>
              <w:tabs>
                <w:tab w:val="clear" w:pos="4320"/>
                <w:tab w:val="clear" w:pos="8640"/>
              </w:tabs>
              <w:jc w:val="center"/>
              <w:rPr>
                <w:ins w:id="31" w:author="Shewmaker, Michael@Energy" w:date="2018-01-29T14:30:00Z"/>
                <w:rFonts w:asciiTheme="minorHAnsi" w:hAnsiTheme="minorHAnsi"/>
                <w:sz w:val="18"/>
                <w:szCs w:val="18"/>
              </w:rPr>
            </w:pPr>
            <w:ins w:id="32" w:author="Shewmaker, Michael@Energy" w:date="2018-01-29T14:30:00Z">
              <w:r w:rsidRPr="00943D72">
                <w:rPr>
                  <w:rFonts w:asciiTheme="minorHAnsi" w:hAnsiTheme="minorHAnsi"/>
                  <w:sz w:val="18"/>
                  <w:szCs w:val="18"/>
                </w:rPr>
                <w:t>01</w:t>
              </w:r>
            </w:ins>
          </w:p>
        </w:tc>
        <w:tc>
          <w:tcPr>
            <w:tcW w:w="5486" w:type="dxa"/>
            <w:vAlign w:val="center"/>
            <w:tcPrChange w:id="33" w:author="Shewmaker, Michael@Energy" w:date="2018-01-29T14:30:00Z">
              <w:tcPr>
                <w:tcW w:w="5487" w:type="dxa"/>
                <w:vAlign w:val="center"/>
              </w:tcPr>
            </w:tcPrChange>
          </w:tcPr>
          <w:p w14:paraId="5742A2D0" w14:textId="77777777" w:rsidR="0065392E" w:rsidRPr="00943D72" w:rsidRDefault="0065392E" w:rsidP="00173F12">
            <w:pPr>
              <w:pStyle w:val="Header"/>
              <w:keepNext/>
              <w:tabs>
                <w:tab w:val="clear" w:pos="4320"/>
                <w:tab w:val="clear" w:pos="8640"/>
              </w:tabs>
              <w:jc w:val="center"/>
              <w:rPr>
                <w:ins w:id="34" w:author="Shewmaker, Michael@Energy" w:date="2018-01-29T14:30:00Z"/>
                <w:rFonts w:asciiTheme="minorHAnsi" w:hAnsiTheme="minorHAnsi"/>
                <w:sz w:val="18"/>
                <w:szCs w:val="18"/>
              </w:rPr>
            </w:pPr>
            <w:ins w:id="35" w:author="Shewmaker, Michael@Energy" w:date="2018-01-29T14:30:00Z">
              <w:r w:rsidRPr="00943D72">
                <w:rPr>
                  <w:rFonts w:asciiTheme="minorHAnsi" w:hAnsiTheme="minorHAnsi"/>
                  <w:sz w:val="18"/>
                  <w:szCs w:val="18"/>
                </w:rPr>
                <w:t>02</w:t>
              </w:r>
            </w:ins>
          </w:p>
        </w:tc>
      </w:tr>
      <w:tr w:rsidR="0065392E" w:rsidRPr="00943D72" w14:paraId="599B36ED" w14:textId="77777777" w:rsidTr="0065392E">
        <w:trPr>
          <w:trHeight w:val="432"/>
          <w:ins w:id="36" w:author="Shewmaker, Michael@Energy" w:date="2018-01-29T14:30:00Z"/>
          <w:trPrChange w:id="37" w:author="Shewmaker, Michael@Energy" w:date="2018-01-29T14:30:00Z">
            <w:trPr>
              <w:trHeight w:val="432"/>
            </w:trPr>
          </w:trPrChange>
        </w:trPr>
        <w:tc>
          <w:tcPr>
            <w:tcW w:w="5486" w:type="dxa"/>
            <w:vAlign w:val="center"/>
            <w:tcPrChange w:id="38" w:author="Shewmaker, Michael@Energy" w:date="2018-01-29T14:30:00Z">
              <w:tcPr>
                <w:tcW w:w="5486" w:type="dxa"/>
                <w:vAlign w:val="center"/>
              </w:tcPr>
            </w:tcPrChange>
          </w:tcPr>
          <w:p w14:paraId="160E00BB" w14:textId="77777777" w:rsidR="0065392E" w:rsidRDefault="0065392E" w:rsidP="00173F12">
            <w:pPr>
              <w:pStyle w:val="Header"/>
              <w:keepNext/>
              <w:tabs>
                <w:tab w:val="clear" w:pos="4320"/>
                <w:tab w:val="clear" w:pos="8640"/>
              </w:tabs>
              <w:jc w:val="center"/>
              <w:rPr>
                <w:ins w:id="39" w:author="Shewmaker, Michael@Energy" w:date="2018-01-29T14:30:00Z"/>
                <w:rFonts w:asciiTheme="minorHAnsi" w:hAnsiTheme="minorHAnsi"/>
                <w:sz w:val="18"/>
                <w:szCs w:val="18"/>
              </w:rPr>
            </w:pPr>
            <w:ins w:id="40" w:author="Shewmaker, Michael@Energy" w:date="2018-01-29T14:30:00Z">
              <w:r>
                <w:rPr>
                  <w:rFonts w:asciiTheme="minorHAnsi" w:hAnsiTheme="minorHAnsi"/>
                  <w:sz w:val="18"/>
                  <w:szCs w:val="18"/>
                </w:rPr>
                <w:t xml:space="preserve">Installed Return Duct Diameter </w:t>
              </w:r>
            </w:ins>
          </w:p>
          <w:p w14:paraId="323EC0E7" w14:textId="77777777" w:rsidR="0065392E" w:rsidRPr="00943D72" w:rsidRDefault="0065392E" w:rsidP="00173F12">
            <w:pPr>
              <w:pStyle w:val="Header"/>
              <w:keepNext/>
              <w:tabs>
                <w:tab w:val="clear" w:pos="4320"/>
                <w:tab w:val="clear" w:pos="8640"/>
              </w:tabs>
              <w:jc w:val="center"/>
              <w:rPr>
                <w:ins w:id="41" w:author="Shewmaker, Michael@Energy" w:date="2018-01-29T14:30:00Z"/>
                <w:rFonts w:asciiTheme="minorHAnsi" w:hAnsiTheme="minorHAnsi"/>
                <w:sz w:val="18"/>
                <w:szCs w:val="18"/>
              </w:rPr>
            </w:pPr>
            <w:ins w:id="42" w:author="Shewmaker, Michael@Energy" w:date="2018-01-29T14:30:00Z">
              <w:r>
                <w:rPr>
                  <w:rFonts w:asciiTheme="minorHAnsi" w:hAnsiTheme="minorHAnsi"/>
                  <w:sz w:val="18"/>
                  <w:szCs w:val="18"/>
                </w:rPr>
                <w:t>(inches)</w:t>
              </w:r>
            </w:ins>
          </w:p>
        </w:tc>
        <w:tc>
          <w:tcPr>
            <w:tcW w:w="5486" w:type="dxa"/>
            <w:vAlign w:val="center"/>
            <w:tcPrChange w:id="43" w:author="Shewmaker, Michael@Energy" w:date="2018-01-29T14:30:00Z">
              <w:tcPr>
                <w:tcW w:w="5487" w:type="dxa"/>
                <w:vAlign w:val="center"/>
              </w:tcPr>
            </w:tcPrChange>
          </w:tcPr>
          <w:p w14:paraId="2C7B35E3" w14:textId="77777777" w:rsidR="0065392E" w:rsidRDefault="0065392E" w:rsidP="00173F12">
            <w:pPr>
              <w:pStyle w:val="Header"/>
              <w:keepNext/>
              <w:tabs>
                <w:tab w:val="clear" w:pos="4320"/>
                <w:tab w:val="clear" w:pos="8640"/>
              </w:tabs>
              <w:jc w:val="center"/>
              <w:rPr>
                <w:ins w:id="44" w:author="Shewmaker, Michael@Energy" w:date="2018-01-29T14:30:00Z"/>
                <w:rFonts w:asciiTheme="minorHAnsi" w:hAnsiTheme="minorHAnsi"/>
                <w:sz w:val="18"/>
                <w:szCs w:val="18"/>
              </w:rPr>
            </w:pPr>
            <w:ins w:id="45" w:author="Shewmaker, Michael@Energy" w:date="2018-01-29T14:30:00Z">
              <w:r>
                <w:rPr>
                  <w:rFonts w:asciiTheme="minorHAnsi" w:hAnsiTheme="minorHAnsi"/>
                  <w:sz w:val="18"/>
                  <w:szCs w:val="18"/>
                </w:rPr>
                <w:t>Installed Total Return Filter Grille Gross Area</w:t>
              </w:r>
            </w:ins>
          </w:p>
          <w:p w14:paraId="0DCF0263" w14:textId="77777777" w:rsidR="0065392E" w:rsidRPr="00943D72" w:rsidRDefault="0065392E" w:rsidP="00173F12">
            <w:pPr>
              <w:pStyle w:val="Header"/>
              <w:keepNext/>
              <w:tabs>
                <w:tab w:val="clear" w:pos="4320"/>
                <w:tab w:val="clear" w:pos="8640"/>
              </w:tabs>
              <w:jc w:val="center"/>
              <w:rPr>
                <w:ins w:id="46" w:author="Shewmaker, Michael@Energy" w:date="2018-01-29T14:30:00Z"/>
                <w:sz w:val="18"/>
                <w:szCs w:val="18"/>
              </w:rPr>
            </w:pPr>
            <w:ins w:id="47" w:author="Shewmaker, Michael@Energy" w:date="2018-01-29T14:30:00Z">
              <w:r>
                <w:rPr>
                  <w:rFonts w:asciiTheme="minorHAnsi" w:hAnsiTheme="minorHAnsi"/>
                  <w:sz w:val="18"/>
                  <w:szCs w:val="18"/>
                </w:rPr>
                <w:t>(inch</w:t>
              </w:r>
              <w:r>
                <w:rPr>
                  <w:sz w:val="18"/>
                  <w:szCs w:val="18"/>
                  <w:vertAlign w:val="superscript"/>
                </w:rPr>
                <w:t>2</w:t>
              </w:r>
              <w:r>
                <w:rPr>
                  <w:sz w:val="18"/>
                  <w:szCs w:val="18"/>
                </w:rPr>
                <w:t>)</w:t>
              </w:r>
            </w:ins>
          </w:p>
        </w:tc>
      </w:tr>
      <w:tr w:rsidR="0065392E" w14:paraId="1E4082F3" w14:textId="77777777" w:rsidTr="0065392E">
        <w:trPr>
          <w:trHeight w:val="260"/>
          <w:ins w:id="48" w:author="Shewmaker, Michael@Energy" w:date="2018-01-29T14:30:00Z"/>
          <w:trPrChange w:id="49" w:author="Shewmaker, Michael@Energy" w:date="2018-01-29T14:30:00Z">
            <w:trPr>
              <w:trHeight w:val="260"/>
            </w:trPr>
          </w:trPrChange>
        </w:trPr>
        <w:tc>
          <w:tcPr>
            <w:tcW w:w="5486" w:type="dxa"/>
            <w:vAlign w:val="center"/>
            <w:tcPrChange w:id="50" w:author="Shewmaker, Michael@Energy" w:date="2018-01-29T14:30:00Z">
              <w:tcPr>
                <w:tcW w:w="5486" w:type="dxa"/>
                <w:vAlign w:val="center"/>
              </w:tcPr>
            </w:tcPrChange>
          </w:tcPr>
          <w:p w14:paraId="32970D52" w14:textId="18EEAF5C" w:rsidR="0065392E" w:rsidRDefault="0065392E" w:rsidP="00173F12">
            <w:pPr>
              <w:pStyle w:val="Header"/>
              <w:keepNext/>
              <w:tabs>
                <w:tab w:val="clear" w:pos="4320"/>
                <w:tab w:val="clear" w:pos="8640"/>
              </w:tabs>
              <w:jc w:val="center"/>
              <w:rPr>
                <w:ins w:id="51" w:author="Shewmaker, Michael@Energy" w:date="2018-01-29T14:30:00Z"/>
                <w:rFonts w:asciiTheme="minorHAnsi" w:hAnsiTheme="minorHAnsi"/>
                <w:sz w:val="18"/>
                <w:szCs w:val="18"/>
              </w:rPr>
            </w:pPr>
          </w:p>
        </w:tc>
        <w:tc>
          <w:tcPr>
            <w:tcW w:w="5486" w:type="dxa"/>
            <w:vAlign w:val="center"/>
            <w:tcPrChange w:id="52" w:author="Shewmaker, Michael@Energy" w:date="2018-01-29T14:30:00Z">
              <w:tcPr>
                <w:tcW w:w="5487" w:type="dxa"/>
                <w:vAlign w:val="center"/>
              </w:tcPr>
            </w:tcPrChange>
          </w:tcPr>
          <w:p w14:paraId="67E6D9DB" w14:textId="41433486" w:rsidR="0065392E" w:rsidRDefault="0065392E" w:rsidP="00173F12">
            <w:pPr>
              <w:pStyle w:val="Header"/>
              <w:keepNext/>
              <w:tabs>
                <w:tab w:val="clear" w:pos="4320"/>
                <w:tab w:val="clear" w:pos="8640"/>
              </w:tabs>
              <w:jc w:val="center"/>
              <w:rPr>
                <w:ins w:id="53" w:author="Shewmaker, Michael@Energy" w:date="2018-01-29T14:30:00Z"/>
                <w:rFonts w:asciiTheme="minorHAnsi" w:hAnsiTheme="minorHAnsi"/>
                <w:sz w:val="18"/>
                <w:szCs w:val="18"/>
              </w:rPr>
            </w:pPr>
            <w:bookmarkStart w:id="54" w:name="_GoBack"/>
            <w:bookmarkEnd w:id="54"/>
          </w:p>
        </w:tc>
      </w:tr>
      <w:tr w:rsidR="0065392E" w14:paraId="5DF4147C" w14:textId="77777777" w:rsidTr="0065392E">
        <w:trPr>
          <w:trHeight w:val="260"/>
          <w:ins w:id="55" w:author="Shewmaker, Michael@Energy" w:date="2018-01-29T14:30:00Z"/>
          <w:trPrChange w:id="56" w:author="Shewmaker, Michael@Energy" w:date="2018-01-29T14:30:00Z">
            <w:trPr>
              <w:trHeight w:val="260"/>
            </w:trPr>
          </w:trPrChange>
        </w:trPr>
        <w:tc>
          <w:tcPr>
            <w:tcW w:w="5486" w:type="dxa"/>
            <w:vAlign w:val="center"/>
            <w:tcPrChange w:id="57" w:author="Shewmaker, Michael@Energy" w:date="2018-01-29T14:30:00Z">
              <w:tcPr>
                <w:tcW w:w="5486" w:type="dxa"/>
                <w:vAlign w:val="center"/>
              </w:tcPr>
            </w:tcPrChange>
          </w:tcPr>
          <w:p w14:paraId="2BEC5655" w14:textId="77777777" w:rsidR="0065392E" w:rsidRDefault="0065392E" w:rsidP="00173F12">
            <w:pPr>
              <w:pStyle w:val="Header"/>
              <w:keepNext/>
              <w:tabs>
                <w:tab w:val="clear" w:pos="4320"/>
                <w:tab w:val="clear" w:pos="8640"/>
              </w:tabs>
              <w:jc w:val="center"/>
              <w:rPr>
                <w:ins w:id="58" w:author="Shewmaker, Michael@Energy" w:date="2018-01-29T14:30:00Z"/>
                <w:rFonts w:asciiTheme="minorHAnsi" w:hAnsiTheme="minorHAnsi"/>
                <w:sz w:val="18"/>
                <w:szCs w:val="18"/>
              </w:rPr>
            </w:pPr>
          </w:p>
        </w:tc>
        <w:tc>
          <w:tcPr>
            <w:tcW w:w="5486" w:type="dxa"/>
            <w:vAlign w:val="center"/>
            <w:tcPrChange w:id="59" w:author="Shewmaker, Michael@Energy" w:date="2018-01-29T14:30:00Z">
              <w:tcPr>
                <w:tcW w:w="5487" w:type="dxa"/>
                <w:vAlign w:val="center"/>
              </w:tcPr>
            </w:tcPrChange>
          </w:tcPr>
          <w:p w14:paraId="24B8BB3F" w14:textId="77777777" w:rsidR="0065392E" w:rsidRDefault="0065392E" w:rsidP="00173F12">
            <w:pPr>
              <w:pStyle w:val="Header"/>
              <w:keepNext/>
              <w:tabs>
                <w:tab w:val="clear" w:pos="4320"/>
                <w:tab w:val="clear" w:pos="8640"/>
              </w:tabs>
              <w:jc w:val="center"/>
              <w:rPr>
                <w:ins w:id="60" w:author="Shewmaker, Michael@Energy" w:date="2018-01-29T14:30:00Z"/>
                <w:rFonts w:asciiTheme="minorHAnsi" w:hAnsiTheme="minorHAnsi"/>
                <w:sz w:val="18"/>
                <w:szCs w:val="18"/>
              </w:rPr>
            </w:pPr>
          </w:p>
        </w:tc>
      </w:tr>
    </w:tbl>
    <w:p w14:paraId="6A730F29" w14:textId="77777777" w:rsidR="0065392E" w:rsidRDefault="0065392E">
      <w:pPr>
        <w:rPr>
          <w:ins w:id="61" w:author="Shewmaker, Michael@Energy" w:date="2018-01-29T14:30:00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Change w:id="62" w:author="Shewmaker, Michael@Energy" w:date="2018-01-29T14:30: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PrChange>
      </w:tblPr>
      <w:tblGrid>
        <w:gridCol w:w="5340"/>
        <w:gridCol w:w="268"/>
        <w:gridCol w:w="2520"/>
        <w:gridCol w:w="2844"/>
        <w:tblGridChange w:id="63">
          <w:tblGrid>
            <w:gridCol w:w="5340"/>
            <w:gridCol w:w="268"/>
            <w:gridCol w:w="2520"/>
            <w:gridCol w:w="2844"/>
          </w:tblGrid>
        </w:tblGridChange>
      </w:tblGrid>
      <w:tr w:rsidR="00670C46" w:rsidRPr="00670C46" w14:paraId="1265161B" w14:textId="77777777" w:rsidTr="0065392E">
        <w:trPr>
          <w:trHeight w:val="206"/>
          <w:trPrChange w:id="64" w:author="Shewmaker, Michael@Energy" w:date="2018-01-29T14:30:00Z">
            <w:trPr>
              <w:trHeight w:val="206"/>
            </w:trPr>
          </w:trPrChange>
        </w:trPr>
        <w:tc>
          <w:tcPr>
            <w:tcW w:w="10973" w:type="dxa"/>
            <w:gridSpan w:val="4"/>
            <w:vAlign w:val="center"/>
            <w:tcPrChange w:id="65" w:author="Shewmaker, Michael@Energy" w:date="2018-01-29T14:30:00Z">
              <w:tcPr>
                <w:tcW w:w="11037" w:type="dxa"/>
                <w:gridSpan w:val="4"/>
                <w:vAlign w:val="center"/>
              </w:tcPr>
            </w:tcPrChange>
          </w:tcPr>
          <w:p w14:paraId="1265161A" w14:textId="77777777" w:rsidR="00670C46" w:rsidRPr="00670C46" w:rsidRDefault="00804636" w:rsidP="00670C4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sz w:val="18"/>
                <w:szCs w:val="18"/>
              </w:rPr>
              <w:lastRenderedPageBreak/>
              <w:br w:type="page"/>
            </w:r>
            <w:r w:rsidR="00670C46" w:rsidRPr="00670C46">
              <w:rPr>
                <w:rFonts w:asciiTheme="minorHAnsi" w:hAnsiTheme="minorHAnsi" w:cs="Arial"/>
                <w:b/>
                <w:caps/>
                <w:sz w:val="18"/>
                <w:szCs w:val="18"/>
              </w:rPr>
              <w:t>Documentation Author's Declaration Statement</w:t>
            </w:r>
          </w:p>
        </w:tc>
      </w:tr>
      <w:tr w:rsidR="00670C46" w:rsidRPr="00670C46" w14:paraId="1265161D" w14:textId="77777777" w:rsidTr="0065392E">
        <w:trPr>
          <w:trHeight w:val="206"/>
          <w:trPrChange w:id="66" w:author="Shewmaker, Michael@Energy" w:date="2018-01-29T14:30:00Z">
            <w:trPr>
              <w:trHeight w:val="206"/>
            </w:trPr>
          </w:trPrChange>
        </w:trPr>
        <w:tc>
          <w:tcPr>
            <w:tcW w:w="10973" w:type="dxa"/>
            <w:gridSpan w:val="4"/>
            <w:vAlign w:val="center"/>
            <w:tcPrChange w:id="67" w:author="Shewmaker, Michael@Energy" w:date="2018-01-29T14:30:00Z">
              <w:tcPr>
                <w:tcW w:w="11037" w:type="dxa"/>
                <w:gridSpan w:val="4"/>
                <w:vAlign w:val="center"/>
              </w:tcPr>
            </w:tcPrChange>
          </w:tcPr>
          <w:p w14:paraId="1265161C" w14:textId="77777777" w:rsidR="00670C46" w:rsidRPr="00670C46" w:rsidRDefault="00670C46" w:rsidP="00225CB8">
            <w:pPr>
              <w:keepNext/>
              <w:numPr>
                <w:ilvl w:val="0"/>
                <w:numId w:val="6"/>
              </w:numPr>
              <w:ind w:left="270" w:hanging="270"/>
              <w:rPr>
                <w:rFonts w:asciiTheme="minorHAnsi" w:hAnsiTheme="minorHAnsi"/>
                <w:sz w:val="18"/>
                <w:szCs w:val="18"/>
              </w:rPr>
            </w:pPr>
            <w:r w:rsidRPr="00670C46">
              <w:rPr>
                <w:rFonts w:asciiTheme="minorHAnsi" w:hAnsiTheme="minorHAnsi"/>
                <w:sz w:val="18"/>
                <w:szCs w:val="18"/>
              </w:rPr>
              <w:t>I certify that this Certificate of Installation documentation is accurate and complete.</w:t>
            </w:r>
          </w:p>
        </w:tc>
      </w:tr>
      <w:tr w:rsidR="00670C46" w:rsidRPr="00670C46" w14:paraId="12651620" w14:textId="77777777" w:rsidTr="0065392E">
        <w:trPr>
          <w:trHeight w:val="360"/>
          <w:trPrChange w:id="68" w:author="Shewmaker, Michael@Energy" w:date="2018-01-29T14:30:00Z">
            <w:trPr>
              <w:trHeight w:val="360"/>
            </w:trPr>
          </w:trPrChange>
        </w:trPr>
        <w:tc>
          <w:tcPr>
            <w:tcW w:w="5609" w:type="dxa"/>
            <w:gridSpan w:val="2"/>
            <w:tcPrChange w:id="69" w:author="Shewmaker, Michael@Energy" w:date="2018-01-29T14:30:00Z">
              <w:tcPr>
                <w:tcW w:w="5641" w:type="dxa"/>
                <w:gridSpan w:val="2"/>
              </w:tcPr>
            </w:tcPrChange>
          </w:tcPr>
          <w:p w14:paraId="1265161E"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Name:</w:t>
            </w:r>
          </w:p>
        </w:tc>
        <w:tc>
          <w:tcPr>
            <w:tcW w:w="5364" w:type="dxa"/>
            <w:gridSpan w:val="2"/>
            <w:tcPrChange w:id="70" w:author="Shewmaker, Michael@Energy" w:date="2018-01-29T14:30:00Z">
              <w:tcPr>
                <w:tcW w:w="5396" w:type="dxa"/>
                <w:gridSpan w:val="2"/>
              </w:tcPr>
            </w:tcPrChange>
          </w:tcPr>
          <w:p w14:paraId="1265161F"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Signature:</w:t>
            </w:r>
          </w:p>
        </w:tc>
      </w:tr>
      <w:tr w:rsidR="00670C46" w:rsidRPr="00670C46" w14:paraId="12651623" w14:textId="77777777" w:rsidTr="0065392E">
        <w:trPr>
          <w:trHeight w:val="360"/>
          <w:trPrChange w:id="71" w:author="Shewmaker, Michael@Energy" w:date="2018-01-29T14:30:00Z">
            <w:trPr>
              <w:trHeight w:val="360"/>
            </w:trPr>
          </w:trPrChange>
        </w:trPr>
        <w:tc>
          <w:tcPr>
            <w:tcW w:w="5609" w:type="dxa"/>
            <w:gridSpan w:val="2"/>
            <w:tcPrChange w:id="72" w:author="Shewmaker, Michael@Energy" w:date="2018-01-29T14:30:00Z">
              <w:tcPr>
                <w:tcW w:w="5641" w:type="dxa"/>
                <w:gridSpan w:val="2"/>
              </w:tcPr>
            </w:tcPrChange>
          </w:tcPr>
          <w:p w14:paraId="12651621"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Company Name:</w:t>
            </w:r>
          </w:p>
        </w:tc>
        <w:tc>
          <w:tcPr>
            <w:tcW w:w="5364" w:type="dxa"/>
            <w:gridSpan w:val="2"/>
            <w:tcPrChange w:id="73" w:author="Shewmaker, Michael@Energy" w:date="2018-01-29T14:30:00Z">
              <w:tcPr>
                <w:tcW w:w="5396" w:type="dxa"/>
                <w:gridSpan w:val="2"/>
              </w:tcPr>
            </w:tcPrChange>
          </w:tcPr>
          <w:p w14:paraId="12651622"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Date Signed:</w:t>
            </w:r>
          </w:p>
        </w:tc>
      </w:tr>
      <w:tr w:rsidR="00670C46" w:rsidRPr="00670C46" w14:paraId="12651626" w14:textId="77777777" w:rsidTr="0065392E">
        <w:trPr>
          <w:trHeight w:val="360"/>
          <w:trPrChange w:id="74" w:author="Shewmaker, Michael@Energy" w:date="2018-01-29T14:30:00Z">
            <w:trPr>
              <w:trHeight w:val="360"/>
            </w:trPr>
          </w:trPrChange>
        </w:trPr>
        <w:tc>
          <w:tcPr>
            <w:tcW w:w="5609" w:type="dxa"/>
            <w:gridSpan w:val="2"/>
            <w:tcPrChange w:id="75" w:author="Shewmaker, Michael@Energy" w:date="2018-01-29T14:30:00Z">
              <w:tcPr>
                <w:tcW w:w="5641" w:type="dxa"/>
                <w:gridSpan w:val="2"/>
              </w:tcPr>
            </w:tcPrChange>
          </w:tcPr>
          <w:p w14:paraId="12651624"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Address:</w:t>
            </w:r>
          </w:p>
        </w:tc>
        <w:tc>
          <w:tcPr>
            <w:tcW w:w="5364" w:type="dxa"/>
            <w:gridSpan w:val="2"/>
            <w:tcPrChange w:id="76" w:author="Shewmaker, Michael@Energy" w:date="2018-01-29T14:30:00Z">
              <w:tcPr>
                <w:tcW w:w="5396" w:type="dxa"/>
                <w:gridSpan w:val="2"/>
              </w:tcPr>
            </w:tcPrChange>
          </w:tcPr>
          <w:p w14:paraId="12651625" w14:textId="46FA6CA2"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CEA/HERS Certification Identification (</w:t>
            </w:r>
            <w:r w:rsidR="00225CB8">
              <w:rPr>
                <w:rFonts w:asciiTheme="minorHAnsi" w:hAnsiTheme="minorHAnsi"/>
                <w:sz w:val="14"/>
                <w:szCs w:val="14"/>
              </w:rPr>
              <w:t>i</w:t>
            </w:r>
            <w:r w:rsidRPr="00670C46">
              <w:rPr>
                <w:rFonts w:asciiTheme="minorHAnsi" w:hAnsiTheme="minorHAnsi"/>
                <w:sz w:val="14"/>
                <w:szCs w:val="14"/>
              </w:rPr>
              <w:t>f applicable):</w:t>
            </w:r>
          </w:p>
        </w:tc>
      </w:tr>
      <w:tr w:rsidR="00670C46" w:rsidRPr="00670C46" w14:paraId="12651629" w14:textId="77777777" w:rsidTr="0065392E">
        <w:trPr>
          <w:trHeight w:val="360"/>
          <w:trPrChange w:id="77" w:author="Shewmaker, Michael@Energy" w:date="2018-01-29T14:30:00Z">
            <w:trPr>
              <w:trHeight w:val="360"/>
            </w:trPr>
          </w:trPrChange>
        </w:trPr>
        <w:tc>
          <w:tcPr>
            <w:tcW w:w="5609" w:type="dxa"/>
            <w:gridSpan w:val="2"/>
            <w:tcPrChange w:id="78" w:author="Shewmaker, Michael@Energy" w:date="2018-01-29T14:30:00Z">
              <w:tcPr>
                <w:tcW w:w="5641" w:type="dxa"/>
                <w:gridSpan w:val="2"/>
              </w:tcPr>
            </w:tcPrChange>
          </w:tcPr>
          <w:p w14:paraId="12651627"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City/State/Zip:</w:t>
            </w:r>
          </w:p>
        </w:tc>
        <w:tc>
          <w:tcPr>
            <w:tcW w:w="5364" w:type="dxa"/>
            <w:gridSpan w:val="2"/>
            <w:tcPrChange w:id="79" w:author="Shewmaker, Michael@Energy" w:date="2018-01-29T14:30:00Z">
              <w:tcPr>
                <w:tcW w:w="5396" w:type="dxa"/>
                <w:gridSpan w:val="2"/>
              </w:tcPr>
            </w:tcPrChange>
          </w:tcPr>
          <w:p w14:paraId="12651628"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Phone:</w:t>
            </w:r>
          </w:p>
        </w:tc>
      </w:tr>
      <w:tr w:rsidR="00670C46" w:rsidRPr="00670C46" w14:paraId="1265162B" w14:textId="77777777" w:rsidTr="0065392E">
        <w:tblPrEx>
          <w:tblCellMar>
            <w:left w:w="115" w:type="dxa"/>
            <w:right w:w="115" w:type="dxa"/>
          </w:tblCellMar>
          <w:tblPrExChange w:id="80" w:author="Shewmaker, Michael@Energy" w:date="2018-01-29T14:30:00Z">
            <w:tblPrEx>
              <w:tblCellMar>
                <w:left w:w="115" w:type="dxa"/>
                <w:right w:w="115" w:type="dxa"/>
              </w:tblCellMar>
            </w:tblPrEx>
          </w:tblPrExChange>
        </w:tblPrEx>
        <w:trPr>
          <w:trHeight w:val="296"/>
          <w:trPrChange w:id="81" w:author="Shewmaker, Michael@Energy" w:date="2018-01-29T14:30:00Z">
            <w:trPr>
              <w:trHeight w:val="296"/>
            </w:trPr>
          </w:trPrChange>
        </w:trPr>
        <w:tc>
          <w:tcPr>
            <w:tcW w:w="10973" w:type="dxa"/>
            <w:gridSpan w:val="4"/>
            <w:vAlign w:val="center"/>
            <w:tcPrChange w:id="82" w:author="Shewmaker, Michael@Energy" w:date="2018-01-29T14:30:00Z">
              <w:tcPr>
                <w:tcW w:w="11037" w:type="dxa"/>
                <w:gridSpan w:val="4"/>
                <w:vAlign w:val="center"/>
              </w:tcPr>
            </w:tcPrChange>
          </w:tcPr>
          <w:p w14:paraId="1265162A" w14:textId="77777777" w:rsidR="00670C46" w:rsidRPr="00670C46" w:rsidRDefault="00670C46" w:rsidP="00670C4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670C46">
              <w:rPr>
                <w:rFonts w:asciiTheme="minorHAnsi" w:hAnsiTheme="minorHAnsi" w:cs="Arial"/>
                <w:b/>
                <w:caps/>
                <w:sz w:val="18"/>
                <w:szCs w:val="18"/>
              </w:rPr>
              <w:t xml:space="preserve">Responsible Person's Declaration statement  </w:t>
            </w:r>
          </w:p>
        </w:tc>
      </w:tr>
      <w:tr w:rsidR="00670C46" w:rsidRPr="00670C46" w14:paraId="12651633" w14:textId="77777777" w:rsidTr="0065392E">
        <w:tblPrEx>
          <w:tblCellMar>
            <w:left w:w="115" w:type="dxa"/>
            <w:right w:w="115" w:type="dxa"/>
          </w:tblCellMar>
          <w:tblPrExChange w:id="83" w:author="Shewmaker, Michael@Energy" w:date="2018-01-29T14:30:00Z">
            <w:tblPrEx>
              <w:tblCellMar>
                <w:left w:w="115" w:type="dxa"/>
                <w:right w:w="115" w:type="dxa"/>
              </w:tblCellMar>
            </w:tblPrEx>
          </w:tblPrExChange>
        </w:tblPrEx>
        <w:trPr>
          <w:trHeight w:val="504"/>
          <w:trPrChange w:id="84" w:author="Shewmaker, Michael@Energy" w:date="2018-01-29T14:30:00Z">
            <w:trPr>
              <w:trHeight w:val="504"/>
            </w:trPr>
          </w:trPrChange>
        </w:trPr>
        <w:tc>
          <w:tcPr>
            <w:tcW w:w="10973" w:type="dxa"/>
            <w:gridSpan w:val="4"/>
            <w:tcPrChange w:id="85" w:author="Shewmaker, Michael@Energy" w:date="2018-01-29T14:30:00Z">
              <w:tcPr>
                <w:tcW w:w="11037" w:type="dxa"/>
                <w:gridSpan w:val="4"/>
              </w:tcPr>
            </w:tcPrChange>
          </w:tcPr>
          <w:p w14:paraId="1EF90D52" w14:textId="77777777" w:rsidR="00887569" w:rsidRPr="00887569" w:rsidRDefault="00887569" w:rsidP="00887569">
            <w:pPr>
              <w:pStyle w:val="Heading3"/>
              <w:spacing w:before="60"/>
              <w:ind w:right="86"/>
              <w:rPr>
                <w:rFonts w:asciiTheme="minorHAnsi" w:hAnsiTheme="minorHAnsi"/>
                <w:b w:val="0"/>
                <w:caps/>
                <w:color w:val="auto"/>
                <w:sz w:val="18"/>
                <w:szCs w:val="18"/>
              </w:rPr>
            </w:pPr>
            <w:r w:rsidRPr="00887569">
              <w:rPr>
                <w:rFonts w:asciiTheme="minorHAnsi" w:hAnsiTheme="minorHAnsi"/>
                <w:b w:val="0"/>
                <w:color w:val="auto"/>
                <w:sz w:val="18"/>
                <w:szCs w:val="18"/>
              </w:rPr>
              <w:t xml:space="preserve">I certify the following under penalty of perjury, under the laws of the State of California: </w:t>
            </w:r>
          </w:p>
          <w:p w14:paraId="5380B42A" w14:textId="77777777" w:rsidR="00887569" w:rsidRPr="00887569" w:rsidRDefault="00887569" w:rsidP="00887569">
            <w:pPr>
              <w:pStyle w:val="Heading3"/>
              <w:keepLines w:val="0"/>
              <w:numPr>
                <w:ilvl w:val="0"/>
                <w:numId w:val="19"/>
              </w:numPr>
              <w:tabs>
                <w:tab w:val="left" w:pos="-2600"/>
              </w:tabs>
              <w:spacing w:before="0"/>
              <w:ind w:right="90"/>
              <w:rPr>
                <w:rFonts w:asciiTheme="minorHAnsi" w:hAnsiTheme="minorHAnsi"/>
                <w:b w:val="0"/>
                <w:caps/>
                <w:color w:val="auto"/>
                <w:sz w:val="18"/>
                <w:szCs w:val="18"/>
              </w:rPr>
            </w:pPr>
            <w:r w:rsidRPr="00887569">
              <w:rPr>
                <w:rFonts w:asciiTheme="minorHAnsi" w:hAnsiTheme="minorHAnsi"/>
                <w:b w:val="0"/>
                <w:color w:val="auto"/>
                <w:sz w:val="18"/>
                <w:szCs w:val="18"/>
              </w:rPr>
              <w:t xml:space="preserve">The information provided on this Certificate of Installation is true and correct. </w:t>
            </w:r>
          </w:p>
          <w:p w14:paraId="0B8CA400" w14:textId="77777777" w:rsidR="00887569" w:rsidRPr="00887569" w:rsidRDefault="00887569" w:rsidP="00887569">
            <w:pPr>
              <w:pStyle w:val="Heading3"/>
              <w:keepLines w:val="0"/>
              <w:numPr>
                <w:ilvl w:val="0"/>
                <w:numId w:val="19"/>
              </w:numPr>
              <w:tabs>
                <w:tab w:val="left" w:pos="-2600"/>
              </w:tabs>
              <w:spacing w:before="0"/>
              <w:ind w:right="90"/>
              <w:rPr>
                <w:rFonts w:asciiTheme="minorHAnsi" w:hAnsiTheme="minorHAnsi"/>
                <w:b w:val="0"/>
                <w:caps/>
                <w:color w:val="auto"/>
                <w:sz w:val="18"/>
                <w:szCs w:val="22"/>
              </w:rPr>
            </w:pPr>
            <w:r w:rsidRPr="00887569">
              <w:rPr>
                <w:rFonts w:asciiTheme="minorHAnsi" w:hAnsiTheme="minorHAnsi"/>
                <w:b w:val="0"/>
                <w:snapToGrid w:val="0"/>
                <w:color w:val="auto"/>
                <w:sz w:val="18"/>
                <w:szCs w:val="18"/>
              </w:rPr>
              <w:t xml:space="preserve">I am either: a) a responsible person eligible under Division 3 of the Business and Professions Code </w:t>
            </w:r>
            <w:r w:rsidRPr="00887569">
              <w:rPr>
                <w:rFonts w:asciiTheme="minorHAnsi" w:hAnsiTheme="minorHAnsi"/>
                <w:b w:val="0"/>
                <w:color w:val="auto"/>
                <w:sz w:val="18"/>
                <w:szCs w:val="18"/>
              </w:rPr>
              <w:t xml:space="preserve">in the applicable classification to accept responsibility for the system design, construction, or installation </w:t>
            </w:r>
            <w:r w:rsidRPr="00887569">
              <w:rPr>
                <w:rFonts w:asciiTheme="minorHAnsi" w:hAnsiTheme="minorHAnsi"/>
                <w:b w:val="0"/>
                <w:snapToGrid w:val="0"/>
                <w:color w:val="auto"/>
                <w:sz w:val="18"/>
                <w:szCs w:val="18"/>
              </w:rPr>
              <w:t xml:space="preserve">of features, materials, components, or manufactured devices </w:t>
            </w:r>
            <w:r w:rsidRPr="00887569">
              <w:rPr>
                <w:rFonts w:asciiTheme="minorHAnsi" w:hAnsiTheme="minorHAnsi"/>
                <w:b w:val="0"/>
                <w:color w:val="auto"/>
                <w:sz w:val="18"/>
                <w:szCs w:val="18"/>
              </w:rPr>
              <w:t xml:space="preserve">for the scope of work identified on this Certificate of Installation </w:t>
            </w:r>
            <w:r w:rsidRPr="00887569">
              <w:rPr>
                <w:rFonts w:asciiTheme="minorHAnsi" w:hAnsiTheme="minorHAnsi"/>
                <w:b w:val="0"/>
                <w:snapToGrid w:val="0"/>
                <w:color w:val="auto"/>
                <w:sz w:val="18"/>
                <w:szCs w:val="18"/>
              </w:rPr>
              <w:t>and attest to the declarations in this statement</w:t>
            </w:r>
            <w:r w:rsidRPr="00887569">
              <w:rPr>
                <w:rFonts w:asciiTheme="minorHAnsi" w:hAnsiTheme="minorHAnsi"/>
                <w:b w:val="0"/>
                <w:color w:val="auto"/>
                <w:sz w:val="18"/>
                <w:szCs w:val="18"/>
              </w:rPr>
              <w:t>, or b) I am an authorized representative of the responsible person and attest to the declarations in this statement on the responsible person’s behalf</w:t>
            </w:r>
            <w:r w:rsidRPr="00887569">
              <w:rPr>
                <w:rFonts w:asciiTheme="minorHAnsi" w:eastAsia="Calibri" w:hAnsiTheme="minorHAnsi"/>
                <w:b w:val="0"/>
                <w:color w:val="auto"/>
                <w:sz w:val="18"/>
                <w:szCs w:val="18"/>
              </w:rPr>
              <w:t>.</w:t>
            </w:r>
          </w:p>
          <w:p w14:paraId="2D7C4754" w14:textId="77777777" w:rsidR="00887569" w:rsidRPr="00887569" w:rsidRDefault="00887569" w:rsidP="00887569">
            <w:pPr>
              <w:keepNext/>
              <w:numPr>
                <w:ilvl w:val="0"/>
                <w:numId w:val="19"/>
              </w:numPr>
              <w:autoSpaceDE w:val="0"/>
              <w:autoSpaceDN w:val="0"/>
              <w:adjustRightInd w:val="0"/>
              <w:ind w:right="90"/>
              <w:rPr>
                <w:rFonts w:asciiTheme="minorHAnsi" w:hAnsiTheme="minorHAnsi"/>
                <w:sz w:val="18"/>
                <w:szCs w:val="18"/>
              </w:rPr>
            </w:pPr>
            <w:r w:rsidRPr="00887569">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87569">
              <w:rPr>
                <w:rFonts w:asciiTheme="minorHAnsi" w:eastAsia="Calibri" w:hAnsiTheme="minorHAnsi" w:cs="TimesNewRomanPSMT"/>
                <w:sz w:val="18"/>
                <w:szCs w:val="18"/>
              </w:rPr>
              <w:t>.</w:t>
            </w:r>
          </w:p>
          <w:p w14:paraId="13C92541" w14:textId="77777777" w:rsidR="00887569" w:rsidRPr="00887569" w:rsidRDefault="00887569" w:rsidP="00887569">
            <w:pPr>
              <w:pStyle w:val="ListParagraph"/>
              <w:keepNext/>
              <w:numPr>
                <w:ilvl w:val="0"/>
                <w:numId w:val="19"/>
              </w:numPr>
              <w:autoSpaceDE w:val="0"/>
              <w:autoSpaceDN w:val="0"/>
              <w:adjustRightInd w:val="0"/>
              <w:rPr>
                <w:rFonts w:asciiTheme="minorHAnsi" w:hAnsiTheme="minorHAnsi"/>
                <w:sz w:val="18"/>
              </w:rPr>
            </w:pPr>
            <w:r w:rsidRPr="0088756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2651632" w14:textId="13BD7064" w:rsidR="00670C46" w:rsidRPr="00670C46" w:rsidRDefault="00887569" w:rsidP="00225CB8">
            <w:pPr>
              <w:keepNext/>
              <w:numPr>
                <w:ilvl w:val="0"/>
                <w:numId w:val="5"/>
              </w:numPr>
              <w:autoSpaceDE w:val="0"/>
              <w:autoSpaceDN w:val="0"/>
              <w:adjustRightInd w:val="0"/>
              <w:contextualSpacing/>
              <w:rPr>
                <w:rFonts w:asciiTheme="minorHAnsi" w:hAnsiTheme="minorHAnsi"/>
                <w:b/>
              </w:rPr>
            </w:pPr>
            <w:r w:rsidRPr="00887569">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670C46" w:rsidRPr="00670C46" w14:paraId="12651636" w14:textId="77777777" w:rsidTr="0065392E">
        <w:tblPrEx>
          <w:tblCellMar>
            <w:left w:w="108" w:type="dxa"/>
            <w:right w:w="108" w:type="dxa"/>
          </w:tblCellMar>
          <w:tblPrExChange w:id="86" w:author="Shewmaker, Michael@Energy" w:date="2018-01-29T14:30:00Z">
            <w:tblPrEx>
              <w:tblCellMar>
                <w:left w:w="108" w:type="dxa"/>
                <w:right w:w="108" w:type="dxa"/>
              </w:tblCellMar>
            </w:tblPrEx>
          </w:tblPrExChange>
        </w:tblPrEx>
        <w:trPr>
          <w:trHeight w:val="360"/>
          <w:trPrChange w:id="87" w:author="Shewmaker, Michael@Energy" w:date="2018-01-29T14:30:00Z">
            <w:trPr>
              <w:trHeight w:val="360"/>
            </w:trPr>
          </w:trPrChange>
        </w:trPr>
        <w:tc>
          <w:tcPr>
            <w:tcW w:w="5341" w:type="dxa"/>
            <w:tcPrChange w:id="88" w:author="Shewmaker, Michael@Energy" w:date="2018-01-29T14:30:00Z">
              <w:tcPr>
                <w:tcW w:w="5372" w:type="dxa"/>
              </w:tcPr>
            </w:tcPrChange>
          </w:tcPr>
          <w:p w14:paraId="12651634" w14:textId="77777777" w:rsidR="00670C46" w:rsidRPr="00670C46" w:rsidRDefault="00670C46" w:rsidP="00670C4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Name:</w:t>
            </w:r>
          </w:p>
        </w:tc>
        <w:tc>
          <w:tcPr>
            <w:tcW w:w="5632" w:type="dxa"/>
            <w:gridSpan w:val="3"/>
            <w:tcPrChange w:id="89" w:author="Shewmaker, Michael@Energy" w:date="2018-01-29T14:30:00Z">
              <w:tcPr>
                <w:tcW w:w="5665" w:type="dxa"/>
                <w:gridSpan w:val="3"/>
              </w:tcPr>
            </w:tcPrChange>
          </w:tcPr>
          <w:p w14:paraId="12651635" w14:textId="77777777" w:rsidR="00670C46" w:rsidRPr="00670C46" w:rsidRDefault="00670C46" w:rsidP="00670C4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Signature:</w:t>
            </w:r>
          </w:p>
        </w:tc>
      </w:tr>
      <w:tr w:rsidR="00670C46" w:rsidRPr="00670C46" w14:paraId="12651639" w14:textId="77777777" w:rsidTr="0065392E">
        <w:tblPrEx>
          <w:tblCellMar>
            <w:left w:w="108" w:type="dxa"/>
            <w:right w:w="108" w:type="dxa"/>
          </w:tblCellMar>
          <w:tblPrExChange w:id="90" w:author="Shewmaker, Michael@Energy" w:date="2018-01-29T14:30:00Z">
            <w:tblPrEx>
              <w:tblCellMar>
                <w:left w:w="108" w:type="dxa"/>
                <w:right w:w="108" w:type="dxa"/>
              </w:tblCellMar>
            </w:tblPrEx>
          </w:tblPrExChange>
        </w:tblPrEx>
        <w:trPr>
          <w:trHeight w:val="360"/>
          <w:trPrChange w:id="91" w:author="Shewmaker, Michael@Energy" w:date="2018-01-29T14:30:00Z">
            <w:trPr>
              <w:trHeight w:val="360"/>
            </w:trPr>
          </w:trPrChange>
        </w:trPr>
        <w:tc>
          <w:tcPr>
            <w:tcW w:w="5341" w:type="dxa"/>
            <w:tcBorders>
              <w:top w:val="single" w:sz="4" w:space="0" w:color="auto"/>
              <w:left w:val="single" w:sz="4" w:space="0" w:color="auto"/>
              <w:bottom w:val="single" w:sz="4" w:space="0" w:color="auto"/>
              <w:right w:val="single" w:sz="4" w:space="0" w:color="auto"/>
            </w:tcBorders>
            <w:tcPrChange w:id="92" w:author="Shewmaker, Michael@Energy" w:date="2018-01-29T14:30:00Z">
              <w:tcPr>
                <w:tcW w:w="5372" w:type="dxa"/>
                <w:tcBorders>
                  <w:top w:val="single" w:sz="4" w:space="0" w:color="auto"/>
                  <w:left w:val="single" w:sz="4" w:space="0" w:color="auto"/>
                  <w:bottom w:val="single" w:sz="4" w:space="0" w:color="auto"/>
                  <w:right w:val="single" w:sz="4" w:space="0" w:color="auto"/>
                </w:tcBorders>
              </w:tcPr>
            </w:tcPrChange>
          </w:tcPr>
          <w:p w14:paraId="12651637" w14:textId="10267053"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Company Name: (Installing Subcontractor or General Contractor or Builder/Owner)</w:t>
            </w:r>
          </w:p>
        </w:tc>
        <w:tc>
          <w:tcPr>
            <w:tcW w:w="5632" w:type="dxa"/>
            <w:gridSpan w:val="3"/>
            <w:tcBorders>
              <w:top w:val="single" w:sz="4" w:space="0" w:color="auto"/>
              <w:left w:val="single" w:sz="4" w:space="0" w:color="auto"/>
              <w:bottom w:val="single" w:sz="4" w:space="0" w:color="auto"/>
              <w:right w:val="single" w:sz="4" w:space="0" w:color="auto"/>
            </w:tcBorders>
            <w:tcPrChange w:id="93" w:author="Shewmaker, Michael@Energy" w:date="2018-01-29T14:30:00Z">
              <w:tcPr>
                <w:tcW w:w="5665" w:type="dxa"/>
                <w:gridSpan w:val="3"/>
                <w:tcBorders>
                  <w:top w:val="single" w:sz="4" w:space="0" w:color="auto"/>
                  <w:left w:val="single" w:sz="4" w:space="0" w:color="auto"/>
                  <w:bottom w:val="single" w:sz="4" w:space="0" w:color="auto"/>
                  <w:right w:val="single" w:sz="4" w:space="0" w:color="auto"/>
                </w:tcBorders>
              </w:tcPr>
            </w:tcPrChange>
          </w:tcPr>
          <w:p w14:paraId="12651638"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Position With Company (Title):</w:t>
            </w:r>
          </w:p>
        </w:tc>
      </w:tr>
      <w:tr w:rsidR="00670C46" w:rsidRPr="00670C46" w14:paraId="1265163C" w14:textId="77777777" w:rsidTr="0065392E">
        <w:tblPrEx>
          <w:tblCellMar>
            <w:left w:w="108" w:type="dxa"/>
            <w:right w:w="108" w:type="dxa"/>
          </w:tblCellMar>
          <w:tblPrExChange w:id="94" w:author="Shewmaker, Michael@Energy" w:date="2018-01-29T14:30:00Z">
            <w:tblPrEx>
              <w:tblCellMar>
                <w:left w:w="108" w:type="dxa"/>
                <w:right w:w="108" w:type="dxa"/>
              </w:tblCellMar>
            </w:tblPrEx>
          </w:tblPrExChange>
        </w:tblPrEx>
        <w:trPr>
          <w:trHeight w:val="360"/>
          <w:trPrChange w:id="95" w:author="Shewmaker, Michael@Energy" w:date="2018-01-29T14:30:00Z">
            <w:trPr>
              <w:trHeight w:val="360"/>
            </w:trPr>
          </w:trPrChange>
        </w:trPr>
        <w:tc>
          <w:tcPr>
            <w:tcW w:w="5341" w:type="dxa"/>
            <w:tcBorders>
              <w:top w:val="single" w:sz="4" w:space="0" w:color="auto"/>
              <w:left w:val="single" w:sz="4" w:space="0" w:color="auto"/>
              <w:bottom w:val="single" w:sz="4" w:space="0" w:color="auto"/>
              <w:right w:val="single" w:sz="4" w:space="0" w:color="auto"/>
            </w:tcBorders>
            <w:tcPrChange w:id="96" w:author="Shewmaker, Michael@Energy" w:date="2018-01-29T14:30:00Z">
              <w:tcPr>
                <w:tcW w:w="5372" w:type="dxa"/>
                <w:tcBorders>
                  <w:top w:val="single" w:sz="4" w:space="0" w:color="auto"/>
                  <w:left w:val="single" w:sz="4" w:space="0" w:color="auto"/>
                  <w:bottom w:val="single" w:sz="4" w:space="0" w:color="auto"/>
                  <w:right w:val="single" w:sz="4" w:space="0" w:color="auto"/>
                </w:tcBorders>
              </w:tcPr>
            </w:tcPrChange>
          </w:tcPr>
          <w:p w14:paraId="1265163A"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Address:</w:t>
            </w:r>
          </w:p>
        </w:tc>
        <w:tc>
          <w:tcPr>
            <w:tcW w:w="5632" w:type="dxa"/>
            <w:gridSpan w:val="3"/>
            <w:tcBorders>
              <w:top w:val="single" w:sz="4" w:space="0" w:color="auto"/>
              <w:left w:val="single" w:sz="4" w:space="0" w:color="auto"/>
              <w:bottom w:val="single" w:sz="4" w:space="0" w:color="auto"/>
              <w:right w:val="single" w:sz="4" w:space="0" w:color="auto"/>
            </w:tcBorders>
            <w:tcPrChange w:id="97" w:author="Shewmaker, Michael@Energy" w:date="2018-01-29T14:30:00Z">
              <w:tcPr>
                <w:tcW w:w="5665" w:type="dxa"/>
                <w:gridSpan w:val="3"/>
                <w:tcBorders>
                  <w:top w:val="single" w:sz="4" w:space="0" w:color="auto"/>
                  <w:left w:val="single" w:sz="4" w:space="0" w:color="auto"/>
                  <w:bottom w:val="single" w:sz="4" w:space="0" w:color="auto"/>
                  <w:right w:val="single" w:sz="4" w:space="0" w:color="auto"/>
                </w:tcBorders>
              </w:tcPr>
            </w:tcPrChange>
          </w:tcPr>
          <w:p w14:paraId="1265163B"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CSLB License:</w:t>
            </w:r>
          </w:p>
        </w:tc>
      </w:tr>
      <w:tr w:rsidR="00670C46" w:rsidRPr="00670C46" w14:paraId="12651640" w14:textId="77777777" w:rsidTr="0065392E">
        <w:tblPrEx>
          <w:tblCellMar>
            <w:left w:w="108" w:type="dxa"/>
            <w:right w:w="108" w:type="dxa"/>
          </w:tblCellMar>
          <w:tblPrExChange w:id="98" w:author="Shewmaker, Michael@Energy" w:date="2018-01-29T14:30:00Z">
            <w:tblPrEx>
              <w:tblCellMar>
                <w:left w:w="108" w:type="dxa"/>
                <w:right w:w="108" w:type="dxa"/>
              </w:tblCellMar>
            </w:tblPrEx>
          </w:tblPrExChange>
        </w:tblPrEx>
        <w:trPr>
          <w:trHeight w:val="360"/>
          <w:trPrChange w:id="99" w:author="Shewmaker, Michael@Energy" w:date="2018-01-29T14:30:00Z">
            <w:trPr>
              <w:trHeight w:val="360"/>
            </w:trPr>
          </w:trPrChange>
        </w:trPr>
        <w:tc>
          <w:tcPr>
            <w:tcW w:w="5341" w:type="dxa"/>
            <w:tcBorders>
              <w:top w:val="single" w:sz="4" w:space="0" w:color="auto"/>
              <w:left w:val="single" w:sz="4" w:space="0" w:color="auto"/>
              <w:bottom w:val="single" w:sz="4" w:space="0" w:color="auto"/>
              <w:right w:val="single" w:sz="4" w:space="0" w:color="auto"/>
            </w:tcBorders>
            <w:tcPrChange w:id="100" w:author="Shewmaker, Michael@Energy" w:date="2018-01-29T14:30:00Z">
              <w:tcPr>
                <w:tcW w:w="5372" w:type="dxa"/>
                <w:tcBorders>
                  <w:top w:val="single" w:sz="4" w:space="0" w:color="auto"/>
                  <w:left w:val="single" w:sz="4" w:space="0" w:color="auto"/>
                  <w:bottom w:val="single" w:sz="4" w:space="0" w:color="auto"/>
                  <w:right w:val="single" w:sz="4" w:space="0" w:color="auto"/>
                </w:tcBorders>
              </w:tcPr>
            </w:tcPrChange>
          </w:tcPr>
          <w:p w14:paraId="1265163D"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City/State/Zip:</w:t>
            </w:r>
          </w:p>
        </w:tc>
        <w:tc>
          <w:tcPr>
            <w:tcW w:w="2788" w:type="dxa"/>
            <w:gridSpan w:val="2"/>
            <w:tcBorders>
              <w:top w:val="single" w:sz="4" w:space="0" w:color="auto"/>
              <w:left w:val="single" w:sz="4" w:space="0" w:color="auto"/>
              <w:bottom w:val="single" w:sz="4" w:space="0" w:color="auto"/>
              <w:right w:val="single" w:sz="4" w:space="0" w:color="auto"/>
            </w:tcBorders>
            <w:tcPrChange w:id="101" w:author="Shewmaker, Michael@Energy" w:date="2018-01-29T14:30:00Z">
              <w:tcPr>
                <w:tcW w:w="2805" w:type="dxa"/>
                <w:gridSpan w:val="2"/>
                <w:tcBorders>
                  <w:top w:val="single" w:sz="4" w:space="0" w:color="auto"/>
                  <w:left w:val="single" w:sz="4" w:space="0" w:color="auto"/>
                  <w:bottom w:val="single" w:sz="4" w:space="0" w:color="auto"/>
                  <w:right w:val="single" w:sz="4" w:space="0" w:color="auto"/>
                </w:tcBorders>
              </w:tcPr>
            </w:tcPrChange>
          </w:tcPr>
          <w:p w14:paraId="1265163E" w14:textId="11E1CDCD"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Phone</w:t>
            </w:r>
            <w:r w:rsidR="00225CB8">
              <w:rPr>
                <w:rFonts w:asciiTheme="minorHAnsi" w:hAnsiTheme="minorHAnsi"/>
                <w:sz w:val="14"/>
                <w:szCs w:val="14"/>
              </w:rPr>
              <w:t>:</w:t>
            </w:r>
          </w:p>
        </w:tc>
        <w:tc>
          <w:tcPr>
            <w:tcW w:w="2844" w:type="dxa"/>
            <w:tcBorders>
              <w:top w:val="single" w:sz="4" w:space="0" w:color="auto"/>
              <w:left w:val="single" w:sz="4" w:space="0" w:color="auto"/>
              <w:bottom w:val="single" w:sz="4" w:space="0" w:color="auto"/>
              <w:right w:val="single" w:sz="4" w:space="0" w:color="auto"/>
            </w:tcBorders>
            <w:tcPrChange w:id="102" w:author="Shewmaker, Michael@Energy" w:date="2018-01-29T14:30:00Z">
              <w:tcPr>
                <w:tcW w:w="2860" w:type="dxa"/>
                <w:tcBorders>
                  <w:top w:val="single" w:sz="4" w:space="0" w:color="auto"/>
                  <w:left w:val="single" w:sz="4" w:space="0" w:color="auto"/>
                  <w:bottom w:val="single" w:sz="4" w:space="0" w:color="auto"/>
                  <w:right w:val="single" w:sz="4" w:space="0" w:color="auto"/>
                </w:tcBorders>
              </w:tcPr>
            </w:tcPrChange>
          </w:tcPr>
          <w:p w14:paraId="1265163F"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Date Signed:</w:t>
            </w:r>
          </w:p>
        </w:tc>
      </w:tr>
      <w:tr w:rsidR="00670C46" w:rsidRPr="00670C46" w14:paraId="12651643" w14:textId="77777777" w:rsidTr="0065392E">
        <w:tblPrEx>
          <w:tblCellMar>
            <w:left w:w="108" w:type="dxa"/>
            <w:right w:w="108" w:type="dxa"/>
          </w:tblCellMar>
          <w:tblPrExChange w:id="103" w:author="Shewmaker, Michael@Energy" w:date="2018-01-29T14:30:00Z">
            <w:tblPrEx>
              <w:tblCellMar>
                <w:left w:w="108" w:type="dxa"/>
                <w:right w:w="108" w:type="dxa"/>
              </w:tblCellMar>
            </w:tblPrEx>
          </w:tblPrExChange>
        </w:tblPrEx>
        <w:trPr>
          <w:trHeight w:val="360"/>
          <w:trPrChange w:id="104" w:author="Shewmaker, Michael@Energy" w:date="2018-01-29T14:30:00Z">
            <w:trPr>
              <w:trHeight w:val="360"/>
            </w:trPr>
          </w:trPrChange>
        </w:trPr>
        <w:tc>
          <w:tcPr>
            <w:tcW w:w="5341" w:type="dxa"/>
            <w:tcBorders>
              <w:top w:val="single" w:sz="4" w:space="0" w:color="auto"/>
              <w:left w:val="single" w:sz="4" w:space="0" w:color="auto"/>
              <w:bottom w:val="single" w:sz="4" w:space="0" w:color="auto"/>
              <w:right w:val="single" w:sz="4" w:space="0" w:color="auto"/>
            </w:tcBorders>
            <w:tcPrChange w:id="105" w:author="Shewmaker, Michael@Energy" w:date="2018-01-29T14:30:00Z">
              <w:tcPr>
                <w:tcW w:w="5372" w:type="dxa"/>
                <w:tcBorders>
                  <w:top w:val="single" w:sz="4" w:space="0" w:color="auto"/>
                  <w:left w:val="single" w:sz="4" w:space="0" w:color="auto"/>
                  <w:bottom w:val="single" w:sz="4" w:space="0" w:color="auto"/>
                  <w:right w:val="single" w:sz="4" w:space="0" w:color="auto"/>
                </w:tcBorders>
              </w:tcPr>
            </w:tcPrChange>
          </w:tcPr>
          <w:p w14:paraId="12651641"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Third Party Quality Control Program (TPQCP) Status:</w:t>
            </w:r>
          </w:p>
        </w:tc>
        <w:tc>
          <w:tcPr>
            <w:tcW w:w="5632" w:type="dxa"/>
            <w:gridSpan w:val="3"/>
            <w:tcBorders>
              <w:top w:val="single" w:sz="4" w:space="0" w:color="auto"/>
              <w:left w:val="single" w:sz="4" w:space="0" w:color="auto"/>
              <w:bottom w:val="single" w:sz="4" w:space="0" w:color="auto"/>
              <w:right w:val="single" w:sz="4" w:space="0" w:color="auto"/>
            </w:tcBorders>
            <w:tcPrChange w:id="106" w:author="Shewmaker, Michael@Energy" w:date="2018-01-29T14:30:00Z">
              <w:tcPr>
                <w:tcW w:w="5665" w:type="dxa"/>
                <w:gridSpan w:val="3"/>
                <w:tcBorders>
                  <w:top w:val="single" w:sz="4" w:space="0" w:color="auto"/>
                  <w:left w:val="single" w:sz="4" w:space="0" w:color="auto"/>
                  <w:bottom w:val="single" w:sz="4" w:space="0" w:color="auto"/>
                  <w:right w:val="single" w:sz="4" w:space="0" w:color="auto"/>
                </w:tcBorders>
              </w:tcPr>
            </w:tcPrChange>
          </w:tcPr>
          <w:p w14:paraId="12651642"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 xml:space="preserve">Name of TPQCP (if applicable): </w:t>
            </w:r>
          </w:p>
        </w:tc>
      </w:tr>
    </w:tbl>
    <w:p w14:paraId="12651644" w14:textId="77777777" w:rsidR="00D85D5B" w:rsidRPr="006A17E5" w:rsidRDefault="00D85D5B" w:rsidP="00D85D5B">
      <w:pPr>
        <w:rPr>
          <w:rFonts w:asciiTheme="minorHAnsi" w:hAnsiTheme="minorHAnsi"/>
          <w:sz w:val="18"/>
          <w:szCs w:val="18"/>
        </w:rPr>
      </w:pPr>
    </w:p>
    <w:p w14:paraId="12651645" w14:textId="77777777" w:rsidR="00977AE0" w:rsidRPr="006A17E5" w:rsidRDefault="00977AE0" w:rsidP="00D85D5B">
      <w:pPr>
        <w:rPr>
          <w:rFonts w:asciiTheme="minorHAnsi" w:hAnsiTheme="minorHAnsi"/>
          <w:sz w:val="18"/>
          <w:szCs w:val="18"/>
        </w:rPr>
      </w:pPr>
    </w:p>
    <w:p w14:paraId="12651646"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12651647" w14:textId="77777777" w:rsidR="00D85D5B" w:rsidRPr="006A17E5" w:rsidRDefault="00D85D5B" w:rsidP="00B65E2F">
      <w:pPr>
        <w:rPr>
          <w:rFonts w:asciiTheme="minorHAnsi" w:hAnsiTheme="minorHAnsi"/>
          <w:sz w:val="18"/>
          <w:szCs w:val="18"/>
        </w:rPr>
        <w:sectPr w:rsidR="00D85D5B" w:rsidRPr="006A17E5" w:rsidSect="00C44F0C">
          <w:headerReference w:type="even" r:id="rId9"/>
          <w:headerReference w:type="default" r:id="rId10"/>
          <w:footerReference w:type="even"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12651648" w14:textId="77777777" w:rsidR="003536D2" w:rsidRPr="00225CB8" w:rsidRDefault="00541D86" w:rsidP="00541D86">
      <w:pPr>
        <w:pStyle w:val="BulletB1Number"/>
        <w:spacing w:before="0"/>
        <w:jc w:val="center"/>
        <w:rPr>
          <w:rFonts w:asciiTheme="minorHAnsi" w:hAnsiTheme="minorHAnsi"/>
          <w:szCs w:val="18"/>
        </w:rPr>
      </w:pPr>
      <w:r w:rsidRPr="00225CB8">
        <w:rPr>
          <w:rFonts w:asciiTheme="minorHAnsi" w:hAnsiTheme="minorHAnsi"/>
          <w:b/>
          <w:szCs w:val="18"/>
        </w:rPr>
        <w:lastRenderedPageBreak/>
        <w:t>CF2R-MCH-28-H User Instructions</w:t>
      </w:r>
    </w:p>
    <w:p w14:paraId="12651649" w14:textId="77777777" w:rsidR="00C20A2D" w:rsidRPr="00541D86" w:rsidRDefault="00C20A2D" w:rsidP="00C20A2D">
      <w:pPr>
        <w:pStyle w:val="BulletB1Number"/>
        <w:ind w:left="0" w:firstLine="0"/>
        <w:rPr>
          <w:rFonts w:asciiTheme="minorHAnsi" w:hAnsiTheme="minorHAnsi"/>
          <w:b/>
          <w:szCs w:val="18"/>
        </w:rPr>
      </w:pPr>
      <w:r w:rsidRPr="00541D86">
        <w:rPr>
          <w:rFonts w:asciiTheme="minorHAnsi" w:hAnsiTheme="minorHAnsi"/>
          <w:b/>
          <w:szCs w:val="18"/>
        </w:rPr>
        <w:t>Section A. System Information</w:t>
      </w:r>
    </w:p>
    <w:p w14:paraId="1265164A" w14:textId="77777777" w:rsidR="00C20A2D" w:rsidRPr="00541D86" w:rsidRDefault="00C20A2D" w:rsidP="00C20A2D">
      <w:pPr>
        <w:pStyle w:val="ListParagraph"/>
        <w:numPr>
          <w:ilvl w:val="0"/>
          <w:numId w:val="13"/>
        </w:numPr>
        <w:rPr>
          <w:rFonts w:ascii="Calibri" w:hAnsi="Calibri"/>
        </w:rPr>
      </w:pPr>
      <w:r w:rsidRPr="00541D86">
        <w:rPr>
          <w:rFonts w:ascii="Calibri" w:hAnsi="Calibri"/>
        </w:rPr>
        <w:t>System Identification or Name: This field is filled out automatically. It is referenced from the CF2R-MCH-01, which must be completed prior to this document.</w:t>
      </w:r>
    </w:p>
    <w:p w14:paraId="1265164B" w14:textId="77777777" w:rsidR="00C20A2D" w:rsidRPr="00541D86" w:rsidRDefault="00C20A2D" w:rsidP="00C20A2D">
      <w:pPr>
        <w:pStyle w:val="ListParagraph"/>
        <w:numPr>
          <w:ilvl w:val="0"/>
          <w:numId w:val="13"/>
        </w:numPr>
        <w:rPr>
          <w:rFonts w:ascii="Calibri" w:hAnsi="Calibri"/>
        </w:rPr>
      </w:pPr>
      <w:r w:rsidRPr="00541D86">
        <w:rPr>
          <w:rFonts w:asciiTheme="minorHAnsi" w:hAnsiTheme="minorHAnsi"/>
          <w:szCs w:val="18"/>
        </w:rPr>
        <w:t>System Location or Area Served:</w:t>
      </w:r>
      <w:r w:rsidRPr="00541D86">
        <w:rPr>
          <w:rFonts w:ascii="Calibri" w:hAnsi="Calibri"/>
        </w:rPr>
        <w:t xml:space="preserve"> This field is filled out automatically. It is referenced from the CF2R-MCH-01, which must be completed prior to this document.</w:t>
      </w:r>
    </w:p>
    <w:p w14:paraId="1265164C" w14:textId="77777777"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 xml:space="preserve">Nominal Cooling Capacity (tons) of Condenser: </w:t>
      </w:r>
      <w:r w:rsidRPr="00541D86">
        <w:rPr>
          <w:rFonts w:ascii="Calibri" w:hAnsi="Calibri"/>
        </w:rPr>
        <w:t>This field is filled out automatically. It is referenced from the CF2R-MCH-01, which must be completed prior to this document.</w:t>
      </w:r>
    </w:p>
    <w:p w14:paraId="1265164D" w14:textId="77777777"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Number of Return Ducts: Select the number of return ducts from the options given in the pull down list, either one or two return ducts. Those are the only options for this compliance approach. Other configurations will require that airflow and fan watt draw be verified by diagnostic testing.</w:t>
      </w:r>
    </w:p>
    <w:p w14:paraId="1265164E" w14:textId="77777777" w:rsidR="00C20A2D" w:rsidRPr="00541D86" w:rsidRDefault="00C20A2D" w:rsidP="00C20A2D">
      <w:pPr>
        <w:pStyle w:val="BulletB1Number"/>
        <w:spacing w:before="0"/>
        <w:rPr>
          <w:rFonts w:asciiTheme="minorHAnsi" w:hAnsiTheme="minorHAnsi"/>
          <w:szCs w:val="18"/>
        </w:rPr>
      </w:pPr>
    </w:p>
    <w:p w14:paraId="1265164F"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B. One Return Duct</w:t>
      </w:r>
    </w:p>
    <w:p w14:paraId="12651650" w14:textId="756E40B7"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Minimum Return Duct Diameter: This field is automatically calculated based on A03. Refer to Table 150.0-</w:t>
      </w:r>
      <w:r w:rsidR="00704CA4">
        <w:rPr>
          <w:rFonts w:asciiTheme="minorHAnsi" w:hAnsiTheme="minorHAnsi"/>
          <w:szCs w:val="18"/>
        </w:rPr>
        <w:t>B/C</w:t>
      </w:r>
      <w:r w:rsidRPr="00541D86">
        <w:rPr>
          <w:rFonts w:asciiTheme="minorHAnsi" w:hAnsiTheme="minorHAnsi"/>
          <w:szCs w:val="18"/>
        </w:rPr>
        <w:t>.</w:t>
      </w:r>
    </w:p>
    <w:p w14:paraId="12651651" w14:textId="77777777"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Installed Return Duct Diameter: Enter the installed return duct diameter (inches).</w:t>
      </w:r>
    </w:p>
    <w:p w14:paraId="12651652" w14:textId="5201E37F"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Minimum Total Return Filter Grille Gross Area: This field is automatically calculated based on A03. Refer to Table 150.0-</w:t>
      </w:r>
      <w:r w:rsidR="00704CA4">
        <w:rPr>
          <w:rFonts w:asciiTheme="minorHAnsi" w:hAnsiTheme="minorHAnsi"/>
          <w:szCs w:val="18"/>
        </w:rPr>
        <w:t>B/C</w:t>
      </w:r>
      <w:r w:rsidRPr="00541D86">
        <w:rPr>
          <w:rFonts w:asciiTheme="minorHAnsi" w:hAnsiTheme="minorHAnsi"/>
          <w:szCs w:val="18"/>
        </w:rPr>
        <w:t>.</w:t>
      </w:r>
    </w:p>
    <w:p w14:paraId="12651653" w14:textId="77777777"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Installed Total Return Filter Grille Gross Area: Enter the installed return filter grille gross area (inch</w:t>
      </w:r>
      <w:r w:rsidRPr="00541D86">
        <w:rPr>
          <w:rFonts w:asciiTheme="minorHAnsi" w:hAnsiTheme="minorHAnsi"/>
          <w:szCs w:val="18"/>
          <w:vertAlign w:val="superscript"/>
        </w:rPr>
        <w:t>2</w:t>
      </w:r>
      <w:r w:rsidRPr="00541D86">
        <w:rPr>
          <w:rFonts w:asciiTheme="minorHAnsi" w:hAnsiTheme="minorHAnsi"/>
          <w:szCs w:val="18"/>
        </w:rPr>
        <w:t>). The area is equal to the length (inches) multiplied by the width (inches).</w:t>
      </w:r>
    </w:p>
    <w:p w14:paraId="12651654" w14:textId="77777777"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Compliance Statement: This field is automatically populated based on the inputs to rows B02 and B04. Compliance requires that the installed duct diameter meet the required duct diameter AND the installed filter grille area meet the required filter grille area.</w:t>
      </w:r>
    </w:p>
    <w:p w14:paraId="12651655" w14:textId="77777777" w:rsidR="00C20A2D" w:rsidRPr="00541D86" w:rsidRDefault="00C20A2D" w:rsidP="00C20A2D">
      <w:pPr>
        <w:pStyle w:val="BulletB1Number"/>
        <w:spacing w:before="0"/>
        <w:rPr>
          <w:rFonts w:asciiTheme="minorHAnsi" w:hAnsiTheme="minorHAnsi"/>
          <w:szCs w:val="18"/>
        </w:rPr>
      </w:pPr>
    </w:p>
    <w:p w14:paraId="12651656"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C. Two Return Ducts</w:t>
      </w:r>
    </w:p>
    <w:p w14:paraId="12651657" w14:textId="53B91845"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Minimum Return Duct1 Diameter: This field is automatically calculated based on A03. Refer to Table 150.0-</w:t>
      </w:r>
      <w:r w:rsidR="00704CA4">
        <w:rPr>
          <w:rFonts w:asciiTheme="minorHAnsi" w:hAnsiTheme="minorHAnsi"/>
          <w:szCs w:val="18"/>
        </w:rPr>
        <w:t>B</w:t>
      </w:r>
      <w:r w:rsidR="00704CA4" w:rsidRPr="00541D86">
        <w:rPr>
          <w:rFonts w:asciiTheme="minorHAnsi" w:hAnsiTheme="minorHAnsi"/>
          <w:szCs w:val="18"/>
        </w:rPr>
        <w:t xml:space="preserve"> </w:t>
      </w:r>
      <w:r w:rsidRPr="00541D86">
        <w:rPr>
          <w:rFonts w:asciiTheme="minorHAnsi" w:hAnsiTheme="minorHAnsi"/>
          <w:szCs w:val="18"/>
        </w:rPr>
        <w:t xml:space="preserve">or </w:t>
      </w:r>
      <w:r w:rsidR="00704CA4">
        <w:rPr>
          <w:rFonts w:asciiTheme="minorHAnsi" w:hAnsiTheme="minorHAnsi"/>
          <w:szCs w:val="18"/>
        </w:rPr>
        <w:t>C</w:t>
      </w:r>
      <w:r w:rsidRPr="00541D86">
        <w:rPr>
          <w:rFonts w:asciiTheme="minorHAnsi" w:hAnsiTheme="minorHAnsi"/>
          <w:szCs w:val="18"/>
        </w:rPr>
        <w:t>.</w:t>
      </w:r>
    </w:p>
    <w:p w14:paraId="12651658" w14:textId="77777777"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Installed Return Duct1 Diameter: Enter the diameter (inches) for the first return duct run.</w:t>
      </w:r>
    </w:p>
    <w:p w14:paraId="12651659" w14:textId="0D67EF89"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Minimum Return Duct2 Diameter: This field is automatically calculated based on A03. Refer to Table 150.0-</w:t>
      </w:r>
      <w:r w:rsidR="00704CA4">
        <w:rPr>
          <w:rFonts w:asciiTheme="minorHAnsi" w:hAnsiTheme="minorHAnsi"/>
          <w:szCs w:val="18"/>
        </w:rPr>
        <w:t>B</w:t>
      </w:r>
      <w:r w:rsidRPr="00541D86">
        <w:rPr>
          <w:rFonts w:asciiTheme="minorHAnsi" w:hAnsiTheme="minorHAnsi"/>
          <w:szCs w:val="18"/>
        </w:rPr>
        <w:t xml:space="preserve"> or </w:t>
      </w:r>
      <w:r w:rsidR="00704CA4">
        <w:rPr>
          <w:rFonts w:asciiTheme="minorHAnsi" w:hAnsiTheme="minorHAnsi"/>
          <w:szCs w:val="18"/>
        </w:rPr>
        <w:t>C</w:t>
      </w:r>
      <w:r w:rsidRPr="00541D86">
        <w:rPr>
          <w:rFonts w:asciiTheme="minorHAnsi" w:hAnsiTheme="minorHAnsi"/>
          <w:szCs w:val="18"/>
        </w:rPr>
        <w:t>.</w:t>
      </w:r>
    </w:p>
    <w:p w14:paraId="1265165A" w14:textId="77777777"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Installed Return Duct2 Diameter: Enter the diameter (inches) for the second return duct run.</w:t>
      </w:r>
    </w:p>
    <w:p w14:paraId="1265165B" w14:textId="34CA50CB"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Minimum Total Return Filter Grille Gross Area: This field is automatically calculated based on A03. Refer to Table 150.0-</w:t>
      </w:r>
      <w:r w:rsidR="00704CA4">
        <w:rPr>
          <w:rFonts w:asciiTheme="minorHAnsi" w:hAnsiTheme="minorHAnsi"/>
          <w:szCs w:val="18"/>
        </w:rPr>
        <w:t>B</w:t>
      </w:r>
      <w:r w:rsidRPr="00541D86">
        <w:rPr>
          <w:rFonts w:asciiTheme="minorHAnsi" w:hAnsiTheme="minorHAnsi"/>
          <w:szCs w:val="18"/>
        </w:rPr>
        <w:t>/</w:t>
      </w:r>
      <w:r w:rsidR="00704CA4">
        <w:rPr>
          <w:rFonts w:asciiTheme="minorHAnsi" w:hAnsiTheme="minorHAnsi"/>
          <w:szCs w:val="18"/>
        </w:rPr>
        <w:t>C</w:t>
      </w:r>
      <w:r w:rsidRPr="00541D86">
        <w:rPr>
          <w:rFonts w:asciiTheme="minorHAnsi" w:hAnsiTheme="minorHAnsi"/>
          <w:szCs w:val="18"/>
        </w:rPr>
        <w:t>.</w:t>
      </w:r>
    </w:p>
    <w:p w14:paraId="1265165C" w14:textId="77777777"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Installed Total Return Filter Grille Gross Area: Enter the total return filter grille gross area by summing up the two grille areas. The area of each grill is equal to the length (inches) multiplied by the width (inches).</w:t>
      </w:r>
    </w:p>
    <w:p w14:paraId="1265165D" w14:textId="508A4BD8"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Compliance Statement: This field is automatically populated based on the inputs to C02, C04 and C06. Compliance requires that the installed duct diameters meet the required duct diameters AND the total installed filter grille area meet the total required filter grille area.</w:t>
      </w:r>
    </w:p>
    <w:p w14:paraId="1265165E" w14:textId="77777777" w:rsidR="00C20A2D" w:rsidRPr="00541D86" w:rsidRDefault="00C20A2D" w:rsidP="00C20A2D">
      <w:pPr>
        <w:pStyle w:val="BulletB1Number"/>
        <w:spacing w:before="0"/>
        <w:ind w:left="0" w:firstLine="0"/>
        <w:rPr>
          <w:rFonts w:asciiTheme="minorHAnsi" w:hAnsiTheme="minorHAnsi"/>
          <w:szCs w:val="18"/>
        </w:rPr>
      </w:pPr>
    </w:p>
    <w:p w14:paraId="1265165F" w14:textId="77777777" w:rsidR="00C20A2D" w:rsidRPr="00541D86" w:rsidRDefault="00C20A2D" w:rsidP="00C20A2D">
      <w:pPr>
        <w:pStyle w:val="BulletB1Number"/>
        <w:spacing w:before="0"/>
        <w:ind w:left="0" w:firstLine="0"/>
        <w:rPr>
          <w:rFonts w:asciiTheme="minorHAnsi" w:hAnsiTheme="minorHAnsi"/>
          <w:szCs w:val="18"/>
        </w:rPr>
      </w:pPr>
      <w:r w:rsidRPr="00541D86">
        <w:rPr>
          <w:rFonts w:asciiTheme="minorHAnsi" w:hAnsiTheme="minorHAnsi"/>
          <w:b/>
          <w:szCs w:val="18"/>
        </w:rPr>
        <w:t xml:space="preserve">Section D Additional Requirements </w:t>
      </w:r>
      <w:r w:rsidR="00541D86" w:rsidRPr="00541D86">
        <w:rPr>
          <w:rFonts w:asciiTheme="minorHAnsi" w:hAnsiTheme="minorHAnsi"/>
          <w:b/>
          <w:szCs w:val="18"/>
        </w:rPr>
        <w:t>f</w:t>
      </w:r>
      <w:r w:rsidRPr="00541D86">
        <w:rPr>
          <w:rFonts w:asciiTheme="minorHAnsi" w:hAnsiTheme="minorHAnsi"/>
          <w:b/>
          <w:szCs w:val="18"/>
        </w:rPr>
        <w:t>or Compliance</w:t>
      </w:r>
    </w:p>
    <w:p w14:paraId="12651660"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1"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2"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3"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4"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5" w14:textId="77777777" w:rsidR="00C20A2D" w:rsidRPr="00541D86" w:rsidRDefault="00C20A2D" w:rsidP="00C20A2D">
      <w:pPr>
        <w:rPr>
          <w:rFonts w:asciiTheme="minorHAnsi" w:hAnsiTheme="minorHAnsi"/>
        </w:rPr>
      </w:pPr>
    </w:p>
    <w:p w14:paraId="12651666" w14:textId="77777777" w:rsidR="00C20A2D" w:rsidRPr="00541D86" w:rsidRDefault="00C20A2D" w:rsidP="00C20A2D">
      <w:pPr>
        <w:rPr>
          <w:rFonts w:asciiTheme="minorHAnsi" w:hAnsiTheme="minorHAnsi"/>
          <w:b/>
          <w:szCs w:val="18"/>
        </w:rPr>
      </w:pPr>
      <w:r w:rsidRPr="00541D86">
        <w:rPr>
          <w:rFonts w:asciiTheme="minorHAnsi" w:hAnsiTheme="minorHAnsi"/>
          <w:b/>
        </w:rPr>
        <w:t xml:space="preserve">Section </w:t>
      </w:r>
      <w:r w:rsidRPr="00541D86">
        <w:rPr>
          <w:rFonts w:asciiTheme="minorHAnsi" w:hAnsiTheme="minorHAnsi"/>
          <w:b/>
          <w:szCs w:val="18"/>
        </w:rPr>
        <w:t xml:space="preserve">E. Hole for the </w:t>
      </w:r>
      <w:r w:rsidR="00541D86" w:rsidRPr="00541D86">
        <w:rPr>
          <w:rFonts w:asciiTheme="minorHAnsi" w:hAnsiTheme="minorHAnsi"/>
          <w:b/>
          <w:szCs w:val="18"/>
        </w:rPr>
        <w:t>P</w:t>
      </w:r>
      <w:r w:rsidRPr="00541D86">
        <w:rPr>
          <w:rFonts w:asciiTheme="minorHAnsi" w:hAnsiTheme="minorHAnsi"/>
          <w:b/>
          <w:szCs w:val="18"/>
        </w:rPr>
        <w:t xml:space="preserve">lacement of a Static Pressure Probe (HSPP), and Permanently </w:t>
      </w:r>
      <w:r w:rsidR="00541D86" w:rsidRPr="00541D86">
        <w:rPr>
          <w:rFonts w:asciiTheme="minorHAnsi" w:hAnsiTheme="minorHAnsi"/>
          <w:b/>
          <w:szCs w:val="18"/>
        </w:rPr>
        <w:t>I</w:t>
      </w:r>
      <w:r w:rsidRPr="00541D86">
        <w:rPr>
          <w:rFonts w:asciiTheme="minorHAnsi" w:hAnsiTheme="minorHAnsi"/>
          <w:b/>
          <w:szCs w:val="18"/>
        </w:rPr>
        <w:t xml:space="preserve">nstalled Static Pressure Probe (PSPP) in the </w:t>
      </w:r>
      <w:r w:rsidR="00541D86" w:rsidRPr="00541D86">
        <w:rPr>
          <w:rFonts w:asciiTheme="minorHAnsi" w:hAnsiTheme="minorHAnsi"/>
          <w:b/>
          <w:szCs w:val="18"/>
        </w:rPr>
        <w:t>S</w:t>
      </w:r>
      <w:r w:rsidRPr="00541D86">
        <w:rPr>
          <w:rFonts w:asciiTheme="minorHAnsi" w:hAnsiTheme="minorHAnsi"/>
          <w:b/>
          <w:szCs w:val="18"/>
        </w:rPr>
        <w:t xml:space="preserve">upply </w:t>
      </w:r>
      <w:r w:rsidR="00541D86" w:rsidRPr="00541D86">
        <w:rPr>
          <w:rFonts w:asciiTheme="minorHAnsi" w:hAnsiTheme="minorHAnsi"/>
          <w:b/>
          <w:szCs w:val="18"/>
        </w:rPr>
        <w:t>P</w:t>
      </w:r>
      <w:r w:rsidRPr="00541D86">
        <w:rPr>
          <w:rFonts w:asciiTheme="minorHAnsi" w:hAnsiTheme="minorHAnsi"/>
          <w:b/>
          <w:szCs w:val="18"/>
        </w:rPr>
        <w:t>lenum</w:t>
      </w:r>
    </w:p>
    <w:p w14:paraId="12651667" w14:textId="77777777" w:rsidR="00C20A2D" w:rsidRPr="00541D86" w:rsidRDefault="00C20A2D" w:rsidP="00C20A2D">
      <w:pPr>
        <w:pStyle w:val="ListParagraph"/>
        <w:numPr>
          <w:ilvl w:val="0"/>
          <w:numId w:val="18"/>
        </w:numPr>
        <w:ind w:left="360"/>
        <w:rPr>
          <w:rFonts w:asciiTheme="minorHAnsi" w:hAnsiTheme="minorHAnsi"/>
          <w:szCs w:val="18"/>
        </w:rPr>
      </w:pPr>
      <w:r w:rsidRPr="00541D8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2651668" w14:textId="77777777" w:rsidR="00C20A2D" w:rsidRPr="00541D86" w:rsidRDefault="00C20A2D" w:rsidP="00541D86">
      <w:pPr>
        <w:numPr>
          <w:ilvl w:val="0"/>
          <w:numId w:val="17"/>
        </w:numPr>
        <w:ind w:left="1080"/>
        <w:rPr>
          <w:rFonts w:ascii="Calibri" w:hAnsi="Calibri"/>
        </w:rPr>
      </w:pPr>
      <w:r w:rsidRPr="00541D86">
        <w:rPr>
          <w:rFonts w:ascii="Calibri" w:hAnsi="Calibri"/>
          <w:bCs/>
        </w:rPr>
        <w:t>If an Hole Static Pressure Probe is installed then select “HSPP Installed”</w:t>
      </w:r>
    </w:p>
    <w:p w14:paraId="12651669" w14:textId="77777777" w:rsidR="00C20A2D" w:rsidRPr="00541D86" w:rsidRDefault="00C20A2D" w:rsidP="00541D86">
      <w:pPr>
        <w:numPr>
          <w:ilvl w:val="0"/>
          <w:numId w:val="17"/>
        </w:numPr>
        <w:ind w:left="1080"/>
        <w:rPr>
          <w:rFonts w:ascii="Calibri" w:hAnsi="Calibri"/>
        </w:rPr>
      </w:pPr>
      <w:r w:rsidRPr="00541D86">
        <w:rPr>
          <w:rFonts w:ascii="Calibri" w:hAnsi="Calibri"/>
          <w:bCs/>
        </w:rPr>
        <w:t>If a Permanent Static Pressure Probe is installed then select “PSPP Installed”</w:t>
      </w:r>
    </w:p>
    <w:p w14:paraId="1265166A" w14:textId="77777777" w:rsidR="00C20A2D" w:rsidRPr="00541D86" w:rsidRDefault="00C20A2D" w:rsidP="00541D86">
      <w:pPr>
        <w:numPr>
          <w:ilvl w:val="0"/>
          <w:numId w:val="17"/>
        </w:numPr>
        <w:ind w:left="1080"/>
        <w:rPr>
          <w:rFonts w:ascii="Calibri" w:hAnsi="Calibri"/>
        </w:rPr>
      </w:pPr>
      <w:r w:rsidRPr="00541D86">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265166C" w14:textId="648C7DF9" w:rsidR="005C007B" w:rsidRPr="00C44F0C" w:rsidRDefault="00C20A2D" w:rsidP="00C44F0C">
      <w:pPr>
        <w:numPr>
          <w:ilvl w:val="0"/>
          <w:numId w:val="17"/>
        </w:numPr>
        <w:ind w:left="1080"/>
        <w:rPr>
          <w:rFonts w:asciiTheme="minorHAnsi" w:hAnsiTheme="minorHAnsi"/>
          <w:sz w:val="18"/>
          <w:szCs w:val="18"/>
        </w:rPr>
      </w:pPr>
      <w:r w:rsidRPr="00541D86">
        <w:rPr>
          <w:rFonts w:ascii="Calibri" w:hAnsi="Calibri"/>
        </w:rPr>
        <w:t>If the system is such that an HSPP or PSPP is not applicable, select “HSPP/PSPP are not applicable to this system”.</w:t>
      </w:r>
    </w:p>
    <w:p w14:paraId="1265166D" w14:textId="77777777" w:rsidR="00977AE0" w:rsidRPr="006A17E5" w:rsidRDefault="00977AE0" w:rsidP="00977AE0">
      <w:pPr>
        <w:pStyle w:val="BulletB1Number"/>
        <w:ind w:left="1080" w:firstLine="0"/>
        <w:rPr>
          <w:rFonts w:asciiTheme="minorHAnsi" w:hAnsiTheme="minorHAnsi"/>
          <w:sz w:val="18"/>
          <w:szCs w:val="18"/>
        </w:rPr>
        <w:sectPr w:rsidR="00977AE0" w:rsidRPr="006A17E5" w:rsidSect="00C44F0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A66AF2" w:rsidRPr="00F13E77" w14:paraId="1265166F" w14:textId="77777777" w:rsidTr="00225CB8">
        <w:trPr>
          <w:cantSplit/>
          <w:trHeight w:val="144"/>
        </w:trPr>
        <w:tc>
          <w:tcPr>
            <w:tcW w:w="11030" w:type="dxa"/>
            <w:gridSpan w:val="3"/>
            <w:tcBorders>
              <w:top w:val="single" w:sz="4" w:space="0" w:color="auto"/>
            </w:tcBorders>
            <w:vAlign w:val="center"/>
          </w:tcPr>
          <w:p w14:paraId="1265166E" w14:textId="77777777" w:rsidR="00A66AF2" w:rsidRPr="00F13E77" w:rsidRDefault="00A66AF2" w:rsidP="00A66AF2">
            <w:pPr>
              <w:keepNext/>
              <w:rPr>
                <w:rFonts w:asciiTheme="minorHAnsi" w:hAnsiTheme="minorHAnsi"/>
                <w:b/>
                <w:sz w:val="18"/>
                <w:szCs w:val="18"/>
              </w:rPr>
            </w:pPr>
            <w:r w:rsidRPr="00F13E77">
              <w:rPr>
                <w:rFonts w:asciiTheme="minorHAnsi" w:hAnsiTheme="minorHAnsi"/>
                <w:b/>
                <w:sz w:val="18"/>
                <w:szCs w:val="18"/>
              </w:rPr>
              <w:lastRenderedPageBreak/>
              <w:t>A. System Information</w:t>
            </w:r>
          </w:p>
        </w:tc>
      </w:tr>
      <w:tr w:rsidR="00A66AF2" w:rsidRPr="00F13E77" w14:paraId="12651673" w14:textId="77777777" w:rsidTr="00225CB8">
        <w:trPr>
          <w:cantSplit/>
          <w:trHeight w:val="144"/>
        </w:trPr>
        <w:tc>
          <w:tcPr>
            <w:tcW w:w="565" w:type="dxa"/>
            <w:tcBorders>
              <w:top w:val="single" w:sz="4" w:space="0" w:color="auto"/>
            </w:tcBorders>
            <w:vAlign w:val="center"/>
          </w:tcPr>
          <w:p w14:paraId="12651670"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01</w:t>
            </w:r>
          </w:p>
        </w:tc>
        <w:tc>
          <w:tcPr>
            <w:tcW w:w="4831" w:type="dxa"/>
            <w:tcBorders>
              <w:top w:val="single" w:sz="4" w:space="0" w:color="auto"/>
            </w:tcBorders>
            <w:vAlign w:val="center"/>
          </w:tcPr>
          <w:p w14:paraId="12651671" w14:textId="1A556328"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Name </w:t>
            </w:r>
          </w:p>
        </w:tc>
        <w:tc>
          <w:tcPr>
            <w:tcW w:w="5634" w:type="dxa"/>
            <w:tcBorders>
              <w:top w:val="single" w:sz="4" w:space="0" w:color="auto"/>
            </w:tcBorders>
            <w:vAlign w:val="center"/>
          </w:tcPr>
          <w:p w14:paraId="12651672" w14:textId="77777777"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&lt;&lt;auto filled text: referenced from MCH01&gt;&gt;</w:t>
            </w:r>
          </w:p>
        </w:tc>
      </w:tr>
      <w:tr w:rsidR="00A66AF2" w:rsidRPr="00F13E77" w14:paraId="12651677" w14:textId="77777777" w:rsidTr="00225CB8">
        <w:trPr>
          <w:cantSplit/>
          <w:trHeight w:val="144"/>
        </w:trPr>
        <w:tc>
          <w:tcPr>
            <w:tcW w:w="565" w:type="dxa"/>
            <w:vAlign w:val="center"/>
          </w:tcPr>
          <w:p w14:paraId="12651674"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02</w:t>
            </w:r>
          </w:p>
        </w:tc>
        <w:tc>
          <w:tcPr>
            <w:tcW w:w="4831" w:type="dxa"/>
            <w:vAlign w:val="center"/>
          </w:tcPr>
          <w:p w14:paraId="12651675" w14:textId="58C9BEF6" w:rsidR="00A66AF2" w:rsidRPr="00F13E77" w:rsidRDefault="00A66AF2" w:rsidP="00F418AD">
            <w:pPr>
              <w:rPr>
                <w:rFonts w:asciiTheme="minorHAnsi" w:hAnsiTheme="minorHAnsi"/>
                <w:sz w:val="18"/>
                <w:szCs w:val="18"/>
              </w:rPr>
            </w:pPr>
            <w:r w:rsidRPr="00F13E77">
              <w:rPr>
                <w:rFonts w:asciiTheme="minorHAnsi" w:hAnsiTheme="minorHAnsi"/>
                <w:sz w:val="18"/>
                <w:szCs w:val="18"/>
              </w:rPr>
              <w:t>System Location or Area Served</w:t>
            </w:r>
            <w:r w:rsidRPr="00F13E77" w:rsidDel="00EB4D48">
              <w:rPr>
                <w:rFonts w:asciiTheme="minorHAnsi" w:hAnsiTheme="minorHAnsi"/>
                <w:sz w:val="18"/>
                <w:szCs w:val="18"/>
              </w:rPr>
              <w:t xml:space="preserve"> </w:t>
            </w:r>
          </w:p>
        </w:tc>
        <w:tc>
          <w:tcPr>
            <w:tcW w:w="5634" w:type="dxa"/>
            <w:vAlign w:val="center"/>
          </w:tcPr>
          <w:p w14:paraId="12651676" w14:textId="77777777" w:rsidR="00A66AF2" w:rsidRPr="00F13E77" w:rsidRDefault="00A66AF2" w:rsidP="00F418AD">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A66AF2" w:rsidRPr="00F13E77" w14:paraId="1265167B" w14:textId="77777777" w:rsidTr="00225CB8">
        <w:trPr>
          <w:cantSplit/>
          <w:trHeight w:val="144"/>
        </w:trPr>
        <w:tc>
          <w:tcPr>
            <w:tcW w:w="565" w:type="dxa"/>
            <w:vAlign w:val="center"/>
          </w:tcPr>
          <w:p w14:paraId="12651678" w14:textId="77777777" w:rsidR="00A66AF2" w:rsidRPr="00F13E77" w:rsidRDefault="00A66AF2" w:rsidP="00A66AF2">
            <w:pPr>
              <w:jc w:val="center"/>
              <w:rPr>
                <w:rFonts w:asciiTheme="minorHAnsi" w:hAnsiTheme="minorHAnsi"/>
                <w:sz w:val="18"/>
                <w:szCs w:val="18"/>
              </w:rPr>
            </w:pPr>
            <w:r w:rsidRPr="00F13E77">
              <w:rPr>
                <w:rFonts w:asciiTheme="minorHAnsi" w:hAnsiTheme="minorHAnsi"/>
                <w:sz w:val="18"/>
                <w:szCs w:val="18"/>
              </w:rPr>
              <w:t>03</w:t>
            </w:r>
          </w:p>
        </w:tc>
        <w:tc>
          <w:tcPr>
            <w:tcW w:w="4831" w:type="dxa"/>
            <w:vAlign w:val="center"/>
          </w:tcPr>
          <w:p w14:paraId="12651679" w14:textId="4EAFBD81" w:rsidR="00A66AF2" w:rsidRPr="00F13E77" w:rsidRDefault="00A66AF2" w:rsidP="00F418AD">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4" w:type="dxa"/>
            <w:vAlign w:val="center"/>
          </w:tcPr>
          <w:p w14:paraId="1265167A" w14:textId="77777777" w:rsidR="00A66AF2" w:rsidRPr="00F13E77" w:rsidRDefault="00A66AF2" w:rsidP="00F418AD">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D52C7D" w:rsidRPr="00F13E77" w14:paraId="1265167F" w14:textId="77777777" w:rsidTr="00225CB8">
        <w:trPr>
          <w:cantSplit/>
          <w:trHeight w:val="144"/>
        </w:trPr>
        <w:tc>
          <w:tcPr>
            <w:tcW w:w="565" w:type="dxa"/>
            <w:vAlign w:val="center"/>
          </w:tcPr>
          <w:p w14:paraId="1265167C"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1C2BA3" w:rsidRPr="00F13E77">
              <w:rPr>
                <w:rFonts w:asciiTheme="minorHAnsi" w:hAnsiTheme="minorHAnsi"/>
                <w:sz w:val="18"/>
                <w:szCs w:val="18"/>
              </w:rPr>
              <w:t>4</w:t>
            </w:r>
          </w:p>
        </w:tc>
        <w:tc>
          <w:tcPr>
            <w:tcW w:w="4831" w:type="dxa"/>
            <w:vAlign w:val="center"/>
          </w:tcPr>
          <w:p w14:paraId="1265167D" w14:textId="4705EB69" w:rsidR="00D52C7D" w:rsidRPr="00F13E77" w:rsidRDefault="001C2BA3" w:rsidP="00F418AD">
            <w:pPr>
              <w:keepNext/>
              <w:rPr>
                <w:rFonts w:asciiTheme="minorHAnsi" w:hAnsiTheme="minorHAnsi"/>
                <w:sz w:val="18"/>
                <w:szCs w:val="18"/>
              </w:rPr>
            </w:pPr>
            <w:r w:rsidRPr="00F13E77">
              <w:rPr>
                <w:rFonts w:asciiTheme="minorHAnsi" w:hAnsiTheme="minorHAnsi"/>
                <w:sz w:val="18"/>
                <w:szCs w:val="18"/>
              </w:rPr>
              <w:t>N</w:t>
            </w:r>
            <w:r w:rsidR="00D52C7D" w:rsidRPr="00F13E77">
              <w:rPr>
                <w:rFonts w:asciiTheme="minorHAnsi" w:hAnsiTheme="minorHAnsi"/>
                <w:sz w:val="18"/>
                <w:szCs w:val="18"/>
              </w:rPr>
              <w:t xml:space="preserve">umber of </w:t>
            </w:r>
            <w:r w:rsidRPr="00F13E77">
              <w:rPr>
                <w:rFonts w:asciiTheme="minorHAnsi" w:hAnsiTheme="minorHAnsi"/>
                <w:sz w:val="18"/>
                <w:szCs w:val="18"/>
              </w:rPr>
              <w:t>R</w:t>
            </w:r>
            <w:r w:rsidR="00D52C7D" w:rsidRPr="00F13E77">
              <w:rPr>
                <w:rFonts w:asciiTheme="minorHAnsi" w:hAnsiTheme="minorHAnsi"/>
                <w:sz w:val="18"/>
                <w:szCs w:val="18"/>
              </w:rPr>
              <w:t xml:space="preserve">eturn </w:t>
            </w:r>
            <w:r w:rsidRPr="00F13E77">
              <w:rPr>
                <w:rFonts w:asciiTheme="minorHAnsi" w:hAnsiTheme="minorHAnsi"/>
                <w:sz w:val="18"/>
                <w:szCs w:val="18"/>
              </w:rPr>
              <w:t>D</w:t>
            </w:r>
            <w:r w:rsidR="00D52C7D" w:rsidRPr="00F13E77">
              <w:rPr>
                <w:rFonts w:asciiTheme="minorHAnsi" w:hAnsiTheme="minorHAnsi"/>
                <w:sz w:val="18"/>
                <w:szCs w:val="18"/>
              </w:rPr>
              <w:t>ucts</w:t>
            </w:r>
          </w:p>
        </w:tc>
        <w:tc>
          <w:tcPr>
            <w:tcW w:w="5634" w:type="dxa"/>
            <w:vAlign w:val="center"/>
          </w:tcPr>
          <w:p w14:paraId="1265167E" w14:textId="77777777" w:rsidR="00D52C7D" w:rsidRPr="00F13E77" w:rsidRDefault="00282CAD" w:rsidP="00F418AD">
            <w:pPr>
              <w:keepNext/>
              <w:rPr>
                <w:rFonts w:asciiTheme="minorHAnsi" w:hAnsiTheme="minorHAnsi"/>
                <w:sz w:val="18"/>
                <w:szCs w:val="18"/>
              </w:rPr>
            </w:pPr>
            <w:r w:rsidRPr="00F13E77">
              <w:rPr>
                <w:rFonts w:asciiTheme="minorHAnsi" w:hAnsiTheme="minorHAnsi"/>
                <w:sz w:val="18"/>
                <w:szCs w:val="18"/>
              </w:rPr>
              <w:t>&lt;&lt;user input, pull down list: “</w:t>
            </w:r>
            <w:r w:rsidR="003B0366" w:rsidRPr="00F13E77">
              <w:rPr>
                <w:rFonts w:asciiTheme="minorHAnsi" w:hAnsiTheme="minorHAnsi"/>
                <w:sz w:val="18"/>
                <w:szCs w:val="18"/>
              </w:rPr>
              <w:t>One Return Duct</w:t>
            </w:r>
            <w:r w:rsidRPr="00F13E77">
              <w:rPr>
                <w:rFonts w:asciiTheme="minorHAnsi" w:hAnsiTheme="minorHAnsi"/>
                <w:sz w:val="18"/>
                <w:szCs w:val="18"/>
              </w:rPr>
              <w:t>”; “</w:t>
            </w:r>
            <w:r w:rsidR="003B0366" w:rsidRPr="00F13E77">
              <w:rPr>
                <w:rFonts w:asciiTheme="minorHAnsi" w:hAnsiTheme="minorHAnsi"/>
                <w:sz w:val="18"/>
                <w:szCs w:val="18"/>
              </w:rPr>
              <w:t>Two Return Ducts</w:t>
            </w:r>
            <w:r w:rsidRPr="00F13E77">
              <w:rPr>
                <w:rFonts w:asciiTheme="minorHAnsi" w:hAnsiTheme="minorHAnsi"/>
                <w:sz w:val="18"/>
                <w:szCs w:val="18"/>
              </w:rPr>
              <w:t>”&gt;&gt;</w:t>
            </w:r>
          </w:p>
        </w:tc>
      </w:tr>
      <w:tr w:rsidR="003E3D78" w:rsidRPr="00F13E77" w14:paraId="06B9AF11" w14:textId="77777777" w:rsidTr="00225CB8">
        <w:trPr>
          <w:cantSplit/>
          <w:trHeight w:val="144"/>
          <w:ins w:id="107" w:author="Shewmaker, Michael@Energy" w:date="2018-01-29T14:07:00Z"/>
        </w:trPr>
        <w:tc>
          <w:tcPr>
            <w:tcW w:w="565" w:type="dxa"/>
            <w:vAlign w:val="center"/>
          </w:tcPr>
          <w:p w14:paraId="5D330181" w14:textId="1C7DCBB0" w:rsidR="003E3D78" w:rsidRPr="00F13E77" w:rsidRDefault="003E3D78" w:rsidP="00A66AF2">
            <w:pPr>
              <w:jc w:val="center"/>
              <w:rPr>
                <w:ins w:id="108" w:author="Shewmaker, Michael@Energy" w:date="2018-01-29T14:07:00Z"/>
                <w:rFonts w:asciiTheme="minorHAnsi" w:hAnsiTheme="minorHAnsi"/>
                <w:sz w:val="18"/>
                <w:szCs w:val="18"/>
              </w:rPr>
            </w:pPr>
            <w:ins w:id="109" w:author="Shewmaker, Michael@Energy" w:date="2018-01-29T14:07:00Z">
              <w:r>
                <w:rPr>
                  <w:rFonts w:asciiTheme="minorHAnsi" w:hAnsiTheme="minorHAnsi"/>
                  <w:sz w:val="18"/>
                  <w:szCs w:val="18"/>
                </w:rPr>
                <w:t>05</w:t>
              </w:r>
            </w:ins>
          </w:p>
        </w:tc>
        <w:tc>
          <w:tcPr>
            <w:tcW w:w="4831" w:type="dxa"/>
            <w:vAlign w:val="center"/>
          </w:tcPr>
          <w:p w14:paraId="08CDAB53" w14:textId="20FBCE5F" w:rsidR="003E3D78" w:rsidRPr="00F13E77" w:rsidRDefault="003E3D78" w:rsidP="00F418AD">
            <w:pPr>
              <w:keepNext/>
              <w:rPr>
                <w:ins w:id="110" w:author="Shewmaker, Michael@Energy" w:date="2018-01-29T14:07:00Z"/>
                <w:rFonts w:asciiTheme="minorHAnsi" w:hAnsiTheme="minorHAnsi"/>
                <w:sz w:val="18"/>
                <w:szCs w:val="18"/>
              </w:rPr>
            </w:pPr>
            <w:ins w:id="111" w:author="Shewmaker, Michael@Energy" w:date="2018-01-29T14:08:00Z">
              <w:r>
                <w:rPr>
                  <w:rFonts w:asciiTheme="minorHAnsi" w:hAnsiTheme="minorHAnsi"/>
                  <w:sz w:val="18"/>
                  <w:szCs w:val="18"/>
                </w:rPr>
                <w:t>Number of Additional Return Ducts (Not Used for Compliance)</w:t>
              </w:r>
            </w:ins>
          </w:p>
        </w:tc>
        <w:tc>
          <w:tcPr>
            <w:tcW w:w="5634" w:type="dxa"/>
            <w:vAlign w:val="center"/>
          </w:tcPr>
          <w:p w14:paraId="5532537C" w14:textId="7728C529" w:rsidR="003E3D78" w:rsidRPr="00F13E77" w:rsidRDefault="003E3D78" w:rsidP="00F418AD">
            <w:pPr>
              <w:keepNext/>
              <w:rPr>
                <w:ins w:id="112" w:author="Shewmaker, Michael@Energy" w:date="2018-01-29T14:07:00Z"/>
                <w:rFonts w:asciiTheme="minorHAnsi" w:hAnsiTheme="minorHAnsi"/>
                <w:sz w:val="18"/>
                <w:szCs w:val="18"/>
              </w:rPr>
            </w:pPr>
            <w:ins w:id="113" w:author="Shewmaker, Michael@Energy" w:date="2018-01-29T14:08:00Z">
              <w:r>
                <w:rPr>
                  <w:rFonts w:asciiTheme="minorHAnsi" w:hAnsiTheme="minorHAnsi"/>
                  <w:sz w:val="18"/>
                  <w:szCs w:val="18"/>
                </w:rPr>
                <w:t>&lt;&lt;user input: number&gt;&gt;</w:t>
              </w:r>
            </w:ins>
          </w:p>
        </w:tc>
      </w:tr>
    </w:tbl>
    <w:p w14:paraId="12651680" w14:textId="77777777" w:rsidR="0020623D" w:rsidRPr="006A17E5" w:rsidRDefault="0020623D">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84" w14:textId="77777777" w:rsidTr="00225CB8">
        <w:trPr>
          <w:cantSplit/>
          <w:trHeight w:val="144"/>
        </w:trPr>
        <w:tc>
          <w:tcPr>
            <w:tcW w:w="11030" w:type="dxa"/>
            <w:gridSpan w:val="3"/>
            <w:vAlign w:val="center"/>
          </w:tcPr>
          <w:p w14:paraId="6A66FC58"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B. One</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w:t>
            </w:r>
          </w:p>
          <w:p w14:paraId="12651683" w14:textId="0E2D9CE2"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RowA04 is “One Return Duct”&gt;&gt;</w:t>
            </w:r>
          </w:p>
        </w:tc>
      </w:tr>
      <w:tr w:rsidR="00D52C7D" w:rsidRPr="00F13E77" w14:paraId="12651688" w14:textId="77777777" w:rsidTr="00225CB8">
        <w:trPr>
          <w:cantSplit/>
          <w:trHeight w:val="144"/>
        </w:trPr>
        <w:tc>
          <w:tcPr>
            <w:tcW w:w="565" w:type="dxa"/>
            <w:vAlign w:val="center"/>
          </w:tcPr>
          <w:p w14:paraId="12651685"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1C2BA3" w:rsidRPr="00F13E77">
              <w:rPr>
                <w:rFonts w:asciiTheme="minorHAnsi" w:hAnsiTheme="minorHAnsi"/>
                <w:sz w:val="18"/>
                <w:szCs w:val="18"/>
              </w:rPr>
              <w:t>1</w:t>
            </w:r>
          </w:p>
        </w:tc>
        <w:tc>
          <w:tcPr>
            <w:tcW w:w="4830" w:type="dxa"/>
            <w:vAlign w:val="center"/>
          </w:tcPr>
          <w:p w14:paraId="12651686" w14:textId="4924E40D" w:rsidR="00D52C7D" w:rsidRPr="00F13E77" w:rsidRDefault="001C2BA3" w:rsidP="001C2BA3">
            <w:pPr>
              <w:keepNext/>
              <w:rPr>
                <w:rFonts w:asciiTheme="minorHAnsi" w:hAnsiTheme="minorHAnsi"/>
                <w:sz w:val="18"/>
                <w:szCs w:val="18"/>
              </w:rPr>
            </w:pPr>
            <w:r w:rsidRPr="00F13E77">
              <w:rPr>
                <w:rFonts w:asciiTheme="minorHAnsi" w:hAnsiTheme="minorHAnsi"/>
                <w:sz w:val="18"/>
                <w:szCs w:val="18"/>
              </w:rPr>
              <w:t>M</w:t>
            </w:r>
            <w:r w:rsidR="00D52C7D" w:rsidRPr="00F13E77">
              <w:rPr>
                <w:rFonts w:asciiTheme="minorHAnsi" w:hAnsiTheme="minorHAnsi"/>
                <w:sz w:val="18"/>
                <w:szCs w:val="18"/>
              </w:rPr>
              <w:t xml:space="preserve">inimum </w:t>
            </w:r>
            <w:r w:rsidRPr="00F13E77">
              <w:rPr>
                <w:rFonts w:asciiTheme="minorHAnsi" w:hAnsiTheme="minorHAnsi"/>
                <w:sz w:val="18"/>
                <w:szCs w:val="18"/>
              </w:rPr>
              <w:t>R</w:t>
            </w:r>
            <w:r w:rsidR="00D52C7D" w:rsidRPr="00F13E77">
              <w:rPr>
                <w:rFonts w:asciiTheme="minorHAnsi" w:hAnsiTheme="minorHAnsi"/>
                <w:sz w:val="18"/>
                <w:szCs w:val="18"/>
              </w:rPr>
              <w:t xml:space="preserve">eturn </w:t>
            </w:r>
            <w:r w:rsidRPr="00F13E77">
              <w:rPr>
                <w:rFonts w:asciiTheme="minorHAnsi" w:hAnsiTheme="minorHAnsi"/>
                <w:sz w:val="18"/>
                <w:szCs w:val="18"/>
              </w:rPr>
              <w:t>D</w:t>
            </w:r>
            <w:r w:rsidR="00D52C7D" w:rsidRPr="00F13E77">
              <w:rPr>
                <w:rFonts w:asciiTheme="minorHAnsi" w:hAnsiTheme="minorHAnsi"/>
                <w:sz w:val="18"/>
                <w:szCs w:val="18"/>
              </w:rPr>
              <w:t xml:space="preserve">uct </w:t>
            </w:r>
            <w:r w:rsidRPr="00F13E77">
              <w:rPr>
                <w:rFonts w:asciiTheme="minorHAnsi" w:hAnsiTheme="minorHAnsi"/>
                <w:sz w:val="18"/>
                <w:szCs w:val="18"/>
              </w:rPr>
              <w:t>D</w:t>
            </w:r>
            <w:r w:rsidR="00D52C7D" w:rsidRPr="00F13E77">
              <w:rPr>
                <w:rFonts w:asciiTheme="minorHAnsi" w:hAnsiTheme="minorHAnsi"/>
                <w:sz w:val="18"/>
                <w:szCs w:val="18"/>
              </w:rPr>
              <w:t>iameter</w:t>
            </w:r>
            <w:r w:rsidRPr="00F13E77">
              <w:rPr>
                <w:rFonts w:asciiTheme="minorHAnsi" w:hAnsiTheme="minorHAnsi"/>
                <w:sz w:val="18"/>
                <w:szCs w:val="18"/>
              </w:rPr>
              <w:t xml:space="preserve"> (inches)</w:t>
            </w:r>
          </w:p>
        </w:tc>
        <w:tc>
          <w:tcPr>
            <w:tcW w:w="5635" w:type="dxa"/>
            <w:vAlign w:val="center"/>
          </w:tcPr>
          <w:p w14:paraId="12651687" w14:textId="77777777" w:rsidR="00D52C7D" w:rsidRPr="00F13E77" w:rsidRDefault="00282CAD" w:rsidP="00B931FE">
            <w:pPr>
              <w:keepNext/>
              <w:rPr>
                <w:rFonts w:asciiTheme="minorHAnsi" w:hAnsiTheme="minorHAnsi"/>
                <w:sz w:val="18"/>
                <w:szCs w:val="18"/>
              </w:rPr>
            </w:pPr>
            <w:r w:rsidRPr="00F13E77">
              <w:rPr>
                <w:rFonts w:asciiTheme="minorHAnsi" w:hAnsiTheme="minorHAnsi"/>
                <w:sz w:val="18"/>
                <w:szCs w:val="18"/>
              </w:rPr>
              <w:t>&lt;&lt;</w:t>
            </w:r>
            <w:r w:rsidR="001C2BA3" w:rsidRPr="00F13E77">
              <w:rPr>
                <w:rFonts w:asciiTheme="minorHAnsi" w:hAnsiTheme="minorHAnsi"/>
                <w:sz w:val="18"/>
                <w:szCs w:val="18"/>
              </w:rPr>
              <w:t xml:space="preserve">auto filled, </w:t>
            </w:r>
            <w:r w:rsidR="006704D6" w:rsidRPr="00F13E77">
              <w:rPr>
                <w:rFonts w:asciiTheme="minorHAnsi" w:hAnsiTheme="minorHAnsi"/>
                <w:sz w:val="18"/>
                <w:szCs w:val="18"/>
              </w:rPr>
              <w:t>integer</w:t>
            </w:r>
            <w:r w:rsidR="001C2BA3" w:rsidRPr="00F13E77">
              <w:rPr>
                <w:rFonts w:asciiTheme="minorHAnsi" w:hAnsiTheme="minorHAnsi"/>
                <w:sz w:val="18"/>
                <w:szCs w:val="18"/>
              </w:rPr>
              <w:t xml:space="preserve">: if A03=1.5, then “16”; elseif A03=2.0, then </w:t>
            </w:r>
            <w:r w:rsidR="00F418AD">
              <w:rPr>
                <w:rFonts w:asciiTheme="minorHAnsi" w:hAnsiTheme="minorHAnsi"/>
                <w:sz w:val="18"/>
                <w:szCs w:val="18"/>
              </w:rPr>
              <w:t>“</w:t>
            </w:r>
            <w:r w:rsidR="001C2BA3" w:rsidRPr="00F13E77">
              <w:rPr>
                <w:rFonts w:asciiTheme="minorHAnsi" w:hAnsiTheme="minorHAnsi"/>
                <w:sz w:val="18"/>
                <w:szCs w:val="18"/>
              </w:rPr>
              <w:t>18</w:t>
            </w:r>
            <w:r w:rsidR="00F418AD">
              <w:rPr>
                <w:rFonts w:asciiTheme="minorHAnsi" w:hAnsiTheme="minorHAnsi"/>
                <w:sz w:val="18"/>
                <w:szCs w:val="18"/>
              </w:rPr>
              <w:t>”</w:t>
            </w:r>
            <w:r w:rsidR="001C2BA3" w:rsidRPr="00F13E77">
              <w:rPr>
                <w:rFonts w:asciiTheme="minorHAnsi" w:hAnsiTheme="minorHAnsi"/>
                <w:sz w:val="18"/>
                <w:szCs w:val="18"/>
              </w:rPr>
              <w:t xml:space="preserve">; elseif A03=2.5, </w:t>
            </w:r>
            <w:r w:rsidR="00F418AD">
              <w:rPr>
                <w:rFonts w:asciiTheme="minorHAnsi" w:hAnsiTheme="minorHAnsi"/>
                <w:sz w:val="18"/>
                <w:szCs w:val="18"/>
              </w:rPr>
              <w:t>then “</w:t>
            </w:r>
            <w:r w:rsidR="001C2BA3" w:rsidRPr="00F13E77">
              <w:rPr>
                <w:rFonts w:asciiTheme="minorHAnsi" w:hAnsiTheme="minorHAnsi"/>
                <w:sz w:val="18"/>
                <w:szCs w:val="18"/>
              </w:rPr>
              <w:t>20</w:t>
            </w:r>
            <w:r w:rsidR="00F418AD">
              <w:rPr>
                <w:rFonts w:asciiTheme="minorHAnsi" w:hAnsiTheme="minorHAnsi"/>
                <w:sz w:val="18"/>
                <w:szCs w:val="18"/>
              </w:rPr>
              <w:t>”; elseif A03&gt;2.5, then report “</w:t>
            </w:r>
            <w:r w:rsidR="00B931FE">
              <w:rPr>
                <w:rFonts w:asciiTheme="minorHAnsi" w:hAnsiTheme="minorHAnsi"/>
                <w:sz w:val="18"/>
                <w:szCs w:val="18"/>
              </w:rPr>
              <w:t>Cooling Capacity above 2.5 tons require</w:t>
            </w:r>
            <w:r w:rsidR="00CC3CF3">
              <w:rPr>
                <w:rFonts w:asciiTheme="minorHAnsi" w:hAnsiTheme="minorHAnsi"/>
                <w:sz w:val="18"/>
                <w:szCs w:val="18"/>
              </w:rPr>
              <w:t>s</w:t>
            </w:r>
            <w:r w:rsidR="00B931FE">
              <w:rPr>
                <w:rFonts w:asciiTheme="minorHAnsi" w:hAnsiTheme="minorHAnsi"/>
                <w:sz w:val="18"/>
                <w:szCs w:val="18"/>
              </w:rPr>
              <w:t xml:space="preserve"> two return air ducts – </w:t>
            </w:r>
            <w:r w:rsidR="00B931FE" w:rsidRPr="00B931FE">
              <w:rPr>
                <w:rFonts w:asciiTheme="minorHAnsi" w:hAnsiTheme="minorHAnsi"/>
                <w:b/>
                <w:sz w:val="18"/>
                <w:szCs w:val="18"/>
              </w:rPr>
              <w:t>Do Not Proceed</w:t>
            </w:r>
            <w:r w:rsidR="00B931FE">
              <w:rPr>
                <w:rFonts w:asciiTheme="minorHAnsi" w:hAnsiTheme="minorHAnsi"/>
                <w:b/>
                <w:sz w:val="18"/>
                <w:szCs w:val="18"/>
              </w:rPr>
              <w:t>”</w:t>
            </w:r>
            <w:r w:rsidRPr="00F13E77">
              <w:rPr>
                <w:rFonts w:asciiTheme="minorHAnsi" w:hAnsiTheme="minorHAnsi"/>
                <w:sz w:val="18"/>
                <w:szCs w:val="18"/>
              </w:rPr>
              <w:t>&gt;&gt;</w:t>
            </w:r>
          </w:p>
        </w:tc>
      </w:tr>
      <w:tr w:rsidR="006A17E5" w:rsidRPr="00F13E77" w14:paraId="1265168C" w14:textId="77777777" w:rsidTr="00225CB8">
        <w:trPr>
          <w:cantSplit/>
          <w:trHeight w:val="144"/>
        </w:trPr>
        <w:tc>
          <w:tcPr>
            <w:tcW w:w="565" w:type="dxa"/>
            <w:vAlign w:val="center"/>
          </w:tcPr>
          <w:p w14:paraId="12651689" w14:textId="77777777" w:rsidR="006A17E5" w:rsidRPr="00F13E77" w:rsidRDefault="00E04B4E" w:rsidP="00A66AF2">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8A" w14:textId="274D9673" w:rsidR="006A17E5" w:rsidRPr="00F13E77" w:rsidRDefault="006A17E5" w:rsidP="00A66AF2">
            <w:pPr>
              <w:keepNext/>
              <w:rPr>
                <w:rFonts w:asciiTheme="minorHAnsi" w:hAnsiTheme="minorHAnsi"/>
                <w:sz w:val="18"/>
                <w:szCs w:val="18"/>
              </w:rPr>
            </w:pPr>
            <w:r w:rsidRPr="00F13E77">
              <w:rPr>
                <w:rFonts w:asciiTheme="minorHAnsi" w:hAnsiTheme="minorHAnsi"/>
                <w:sz w:val="18"/>
                <w:szCs w:val="18"/>
              </w:rPr>
              <w:t>Installed Return Duct Diameter (inches)</w:t>
            </w:r>
          </w:p>
        </w:tc>
        <w:tc>
          <w:tcPr>
            <w:tcW w:w="5635" w:type="dxa"/>
            <w:vAlign w:val="center"/>
          </w:tcPr>
          <w:p w14:paraId="1265168B" w14:textId="77777777" w:rsidR="006A17E5" w:rsidRPr="00F13E77" w:rsidRDefault="006A17E5" w:rsidP="00E04B4E">
            <w:pPr>
              <w:keepNext/>
              <w:rPr>
                <w:rFonts w:asciiTheme="minorHAnsi" w:hAnsiTheme="minorHAnsi"/>
                <w:sz w:val="18"/>
                <w:szCs w:val="18"/>
              </w:rPr>
            </w:pPr>
            <w:r w:rsidRPr="00F13E77">
              <w:rPr>
                <w:rFonts w:asciiTheme="minorHAnsi" w:hAnsiTheme="minorHAnsi"/>
                <w:sz w:val="18"/>
                <w:szCs w:val="18"/>
              </w:rPr>
              <w:t xml:space="preserve">&lt;&lt;user input, </w:t>
            </w:r>
            <w:r w:rsidR="00E04B4E" w:rsidRPr="00F13E77">
              <w:rPr>
                <w:rFonts w:asciiTheme="minorHAnsi" w:hAnsiTheme="minorHAnsi"/>
                <w:sz w:val="18"/>
                <w:szCs w:val="18"/>
              </w:rPr>
              <w:t>integer</w:t>
            </w:r>
            <w:r w:rsidRPr="00F13E77">
              <w:rPr>
                <w:rFonts w:asciiTheme="minorHAnsi" w:hAnsiTheme="minorHAnsi"/>
                <w:sz w:val="18"/>
                <w:szCs w:val="18"/>
              </w:rPr>
              <w:t>, maximum 50 characters&gt;&gt;</w:t>
            </w:r>
          </w:p>
        </w:tc>
      </w:tr>
      <w:tr w:rsidR="00D52C7D" w:rsidRPr="00F13E77" w14:paraId="12651690" w14:textId="77777777" w:rsidTr="00225CB8">
        <w:trPr>
          <w:cantSplit/>
          <w:trHeight w:val="144"/>
        </w:trPr>
        <w:tc>
          <w:tcPr>
            <w:tcW w:w="565" w:type="dxa"/>
            <w:vAlign w:val="center"/>
          </w:tcPr>
          <w:p w14:paraId="1265168D"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3</w:t>
            </w:r>
          </w:p>
        </w:tc>
        <w:tc>
          <w:tcPr>
            <w:tcW w:w="4830" w:type="dxa"/>
            <w:vAlign w:val="center"/>
          </w:tcPr>
          <w:p w14:paraId="1265168E" w14:textId="66917771" w:rsidR="00D52C7D" w:rsidRPr="00F13E77" w:rsidRDefault="00D52C7D" w:rsidP="00A66AF2">
            <w:pPr>
              <w:keepNext/>
              <w:rPr>
                <w:rFonts w:asciiTheme="minorHAnsi" w:hAnsiTheme="minorHAnsi"/>
                <w:sz w:val="18"/>
                <w:szCs w:val="18"/>
                <w:vertAlign w:val="superscript"/>
              </w:rPr>
            </w:pPr>
            <w:r w:rsidRPr="00F13E77">
              <w:rPr>
                <w:rFonts w:asciiTheme="minorHAnsi" w:hAnsiTheme="minorHAnsi"/>
                <w:sz w:val="18"/>
                <w:szCs w:val="18"/>
              </w:rPr>
              <w:t>Minimum Total Return Filter Grille Gross Area</w:t>
            </w:r>
            <w:r w:rsidR="001C2BA3" w:rsidRPr="00F13E77">
              <w:rPr>
                <w:rFonts w:asciiTheme="minorHAnsi" w:hAnsiTheme="minorHAnsi"/>
                <w:sz w:val="18"/>
                <w:szCs w:val="18"/>
              </w:rPr>
              <w:t xml:space="preserve"> (inch</w:t>
            </w:r>
            <w:r w:rsidR="001C2BA3" w:rsidRPr="00F13E77">
              <w:rPr>
                <w:rFonts w:asciiTheme="minorHAnsi" w:hAnsiTheme="minorHAnsi"/>
                <w:sz w:val="18"/>
                <w:szCs w:val="18"/>
                <w:vertAlign w:val="superscript"/>
              </w:rPr>
              <w:t>2</w:t>
            </w:r>
            <w:r w:rsidR="001C2BA3" w:rsidRPr="00F418AD">
              <w:rPr>
                <w:rFonts w:asciiTheme="minorHAnsi" w:hAnsiTheme="minorHAnsi"/>
                <w:sz w:val="18"/>
                <w:szCs w:val="18"/>
              </w:rPr>
              <w:t>)</w:t>
            </w:r>
          </w:p>
        </w:tc>
        <w:tc>
          <w:tcPr>
            <w:tcW w:w="5635" w:type="dxa"/>
            <w:vAlign w:val="center"/>
          </w:tcPr>
          <w:p w14:paraId="1265168F" w14:textId="77777777" w:rsidR="00D52C7D" w:rsidRPr="00F13E77" w:rsidRDefault="006704D6" w:rsidP="001C2BA3">
            <w:pPr>
              <w:keepNext/>
              <w:rPr>
                <w:rFonts w:asciiTheme="minorHAnsi" w:hAnsiTheme="minorHAnsi"/>
                <w:sz w:val="18"/>
                <w:szCs w:val="18"/>
              </w:rPr>
            </w:pPr>
            <w:r w:rsidRPr="00F13E77">
              <w:rPr>
                <w:rFonts w:asciiTheme="minorHAnsi" w:hAnsiTheme="minorHAnsi"/>
                <w:sz w:val="18"/>
                <w:szCs w:val="18"/>
              </w:rPr>
              <w:t>&lt;&lt;auto filled, integer</w:t>
            </w:r>
            <w:r w:rsidR="001C2BA3" w:rsidRPr="00F13E77">
              <w:rPr>
                <w:rFonts w:asciiTheme="minorHAnsi" w:hAnsiTheme="minorHAnsi"/>
                <w:sz w:val="18"/>
                <w:szCs w:val="18"/>
              </w:rPr>
              <w:t>: if A03=1.5, then “500”; elseif A03=2.0, then 600; elseif A03=2.5, 800&gt;&gt;</w:t>
            </w:r>
          </w:p>
        </w:tc>
      </w:tr>
      <w:tr w:rsidR="006A17E5" w:rsidRPr="00F13E77" w14:paraId="12651694" w14:textId="77777777" w:rsidTr="00225CB8">
        <w:trPr>
          <w:cantSplit/>
          <w:trHeight w:val="144"/>
        </w:trPr>
        <w:tc>
          <w:tcPr>
            <w:tcW w:w="565" w:type="dxa"/>
            <w:vAlign w:val="center"/>
          </w:tcPr>
          <w:p w14:paraId="12651691" w14:textId="77777777" w:rsidR="006A17E5" w:rsidRPr="00F13E77" w:rsidRDefault="006A17E5"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4</w:t>
            </w:r>
          </w:p>
        </w:tc>
        <w:tc>
          <w:tcPr>
            <w:tcW w:w="4830" w:type="dxa"/>
            <w:vAlign w:val="center"/>
          </w:tcPr>
          <w:p w14:paraId="12651692" w14:textId="75A016B2" w:rsidR="006A17E5" w:rsidRPr="00F13E77" w:rsidRDefault="006A17E5" w:rsidP="00A66AF2">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93" w14:textId="77777777" w:rsidR="006A17E5" w:rsidRPr="00F13E77" w:rsidRDefault="00E04B4E" w:rsidP="001C2BA3">
            <w:pPr>
              <w:keepNext/>
              <w:rPr>
                <w:rFonts w:asciiTheme="minorHAnsi" w:hAnsiTheme="minorHAnsi"/>
                <w:sz w:val="18"/>
                <w:szCs w:val="18"/>
              </w:rPr>
            </w:pPr>
            <w:r w:rsidRPr="00F13E77">
              <w:rPr>
                <w:rFonts w:asciiTheme="minorHAnsi" w:hAnsiTheme="minorHAnsi"/>
                <w:sz w:val="18"/>
                <w:szCs w:val="18"/>
              </w:rPr>
              <w:t>&lt;&lt;user input, integer</w:t>
            </w:r>
            <w:r w:rsidR="006A17E5" w:rsidRPr="00F13E77">
              <w:rPr>
                <w:rFonts w:asciiTheme="minorHAnsi" w:hAnsiTheme="minorHAnsi"/>
                <w:sz w:val="18"/>
                <w:szCs w:val="18"/>
              </w:rPr>
              <w:t>, maximum 50 characters&gt;&gt;</w:t>
            </w:r>
          </w:p>
        </w:tc>
      </w:tr>
      <w:tr w:rsidR="006A17E5" w:rsidRPr="00F13E77" w14:paraId="12651697" w14:textId="77777777" w:rsidTr="00225CB8">
        <w:trPr>
          <w:cantSplit/>
          <w:trHeight w:val="144"/>
        </w:trPr>
        <w:tc>
          <w:tcPr>
            <w:tcW w:w="565" w:type="dxa"/>
            <w:vAlign w:val="center"/>
          </w:tcPr>
          <w:p w14:paraId="12651695" w14:textId="77777777" w:rsidR="006A17E5" w:rsidRPr="00F13E77" w:rsidRDefault="00E11A14" w:rsidP="005478DA">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12651696" w14:textId="02084D06" w:rsidR="006A17E5"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B03,</w:t>
            </w:r>
            <w:r>
              <w:rPr>
                <w:rFonts w:asciiTheme="minorHAnsi" w:hAnsiTheme="minorHAnsi"/>
                <w:sz w:val="18"/>
                <w:szCs w:val="18"/>
              </w:rPr>
              <w:t xml:space="preserve">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98" w14:textId="77777777" w:rsidR="00A66AF2" w:rsidRPr="006A17E5"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9C" w14:textId="77777777" w:rsidTr="00225CB8">
        <w:trPr>
          <w:cantSplit/>
          <w:trHeight w:val="144"/>
        </w:trPr>
        <w:tc>
          <w:tcPr>
            <w:tcW w:w="11030" w:type="dxa"/>
            <w:gridSpan w:val="3"/>
            <w:vAlign w:val="center"/>
          </w:tcPr>
          <w:p w14:paraId="03924B20"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C. Two</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Ducts</w:t>
            </w:r>
          </w:p>
          <w:p w14:paraId="1265169B" w14:textId="16138E00"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RowA04 is “Two Return Ducts”</w:t>
            </w:r>
            <w:r>
              <w:rPr>
                <w:rFonts w:asciiTheme="minorHAnsi" w:hAnsiTheme="minorHAnsi"/>
                <w:sz w:val="18"/>
                <w:szCs w:val="18"/>
              </w:rPr>
              <w:t>&gt;&gt;</w:t>
            </w:r>
          </w:p>
        </w:tc>
      </w:tr>
      <w:tr w:rsidR="00282CAD" w:rsidRPr="00F13E77" w14:paraId="126516A0" w14:textId="77777777" w:rsidTr="00225CB8">
        <w:trPr>
          <w:cantSplit/>
          <w:trHeight w:val="144"/>
        </w:trPr>
        <w:tc>
          <w:tcPr>
            <w:tcW w:w="565" w:type="dxa"/>
            <w:vAlign w:val="center"/>
          </w:tcPr>
          <w:p w14:paraId="1265169D" w14:textId="77777777" w:rsidR="00282CAD" w:rsidRPr="00F13E77" w:rsidRDefault="001C2BA3" w:rsidP="00282CAD">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1265169E" w14:textId="1993930B" w:rsidR="00282CAD" w:rsidRPr="00F13E77" w:rsidRDefault="001C2BA3" w:rsidP="001C2BA3">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1</w:t>
            </w:r>
            <w:r w:rsidR="00282CAD" w:rsidRPr="00F13E77">
              <w:rPr>
                <w:rFonts w:asciiTheme="minorHAnsi" w:hAnsiTheme="minorHAnsi"/>
                <w:sz w:val="18"/>
                <w:szCs w:val="18"/>
              </w:rPr>
              <w:t xml:space="preserve">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9F" w14:textId="77777777" w:rsidR="00282CAD" w:rsidRPr="00F13E77" w:rsidRDefault="00F13E77" w:rsidP="00F75582">
            <w:pPr>
              <w:keepNext/>
              <w:rPr>
                <w:rFonts w:asciiTheme="minorHAnsi" w:hAnsiTheme="minorHAnsi"/>
                <w:sz w:val="18"/>
                <w:szCs w:val="18"/>
              </w:rPr>
            </w:pPr>
            <w:r w:rsidRPr="00F13E77">
              <w:rPr>
                <w:rFonts w:asciiTheme="minorHAnsi" w:hAnsiTheme="minorHAnsi"/>
                <w:sz w:val="18"/>
                <w:szCs w:val="18"/>
              </w:rPr>
              <w:t>&lt;&lt;auto filled, integer</w:t>
            </w:r>
            <w:r w:rsidR="001C2BA3" w:rsidRPr="00F13E77">
              <w:rPr>
                <w:rFonts w:asciiTheme="minorHAnsi" w:hAnsiTheme="minorHAnsi"/>
                <w:sz w:val="18"/>
                <w:szCs w:val="18"/>
              </w:rPr>
              <w:t>: if A03=1.5, then “1</w:t>
            </w:r>
            <w:r w:rsidR="004D4054" w:rsidRPr="00F13E77">
              <w:rPr>
                <w:rFonts w:asciiTheme="minorHAnsi" w:hAnsiTheme="minorHAnsi"/>
                <w:sz w:val="18"/>
                <w:szCs w:val="18"/>
              </w:rPr>
              <w:t>0</w:t>
            </w:r>
            <w:r w:rsidR="001C2BA3" w:rsidRPr="00F13E77">
              <w:rPr>
                <w:rFonts w:asciiTheme="minorHAnsi" w:hAnsiTheme="minorHAnsi"/>
                <w:sz w:val="18"/>
                <w:szCs w:val="18"/>
              </w:rPr>
              <w:t xml:space="preserve">”; elseif A03=2.0, then </w:t>
            </w:r>
            <w:r w:rsidR="00B931FE">
              <w:rPr>
                <w:rFonts w:asciiTheme="minorHAnsi" w:hAnsiTheme="minorHAnsi"/>
                <w:sz w:val="18"/>
                <w:szCs w:val="18"/>
              </w:rPr>
              <w:t>“</w:t>
            </w:r>
            <w:r w:rsidR="001C2BA3" w:rsidRPr="00F13E77">
              <w:rPr>
                <w:rFonts w:asciiTheme="minorHAnsi" w:hAnsiTheme="minorHAnsi"/>
                <w:sz w:val="18"/>
                <w:szCs w:val="18"/>
              </w:rPr>
              <w:t>1</w:t>
            </w:r>
            <w:r w:rsidR="004D4054" w:rsidRPr="00F13E77">
              <w:rPr>
                <w:rFonts w:asciiTheme="minorHAnsi" w:hAnsiTheme="minorHAnsi"/>
                <w:sz w:val="18"/>
                <w:szCs w:val="18"/>
              </w:rPr>
              <w:t>2</w:t>
            </w:r>
            <w:r w:rsidR="00B931FE">
              <w:rPr>
                <w:rFonts w:asciiTheme="minorHAnsi" w:hAnsiTheme="minorHAnsi"/>
                <w:sz w:val="18"/>
                <w:szCs w:val="18"/>
              </w:rPr>
              <w:t>”</w:t>
            </w:r>
            <w:r w:rsidR="001C2BA3" w:rsidRPr="00F13E77">
              <w:rPr>
                <w:rFonts w:asciiTheme="minorHAnsi" w:hAnsiTheme="minorHAnsi"/>
                <w:sz w:val="18"/>
                <w:szCs w:val="18"/>
              </w:rPr>
              <w:t>; elseif A03=2.5,</w:t>
            </w:r>
            <w:r w:rsidR="00B931FE">
              <w:rPr>
                <w:rFonts w:asciiTheme="minorHAnsi" w:hAnsiTheme="minorHAnsi"/>
                <w:sz w:val="18"/>
                <w:szCs w:val="18"/>
              </w:rPr>
              <w:t xml:space="preserve"> then</w:t>
            </w:r>
            <w:r w:rsidR="001C2BA3" w:rsidRPr="00F13E77">
              <w:rPr>
                <w:rFonts w:asciiTheme="minorHAnsi" w:hAnsiTheme="minorHAnsi"/>
                <w:sz w:val="18"/>
                <w:szCs w:val="18"/>
              </w:rPr>
              <w:t xml:space="preserve"> </w:t>
            </w:r>
            <w:r w:rsidR="00B931FE">
              <w:rPr>
                <w:rFonts w:asciiTheme="minorHAnsi" w:hAnsiTheme="minorHAnsi"/>
                <w:sz w:val="18"/>
                <w:szCs w:val="18"/>
              </w:rPr>
              <w:t>“</w:t>
            </w:r>
            <w:r w:rsidR="004D4054" w:rsidRPr="00F13E77">
              <w:rPr>
                <w:rFonts w:asciiTheme="minorHAnsi" w:hAnsiTheme="minorHAnsi"/>
                <w:sz w:val="18"/>
                <w:szCs w:val="18"/>
              </w:rPr>
              <w:t>14</w:t>
            </w:r>
            <w:r w:rsidR="00B931FE">
              <w:rPr>
                <w:rFonts w:asciiTheme="minorHAnsi" w:hAnsiTheme="minorHAnsi"/>
                <w:sz w:val="18"/>
                <w:szCs w:val="18"/>
              </w:rPr>
              <w:t>”</w:t>
            </w:r>
            <w:r w:rsidR="004D4054" w:rsidRPr="00F13E77">
              <w:rPr>
                <w:rFonts w:asciiTheme="minorHAnsi" w:hAnsiTheme="minorHAnsi"/>
                <w:sz w:val="18"/>
                <w:szCs w:val="18"/>
              </w:rPr>
              <w:t xml:space="preserve">, elseif A03=3.0, </w:t>
            </w:r>
            <w:r w:rsidR="00B931FE">
              <w:rPr>
                <w:rFonts w:asciiTheme="minorHAnsi" w:hAnsiTheme="minorHAnsi"/>
                <w:sz w:val="18"/>
                <w:szCs w:val="18"/>
              </w:rPr>
              <w:t>then “</w:t>
            </w:r>
            <w:r w:rsidR="004D4054" w:rsidRPr="00F13E77">
              <w:rPr>
                <w:rFonts w:asciiTheme="minorHAnsi" w:hAnsiTheme="minorHAnsi"/>
                <w:sz w:val="18"/>
                <w:szCs w:val="18"/>
              </w:rPr>
              <w:t>14</w:t>
            </w:r>
            <w:r w:rsidR="00B931FE">
              <w:rPr>
                <w:rFonts w:asciiTheme="minorHAnsi" w:hAnsiTheme="minorHAnsi"/>
                <w:sz w:val="18"/>
                <w:szCs w:val="18"/>
              </w:rPr>
              <w:t>”</w:t>
            </w:r>
            <w:r w:rsidR="004D4054" w:rsidRPr="00F13E77">
              <w:rPr>
                <w:rFonts w:asciiTheme="minorHAnsi" w:hAnsiTheme="minorHAnsi"/>
                <w:sz w:val="18"/>
                <w:szCs w:val="18"/>
              </w:rPr>
              <w:t>, elseif A03=3.5,</w:t>
            </w:r>
            <w:r w:rsidR="00B931FE">
              <w:rPr>
                <w:rFonts w:asciiTheme="minorHAnsi" w:hAnsiTheme="minorHAnsi"/>
                <w:sz w:val="18"/>
                <w:szCs w:val="18"/>
              </w:rPr>
              <w:t xml:space="preserve"> then </w:t>
            </w:r>
            <w:r w:rsidR="004D4054" w:rsidRPr="00F13E77">
              <w:rPr>
                <w:rFonts w:asciiTheme="minorHAnsi" w:hAnsiTheme="minorHAnsi"/>
                <w:sz w:val="18"/>
                <w:szCs w:val="18"/>
              </w:rPr>
              <w:t xml:space="preserve"> </w:t>
            </w:r>
            <w:r w:rsidR="00B931FE">
              <w:rPr>
                <w:rFonts w:asciiTheme="minorHAnsi" w:hAnsiTheme="minorHAnsi"/>
                <w:sz w:val="18"/>
                <w:szCs w:val="18"/>
              </w:rPr>
              <w:t>“</w:t>
            </w:r>
            <w:r w:rsidR="004D4054" w:rsidRPr="00F13E77">
              <w:rPr>
                <w:rFonts w:asciiTheme="minorHAnsi" w:hAnsiTheme="minorHAnsi"/>
                <w:sz w:val="18"/>
                <w:szCs w:val="18"/>
              </w:rPr>
              <w:t>16</w:t>
            </w:r>
            <w:r w:rsidR="00B931FE">
              <w:rPr>
                <w:rFonts w:asciiTheme="minorHAnsi" w:hAnsiTheme="minorHAnsi"/>
                <w:sz w:val="18"/>
                <w:szCs w:val="18"/>
              </w:rPr>
              <w:t>”</w:t>
            </w:r>
            <w:r w:rsidR="004D4054" w:rsidRPr="00F13E77">
              <w:rPr>
                <w:rFonts w:asciiTheme="minorHAnsi" w:hAnsiTheme="minorHAnsi"/>
                <w:sz w:val="18"/>
                <w:szCs w:val="18"/>
              </w:rPr>
              <w:t>, elseif A03=4.0,</w:t>
            </w:r>
            <w:r w:rsidR="00B931FE">
              <w:rPr>
                <w:rFonts w:asciiTheme="minorHAnsi" w:hAnsiTheme="minorHAnsi"/>
                <w:sz w:val="18"/>
                <w:szCs w:val="18"/>
              </w:rPr>
              <w:t xml:space="preserve"> then</w:t>
            </w:r>
            <w:r w:rsidR="004D4054" w:rsidRPr="00F13E77">
              <w:rPr>
                <w:rFonts w:asciiTheme="minorHAnsi" w:hAnsiTheme="minorHAnsi"/>
                <w:sz w:val="18"/>
                <w:szCs w:val="18"/>
              </w:rPr>
              <w:t xml:space="preserve"> </w:t>
            </w:r>
            <w:r w:rsidR="00B931FE">
              <w:rPr>
                <w:rFonts w:asciiTheme="minorHAnsi" w:hAnsiTheme="minorHAnsi"/>
                <w:sz w:val="18"/>
                <w:szCs w:val="18"/>
              </w:rPr>
              <w:t>“</w:t>
            </w:r>
            <w:r w:rsidR="004D4054" w:rsidRPr="00F13E77">
              <w:rPr>
                <w:rFonts w:asciiTheme="minorHAnsi" w:hAnsiTheme="minorHAnsi"/>
                <w:sz w:val="18"/>
                <w:szCs w:val="18"/>
              </w:rPr>
              <w:t>18</w:t>
            </w:r>
            <w:r w:rsidR="00B931FE">
              <w:rPr>
                <w:rFonts w:asciiTheme="minorHAnsi" w:hAnsiTheme="minorHAnsi"/>
                <w:sz w:val="18"/>
                <w:szCs w:val="18"/>
              </w:rPr>
              <w:t>”</w:t>
            </w:r>
            <w:r w:rsidR="004D4054" w:rsidRPr="00F13E77">
              <w:rPr>
                <w:rFonts w:asciiTheme="minorHAnsi" w:hAnsiTheme="minorHAnsi"/>
                <w:sz w:val="18"/>
                <w:szCs w:val="18"/>
              </w:rPr>
              <w:t>, elseif A03=5.0,</w:t>
            </w:r>
            <w:r w:rsidR="00B931FE">
              <w:rPr>
                <w:rFonts w:asciiTheme="minorHAnsi" w:hAnsiTheme="minorHAnsi"/>
                <w:sz w:val="18"/>
                <w:szCs w:val="18"/>
              </w:rPr>
              <w:t xml:space="preserve"> then</w:t>
            </w:r>
            <w:r w:rsidR="004D4054" w:rsidRPr="00F13E77">
              <w:rPr>
                <w:rFonts w:asciiTheme="minorHAnsi" w:hAnsiTheme="minorHAnsi"/>
                <w:sz w:val="18"/>
                <w:szCs w:val="18"/>
              </w:rPr>
              <w:t xml:space="preserve"> </w:t>
            </w:r>
            <w:r w:rsidR="00F75582">
              <w:rPr>
                <w:rFonts w:asciiTheme="minorHAnsi" w:hAnsiTheme="minorHAnsi"/>
                <w:sz w:val="18"/>
                <w:szCs w:val="18"/>
              </w:rPr>
              <w:t>“</w:t>
            </w:r>
            <w:r w:rsidR="004D4054" w:rsidRPr="00F13E77">
              <w:rPr>
                <w:rFonts w:asciiTheme="minorHAnsi" w:hAnsiTheme="minorHAnsi"/>
                <w:sz w:val="18"/>
                <w:szCs w:val="18"/>
              </w:rPr>
              <w:t>20</w:t>
            </w:r>
            <w:r w:rsidR="00F75582">
              <w:rPr>
                <w:rFonts w:asciiTheme="minorHAnsi" w:hAnsiTheme="minorHAnsi"/>
                <w:sz w:val="18"/>
                <w:szCs w:val="18"/>
              </w:rPr>
              <w:t>”</w:t>
            </w:r>
            <w:r w:rsidR="001C2BA3" w:rsidRPr="00F13E77">
              <w:rPr>
                <w:rFonts w:asciiTheme="minorHAnsi" w:hAnsiTheme="minorHAnsi"/>
                <w:sz w:val="18"/>
                <w:szCs w:val="18"/>
              </w:rPr>
              <w:t>&gt;&gt;</w:t>
            </w:r>
          </w:p>
        </w:tc>
      </w:tr>
      <w:tr w:rsidR="00F13E77" w:rsidRPr="00F13E77" w14:paraId="126516A4" w14:textId="77777777" w:rsidTr="00225CB8">
        <w:trPr>
          <w:cantSplit/>
          <w:trHeight w:val="144"/>
        </w:trPr>
        <w:tc>
          <w:tcPr>
            <w:tcW w:w="565" w:type="dxa"/>
            <w:vAlign w:val="center"/>
          </w:tcPr>
          <w:p w14:paraId="126516A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A2" w14:textId="4D7CC185"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Installed Return Duct1 Diameter (inches)</w:t>
            </w:r>
          </w:p>
        </w:tc>
        <w:tc>
          <w:tcPr>
            <w:tcW w:w="5635" w:type="dxa"/>
            <w:vAlign w:val="center"/>
          </w:tcPr>
          <w:p w14:paraId="126516A3"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82CAD" w:rsidRPr="00F13E77" w14:paraId="126516A8" w14:textId="77777777" w:rsidTr="00225CB8">
        <w:trPr>
          <w:cantSplit/>
          <w:trHeight w:val="144"/>
        </w:trPr>
        <w:tc>
          <w:tcPr>
            <w:tcW w:w="565" w:type="dxa"/>
            <w:vAlign w:val="center"/>
          </w:tcPr>
          <w:p w14:paraId="126516A5" w14:textId="77777777" w:rsidR="00282CAD" w:rsidRPr="00F13E77" w:rsidRDefault="00F13E77" w:rsidP="00282CAD">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126516A6" w14:textId="4618F1D1" w:rsidR="00282CAD" w:rsidRPr="00F13E77" w:rsidRDefault="001C2BA3" w:rsidP="004D4054">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2</w:t>
            </w:r>
            <w:r w:rsidR="00282CAD" w:rsidRPr="00F13E77">
              <w:rPr>
                <w:rFonts w:asciiTheme="minorHAnsi" w:hAnsiTheme="minorHAnsi"/>
                <w:sz w:val="18"/>
                <w:szCs w:val="18"/>
              </w:rPr>
              <w:t xml:space="preserve">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A7" w14:textId="77777777" w:rsidR="00282CAD" w:rsidRPr="00F13E77" w:rsidRDefault="004D4054" w:rsidP="00F75582">
            <w:pPr>
              <w:keepNext/>
              <w:rPr>
                <w:rFonts w:asciiTheme="minorHAnsi" w:hAnsiTheme="minorHAnsi"/>
                <w:sz w:val="18"/>
                <w:szCs w:val="18"/>
              </w:rPr>
            </w:pPr>
            <w:r w:rsidRPr="00F13E77">
              <w:rPr>
                <w:rFonts w:asciiTheme="minorHAnsi" w:hAnsiTheme="minorHAnsi"/>
                <w:sz w:val="18"/>
                <w:szCs w:val="18"/>
              </w:rPr>
              <w:t xml:space="preserve">&lt;&lt;auto filled, </w:t>
            </w:r>
            <w:r w:rsidR="00F13E77" w:rsidRPr="00F13E77">
              <w:rPr>
                <w:rFonts w:asciiTheme="minorHAnsi" w:hAnsiTheme="minorHAnsi"/>
                <w:sz w:val="18"/>
                <w:szCs w:val="18"/>
              </w:rPr>
              <w:t>integer</w:t>
            </w:r>
            <w:r w:rsidRPr="00F13E77">
              <w:rPr>
                <w:rFonts w:asciiTheme="minorHAnsi" w:hAnsiTheme="minorHAnsi"/>
                <w:sz w:val="18"/>
                <w:szCs w:val="18"/>
              </w:rPr>
              <w:t xml:space="preserve">: if A03=1.5, then “12”; elseif A03=2.0, then </w:t>
            </w:r>
            <w:r w:rsidR="00F75582">
              <w:rPr>
                <w:rFonts w:asciiTheme="minorHAnsi" w:hAnsiTheme="minorHAnsi"/>
                <w:sz w:val="18"/>
                <w:szCs w:val="18"/>
              </w:rPr>
              <w:t>“</w:t>
            </w:r>
            <w:r w:rsidRPr="00F13E77">
              <w:rPr>
                <w:rFonts w:asciiTheme="minorHAnsi" w:hAnsiTheme="minorHAnsi"/>
                <w:sz w:val="18"/>
                <w:szCs w:val="18"/>
              </w:rPr>
              <w:t>14</w:t>
            </w:r>
            <w:r w:rsidR="00F75582">
              <w:rPr>
                <w:rFonts w:asciiTheme="minorHAnsi" w:hAnsiTheme="minorHAnsi"/>
                <w:sz w:val="18"/>
                <w:szCs w:val="18"/>
              </w:rPr>
              <w:t>”</w:t>
            </w:r>
            <w:r w:rsidRPr="00F13E77">
              <w:rPr>
                <w:rFonts w:asciiTheme="minorHAnsi" w:hAnsiTheme="minorHAnsi"/>
                <w:sz w:val="18"/>
                <w:szCs w:val="18"/>
              </w:rPr>
              <w:t xml:space="preserve">; elseif A03=2.5, </w:t>
            </w:r>
            <w:r w:rsidR="00F75582">
              <w:rPr>
                <w:rFonts w:asciiTheme="minorHAnsi" w:hAnsiTheme="minorHAnsi"/>
                <w:sz w:val="18"/>
                <w:szCs w:val="18"/>
              </w:rPr>
              <w:t>then “</w:t>
            </w:r>
            <w:r w:rsidRPr="00F13E77">
              <w:rPr>
                <w:rFonts w:asciiTheme="minorHAnsi" w:hAnsiTheme="minorHAnsi"/>
                <w:sz w:val="18"/>
                <w:szCs w:val="18"/>
              </w:rPr>
              <w:t>14</w:t>
            </w:r>
            <w:r w:rsidR="00F75582">
              <w:rPr>
                <w:rFonts w:asciiTheme="minorHAnsi" w:hAnsiTheme="minorHAnsi"/>
                <w:sz w:val="18"/>
                <w:szCs w:val="18"/>
              </w:rPr>
              <w:t>”</w:t>
            </w:r>
            <w:r w:rsidRPr="00F13E77">
              <w:rPr>
                <w:rFonts w:asciiTheme="minorHAnsi" w:hAnsiTheme="minorHAnsi"/>
                <w:sz w:val="18"/>
                <w:szCs w:val="18"/>
              </w:rPr>
              <w:t xml:space="preserve">, elseif A03=3.0, </w:t>
            </w:r>
            <w:r w:rsidR="00F75582">
              <w:rPr>
                <w:rFonts w:asciiTheme="minorHAnsi" w:hAnsiTheme="minorHAnsi"/>
                <w:sz w:val="18"/>
                <w:szCs w:val="18"/>
              </w:rPr>
              <w:t>then “</w:t>
            </w:r>
            <w:r w:rsidRPr="00F13E77">
              <w:rPr>
                <w:rFonts w:asciiTheme="minorHAnsi" w:hAnsiTheme="minorHAnsi"/>
                <w:sz w:val="18"/>
                <w:szCs w:val="18"/>
              </w:rPr>
              <w:t>16</w:t>
            </w:r>
            <w:r w:rsidR="00F75582">
              <w:rPr>
                <w:rFonts w:asciiTheme="minorHAnsi" w:hAnsiTheme="minorHAnsi"/>
                <w:sz w:val="18"/>
                <w:szCs w:val="18"/>
              </w:rPr>
              <w:t>”</w:t>
            </w:r>
            <w:r w:rsidRPr="00F13E77">
              <w:rPr>
                <w:rFonts w:asciiTheme="minorHAnsi" w:hAnsiTheme="minorHAnsi"/>
                <w:sz w:val="18"/>
                <w:szCs w:val="18"/>
              </w:rPr>
              <w:t xml:space="preserve">, elseif A03=3.5, </w:t>
            </w:r>
            <w:r w:rsidR="00F75582">
              <w:rPr>
                <w:rFonts w:asciiTheme="minorHAnsi" w:hAnsiTheme="minorHAnsi"/>
                <w:sz w:val="18"/>
                <w:szCs w:val="18"/>
              </w:rPr>
              <w:t>then “</w:t>
            </w:r>
            <w:r w:rsidRPr="00F13E77">
              <w:rPr>
                <w:rFonts w:asciiTheme="minorHAnsi" w:hAnsiTheme="minorHAnsi"/>
                <w:sz w:val="18"/>
                <w:szCs w:val="18"/>
              </w:rPr>
              <w:t>16</w:t>
            </w:r>
            <w:r w:rsidR="00F75582">
              <w:rPr>
                <w:rFonts w:asciiTheme="minorHAnsi" w:hAnsiTheme="minorHAnsi"/>
                <w:sz w:val="18"/>
                <w:szCs w:val="18"/>
              </w:rPr>
              <w:t>”</w:t>
            </w:r>
            <w:r w:rsidRPr="00F13E77">
              <w:rPr>
                <w:rFonts w:asciiTheme="minorHAnsi" w:hAnsiTheme="minorHAnsi"/>
                <w:sz w:val="18"/>
                <w:szCs w:val="18"/>
              </w:rPr>
              <w:t xml:space="preserve">, elseif A03=4.0, </w:t>
            </w:r>
            <w:r w:rsidR="00F75582">
              <w:rPr>
                <w:rFonts w:asciiTheme="minorHAnsi" w:hAnsiTheme="minorHAnsi"/>
                <w:sz w:val="18"/>
                <w:szCs w:val="18"/>
              </w:rPr>
              <w:t>then “</w:t>
            </w:r>
            <w:r w:rsidRPr="00F13E77">
              <w:rPr>
                <w:rFonts w:asciiTheme="minorHAnsi" w:hAnsiTheme="minorHAnsi"/>
                <w:sz w:val="18"/>
                <w:szCs w:val="18"/>
              </w:rPr>
              <w:t>18</w:t>
            </w:r>
            <w:r w:rsidR="00F75582">
              <w:rPr>
                <w:rFonts w:asciiTheme="minorHAnsi" w:hAnsiTheme="minorHAnsi"/>
                <w:sz w:val="18"/>
                <w:szCs w:val="18"/>
              </w:rPr>
              <w:t>”</w:t>
            </w:r>
            <w:r w:rsidRPr="00F13E77">
              <w:rPr>
                <w:rFonts w:asciiTheme="minorHAnsi" w:hAnsiTheme="minorHAnsi"/>
                <w:sz w:val="18"/>
                <w:szCs w:val="18"/>
              </w:rPr>
              <w:t xml:space="preserve">, elseif A03=5.0, </w:t>
            </w:r>
            <w:r w:rsidR="00F75582">
              <w:rPr>
                <w:rFonts w:asciiTheme="minorHAnsi" w:hAnsiTheme="minorHAnsi"/>
                <w:sz w:val="18"/>
                <w:szCs w:val="18"/>
              </w:rPr>
              <w:t>then “</w:t>
            </w:r>
            <w:r w:rsidRPr="00F13E77">
              <w:rPr>
                <w:rFonts w:asciiTheme="minorHAnsi" w:hAnsiTheme="minorHAnsi"/>
                <w:sz w:val="18"/>
                <w:szCs w:val="18"/>
              </w:rPr>
              <w:t>20</w:t>
            </w:r>
            <w:r w:rsidR="00F75582">
              <w:rPr>
                <w:rFonts w:asciiTheme="minorHAnsi" w:hAnsiTheme="minorHAnsi"/>
                <w:sz w:val="18"/>
                <w:szCs w:val="18"/>
              </w:rPr>
              <w:t>”</w:t>
            </w:r>
            <w:r w:rsidRPr="00F13E77">
              <w:rPr>
                <w:rFonts w:asciiTheme="minorHAnsi" w:hAnsiTheme="minorHAnsi"/>
                <w:sz w:val="18"/>
                <w:szCs w:val="18"/>
              </w:rPr>
              <w:t>&gt;&gt;</w:t>
            </w:r>
          </w:p>
        </w:tc>
      </w:tr>
      <w:tr w:rsidR="00F13E77" w:rsidRPr="00F13E77" w14:paraId="126516AC" w14:textId="77777777" w:rsidTr="00225CB8">
        <w:trPr>
          <w:cantSplit/>
          <w:trHeight w:val="144"/>
        </w:trPr>
        <w:tc>
          <w:tcPr>
            <w:tcW w:w="565" w:type="dxa"/>
            <w:vAlign w:val="center"/>
          </w:tcPr>
          <w:p w14:paraId="126516A9"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126516AA" w14:textId="4601CB59"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Installed Return Duct2 Diameter (inches)</w:t>
            </w:r>
          </w:p>
        </w:tc>
        <w:tc>
          <w:tcPr>
            <w:tcW w:w="5635" w:type="dxa"/>
            <w:vAlign w:val="center"/>
          </w:tcPr>
          <w:p w14:paraId="126516AB"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95549" w:rsidRPr="00F13E77" w14:paraId="126516B0" w14:textId="77777777" w:rsidTr="00225CB8">
        <w:trPr>
          <w:cantSplit/>
          <w:trHeight w:val="144"/>
        </w:trPr>
        <w:tc>
          <w:tcPr>
            <w:tcW w:w="565" w:type="dxa"/>
            <w:vAlign w:val="center"/>
          </w:tcPr>
          <w:p w14:paraId="126516AD" w14:textId="77777777" w:rsidR="00295549" w:rsidRPr="00F13E77" w:rsidRDefault="00F13E77" w:rsidP="00282CAD">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126516AE" w14:textId="4DE2E8CD" w:rsidR="00295549" w:rsidRPr="00F13E77" w:rsidRDefault="00295549" w:rsidP="00282CAD">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AF" w14:textId="77777777" w:rsidR="00295549" w:rsidRPr="00F13E77" w:rsidRDefault="00295549" w:rsidP="00295549">
            <w:pPr>
              <w:keepNext/>
              <w:rPr>
                <w:rFonts w:asciiTheme="minorHAnsi" w:hAnsiTheme="minorHAnsi"/>
                <w:sz w:val="18"/>
                <w:szCs w:val="18"/>
              </w:rPr>
            </w:pPr>
            <w:r w:rsidRPr="00F13E77">
              <w:rPr>
                <w:rFonts w:asciiTheme="minorHAnsi" w:hAnsiTheme="minorHAnsi"/>
                <w:sz w:val="18"/>
                <w:szCs w:val="18"/>
              </w:rPr>
              <w:t xml:space="preserve">&lt;&lt;auto filled, text: if A03=1.5, then “500”; elseif A03=2.0, then </w:t>
            </w:r>
            <w:r w:rsidR="00F75582">
              <w:rPr>
                <w:rFonts w:asciiTheme="minorHAnsi" w:hAnsiTheme="minorHAnsi"/>
                <w:sz w:val="18"/>
                <w:szCs w:val="18"/>
              </w:rPr>
              <w:t>“</w:t>
            </w:r>
            <w:r w:rsidRPr="00F13E77">
              <w:rPr>
                <w:rFonts w:asciiTheme="minorHAnsi" w:hAnsiTheme="minorHAnsi"/>
                <w:sz w:val="18"/>
                <w:szCs w:val="18"/>
              </w:rPr>
              <w:t>600</w:t>
            </w:r>
            <w:r w:rsidR="00F75582">
              <w:rPr>
                <w:rFonts w:asciiTheme="minorHAnsi" w:hAnsiTheme="minorHAnsi"/>
                <w:sz w:val="18"/>
                <w:szCs w:val="18"/>
              </w:rPr>
              <w:t>”</w:t>
            </w:r>
            <w:r w:rsidRPr="00F13E77">
              <w:rPr>
                <w:rFonts w:asciiTheme="minorHAnsi" w:hAnsiTheme="minorHAnsi"/>
                <w:sz w:val="18"/>
                <w:szCs w:val="18"/>
              </w:rPr>
              <w:t xml:space="preserve">; elseif A03=2.5, </w:t>
            </w:r>
            <w:r w:rsidR="00F75582">
              <w:rPr>
                <w:rFonts w:asciiTheme="minorHAnsi" w:hAnsiTheme="minorHAnsi"/>
                <w:sz w:val="18"/>
                <w:szCs w:val="18"/>
              </w:rPr>
              <w:t>then “</w:t>
            </w:r>
            <w:r w:rsidRPr="00F13E77">
              <w:rPr>
                <w:rFonts w:asciiTheme="minorHAnsi" w:hAnsiTheme="minorHAnsi"/>
                <w:sz w:val="18"/>
                <w:szCs w:val="18"/>
              </w:rPr>
              <w:t>800</w:t>
            </w:r>
            <w:r w:rsidR="00F75582">
              <w:rPr>
                <w:rFonts w:asciiTheme="minorHAnsi" w:hAnsiTheme="minorHAnsi"/>
                <w:sz w:val="18"/>
                <w:szCs w:val="18"/>
              </w:rPr>
              <w:t>”</w:t>
            </w:r>
            <w:r w:rsidRPr="00F13E77">
              <w:rPr>
                <w:rFonts w:asciiTheme="minorHAnsi" w:hAnsiTheme="minorHAnsi"/>
                <w:sz w:val="18"/>
                <w:szCs w:val="18"/>
              </w:rPr>
              <w:t xml:space="preserve">, elseif A03=3.0, </w:t>
            </w:r>
            <w:r w:rsidR="00F75582">
              <w:rPr>
                <w:rFonts w:asciiTheme="minorHAnsi" w:hAnsiTheme="minorHAnsi"/>
                <w:sz w:val="18"/>
                <w:szCs w:val="18"/>
              </w:rPr>
              <w:t>then “</w:t>
            </w:r>
            <w:r w:rsidRPr="00F13E77">
              <w:rPr>
                <w:rFonts w:asciiTheme="minorHAnsi" w:hAnsiTheme="minorHAnsi"/>
                <w:sz w:val="18"/>
                <w:szCs w:val="18"/>
              </w:rPr>
              <w:t>900</w:t>
            </w:r>
            <w:r w:rsidR="00F75582">
              <w:rPr>
                <w:rFonts w:asciiTheme="minorHAnsi" w:hAnsiTheme="minorHAnsi"/>
                <w:sz w:val="18"/>
                <w:szCs w:val="18"/>
              </w:rPr>
              <w:t>”</w:t>
            </w:r>
            <w:r w:rsidRPr="00F13E77">
              <w:rPr>
                <w:rFonts w:asciiTheme="minorHAnsi" w:hAnsiTheme="minorHAnsi"/>
                <w:sz w:val="18"/>
                <w:szCs w:val="18"/>
              </w:rPr>
              <w:t xml:space="preserve">, elseif A03=3.5, </w:t>
            </w:r>
            <w:r w:rsidR="00F75582">
              <w:rPr>
                <w:rFonts w:asciiTheme="minorHAnsi" w:hAnsiTheme="minorHAnsi"/>
                <w:sz w:val="18"/>
                <w:szCs w:val="18"/>
              </w:rPr>
              <w:t>then “</w:t>
            </w:r>
            <w:r w:rsidRPr="00F13E77">
              <w:rPr>
                <w:rFonts w:asciiTheme="minorHAnsi" w:hAnsiTheme="minorHAnsi"/>
                <w:sz w:val="18"/>
                <w:szCs w:val="18"/>
              </w:rPr>
              <w:t>1000</w:t>
            </w:r>
            <w:r w:rsidR="00F75582">
              <w:rPr>
                <w:rFonts w:asciiTheme="minorHAnsi" w:hAnsiTheme="minorHAnsi"/>
                <w:sz w:val="18"/>
                <w:szCs w:val="18"/>
              </w:rPr>
              <w:t>”</w:t>
            </w:r>
            <w:r w:rsidRPr="00F13E77">
              <w:rPr>
                <w:rFonts w:asciiTheme="minorHAnsi" w:hAnsiTheme="minorHAnsi"/>
                <w:sz w:val="18"/>
                <w:szCs w:val="18"/>
              </w:rPr>
              <w:t>, elseif A03=4.0,</w:t>
            </w:r>
            <w:r w:rsidR="00F75582">
              <w:rPr>
                <w:rFonts w:asciiTheme="minorHAnsi" w:hAnsiTheme="minorHAnsi"/>
                <w:sz w:val="18"/>
                <w:szCs w:val="18"/>
              </w:rPr>
              <w:t xml:space="preserve"> then “</w:t>
            </w:r>
            <w:r w:rsidRPr="00F13E77">
              <w:rPr>
                <w:rFonts w:asciiTheme="minorHAnsi" w:hAnsiTheme="minorHAnsi"/>
                <w:sz w:val="18"/>
                <w:szCs w:val="18"/>
              </w:rPr>
              <w:t>1200</w:t>
            </w:r>
            <w:r w:rsidR="00F75582">
              <w:rPr>
                <w:rFonts w:asciiTheme="minorHAnsi" w:hAnsiTheme="minorHAnsi"/>
                <w:sz w:val="18"/>
                <w:szCs w:val="18"/>
              </w:rPr>
              <w:t>”</w:t>
            </w:r>
            <w:r w:rsidRPr="00F13E77">
              <w:rPr>
                <w:rFonts w:asciiTheme="minorHAnsi" w:hAnsiTheme="minorHAnsi"/>
                <w:sz w:val="18"/>
                <w:szCs w:val="18"/>
              </w:rPr>
              <w:t xml:space="preserve">, elseif A03=5.0, </w:t>
            </w:r>
            <w:r w:rsidR="00F75582">
              <w:rPr>
                <w:rFonts w:asciiTheme="minorHAnsi" w:hAnsiTheme="minorHAnsi"/>
                <w:sz w:val="18"/>
                <w:szCs w:val="18"/>
              </w:rPr>
              <w:t>then “</w:t>
            </w:r>
            <w:r w:rsidRPr="00F13E77">
              <w:rPr>
                <w:rFonts w:asciiTheme="minorHAnsi" w:hAnsiTheme="minorHAnsi"/>
                <w:sz w:val="18"/>
                <w:szCs w:val="18"/>
              </w:rPr>
              <w:t>1500</w:t>
            </w:r>
            <w:r w:rsidR="00F75582">
              <w:rPr>
                <w:rFonts w:asciiTheme="minorHAnsi" w:hAnsiTheme="minorHAnsi"/>
                <w:sz w:val="18"/>
                <w:szCs w:val="18"/>
              </w:rPr>
              <w:t>”</w:t>
            </w:r>
            <w:r w:rsidRPr="00F13E77">
              <w:rPr>
                <w:rFonts w:asciiTheme="minorHAnsi" w:hAnsiTheme="minorHAnsi"/>
                <w:sz w:val="18"/>
                <w:szCs w:val="18"/>
              </w:rPr>
              <w:t>&gt;&gt;</w:t>
            </w:r>
          </w:p>
        </w:tc>
      </w:tr>
      <w:tr w:rsidR="00F13E77" w:rsidRPr="00F13E77" w14:paraId="126516B4" w14:textId="77777777" w:rsidTr="00225CB8">
        <w:trPr>
          <w:cantSplit/>
          <w:trHeight w:val="144"/>
        </w:trPr>
        <w:tc>
          <w:tcPr>
            <w:tcW w:w="565" w:type="dxa"/>
            <w:vAlign w:val="center"/>
          </w:tcPr>
          <w:p w14:paraId="126516B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126516B2" w14:textId="1509E7A7" w:rsidR="00F13E77" w:rsidRPr="00F13E77" w:rsidRDefault="00F13E77" w:rsidP="00282CAD">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B3" w14:textId="77777777" w:rsidR="00F13E77" w:rsidRPr="00F13E77" w:rsidRDefault="00F13E77" w:rsidP="00295549">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F13E77" w:rsidRPr="00F13E77" w14:paraId="126516B7" w14:textId="77777777" w:rsidTr="00225CB8">
        <w:trPr>
          <w:cantSplit/>
          <w:trHeight w:val="144"/>
        </w:trPr>
        <w:tc>
          <w:tcPr>
            <w:tcW w:w="565" w:type="dxa"/>
            <w:vAlign w:val="center"/>
          </w:tcPr>
          <w:p w14:paraId="126516B5"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26516B6" w14:textId="0E1C62F4" w:rsidR="00F13E77"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B8" w14:textId="77777777" w:rsidR="009E6E03" w:rsidRDefault="009E6E03">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F13E77" w:rsidRPr="00F13E77" w14:paraId="126516BA"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B9" w14:textId="073B60C8" w:rsidR="00F13E77" w:rsidRPr="00E11A14" w:rsidRDefault="000D2D90" w:rsidP="00F13E77">
            <w:pPr>
              <w:keepNext/>
              <w:rPr>
                <w:rFonts w:asciiTheme="minorHAnsi" w:hAnsiTheme="minorHAnsi"/>
                <w:b/>
                <w:sz w:val="18"/>
                <w:szCs w:val="18"/>
              </w:rPr>
            </w:pPr>
            <w:r>
              <w:rPr>
                <w:rFonts w:asciiTheme="minorHAnsi" w:hAnsiTheme="minorHAnsi"/>
                <w:b/>
                <w:sz w:val="18"/>
                <w:szCs w:val="18"/>
              </w:rPr>
              <w:t xml:space="preserve">D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25CB8">
              <w:rPr>
                <w:rFonts w:asciiTheme="minorHAnsi" w:hAnsiTheme="minorHAnsi"/>
                <w:b/>
                <w:sz w:val="18"/>
                <w:szCs w:val="18"/>
              </w:rPr>
              <w:t>f</w:t>
            </w:r>
            <w:r w:rsidR="00E11A14" w:rsidRPr="00E11A14">
              <w:rPr>
                <w:rFonts w:asciiTheme="minorHAnsi" w:hAnsiTheme="minorHAnsi"/>
                <w:b/>
                <w:sz w:val="18"/>
                <w:szCs w:val="18"/>
              </w:rPr>
              <w:t>or Compliance</w:t>
            </w:r>
          </w:p>
        </w:tc>
      </w:tr>
      <w:tr w:rsidR="00F13E77" w:rsidRPr="00F13E77" w14:paraId="126516BD"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BB"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26516BC" w14:textId="77777777" w:rsidR="00F13E77" w:rsidRPr="00F13E77" w:rsidRDefault="005B7081" w:rsidP="005B7081">
            <w:pPr>
              <w:keepNext/>
              <w:rPr>
                <w:rFonts w:asciiTheme="minorHAnsi" w:hAnsiTheme="minorHAnsi"/>
                <w:sz w:val="18"/>
                <w:szCs w:val="18"/>
              </w:rPr>
            </w:pPr>
            <w:r>
              <w:rPr>
                <w:rFonts w:asciiTheme="minorHAnsi" w:hAnsiTheme="minorHAnsi"/>
                <w:sz w:val="18"/>
                <w:szCs w:val="18"/>
              </w:rPr>
              <w:t xml:space="preserve">Qualification for the Alternative to Section 150.0(m)13B requires that the ducted </w:t>
            </w:r>
            <w:r w:rsidR="00F13E77" w:rsidRPr="00F13E77">
              <w:rPr>
                <w:rFonts w:asciiTheme="minorHAnsi" w:hAnsiTheme="minorHAnsi"/>
                <w:sz w:val="18"/>
                <w:szCs w:val="18"/>
              </w:rPr>
              <w:t xml:space="preserve">space conditioning system </w:t>
            </w:r>
            <w:r>
              <w:rPr>
                <w:rFonts w:asciiTheme="minorHAnsi" w:hAnsiTheme="minorHAnsi"/>
                <w:sz w:val="18"/>
                <w:szCs w:val="18"/>
              </w:rPr>
              <w:t>shall</w:t>
            </w:r>
            <w:r w:rsidR="00F13E77"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150.0(m)15.</w:t>
            </w:r>
          </w:p>
        </w:tc>
      </w:tr>
      <w:tr w:rsidR="00F13E77" w:rsidRPr="00F13E77" w14:paraId="126516C0"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BE" w14:textId="77777777" w:rsidR="00F13E77" w:rsidRPr="00F13E77" w:rsidRDefault="00E11A14" w:rsidP="00E11A14">
            <w:pPr>
              <w:jc w:val="center"/>
              <w:rPr>
                <w:rFonts w:asciiTheme="minorHAnsi" w:hAnsiTheme="minorHAnsi"/>
                <w:sz w:val="18"/>
                <w:szCs w:val="18"/>
              </w:rPr>
            </w:pPr>
            <w:r>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126516BF" w14:textId="77777777"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sidR="005B7081">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F13E77" w:rsidRPr="00F13E77" w14:paraId="126516C3"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1"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126516C2" w14:textId="7CC9B7DC"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The return duct</w:t>
            </w:r>
            <w:r w:rsidR="005B7081">
              <w:rPr>
                <w:rFonts w:asciiTheme="minorHAnsi" w:hAnsiTheme="minorHAnsi"/>
                <w:sz w:val="18"/>
                <w:szCs w:val="18"/>
              </w:rPr>
              <w:t>(s)</w:t>
            </w:r>
            <w:r w:rsidRPr="00F13E77">
              <w:rPr>
                <w:rFonts w:asciiTheme="minorHAnsi" w:hAnsiTheme="minorHAnsi"/>
                <w:sz w:val="18"/>
                <w:szCs w:val="18"/>
              </w:rPr>
              <w:t xml:space="preserve"> </w:t>
            </w:r>
            <w:r w:rsidR="005B7081">
              <w:rPr>
                <w:rFonts w:asciiTheme="minorHAnsi" w:hAnsiTheme="minorHAnsi"/>
                <w:sz w:val="18"/>
                <w:szCs w:val="18"/>
              </w:rPr>
              <w:t>shall</w:t>
            </w:r>
            <w:r w:rsidRPr="00F13E77">
              <w:rPr>
                <w:rFonts w:asciiTheme="minorHAnsi" w:hAnsiTheme="minorHAnsi"/>
                <w:sz w:val="18"/>
                <w:szCs w:val="18"/>
              </w:rPr>
              <w:t xml:space="preserve"> not contain more than</w:t>
            </w:r>
            <w:r w:rsidR="005B7081">
              <w:rPr>
                <w:rFonts w:asciiTheme="minorHAnsi" w:hAnsiTheme="minorHAnsi"/>
                <w:sz w:val="18"/>
                <w:szCs w:val="18"/>
              </w:rPr>
              <w:t xml:space="preserve"> a total of 180</w:t>
            </w:r>
            <w:r w:rsidR="00A3339B">
              <w:rPr>
                <w:rFonts w:asciiTheme="minorHAnsi" w:hAnsiTheme="minorHAnsi"/>
                <w:sz w:val="18"/>
                <w:szCs w:val="18"/>
              </w:rPr>
              <w:t>°</w:t>
            </w:r>
            <w:r w:rsidR="005B7081">
              <w:rPr>
                <w:rFonts w:asciiTheme="minorHAnsi" w:hAnsiTheme="minorHAnsi"/>
                <w:sz w:val="18"/>
                <w:szCs w:val="18"/>
              </w:rPr>
              <w:t xml:space="preserve"> of bend</w:t>
            </w:r>
            <w:r w:rsidRPr="00F13E77">
              <w:rPr>
                <w:rFonts w:asciiTheme="minorHAnsi" w:hAnsiTheme="minorHAnsi"/>
                <w:sz w:val="18"/>
                <w:szCs w:val="18"/>
              </w:rPr>
              <w:t>.</w:t>
            </w:r>
          </w:p>
        </w:tc>
      </w:tr>
      <w:tr w:rsidR="00F13E77" w:rsidRPr="00F13E77" w14:paraId="126516C6"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4"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126516C5" w14:textId="619F5D2B"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If the return duct contains more than 90</w:t>
            </w:r>
            <w:r w:rsidR="00A3339B">
              <w:rPr>
                <w:rFonts w:asciiTheme="minorHAnsi" w:hAnsiTheme="minorHAnsi"/>
                <w:sz w:val="18"/>
                <w:szCs w:val="18"/>
              </w:rPr>
              <w:t>°</w:t>
            </w:r>
            <w:r w:rsidRPr="00F13E77">
              <w:rPr>
                <w:rFonts w:asciiTheme="minorHAnsi" w:hAnsiTheme="minorHAnsi"/>
                <w:sz w:val="18"/>
                <w:szCs w:val="18"/>
              </w:rPr>
              <w:t xml:space="preserve"> of bend, one of the bends </w:t>
            </w:r>
            <w:r w:rsidR="005B7081">
              <w:rPr>
                <w:rFonts w:asciiTheme="minorHAnsi" w:hAnsiTheme="minorHAnsi"/>
                <w:sz w:val="18"/>
                <w:szCs w:val="18"/>
              </w:rPr>
              <w:t>shall</w:t>
            </w:r>
            <w:r w:rsidRPr="00F13E77">
              <w:rPr>
                <w:rFonts w:asciiTheme="minorHAnsi" w:hAnsiTheme="minorHAnsi"/>
                <w:sz w:val="18"/>
                <w:szCs w:val="18"/>
              </w:rPr>
              <w:t xml:space="preserve"> be a metal elbow.</w:t>
            </w:r>
          </w:p>
        </w:tc>
      </w:tr>
      <w:tr w:rsidR="00F13E77" w:rsidRPr="00F13E77" w14:paraId="126516C9"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7"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126516C8" w14:textId="77777777" w:rsidR="00F13E77" w:rsidRPr="00F13E77" w:rsidRDefault="005B7081" w:rsidP="005B7081">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150.0(m)12A to disclose the gri</w:t>
            </w:r>
            <w:r>
              <w:rPr>
                <w:rFonts w:asciiTheme="minorHAnsi" w:hAnsiTheme="minorHAnsi"/>
                <w:sz w:val="18"/>
                <w:szCs w:val="18"/>
              </w:rPr>
              <w:t xml:space="preserve">lle's design airflow rate and a </w:t>
            </w:r>
            <w:r w:rsidRPr="005B7081">
              <w:rPr>
                <w:rFonts w:asciiTheme="minorHAnsi" w:hAnsiTheme="minorHAnsi"/>
                <w:sz w:val="18"/>
                <w:szCs w:val="18"/>
              </w:rPr>
              <w:t>maximum allowable clean-filter pressure drop of 12.5 Pa (0.05 inches water) for the air filter me</w:t>
            </w:r>
            <w:r>
              <w:rPr>
                <w:rFonts w:asciiTheme="minorHAnsi" w:hAnsiTheme="minorHAnsi"/>
                <w:sz w:val="18"/>
                <w:szCs w:val="18"/>
              </w:rPr>
              <w:t xml:space="preserve">dia 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C60F94" w:rsidRPr="00F13E77" w14:paraId="126516CB"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CA" w14:textId="77777777" w:rsidR="00C60F94" w:rsidRPr="00C60F94" w:rsidRDefault="002B65B8" w:rsidP="005B7081">
            <w:pPr>
              <w:keepNext/>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CC" w14:textId="77777777" w:rsidR="00A66AF2" w:rsidRDefault="00A66AF2" w:rsidP="00225CB8">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4832"/>
        <w:gridCol w:w="5604"/>
      </w:tblGrid>
      <w:tr w:rsidR="0020623D" w:rsidRPr="00966F61" w:rsidDel="001739A4" w14:paraId="126516CF" w14:textId="77777777" w:rsidTr="0037193C">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CD" w14:textId="77777777" w:rsidR="0020623D" w:rsidRPr="000628C5"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0628C5">
              <w:rPr>
                <w:rFonts w:asciiTheme="minorHAnsi" w:hAnsiTheme="minorHAnsi"/>
                <w:b/>
                <w:sz w:val="18"/>
                <w:szCs w:val="18"/>
              </w:rPr>
              <w:t>E. Hole for the placement of a Static Pressure Probe (HSPP), and Permanently installed Static Pressure Probe (PSPP) in the supply plenum</w:t>
            </w:r>
          </w:p>
          <w:p w14:paraId="126516CE" w14:textId="77777777" w:rsidR="0020623D" w:rsidRPr="00966F61"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20623D" w:rsidRPr="00966F61" w:rsidDel="001739A4" w14:paraId="126516DA" w14:textId="77777777" w:rsidTr="00225CB8">
        <w:tblPrEx>
          <w:tblCellMar>
            <w:left w:w="115" w:type="dxa"/>
            <w:right w:w="115" w:type="dxa"/>
          </w:tblCellMar>
        </w:tblPrEx>
        <w:trPr>
          <w:trHeight w:val="432"/>
        </w:trPr>
        <w:tc>
          <w:tcPr>
            <w:tcW w:w="536" w:type="dxa"/>
            <w:vAlign w:val="center"/>
          </w:tcPr>
          <w:p w14:paraId="126516D0" w14:textId="77777777" w:rsidR="0020623D" w:rsidRPr="00966F61" w:rsidRDefault="0020623D"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32" w:type="dxa"/>
            <w:vAlign w:val="center"/>
          </w:tcPr>
          <w:p w14:paraId="126516D1" w14:textId="3808A9B7" w:rsidR="0020623D" w:rsidRPr="00966F61" w:rsidRDefault="0020623D"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225CB8">
              <w:rPr>
                <w:rFonts w:asciiTheme="minorHAnsi" w:hAnsiTheme="minorHAnsi"/>
                <w:sz w:val="18"/>
                <w:szCs w:val="18"/>
              </w:rPr>
              <w:t>D</w:t>
            </w:r>
            <w:r w:rsidRPr="003F7313">
              <w:rPr>
                <w:rFonts w:asciiTheme="minorHAnsi" w:hAnsiTheme="minorHAnsi"/>
                <w:sz w:val="18"/>
                <w:szCs w:val="18"/>
              </w:rPr>
              <w:t xml:space="preserve">emonstrate </w:t>
            </w:r>
            <w:r w:rsidR="00225CB8">
              <w:rPr>
                <w:rFonts w:asciiTheme="minorHAnsi" w:hAnsiTheme="minorHAnsi"/>
                <w:sz w:val="18"/>
                <w:szCs w:val="18"/>
              </w:rPr>
              <w:t>C</w:t>
            </w:r>
            <w:r w:rsidRPr="003F7313">
              <w:rPr>
                <w:rFonts w:asciiTheme="minorHAnsi" w:hAnsiTheme="minorHAnsi"/>
                <w:sz w:val="18"/>
                <w:szCs w:val="18"/>
              </w:rPr>
              <w:t xml:space="preserve">ompliance with the HSPP/PSPP </w:t>
            </w:r>
            <w:r w:rsidR="00225CB8">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126516D2"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126516D3"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126516D4"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126516D5"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126516D6"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126516D7"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126516D8"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or </w:t>
            </w:r>
          </w:p>
          <w:p w14:paraId="126516D9" w14:textId="77777777" w:rsidR="0020623D" w:rsidRPr="00966F61" w:rsidRDefault="0020623D" w:rsidP="00BA6971">
            <w:pPr>
              <w:pStyle w:val="ListParagraph"/>
              <w:keepNext/>
              <w:ind w:left="0"/>
              <w:rPr>
                <w:rFonts w:asciiTheme="minorHAnsi" w:hAnsiTheme="minorHAnsi"/>
                <w:sz w:val="18"/>
                <w:szCs w:val="18"/>
              </w:rPr>
            </w:pPr>
            <w:r w:rsidRPr="003F7313">
              <w:rPr>
                <w:rFonts w:asciiTheme="minorHAnsi" w:hAnsiTheme="minorHAnsi"/>
                <w:sz w:val="18"/>
                <w:szCs w:val="18"/>
              </w:rPr>
              <w:t xml:space="preserve">** HSPP/PSPP  are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63754DB6" w14:textId="77777777" w:rsidR="003E3D78" w:rsidRDefault="003E3D78">
      <w:pPr>
        <w:rPr>
          <w:ins w:id="114" w:author="Shewmaker, Michael@Energy" w:date="2018-01-29T14:08:00Z"/>
        </w:rPr>
      </w:pPr>
    </w:p>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Change w:id="115">
          <w:tblGrid>
            <w:gridCol w:w="5486"/>
            <w:gridCol w:w="5487"/>
          </w:tblGrid>
        </w:tblGridChange>
      </w:tblGrid>
      <w:tr w:rsidR="003E3D78" w:rsidRPr="00966F61" w:rsidDel="001739A4" w14:paraId="4E3F0A27" w14:textId="77777777" w:rsidTr="00173F12">
        <w:trPr>
          <w:trHeight w:val="432"/>
          <w:ins w:id="116" w:author="Shewmaker, Michael@Energy" w:date="2018-01-29T14:08:00Z"/>
        </w:trPr>
        <w:tc>
          <w:tcPr>
            <w:tcW w:w="10973" w:type="dxa"/>
            <w:gridSpan w:val="2"/>
            <w:vAlign w:val="center"/>
          </w:tcPr>
          <w:p w14:paraId="18F537C2" w14:textId="1268D69C" w:rsidR="003E3D78" w:rsidRPr="003E3D78" w:rsidRDefault="003E3D78">
            <w:pPr>
              <w:pStyle w:val="Header"/>
              <w:keepNext/>
              <w:tabs>
                <w:tab w:val="clear" w:pos="4320"/>
                <w:tab w:val="clear" w:pos="8640"/>
              </w:tabs>
              <w:rPr>
                <w:ins w:id="117" w:author="Shewmaker, Michael@Energy" w:date="2018-01-29T14:10:00Z"/>
                <w:rFonts w:asciiTheme="minorHAnsi" w:hAnsiTheme="minorHAnsi"/>
                <w:b/>
                <w:sz w:val="18"/>
                <w:szCs w:val="18"/>
                <w:rPrChange w:id="118" w:author="Shewmaker, Michael@Energy" w:date="2018-01-29T14:11:00Z">
                  <w:rPr>
                    <w:ins w:id="119" w:author="Shewmaker, Michael@Energy" w:date="2018-01-29T14:10:00Z"/>
                    <w:rFonts w:asciiTheme="minorHAnsi" w:hAnsiTheme="minorHAnsi"/>
                    <w:sz w:val="18"/>
                    <w:szCs w:val="18"/>
                  </w:rPr>
                </w:rPrChange>
              </w:rPr>
            </w:pPr>
            <w:ins w:id="120" w:author="Shewmaker, Michael@Energy" w:date="2018-01-29T14:10:00Z">
              <w:r w:rsidRPr="003E3D78">
                <w:rPr>
                  <w:rFonts w:asciiTheme="minorHAnsi" w:hAnsiTheme="minorHAnsi"/>
                  <w:b/>
                  <w:sz w:val="18"/>
                  <w:szCs w:val="18"/>
                  <w:rPrChange w:id="121" w:author="Shewmaker, Michael@Energy" w:date="2018-01-29T14:11:00Z">
                    <w:rPr>
                      <w:rFonts w:asciiTheme="minorHAnsi" w:hAnsiTheme="minorHAnsi"/>
                      <w:sz w:val="18"/>
                      <w:szCs w:val="18"/>
                    </w:rPr>
                  </w:rPrChange>
                </w:rPr>
                <w:lastRenderedPageBreak/>
                <w:t>F. Additional Return Ducts (Not Used for Compliance)</w:t>
              </w:r>
            </w:ins>
          </w:p>
          <w:p w14:paraId="2825D3E7" w14:textId="70019B24" w:rsidR="003E3D78" w:rsidRPr="003F7313" w:rsidRDefault="003E3D78">
            <w:pPr>
              <w:pStyle w:val="Header"/>
              <w:keepNext/>
              <w:tabs>
                <w:tab w:val="clear" w:pos="4320"/>
                <w:tab w:val="clear" w:pos="8640"/>
              </w:tabs>
              <w:rPr>
                <w:ins w:id="122" w:author="Shewmaker, Michael@Energy" w:date="2018-01-29T14:08:00Z"/>
                <w:rFonts w:asciiTheme="minorHAnsi" w:hAnsiTheme="minorHAnsi"/>
                <w:sz w:val="18"/>
                <w:szCs w:val="18"/>
              </w:rPr>
            </w:pPr>
            <w:ins w:id="123" w:author="Shewmaker, Michael@Energy" w:date="2018-01-29T14:11:00Z">
              <w:r>
                <w:rPr>
                  <w:rFonts w:asciiTheme="minorHAnsi" w:hAnsiTheme="minorHAnsi"/>
                  <w:sz w:val="18"/>
                  <w:szCs w:val="18"/>
                </w:rPr>
                <w:t>&lt;&lt;</w:t>
              </w:r>
            </w:ins>
            <w:ins w:id="124" w:author="Shewmaker, Michael@Energy" w:date="2018-01-29T14:14:00Z">
              <w:r>
                <w:rPr>
                  <w:rFonts w:asciiTheme="minorHAnsi" w:hAnsiTheme="minorHAnsi"/>
                  <w:sz w:val="18"/>
                  <w:szCs w:val="18"/>
                </w:rPr>
                <w:t xml:space="preserve">Only shown if the input to A05 </w:t>
              </w:r>
              <w:r>
                <w:rPr>
                  <w:rFonts w:ascii="Calibri" w:hAnsi="Calibri" w:cs="Calibri"/>
                  <w:sz w:val="18"/>
                  <w:szCs w:val="18"/>
                </w:rPr>
                <w:t>≠</w:t>
              </w:r>
              <w:r>
                <w:rPr>
                  <w:rFonts w:asciiTheme="minorHAnsi" w:hAnsiTheme="minorHAnsi"/>
                  <w:sz w:val="18"/>
                  <w:szCs w:val="18"/>
                </w:rPr>
                <w:t xml:space="preserve"> 0</w:t>
              </w:r>
            </w:ins>
            <w:ins w:id="125" w:author="Shewmaker, Michael@Energy" w:date="2018-01-29T14:17:00Z">
              <w:r w:rsidR="0065392E">
                <w:rPr>
                  <w:rFonts w:asciiTheme="minorHAnsi" w:hAnsiTheme="minorHAnsi"/>
                  <w:sz w:val="18"/>
                  <w:szCs w:val="18"/>
                </w:rPr>
                <w:t xml:space="preserve">, and require </w:t>
              </w:r>
            </w:ins>
            <w:ins w:id="126" w:author="Shewmaker, Michael@Energy" w:date="2018-01-29T14:29:00Z">
              <w:r w:rsidR="0065392E">
                <w:rPr>
                  <w:rFonts w:asciiTheme="minorHAnsi" w:hAnsiTheme="minorHAnsi"/>
                  <w:sz w:val="18"/>
                  <w:szCs w:val="18"/>
                </w:rPr>
                <w:t>the same number of rows as what was entered in A05</w:t>
              </w:r>
            </w:ins>
            <w:ins w:id="127" w:author="Shewmaker, Michael@Energy" w:date="2018-01-29T14:14:00Z">
              <w:r>
                <w:rPr>
                  <w:rFonts w:asciiTheme="minorHAnsi" w:hAnsiTheme="minorHAnsi"/>
                  <w:sz w:val="18"/>
                  <w:szCs w:val="18"/>
                </w:rPr>
                <w:t>&gt;&gt;</w:t>
              </w:r>
            </w:ins>
          </w:p>
        </w:tc>
      </w:tr>
      <w:tr w:rsidR="00414EA6" w:rsidRPr="00966F61" w:rsidDel="001739A4" w14:paraId="40738163" w14:textId="77777777" w:rsidTr="00C51807">
        <w:tblPrEx>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Change w:id="128" w:author="Shewmaker, Michael@Energy" w:date="2018-01-29T14:28:00Z">
            <w:tblPrEx>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blPrExChange>
        </w:tblPrEx>
        <w:trPr>
          <w:trHeight w:val="224"/>
          <w:ins w:id="129" w:author="Shewmaker, Michael@Energy" w:date="2018-01-29T14:25:00Z"/>
          <w:trPrChange w:id="130" w:author="Shewmaker, Michael@Energy" w:date="2018-01-29T14:28:00Z">
            <w:trPr>
              <w:trHeight w:val="432"/>
            </w:trPr>
          </w:trPrChange>
        </w:trPr>
        <w:tc>
          <w:tcPr>
            <w:tcW w:w="5486" w:type="dxa"/>
            <w:vAlign w:val="center"/>
            <w:tcPrChange w:id="131" w:author="Shewmaker, Michael@Energy" w:date="2018-01-29T14:28:00Z">
              <w:tcPr>
                <w:tcW w:w="5486" w:type="dxa"/>
                <w:vAlign w:val="center"/>
              </w:tcPr>
            </w:tcPrChange>
          </w:tcPr>
          <w:p w14:paraId="4BD5A8D1" w14:textId="46E02CB0" w:rsidR="00414EA6" w:rsidRPr="00414EA6" w:rsidRDefault="00414EA6">
            <w:pPr>
              <w:pStyle w:val="Header"/>
              <w:keepNext/>
              <w:tabs>
                <w:tab w:val="clear" w:pos="4320"/>
                <w:tab w:val="clear" w:pos="8640"/>
              </w:tabs>
              <w:jc w:val="center"/>
              <w:rPr>
                <w:ins w:id="132" w:author="Shewmaker, Michael@Energy" w:date="2018-01-29T14:25:00Z"/>
                <w:rFonts w:asciiTheme="minorHAnsi" w:hAnsiTheme="minorHAnsi"/>
                <w:sz w:val="18"/>
                <w:szCs w:val="18"/>
                <w:rPrChange w:id="133" w:author="Shewmaker, Michael@Energy" w:date="2018-01-29T14:26:00Z">
                  <w:rPr>
                    <w:ins w:id="134" w:author="Shewmaker, Michael@Energy" w:date="2018-01-29T14:25:00Z"/>
                    <w:rFonts w:asciiTheme="minorHAnsi" w:hAnsiTheme="minorHAnsi"/>
                    <w:b/>
                    <w:sz w:val="18"/>
                    <w:szCs w:val="18"/>
                  </w:rPr>
                </w:rPrChange>
              </w:rPr>
              <w:pPrChange w:id="135" w:author="Shewmaker, Michael@Energy" w:date="2018-01-29T14:26:00Z">
                <w:pPr>
                  <w:pStyle w:val="Header"/>
                  <w:keepNext/>
                  <w:tabs>
                    <w:tab w:val="clear" w:pos="4320"/>
                    <w:tab w:val="clear" w:pos="8640"/>
                  </w:tabs>
                </w:pPr>
              </w:pPrChange>
            </w:pPr>
            <w:ins w:id="136" w:author="Shewmaker, Michael@Energy" w:date="2018-01-29T14:26:00Z">
              <w:r w:rsidRPr="00414EA6">
                <w:rPr>
                  <w:rFonts w:asciiTheme="minorHAnsi" w:hAnsiTheme="minorHAnsi"/>
                  <w:sz w:val="18"/>
                  <w:szCs w:val="18"/>
                  <w:rPrChange w:id="137" w:author="Shewmaker, Michael@Energy" w:date="2018-01-29T14:26:00Z">
                    <w:rPr>
                      <w:rFonts w:asciiTheme="minorHAnsi" w:hAnsiTheme="minorHAnsi"/>
                      <w:b/>
                      <w:sz w:val="18"/>
                      <w:szCs w:val="18"/>
                    </w:rPr>
                  </w:rPrChange>
                </w:rPr>
                <w:t>01</w:t>
              </w:r>
            </w:ins>
          </w:p>
        </w:tc>
        <w:tc>
          <w:tcPr>
            <w:tcW w:w="5487" w:type="dxa"/>
            <w:vAlign w:val="center"/>
            <w:tcPrChange w:id="138" w:author="Shewmaker, Michael@Energy" w:date="2018-01-29T14:28:00Z">
              <w:tcPr>
                <w:tcW w:w="5487" w:type="dxa"/>
                <w:vAlign w:val="center"/>
              </w:tcPr>
            </w:tcPrChange>
          </w:tcPr>
          <w:p w14:paraId="686D3412" w14:textId="211F2CF0" w:rsidR="00414EA6" w:rsidRPr="00414EA6" w:rsidRDefault="00414EA6">
            <w:pPr>
              <w:pStyle w:val="Header"/>
              <w:keepNext/>
              <w:tabs>
                <w:tab w:val="clear" w:pos="4320"/>
                <w:tab w:val="clear" w:pos="8640"/>
              </w:tabs>
              <w:jc w:val="center"/>
              <w:rPr>
                <w:ins w:id="139" w:author="Shewmaker, Michael@Energy" w:date="2018-01-29T14:25:00Z"/>
                <w:rFonts w:asciiTheme="minorHAnsi" w:hAnsiTheme="minorHAnsi"/>
                <w:sz w:val="18"/>
                <w:szCs w:val="18"/>
                <w:rPrChange w:id="140" w:author="Shewmaker, Michael@Energy" w:date="2018-01-29T14:26:00Z">
                  <w:rPr>
                    <w:ins w:id="141" w:author="Shewmaker, Michael@Energy" w:date="2018-01-29T14:25:00Z"/>
                    <w:rFonts w:asciiTheme="minorHAnsi" w:hAnsiTheme="minorHAnsi"/>
                    <w:b/>
                    <w:sz w:val="18"/>
                    <w:szCs w:val="18"/>
                  </w:rPr>
                </w:rPrChange>
              </w:rPr>
              <w:pPrChange w:id="142" w:author="Shewmaker, Michael@Energy" w:date="2018-01-29T14:26:00Z">
                <w:pPr>
                  <w:pStyle w:val="Header"/>
                  <w:keepNext/>
                  <w:tabs>
                    <w:tab w:val="clear" w:pos="4320"/>
                    <w:tab w:val="clear" w:pos="8640"/>
                  </w:tabs>
                </w:pPr>
              </w:pPrChange>
            </w:pPr>
            <w:ins w:id="143" w:author="Shewmaker, Michael@Energy" w:date="2018-01-29T14:26:00Z">
              <w:r w:rsidRPr="00414EA6">
                <w:rPr>
                  <w:rFonts w:asciiTheme="minorHAnsi" w:hAnsiTheme="minorHAnsi"/>
                  <w:sz w:val="18"/>
                  <w:szCs w:val="18"/>
                  <w:rPrChange w:id="144" w:author="Shewmaker, Michael@Energy" w:date="2018-01-29T14:26:00Z">
                    <w:rPr>
                      <w:rFonts w:asciiTheme="minorHAnsi" w:hAnsiTheme="minorHAnsi"/>
                      <w:b/>
                      <w:sz w:val="18"/>
                      <w:szCs w:val="18"/>
                    </w:rPr>
                  </w:rPrChange>
                </w:rPr>
                <w:t>02</w:t>
              </w:r>
            </w:ins>
          </w:p>
        </w:tc>
      </w:tr>
      <w:tr w:rsidR="00414EA6" w:rsidRPr="00966F61" w:rsidDel="001739A4" w14:paraId="4F032646" w14:textId="77777777" w:rsidTr="00173F12">
        <w:trPr>
          <w:trHeight w:val="432"/>
          <w:ins w:id="145" w:author="Shewmaker, Michael@Energy" w:date="2018-01-29T14:26:00Z"/>
        </w:trPr>
        <w:tc>
          <w:tcPr>
            <w:tcW w:w="5486" w:type="dxa"/>
            <w:vAlign w:val="center"/>
          </w:tcPr>
          <w:p w14:paraId="1A79002B" w14:textId="77777777" w:rsidR="00C51807" w:rsidRDefault="00414EA6">
            <w:pPr>
              <w:pStyle w:val="Header"/>
              <w:keepNext/>
              <w:tabs>
                <w:tab w:val="clear" w:pos="4320"/>
                <w:tab w:val="clear" w:pos="8640"/>
              </w:tabs>
              <w:jc w:val="center"/>
              <w:rPr>
                <w:ins w:id="146" w:author="Shewmaker, Michael@Energy" w:date="2018-01-29T14:27:00Z"/>
                <w:rFonts w:asciiTheme="minorHAnsi" w:hAnsiTheme="minorHAnsi"/>
                <w:sz w:val="18"/>
                <w:szCs w:val="18"/>
              </w:rPr>
              <w:pPrChange w:id="147" w:author="Shewmaker, Michael@Energy" w:date="2018-01-29T14:26:00Z">
                <w:pPr>
                  <w:pStyle w:val="Header"/>
                  <w:keepNext/>
                  <w:tabs>
                    <w:tab w:val="clear" w:pos="4320"/>
                    <w:tab w:val="clear" w:pos="8640"/>
                  </w:tabs>
                </w:pPr>
              </w:pPrChange>
            </w:pPr>
            <w:ins w:id="148" w:author="Shewmaker, Michael@Energy" w:date="2018-01-29T14:26:00Z">
              <w:r>
                <w:rPr>
                  <w:rFonts w:asciiTheme="minorHAnsi" w:hAnsiTheme="minorHAnsi"/>
                  <w:sz w:val="18"/>
                  <w:szCs w:val="18"/>
                </w:rPr>
                <w:t xml:space="preserve">Installed Return Duct Diameter </w:t>
              </w:r>
            </w:ins>
          </w:p>
          <w:p w14:paraId="4D92E486" w14:textId="2F083B94" w:rsidR="00414EA6" w:rsidRPr="00414EA6" w:rsidRDefault="00414EA6">
            <w:pPr>
              <w:pStyle w:val="Header"/>
              <w:keepNext/>
              <w:tabs>
                <w:tab w:val="clear" w:pos="4320"/>
                <w:tab w:val="clear" w:pos="8640"/>
              </w:tabs>
              <w:jc w:val="center"/>
              <w:rPr>
                <w:ins w:id="149" w:author="Shewmaker, Michael@Energy" w:date="2018-01-29T14:26:00Z"/>
                <w:rFonts w:asciiTheme="minorHAnsi" w:hAnsiTheme="minorHAnsi"/>
                <w:sz w:val="18"/>
                <w:szCs w:val="18"/>
                <w:rPrChange w:id="150" w:author="Shewmaker, Michael@Energy" w:date="2018-01-29T14:26:00Z">
                  <w:rPr>
                    <w:ins w:id="151" w:author="Shewmaker, Michael@Energy" w:date="2018-01-29T14:26:00Z"/>
                    <w:rFonts w:asciiTheme="minorHAnsi" w:hAnsiTheme="minorHAnsi"/>
                    <w:b/>
                    <w:sz w:val="18"/>
                    <w:szCs w:val="18"/>
                  </w:rPr>
                </w:rPrChange>
              </w:rPr>
              <w:pPrChange w:id="152" w:author="Shewmaker, Michael@Energy" w:date="2018-01-29T14:26:00Z">
                <w:pPr>
                  <w:pStyle w:val="Header"/>
                  <w:keepNext/>
                  <w:tabs>
                    <w:tab w:val="clear" w:pos="4320"/>
                    <w:tab w:val="clear" w:pos="8640"/>
                  </w:tabs>
                </w:pPr>
              </w:pPrChange>
            </w:pPr>
            <w:ins w:id="153" w:author="Shewmaker, Michael@Energy" w:date="2018-01-29T14:26:00Z">
              <w:r>
                <w:rPr>
                  <w:rFonts w:asciiTheme="minorHAnsi" w:hAnsiTheme="minorHAnsi"/>
                  <w:sz w:val="18"/>
                  <w:szCs w:val="18"/>
                </w:rPr>
                <w:t>(inches)</w:t>
              </w:r>
            </w:ins>
          </w:p>
        </w:tc>
        <w:tc>
          <w:tcPr>
            <w:tcW w:w="5487" w:type="dxa"/>
            <w:vAlign w:val="center"/>
          </w:tcPr>
          <w:p w14:paraId="69E25AF4" w14:textId="77777777" w:rsidR="00414EA6" w:rsidRDefault="00C51807">
            <w:pPr>
              <w:pStyle w:val="Header"/>
              <w:keepNext/>
              <w:tabs>
                <w:tab w:val="clear" w:pos="4320"/>
                <w:tab w:val="clear" w:pos="8640"/>
              </w:tabs>
              <w:jc w:val="center"/>
              <w:rPr>
                <w:ins w:id="154" w:author="Shewmaker, Michael@Energy" w:date="2018-01-29T14:27:00Z"/>
                <w:rFonts w:asciiTheme="minorHAnsi" w:hAnsiTheme="minorHAnsi"/>
                <w:sz w:val="18"/>
                <w:szCs w:val="18"/>
              </w:rPr>
              <w:pPrChange w:id="155" w:author="Shewmaker, Michael@Energy" w:date="2018-01-29T14:26:00Z">
                <w:pPr>
                  <w:pStyle w:val="Header"/>
                  <w:keepNext/>
                  <w:tabs>
                    <w:tab w:val="clear" w:pos="4320"/>
                    <w:tab w:val="clear" w:pos="8640"/>
                  </w:tabs>
                </w:pPr>
              </w:pPrChange>
            </w:pPr>
            <w:ins w:id="156" w:author="Shewmaker, Michael@Energy" w:date="2018-01-29T14:27:00Z">
              <w:r>
                <w:rPr>
                  <w:rFonts w:asciiTheme="minorHAnsi" w:hAnsiTheme="minorHAnsi"/>
                  <w:sz w:val="18"/>
                  <w:szCs w:val="18"/>
                </w:rPr>
                <w:t>Installed Total Return Filter Grille Gross Area</w:t>
              </w:r>
            </w:ins>
          </w:p>
          <w:p w14:paraId="1755BB67" w14:textId="190409CF" w:rsidR="00C51807" w:rsidRPr="00C51807" w:rsidRDefault="00C51807">
            <w:pPr>
              <w:pStyle w:val="Header"/>
              <w:keepNext/>
              <w:tabs>
                <w:tab w:val="clear" w:pos="4320"/>
                <w:tab w:val="clear" w:pos="8640"/>
              </w:tabs>
              <w:jc w:val="center"/>
              <w:rPr>
                <w:ins w:id="157" w:author="Shewmaker, Michael@Energy" w:date="2018-01-29T14:26:00Z"/>
                <w:sz w:val="18"/>
                <w:szCs w:val="18"/>
                <w:rPrChange w:id="158" w:author="Shewmaker, Michael@Energy" w:date="2018-01-29T14:28:00Z">
                  <w:rPr>
                    <w:ins w:id="159" w:author="Shewmaker, Michael@Energy" w:date="2018-01-29T14:26:00Z"/>
                    <w:rFonts w:asciiTheme="minorHAnsi" w:hAnsiTheme="minorHAnsi"/>
                    <w:b/>
                    <w:sz w:val="18"/>
                    <w:szCs w:val="18"/>
                  </w:rPr>
                </w:rPrChange>
              </w:rPr>
              <w:pPrChange w:id="160" w:author="Shewmaker, Michael@Energy" w:date="2018-01-29T14:26:00Z">
                <w:pPr>
                  <w:pStyle w:val="Header"/>
                  <w:keepNext/>
                  <w:tabs>
                    <w:tab w:val="clear" w:pos="4320"/>
                    <w:tab w:val="clear" w:pos="8640"/>
                  </w:tabs>
                </w:pPr>
              </w:pPrChange>
            </w:pPr>
            <w:ins w:id="161" w:author="Shewmaker, Michael@Energy" w:date="2018-01-29T14:27:00Z">
              <w:r>
                <w:rPr>
                  <w:rFonts w:asciiTheme="minorHAnsi" w:hAnsiTheme="minorHAnsi"/>
                  <w:sz w:val="18"/>
                  <w:szCs w:val="18"/>
                </w:rPr>
                <w:t>(inch</w:t>
              </w:r>
              <w:r>
                <w:rPr>
                  <w:sz w:val="18"/>
                  <w:szCs w:val="18"/>
                  <w:vertAlign w:val="superscript"/>
                </w:rPr>
                <w:t>2</w:t>
              </w:r>
            </w:ins>
            <w:ins w:id="162" w:author="Shewmaker, Michael@Energy" w:date="2018-01-29T14:28:00Z">
              <w:r>
                <w:rPr>
                  <w:sz w:val="18"/>
                  <w:szCs w:val="18"/>
                </w:rPr>
                <w:t>)</w:t>
              </w:r>
            </w:ins>
          </w:p>
        </w:tc>
      </w:tr>
      <w:tr w:rsidR="00C51807" w:rsidRPr="00966F61" w:rsidDel="001739A4" w14:paraId="7C85E881" w14:textId="77777777" w:rsidTr="00C51807">
        <w:tblPrEx>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Change w:id="163" w:author="Shewmaker, Michael@Energy" w:date="2018-01-29T14:28:00Z">
            <w:tblPrEx>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blPrExChange>
        </w:tblPrEx>
        <w:trPr>
          <w:trHeight w:val="260"/>
          <w:ins w:id="164" w:author="Shewmaker, Michael@Energy" w:date="2018-01-29T14:28:00Z"/>
          <w:trPrChange w:id="165" w:author="Shewmaker, Michael@Energy" w:date="2018-01-29T14:28:00Z">
            <w:trPr>
              <w:trHeight w:val="432"/>
            </w:trPr>
          </w:trPrChange>
        </w:trPr>
        <w:tc>
          <w:tcPr>
            <w:tcW w:w="5486" w:type="dxa"/>
            <w:vAlign w:val="center"/>
            <w:tcPrChange w:id="166" w:author="Shewmaker, Michael@Energy" w:date="2018-01-29T14:28:00Z">
              <w:tcPr>
                <w:tcW w:w="5486" w:type="dxa"/>
                <w:vAlign w:val="center"/>
              </w:tcPr>
            </w:tcPrChange>
          </w:tcPr>
          <w:p w14:paraId="3CEC9463" w14:textId="4B453054" w:rsidR="00C51807" w:rsidRDefault="0065392E" w:rsidP="00414EA6">
            <w:pPr>
              <w:pStyle w:val="Header"/>
              <w:keepNext/>
              <w:tabs>
                <w:tab w:val="clear" w:pos="4320"/>
                <w:tab w:val="clear" w:pos="8640"/>
              </w:tabs>
              <w:jc w:val="center"/>
              <w:rPr>
                <w:ins w:id="167" w:author="Shewmaker, Michael@Energy" w:date="2018-01-29T14:28:00Z"/>
                <w:rFonts w:asciiTheme="minorHAnsi" w:hAnsiTheme="minorHAnsi"/>
                <w:sz w:val="18"/>
                <w:szCs w:val="18"/>
              </w:rPr>
            </w:pPr>
            <w:ins w:id="168" w:author="Shewmaker, Michael@Energy" w:date="2018-01-29T14:29:00Z">
              <w:r w:rsidRPr="00F13E77">
                <w:rPr>
                  <w:rFonts w:asciiTheme="minorHAnsi" w:hAnsiTheme="minorHAnsi"/>
                  <w:sz w:val="18"/>
                  <w:szCs w:val="18"/>
                </w:rPr>
                <w:t>&lt;&lt;user input, integer, maximum 50 characters&gt;&gt;</w:t>
              </w:r>
            </w:ins>
          </w:p>
        </w:tc>
        <w:tc>
          <w:tcPr>
            <w:tcW w:w="5487" w:type="dxa"/>
            <w:vAlign w:val="center"/>
            <w:tcPrChange w:id="169" w:author="Shewmaker, Michael@Energy" w:date="2018-01-29T14:28:00Z">
              <w:tcPr>
                <w:tcW w:w="5487" w:type="dxa"/>
                <w:vAlign w:val="center"/>
              </w:tcPr>
            </w:tcPrChange>
          </w:tcPr>
          <w:p w14:paraId="5B057C7F" w14:textId="54AB8E66" w:rsidR="00C51807" w:rsidRDefault="0065392E" w:rsidP="00414EA6">
            <w:pPr>
              <w:pStyle w:val="Header"/>
              <w:keepNext/>
              <w:tabs>
                <w:tab w:val="clear" w:pos="4320"/>
                <w:tab w:val="clear" w:pos="8640"/>
              </w:tabs>
              <w:jc w:val="center"/>
              <w:rPr>
                <w:ins w:id="170" w:author="Shewmaker, Michael@Energy" w:date="2018-01-29T14:28:00Z"/>
                <w:rFonts w:asciiTheme="minorHAnsi" w:hAnsiTheme="minorHAnsi"/>
                <w:sz w:val="18"/>
                <w:szCs w:val="18"/>
              </w:rPr>
            </w:pPr>
            <w:ins w:id="171" w:author="Shewmaker, Michael@Energy" w:date="2018-01-29T14:30:00Z">
              <w:r w:rsidRPr="00F13E77">
                <w:rPr>
                  <w:rFonts w:asciiTheme="minorHAnsi" w:hAnsiTheme="minorHAnsi"/>
                  <w:sz w:val="18"/>
                  <w:szCs w:val="18"/>
                </w:rPr>
                <w:t>&lt;&lt;user input, integer, maximum 50 characters&gt;&gt;</w:t>
              </w:r>
            </w:ins>
          </w:p>
        </w:tc>
      </w:tr>
      <w:tr w:rsidR="00C51807" w:rsidRPr="00966F61" w:rsidDel="001739A4" w14:paraId="182C197C" w14:textId="77777777" w:rsidTr="00C51807">
        <w:tblPrEx>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Change w:id="172" w:author="Shewmaker, Michael@Energy" w:date="2018-01-29T14:28:00Z">
            <w:tblPrEx>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blPrExChange>
        </w:tblPrEx>
        <w:trPr>
          <w:trHeight w:val="260"/>
          <w:ins w:id="173" w:author="Shewmaker, Michael@Energy" w:date="2018-01-29T14:28:00Z"/>
          <w:trPrChange w:id="174" w:author="Shewmaker, Michael@Energy" w:date="2018-01-29T14:28:00Z">
            <w:trPr>
              <w:trHeight w:val="432"/>
            </w:trPr>
          </w:trPrChange>
        </w:trPr>
        <w:tc>
          <w:tcPr>
            <w:tcW w:w="5486" w:type="dxa"/>
            <w:vAlign w:val="center"/>
            <w:tcPrChange w:id="175" w:author="Shewmaker, Michael@Energy" w:date="2018-01-29T14:28:00Z">
              <w:tcPr>
                <w:tcW w:w="5486" w:type="dxa"/>
                <w:vAlign w:val="center"/>
              </w:tcPr>
            </w:tcPrChange>
          </w:tcPr>
          <w:p w14:paraId="5304328D" w14:textId="77777777" w:rsidR="00C51807" w:rsidRDefault="00C51807" w:rsidP="00414EA6">
            <w:pPr>
              <w:pStyle w:val="Header"/>
              <w:keepNext/>
              <w:tabs>
                <w:tab w:val="clear" w:pos="4320"/>
                <w:tab w:val="clear" w:pos="8640"/>
              </w:tabs>
              <w:jc w:val="center"/>
              <w:rPr>
                <w:ins w:id="176" w:author="Shewmaker, Michael@Energy" w:date="2018-01-29T14:28:00Z"/>
                <w:rFonts w:asciiTheme="minorHAnsi" w:hAnsiTheme="minorHAnsi"/>
                <w:sz w:val="18"/>
                <w:szCs w:val="18"/>
              </w:rPr>
            </w:pPr>
          </w:p>
        </w:tc>
        <w:tc>
          <w:tcPr>
            <w:tcW w:w="5487" w:type="dxa"/>
            <w:vAlign w:val="center"/>
            <w:tcPrChange w:id="177" w:author="Shewmaker, Michael@Energy" w:date="2018-01-29T14:28:00Z">
              <w:tcPr>
                <w:tcW w:w="5487" w:type="dxa"/>
                <w:vAlign w:val="center"/>
              </w:tcPr>
            </w:tcPrChange>
          </w:tcPr>
          <w:p w14:paraId="63142DC0" w14:textId="77777777" w:rsidR="00C51807" w:rsidRDefault="00C51807" w:rsidP="00414EA6">
            <w:pPr>
              <w:pStyle w:val="Header"/>
              <w:keepNext/>
              <w:tabs>
                <w:tab w:val="clear" w:pos="4320"/>
                <w:tab w:val="clear" w:pos="8640"/>
              </w:tabs>
              <w:jc w:val="center"/>
              <w:rPr>
                <w:ins w:id="178" w:author="Shewmaker, Michael@Energy" w:date="2018-01-29T14:28:00Z"/>
                <w:rFonts w:asciiTheme="minorHAnsi" w:hAnsiTheme="minorHAnsi"/>
                <w:sz w:val="18"/>
                <w:szCs w:val="18"/>
              </w:rPr>
            </w:pPr>
          </w:p>
        </w:tc>
      </w:tr>
    </w:tbl>
    <w:p w14:paraId="3C79E131" w14:textId="77777777" w:rsidR="003E3D78" w:rsidRDefault="003E3D78">
      <w:pPr>
        <w:rPr>
          <w:ins w:id="179" w:author="Shewmaker, Michael@Energy" w:date="2018-01-29T14:09:00Z"/>
        </w:rPr>
      </w:pPr>
    </w:p>
    <w:p w14:paraId="4D4ACC6F" w14:textId="77777777" w:rsidR="00C51807" w:rsidRDefault="00C51807">
      <w:pPr>
        <w:rPr>
          <w:ins w:id="180" w:author="Shewmaker, Michael@Energy" w:date="2018-01-29T14:28:00Z"/>
        </w:rPr>
      </w:pPr>
      <w:ins w:id="181" w:author="Shewmaker, Michael@Energy" w:date="2018-01-29T14:28:00Z">
        <w:r>
          <w:br w:type="page"/>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Change w:id="182" w:author="Shewmaker, Michael@Energy" w:date="2018-01-29T14:28: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PrChange>
      </w:tblPr>
      <w:tblGrid>
        <w:gridCol w:w="5307"/>
        <w:gridCol w:w="269"/>
        <w:gridCol w:w="2536"/>
        <w:gridCol w:w="2860"/>
        <w:tblGridChange w:id="183">
          <w:tblGrid>
            <w:gridCol w:w="5307"/>
            <w:gridCol w:w="269"/>
            <w:gridCol w:w="2536"/>
            <w:gridCol w:w="2860"/>
          </w:tblGrid>
        </w:tblGridChange>
      </w:tblGrid>
      <w:tr w:rsidR="000D2D90" w:rsidRPr="00670C46" w14:paraId="126516DC" w14:textId="77777777" w:rsidTr="00C51807">
        <w:trPr>
          <w:trHeight w:val="260"/>
          <w:trPrChange w:id="184" w:author="Shewmaker, Michael@Energy" w:date="2018-01-29T14:28:00Z">
            <w:trPr>
              <w:trHeight w:val="260"/>
            </w:trPr>
          </w:trPrChange>
        </w:trPr>
        <w:tc>
          <w:tcPr>
            <w:tcW w:w="10972" w:type="dxa"/>
            <w:gridSpan w:val="4"/>
            <w:vAlign w:val="center"/>
            <w:tcPrChange w:id="185" w:author="Shewmaker, Michael@Energy" w:date="2018-01-29T14:28:00Z">
              <w:tcPr>
                <w:tcW w:w="10972" w:type="dxa"/>
                <w:gridSpan w:val="4"/>
                <w:vAlign w:val="center"/>
              </w:tcPr>
            </w:tcPrChange>
          </w:tcPr>
          <w:p w14:paraId="126516DB" w14:textId="6EDA71C0" w:rsidR="000D2D90" w:rsidRPr="00670C46" w:rsidRDefault="000D2D90" w:rsidP="00F418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sz w:val="18"/>
                <w:szCs w:val="18"/>
              </w:rPr>
              <w:lastRenderedPageBreak/>
              <w:br w:type="page"/>
            </w:r>
            <w:r w:rsidRPr="00670C46">
              <w:rPr>
                <w:rFonts w:asciiTheme="minorHAnsi" w:hAnsiTheme="minorHAnsi" w:cs="Arial"/>
                <w:b/>
                <w:caps/>
                <w:sz w:val="18"/>
                <w:szCs w:val="18"/>
              </w:rPr>
              <w:t>Documentation Author's Declaration Statement</w:t>
            </w:r>
          </w:p>
        </w:tc>
      </w:tr>
      <w:tr w:rsidR="000D2D90" w:rsidRPr="00670C46" w14:paraId="126516DE" w14:textId="77777777" w:rsidTr="00C51807">
        <w:trPr>
          <w:trHeight w:val="206"/>
          <w:trPrChange w:id="186" w:author="Shewmaker, Michael@Energy" w:date="2018-01-29T14:28:00Z">
            <w:trPr>
              <w:trHeight w:val="206"/>
            </w:trPr>
          </w:trPrChange>
        </w:trPr>
        <w:tc>
          <w:tcPr>
            <w:tcW w:w="10972" w:type="dxa"/>
            <w:gridSpan w:val="4"/>
            <w:vAlign w:val="center"/>
            <w:tcPrChange w:id="187" w:author="Shewmaker, Michael@Energy" w:date="2018-01-29T14:28:00Z">
              <w:tcPr>
                <w:tcW w:w="10972" w:type="dxa"/>
                <w:gridSpan w:val="4"/>
                <w:vAlign w:val="center"/>
              </w:tcPr>
            </w:tcPrChange>
          </w:tcPr>
          <w:p w14:paraId="126516DD" w14:textId="77777777" w:rsidR="000D2D90" w:rsidRPr="00670C46" w:rsidRDefault="000D2D90" w:rsidP="00225CB8">
            <w:pPr>
              <w:keepNext/>
              <w:numPr>
                <w:ilvl w:val="0"/>
                <w:numId w:val="11"/>
              </w:numPr>
              <w:ind w:left="360"/>
              <w:rPr>
                <w:rFonts w:asciiTheme="minorHAnsi" w:hAnsiTheme="minorHAnsi"/>
                <w:sz w:val="18"/>
                <w:szCs w:val="18"/>
              </w:rPr>
            </w:pPr>
            <w:r w:rsidRPr="00670C46">
              <w:rPr>
                <w:rFonts w:asciiTheme="minorHAnsi" w:hAnsiTheme="minorHAnsi"/>
                <w:sz w:val="18"/>
                <w:szCs w:val="18"/>
              </w:rPr>
              <w:t>I certify that this Certificate of Installation documentation is accurate and complete.</w:t>
            </w:r>
          </w:p>
        </w:tc>
      </w:tr>
      <w:tr w:rsidR="000D2D90" w:rsidRPr="00670C46" w14:paraId="126516E1" w14:textId="77777777" w:rsidTr="00C51807">
        <w:trPr>
          <w:trHeight w:val="360"/>
          <w:trPrChange w:id="188" w:author="Shewmaker, Michael@Energy" w:date="2018-01-29T14:28:00Z">
            <w:trPr>
              <w:trHeight w:val="360"/>
            </w:trPr>
          </w:trPrChange>
        </w:trPr>
        <w:tc>
          <w:tcPr>
            <w:tcW w:w="5576" w:type="dxa"/>
            <w:gridSpan w:val="2"/>
            <w:tcPrChange w:id="189" w:author="Shewmaker, Michael@Energy" w:date="2018-01-29T14:28:00Z">
              <w:tcPr>
                <w:tcW w:w="5576" w:type="dxa"/>
                <w:gridSpan w:val="2"/>
              </w:tcPr>
            </w:tcPrChange>
          </w:tcPr>
          <w:p w14:paraId="126516DF"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Name:</w:t>
            </w:r>
          </w:p>
        </w:tc>
        <w:tc>
          <w:tcPr>
            <w:tcW w:w="5396" w:type="dxa"/>
            <w:gridSpan w:val="2"/>
            <w:tcPrChange w:id="190" w:author="Shewmaker, Michael@Energy" w:date="2018-01-29T14:28:00Z">
              <w:tcPr>
                <w:tcW w:w="5396" w:type="dxa"/>
                <w:gridSpan w:val="2"/>
              </w:tcPr>
            </w:tcPrChange>
          </w:tcPr>
          <w:p w14:paraId="126516E0"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Signature:</w:t>
            </w:r>
          </w:p>
        </w:tc>
      </w:tr>
      <w:tr w:rsidR="000D2D90" w:rsidRPr="00670C46" w14:paraId="126516E4" w14:textId="77777777" w:rsidTr="00C51807">
        <w:trPr>
          <w:trHeight w:val="360"/>
          <w:trPrChange w:id="191" w:author="Shewmaker, Michael@Energy" w:date="2018-01-29T14:28:00Z">
            <w:trPr>
              <w:trHeight w:val="360"/>
            </w:trPr>
          </w:trPrChange>
        </w:trPr>
        <w:tc>
          <w:tcPr>
            <w:tcW w:w="5576" w:type="dxa"/>
            <w:gridSpan w:val="2"/>
            <w:tcPrChange w:id="192" w:author="Shewmaker, Michael@Energy" w:date="2018-01-29T14:28:00Z">
              <w:tcPr>
                <w:tcW w:w="5576" w:type="dxa"/>
                <w:gridSpan w:val="2"/>
              </w:tcPr>
            </w:tcPrChange>
          </w:tcPr>
          <w:p w14:paraId="126516E2"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Company Name:</w:t>
            </w:r>
          </w:p>
        </w:tc>
        <w:tc>
          <w:tcPr>
            <w:tcW w:w="5396" w:type="dxa"/>
            <w:gridSpan w:val="2"/>
            <w:tcPrChange w:id="193" w:author="Shewmaker, Michael@Energy" w:date="2018-01-29T14:28:00Z">
              <w:tcPr>
                <w:tcW w:w="5396" w:type="dxa"/>
                <w:gridSpan w:val="2"/>
              </w:tcPr>
            </w:tcPrChange>
          </w:tcPr>
          <w:p w14:paraId="126516E3"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Date Signed:</w:t>
            </w:r>
          </w:p>
        </w:tc>
      </w:tr>
      <w:tr w:rsidR="000D2D90" w:rsidRPr="00670C46" w14:paraId="126516E7" w14:textId="77777777" w:rsidTr="00C51807">
        <w:trPr>
          <w:trHeight w:val="360"/>
          <w:trPrChange w:id="194" w:author="Shewmaker, Michael@Energy" w:date="2018-01-29T14:28:00Z">
            <w:trPr>
              <w:trHeight w:val="360"/>
            </w:trPr>
          </w:trPrChange>
        </w:trPr>
        <w:tc>
          <w:tcPr>
            <w:tcW w:w="5576" w:type="dxa"/>
            <w:gridSpan w:val="2"/>
            <w:tcPrChange w:id="195" w:author="Shewmaker, Michael@Energy" w:date="2018-01-29T14:28:00Z">
              <w:tcPr>
                <w:tcW w:w="5576" w:type="dxa"/>
                <w:gridSpan w:val="2"/>
              </w:tcPr>
            </w:tcPrChange>
          </w:tcPr>
          <w:p w14:paraId="126516E5"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Address:</w:t>
            </w:r>
          </w:p>
        </w:tc>
        <w:tc>
          <w:tcPr>
            <w:tcW w:w="5396" w:type="dxa"/>
            <w:gridSpan w:val="2"/>
            <w:tcPrChange w:id="196" w:author="Shewmaker, Michael@Energy" w:date="2018-01-29T14:28:00Z">
              <w:tcPr>
                <w:tcW w:w="5396" w:type="dxa"/>
                <w:gridSpan w:val="2"/>
              </w:tcPr>
            </w:tcPrChange>
          </w:tcPr>
          <w:p w14:paraId="126516E6"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CEA/HERS Certification Identification (If applicable):</w:t>
            </w:r>
          </w:p>
        </w:tc>
      </w:tr>
      <w:tr w:rsidR="000D2D90" w:rsidRPr="00670C46" w14:paraId="126516EA" w14:textId="77777777" w:rsidTr="00C51807">
        <w:trPr>
          <w:trHeight w:val="360"/>
          <w:trPrChange w:id="197" w:author="Shewmaker, Michael@Energy" w:date="2018-01-29T14:28:00Z">
            <w:trPr>
              <w:trHeight w:val="360"/>
            </w:trPr>
          </w:trPrChange>
        </w:trPr>
        <w:tc>
          <w:tcPr>
            <w:tcW w:w="5576" w:type="dxa"/>
            <w:gridSpan w:val="2"/>
            <w:tcPrChange w:id="198" w:author="Shewmaker, Michael@Energy" w:date="2018-01-29T14:28:00Z">
              <w:tcPr>
                <w:tcW w:w="5576" w:type="dxa"/>
                <w:gridSpan w:val="2"/>
              </w:tcPr>
            </w:tcPrChange>
          </w:tcPr>
          <w:p w14:paraId="126516E8"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City/State/Zip:</w:t>
            </w:r>
          </w:p>
        </w:tc>
        <w:tc>
          <w:tcPr>
            <w:tcW w:w="5396" w:type="dxa"/>
            <w:gridSpan w:val="2"/>
            <w:tcPrChange w:id="199" w:author="Shewmaker, Michael@Energy" w:date="2018-01-29T14:28:00Z">
              <w:tcPr>
                <w:tcW w:w="5396" w:type="dxa"/>
                <w:gridSpan w:val="2"/>
              </w:tcPr>
            </w:tcPrChange>
          </w:tcPr>
          <w:p w14:paraId="126516E9"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Phone:</w:t>
            </w:r>
          </w:p>
        </w:tc>
      </w:tr>
      <w:tr w:rsidR="000D2D90" w:rsidRPr="00670C46" w14:paraId="126516EC" w14:textId="77777777" w:rsidTr="00C51807">
        <w:tblPrEx>
          <w:tblCellMar>
            <w:left w:w="115" w:type="dxa"/>
            <w:right w:w="115" w:type="dxa"/>
          </w:tblCellMar>
          <w:tblPrExChange w:id="200" w:author="Shewmaker, Michael@Energy" w:date="2018-01-29T14:28:00Z">
            <w:tblPrEx>
              <w:tblCellMar>
                <w:left w:w="115" w:type="dxa"/>
                <w:right w:w="115" w:type="dxa"/>
              </w:tblCellMar>
            </w:tblPrEx>
          </w:tblPrExChange>
        </w:tblPrEx>
        <w:trPr>
          <w:trHeight w:val="296"/>
          <w:trPrChange w:id="201" w:author="Shewmaker, Michael@Energy" w:date="2018-01-29T14:28:00Z">
            <w:trPr>
              <w:trHeight w:val="296"/>
            </w:trPr>
          </w:trPrChange>
        </w:trPr>
        <w:tc>
          <w:tcPr>
            <w:tcW w:w="10972" w:type="dxa"/>
            <w:gridSpan w:val="4"/>
            <w:vAlign w:val="center"/>
            <w:tcPrChange w:id="202" w:author="Shewmaker, Michael@Energy" w:date="2018-01-29T14:28:00Z">
              <w:tcPr>
                <w:tcW w:w="10972" w:type="dxa"/>
                <w:gridSpan w:val="4"/>
                <w:vAlign w:val="center"/>
              </w:tcPr>
            </w:tcPrChange>
          </w:tcPr>
          <w:p w14:paraId="126516EB" w14:textId="77777777" w:rsidR="000D2D90" w:rsidRPr="00670C46" w:rsidRDefault="000D2D90" w:rsidP="00F418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670C46">
              <w:rPr>
                <w:rFonts w:asciiTheme="minorHAnsi" w:hAnsiTheme="minorHAnsi" w:cs="Arial"/>
                <w:b/>
                <w:caps/>
                <w:sz w:val="18"/>
                <w:szCs w:val="18"/>
              </w:rPr>
              <w:t xml:space="preserve">Responsible Person's Declaration statement  </w:t>
            </w:r>
          </w:p>
        </w:tc>
      </w:tr>
      <w:tr w:rsidR="000D2D90" w:rsidRPr="00670C46" w14:paraId="126516F4" w14:textId="77777777" w:rsidTr="00C51807">
        <w:tblPrEx>
          <w:tblCellMar>
            <w:left w:w="115" w:type="dxa"/>
            <w:right w:w="115" w:type="dxa"/>
          </w:tblCellMar>
          <w:tblPrExChange w:id="203" w:author="Shewmaker, Michael@Energy" w:date="2018-01-29T14:28:00Z">
            <w:tblPrEx>
              <w:tblCellMar>
                <w:left w:w="115" w:type="dxa"/>
                <w:right w:w="115" w:type="dxa"/>
              </w:tblCellMar>
            </w:tblPrEx>
          </w:tblPrExChange>
        </w:tblPrEx>
        <w:trPr>
          <w:trHeight w:val="504"/>
          <w:trPrChange w:id="204" w:author="Shewmaker, Michael@Energy" w:date="2018-01-29T14:28:00Z">
            <w:trPr>
              <w:trHeight w:val="504"/>
            </w:trPr>
          </w:trPrChange>
        </w:trPr>
        <w:tc>
          <w:tcPr>
            <w:tcW w:w="10972" w:type="dxa"/>
            <w:gridSpan w:val="4"/>
            <w:tcPrChange w:id="205" w:author="Shewmaker, Michael@Energy" w:date="2018-01-29T14:28:00Z">
              <w:tcPr>
                <w:tcW w:w="10972" w:type="dxa"/>
                <w:gridSpan w:val="4"/>
              </w:tcPr>
            </w:tcPrChange>
          </w:tcPr>
          <w:p w14:paraId="688691EC" w14:textId="77777777" w:rsidR="00887569" w:rsidRPr="00887569" w:rsidRDefault="00887569" w:rsidP="00887569">
            <w:pPr>
              <w:pStyle w:val="Heading3"/>
              <w:spacing w:before="60"/>
              <w:ind w:right="86"/>
              <w:rPr>
                <w:rFonts w:asciiTheme="minorHAnsi" w:hAnsiTheme="minorHAnsi"/>
                <w:b w:val="0"/>
                <w:caps/>
                <w:color w:val="auto"/>
                <w:sz w:val="18"/>
                <w:szCs w:val="18"/>
              </w:rPr>
            </w:pPr>
            <w:r w:rsidRPr="00887569">
              <w:rPr>
                <w:rFonts w:asciiTheme="minorHAnsi" w:hAnsiTheme="minorHAnsi"/>
                <w:b w:val="0"/>
                <w:color w:val="auto"/>
                <w:sz w:val="18"/>
                <w:szCs w:val="18"/>
              </w:rPr>
              <w:t xml:space="preserve">I certify the following under penalty of perjury, under the laws of the State of California: </w:t>
            </w:r>
          </w:p>
          <w:p w14:paraId="0D98F7D5" w14:textId="77777777" w:rsidR="00887569" w:rsidRPr="00887569" w:rsidRDefault="00887569" w:rsidP="00887569">
            <w:pPr>
              <w:pStyle w:val="Heading3"/>
              <w:keepLines w:val="0"/>
              <w:numPr>
                <w:ilvl w:val="0"/>
                <w:numId w:val="20"/>
              </w:numPr>
              <w:tabs>
                <w:tab w:val="left" w:pos="-2600"/>
              </w:tabs>
              <w:spacing w:before="0"/>
              <w:ind w:right="90"/>
              <w:rPr>
                <w:rFonts w:asciiTheme="minorHAnsi" w:hAnsiTheme="minorHAnsi"/>
                <w:b w:val="0"/>
                <w:caps/>
                <w:color w:val="auto"/>
                <w:sz w:val="18"/>
                <w:szCs w:val="18"/>
              </w:rPr>
            </w:pPr>
            <w:r w:rsidRPr="00887569">
              <w:rPr>
                <w:rFonts w:asciiTheme="minorHAnsi" w:hAnsiTheme="minorHAnsi"/>
                <w:b w:val="0"/>
                <w:color w:val="auto"/>
                <w:sz w:val="18"/>
                <w:szCs w:val="18"/>
              </w:rPr>
              <w:t xml:space="preserve">The information provided on this Certificate of Installation is true and correct. </w:t>
            </w:r>
          </w:p>
          <w:p w14:paraId="40686BD6" w14:textId="77777777" w:rsidR="00887569" w:rsidRPr="00887569" w:rsidRDefault="00887569" w:rsidP="00887569">
            <w:pPr>
              <w:pStyle w:val="Heading3"/>
              <w:keepLines w:val="0"/>
              <w:numPr>
                <w:ilvl w:val="0"/>
                <w:numId w:val="20"/>
              </w:numPr>
              <w:tabs>
                <w:tab w:val="left" w:pos="-2600"/>
              </w:tabs>
              <w:spacing w:before="0"/>
              <w:ind w:right="90"/>
              <w:rPr>
                <w:rFonts w:asciiTheme="minorHAnsi" w:hAnsiTheme="minorHAnsi"/>
                <w:b w:val="0"/>
                <w:caps/>
                <w:color w:val="auto"/>
                <w:sz w:val="18"/>
                <w:szCs w:val="22"/>
              </w:rPr>
            </w:pPr>
            <w:r w:rsidRPr="00887569">
              <w:rPr>
                <w:rFonts w:asciiTheme="minorHAnsi" w:hAnsiTheme="minorHAnsi"/>
                <w:b w:val="0"/>
                <w:snapToGrid w:val="0"/>
                <w:color w:val="auto"/>
                <w:sz w:val="18"/>
                <w:szCs w:val="18"/>
              </w:rPr>
              <w:t xml:space="preserve">I am either: a) a responsible person eligible under Division 3 of the Business and Professions Code </w:t>
            </w:r>
            <w:r w:rsidRPr="00887569">
              <w:rPr>
                <w:rFonts w:asciiTheme="minorHAnsi" w:hAnsiTheme="minorHAnsi"/>
                <w:b w:val="0"/>
                <w:color w:val="auto"/>
                <w:sz w:val="18"/>
                <w:szCs w:val="18"/>
              </w:rPr>
              <w:t xml:space="preserve">in the applicable classification to accept responsibility for the system design, construction, or installation </w:t>
            </w:r>
            <w:r w:rsidRPr="00887569">
              <w:rPr>
                <w:rFonts w:asciiTheme="minorHAnsi" w:hAnsiTheme="minorHAnsi"/>
                <w:b w:val="0"/>
                <w:snapToGrid w:val="0"/>
                <w:color w:val="auto"/>
                <w:sz w:val="18"/>
                <w:szCs w:val="18"/>
              </w:rPr>
              <w:t xml:space="preserve">of features, materials, components, or manufactured devices </w:t>
            </w:r>
            <w:r w:rsidRPr="00887569">
              <w:rPr>
                <w:rFonts w:asciiTheme="minorHAnsi" w:hAnsiTheme="minorHAnsi"/>
                <w:b w:val="0"/>
                <w:color w:val="auto"/>
                <w:sz w:val="18"/>
                <w:szCs w:val="18"/>
              </w:rPr>
              <w:t xml:space="preserve">for the scope of work identified on this Certificate of Installation </w:t>
            </w:r>
            <w:r w:rsidRPr="00887569">
              <w:rPr>
                <w:rFonts w:asciiTheme="minorHAnsi" w:hAnsiTheme="minorHAnsi"/>
                <w:b w:val="0"/>
                <w:snapToGrid w:val="0"/>
                <w:color w:val="auto"/>
                <w:sz w:val="18"/>
                <w:szCs w:val="18"/>
              </w:rPr>
              <w:t>and attest to the declarations in this statement</w:t>
            </w:r>
            <w:r w:rsidRPr="00887569">
              <w:rPr>
                <w:rFonts w:asciiTheme="minorHAnsi" w:hAnsiTheme="minorHAnsi"/>
                <w:b w:val="0"/>
                <w:color w:val="auto"/>
                <w:sz w:val="18"/>
                <w:szCs w:val="18"/>
              </w:rPr>
              <w:t>, or b) I am an authorized representative of the responsible person and attest to the declarations in this statement on the responsible person’s behalf</w:t>
            </w:r>
            <w:r w:rsidRPr="00887569">
              <w:rPr>
                <w:rFonts w:asciiTheme="minorHAnsi" w:eastAsia="Calibri" w:hAnsiTheme="minorHAnsi"/>
                <w:b w:val="0"/>
                <w:color w:val="auto"/>
                <w:sz w:val="18"/>
                <w:szCs w:val="18"/>
              </w:rPr>
              <w:t>.</w:t>
            </w:r>
          </w:p>
          <w:p w14:paraId="00FDD932" w14:textId="77777777" w:rsidR="00887569" w:rsidRPr="00887569" w:rsidRDefault="00887569" w:rsidP="00887569">
            <w:pPr>
              <w:keepNext/>
              <w:numPr>
                <w:ilvl w:val="0"/>
                <w:numId w:val="20"/>
              </w:numPr>
              <w:autoSpaceDE w:val="0"/>
              <w:autoSpaceDN w:val="0"/>
              <w:adjustRightInd w:val="0"/>
              <w:ind w:right="90"/>
              <w:rPr>
                <w:rFonts w:asciiTheme="minorHAnsi" w:hAnsiTheme="minorHAnsi"/>
                <w:sz w:val="18"/>
                <w:szCs w:val="18"/>
              </w:rPr>
            </w:pPr>
            <w:r w:rsidRPr="00887569">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87569">
              <w:rPr>
                <w:rFonts w:asciiTheme="minorHAnsi" w:eastAsia="Calibri" w:hAnsiTheme="minorHAnsi" w:cs="TimesNewRomanPSMT"/>
                <w:sz w:val="18"/>
                <w:szCs w:val="18"/>
              </w:rPr>
              <w:t>.</w:t>
            </w:r>
          </w:p>
          <w:p w14:paraId="25820E96" w14:textId="77777777" w:rsidR="00887569" w:rsidRPr="00887569" w:rsidRDefault="00887569" w:rsidP="00887569">
            <w:pPr>
              <w:pStyle w:val="ListParagraph"/>
              <w:keepNext/>
              <w:numPr>
                <w:ilvl w:val="0"/>
                <w:numId w:val="20"/>
              </w:numPr>
              <w:autoSpaceDE w:val="0"/>
              <w:autoSpaceDN w:val="0"/>
              <w:adjustRightInd w:val="0"/>
              <w:rPr>
                <w:rFonts w:asciiTheme="minorHAnsi" w:hAnsiTheme="minorHAnsi"/>
                <w:sz w:val="18"/>
              </w:rPr>
            </w:pPr>
            <w:r w:rsidRPr="0088756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26516F3" w14:textId="68A92419" w:rsidR="000D2D90" w:rsidRPr="00670C46" w:rsidRDefault="00887569" w:rsidP="00887569">
            <w:pPr>
              <w:keepNext/>
              <w:numPr>
                <w:ilvl w:val="0"/>
                <w:numId w:val="20"/>
              </w:numPr>
              <w:autoSpaceDE w:val="0"/>
              <w:autoSpaceDN w:val="0"/>
              <w:adjustRightInd w:val="0"/>
              <w:contextualSpacing/>
              <w:rPr>
                <w:rFonts w:asciiTheme="minorHAnsi" w:hAnsiTheme="minorHAnsi"/>
                <w:b/>
              </w:rPr>
            </w:pPr>
            <w:r w:rsidRPr="00887569">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D2D90" w:rsidRPr="00670C46" w14:paraId="126516F7" w14:textId="77777777" w:rsidTr="00C51807">
        <w:tblPrEx>
          <w:tblCellMar>
            <w:left w:w="108" w:type="dxa"/>
            <w:right w:w="108" w:type="dxa"/>
          </w:tblCellMar>
          <w:tblPrExChange w:id="206" w:author="Shewmaker, Michael@Energy" w:date="2018-01-29T14:28:00Z">
            <w:tblPrEx>
              <w:tblCellMar>
                <w:left w:w="108" w:type="dxa"/>
                <w:right w:w="108" w:type="dxa"/>
              </w:tblCellMar>
            </w:tblPrEx>
          </w:tblPrExChange>
        </w:tblPrEx>
        <w:trPr>
          <w:trHeight w:val="360"/>
          <w:trPrChange w:id="207" w:author="Shewmaker, Michael@Energy" w:date="2018-01-29T14:28:00Z">
            <w:trPr>
              <w:trHeight w:val="360"/>
            </w:trPr>
          </w:trPrChange>
        </w:trPr>
        <w:tc>
          <w:tcPr>
            <w:tcW w:w="5307" w:type="dxa"/>
            <w:tcPrChange w:id="208" w:author="Shewmaker, Michael@Energy" w:date="2018-01-29T14:28:00Z">
              <w:tcPr>
                <w:tcW w:w="5307" w:type="dxa"/>
              </w:tcPr>
            </w:tcPrChange>
          </w:tcPr>
          <w:p w14:paraId="126516F5" w14:textId="77777777" w:rsidR="000D2D90" w:rsidRPr="00670C46" w:rsidRDefault="000D2D90" w:rsidP="00F418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Name:</w:t>
            </w:r>
          </w:p>
        </w:tc>
        <w:tc>
          <w:tcPr>
            <w:tcW w:w="5665" w:type="dxa"/>
            <w:gridSpan w:val="3"/>
            <w:tcPrChange w:id="209" w:author="Shewmaker, Michael@Energy" w:date="2018-01-29T14:28:00Z">
              <w:tcPr>
                <w:tcW w:w="5665" w:type="dxa"/>
                <w:gridSpan w:val="3"/>
              </w:tcPr>
            </w:tcPrChange>
          </w:tcPr>
          <w:p w14:paraId="126516F6" w14:textId="77777777" w:rsidR="000D2D90" w:rsidRPr="00670C46" w:rsidRDefault="000D2D90" w:rsidP="00F418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Signature:</w:t>
            </w:r>
          </w:p>
        </w:tc>
      </w:tr>
      <w:tr w:rsidR="000D2D90" w:rsidRPr="00670C46" w14:paraId="126516FA" w14:textId="77777777" w:rsidTr="00C51807">
        <w:tblPrEx>
          <w:tblCellMar>
            <w:left w:w="108" w:type="dxa"/>
            <w:right w:w="108" w:type="dxa"/>
          </w:tblCellMar>
          <w:tblPrExChange w:id="210" w:author="Shewmaker, Michael@Energy" w:date="2018-01-29T14:28:00Z">
            <w:tblPrEx>
              <w:tblCellMar>
                <w:left w:w="108" w:type="dxa"/>
                <w:right w:w="108" w:type="dxa"/>
              </w:tblCellMar>
            </w:tblPrEx>
          </w:tblPrExChange>
        </w:tblPrEx>
        <w:trPr>
          <w:trHeight w:val="360"/>
          <w:trPrChange w:id="211" w:author="Shewmaker, Michael@Energy" w:date="2018-01-29T14:28:00Z">
            <w:trPr>
              <w:trHeight w:val="360"/>
            </w:trPr>
          </w:trPrChange>
        </w:trPr>
        <w:tc>
          <w:tcPr>
            <w:tcW w:w="5307" w:type="dxa"/>
            <w:tcBorders>
              <w:top w:val="single" w:sz="4" w:space="0" w:color="auto"/>
              <w:left w:val="single" w:sz="4" w:space="0" w:color="auto"/>
              <w:bottom w:val="single" w:sz="4" w:space="0" w:color="auto"/>
              <w:right w:val="single" w:sz="4" w:space="0" w:color="auto"/>
            </w:tcBorders>
            <w:tcPrChange w:id="212" w:author="Shewmaker, Michael@Energy" w:date="2018-01-29T14:28:00Z">
              <w:tcPr>
                <w:tcW w:w="5307" w:type="dxa"/>
                <w:tcBorders>
                  <w:top w:val="single" w:sz="4" w:space="0" w:color="auto"/>
                  <w:left w:val="single" w:sz="4" w:space="0" w:color="auto"/>
                  <w:bottom w:val="single" w:sz="4" w:space="0" w:color="auto"/>
                  <w:right w:val="single" w:sz="4" w:space="0" w:color="auto"/>
                </w:tcBorders>
              </w:tcPr>
            </w:tcPrChange>
          </w:tcPr>
          <w:p w14:paraId="126516F8" w14:textId="785EBAB8"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Company Name: (Installing Subcontractor or General Contractor or Builder/Owner)</w:t>
            </w:r>
          </w:p>
        </w:tc>
        <w:tc>
          <w:tcPr>
            <w:tcW w:w="5665" w:type="dxa"/>
            <w:gridSpan w:val="3"/>
            <w:tcBorders>
              <w:top w:val="single" w:sz="4" w:space="0" w:color="auto"/>
              <w:left w:val="single" w:sz="4" w:space="0" w:color="auto"/>
              <w:bottom w:val="single" w:sz="4" w:space="0" w:color="auto"/>
              <w:right w:val="single" w:sz="4" w:space="0" w:color="auto"/>
            </w:tcBorders>
            <w:tcPrChange w:id="213" w:author="Shewmaker, Michael@Energy" w:date="2018-01-29T14:28:00Z">
              <w:tcPr>
                <w:tcW w:w="5665" w:type="dxa"/>
                <w:gridSpan w:val="3"/>
                <w:tcBorders>
                  <w:top w:val="single" w:sz="4" w:space="0" w:color="auto"/>
                  <w:left w:val="single" w:sz="4" w:space="0" w:color="auto"/>
                  <w:bottom w:val="single" w:sz="4" w:space="0" w:color="auto"/>
                  <w:right w:val="single" w:sz="4" w:space="0" w:color="auto"/>
                </w:tcBorders>
              </w:tcPr>
            </w:tcPrChange>
          </w:tcPr>
          <w:p w14:paraId="126516F9"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Position With Company (Title):</w:t>
            </w:r>
          </w:p>
        </w:tc>
      </w:tr>
      <w:tr w:rsidR="000D2D90" w:rsidRPr="00670C46" w14:paraId="126516FD" w14:textId="77777777" w:rsidTr="00C51807">
        <w:tblPrEx>
          <w:tblCellMar>
            <w:left w:w="108" w:type="dxa"/>
            <w:right w:w="108" w:type="dxa"/>
          </w:tblCellMar>
          <w:tblPrExChange w:id="214" w:author="Shewmaker, Michael@Energy" w:date="2018-01-29T14:28:00Z">
            <w:tblPrEx>
              <w:tblCellMar>
                <w:left w:w="108" w:type="dxa"/>
                <w:right w:w="108" w:type="dxa"/>
              </w:tblCellMar>
            </w:tblPrEx>
          </w:tblPrExChange>
        </w:tblPrEx>
        <w:trPr>
          <w:trHeight w:val="360"/>
          <w:trPrChange w:id="215" w:author="Shewmaker, Michael@Energy" w:date="2018-01-29T14:28:00Z">
            <w:trPr>
              <w:trHeight w:val="360"/>
            </w:trPr>
          </w:trPrChange>
        </w:trPr>
        <w:tc>
          <w:tcPr>
            <w:tcW w:w="5307" w:type="dxa"/>
            <w:tcBorders>
              <w:top w:val="single" w:sz="4" w:space="0" w:color="auto"/>
              <w:left w:val="single" w:sz="4" w:space="0" w:color="auto"/>
              <w:bottom w:val="single" w:sz="4" w:space="0" w:color="auto"/>
              <w:right w:val="single" w:sz="4" w:space="0" w:color="auto"/>
            </w:tcBorders>
            <w:tcPrChange w:id="216" w:author="Shewmaker, Michael@Energy" w:date="2018-01-29T14:28:00Z">
              <w:tcPr>
                <w:tcW w:w="5307" w:type="dxa"/>
                <w:tcBorders>
                  <w:top w:val="single" w:sz="4" w:space="0" w:color="auto"/>
                  <w:left w:val="single" w:sz="4" w:space="0" w:color="auto"/>
                  <w:bottom w:val="single" w:sz="4" w:space="0" w:color="auto"/>
                  <w:right w:val="single" w:sz="4" w:space="0" w:color="auto"/>
                </w:tcBorders>
              </w:tcPr>
            </w:tcPrChange>
          </w:tcPr>
          <w:p w14:paraId="126516FB"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Address:</w:t>
            </w:r>
          </w:p>
        </w:tc>
        <w:tc>
          <w:tcPr>
            <w:tcW w:w="5665" w:type="dxa"/>
            <w:gridSpan w:val="3"/>
            <w:tcBorders>
              <w:top w:val="single" w:sz="4" w:space="0" w:color="auto"/>
              <w:left w:val="single" w:sz="4" w:space="0" w:color="auto"/>
              <w:bottom w:val="single" w:sz="4" w:space="0" w:color="auto"/>
              <w:right w:val="single" w:sz="4" w:space="0" w:color="auto"/>
            </w:tcBorders>
            <w:tcPrChange w:id="217" w:author="Shewmaker, Michael@Energy" w:date="2018-01-29T14:28:00Z">
              <w:tcPr>
                <w:tcW w:w="5665" w:type="dxa"/>
                <w:gridSpan w:val="3"/>
                <w:tcBorders>
                  <w:top w:val="single" w:sz="4" w:space="0" w:color="auto"/>
                  <w:left w:val="single" w:sz="4" w:space="0" w:color="auto"/>
                  <w:bottom w:val="single" w:sz="4" w:space="0" w:color="auto"/>
                  <w:right w:val="single" w:sz="4" w:space="0" w:color="auto"/>
                </w:tcBorders>
              </w:tcPr>
            </w:tcPrChange>
          </w:tcPr>
          <w:p w14:paraId="126516FC"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CSLB License:</w:t>
            </w:r>
          </w:p>
        </w:tc>
      </w:tr>
      <w:tr w:rsidR="000D2D90" w:rsidRPr="00670C46" w14:paraId="12651701" w14:textId="77777777" w:rsidTr="00C51807">
        <w:tblPrEx>
          <w:tblCellMar>
            <w:left w:w="108" w:type="dxa"/>
            <w:right w:w="108" w:type="dxa"/>
          </w:tblCellMar>
          <w:tblPrExChange w:id="218" w:author="Shewmaker, Michael@Energy" w:date="2018-01-29T14:28:00Z">
            <w:tblPrEx>
              <w:tblCellMar>
                <w:left w:w="108" w:type="dxa"/>
                <w:right w:w="108" w:type="dxa"/>
              </w:tblCellMar>
            </w:tblPrEx>
          </w:tblPrExChange>
        </w:tblPrEx>
        <w:trPr>
          <w:trHeight w:val="360"/>
          <w:trPrChange w:id="219" w:author="Shewmaker, Michael@Energy" w:date="2018-01-29T14:28:00Z">
            <w:trPr>
              <w:trHeight w:val="360"/>
            </w:trPr>
          </w:trPrChange>
        </w:trPr>
        <w:tc>
          <w:tcPr>
            <w:tcW w:w="5307" w:type="dxa"/>
            <w:tcBorders>
              <w:top w:val="single" w:sz="4" w:space="0" w:color="auto"/>
              <w:left w:val="single" w:sz="4" w:space="0" w:color="auto"/>
              <w:bottom w:val="single" w:sz="4" w:space="0" w:color="auto"/>
              <w:right w:val="single" w:sz="4" w:space="0" w:color="auto"/>
            </w:tcBorders>
            <w:tcPrChange w:id="220" w:author="Shewmaker, Michael@Energy" w:date="2018-01-29T14:28:00Z">
              <w:tcPr>
                <w:tcW w:w="5307" w:type="dxa"/>
                <w:tcBorders>
                  <w:top w:val="single" w:sz="4" w:space="0" w:color="auto"/>
                  <w:left w:val="single" w:sz="4" w:space="0" w:color="auto"/>
                  <w:bottom w:val="single" w:sz="4" w:space="0" w:color="auto"/>
                  <w:right w:val="single" w:sz="4" w:space="0" w:color="auto"/>
                </w:tcBorders>
              </w:tcPr>
            </w:tcPrChange>
          </w:tcPr>
          <w:p w14:paraId="126516FE"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City/State/Zip:</w:t>
            </w:r>
          </w:p>
        </w:tc>
        <w:tc>
          <w:tcPr>
            <w:tcW w:w="2805" w:type="dxa"/>
            <w:gridSpan w:val="2"/>
            <w:tcBorders>
              <w:top w:val="single" w:sz="4" w:space="0" w:color="auto"/>
              <w:left w:val="single" w:sz="4" w:space="0" w:color="auto"/>
              <w:bottom w:val="single" w:sz="4" w:space="0" w:color="auto"/>
              <w:right w:val="single" w:sz="4" w:space="0" w:color="auto"/>
            </w:tcBorders>
            <w:tcPrChange w:id="221" w:author="Shewmaker, Michael@Energy" w:date="2018-01-29T14:28:00Z">
              <w:tcPr>
                <w:tcW w:w="2805" w:type="dxa"/>
                <w:gridSpan w:val="2"/>
                <w:tcBorders>
                  <w:top w:val="single" w:sz="4" w:space="0" w:color="auto"/>
                  <w:left w:val="single" w:sz="4" w:space="0" w:color="auto"/>
                  <w:bottom w:val="single" w:sz="4" w:space="0" w:color="auto"/>
                  <w:right w:val="single" w:sz="4" w:space="0" w:color="auto"/>
                </w:tcBorders>
              </w:tcPr>
            </w:tcPrChange>
          </w:tcPr>
          <w:p w14:paraId="126516FF" w14:textId="4F80A2A8"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Phone</w:t>
            </w:r>
            <w:r w:rsidR="00225CB8">
              <w:rPr>
                <w:rFonts w:asciiTheme="minorHAnsi" w:hAnsiTheme="minorHAnsi"/>
                <w:sz w:val="14"/>
                <w:szCs w:val="14"/>
              </w:rPr>
              <w:t>:</w:t>
            </w:r>
          </w:p>
        </w:tc>
        <w:tc>
          <w:tcPr>
            <w:tcW w:w="2860" w:type="dxa"/>
            <w:tcBorders>
              <w:top w:val="single" w:sz="4" w:space="0" w:color="auto"/>
              <w:left w:val="single" w:sz="4" w:space="0" w:color="auto"/>
              <w:bottom w:val="single" w:sz="4" w:space="0" w:color="auto"/>
              <w:right w:val="single" w:sz="4" w:space="0" w:color="auto"/>
            </w:tcBorders>
            <w:tcPrChange w:id="222" w:author="Shewmaker, Michael@Energy" w:date="2018-01-29T14:28:00Z">
              <w:tcPr>
                <w:tcW w:w="2860" w:type="dxa"/>
                <w:tcBorders>
                  <w:top w:val="single" w:sz="4" w:space="0" w:color="auto"/>
                  <w:left w:val="single" w:sz="4" w:space="0" w:color="auto"/>
                  <w:bottom w:val="single" w:sz="4" w:space="0" w:color="auto"/>
                  <w:right w:val="single" w:sz="4" w:space="0" w:color="auto"/>
                </w:tcBorders>
              </w:tcPr>
            </w:tcPrChange>
          </w:tcPr>
          <w:p w14:paraId="12651700"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Date Signed:</w:t>
            </w:r>
          </w:p>
        </w:tc>
      </w:tr>
      <w:tr w:rsidR="000D2D90" w:rsidRPr="00670C46" w14:paraId="12651704" w14:textId="77777777" w:rsidTr="00C51807">
        <w:tblPrEx>
          <w:tblCellMar>
            <w:left w:w="108" w:type="dxa"/>
            <w:right w:w="108" w:type="dxa"/>
          </w:tblCellMar>
          <w:tblPrExChange w:id="223" w:author="Shewmaker, Michael@Energy" w:date="2018-01-29T14:28:00Z">
            <w:tblPrEx>
              <w:tblCellMar>
                <w:left w:w="108" w:type="dxa"/>
                <w:right w:w="108" w:type="dxa"/>
              </w:tblCellMar>
            </w:tblPrEx>
          </w:tblPrExChange>
        </w:tblPrEx>
        <w:trPr>
          <w:trHeight w:val="360"/>
          <w:trPrChange w:id="224" w:author="Shewmaker, Michael@Energy" w:date="2018-01-29T14:28:00Z">
            <w:trPr>
              <w:trHeight w:val="360"/>
            </w:trPr>
          </w:trPrChange>
        </w:trPr>
        <w:tc>
          <w:tcPr>
            <w:tcW w:w="5307" w:type="dxa"/>
            <w:tcBorders>
              <w:top w:val="single" w:sz="4" w:space="0" w:color="auto"/>
              <w:left w:val="single" w:sz="4" w:space="0" w:color="auto"/>
              <w:bottom w:val="single" w:sz="4" w:space="0" w:color="auto"/>
              <w:right w:val="single" w:sz="4" w:space="0" w:color="auto"/>
            </w:tcBorders>
            <w:tcPrChange w:id="225" w:author="Shewmaker, Michael@Energy" w:date="2018-01-29T14:28:00Z">
              <w:tcPr>
                <w:tcW w:w="5307" w:type="dxa"/>
                <w:tcBorders>
                  <w:top w:val="single" w:sz="4" w:space="0" w:color="auto"/>
                  <w:left w:val="single" w:sz="4" w:space="0" w:color="auto"/>
                  <w:bottom w:val="single" w:sz="4" w:space="0" w:color="auto"/>
                  <w:right w:val="single" w:sz="4" w:space="0" w:color="auto"/>
                </w:tcBorders>
              </w:tcPr>
            </w:tcPrChange>
          </w:tcPr>
          <w:p w14:paraId="12651702"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Third Party Quality Control Program (TPQCP) Status:</w:t>
            </w:r>
          </w:p>
        </w:tc>
        <w:tc>
          <w:tcPr>
            <w:tcW w:w="5665" w:type="dxa"/>
            <w:gridSpan w:val="3"/>
            <w:tcBorders>
              <w:top w:val="single" w:sz="4" w:space="0" w:color="auto"/>
              <w:left w:val="single" w:sz="4" w:space="0" w:color="auto"/>
              <w:bottom w:val="single" w:sz="4" w:space="0" w:color="auto"/>
              <w:right w:val="single" w:sz="4" w:space="0" w:color="auto"/>
            </w:tcBorders>
            <w:tcPrChange w:id="226" w:author="Shewmaker, Michael@Energy" w:date="2018-01-29T14:28:00Z">
              <w:tcPr>
                <w:tcW w:w="5665" w:type="dxa"/>
                <w:gridSpan w:val="3"/>
                <w:tcBorders>
                  <w:top w:val="single" w:sz="4" w:space="0" w:color="auto"/>
                  <w:left w:val="single" w:sz="4" w:space="0" w:color="auto"/>
                  <w:bottom w:val="single" w:sz="4" w:space="0" w:color="auto"/>
                  <w:right w:val="single" w:sz="4" w:space="0" w:color="auto"/>
                </w:tcBorders>
              </w:tcPr>
            </w:tcPrChange>
          </w:tcPr>
          <w:p w14:paraId="12651703"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 xml:space="preserve">Name of TPQCP (if applicable): </w:t>
            </w:r>
          </w:p>
        </w:tc>
      </w:tr>
    </w:tbl>
    <w:p w14:paraId="12651705" w14:textId="77777777" w:rsidR="005B7081" w:rsidRDefault="005B7081" w:rsidP="00E1357E">
      <w:pPr>
        <w:pStyle w:val="BulletB1Number"/>
        <w:ind w:left="0" w:firstLine="0"/>
        <w:rPr>
          <w:rFonts w:asciiTheme="minorHAnsi" w:hAnsiTheme="minorHAnsi"/>
          <w:sz w:val="18"/>
          <w:szCs w:val="18"/>
        </w:rPr>
      </w:pPr>
    </w:p>
    <w:p w14:paraId="12651706" w14:textId="77777777" w:rsidR="005B7081" w:rsidRPr="006A17E5" w:rsidRDefault="005B7081" w:rsidP="00E1357E">
      <w:pPr>
        <w:pStyle w:val="BulletB1Number"/>
        <w:ind w:left="0" w:firstLine="0"/>
        <w:rPr>
          <w:rFonts w:asciiTheme="minorHAnsi" w:hAnsiTheme="minorHAnsi"/>
          <w:sz w:val="18"/>
          <w:szCs w:val="18"/>
        </w:rPr>
      </w:pPr>
    </w:p>
    <w:sectPr w:rsidR="005B7081" w:rsidRPr="006A17E5" w:rsidSect="00C44F0C">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608684" w14:textId="77777777" w:rsidR="00173F12" w:rsidRDefault="00173F12" w:rsidP="00B65E2F">
      <w:r>
        <w:separator/>
      </w:r>
    </w:p>
  </w:endnote>
  <w:endnote w:type="continuationSeparator" w:id="0">
    <w:p w14:paraId="701DB161" w14:textId="77777777" w:rsidR="00173F12" w:rsidRDefault="00173F12" w:rsidP="00B65E2F">
      <w:r>
        <w:continuationSeparator/>
      </w:r>
    </w:p>
  </w:endnote>
  <w:endnote w:type="continuationNotice" w:id="1">
    <w:p w14:paraId="0AFEAF69" w14:textId="77777777" w:rsidR="00173F12" w:rsidRDefault="00173F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81377D" w14:textId="77777777" w:rsidR="00173F12" w:rsidRDefault="00173F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1E" w14:textId="77777777" w:rsidR="00173F12" w:rsidRPr="00977AE0" w:rsidRDefault="00173F12"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 xml:space="preserve">Registration Number:                                                      Registration Date/Time:                                        HERS Provider:                       </w:t>
    </w:r>
  </w:p>
  <w:p w14:paraId="1265171F" w14:textId="0B14072F" w:rsidR="00173F12" w:rsidRPr="00977AE0" w:rsidRDefault="00173F12"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- 201</w:t>
    </w:r>
    <w:r>
      <w:rPr>
        <w:rFonts w:asciiTheme="minorHAnsi" w:hAnsiTheme="minorHAnsi"/>
      </w:rPr>
      <w:t>6</w:t>
    </w:r>
    <w:r w:rsidRPr="00977AE0">
      <w:rPr>
        <w:rFonts w:asciiTheme="minorHAnsi" w:hAnsiTheme="minorHAnsi"/>
      </w:rPr>
      <w:t xml:space="preserve"> Residential Compliance</w:t>
    </w:r>
    <w:r w:rsidRPr="00977AE0">
      <w:rPr>
        <w:rFonts w:asciiTheme="minorHAnsi" w:hAnsiTheme="minorHAnsi"/>
      </w:rPr>
      <w:tab/>
    </w:r>
    <w:r>
      <w:rPr>
        <w:rFonts w:asciiTheme="minorHAnsi" w:hAnsiTheme="minorHAnsi"/>
      </w:rPr>
      <w:t>October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D9FA2A" w14:textId="77777777" w:rsidR="00173F12" w:rsidRDefault="00173F1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9" w14:textId="1A645970" w:rsidR="00173F12" w:rsidRPr="00977AE0" w:rsidRDefault="00173F12"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- 201</w:t>
    </w:r>
    <w:r>
      <w:rPr>
        <w:rFonts w:asciiTheme="minorHAnsi" w:hAnsiTheme="minorHAnsi"/>
      </w:rPr>
      <w:t>6</w:t>
    </w:r>
    <w:r w:rsidRPr="00977AE0">
      <w:rPr>
        <w:rFonts w:asciiTheme="minorHAnsi" w:hAnsiTheme="minorHAnsi"/>
      </w:rPr>
      <w:t xml:space="preserve"> Residential Compliance</w:t>
    </w:r>
    <w:r w:rsidRPr="00977AE0">
      <w:rPr>
        <w:rFonts w:asciiTheme="minorHAnsi" w:hAnsiTheme="minorHAnsi"/>
      </w:rPr>
      <w:tab/>
    </w:r>
    <w:r>
      <w:rPr>
        <w:rFonts w:asciiTheme="minorHAnsi" w:hAnsiTheme="minorHAnsi"/>
      </w:rPr>
      <w:t>October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2189CE" w14:textId="77777777" w:rsidR="00173F12" w:rsidRDefault="00173F12" w:rsidP="00B65E2F">
      <w:r>
        <w:separator/>
      </w:r>
    </w:p>
  </w:footnote>
  <w:footnote w:type="continuationSeparator" w:id="0">
    <w:p w14:paraId="3DC72A91" w14:textId="77777777" w:rsidR="00173F12" w:rsidRDefault="00173F12" w:rsidP="00B65E2F">
      <w:r>
        <w:continuationSeparator/>
      </w:r>
    </w:p>
  </w:footnote>
  <w:footnote w:type="continuationNotice" w:id="1">
    <w:p w14:paraId="7A9CF107" w14:textId="77777777" w:rsidR="00173F12" w:rsidRDefault="00173F1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0B" w14:textId="77777777" w:rsidR="00173F12" w:rsidRDefault="00173F12">
    <w:pPr>
      <w:pStyle w:val="Header"/>
    </w:pPr>
    <w:r>
      <w:rPr>
        <w:noProof/>
      </w:rPr>
      <w:pict w14:anchorId="126517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0C" w14:textId="730DF26E" w:rsidR="00173F12" w:rsidRPr="007770C5" w:rsidRDefault="00173F12" w:rsidP="00670C46">
    <w:pPr>
      <w:suppressAutoHyphens/>
      <w:ind w:left="-90"/>
      <w:rPr>
        <w:rFonts w:ascii="Arial" w:hAnsi="Arial" w:cs="Arial"/>
        <w:sz w:val="14"/>
        <w:szCs w:val="14"/>
      </w:rPr>
    </w:pPr>
    <w:r>
      <w:rPr>
        <w:rFonts w:ascii="Arial" w:hAnsi="Arial" w:cs="Arial"/>
        <w:noProof/>
        <w:sz w:val="14"/>
        <w:szCs w:val="14"/>
      </w:rPr>
      <w:pict w14:anchorId="12651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8"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7770C5">
      <w:rPr>
        <w:rFonts w:ascii="Arial" w:hAnsi="Arial" w:cs="Arial"/>
        <w:sz w:val="14"/>
        <w:szCs w:val="14"/>
      </w:rPr>
      <w:t>STATE OF CALIFORNIA</w:t>
    </w:r>
  </w:p>
  <w:p w14:paraId="1265170D" w14:textId="6B61F5A8" w:rsidR="00173F12" w:rsidRDefault="00173F12" w:rsidP="00670C46">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8240" behindDoc="0" locked="0" layoutInCell="1" allowOverlap="1" wp14:anchorId="12651736" wp14:editId="396EA517">
          <wp:simplePos x="0" y="0"/>
          <wp:positionH relativeFrom="margin">
            <wp:posOffset>6625590</wp:posOffset>
          </wp:positionH>
          <wp:positionV relativeFrom="margin">
            <wp:posOffset>-1249045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 xml:space="preserve">RETURN DUCT DESIGN AND AIR FILTER DEVICE SIZING </w:t>
    </w:r>
  </w:p>
  <w:p w14:paraId="1265170E" w14:textId="024D5F0A" w:rsidR="00173F12" w:rsidRPr="007770C5" w:rsidRDefault="00173F12" w:rsidP="00670C46">
    <w:pPr>
      <w:suppressAutoHyphens/>
      <w:ind w:left="-90"/>
      <w:rPr>
        <w:rFonts w:ascii="Arial" w:hAnsi="Arial" w:cs="Arial"/>
        <w:b/>
        <w:sz w:val="24"/>
        <w:szCs w:val="24"/>
      </w:rPr>
    </w:pPr>
    <w:r>
      <w:rPr>
        <w:rFonts w:ascii="Arial" w:hAnsi="Arial" w:cs="Arial"/>
        <w:b/>
        <w:sz w:val="24"/>
        <w:szCs w:val="24"/>
      </w:rPr>
      <w:t>ACCORDING TO TABLES 150.0-B OR C</w:t>
    </w:r>
  </w:p>
  <w:p w14:paraId="1265170F" w14:textId="6BE6A9FC" w:rsidR="00173F12" w:rsidRPr="007770C5" w:rsidRDefault="00173F12" w:rsidP="00670C46">
    <w:pPr>
      <w:suppressAutoHyphens/>
      <w:ind w:left="-90"/>
      <w:rPr>
        <w:rFonts w:ascii="Arial" w:hAnsi="Arial" w:cs="Arial"/>
        <w:sz w:val="14"/>
        <w:szCs w:val="14"/>
      </w:rPr>
    </w:pPr>
    <w:r>
      <w:rPr>
        <w:rFonts w:ascii="Arial" w:hAnsi="Arial" w:cs="Arial"/>
        <w:sz w:val="14"/>
        <w:szCs w:val="14"/>
      </w:rPr>
      <w:t>CEC-CF2R-MCH-28-H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173F12" w:rsidRPr="00F85124" w14:paraId="12651712" w14:textId="77777777" w:rsidTr="00AB76BA">
      <w:trPr>
        <w:cantSplit/>
        <w:trHeight w:val="288"/>
      </w:trPr>
      <w:tc>
        <w:tcPr>
          <w:tcW w:w="3877" w:type="pct"/>
          <w:gridSpan w:val="2"/>
          <w:tcBorders>
            <w:bottom w:val="single" w:sz="4" w:space="0" w:color="auto"/>
            <w:right w:val="nil"/>
          </w:tcBorders>
          <w:vAlign w:val="center"/>
        </w:tcPr>
        <w:p w14:paraId="12651710" w14:textId="77777777" w:rsidR="00173F12" w:rsidRPr="00671E47" w:rsidRDefault="00173F12" w:rsidP="00B04C6F">
          <w:pPr>
            <w:pStyle w:val="Style17"/>
            <w:rPr>
              <w:b/>
              <w:color w:val="auto"/>
              <w:sz w:val="20"/>
              <w:szCs w:val="20"/>
            </w:rPr>
          </w:pPr>
          <w:r w:rsidRPr="00671E47">
            <w:rPr>
              <w:color w:val="auto"/>
              <w:sz w:val="20"/>
              <w:szCs w:val="20"/>
            </w:rPr>
            <w:t>CERTIFICATE OF INSTALLATION</w:t>
          </w:r>
        </w:p>
      </w:tc>
      <w:tc>
        <w:tcPr>
          <w:tcW w:w="1123" w:type="pct"/>
          <w:tcBorders>
            <w:left w:val="nil"/>
            <w:bottom w:val="single" w:sz="4" w:space="0" w:color="auto"/>
          </w:tcBorders>
          <w:tcMar>
            <w:left w:w="115" w:type="dxa"/>
            <w:right w:w="115" w:type="dxa"/>
          </w:tcMar>
          <w:vAlign w:val="center"/>
        </w:tcPr>
        <w:p w14:paraId="12651711" w14:textId="77777777" w:rsidR="00173F12" w:rsidRPr="00671E47" w:rsidRDefault="00173F12" w:rsidP="00CE0E4C">
          <w:pPr>
            <w:pStyle w:val="Style18"/>
            <w:rPr>
              <w:b/>
              <w:color w:val="auto"/>
              <w:sz w:val="20"/>
              <w:szCs w:val="20"/>
            </w:rPr>
          </w:pPr>
          <w:r w:rsidRPr="00671E47">
            <w:rPr>
              <w:color w:val="auto"/>
              <w:sz w:val="20"/>
              <w:szCs w:val="20"/>
            </w:rPr>
            <w:t>CF2R-MCH-28-H</w:t>
          </w:r>
        </w:p>
      </w:tc>
    </w:tr>
    <w:tr w:rsidR="00173F12" w:rsidRPr="00F85124" w14:paraId="12651714" w14:textId="77777777" w:rsidTr="00AB76BA">
      <w:trPr>
        <w:cantSplit/>
        <w:trHeight w:val="288"/>
      </w:trPr>
      <w:tc>
        <w:tcPr>
          <w:tcW w:w="5000" w:type="pct"/>
          <w:gridSpan w:val="3"/>
        </w:tcPr>
        <w:p w14:paraId="12651713" w14:textId="58BCACB5" w:rsidR="00173F12" w:rsidRPr="00AB76BA" w:rsidRDefault="00173F12"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F06651" w:rsidRPr="00F06651">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fldSimple w:instr=" SECTIONPAGES   \* MERGEFORMAT ">
            <w:r w:rsidR="00F06651" w:rsidRPr="00F06651">
              <w:rPr>
                <w:rFonts w:asciiTheme="minorHAnsi" w:hAnsiTheme="minorHAnsi"/>
                <w:noProof/>
              </w:rPr>
              <w:t>2</w:t>
            </w:r>
          </w:fldSimple>
          <w:r w:rsidRPr="00AB76BA">
            <w:rPr>
              <w:rFonts w:asciiTheme="minorHAnsi" w:hAnsiTheme="minorHAnsi"/>
              <w:bCs/>
            </w:rPr>
            <w:t>)</w:t>
          </w:r>
        </w:p>
      </w:tc>
    </w:tr>
    <w:tr w:rsidR="00173F12" w:rsidRPr="00F85124" w14:paraId="12651718" w14:textId="77777777" w:rsidTr="00AB76BA">
      <w:trPr>
        <w:cantSplit/>
        <w:trHeight w:val="288"/>
      </w:trPr>
      <w:tc>
        <w:tcPr>
          <w:tcW w:w="0" w:type="auto"/>
        </w:tcPr>
        <w:p w14:paraId="12651715" w14:textId="77777777" w:rsidR="00173F12" w:rsidRPr="00F85124" w:rsidRDefault="00173F12" w:rsidP="00B04C6F">
          <w:pPr>
            <w:pStyle w:val="Style20"/>
          </w:pPr>
          <w:r w:rsidRPr="00F85124">
            <w:t>Project Name:</w:t>
          </w:r>
        </w:p>
      </w:tc>
      <w:tc>
        <w:tcPr>
          <w:tcW w:w="1516" w:type="pct"/>
        </w:tcPr>
        <w:p w14:paraId="12651716" w14:textId="77777777" w:rsidR="00173F12" w:rsidRPr="00F85124" w:rsidRDefault="00173F12" w:rsidP="00B04C6F">
          <w:pPr>
            <w:pStyle w:val="Style20"/>
          </w:pPr>
          <w:r w:rsidRPr="00F85124">
            <w:t>Enforcement Agency:</w:t>
          </w:r>
        </w:p>
      </w:tc>
      <w:tc>
        <w:tcPr>
          <w:tcW w:w="1123" w:type="pct"/>
        </w:tcPr>
        <w:p w14:paraId="12651717" w14:textId="77777777" w:rsidR="00173F12" w:rsidRPr="00F85124" w:rsidRDefault="00173F12" w:rsidP="00B04C6F">
          <w:pPr>
            <w:pStyle w:val="Style20"/>
          </w:pPr>
          <w:r w:rsidRPr="00F85124">
            <w:t>Permit Number:</w:t>
          </w:r>
        </w:p>
      </w:tc>
    </w:tr>
    <w:tr w:rsidR="00173F12" w:rsidRPr="00F85124" w14:paraId="1265171C" w14:textId="77777777" w:rsidTr="00AB76BA">
      <w:trPr>
        <w:cantSplit/>
        <w:trHeight w:val="288"/>
      </w:trPr>
      <w:tc>
        <w:tcPr>
          <w:tcW w:w="0" w:type="auto"/>
        </w:tcPr>
        <w:p w14:paraId="12651719" w14:textId="77777777" w:rsidR="00173F12" w:rsidRPr="00F85124" w:rsidRDefault="00173F12" w:rsidP="00B04C6F">
          <w:pPr>
            <w:pStyle w:val="Style20"/>
            <w:rPr>
              <w:vertAlign w:val="superscript"/>
            </w:rPr>
          </w:pPr>
          <w:r w:rsidRPr="00F85124">
            <w:t>Dwelling Address:</w:t>
          </w:r>
        </w:p>
      </w:tc>
      <w:tc>
        <w:tcPr>
          <w:tcW w:w="1516" w:type="pct"/>
        </w:tcPr>
        <w:p w14:paraId="1265171A" w14:textId="5C5BFF5F" w:rsidR="00173F12" w:rsidRPr="00F85124" w:rsidRDefault="00173F12" w:rsidP="00B04C6F">
          <w:pPr>
            <w:pStyle w:val="Style20"/>
            <w:rPr>
              <w:vertAlign w:val="superscript"/>
            </w:rPr>
          </w:pPr>
          <w:r w:rsidRPr="00F85124">
            <w:t>City</w:t>
          </w:r>
          <w:r>
            <w:t>:</w:t>
          </w:r>
        </w:p>
      </w:tc>
      <w:tc>
        <w:tcPr>
          <w:tcW w:w="1123" w:type="pct"/>
        </w:tcPr>
        <w:p w14:paraId="1265171B" w14:textId="5060CB8F" w:rsidR="00173F12" w:rsidRPr="00F85124" w:rsidRDefault="00173F12" w:rsidP="00B04C6F">
          <w:pPr>
            <w:pStyle w:val="Style20"/>
            <w:rPr>
              <w:vertAlign w:val="superscript"/>
            </w:rPr>
          </w:pPr>
          <w:r w:rsidRPr="00F85124">
            <w:t>Zip Code</w:t>
          </w:r>
          <w:r>
            <w:t>:</w:t>
          </w:r>
        </w:p>
      </w:tc>
    </w:tr>
  </w:tbl>
  <w:p w14:paraId="1265171D" w14:textId="77777777" w:rsidR="00173F12" w:rsidRPr="0052278E" w:rsidRDefault="00173F12" w:rsidP="00AB76BA">
    <w:pPr>
      <w:pStyle w:val="Header"/>
      <w:rPr>
        <w:rFonts w:asciiTheme="minorHAnsi" w:hAnsiTheme="min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0" w14:textId="77777777" w:rsidR="00173F12" w:rsidRDefault="00173F12">
    <w:pPr>
      <w:pStyle w:val="Header"/>
    </w:pPr>
    <w:r>
      <w:rPr>
        <w:noProof/>
      </w:rPr>
      <w:pict w14:anchorId="126517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1" w14:textId="77777777" w:rsidR="00173F12" w:rsidRDefault="00173F12">
    <w:pPr>
      <w:pStyle w:val="Header"/>
    </w:pPr>
    <w:r>
      <w:rPr>
        <w:noProof/>
      </w:rPr>
      <w:pict w14:anchorId="12651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2" w14:textId="77777777" w:rsidR="00173F12" w:rsidRDefault="00173F12">
    <w:pPr>
      <w:pStyle w:val="Header"/>
      <w:rPr>
        <w:sz w:val="4"/>
      </w:rPr>
    </w:pPr>
    <w:r>
      <w:rPr>
        <w:noProof/>
        <w:sz w:val="4"/>
      </w:rPr>
      <w:pict w14:anchorId="126517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173F12" w:rsidRPr="00F85124" w14:paraId="12651725" w14:textId="77777777" w:rsidTr="00AB76BA">
      <w:trPr>
        <w:cantSplit/>
        <w:trHeight w:val="288"/>
      </w:trPr>
      <w:tc>
        <w:tcPr>
          <w:tcW w:w="3877" w:type="pct"/>
          <w:tcBorders>
            <w:bottom w:val="single" w:sz="4" w:space="0" w:color="auto"/>
            <w:right w:val="nil"/>
          </w:tcBorders>
          <w:vAlign w:val="center"/>
        </w:tcPr>
        <w:p w14:paraId="12651723" w14:textId="77777777" w:rsidR="00173F12" w:rsidRPr="00671E47" w:rsidRDefault="00173F12" w:rsidP="00B04C6F">
          <w:pPr>
            <w:pStyle w:val="Style17"/>
            <w:rPr>
              <w:b/>
              <w:color w:val="auto"/>
              <w:sz w:val="20"/>
              <w:szCs w:val="20"/>
            </w:rPr>
          </w:pPr>
          <w:r w:rsidRPr="00671E47">
            <w:rPr>
              <w:color w:val="auto"/>
              <w:sz w:val="20"/>
              <w:szCs w:val="20"/>
            </w:rPr>
            <w:t>CERTIFICATE OF INSTALLATION</w:t>
          </w:r>
          <w:r>
            <w:rPr>
              <w:color w:val="auto"/>
              <w:sz w:val="20"/>
              <w:szCs w:val="20"/>
            </w:rPr>
            <w:t xml:space="preserve"> – USER INSTRUCTIONS</w:t>
          </w:r>
        </w:p>
      </w:tc>
      <w:tc>
        <w:tcPr>
          <w:tcW w:w="1123" w:type="pct"/>
          <w:tcBorders>
            <w:left w:val="nil"/>
            <w:bottom w:val="single" w:sz="4" w:space="0" w:color="auto"/>
          </w:tcBorders>
          <w:tcMar>
            <w:left w:w="115" w:type="dxa"/>
            <w:right w:w="115" w:type="dxa"/>
          </w:tcMar>
          <w:vAlign w:val="center"/>
        </w:tcPr>
        <w:p w14:paraId="12651724" w14:textId="77777777" w:rsidR="00173F12" w:rsidRPr="00671E47" w:rsidRDefault="00173F12" w:rsidP="00CE0E4C">
          <w:pPr>
            <w:pStyle w:val="Style18"/>
            <w:rPr>
              <w:b/>
              <w:color w:val="auto"/>
              <w:sz w:val="20"/>
              <w:szCs w:val="20"/>
            </w:rPr>
          </w:pPr>
          <w:r w:rsidRPr="00671E47">
            <w:rPr>
              <w:color w:val="auto"/>
              <w:sz w:val="20"/>
              <w:szCs w:val="20"/>
            </w:rPr>
            <w:t>CF2R-MCH-28-H</w:t>
          </w:r>
        </w:p>
      </w:tc>
    </w:tr>
    <w:tr w:rsidR="00173F12" w:rsidRPr="00F85124" w14:paraId="12651727" w14:textId="77777777" w:rsidTr="00AB76BA">
      <w:trPr>
        <w:cantSplit/>
        <w:trHeight w:val="288"/>
      </w:trPr>
      <w:tc>
        <w:tcPr>
          <w:tcW w:w="5000" w:type="pct"/>
          <w:gridSpan w:val="2"/>
        </w:tcPr>
        <w:p w14:paraId="12651726" w14:textId="27C5271B" w:rsidR="00173F12" w:rsidRPr="00AB76BA" w:rsidRDefault="00173F12"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Pr="00173F12">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fldSimple w:instr=" SECTIONPAGES   \* MERGEFORMAT ">
            <w:r w:rsidRPr="00173F12">
              <w:rPr>
                <w:rFonts w:asciiTheme="minorHAnsi" w:hAnsiTheme="minorHAnsi"/>
                <w:noProof/>
              </w:rPr>
              <w:t>1</w:t>
            </w:r>
          </w:fldSimple>
          <w:r w:rsidRPr="00AB76BA">
            <w:rPr>
              <w:rFonts w:asciiTheme="minorHAnsi" w:hAnsiTheme="minorHAnsi"/>
              <w:bCs/>
            </w:rPr>
            <w:t>)</w:t>
          </w:r>
        </w:p>
      </w:tc>
    </w:tr>
  </w:tbl>
  <w:p w14:paraId="12651728" w14:textId="77777777" w:rsidR="00173F12" w:rsidRPr="0052278E" w:rsidRDefault="00173F12" w:rsidP="00AB76BA">
    <w:pPr>
      <w:pStyle w:val="Header"/>
      <w:rPr>
        <w:rFonts w:asciiTheme="minorHAnsi" w:hAnsiTheme="minorHAns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A" w14:textId="77777777" w:rsidR="00173F12" w:rsidRDefault="00173F12">
    <w:pPr>
      <w:pStyle w:val="Header"/>
    </w:pPr>
    <w:r>
      <w:rPr>
        <w:noProof/>
      </w:rPr>
      <w:pict w14:anchorId="12651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B" w14:textId="77777777" w:rsidR="00173F12" w:rsidRDefault="00173F12">
    <w:pPr>
      <w:pStyle w:val="Header"/>
    </w:pPr>
    <w:r>
      <w:rPr>
        <w:noProof/>
      </w:rPr>
      <w:pict w14:anchorId="126517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2C" w14:textId="77777777" w:rsidR="00173F12" w:rsidRDefault="00173F12">
    <w:pPr>
      <w:pStyle w:val="Header"/>
      <w:rPr>
        <w:sz w:val="4"/>
      </w:rPr>
    </w:pPr>
    <w:r>
      <w:rPr>
        <w:noProof/>
        <w:sz w:val="4"/>
      </w:rPr>
      <w:pict w14:anchorId="126517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173F12" w:rsidRPr="00F85124" w14:paraId="1265172F" w14:textId="77777777" w:rsidTr="00AB76BA">
      <w:trPr>
        <w:cantSplit/>
        <w:trHeight w:val="288"/>
      </w:trPr>
      <w:tc>
        <w:tcPr>
          <w:tcW w:w="3877" w:type="pct"/>
          <w:tcBorders>
            <w:bottom w:val="single" w:sz="4" w:space="0" w:color="auto"/>
            <w:right w:val="nil"/>
          </w:tcBorders>
          <w:vAlign w:val="center"/>
        </w:tcPr>
        <w:p w14:paraId="1265172D" w14:textId="77777777" w:rsidR="00173F12" w:rsidRPr="00671E47" w:rsidRDefault="00173F12" w:rsidP="00B04C6F">
          <w:pPr>
            <w:pStyle w:val="Style17"/>
            <w:rPr>
              <w:b/>
              <w:color w:val="auto"/>
              <w:sz w:val="20"/>
              <w:szCs w:val="20"/>
            </w:rPr>
          </w:pPr>
          <w:r w:rsidRPr="00671E47">
            <w:rPr>
              <w:color w:val="auto"/>
              <w:sz w:val="20"/>
              <w:szCs w:val="20"/>
            </w:rPr>
            <w:t>CERTIFICATE OF INSTALLATION</w:t>
          </w:r>
          <w:r>
            <w:rPr>
              <w:color w:val="auto"/>
              <w:sz w:val="20"/>
              <w:szCs w:val="20"/>
            </w:rPr>
            <w:t xml:space="preserve">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1265172E" w14:textId="77777777" w:rsidR="00173F12" w:rsidRPr="00671E47" w:rsidRDefault="00173F12" w:rsidP="00CE0E4C">
          <w:pPr>
            <w:pStyle w:val="Style18"/>
            <w:rPr>
              <w:b/>
              <w:color w:val="auto"/>
              <w:sz w:val="20"/>
              <w:szCs w:val="20"/>
            </w:rPr>
          </w:pPr>
          <w:r w:rsidRPr="00671E47">
            <w:rPr>
              <w:color w:val="auto"/>
              <w:sz w:val="20"/>
              <w:szCs w:val="20"/>
            </w:rPr>
            <w:t>CF2R-MCH-28-H</w:t>
          </w:r>
        </w:p>
      </w:tc>
    </w:tr>
    <w:tr w:rsidR="00173F12" w:rsidRPr="00F85124" w14:paraId="12651731" w14:textId="77777777" w:rsidTr="00AB76BA">
      <w:trPr>
        <w:cantSplit/>
        <w:trHeight w:val="288"/>
      </w:trPr>
      <w:tc>
        <w:tcPr>
          <w:tcW w:w="5000" w:type="pct"/>
          <w:gridSpan w:val="2"/>
        </w:tcPr>
        <w:p w14:paraId="12651730" w14:textId="28C7FD89" w:rsidR="00173F12" w:rsidRPr="00AB76BA" w:rsidRDefault="00173F12"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F06651" w:rsidRPr="00F06651">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fldSimple w:instr=" SECTIONPAGES   \* MERGEFORMAT ">
            <w:r w:rsidRPr="00173F12">
              <w:rPr>
                <w:rFonts w:asciiTheme="minorHAnsi" w:hAnsiTheme="minorHAnsi"/>
                <w:noProof/>
              </w:rPr>
              <w:t>3</w:t>
            </w:r>
          </w:fldSimple>
          <w:r w:rsidRPr="00AB76BA">
            <w:rPr>
              <w:rFonts w:asciiTheme="minorHAnsi" w:hAnsiTheme="minorHAnsi"/>
              <w:bCs/>
            </w:rPr>
            <w:t>)</w:t>
          </w:r>
        </w:p>
      </w:tc>
    </w:tr>
  </w:tbl>
  <w:p w14:paraId="12651732" w14:textId="77777777" w:rsidR="00173F12" w:rsidRPr="0052278E" w:rsidRDefault="00173F12" w:rsidP="00AB76BA">
    <w:pPr>
      <w:pStyle w:val="Header"/>
      <w:rPr>
        <w:rFonts w:asciiTheme="minorHAnsi" w:hAnsiTheme="minorHAns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51733" w14:textId="77777777" w:rsidR="00173F12" w:rsidRDefault="00173F12">
    <w:pPr>
      <w:pStyle w:val="Header"/>
    </w:pPr>
    <w:r>
      <w:rPr>
        <w:noProof/>
      </w:rPr>
      <w:pict w14:anchorId="12651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82E5CD9"/>
    <w:multiLevelType w:val="hybridMultilevel"/>
    <w:tmpl w:val="76EE0B1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20CB3782"/>
    <w:multiLevelType w:val="hybridMultilevel"/>
    <w:tmpl w:val="738EACD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3D72DE3"/>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A23BBC"/>
    <w:multiLevelType w:val="hybridMultilevel"/>
    <w:tmpl w:val="97FE4F54"/>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D5E395E"/>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506C0DE4"/>
    <w:multiLevelType w:val="hybridMultilevel"/>
    <w:tmpl w:val="2236C19C"/>
    <w:lvl w:ilvl="0" w:tplc="10004684">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1B3090A"/>
    <w:multiLevelType w:val="hybridMultilevel"/>
    <w:tmpl w:val="43E61B76"/>
    <w:lvl w:ilvl="0" w:tplc="D2D25766">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3">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5">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nsid w:val="738741C5"/>
    <w:multiLevelType w:val="hybridMultilevel"/>
    <w:tmpl w:val="B768C4A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17"/>
  </w:num>
  <w:num w:numId="3">
    <w:abstractNumId w:val="8"/>
  </w:num>
  <w:num w:numId="4">
    <w:abstractNumId w:val="15"/>
  </w:num>
  <w:num w:numId="5">
    <w:abstractNumId w:val="4"/>
  </w:num>
  <w:num w:numId="6">
    <w:abstractNumId w:val="11"/>
  </w:num>
  <w:num w:numId="7">
    <w:abstractNumId w:val="18"/>
  </w:num>
  <w:num w:numId="8">
    <w:abstractNumId w:val="3"/>
  </w:num>
  <w:num w:numId="9">
    <w:abstractNumId w:val="16"/>
  </w:num>
  <w:num w:numId="10">
    <w:abstractNumId w:val="5"/>
  </w:num>
  <w:num w:numId="11">
    <w:abstractNumId w:val="10"/>
  </w:num>
  <w:num w:numId="12">
    <w:abstractNumId w:val="0"/>
  </w:num>
  <w:num w:numId="13">
    <w:abstractNumId w:val="2"/>
  </w:num>
  <w:num w:numId="14">
    <w:abstractNumId w:val="12"/>
  </w:num>
  <w:num w:numId="15">
    <w:abstractNumId w:val="13"/>
  </w:num>
  <w:num w:numId="16">
    <w:abstractNumId w:val="14"/>
  </w:num>
  <w:num w:numId="17">
    <w:abstractNumId w:val="9"/>
  </w:num>
  <w:num w:numId="18">
    <w:abstractNumId w:val="1"/>
  </w:num>
  <w:num w:numId="19">
    <w:abstractNumId w:val="4"/>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removeDateAndTime/>
  <w:trackRevisions/>
  <w:defaultTabStop w:val="720"/>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E4F"/>
    <w:rsid w:val="00016C86"/>
    <w:rsid w:val="00041B8D"/>
    <w:rsid w:val="000628C5"/>
    <w:rsid w:val="000A52E7"/>
    <w:rsid w:val="000D2D90"/>
    <w:rsid w:val="000D4D6A"/>
    <w:rsid w:val="000D63AA"/>
    <w:rsid w:val="000E4FF3"/>
    <w:rsid w:val="000F0AC1"/>
    <w:rsid w:val="0014476C"/>
    <w:rsid w:val="00150B30"/>
    <w:rsid w:val="001667CD"/>
    <w:rsid w:val="00173F12"/>
    <w:rsid w:val="00187E4F"/>
    <w:rsid w:val="001C2BA3"/>
    <w:rsid w:val="001D49F8"/>
    <w:rsid w:val="001D6EF8"/>
    <w:rsid w:val="0020623D"/>
    <w:rsid w:val="002121FC"/>
    <w:rsid w:val="00225A07"/>
    <w:rsid w:val="00225CB8"/>
    <w:rsid w:val="00227D73"/>
    <w:rsid w:val="002767A0"/>
    <w:rsid w:val="00276ED7"/>
    <w:rsid w:val="00282CAD"/>
    <w:rsid w:val="00295549"/>
    <w:rsid w:val="002A2D8C"/>
    <w:rsid w:val="002B65B8"/>
    <w:rsid w:val="002D56FC"/>
    <w:rsid w:val="002E0F88"/>
    <w:rsid w:val="00341A77"/>
    <w:rsid w:val="003536D2"/>
    <w:rsid w:val="00355EF7"/>
    <w:rsid w:val="00360188"/>
    <w:rsid w:val="0037193C"/>
    <w:rsid w:val="00382CAC"/>
    <w:rsid w:val="003B0366"/>
    <w:rsid w:val="003B0843"/>
    <w:rsid w:val="003E3D78"/>
    <w:rsid w:val="003F2A7C"/>
    <w:rsid w:val="00414EA6"/>
    <w:rsid w:val="00416B5A"/>
    <w:rsid w:val="00421F16"/>
    <w:rsid w:val="0042628D"/>
    <w:rsid w:val="0043697D"/>
    <w:rsid w:val="004576AF"/>
    <w:rsid w:val="004627ED"/>
    <w:rsid w:val="004A42B1"/>
    <w:rsid w:val="004A7F6B"/>
    <w:rsid w:val="004C3219"/>
    <w:rsid w:val="004D3276"/>
    <w:rsid w:val="004D4054"/>
    <w:rsid w:val="004F74DC"/>
    <w:rsid w:val="00541D86"/>
    <w:rsid w:val="005478DA"/>
    <w:rsid w:val="00553A52"/>
    <w:rsid w:val="0055558D"/>
    <w:rsid w:val="00557DAB"/>
    <w:rsid w:val="005A47BD"/>
    <w:rsid w:val="005A6219"/>
    <w:rsid w:val="005B7081"/>
    <w:rsid w:val="005C007B"/>
    <w:rsid w:val="005D3745"/>
    <w:rsid w:val="005F14CE"/>
    <w:rsid w:val="0062080B"/>
    <w:rsid w:val="006529CD"/>
    <w:rsid w:val="0065392E"/>
    <w:rsid w:val="00670217"/>
    <w:rsid w:val="006704D6"/>
    <w:rsid w:val="00670C46"/>
    <w:rsid w:val="00671E47"/>
    <w:rsid w:val="0069199E"/>
    <w:rsid w:val="006A17E5"/>
    <w:rsid w:val="006B1266"/>
    <w:rsid w:val="006D04E4"/>
    <w:rsid w:val="006F5151"/>
    <w:rsid w:val="00704CA4"/>
    <w:rsid w:val="007076AC"/>
    <w:rsid w:val="0074027E"/>
    <w:rsid w:val="007A33FD"/>
    <w:rsid w:val="007A6192"/>
    <w:rsid w:val="007C6E2B"/>
    <w:rsid w:val="007D60AD"/>
    <w:rsid w:val="007E5DFE"/>
    <w:rsid w:val="007E7F96"/>
    <w:rsid w:val="00804636"/>
    <w:rsid w:val="00810A49"/>
    <w:rsid w:val="00887569"/>
    <w:rsid w:val="008B7C86"/>
    <w:rsid w:val="008C24AF"/>
    <w:rsid w:val="008C3C19"/>
    <w:rsid w:val="008E7E8F"/>
    <w:rsid w:val="00914896"/>
    <w:rsid w:val="0094627A"/>
    <w:rsid w:val="00952356"/>
    <w:rsid w:val="00966A5B"/>
    <w:rsid w:val="00977AE0"/>
    <w:rsid w:val="009919A3"/>
    <w:rsid w:val="009B304F"/>
    <w:rsid w:val="009B5180"/>
    <w:rsid w:val="009D05D2"/>
    <w:rsid w:val="009D5340"/>
    <w:rsid w:val="009D69DF"/>
    <w:rsid w:val="009E6E03"/>
    <w:rsid w:val="009F6F8A"/>
    <w:rsid w:val="00A16FB7"/>
    <w:rsid w:val="00A3339B"/>
    <w:rsid w:val="00A532B6"/>
    <w:rsid w:val="00A561FE"/>
    <w:rsid w:val="00A609FB"/>
    <w:rsid w:val="00A66AF2"/>
    <w:rsid w:val="00A7576C"/>
    <w:rsid w:val="00AB76BA"/>
    <w:rsid w:val="00AE3D6A"/>
    <w:rsid w:val="00AF3556"/>
    <w:rsid w:val="00AF5DA3"/>
    <w:rsid w:val="00B04C6F"/>
    <w:rsid w:val="00B07094"/>
    <w:rsid w:val="00B07C92"/>
    <w:rsid w:val="00B3715D"/>
    <w:rsid w:val="00B41818"/>
    <w:rsid w:val="00B61ACD"/>
    <w:rsid w:val="00B64C90"/>
    <w:rsid w:val="00B65E2F"/>
    <w:rsid w:val="00B81906"/>
    <w:rsid w:val="00B871B8"/>
    <w:rsid w:val="00B931FE"/>
    <w:rsid w:val="00BA6971"/>
    <w:rsid w:val="00BE75C8"/>
    <w:rsid w:val="00BF554C"/>
    <w:rsid w:val="00C20A2D"/>
    <w:rsid w:val="00C21306"/>
    <w:rsid w:val="00C2524A"/>
    <w:rsid w:val="00C373B7"/>
    <w:rsid w:val="00C44F0C"/>
    <w:rsid w:val="00C51807"/>
    <w:rsid w:val="00C60F94"/>
    <w:rsid w:val="00C903AC"/>
    <w:rsid w:val="00CC3CF3"/>
    <w:rsid w:val="00CE0E4C"/>
    <w:rsid w:val="00CF1A52"/>
    <w:rsid w:val="00D15AE2"/>
    <w:rsid w:val="00D316A9"/>
    <w:rsid w:val="00D338EC"/>
    <w:rsid w:val="00D41A78"/>
    <w:rsid w:val="00D44634"/>
    <w:rsid w:val="00D52C7D"/>
    <w:rsid w:val="00D654B2"/>
    <w:rsid w:val="00D85D5B"/>
    <w:rsid w:val="00DD23B2"/>
    <w:rsid w:val="00DD6900"/>
    <w:rsid w:val="00DF3942"/>
    <w:rsid w:val="00E04B4E"/>
    <w:rsid w:val="00E11A14"/>
    <w:rsid w:val="00E1357E"/>
    <w:rsid w:val="00E33F7C"/>
    <w:rsid w:val="00E43ABC"/>
    <w:rsid w:val="00E61CEE"/>
    <w:rsid w:val="00E82B6B"/>
    <w:rsid w:val="00EC4298"/>
    <w:rsid w:val="00ED7D68"/>
    <w:rsid w:val="00F06651"/>
    <w:rsid w:val="00F13E77"/>
    <w:rsid w:val="00F418AD"/>
    <w:rsid w:val="00F5513A"/>
    <w:rsid w:val="00F75582"/>
    <w:rsid w:val="00F7603A"/>
    <w:rsid w:val="00F7764F"/>
    <w:rsid w:val="00F90C52"/>
    <w:rsid w:val="00FC185D"/>
    <w:rsid w:val="00FD02F9"/>
    <w:rsid w:val="00FD408A"/>
    <w:rsid w:val="00FF7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12651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uiPriority w:val="99"/>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20623D"/>
    <w:pPr>
      <w:ind w:left="200" w:hanging="200"/>
    </w:pPr>
  </w:style>
  <w:style w:type="paragraph" w:styleId="IndexHeading">
    <w:name w:val="index heading"/>
    <w:basedOn w:val="Normal"/>
    <w:next w:val="Index1"/>
    <w:uiPriority w:val="99"/>
    <w:semiHidden/>
    <w:rsid w:val="0020623D"/>
    <w:rPr>
      <w:rFonts w:ascii="Arial" w:hAnsi="Arial"/>
      <w:b/>
    </w:rPr>
  </w:style>
  <w:style w:type="paragraph" w:styleId="Revision">
    <w:name w:val="Revision"/>
    <w:hidden/>
    <w:uiPriority w:val="99"/>
    <w:semiHidden/>
    <w:rsid w:val="00541D86"/>
    <w:rPr>
      <w:rFonts w:ascii="Times New Roman" w:eastAsia="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uiPriority w:val="99"/>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20623D"/>
    <w:pPr>
      <w:ind w:left="200" w:hanging="200"/>
    </w:pPr>
  </w:style>
  <w:style w:type="paragraph" w:styleId="IndexHeading">
    <w:name w:val="index heading"/>
    <w:basedOn w:val="Normal"/>
    <w:next w:val="Index1"/>
    <w:uiPriority w:val="99"/>
    <w:semiHidden/>
    <w:rsid w:val="0020623D"/>
    <w:rPr>
      <w:rFonts w:ascii="Arial" w:hAnsi="Arial"/>
      <w:b/>
    </w:rPr>
  </w:style>
  <w:style w:type="paragraph" w:styleId="Revision">
    <w:name w:val="Revision"/>
    <w:hidden/>
    <w:uiPriority w:val="99"/>
    <w:semiHidden/>
    <w:rsid w:val="00541D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607850">
      <w:bodyDiv w:val="1"/>
      <w:marLeft w:val="0"/>
      <w:marRight w:val="0"/>
      <w:marTop w:val="0"/>
      <w:marBottom w:val="0"/>
      <w:divBdr>
        <w:top w:val="none" w:sz="0" w:space="0" w:color="auto"/>
        <w:left w:val="none" w:sz="0" w:space="0" w:color="auto"/>
        <w:bottom w:val="none" w:sz="0" w:space="0" w:color="auto"/>
        <w:right w:val="none" w:sz="0" w:space="0" w:color="auto"/>
      </w:divBdr>
    </w:div>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 w:id="165309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DE1ECA-2535-4B00-9401-0421CE69F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2381</Words>
  <Characters>13574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15924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4</cp:revision>
  <dcterms:created xsi:type="dcterms:W3CDTF">2018-01-29T22:28:00Z</dcterms:created>
  <dcterms:modified xsi:type="dcterms:W3CDTF">2018-01-29T22:36:00Z</dcterms:modified>
</cp:coreProperties>
</file>