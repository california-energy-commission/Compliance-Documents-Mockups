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DA7870" w:rsidRPr="00C711C6" w14:paraId="7B8DA23E" w14:textId="77777777" w:rsidTr="00534D88">
        <w:trPr>
          <w:trHeight w:val="144"/>
        </w:trPr>
        <w:tc>
          <w:tcPr>
            <w:tcW w:w="8118" w:type="dxa"/>
            <w:gridSpan w:val="3"/>
            <w:tcBorders>
              <w:top w:val="single" w:sz="4" w:space="0" w:color="auto"/>
              <w:bottom w:val="single" w:sz="4" w:space="0" w:color="auto"/>
            </w:tcBorders>
            <w:vAlign w:val="center"/>
          </w:tcPr>
          <w:p w14:paraId="7B8DA23D"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DA7870" w:rsidRPr="00C711C6" w14:paraId="7B8DA242" w14:textId="77777777" w:rsidTr="00534D88">
        <w:trPr>
          <w:trHeight w:val="144"/>
        </w:trPr>
        <w:tc>
          <w:tcPr>
            <w:tcW w:w="918" w:type="dxa"/>
            <w:tcBorders>
              <w:top w:val="single" w:sz="4" w:space="0" w:color="auto"/>
              <w:bottom w:val="single" w:sz="4" w:space="0" w:color="auto"/>
              <w:right w:val="single" w:sz="4" w:space="0" w:color="auto"/>
            </w:tcBorders>
            <w:vAlign w:val="center"/>
          </w:tcPr>
          <w:p w14:paraId="7B8DA23F"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7B8DA240" w14:textId="4C573BB9"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7B8DA241" w14:textId="77777777" w:rsidR="00DA7870" w:rsidRPr="00C711C6" w:rsidRDefault="00DA7870"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r>
    </w:tbl>
    <w:p w14:paraId="7B8DA243" w14:textId="77777777" w:rsidR="00DA7870" w:rsidRPr="000504B8" w:rsidRDefault="00DA7870" w:rsidP="000504B8">
      <w:pPr>
        <w:spacing w:after="0" w:line="240" w:lineRule="auto"/>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593D13" w:rsidRPr="0082211E" w14:paraId="7B8DA246" w14:textId="77777777" w:rsidTr="00534D88">
        <w:trPr>
          <w:cantSplit/>
          <w:trHeight w:val="402"/>
        </w:trPr>
        <w:tc>
          <w:tcPr>
            <w:tcW w:w="14598" w:type="dxa"/>
            <w:gridSpan w:val="14"/>
            <w:tcBorders>
              <w:top w:val="single" w:sz="4" w:space="0" w:color="auto"/>
              <w:left w:val="single" w:sz="4" w:space="0" w:color="auto"/>
              <w:bottom w:val="single" w:sz="4" w:space="0" w:color="auto"/>
              <w:right w:val="single" w:sz="4" w:space="0" w:color="auto"/>
            </w:tcBorders>
          </w:tcPr>
          <w:p w14:paraId="7B8DA244" w14:textId="77777777" w:rsidR="00593D13" w:rsidRDefault="00DA7870" w:rsidP="005E7B39">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00593D13" w:rsidRPr="001B0A17">
              <w:rPr>
                <w:rFonts w:asciiTheme="minorHAnsi" w:hAnsiTheme="minorHAnsi" w:cs="Arial"/>
                <w:b/>
                <w:sz w:val="20"/>
                <w:szCs w:val="20"/>
              </w:rPr>
              <w:t xml:space="preserve">. Design </w:t>
            </w:r>
            <w:r w:rsidR="00593D13">
              <w:rPr>
                <w:rFonts w:asciiTheme="minorHAnsi" w:hAnsiTheme="minorHAnsi" w:cs="Arial"/>
                <w:b/>
                <w:sz w:val="20"/>
                <w:szCs w:val="20"/>
              </w:rPr>
              <w:t xml:space="preserve">Dwelling Unit </w:t>
            </w:r>
            <w:r w:rsidR="00593D13" w:rsidRPr="001B0A17">
              <w:rPr>
                <w:rFonts w:asciiTheme="minorHAnsi" w:hAnsiTheme="minorHAnsi" w:cs="Arial"/>
                <w:b/>
                <w:sz w:val="20"/>
                <w:szCs w:val="20"/>
              </w:rPr>
              <w:t xml:space="preserve">Water Heating Systems Information </w:t>
            </w:r>
          </w:p>
          <w:p w14:paraId="7B8DA245" w14:textId="77777777" w:rsidR="00593D13" w:rsidRPr="0082211E" w:rsidRDefault="00613409" w:rsidP="005E7B39">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593D13" w:rsidRPr="0082211E" w14:paraId="7B8DA255" w14:textId="77777777" w:rsidTr="00534D88">
        <w:trPr>
          <w:cantSplit/>
          <w:trHeight w:val="277"/>
        </w:trPr>
        <w:tc>
          <w:tcPr>
            <w:tcW w:w="1457" w:type="dxa"/>
            <w:tcBorders>
              <w:top w:val="single" w:sz="4" w:space="0" w:color="auto"/>
              <w:left w:val="single" w:sz="4" w:space="0" w:color="auto"/>
              <w:bottom w:val="single" w:sz="4" w:space="0" w:color="auto"/>
              <w:right w:val="single" w:sz="4" w:space="0" w:color="auto"/>
            </w:tcBorders>
            <w:vAlign w:val="center"/>
          </w:tcPr>
          <w:p w14:paraId="7B8DA24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7B8DA24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7B8DA24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7B8DA24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7B8DA24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7B8DA24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7B8DA24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7B8DA24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7B8DA24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7B8DA25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7B8DA25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7B8DA25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7B8DA25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7B8DA254" w14:textId="77777777" w:rsidR="00593D13"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593D13" w:rsidRPr="0082211E" w14:paraId="7B8DA269" w14:textId="77777777" w:rsidTr="00534D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256"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257"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258" w14:textId="77777777" w:rsidR="00593D13" w:rsidRPr="0082211E" w:rsidRDefault="00593D13" w:rsidP="00AF556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259" w14:textId="35DAD200" w:rsidR="00593D13" w:rsidRPr="0082211E" w:rsidRDefault="00593D13" w:rsidP="00534D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534D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25A" w14:textId="77777777" w:rsidR="00593D13" w:rsidRPr="0082211E" w:rsidRDefault="00593D13" w:rsidP="001440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w:t>
            </w:r>
          </w:p>
          <w:p w14:paraId="7B8DA25B"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7B8DA25C"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25D"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25E"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25F"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260"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261"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5D28F842" w14:textId="77777777" w:rsidR="00534D88"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7B8DA262" w14:textId="07C8E21C"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263"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w:t>
            </w:r>
          </w:p>
          <w:p w14:paraId="7B8DA264"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7B8DA265"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Central DHW System</w:t>
            </w:r>
          </w:p>
          <w:p w14:paraId="7B8DA266"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7B8DA267"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7B8DA268" w14:textId="77777777" w:rsidR="00593D13" w:rsidRPr="0082211E" w:rsidRDefault="00593D13" w:rsidP="00ED521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593D13" w:rsidRPr="0082211E" w14:paraId="7B8DA278" w14:textId="77777777" w:rsidTr="00534D88">
        <w:trPr>
          <w:cantSplit/>
          <w:trHeight w:val="246"/>
        </w:trPr>
        <w:tc>
          <w:tcPr>
            <w:tcW w:w="1457" w:type="dxa"/>
            <w:tcBorders>
              <w:top w:val="single" w:sz="4" w:space="0" w:color="auto"/>
              <w:left w:val="single" w:sz="4" w:space="0" w:color="auto"/>
              <w:bottom w:val="single" w:sz="4" w:space="0" w:color="auto"/>
              <w:right w:val="single" w:sz="4" w:space="0" w:color="auto"/>
            </w:tcBorders>
            <w:vAlign w:val="center"/>
          </w:tcPr>
          <w:p w14:paraId="7B8DA26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6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6C"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6D"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6E"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6F"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70"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71"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72"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73"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7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76"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7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6"/>
                <w:szCs w:val="16"/>
              </w:rPr>
            </w:pPr>
          </w:p>
        </w:tc>
      </w:tr>
      <w:tr w:rsidR="00593D13" w:rsidRPr="0082211E" w14:paraId="7B8DA287" w14:textId="77777777" w:rsidTr="00534D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27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7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7B"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7C"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D"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7E"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7F"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80"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81"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82" w14:textId="77777777" w:rsidR="00593D13" w:rsidRPr="005E7B39"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8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8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8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8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88" w14:textId="77777777" w:rsidR="00836E65" w:rsidRPr="000504B8" w:rsidRDefault="00836E65" w:rsidP="000504B8">
      <w:pPr>
        <w:spacing w:after="0" w:line="240" w:lineRule="auto"/>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593D13" w:rsidRPr="0082211E" w14:paraId="7B8DA28A" w14:textId="77777777" w:rsidTr="00534D88">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7B8DA289" w14:textId="77777777" w:rsidR="00613409" w:rsidRDefault="00DA7870" w:rsidP="005E7B39">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00593D13" w:rsidRPr="001B0A17">
              <w:rPr>
                <w:rFonts w:asciiTheme="minorHAnsi" w:hAnsiTheme="minorHAnsi" w:cs="Arial"/>
                <w:b/>
                <w:sz w:val="20"/>
                <w:szCs w:val="20"/>
              </w:rPr>
              <w:t xml:space="preserve">. Installed </w:t>
            </w:r>
            <w:r w:rsidR="00593D13">
              <w:rPr>
                <w:rFonts w:asciiTheme="minorHAnsi" w:hAnsiTheme="minorHAnsi" w:cs="Arial"/>
                <w:b/>
                <w:sz w:val="20"/>
                <w:szCs w:val="20"/>
              </w:rPr>
              <w:t>Dwelling Unit</w:t>
            </w:r>
            <w:r w:rsidR="00593D13" w:rsidRPr="001B0A17">
              <w:rPr>
                <w:rFonts w:asciiTheme="minorHAnsi" w:hAnsiTheme="minorHAnsi" w:cs="Arial"/>
                <w:b/>
                <w:sz w:val="20"/>
                <w:szCs w:val="20"/>
              </w:rPr>
              <w:t xml:space="preserve"> Water Heating Systems Information </w:t>
            </w:r>
          </w:p>
        </w:tc>
      </w:tr>
      <w:tr w:rsidR="00593D13" w:rsidRPr="0082211E" w14:paraId="7B8DA299"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7B8DA28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7B8DA28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7B8DA28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7B8DA28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7B8DA28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7B8DA29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7B8DA29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7B8DA29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7B8DA29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7B8DA29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7B8DA29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7B8DA29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7B8DA29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7B8DA29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593D13" w:rsidRPr="0082211E" w14:paraId="7B8DA2AD"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7B8DA29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29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29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29D" w14:textId="26B71801" w:rsidR="00593D13" w:rsidRPr="0082211E" w:rsidRDefault="00593D13" w:rsidP="00534D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534D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29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7B8DA29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7B8DA2A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2A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2A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2A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2A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2A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84B11F1" w14:textId="77777777" w:rsidR="00534D88"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7B8DA2A6" w14:textId="42FBEDD8"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2A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7B8DA2A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7B8DA2A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7B8DA2A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7B8DA2A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7B8DA2AC"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593D13" w:rsidRPr="0082211E" w14:paraId="7B8DA2BC"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tcPr>
          <w:p w14:paraId="7B8DA2A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7B8DA2A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7B8DA2B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7B8DA2B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7B8DA2B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7B8DA2B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7B8DA2B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7B8DA2B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2B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7B8DA2B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7B8DA2B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7B8DA2BB"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593D13" w:rsidRPr="0082211E" w14:paraId="7B8DA2CB" w14:textId="77777777" w:rsidTr="00534D88">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7B8DA2BD"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2BE"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2BF"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2C0"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1"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2"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2C3"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2C4"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2C5"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2C6"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2C7"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2C8"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2C9"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2CA" w14:textId="77777777" w:rsidR="00593D13" w:rsidRPr="0082211E"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CC" w14:textId="77777777" w:rsidR="00836E65" w:rsidRPr="000504B8" w:rsidRDefault="00836E65">
      <w:pPr>
        <w:spacing w:after="0"/>
        <w:rPr>
          <w:rFonts w:asciiTheme="minorHAnsi" w:hAnsiTheme="minorHAnsi"/>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593D13" w:rsidRPr="00C711C6" w14:paraId="7B8DA2CE" w14:textId="77777777" w:rsidTr="00534D88">
        <w:trPr>
          <w:trHeight w:val="144"/>
        </w:trPr>
        <w:tc>
          <w:tcPr>
            <w:tcW w:w="7758" w:type="dxa"/>
            <w:gridSpan w:val="3"/>
            <w:tcBorders>
              <w:top w:val="single" w:sz="4" w:space="0" w:color="auto"/>
              <w:bottom w:val="single" w:sz="4" w:space="0" w:color="auto"/>
            </w:tcBorders>
            <w:vAlign w:val="center"/>
          </w:tcPr>
          <w:p w14:paraId="7B8DA2CD" w14:textId="77777777" w:rsidR="00593D13" w:rsidRPr="00C711C6" w:rsidRDefault="00284D0A" w:rsidP="005E7B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593D13" w:rsidRPr="00335E47">
              <w:rPr>
                <w:rFonts w:asciiTheme="minorHAnsi" w:hAnsiTheme="minorHAnsi" w:cs="Arial"/>
                <w:b/>
                <w:sz w:val="20"/>
                <w:szCs w:val="20"/>
              </w:rPr>
              <w:t xml:space="preserve">. </w:t>
            </w:r>
            <w:r w:rsidR="00593D13">
              <w:rPr>
                <w:rFonts w:asciiTheme="minorHAnsi" w:hAnsiTheme="minorHAnsi" w:cs="Arial"/>
                <w:b/>
                <w:sz w:val="20"/>
                <w:szCs w:val="20"/>
              </w:rPr>
              <w:t>Installed Water Heater Manufacturer Information</w:t>
            </w:r>
          </w:p>
        </w:tc>
      </w:tr>
      <w:tr w:rsidR="00593D13" w:rsidRPr="00C711C6" w14:paraId="7B8DA2D2" w14:textId="77777777" w:rsidTr="00534D88">
        <w:trPr>
          <w:trHeight w:val="144"/>
        </w:trPr>
        <w:tc>
          <w:tcPr>
            <w:tcW w:w="1548" w:type="dxa"/>
            <w:tcBorders>
              <w:top w:val="single" w:sz="4" w:space="0" w:color="auto"/>
              <w:bottom w:val="single" w:sz="4" w:space="0" w:color="auto"/>
              <w:right w:val="single" w:sz="4" w:space="0" w:color="auto"/>
            </w:tcBorders>
            <w:vAlign w:val="center"/>
          </w:tcPr>
          <w:p w14:paraId="7B8DA2CF"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7B8DA2D0"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7B8DA2D1"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593D13" w:rsidRPr="00C711C6" w14:paraId="7B8DA2D6"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3"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7B8DA2D4"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7B8DA2D5"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593D13" w:rsidRPr="00C711C6" w14:paraId="7B8DA2DA"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7"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7B8DA2D8"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7B8DA2D9"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593D13" w:rsidRPr="00C711C6" w14:paraId="7B8DA2DE" w14:textId="77777777" w:rsidTr="00534D88">
        <w:trPr>
          <w:trHeight w:val="144"/>
        </w:trPr>
        <w:tc>
          <w:tcPr>
            <w:tcW w:w="1548" w:type="dxa"/>
            <w:tcBorders>
              <w:top w:val="single" w:sz="4" w:space="0" w:color="auto"/>
              <w:bottom w:val="single" w:sz="4" w:space="0" w:color="auto"/>
              <w:right w:val="single" w:sz="4" w:space="0" w:color="auto"/>
            </w:tcBorders>
            <w:vAlign w:val="bottom"/>
          </w:tcPr>
          <w:p w14:paraId="7B8DA2DB"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7B8DA2DC"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7B8DA2DD" w14:textId="77777777" w:rsidR="00593D13" w:rsidRPr="00C711C6" w:rsidRDefault="00593D13" w:rsidP="005E7B3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2DF" w14:textId="77777777" w:rsidR="00836E65" w:rsidRDefault="00836E65">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593D13" w:rsidRPr="00260947" w14:paraId="7B8DA2E1" w14:textId="77777777" w:rsidTr="006E788C">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7B8DA2E0" w14:textId="0B46A9C7" w:rsidR="00593D13" w:rsidRDefault="00284D0A" w:rsidP="005E7B39">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E</w:t>
            </w:r>
            <w:r w:rsidR="00593D13">
              <w:rPr>
                <w:rFonts w:asciiTheme="minorHAnsi" w:hAnsiTheme="minorHAnsi" w:cs="Arial"/>
                <w:b/>
                <w:sz w:val="20"/>
                <w:szCs w:val="20"/>
              </w:rPr>
              <w:t xml:space="preserve">. </w:t>
            </w:r>
            <w:r w:rsidR="00AF556D" w:rsidRPr="00AF556D">
              <w:rPr>
                <w:b/>
                <w:sz w:val="20"/>
                <w:szCs w:val="20"/>
              </w:rPr>
              <w:t>Mandatory Measures for all Domestic Hot Water Distribution Systems</w:t>
            </w:r>
          </w:p>
        </w:tc>
      </w:tr>
      <w:tr w:rsidR="00593D13" w:rsidRPr="00D24BC5" w14:paraId="7B8DA2E4" w14:textId="77777777" w:rsidTr="006E788C">
        <w:trPr>
          <w:trHeight w:val="144"/>
          <w:tblHeader/>
        </w:trPr>
        <w:tc>
          <w:tcPr>
            <w:tcW w:w="720" w:type="dxa"/>
            <w:vAlign w:val="center"/>
          </w:tcPr>
          <w:p w14:paraId="7B8DA2E2"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896" w:type="dxa"/>
            <w:vAlign w:val="center"/>
          </w:tcPr>
          <w:p w14:paraId="7B8DA2E3"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593D13" w:rsidRPr="00D24BC5" w14:paraId="7B8DA2E7" w14:textId="77777777" w:rsidTr="006E788C">
        <w:trPr>
          <w:trHeight w:val="144"/>
          <w:tblHeader/>
        </w:trPr>
        <w:tc>
          <w:tcPr>
            <w:tcW w:w="720" w:type="dxa"/>
            <w:vAlign w:val="center"/>
          </w:tcPr>
          <w:p w14:paraId="7B8DA2E5"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896" w:type="dxa"/>
            <w:vAlign w:val="center"/>
          </w:tcPr>
          <w:p w14:paraId="7B8DA2E6"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593D13" w:rsidRPr="00C93879" w14:paraId="7B8DA2F4" w14:textId="77777777" w:rsidTr="006E788C">
        <w:trPr>
          <w:trHeight w:val="144"/>
        </w:trPr>
        <w:tc>
          <w:tcPr>
            <w:tcW w:w="720" w:type="dxa"/>
            <w:vAlign w:val="center"/>
          </w:tcPr>
          <w:p w14:paraId="7B8DA2E8" w14:textId="77777777" w:rsidR="00593D13" w:rsidRDefault="00593D13" w:rsidP="005E7B39">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7B8DA2E9" w14:textId="305079B3" w:rsidR="00593D13" w:rsidRDefault="00593D13" w:rsidP="005E7B39">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those sections of pipe that are subject to one of the exceptions</w:t>
            </w:r>
            <w:r w:rsidR="00672E8E">
              <w:rPr>
                <w:rFonts w:asciiTheme="minorHAnsi" w:hAnsiTheme="minorHAnsi" w:cs="TimesNewRomanPS-BoldMT"/>
                <w:bCs/>
                <w:sz w:val="20"/>
                <w:szCs w:val="20"/>
              </w:rPr>
              <w:t xml:space="preserve"> below</w:t>
            </w:r>
            <w:r>
              <w:rPr>
                <w:rFonts w:asciiTheme="minorHAnsi" w:hAnsiTheme="minorHAnsi" w:cs="TimesNewRomanPS-BoldMT"/>
                <w:bCs/>
                <w:sz w:val="20"/>
                <w:szCs w:val="20"/>
              </w:rPr>
              <w:t>: (RA4.4.1)</w:t>
            </w:r>
          </w:p>
          <w:p w14:paraId="7B8DA2EA"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7B8DA2EB"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7B8DA2EC" w14:textId="77777777" w:rsidR="00593D13" w:rsidRPr="00253A36"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7B8DA2ED"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7B8DA2EE" w14:textId="77777777" w:rsidR="00593D1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7B8DA2EF" w14:textId="77777777" w:rsidR="00593D13" w:rsidRPr="006F2D63" w:rsidRDefault="00593D13" w:rsidP="000861B5">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7B8DA2F0" w14:textId="77777777" w:rsidR="00593D13" w:rsidRDefault="00593D13" w:rsidP="005E7B39">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7B8DA2F1" w14:textId="77777777" w:rsidR="00593D1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7B8DA2F2" w14:textId="77777777" w:rsidR="00593D1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7B8DA2F3" w14:textId="77777777" w:rsidR="00593D13" w:rsidRPr="006F2D63" w:rsidRDefault="00593D13" w:rsidP="004408F0">
            <w:pPr>
              <w:pStyle w:val="ListParagraph"/>
              <w:keepNext/>
              <w:numPr>
                <w:ilvl w:val="0"/>
                <w:numId w:val="21"/>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593D13" w:rsidRPr="00D24BC5" w14:paraId="7B8DA2F7" w14:textId="77777777" w:rsidTr="006E788C">
        <w:trPr>
          <w:trHeight w:val="144"/>
          <w:tblHeader/>
        </w:trPr>
        <w:tc>
          <w:tcPr>
            <w:tcW w:w="720" w:type="dxa"/>
            <w:vAlign w:val="center"/>
          </w:tcPr>
          <w:p w14:paraId="7B8DA2F5"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vAlign w:val="center"/>
          </w:tcPr>
          <w:p w14:paraId="7B8DA2F6" w14:textId="59209536"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593D13" w:rsidRPr="00D24BC5" w14:paraId="7B8DA2FA" w14:textId="77777777" w:rsidTr="006E788C">
        <w:trPr>
          <w:trHeight w:val="144"/>
          <w:tblHeader/>
        </w:trPr>
        <w:tc>
          <w:tcPr>
            <w:tcW w:w="720" w:type="dxa"/>
            <w:vAlign w:val="center"/>
          </w:tcPr>
          <w:p w14:paraId="7B8DA2F8"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05</w:t>
            </w:r>
          </w:p>
        </w:tc>
        <w:tc>
          <w:tcPr>
            <w:tcW w:w="13896" w:type="dxa"/>
            <w:vAlign w:val="center"/>
          </w:tcPr>
          <w:p w14:paraId="7B8DA2F9"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593D13" w:rsidRPr="00D24BC5" w14:paraId="7B8DA2FD" w14:textId="77777777" w:rsidTr="006E788C">
        <w:trPr>
          <w:trHeight w:val="144"/>
          <w:tblHeader/>
        </w:trPr>
        <w:tc>
          <w:tcPr>
            <w:tcW w:w="720" w:type="dxa"/>
            <w:vAlign w:val="center"/>
          </w:tcPr>
          <w:p w14:paraId="7B8DA2FB"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06</w:t>
            </w:r>
          </w:p>
        </w:tc>
        <w:tc>
          <w:tcPr>
            <w:tcW w:w="13896" w:type="dxa"/>
            <w:vAlign w:val="center"/>
          </w:tcPr>
          <w:p w14:paraId="7B8DA2FC"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593D13" w:rsidRPr="00D24BC5" w14:paraId="7B8DA304" w14:textId="77777777" w:rsidTr="006E788C">
        <w:trPr>
          <w:trHeight w:val="144"/>
          <w:tblHeader/>
        </w:trPr>
        <w:tc>
          <w:tcPr>
            <w:tcW w:w="720" w:type="dxa"/>
            <w:vAlign w:val="center"/>
          </w:tcPr>
          <w:p w14:paraId="7B8DA2FE" w14:textId="77777777" w:rsidR="00593D13" w:rsidRDefault="002A76D1"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07</w:t>
            </w:r>
          </w:p>
        </w:tc>
        <w:tc>
          <w:tcPr>
            <w:tcW w:w="13896" w:type="dxa"/>
            <w:vAlign w:val="center"/>
          </w:tcPr>
          <w:p w14:paraId="7B8DA2FF" w14:textId="77777777" w:rsidR="00593D13"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7B8DA300"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7B8DA301"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7B8DA302" w14:textId="77777777"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7B8DA303" w14:textId="520910F5" w:rsidR="00593D13" w:rsidRDefault="00593D13" w:rsidP="00534D8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534D88">
              <w:rPr>
                <w:rFonts w:asciiTheme="minorHAnsi" w:hAnsiTheme="minorHAnsi"/>
                <w:sz w:val="20"/>
                <w:szCs w:val="20"/>
              </w:rPr>
              <w:t>h</w:t>
            </w:r>
            <w:r w:rsidRPr="00D24BC5">
              <w:rPr>
                <w:rFonts w:asciiTheme="minorHAnsi" w:hAnsiTheme="minorHAnsi"/>
                <w:sz w:val="20"/>
                <w:szCs w:val="20"/>
              </w:rPr>
              <w:t>r</w:t>
            </w:r>
            <w:proofErr w:type="spellEnd"/>
          </w:p>
        </w:tc>
      </w:tr>
      <w:tr w:rsidR="00593D13" w:rsidRPr="00260947" w14:paraId="7B8DA306" w14:textId="77777777" w:rsidTr="006E788C">
        <w:trPr>
          <w:trHeight w:val="144"/>
          <w:tblHeader/>
        </w:trPr>
        <w:tc>
          <w:tcPr>
            <w:tcW w:w="14616" w:type="dxa"/>
            <w:gridSpan w:val="2"/>
            <w:vAlign w:val="center"/>
          </w:tcPr>
          <w:p w14:paraId="7B8DA305" w14:textId="77777777" w:rsidR="00593D13" w:rsidRPr="006E69FE" w:rsidRDefault="00593D13"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6E69FE">
              <w:rPr>
                <w:rFonts w:asciiTheme="minorHAnsi" w:hAnsiTheme="minorHAnsi" w:cs="Arial"/>
                <w:b/>
                <w:sz w:val="20"/>
                <w:szCs w:val="20"/>
              </w:rPr>
              <w:t>The responsible person’s signature on this compliance document affirms that all applicable requirements in this table have been met.</w:t>
            </w:r>
          </w:p>
        </w:tc>
      </w:tr>
    </w:tbl>
    <w:p w14:paraId="7B8DA307" w14:textId="77777777" w:rsidR="000504B8" w:rsidRPr="005E7B39" w:rsidRDefault="000504B8" w:rsidP="005E7B39">
      <w:pPr>
        <w:spacing w:after="0" w:line="240" w:lineRule="auto"/>
        <w:rPr>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0A"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08" w14:textId="77777777" w:rsidR="00D70068" w:rsidRDefault="00284D0A" w:rsidP="000504B8">
            <w:pPr>
              <w:spacing w:after="0" w:line="240" w:lineRule="auto"/>
              <w:rPr>
                <w:rFonts w:asciiTheme="minorHAnsi" w:hAnsiTheme="minorHAnsi" w:cs="Arial"/>
                <w:sz w:val="20"/>
                <w:szCs w:val="20"/>
              </w:rPr>
            </w:pPr>
            <w:r>
              <w:rPr>
                <w:rFonts w:asciiTheme="minorHAnsi" w:hAnsiTheme="minorHAnsi" w:cs="Arial"/>
                <w:b/>
                <w:sz w:val="20"/>
                <w:szCs w:val="20"/>
              </w:rPr>
              <w:t>F</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Standard Distribution System </w:t>
            </w:r>
            <w:r w:rsidR="00DA7870">
              <w:rPr>
                <w:rFonts w:asciiTheme="minorHAnsi" w:hAnsiTheme="minorHAnsi" w:cs="Arial"/>
                <w:b/>
                <w:sz w:val="20"/>
                <w:szCs w:val="20"/>
              </w:rPr>
              <w:t>Requirements</w:t>
            </w:r>
            <w:r w:rsidR="00D70068" w:rsidRPr="00260947">
              <w:rPr>
                <w:rFonts w:asciiTheme="minorHAnsi" w:hAnsiTheme="minorHAnsi" w:cs="Arial"/>
                <w:b/>
                <w:sz w:val="20"/>
                <w:szCs w:val="20"/>
              </w:rPr>
              <w:t>(trunk and branch systems only)</w:t>
            </w:r>
            <w:r w:rsidR="00D70068" w:rsidRPr="006D2E42">
              <w:rPr>
                <w:rFonts w:asciiTheme="minorHAnsi" w:hAnsiTheme="minorHAnsi" w:cs="Arial"/>
                <w:sz w:val="20"/>
                <w:szCs w:val="20"/>
              </w:rPr>
              <w:t xml:space="preserve"> </w:t>
            </w:r>
            <w:r w:rsidR="00D70068">
              <w:rPr>
                <w:rFonts w:asciiTheme="minorHAnsi" w:hAnsiTheme="minorHAnsi" w:cs="Arial"/>
                <w:sz w:val="20"/>
                <w:szCs w:val="20"/>
              </w:rPr>
              <w:t xml:space="preserve"> </w:t>
            </w:r>
          </w:p>
          <w:p w14:paraId="7B8DA309" w14:textId="1709D2FD" w:rsidR="00D70068" w:rsidRPr="00260947" w:rsidRDefault="00DA7870" w:rsidP="000504B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0D" w14:textId="77777777" w:rsidTr="006E788C">
        <w:trPr>
          <w:trHeight w:hRule="exact" w:val="288"/>
          <w:tblHeader/>
        </w:trPr>
        <w:tc>
          <w:tcPr>
            <w:tcW w:w="720" w:type="dxa"/>
            <w:vAlign w:val="center"/>
          </w:tcPr>
          <w:p w14:paraId="7B8DA30B"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3896" w:type="dxa"/>
            <w:vAlign w:val="center"/>
          </w:tcPr>
          <w:p w14:paraId="7B8DA30C" w14:textId="625F25EC" w:rsidR="00613409" w:rsidRDefault="00D70068" w:rsidP="000E4E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Verification of measures </w:t>
            </w:r>
            <w:r w:rsidR="000E4E84">
              <w:rPr>
                <w:rFonts w:asciiTheme="minorHAnsi" w:hAnsiTheme="minorHAnsi" w:cs="Arial"/>
                <w:sz w:val="20"/>
                <w:szCs w:val="20"/>
              </w:rPr>
              <w:t>E01</w:t>
            </w:r>
            <w:r w:rsidR="00593D13" w:rsidRPr="00260947">
              <w:rPr>
                <w:rFonts w:asciiTheme="minorHAnsi" w:hAnsiTheme="minorHAnsi" w:cs="Arial"/>
                <w:sz w:val="20"/>
                <w:szCs w:val="20"/>
              </w:rPr>
              <w:t xml:space="preserve"> </w:t>
            </w:r>
            <w:r w:rsidRPr="00260947">
              <w:rPr>
                <w:rFonts w:asciiTheme="minorHAnsi" w:hAnsiTheme="minorHAnsi" w:cs="Arial"/>
                <w:sz w:val="20"/>
                <w:szCs w:val="20"/>
              </w:rPr>
              <w:t>through</w:t>
            </w:r>
            <w:r>
              <w:rPr>
                <w:rFonts w:asciiTheme="minorHAnsi" w:hAnsiTheme="minorHAnsi" w:cs="Arial"/>
                <w:sz w:val="20"/>
                <w:szCs w:val="20"/>
              </w:rPr>
              <w:t xml:space="preserve"> </w:t>
            </w:r>
            <w:r w:rsidR="000E4E84">
              <w:rPr>
                <w:rFonts w:asciiTheme="minorHAnsi" w:hAnsiTheme="minorHAnsi" w:cs="Arial"/>
                <w:sz w:val="20"/>
                <w:szCs w:val="20"/>
              </w:rPr>
              <w:t>E07</w:t>
            </w:r>
            <w:r w:rsidRPr="00260947">
              <w:rPr>
                <w:rFonts w:asciiTheme="minorHAnsi" w:hAnsiTheme="minorHAnsi" w:cs="Arial"/>
                <w:sz w:val="20"/>
                <w:szCs w:val="20"/>
              </w:rPr>
              <w:t xml:space="preserve"> show</w:t>
            </w:r>
            <w:r>
              <w:rPr>
                <w:rFonts w:asciiTheme="minorHAnsi" w:hAnsiTheme="minorHAnsi" w:cs="Arial"/>
                <w:sz w:val="20"/>
                <w:szCs w:val="20"/>
              </w:rPr>
              <w:t>s</w:t>
            </w:r>
            <w:r w:rsidRPr="00260947">
              <w:rPr>
                <w:rFonts w:asciiTheme="minorHAnsi" w:hAnsiTheme="minorHAnsi" w:cs="Arial"/>
                <w:sz w:val="20"/>
                <w:szCs w:val="20"/>
              </w:rPr>
              <w:t xml:space="preserve"> compliance for standard distribution system</w:t>
            </w:r>
            <w:r w:rsidR="00534D88">
              <w:rPr>
                <w:rFonts w:asciiTheme="minorHAnsi" w:hAnsiTheme="minorHAnsi" w:cs="Arial"/>
                <w:sz w:val="20"/>
                <w:szCs w:val="20"/>
              </w:rPr>
              <w:t>.</w:t>
            </w:r>
          </w:p>
        </w:tc>
      </w:tr>
      <w:tr w:rsidR="00D70068" w:rsidRPr="00F76C95" w14:paraId="7B8DA30F" w14:textId="77777777" w:rsidTr="006E788C">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0E" w14:textId="77777777" w:rsidR="00D70068" w:rsidRPr="005E7B39" w:rsidRDefault="00D70068" w:rsidP="003630E1">
            <w:pPr>
              <w:spacing w:after="0"/>
              <w:rPr>
                <w:rFonts w:asciiTheme="minorHAnsi" w:hAnsiTheme="minorHAnsi" w:cs="Arial"/>
                <w:b/>
                <w:sz w:val="20"/>
                <w:szCs w:val="20"/>
              </w:rPr>
            </w:pPr>
            <w:r w:rsidRPr="005E7B39">
              <w:rPr>
                <w:rFonts w:asciiTheme="minorHAnsi" w:hAnsiTheme="minorHAnsi" w:cs="Arial"/>
                <w:b/>
                <w:sz w:val="20"/>
                <w:szCs w:val="20"/>
              </w:rPr>
              <w:t xml:space="preserve">The responsible person’s signature on this compliance document affirms that all applicable requirements in this table have been met.  </w:t>
            </w:r>
          </w:p>
        </w:tc>
      </w:tr>
      <w:tr w:rsidR="00D70068" w:rsidRPr="00260947" w14:paraId="7B8DA311" w14:textId="77777777" w:rsidTr="006E788C">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056255F3" w14:textId="7A420339" w:rsidR="00AF556D" w:rsidRDefault="00284D0A"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G</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Pipe Insulation Credit </w:t>
            </w:r>
            <w:r w:rsidR="00DA7870">
              <w:rPr>
                <w:rFonts w:asciiTheme="minorHAnsi" w:hAnsiTheme="minorHAnsi" w:cs="Arial"/>
                <w:b/>
                <w:sz w:val="20"/>
                <w:szCs w:val="20"/>
              </w:rPr>
              <w:t>Requirements</w:t>
            </w:r>
            <w:r w:rsidR="00D70068" w:rsidRPr="00AF556D">
              <w:rPr>
                <w:rFonts w:asciiTheme="minorHAnsi" w:hAnsiTheme="minorHAnsi" w:cs="Arial"/>
                <w:sz w:val="20"/>
                <w:szCs w:val="20"/>
              </w:rPr>
              <w:t>(</w:t>
            </w:r>
            <w:r w:rsidR="00AF556D" w:rsidRPr="00AF556D">
              <w:rPr>
                <w:rFonts w:asciiTheme="minorHAnsi" w:hAnsiTheme="minorHAnsi" w:cs="Arial"/>
                <w:sz w:val="20"/>
                <w:szCs w:val="20"/>
              </w:rPr>
              <w:t>f</w:t>
            </w:r>
            <w:r w:rsidR="00D70068" w:rsidRPr="00AF556D">
              <w:rPr>
                <w:rFonts w:asciiTheme="minorHAnsi" w:hAnsiTheme="minorHAnsi" w:cs="Arial"/>
                <w:sz w:val="20"/>
                <w:szCs w:val="20"/>
              </w:rPr>
              <w:t>or trunk and branch Hot Water system)</w:t>
            </w:r>
            <w:r w:rsidR="00D70068" w:rsidRPr="006D2E42">
              <w:rPr>
                <w:rFonts w:asciiTheme="minorHAnsi" w:hAnsiTheme="minorHAnsi" w:cs="Arial"/>
                <w:sz w:val="20"/>
                <w:szCs w:val="20"/>
              </w:rPr>
              <w:t xml:space="preserve"> </w:t>
            </w:r>
          </w:p>
          <w:p w14:paraId="7B8DA310" w14:textId="07EDCBB7" w:rsidR="00836E65" w:rsidRDefault="00DA7870" w:rsidP="005E7B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14" w14:textId="77777777" w:rsidTr="00ED521E">
        <w:trPr>
          <w:trHeight w:val="350"/>
          <w:tblHeader/>
        </w:trPr>
        <w:tc>
          <w:tcPr>
            <w:tcW w:w="720" w:type="dxa"/>
            <w:vAlign w:val="center"/>
          </w:tcPr>
          <w:p w14:paraId="7B8DA312"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3896" w:type="dxa"/>
            <w:vAlign w:val="center"/>
          </w:tcPr>
          <w:p w14:paraId="7B8DA313" w14:textId="77777777" w:rsidR="00613409"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All hot water piping shall comply with the insulation requirements in Table 120.3-A.</w:t>
            </w:r>
            <w:r>
              <w:rPr>
                <w:rFonts w:asciiTheme="minorHAnsi" w:hAnsiTheme="minorHAnsi" w:cs="Arial"/>
                <w:sz w:val="20"/>
                <w:szCs w:val="20"/>
              </w:rPr>
              <w:t xml:space="preserve"> </w:t>
            </w:r>
            <w:r>
              <w:rPr>
                <w:rFonts w:asciiTheme="minorHAnsi" w:hAnsiTheme="minorHAnsi"/>
                <w:sz w:val="20"/>
                <w:szCs w:val="20"/>
              </w:rPr>
              <w:t>(RA 4.4.14)</w:t>
            </w:r>
          </w:p>
        </w:tc>
      </w:tr>
      <w:tr w:rsidR="00D70068" w:rsidRPr="00F76C95" w14:paraId="7B8DA316"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15" w14:textId="77777777" w:rsidR="00D70068" w:rsidRPr="006E69FE" w:rsidRDefault="00D70068" w:rsidP="005E7B39">
            <w:pPr>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17" w14:textId="77777777" w:rsidR="00D70068" w:rsidRPr="00260947" w:rsidRDefault="00D70068" w:rsidP="000504B8">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1A"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18" w14:textId="77777777" w:rsidR="00D70068" w:rsidRDefault="00284D0A" w:rsidP="005E7B39">
            <w:pPr>
              <w:spacing w:after="0" w:line="240" w:lineRule="auto"/>
              <w:rPr>
                <w:rFonts w:asciiTheme="minorHAnsi" w:hAnsiTheme="minorHAnsi" w:cs="Arial"/>
                <w:sz w:val="20"/>
                <w:szCs w:val="20"/>
              </w:rPr>
            </w:pPr>
            <w:r>
              <w:rPr>
                <w:rFonts w:asciiTheme="minorHAnsi" w:hAnsiTheme="minorHAnsi" w:cs="Arial"/>
                <w:b/>
                <w:sz w:val="20"/>
                <w:szCs w:val="20"/>
              </w:rPr>
              <w:t>H</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Parallel Piping</w:t>
            </w:r>
            <w:r w:rsidR="00D70068">
              <w:rPr>
                <w:rFonts w:asciiTheme="minorHAnsi" w:hAnsiTheme="minorHAnsi" w:cs="Arial"/>
                <w:b/>
                <w:sz w:val="20"/>
                <w:szCs w:val="20"/>
              </w:rPr>
              <w:t xml:space="preserve"> </w:t>
            </w:r>
            <w:r w:rsidR="00DA7870">
              <w:rPr>
                <w:rFonts w:asciiTheme="minorHAnsi" w:hAnsiTheme="minorHAnsi" w:cs="Arial"/>
                <w:b/>
                <w:sz w:val="20"/>
                <w:szCs w:val="20"/>
              </w:rPr>
              <w:t>Requirements</w:t>
            </w:r>
          </w:p>
          <w:p w14:paraId="7B8DA319" w14:textId="48ACD1C5" w:rsidR="00D70068" w:rsidRPr="00260947"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1D" w14:textId="77777777" w:rsidTr="006E788C">
        <w:trPr>
          <w:cantSplit/>
          <w:trHeight w:val="288"/>
          <w:tblHeader/>
        </w:trPr>
        <w:tc>
          <w:tcPr>
            <w:tcW w:w="720" w:type="dxa"/>
            <w:vAlign w:val="center"/>
          </w:tcPr>
          <w:p w14:paraId="7B8DA31B"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7B8DA31C" w14:textId="77777777" w:rsidR="00613409"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Each c</w:t>
            </w:r>
            <w:r w:rsidR="00D70068" w:rsidRPr="00260947">
              <w:rPr>
                <w:rFonts w:asciiTheme="minorHAnsi" w:hAnsiTheme="minorHAnsi" w:cs="Arial"/>
                <w:sz w:val="20"/>
                <w:szCs w:val="20"/>
              </w:rPr>
              <w:t xml:space="preserve">entral manifold </w:t>
            </w:r>
            <w:r w:rsidR="00D70068">
              <w:rPr>
                <w:rFonts w:asciiTheme="minorHAnsi" w:hAnsiTheme="minorHAnsi" w:cs="Arial"/>
                <w:sz w:val="20"/>
                <w:szCs w:val="20"/>
              </w:rPr>
              <w:t>has</w:t>
            </w:r>
            <w:r w:rsidR="00D70068" w:rsidRPr="00260947">
              <w:rPr>
                <w:rFonts w:asciiTheme="minorHAnsi" w:hAnsiTheme="minorHAnsi" w:cs="Arial"/>
                <w:sz w:val="20"/>
                <w:szCs w:val="20"/>
              </w:rPr>
              <w:t xml:space="preserve"> 15 feet or less of pipe between manifold and water heater</w:t>
            </w:r>
            <w:r w:rsidR="00D70068">
              <w:rPr>
                <w:rFonts w:asciiTheme="minorHAnsi" w:hAnsiTheme="minorHAnsi" w:cs="Arial"/>
                <w:sz w:val="20"/>
                <w:szCs w:val="20"/>
              </w:rPr>
              <w:t xml:space="preserve"> (RA 4.4.15)</w:t>
            </w:r>
          </w:p>
        </w:tc>
      </w:tr>
      <w:tr w:rsidR="00D70068" w:rsidRPr="00260947" w14:paraId="7B8DA320" w14:textId="77777777" w:rsidTr="006E788C">
        <w:trPr>
          <w:cantSplit/>
          <w:trHeight w:val="288"/>
          <w:tblHeader/>
        </w:trPr>
        <w:tc>
          <w:tcPr>
            <w:tcW w:w="720" w:type="dxa"/>
            <w:vAlign w:val="center"/>
          </w:tcPr>
          <w:p w14:paraId="7B8DA31E"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7B8DA31F"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For m</w:t>
            </w:r>
            <w:r w:rsidRPr="00260947">
              <w:rPr>
                <w:rFonts w:asciiTheme="minorHAnsi" w:hAnsiTheme="minorHAnsi" w:cs="Arial"/>
                <w:sz w:val="20"/>
                <w:szCs w:val="20"/>
              </w:rPr>
              <w:t>anifolds that include valves</w:t>
            </w:r>
            <w:r>
              <w:rPr>
                <w:rFonts w:asciiTheme="minorHAnsi" w:hAnsiTheme="minorHAnsi" w:cs="Arial"/>
                <w:sz w:val="20"/>
                <w:szCs w:val="20"/>
              </w:rPr>
              <w:t>,</w:t>
            </w:r>
            <w:r w:rsidRPr="00260947">
              <w:rPr>
                <w:rFonts w:asciiTheme="minorHAnsi" w:hAnsiTheme="minorHAnsi" w:cs="Arial"/>
                <w:sz w:val="20"/>
                <w:szCs w:val="20"/>
              </w:rPr>
              <w:t xml:space="preserve"> the manifold must be readily accessible in accordance with the plumbing code.</w:t>
            </w:r>
            <w:r>
              <w:rPr>
                <w:rFonts w:asciiTheme="minorHAnsi" w:hAnsiTheme="minorHAnsi" w:cs="Arial"/>
                <w:sz w:val="20"/>
                <w:szCs w:val="20"/>
              </w:rPr>
              <w:t xml:space="preserve"> (RA 4.4.4)</w:t>
            </w:r>
          </w:p>
        </w:tc>
      </w:tr>
      <w:tr w:rsidR="00D70068" w:rsidRPr="00260947" w14:paraId="7B8DA323" w14:textId="77777777" w:rsidTr="006E788C">
        <w:trPr>
          <w:cantSplit/>
          <w:trHeight w:val="288"/>
          <w:tblHeader/>
        </w:trPr>
        <w:tc>
          <w:tcPr>
            <w:tcW w:w="720" w:type="dxa"/>
            <w:vAlign w:val="center"/>
          </w:tcPr>
          <w:p w14:paraId="7B8DA321"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7B8DA322" w14:textId="5182A9A0" w:rsidR="00613409"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Hot water distribution system piping from the manifold to the fixtures and appliances must take the most direct path. </w:t>
            </w:r>
            <w:r>
              <w:rPr>
                <w:rFonts w:asciiTheme="minorHAnsi" w:hAnsiTheme="minorHAnsi" w:cs="Arial"/>
                <w:sz w:val="20"/>
                <w:szCs w:val="20"/>
              </w:rPr>
              <w:t>For instance, p</w:t>
            </w:r>
            <w:r w:rsidRPr="00260947">
              <w:rPr>
                <w:rFonts w:asciiTheme="minorHAnsi" w:hAnsiTheme="minorHAnsi" w:cs="Arial"/>
                <w:sz w:val="20"/>
                <w:szCs w:val="20"/>
              </w:rPr>
              <w:t>iping from a second story manifold cannot supply the first floor</w:t>
            </w:r>
            <w:r>
              <w:rPr>
                <w:rFonts w:asciiTheme="minorHAnsi" w:hAnsiTheme="minorHAnsi" w:cs="Arial"/>
                <w:sz w:val="20"/>
                <w:szCs w:val="20"/>
              </w:rPr>
              <w:t xml:space="preserve">. </w:t>
            </w:r>
            <w:r>
              <w:rPr>
                <w:rFonts w:asciiTheme="minorHAnsi" w:hAnsiTheme="minorHAnsi"/>
                <w:sz w:val="20"/>
                <w:szCs w:val="20"/>
              </w:rPr>
              <w:t xml:space="preserve">  (RA 4.4.4)</w:t>
            </w:r>
          </w:p>
        </w:tc>
      </w:tr>
      <w:tr w:rsidR="00D70068" w:rsidRPr="00260947" w14:paraId="7B8DA326" w14:textId="77777777" w:rsidTr="006E788C">
        <w:trPr>
          <w:cantSplit/>
          <w:trHeight w:val="288"/>
          <w:tblHeader/>
        </w:trPr>
        <w:tc>
          <w:tcPr>
            <w:tcW w:w="720" w:type="dxa"/>
            <w:vAlign w:val="center"/>
          </w:tcPr>
          <w:p w14:paraId="7B8DA324" w14:textId="77777777" w:rsidR="00D70068" w:rsidRPr="00260947"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vAlign w:val="center"/>
          </w:tcPr>
          <w:p w14:paraId="7B8DA325" w14:textId="3CB89FD7" w:rsidR="00D70068" w:rsidRPr="00260947"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The hot water distribution piping must be separated by at least </w:t>
            </w:r>
            <w:r w:rsidR="00534D88">
              <w:rPr>
                <w:rFonts w:asciiTheme="minorHAnsi" w:hAnsiTheme="minorHAnsi" w:cs="Arial"/>
                <w:sz w:val="20"/>
                <w:szCs w:val="20"/>
              </w:rPr>
              <w:t>2</w:t>
            </w:r>
            <w:r w:rsidRPr="00260947">
              <w:rPr>
                <w:rFonts w:asciiTheme="minorHAnsi" w:hAnsiTheme="minorHAnsi" w:cs="Arial"/>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534D88">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D70068" w:rsidRPr="00F76C95" w14:paraId="7B8DA328" w14:textId="77777777" w:rsidTr="006E788C">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6E69FE" w:rsidRDefault="00D70068" w:rsidP="005E7B39">
            <w:pPr>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29" w14:textId="77777777" w:rsidR="00D70068" w:rsidRDefault="00D70068" w:rsidP="00D70068">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919BD" w:rsidRPr="006D2E42" w14:paraId="0768B9D9" w14:textId="77777777" w:rsidTr="000919BD">
        <w:trPr>
          <w:trHeight w:val="144"/>
          <w:tblHeader/>
        </w:trPr>
        <w:tc>
          <w:tcPr>
            <w:tcW w:w="14616" w:type="dxa"/>
            <w:gridSpan w:val="2"/>
            <w:tcBorders>
              <w:bottom w:val="single" w:sz="4" w:space="0" w:color="auto"/>
            </w:tcBorders>
          </w:tcPr>
          <w:p w14:paraId="1A57DE86" w14:textId="710B03C3" w:rsidR="000919BD"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I. </w:t>
            </w:r>
            <w:r w:rsidRPr="006D2E42">
              <w:rPr>
                <w:rFonts w:asciiTheme="minorHAnsi" w:hAnsiTheme="minorHAnsi"/>
                <w:b/>
                <w:sz w:val="20"/>
                <w:szCs w:val="20"/>
              </w:rPr>
              <w:t>Point of Use</w:t>
            </w:r>
            <w:r>
              <w:rPr>
                <w:rFonts w:asciiTheme="minorHAnsi" w:hAnsiTheme="minorHAnsi"/>
                <w:b/>
                <w:sz w:val="20"/>
                <w:szCs w:val="20"/>
              </w:rPr>
              <w:t xml:space="preserve"> </w:t>
            </w:r>
            <w:r>
              <w:rPr>
                <w:rFonts w:asciiTheme="minorHAnsi" w:hAnsiTheme="minorHAnsi" w:cs="Arial"/>
                <w:b/>
                <w:sz w:val="20"/>
                <w:szCs w:val="20"/>
              </w:rPr>
              <w:t>Requirements</w:t>
            </w:r>
          </w:p>
          <w:p w14:paraId="380087DB" w14:textId="77777777" w:rsidR="000919BD" w:rsidRPr="006D2E42"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0919BD" w:rsidRPr="006D2E42" w14:paraId="333BF52C" w14:textId="77777777" w:rsidTr="000919BD">
        <w:trPr>
          <w:trHeight w:val="144"/>
          <w:tblHeader/>
        </w:trPr>
        <w:tc>
          <w:tcPr>
            <w:tcW w:w="720" w:type="dxa"/>
            <w:vAlign w:val="center"/>
          </w:tcPr>
          <w:p w14:paraId="57AE72C7" w14:textId="77777777" w:rsidR="000919BD" w:rsidRPr="00534D88"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534D88">
              <w:rPr>
                <w:rFonts w:asciiTheme="minorHAnsi" w:hAnsiTheme="minorHAnsi"/>
                <w:sz w:val="20"/>
                <w:szCs w:val="20"/>
              </w:rPr>
              <w:t>01</w:t>
            </w:r>
          </w:p>
        </w:tc>
        <w:tc>
          <w:tcPr>
            <w:tcW w:w="13896" w:type="dxa"/>
          </w:tcPr>
          <w:p w14:paraId="5A7617EE" w14:textId="77777777" w:rsidR="000919BD" w:rsidRPr="00534D88"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534D88">
              <w:rPr>
                <w:rFonts w:asciiTheme="minorHAnsi" w:hAnsiTheme="minorHAnsi"/>
                <w:sz w:val="20"/>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7F80E4EB" w14:textId="77777777" w:rsidR="000919BD" w:rsidRPr="00534D88" w:rsidRDefault="000919BD" w:rsidP="000919BD">
            <w:pPr>
              <w:pStyle w:val="TableTitle"/>
              <w:suppressAutoHyphens w:val="0"/>
              <w:spacing w:before="0"/>
              <w:rPr>
                <w:rFonts w:asciiTheme="minorHAnsi" w:eastAsia="Calibri" w:hAnsiTheme="minorHAnsi"/>
                <w:i w:val="0"/>
              </w:rPr>
            </w:pPr>
            <w:r w:rsidRPr="00534D88">
              <w:rPr>
                <w:rFonts w:asciiTheme="minorHAnsi" w:eastAsia="Calibri" w:hAnsiTheme="minorHAnsi"/>
                <w:i w:val="0"/>
              </w:rPr>
              <w:t>The maximum allowed length of piping for the longest run terminating in:</w:t>
            </w:r>
          </w:p>
          <w:p w14:paraId="0EDAF4F3" w14:textId="77777777" w:rsidR="000919BD" w:rsidRPr="009B3B3A" w:rsidRDefault="000919BD" w:rsidP="000919BD">
            <w:pPr>
              <w:pStyle w:val="TableTitle"/>
              <w:suppressAutoHyphens w:val="0"/>
              <w:spacing w:before="0"/>
              <w:rPr>
                <w:rFonts w:asciiTheme="minorHAnsi" w:eastAsia="Calibri" w:hAnsiTheme="minorHAnsi"/>
                <w:i w:val="0"/>
              </w:rPr>
            </w:pPr>
          </w:p>
          <w:p w14:paraId="00F3BF36" w14:textId="77777777" w:rsidR="000919BD" w:rsidRPr="00534D88" w:rsidRDefault="000919BD" w:rsidP="000919BD">
            <w:pPr>
              <w:pStyle w:val="TableTitle"/>
              <w:spacing w:before="0"/>
              <w:ind w:firstLine="432"/>
              <w:rPr>
                <w:rFonts w:asciiTheme="minorHAnsi" w:eastAsia="Calibri" w:hAnsiTheme="minorHAnsi"/>
                <w:i w:val="0"/>
              </w:rPr>
            </w:pPr>
            <w:r w:rsidRPr="00E31D3A">
              <w:rPr>
                <w:rFonts w:asciiTheme="minorHAnsi" w:eastAsia="Calibri" w:hAnsiTheme="minorHAnsi"/>
                <w:i w:val="0"/>
              </w:rPr>
              <w:t>3</w:t>
            </w:r>
            <w:r w:rsidRPr="00534D88">
              <w:rPr>
                <w:rFonts w:asciiTheme="minorHAnsi" w:eastAsia="Calibri" w:hAnsiTheme="minorHAnsi"/>
                <w:i w:val="0"/>
              </w:rPr>
              <w:t>/8 inch - For only one pipe size - max length allowed is 15 feet</w:t>
            </w:r>
          </w:p>
          <w:p w14:paraId="21FB1F2F" w14:textId="77777777" w:rsidR="000919BD" w:rsidRPr="009B3B3A" w:rsidRDefault="000919BD" w:rsidP="000919BD">
            <w:pPr>
              <w:pStyle w:val="TableTitle"/>
              <w:spacing w:before="0"/>
              <w:ind w:left="972"/>
              <w:rPr>
                <w:rFonts w:asciiTheme="minorHAnsi" w:eastAsia="Calibri" w:hAnsiTheme="minorHAnsi"/>
                <w:i w:val="0"/>
              </w:rPr>
            </w:pPr>
            <w:r w:rsidRPr="009B3B3A">
              <w:rPr>
                <w:rFonts w:asciiTheme="minorHAnsi" w:eastAsia="Calibri" w:hAnsiTheme="minorHAnsi"/>
                <w:i w:val="0"/>
              </w:rPr>
              <w:t xml:space="preserve">      For combination pipe sizes the max allowed length of 3/8 inch piping is 7.5 feet, of ½ inch piping is 5 feet, and ¾ inch piping is 2.5 feet.</w:t>
            </w:r>
          </w:p>
          <w:p w14:paraId="39E81A21" w14:textId="77777777" w:rsidR="000919BD" w:rsidRPr="00E31D3A" w:rsidRDefault="000919BD" w:rsidP="000919BD">
            <w:pPr>
              <w:pStyle w:val="TableTitle"/>
              <w:spacing w:before="0"/>
              <w:ind w:left="972"/>
              <w:rPr>
                <w:rFonts w:asciiTheme="minorHAnsi" w:eastAsia="Calibri" w:hAnsiTheme="minorHAnsi"/>
                <w:i w:val="0"/>
              </w:rPr>
            </w:pPr>
          </w:p>
          <w:p w14:paraId="183F30FB" w14:textId="77777777" w:rsidR="000919BD" w:rsidRPr="000E4E84" w:rsidRDefault="000919BD" w:rsidP="000919BD">
            <w:pPr>
              <w:pStyle w:val="TableTitle"/>
              <w:spacing w:before="0"/>
              <w:ind w:firstLine="432"/>
              <w:rPr>
                <w:rFonts w:asciiTheme="minorHAnsi" w:eastAsia="Calibri" w:hAnsiTheme="minorHAnsi"/>
                <w:i w:val="0"/>
              </w:rPr>
            </w:pPr>
            <w:r w:rsidRPr="000E4E84">
              <w:rPr>
                <w:rFonts w:asciiTheme="minorHAnsi" w:eastAsia="Calibri" w:hAnsiTheme="minorHAnsi"/>
                <w:i w:val="0"/>
              </w:rPr>
              <w:t>½ inch - For only one pipe size – max length allowed is 10 feet</w:t>
            </w:r>
          </w:p>
          <w:p w14:paraId="4B46C5E7" w14:textId="77777777" w:rsidR="000919BD" w:rsidRPr="001F1996" w:rsidRDefault="000919BD" w:rsidP="000919BD">
            <w:pPr>
              <w:pStyle w:val="TableTitle"/>
              <w:tabs>
                <w:tab w:val="left" w:pos="1260"/>
              </w:tabs>
              <w:spacing w:before="0"/>
              <w:ind w:left="1260" w:hanging="288"/>
              <w:rPr>
                <w:rFonts w:asciiTheme="minorHAnsi" w:eastAsia="Calibri" w:hAnsiTheme="minorHAnsi"/>
                <w:i w:val="0"/>
              </w:rPr>
            </w:pPr>
            <w:r w:rsidRPr="001F1996">
              <w:rPr>
                <w:rFonts w:asciiTheme="minorHAnsi" w:eastAsia="Calibri" w:hAnsiTheme="minorHAnsi"/>
                <w:i w:val="0"/>
              </w:rPr>
              <w:t xml:space="preserve">   For combination pipe sizes the allowed length of ½ inch piping is 5 feet, and ¾ inch piping is 2.5 feet.</w:t>
            </w:r>
          </w:p>
          <w:p w14:paraId="75231C03"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p>
          <w:p w14:paraId="5EF68AE9" w14:textId="77777777" w:rsidR="000919BD" w:rsidRPr="00534D88" w:rsidRDefault="000919BD" w:rsidP="000919BD">
            <w:pPr>
              <w:pStyle w:val="TableTitle"/>
              <w:spacing w:before="0"/>
              <w:ind w:firstLine="432"/>
              <w:rPr>
                <w:rFonts w:asciiTheme="minorHAnsi" w:hAnsiTheme="minorHAnsi"/>
              </w:rPr>
            </w:pPr>
            <w:r w:rsidRPr="00534D88">
              <w:rPr>
                <w:rFonts w:asciiTheme="minorHAnsi" w:hAnsiTheme="minorHAnsi"/>
                <w:i w:val="0"/>
              </w:rPr>
              <w:t>¾ inch - For only one pipe size = 5 feet</w:t>
            </w:r>
          </w:p>
        </w:tc>
      </w:tr>
      <w:tr w:rsidR="000919BD" w:rsidRPr="0023694B"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34D88"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534D88">
              <w:rPr>
                <w:rFonts w:asciiTheme="minorHAnsi" w:hAnsiTheme="minorHAnsi"/>
                <w:b/>
                <w:sz w:val="20"/>
                <w:szCs w:val="20"/>
              </w:rPr>
              <w:t xml:space="preserve">The responsible person’s signature on this compliance document affirms that all applicable requirements in this table have been met. </w:t>
            </w:r>
          </w:p>
        </w:tc>
      </w:tr>
    </w:tbl>
    <w:p w14:paraId="32D11679" w14:textId="77777777" w:rsidR="000919BD" w:rsidRPr="00260947" w:rsidRDefault="000919BD" w:rsidP="00D70068">
      <w:pPr>
        <w:spacing w:after="0" w:line="240" w:lineRule="auto"/>
        <w:rPr>
          <w:rFonts w:asciiTheme="minorHAnsi" w:hAnsiTheme="minorHAnsi" w:cs="Arial"/>
          <w:b/>
          <w:sz w:val="20"/>
          <w:szCs w:val="20"/>
        </w:rPr>
      </w:pPr>
    </w:p>
    <w:p w14:paraId="5BA69F8A" w14:textId="77777777" w:rsidR="000919BD" w:rsidRDefault="000919B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70068" w:rsidRPr="00260947" w14:paraId="7B8DA32C" w14:textId="77777777" w:rsidTr="006E788C">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2A" w14:textId="42E1C274" w:rsidR="00D70068" w:rsidRDefault="000919BD"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J</w:t>
            </w:r>
            <w:r w:rsidR="00D70068">
              <w:rPr>
                <w:rFonts w:asciiTheme="minorHAnsi" w:hAnsiTheme="minorHAnsi" w:cs="Arial"/>
                <w:b/>
                <w:sz w:val="20"/>
                <w:szCs w:val="20"/>
              </w:rPr>
              <w:t xml:space="preserve">. </w:t>
            </w:r>
            <w:r w:rsidR="00D70068" w:rsidRPr="00260947">
              <w:rPr>
                <w:rFonts w:asciiTheme="minorHAnsi" w:hAnsiTheme="minorHAnsi" w:cs="Arial"/>
                <w:b/>
                <w:sz w:val="20"/>
                <w:szCs w:val="20"/>
              </w:rPr>
              <w:t xml:space="preserve">Recirculation </w:t>
            </w:r>
            <w:r w:rsidR="00B32AA1">
              <w:rPr>
                <w:rFonts w:asciiTheme="minorHAnsi" w:hAnsiTheme="minorHAnsi" w:cs="Arial"/>
                <w:b/>
                <w:sz w:val="20"/>
                <w:szCs w:val="20"/>
              </w:rPr>
              <w:t>N</w:t>
            </w:r>
            <w:r w:rsidR="00D70068" w:rsidRPr="00260947">
              <w:rPr>
                <w:rFonts w:asciiTheme="minorHAnsi" w:hAnsiTheme="minorHAnsi" w:cs="Arial"/>
                <w:b/>
                <w:sz w:val="20"/>
                <w:szCs w:val="20"/>
              </w:rPr>
              <w:t>on</w:t>
            </w:r>
            <w:r w:rsidR="00B32AA1">
              <w:rPr>
                <w:rFonts w:asciiTheme="minorHAnsi" w:hAnsiTheme="minorHAnsi" w:cs="Arial"/>
                <w:b/>
                <w:sz w:val="20"/>
                <w:szCs w:val="20"/>
              </w:rPr>
              <w:t>-D</w:t>
            </w:r>
            <w:r w:rsidR="00D70068" w:rsidRPr="00260947">
              <w:rPr>
                <w:rFonts w:asciiTheme="minorHAnsi" w:hAnsiTheme="minorHAnsi" w:cs="Arial"/>
                <w:b/>
                <w:sz w:val="20"/>
                <w:szCs w:val="20"/>
              </w:rPr>
              <w:t xml:space="preserve">emand </w:t>
            </w:r>
            <w:r w:rsidR="00534D88">
              <w:rPr>
                <w:rFonts w:asciiTheme="minorHAnsi" w:hAnsiTheme="minorHAnsi" w:cs="Arial"/>
                <w:b/>
                <w:sz w:val="20"/>
                <w:szCs w:val="20"/>
              </w:rPr>
              <w:t>C</w:t>
            </w:r>
            <w:r w:rsidR="00D70068" w:rsidRPr="00260947">
              <w:rPr>
                <w:rFonts w:asciiTheme="minorHAnsi" w:hAnsiTheme="minorHAnsi" w:cs="Arial"/>
                <w:b/>
                <w:sz w:val="20"/>
                <w:szCs w:val="20"/>
              </w:rPr>
              <w:t xml:space="preserve">ontrols </w:t>
            </w:r>
            <w:r w:rsidR="00DA7870">
              <w:rPr>
                <w:rFonts w:asciiTheme="minorHAnsi" w:hAnsiTheme="minorHAnsi" w:cs="Arial"/>
                <w:b/>
                <w:sz w:val="20"/>
                <w:szCs w:val="20"/>
              </w:rPr>
              <w:t>Requirements</w:t>
            </w:r>
          </w:p>
          <w:p w14:paraId="7B8DA32B" w14:textId="73EF0E8D" w:rsidR="00D70068" w:rsidRPr="00260947"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D70068" w:rsidRPr="00260947" w14:paraId="7B8DA32F" w14:textId="77777777" w:rsidTr="006E788C">
        <w:trPr>
          <w:trHeight w:hRule="exact" w:val="288"/>
          <w:tblHeader/>
        </w:trPr>
        <w:tc>
          <w:tcPr>
            <w:tcW w:w="720" w:type="dxa"/>
            <w:vAlign w:val="center"/>
          </w:tcPr>
          <w:p w14:paraId="7B8DA32D"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7B8DA32E" w14:textId="350E2B5D"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If more than one loop installed each loop shall have its own pump and controls</w:t>
            </w:r>
            <w:r w:rsidR="00534D88">
              <w:rPr>
                <w:rFonts w:asciiTheme="minorHAnsi" w:hAnsiTheme="minorHAnsi" w:cs="Arial"/>
                <w:sz w:val="20"/>
                <w:szCs w:val="20"/>
              </w:rPr>
              <w:t>.</w:t>
            </w:r>
          </w:p>
        </w:tc>
      </w:tr>
      <w:tr w:rsidR="00D70068" w:rsidRPr="00260947" w14:paraId="7B8DA332" w14:textId="77777777" w:rsidTr="006E788C">
        <w:trPr>
          <w:trHeight w:val="288"/>
          <w:tblHeader/>
        </w:trPr>
        <w:tc>
          <w:tcPr>
            <w:tcW w:w="720" w:type="dxa"/>
            <w:vAlign w:val="center"/>
          </w:tcPr>
          <w:p w14:paraId="7B8DA330" w14:textId="77777777" w:rsidR="00836E65"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7B8DA331" w14:textId="77777777" w:rsidR="00D70068" w:rsidRPr="00260947"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70068">
              <w:rPr>
                <w:rFonts w:asciiTheme="minorHAnsi" w:hAnsiTheme="minorHAnsi" w:cs="Arial"/>
                <w:sz w:val="20"/>
                <w:szCs w:val="20"/>
              </w:rPr>
              <w:t>The active control shall be either: timer, temperature, or time and temperature. Timers shall be set to less</w:t>
            </w:r>
            <w:r w:rsidR="00B32AA1">
              <w:rPr>
                <w:rFonts w:asciiTheme="minorHAnsi" w:hAnsiTheme="minorHAnsi" w:cs="Arial"/>
                <w:sz w:val="20"/>
                <w:szCs w:val="20"/>
              </w:rPr>
              <w:t xml:space="preserve"> </w:t>
            </w:r>
            <w:r w:rsidR="00B32AA1" w:rsidRPr="00D70068">
              <w:rPr>
                <w:rFonts w:asciiTheme="minorHAnsi" w:hAnsiTheme="minorHAnsi" w:cs="Arial"/>
                <w:sz w:val="20"/>
                <w:szCs w:val="20"/>
              </w:rPr>
              <w:t>than 24 hours. The temperature sensor shall be connected to the piping and to the controls for the pump.</w:t>
            </w:r>
          </w:p>
        </w:tc>
      </w:tr>
      <w:tr w:rsidR="00D70068" w:rsidRPr="00F76C95" w14:paraId="7B8DA334" w14:textId="77777777" w:rsidTr="006E788C">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333" w14:textId="77777777" w:rsidR="00D70068" w:rsidRPr="006E69FE" w:rsidRDefault="00D70068" w:rsidP="005E7B3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6E69FE">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7B8DA335" w14:textId="77777777" w:rsidR="00D70068" w:rsidRPr="00260947" w:rsidRDefault="00D70068" w:rsidP="00D70068">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5"/>
        <w:gridCol w:w="13901"/>
      </w:tblGrid>
      <w:tr w:rsidR="00B32AA1" w:rsidRPr="006D2E42" w14:paraId="7B8DA338" w14:textId="77777777" w:rsidTr="006E788C">
        <w:trPr>
          <w:trHeight w:val="144"/>
          <w:tblHeader/>
        </w:trPr>
        <w:tc>
          <w:tcPr>
            <w:tcW w:w="14616" w:type="dxa"/>
            <w:gridSpan w:val="2"/>
            <w:tcBorders>
              <w:bottom w:val="single" w:sz="4" w:space="0" w:color="auto"/>
            </w:tcBorders>
          </w:tcPr>
          <w:p w14:paraId="7B8DA336" w14:textId="69EDB36E" w:rsidR="00613409"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K</w:t>
            </w:r>
            <w:r w:rsidR="00B32AA1">
              <w:rPr>
                <w:rFonts w:asciiTheme="minorHAnsi" w:hAnsiTheme="minorHAnsi"/>
                <w:b/>
                <w:sz w:val="20"/>
                <w:szCs w:val="20"/>
              </w:rPr>
              <w:t xml:space="preserve">. </w:t>
            </w:r>
            <w:r w:rsidR="00B32AA1" w:rsidRPr="006D2E42">
              <w:rPr>
                <w:rFonts w:asciiTheme="minorHAnsi" w:hAnsiTheme="minorHAnsi"/>
                <w:b/>
                <w:sz w:val="20"/>
                <w:szCs w:val="20"/>
              </w:rPr>
              <w:t>Demand Recirculation Manual Control</w:t>
            </w:r>
            <w:r w:rsidR="00DA7870">
              <w:rPr>
                <w:rFonts w:asciiTheme="minorHAnsi" w:hAnsiTheme="minorHAnsi"/>
                <w:b/>
                <w:sz w:val="20"/>
                <w:szCs w:val="20"/>
              </w:rPr>
              <w:t xml:space="preserve"> Requirements</w:t>
            </w:r>
          </w:p>
          <w:p w14:paraId="7B8DA337" w14:textId="7BA25716" w:rsidR="00DA7870" w:rsidRDefault="00DA7870"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534D88">
              <w:rPr>
                <w:rFonts w:asciiTheme="minorHAnsi" w:hAnsiTheme="minorHAnsi"/>
                <w:sz w:val="20"/>
                <w:szCs w:val="20"/>
              </w:rPr>
              <w:t>.</w:t>
            </w:r>
          </w:p>
        </w:tc>
      </w:tr>
      <w:tr w:rsidR="00B32AA1" w:rsidRPr="002D344E" w14:paraId="7B8DA33B" w14:textId="77777777" w:rsidTr="006E788C">
        <w:trPr>
          <w:trHeight w:val="144"/>
          <w:tblHeader/>
        </w:trPr>
        <w:tc>
          <w:tcPr>
            <w:tcW w:w="715" w:type="dxa"/>
            <w:tcBorders>
              <w:top w:val="single" w:sz="4" w:space="0" w:color="auto"/>
            </w:tcBorders>
            <w:vAlign w:val="center"/>
          </w:tcPr>
          <w:p w14:paraId="7B8DA339"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901" w:type="dxa"/>
            <w:tcBorders>
              <w:top w:val="single" w:sz="4" w:space="0" w:color="auto"/>
            </w:tcBorders>
            <w:vAlign w:val="center"/>
          </w:tcPr>
          <w:p w14:paraId="7B8DA33A"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2D344E" w14:paraId="7B8DA340" w14:textId="77777777" w:rsidTr="006E788C">
        <w:trPr>
          <w:trHeight w:val="144"/>
          <w:tblHeader/>
        </w:trPr>
        <w:tc>
          <w:tcPr>
            <w:tcW w:w="715" w:type="dxa"/>
            <w:vAlign w:val="center"/>
          </w:tcPr>
          <w:p w14:paraId="7B8DA33C"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901" w:type="dxa"/>
            <w:vAlign w:val="center"/>
          </w:tcPr>
          <w:p w14:paraId="7B8DA33D" w14:textId="77777777" w:rsidR="00B32AA1"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33E" w14:textId="0C4A0281" w:rsidR="00B32AA1" w:rsidRPr="00B36001" w:rsidRDefault="00B32AA1" w:rsidP="004408F0">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534D88">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534D88">
              <w:rPr>
                <w:sz w:val="20"/>
                <w:szCs w:val="20"/>
              </w:rPr>
              <w:t>°</w:t>
            </w:r>
            <w:r>
              <w:rPr>
                <w:rFonts w:asciiTheme="minorHAnsi" w:hAnsiTheme="minorHAnsi"/>
                <w:sz w:val="20"/>
                <w:szCs w:val="20"/>
              </w:rPr>
              <w:t>C</w:t>
            </w:r>
            <w:r w:rsidRPr="00B36001">
              <w:rPr>
                <w:sz w:val="20"/>
                <w:szCs w:val="20"/>
              </w:rPr>
              <w:t>) above the initial temperature of the water in the pipe</w:t>
            </w:r>
          </w:p>
          <w:p w14:paraId="7B8DA33F" w14:textId="63DDC600" w:rsidR="00B32AA1" w:rsidRDefault="00B32AA1" w:rsidP="00534D88">
            <w:pPr>
              <w:pStyle w:val="ListParagraph"/>
              <w:keepNext/>
              <w:numPr>
                <w:ilvl w:val="0"/>
                <w:numId w:val="22"/>
              </w:numPr>
              <w:spacing w:after="0" w:line="240" w:lineRule="auto"/>
              <w:ind w:left="634" w:hanging="317"/>
              <w:rPr>
                <w:sz w:val="20"/>
                <w:szCs w:val="20"/>
              </w:rPr>
            </w:pPr>
            <w:r w:rsidRPr="00CC3747">
              <w:rPr>
                <w:sz w:val="20"/>
                <w:szCs w:val="20"/>
              </w:rPr>
              <w:t>Not more than 102</w:t>
            </w:r>
            <w:r w:rsidR="00534D88">
              <w:rPr>
                <w:sz w:val="20"/>
                <w:szCs w:val="20"/>
              </w:rPr>
              <w:t>°</w:t>
            </w:r>
            <w:r>
              <w:rPr>
                <w:rFonts w:asciiTheme="minorHAnsi" w:hAnsiTheme="minorHAnsi"/>
                <w:sz w:val="20"/>
                <w:szCs w:val="20"/>
              </w:rPr>
              <w:t>F</w:t>
            </w:r>
            <w:r w:rsidRPr="00CC3747">
              <w:rPr>
                <w:sz w:val="20"/>
                <w:szCs w:val="20"/>
              </w:rPr>
              <w:t xml:space="preserve"> (38.9</w:t>
            </w:r>
            <w:r w:rsidR="00534D88">
              <w:rPr>
                <w:sz w:val="20"/>
                <w:szCs w:val="20"/>
              </w:rPr>
              <w:t>°</w:t>
            </w:r>
            <w:r>
              <w:rPr>
                <w:rFonts w:asciiTheme="minorHAnsi" w:hAnsiTheme="minorHAnsi"/>
                <w:sz w:val="20"/>
                <w:szCs w:val="20"/>
              </w:rPr>
              <w:t>C</w:t>
            </w:r>
            <w:r w:rsidRPr="00CC3747">
              <w:rPr>
                <w:sz w:val="20"/>
                <w:szCs w:val="20"/>
              </w:rPr>
              <w:t>).</w:t>
            </w:r>
          </w:p>
        </w:tc>
      </w:tr>
      <w:tr w:rsidR="00B32AA1" w:rsidRPr="002D344E" w14:paraId="7B8DA343" w14:textId="77777777" w:rsidTr="006E788C">
        <w:trPr>
          <w:trHeight w:val="144"/>
          <w:tblHeader/>
        </w:trPr>
        <w:tc>
          <w:tcPr>
            <w:tcW w:w="715" w:type="dxa"/>
            <w:vAlign w:val="center"/>
          </w:tcPr>
          <w:p w14:paraId="7B8DA341"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901" w:type="dxa"/>
            <w:vAlign w:val="center"/>
          </w:tcPr>
          <w:p w14:paraId="7B8DA342" w14:textId="77777777" w:rsidR="00B32AA1" w:rsidRDefault="00B32AA1" w:rsidP="000504B8">
            <w:pPr>
              <w:keepNext/>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B36001" w14:paraId="7B8DA349" w14:textId="77777777" w:rsidTr="006E788C">
        <w:trPr>
          <w:trHeight w:val="144"/>
          <w:tblHeader/>
        </w:trPr>
        <w:tc>
          <w:tcPr>
            <w:tcW w:w="715" w:type="dxa"/>
            <w:vAlign w:val="center"/>
          </w:tcPr>
          <w:p w14:paraId="7B8DA344"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901" w:type="dxa"/>
            <w:vAlign w:val="center"/>
          </w:tcPr>
          <w:p w14:paraId="7B8DA345" w14:textId="77777777" w:rsidR="00B32AA1" w:rsidRPr="00B3600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346"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w:t>
            </w:r>
            <w:r w:rsidR="004408F0">
              <w:rPr>
                <w:sz w:val="20"/>
                <w:szCs w:val="20"/>
              </w:rPr>
              <w:t xml:space="preserve">; </w:t>
            </w:r>
            <w:r w:rsidRPr="00B36001">
              <w:rPr>
                <w:sz w:val="20"/>
                <w:szCs w:val="20"/>
              </w:rPr>
              <w:t>or</w:t>
            </w:r>
          </w:p>
          <w:p w14:paraId="7B8DA347"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408F0">
              <w:rPr>
                <w:sz w:val="20"/>
                <w:szCs w:val="20"/>
              </w:rPr>
              <w:t>;</w:t>
            </w:r>
            <w:r w:rsidRPr="00B36001">
              <w:rPr>
                <w:sz w:val="20"/>
                <w:szCs w:val="20"/>
              </w:rPr>
              <w:t xml:space="preserve"> or</w:t>
            </w:r>
          </w:p>
          <w:p w14:paraId="7B8DA348" w14:textId="77777777" w:rsidR="00B32AA1" w:rsidRPr="00B36001" w:rsidRDefault="00B32AA1"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925504">
              <w:rPr>
                <w:sz w:val="20"/>
                <w:szCs w:val="20"/>
              </w:rPr>
              <w:t>-</w:t>
            </w:r>
            <w:r w:rsidRPr="00B36001">
              <w:rPr>
                <w:sz w:val="20"/>
                <w:szCs w:val="20"/>
              </w:rPr>
              <w:t>sensor shall be installed in an accessible location at the end of supply portion of the hot water distribution line (typically under a sink).</w:t>
            </w:r>
          </w:p>
        </w:tc>
      </w:tr>
      <w:tr w:rsidR="00B32AA1" w:rsidRPr="00B36001" w14:paraId="7B8DA34C" w14:textId="77777777" w:rsidTr="006E788C">
        <w:trPr>
          <w:trHeight w:val="144"/>
          <w:tblHeader/>
        </w:trPr>
        <w:tc>
          <w:tcPr>
            <w:tcW w:w="715" w:type="dxa"/>
            <w:vAlign w:val="center"/>
          </w:tcPr>
          <w:p w14:paraId="7B8DA34A"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901" w:type="dxa"/>
            <w:vAlign w:val="center"/>
          </w:tcPr>
          <w:p w14:paraId="7B8DA34B" w14:textId="77777777" w:rsidR="00B32AA1" w:rsidRPr="00B3600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14:paraId="7B8DA34F" w14:textId="77777777" w:rsidTr="006E788C">
        <w:trPr>
          <w:trHeight w:val="144"/>
          <w:tblHeader/>
        </w:trPr>
        <w:tc>
          <w:tcPr>
            <w:tcW w:w="715" w:type="dxa"/>
            <w:vAlign w:val="center"/>
          </w:tcPr>
          <w:p w14:paraId="7B8DA34D"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901" w:type="dxa"/>
            <w:vAlign w:val="center"/>
          </w:tcPr>
          <w:p w14:paraId="7B8DA34E"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2AA1" w:rsidRPr="006D2E42" w14:paraId="7B8DA352" w14:textId="77777777" w:rsidTr="006E788C">
        <w:trPr>
          <w:trHeight w:val="144"/>
          <w:tblHeader/>
        </w:trPr>
        <w:tc>
          <w:tcPr>
            <w:tcW w:w="715" w:type="dxa"/>
            <w:vAlign w:val="center"/>
          </w:tcPr>
          <w:p w14:paraId="7B8DA350" w14:textId="77777777" w:rsidR="00B32AA1" w:rsidRPr="002D344E"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901" w:type="dxa"/>
            <w:vAlign w:val="center"/>
          </w:tcPr>
          <w:p w14:paraId="7B8DA351" w14:textId="25E10208" w:rsidR="00B32AA1" w:rsidRPr="002D344E" w:rsidRDefault="00B32AA1" w:rsidP="006E69FE">
            <w:pPr>
              <w:keepNext/>
              <w:spacing w:after="0" w:line="240" w:lineRule="auto"/>
              <w:rPr>
                <w:sz w:val="20"/>
                <w:szCs w:val="20"/>
              </w:rPr>
            </w:pPr>
            <w:r w:rsidRPr="002D344E">
              <w:rPr>
                <w:sz w:val="20"/>
                <w:szCs w:val="20"/>
              </w:rPr>
              <w:t>If more than one loop installed each loop shall have its own pump and controls</w:t>
            </w:r>
            <w:r w:rsidR="009B3B3A">
              <w:rPr>
                <w:sz w:val="20"/>
                <w:szCs w:val="20"/>
              </w:rPr>
              <w:t>.</w:t>
            </w:r>
          </w:p>
        </w:tc>
      </w:tr>
      <w:tr w:rsidR="00B32AA1" w:rsidRPr="006D2E42" w14:paraId="7B8DA355" w14:textId="77777777" w:rsidTr="006E788C">
        <w:trPr>
          <w:trHeight w:val="144"/>
          <w:tblHeader/>
        </w:trPr>
        <w:tc>
          <w:tcPr>
            <w:tcW w:w="715" w:type="dxa"/>
            <w:vAlign w:val="center"/>
          </w:tcPr>
          <w:p w14:paraId="7B8DA353"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901" w:type="dxa"/>
            <w:vAlign w:val="center"/>
          </w:tcPr>
          <w:p w14:paraId="7B8DA354" w14:textId="77777777" w:rsidR="00B32AA1" w:rsidRPr="00D24BC5"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B32AA1" w:rsidRPr="006D2E42" w14:paraId="7B8DA358" w14:textId="77777777" w:rsidTr="006E788C">
        <w:trPr>
          <w:trHeight w:val="144"/>
          <w:tblHeader/>
        </w:trPr>
        <w:tc>
          <w:tcPr>
            <w:tcW w:w="715" w:type="dxa"/>
            <w:vAlign w:val="center"/>
          </w:tcPr>
          <w:p w14:paraId="7B8DA356"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901" w:type="dxa"/>
            <w:vAlign w:val="center"/>
          </w:tcPr>
          <w:p w14:paraId="7B8DA357" w14:textId="77777777" w:rsidR="00B32AA1" w:rsidRPr="00D24BC5"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B32AA1" w:rsidRPr="006D2E42" w14:paraId="7B8DA35B" w14:textId="77777777" w:rsidTr="006E788C">
        <w:trPr>
          <w:trHeight w:val="144"/>
          <w:tblHeader/>
        </w:trPr>
        <w:tc>
          <w:tcPr>
            <w:tcW w:w="715" w:type="dxa"/>
            <w:vAlign w:val="center"/>
          </w:tcPr>
          <w:p w14:paraId="7B8DA359"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901" w:type="dxa"/>
            <w:vAlign w:val="center"/>
          </w:tcPr>
          <w:p w14:paraId="7B8DA35A" w14:textId="77777777" w:rsidR="00B32AA1" w:rsidRPr="00D24BC5" w:rsidRDefault="00B32AA1" w:rsidP="006E69FE">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B32AA1" w:rsidRPr="006D2E42" w14:paraId="7B8DA35E" w14:textId="77777777" w:rsidTr="006E788C">
        <w:trPr>
          <w:trHeight w:val="144"/>
          <w:tblHeader/>
        </w:trPr>
        <w:tc>
          <w:tcPr>
            <w:tcW w:w="715" w:type="dxa"/>
            <w:vAlign w:val="center"/>
          </w:tcPr>
          <w:p w14:paraId="7B8DA35C"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901" w:type="dxa"/>
            <w:vAlign w:val="center"/>
          </w:tcPr>
          <w:p w14:paraId="7B8DA35D"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B32AA1" w:rsidRPr="006D2E42" w14:paraId="7B8DA361" w14:textId="77777777" w:rsidTr="006E788C">
        <w:trPr>
          <w:trHeight w:val="144"/>
          <w:tblHeader/>
        </w:trPr>
        <w:tc>
          <w:tcPr>
            <w:tcW w:w="715" w:type="dxa"/>
            <w:vAlign w:val="center"/>
          </w:tcPr>
          <w:p w14:paraId="7B8DA35F"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901" w:type="dxa"/>
            <w:vAlign w:val="center"/>
          </w:tcPr>
          <w:p w14:paraId="7B8DA360"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B32AA1" w:rsidRPr="006D2E42" w14:paraId="7B8DA364" w14:textId="77777777" w:rsidTr="006E788C">
        <w:trPr>
          <w:trHeight w:val="144"/>
          <w:tblHeader/>
        </w:trPr>
        <w:tc>
          <w:tcPr>
            <w:tcW w:w="715" w:type="dxa"/>
            <w:vAlign w:val="center"/>
          </w:tcPr>
          <w:p w14:paraId="7B8DA362" w14:textId="77777777" w:rsidR="00B32AA1" w:rsidRDefault="00B32AA1" w:rsidP="00B32A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901" w:type="dxa"/>
            <w:vAlign w:val="center"/>
          </w:tcPr>
          <w:p w14:paraId="7B8DA363" w14:textId="77777777" w:rsidR="00B32AA1" w:rsidRPr="00D24BC5" w:rsidRDefault="00B32AA1" w:rsidP="00B32AA1">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B32AA1" w:rsidRPr="006D2E42" w14:paraId="7B8DA366" w14:textId="77777777" w:rsidTr="006E788C">
        <w:trPr>
          <w:trHeight w:val="144"/>
          <w:tblHeader/>
        </w:trPr>
        <w:tc>
          <w:tcPr>
            <w:tcW w:w="14616" w:type="dxa"/>
            <w:gridSpan w:val="2"/>
            <w:vAlign w:val="center"/>
          </w:tcPr>
          <w:p w14:paraId="7B8DA365" w14:textId="77777777" w:rsidR="00B32AA1" w:rsidRPr="006E69FE" w:rsidRDefault="00B32AA1"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E69FE">
              <w:rPr>
                <w:rFonts w:asciiTheme="minorHAnsi" w:hAnsiTheme="minorHAnsi"/>
                <w:b/>
                <w:sz w:val="20"/>
                <w:szCs w:val="20"/>
              </w:rPr>
              <w:t xml:space="preserve">The responsible person’s signature on this compliance document affirms that all applicable requirements in this table have been met.  </w:t>
            </w:r>
          </w:p>
        </w:tc>
      </w:tr>
    </w:tbl>
    <w:p w14:paraId="7B8DA367" w14:textId="77777777" w:rsidR="00D70068" w:rsidRPr="00260947" w:rsidRDefault="00D70068" w:rsidP="00D70068">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470D3" w:rsidRPr="006D2E42" w14:paraId="7B8DA36A" w14:textId="77777777" w:rsidTr="006E788C">
        <w:trPr>
          <w:trHeight w:val="144"/>
          <w:tblHeader/>
        </w:trPr>
        <w:tc>
          <w:tcPr>
            <w:tcW w:w="14616" w:type="dxa"/>
            <w:gridSpan w:val="2"/>
            <w:tcBorders>
              <w:bottom w:val="single" w:sz="4" w:space="0" w:color="auto"/>
            </w:tcBorders>
          </w:tcPr>
          <w:p w14:paraId="7B8DA368" w14:textId="4E01CF7B" w:rsidR="00613409" w:rsidRPr="006E69FE"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L</w:t>
            </w:r>
            <w:r w:rsidR="000470D3" w:rsidRPr="006E69FE">
              <w:rPr>
                <w:rFonts w:asciiTheme="minorHAnsi" w:hAnsiTheme="minorHAnsi"/>
                <w:b/>
                <w:sz w:val="20"/>
                <w:szCs w:val="20"/>
              </w:rPr>
              <w:t>. Demand Recirculation Sensor Control</w:t>
            </w:r>
            <w:r w:rsidR="00DA7870" w:rsidRPr="006E69FE">
              <w:rPr>
                <w:rFonts w:asciiTheme="minorHAnsi" w:hAnsiTheme="minorHAnsi"/>
                <w:b/>
                <w:sz w:val="20"/>
                <w:szCs w:val="20"/>
              </w:rPr>
              <w:t xml:space="preserve"> Requirements</w:t>
            </w:r>
          </w:p>
          <w:p w14:paraId="7B8DA369" w14:textId="77777777" w:rsidR="00DA7870" w:rsidRPr="006E69FE" w:rsidRDefault="00DA7870" w:rsidP="006E788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E69FE">
              <w:rPr>
                <w:rFonts w:asciiTheme="minorHAnsi" w:hAnsiTheme="minorHAnsi"/>
                <w:sz w:val="20"/>
                <w:szCs w:val="20"/>
              </w:rPr>
              <w:t>Systems that utilize this distribution type shall comply with these requirements</w:t>
            </w:r>
          </w:p>
        </w:tc>
      </w:tr>
      <w:tr w:rsidR="000470D3" w:rsidRPr="002D344E" w14:paraId="7B8DA36D" w14:textId="77777777" w:rsidTr="006E788C">
        <w:trPr>
          <w:trHeight w:val="144"/>
          <w:tblHeader/>
        </w:trPr>
        <w:tc>
          <w:tcPr>
            <w:tcW w:w="720" w:type="dxa"/>
            <w:tcBorders>
              <w:top w:val="single" w:sz="4" w:space="0" w:color="auto"/>
            </w:tcBorders>
            <w:vAlign w:val="center"/>
          </w:tcPr>
          <w:p w14:paraId="7B8DA36B"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01</w:t>
            </w:r>
          </w:p>
        </w:tc>
        <w:tc>
          <w:tcPr>
            <w:tcW w:w="13896" w:type="dxa"/>
            <w:tcBorders>
              <w:top w:val="single" w:sz="4" w:space="0" w:color="auto"/>
            </w:tcBorders>
            <w:vAlign w:val="center"/>
          </w:tcPr>
          <w:p w14:paraId="7B8DA36C" w14:textId="7777777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470D3" w:rsidRPr="002D344E" w14:paraId="7B8DA372" w14:textId="77777777" w:rsidTr="006E788C">
        <w:trPr>
          <w:trHeight w:val="144"/>
          <w:tblHeader/>
        </w:trPr>
        <w:tc>
          <w:tcPr>
            <w:tcW w:w="720" w:type="dxa"/>
            <w:vAlign w:val="center"/>
          </w:tcPr>
          <w:p w14:paraId="7B8DA36E"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02</w:t>
            </w:r>
          </w:p>
        </w:tc>
        <w:tc>
          <w:tcPr>
            <w:tcW w:w="13896" w:type="dxa"/>
            <w:vAlign w:val="center"/>
          </w:tcPr>
          <w:p w14:paraId="7B8DA36F" w14:textId="7777777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After the pump has been activated, the controls shall allow the pump to operate until the water temperature at the thermo-sensor rises to one of the following values: </w:t>
            </w:r>
            <w:r w:rsidRPr="006E69FE">
              <w:rPr>
                <w:rFonts w:asciiTheme="minorHAnsi" w:hAnsiTheme="minorHAnsi"/>
                <w:sz w:val="20"/>
                <w:szCs w:val="20"/>
              </w:rPr>
              <w:t>(RA4.4.13)</w:t>
            </w:r>
          </w:p>
          <w:p w14:paraId="7B8DA370" w14:textId="0F7FD134" w:rsidR="000470D3" w:rsidRPr="006E69FE" w:rsidRDefault="000470D3" w:rsidP="004408F0">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Not more than 10</w:t>
            </w:r>
            <w:r w:rsidR="009B3B3A">
              <w:rPr>
                <w:sz w:val="20"/>
                <w:szCs w:val="20"/>
              </w:rPr>
              <w:t>°</w:t>
            </w:r>
            <w:r w:rsidRPr="006E69FE">
              <w:rPr>
                <w:rFonts w:asciiTheme="minorHAnsi" w:hAnsiTheme="minorHAnsi"/>
                <w:sz w:val="20"/>
                <w:szCs w:val="20"/>
              </w:rPr>
              <w:t>F</w:t>
            </w:r>
            <w:r w:rsidRPr="006E69FE">
              <w:rPr>
                <w:sz w:val="20"/>
                <w:szCs w:val="20"/>
              </w:rPr>
              <w:t xml:space="preserve"> ( 5.6</w:t>
            </w:r>
            <w:r w:rsidR="009B3B3A">
              <w:rPr>
                <w:sz w:val="20"/>
                <w:szCs w:val="20"/>
              </w:rPr>
              <w:t>°</w:t>
            </w:r>
            <w:r w:rsidRPr="006E69FE">
              <w:rPr>
                <w:rFonts w:asciiTheme="minorHAnsi" w:hAnsiTheme="minorHAnsi"/>
                <w:sz w:val="20"/>
                <w:szCs w:val="20"/>
              </w:rPr>
              <w:t>C</w:t>
            </w:r>
            <w:r w:rsidRPr="006E69FE">
              <w:rPr>
                <w:sz w:val="20"/>
                <w:szCs w:val="20"/>
              </w:rPr>
              <w:t>) above the initial temperature of the water in the pipe</w:t>
            </w:r>
          </w:p>
          <w:p w14:paraId="7B8DA371" w14:textId="07672F9C" w:rsidR="000470D3" w:rsidRPr="006E69FE" w:rsidRDefault="000470D3" w:rsidP="009B3B3A">
            <w:pPr>
              <w:pStyle w:val="ListParagraph"/>
              <w:keepNext/>
              <w:numPr>
                <w:ilvl w:val="0"/>
                <w:numId w:val="22"/>
              </w:numPr>
              <w:spacing w:after="0" w:line="240" w:lineRule="auto"/>
              <w:ind w:left="634" w:hanging="317"/>
              <w:rPr>
                <w:sz w:val="20"/>
                <w:szCs w:val="20"/>
              </w:rPr>
            </w:pPr>
            <w:r w:rsidRPr="006E69FE">
              <w:rPr>
                <w:sz w:val="20"/>
                <w:szCs w:val="20"/>
              </w:rPr>
              <w:t>Not more than 102</w:t>
            </w:r>
            <w:r w:rsidR="009B3B3A">
              <w:rPr>
                <w:sz w:val="20"/>
                <w:szCs w:val="20"/>
              </w:rPr>
              <w:t>°</w:t>
            </w:r>
            <w:r w:rsidRPr="006E69FE">
              <w:rPr>
                <w:rFonts w:asciiTheme="minorHAnsi" w:hAnsiTheme="minorHAnsi"/>
                <w:sz w:val="20"/>
                <w:szCs w:val="20"/>
              </w:rPr>
              <w:t>F</w:t>
            </w:r>
            <w:r w:rsidRPr="006E69FE">
              <w:rPr>
                <w:sz w:val="20"/>
                <w:szCs w:val="20"/>
              </w:rPr>
              <w:t xml:space="preserve"> (38.9</w:t>
            </w:r>
            <w:r w:rsidR="009B3B3A">
              <w:rPr>
                <w:sz w:val="20"/>
                <w:szCs w:val="20"/>
              </w:rPr>
              <w:t>°</w:t>
            </w:r>
            <w:r w:rsidRPr="006E69FE">
              <w:rPr>
                <w:rFonts w:asciiTheme="minorHAnsi" w:hAnsiTheme="minorHAnsi"/>
                <w:sz w:val="20"/>
                <w:szCs w:val="20"/>
              </w:rPr>
              <w:t>C</w:t>
            </w:r>
            <w:r w:rsidRPr="006E69FE">
              <w:rPr>
                <w:sz w:val="20"/>
                <w:szCs w:val="20"/>
              </w:rPr>
              <w:t>).</w:t>
            </w:r>
          </w:p>
        </w:tc>
      </w:tr>
      <w:tr w:rsidR="000470D3" w:rsidRPr="002D344E" w14:paraId="7B8DA375" w14:textId="77777777" w:rsidTr="006E788C">
        <w:trPr>
          <w:trHeight w:val="144"/>
          <w:tblHeader/>
        </w:trPr>
        <w:tc>
          <w:tcPr>
            <w:tcW w:w="720" w:type="dxa"/>
            <w:vAlign w:val="center"/>
          </w:tcPr>
          <w:p w14:paraId="7B8DA373"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03</w:t>
            </w:r>
          </w:p>
        </w:tc>
        <w:tc>
          <w:tcPr>
            <w:tcW w:w="13896" w:type="dxa"/>
            <w:vAlign w:val="center"/>
          </w:tcPr>
          <w:p w14:paraId="7B8DA374" w14:textId="77777777" w:rsidR="000470D3" w:rsidRPr="006E69FE" w:rsidRDefault="000470D3" w:rsidP="006E69FE">
            <w:pPr>
              <w:keepNext/>
              <w:spacing w:after="0" w:line="240" w:lineRule="auto"/>
              <w:rPr>
                <w:sz w:val="20"/>
                <w:szCs w:val="20"/>
              </w:rPr>
            </w:pPr>
            <w:r w:rsidRPr="006E69FE">
              <w:rPr>
                <w:sz w:val="20"/>
                <w:szCs w:val="20"/>
              </w:rPr>
              <w:t xml:space="preserve">The controls shall limit pump operation to a maximum of 10 minutes following any activation. This is provided in the event that the normal means of shutting off the pump have failed. </w:t>
            </w:r>
            <w:r w:rsidRPr="006E69FE">
              <w:rPr>
                <w:rFonts w:asciiTheme="minorHAnsi" w:hAnsiTheme="minorHAnsi"/>
                <w:sz w:val="20"/>
                <w:szCs w:val="20"/>
              </w:rPr>
              <w:t>(RA4.4.13)</w:t>
            </w:r>
          </w:p>
        </w:tc>
      </w:tr>
      <w:tr w:rsidR="000470D3" w:rsidRPr="00B36001" w14:paraId="7B8DA37B" w14:textId="77777777" w:rsidTr="006E788C">
        <w:trPr>
          <w:trHeight w:val="144"/>
          <w:tblHeader/>
        </w:trPr>
        <w:tc>
          <w:tcPr>
            <w:tcW w:w="720" w:type="dxa"/>
            <w:vAlign w:val="center"/>
          </w:tcPr>
          <w:p w14:paraId="7B8DA376"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04</w:t>
            </w:r>
          </w:p>
        </w:tc>
        <w:tc>
          <w:tcPr>
            <w:tcW w:w="13896" w:type="dxa"/>
            <w:vAlign w:val="center"/>
          </w:tcPr>
          <w:p w14:paraId="7B8DA377"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Pump and control placement shall meet one of the following criteria: </w:t>
            </w:r>
            <w:r w:rsidRPr="006E69FE">
              <w:rPr>
                <w:rFonts w:asciiTheme="minorHAnsi" w:hAnsiTheme="minorHAnsi"/>
                <w:sz w:val="20"/>
                <w:szCs w:val="20"/>
              </w:rPr>
              <w:t>(RA4.4.13)</w:t>
            </w:r>
          </w:p>
          <w:p w14:paraId="7B8DA378"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When a dedicated return line has been installed the pump, controls and thermo-sensor are installed at the end of the supply portion of the recirculation loop; or</w:t>
            </w:r>
          </w:p>
          <w:p w14:paraId="7B8DA379"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408F0">
              <w:rPr>
                <w:sz w:val="20"/>
                <w:szCs w:val="20"/>
              </w:rPr>
              <w:t>;</w:t>
            </w:r>
            <w:r w:rsidRPr="006E69FE">
              <w:rPr>
                <w:sz w:val="20"/>
                <w:szCs w:val="20"/>
              </w:rPr>
              <w:t xml:space="preserve"> or</w:t>
            </w:r>
          </w:p>
          <w:p w14:paraId="7B8DA37A" w14:textId="77777777" w:rsidR="000470D3" w:rsidRPr="006E69FE" w:rsidRDefault="000470D3" w:rsidP="004408F0">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6E69FE">
              <w:rPr>
                <w:sz w:val="20"/>
                <w:szCs w:val="20"/>
              </w:rPr>
              <w:t>When the cold water line is used as the return, the pump, demand controls and thermo</w:t>
            </w:r>
            <w:r w:rsidR="00925504">
              <w:rPr>
                <w:sz w:val="20"/>
                <w:szCs w:val="20"/>
              </w:rPr>
              <w:t>-</w:t>
            </w:r>
            <w:r w:rsidRPr="006E69FE">
              <w:rPr>
                <w:sz w:val="20"/>
                <w:szCs w:val="20"/>
              </w:rPr>
              <w:t>sensor shall be installed in an accessible location at the end of supply portion of the hot water distribution line (typically under a sink).</w:t>
            </w:r>
          </w:p>
        </w:tc>
      </w:tr>
      <w:tr w:rsidR="000470D3" w:rsidRPr="00B36001" w14:paraId="7B8DA37E" w14:textId="77777777" w:rsidTr="006E788C">
        <w:trPr>
          <w:trHeight w:val="144"/>
          <w:tblHeader/>
        </w:trPr>
        <w:tc>
          <w:tcPr>
            <w:tcW w:w="720" w:type="dxa"/>
            <w:vAlign w:val="center"/>
          </w:tcPr>
          <w:p w14:paraId="7B8DA37C"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05</w:t>
            </w:r>
          </w:p>
        </w:tc>
        <w:tc>
          <w:tcPr>
            <w:tcW w:w="13896" w:type="dxa"/>
            <w:vAlign w:val="center"/>
          </w:tcPr>
          <w:p w14:paraId="7B8DA37D"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Insulation is not required on the cold water line when it is used as the return. </w:t>
            </w:r>
            <w:r w:rsidRPr="006E69FE">
              <w:rPr>
                <w:rFonts w:asciiTheme="minorHAnsi" w:hAnsiTheme="minorHAnsi"/>
                <w:sz w:val="20"/>
                <w:szCs w:val="20"/>
              </w:rPr>
              <w:t>(RA4.4.13)</w:t>
            </w:r>
          </w:p>
        </w:tc>
      </w:tr>
      <w:tr w:rsidR="000470D3" w14:paraId="7B8DA381" w14:textId="77777777" w:rsidTr="006E788C">
        <w:trPr>
          <w:trHeight w:val="144"/>
          <w:tblHeader/>
        </w:trPr>
        <w:tc>
          <w:tcPr>
            <w:tcW w:w="720" w:type="dxa"/>
            <w:vAlign w:val="center"/>
          </w:tcPr>
          <w:p w14:paraId="7B8DA37F"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06</w:t>
            </w:r>
          </w:p>
        </w:tc>
        <w:tc>
          <w:tcPr>
            <w:tcW w:w="13896" w:type="dxa"/>
            <w:vAlign w:val="center"/>
          </w:tcPr>
          <w:p w14:paraId="7B8DA380"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 xml:space="preserve">Each control shall have standby power of 1 Watt or less.  Controls may be located in individual units or on the loop. Controls may be activated by wired or wireless mechanisms, including buttons, motion sensors, door switches and flow switches. </w:t>
            </w:r>
            <w:r w:rsidRPr="006E69FE">
              <w:rPr>
                <w:rFonts w:asciiTheme="minorHAnsi" w:hAnsiTheme="minorHAnsi"/>
                <w:sz w:val="20"/>
                <w:szCs w:val="20"/>
              </w:rPr>
              <w:t>(RA4.4.13)</w:t>
            </w:r>
          </w:p>
        </w:tc>
      </w:tr>
      <w:tr w:rsidR="000470D3" w:rsidRPr="006D2E42" w14:paraId="7B8DA384" w14:textId="77777777" w:rsidTr="006E788C">
        <w:trPr>
          <w:trHeight w:val="144"/>
          <w:tblHeader/>
        </w:trPr>
        <w:tc>
          <w:tcPr>
            <w:tcW w:w="720" w:type="dxa"/>
            <w:vAlign w:val="center"/>
          </w:tcPr>
          <w:p w14:paraId="7B8DA382"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07</w:t>
            </w:r>
          </w:p>
        </w:tc>
        <w:tc>
          <w:tcPr>
            <w:tcW w:w="13896" w:type="dxa"/>
            <w:vAlign w:val="center"/>
          </w:tcPr>
          <w:p w14:paraId="7B8DA383" w14:textId="0B570ED7" w:rsidR="000470D3" w:rsidRPr="006E69FE" w:rsidRDefault="000470D3" w:rsidP="006E69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6E69FE">
              <w:rPr>
                <w:sz w:val="20"/>
                <w:szCs w:val="20"/>
              </w:rPr>
              <w:t>If more than one loop installed each loop shall have its own pump and controls</w:t>
            </w:r>
            <w:r w:rsidR="009B3B3A">
              <w:rPr>
                <w:sz w:val="20"/>
                <w:szCs w:val="20"/>
              </w:rPr>
              <w:t>.</w:t>
            </w:r>
          </w:p>
        </w:tc>
      </w:tr>
      <w:tr w:rsidR="000470D3" w:rsidRPr="006D2E42" w14:paraId="7B8DA387" w14:textId="77777777" w:rsidTr="006E788C">
        <w:trPr>
          <w:trHeight w:val="144"/>
          <w:tblHeader/>
        </w:trPr>
        <w:tc>
          <w:tcPr>
            <w:tcW w:w="720" w:type="dxa"/>
            <w:vAlign w:val="center"/>
          </w:tcPr>
          <w:p w14:paraId="7B8DA385"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08</w:t>
            </w:r>
          </w:p>
        </w:tc>
        <w:tc>
          <w:tcPr>
            <w:tcW w:w="13896" w:type="dxa"/>
            <w:vAlign w:val="center"/>
          </w:tcPr>
          <w:p w14:paraId="7B8DA386"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6E69FE">
              <w:rPr>
                <w:rFonts w:asciiTheme="minorHAnsi" w:hAnsiTheme="minorHAnsi" w:cs="Arial"/>
                <w:sz w:val="20"/>
                <w:szCs w:val="20"/>
              </w:rPr>
              <w:t>Automatic Air release valve is installed on the inlet side of the recirculation pump per Section 110.3(c</w:t>
            </w:r>
            <w:proofErr w:type="gramStart"/>
            <w:r w:rsidRPr="006E69FE">
              <w:rPr>
                <w:rFonts w:asciiTheme="minorHAnsi" w:hAnsiTheme="minorHAnsi" w:cs="Arial"/>
                <w:sz w:val="20"/>
                <w:szCs w:val="20"/>
              </w:rPr>
              <w:t>)5A</w:t>
            </w:r>
            <w:proofErr w:type="gramEnd"/>
            <w:r w:rsidRPr="006E69FE">
              <w:rPr>
                <w:rFonts w:asciiTheme="minorHAnsi" w:hAnsiTheme="minorHAnsi" w:cs="Arial"/>
                <w:sz w:val="20"/>
                <w:szCs w:val="20"/>
              </w:rPr>
              <w:t>.</w:t>
            </w:r>
          </w:p>
        </w:tc>
      </w:tr>
      <w:tr w:rsidR="000470D3" w:rsidRPr="006D2E42" w14:paraId="7B8DA38A" w14:textId="77777777" w:rsidTr="006E788C">
        <w:trPr>
          <w:trHeight w:val="144"/>
          <w:tblHeader/>
        </w:trPr>
        <w:tc>
          <w:tcPr>
            <w:tcW w:w="720" w:type="dxa"/>
            <w:vAlign w:val="center"/>
          </w:tcPr>
          <w:p w14:paraId="7B8DA388"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09</w:t>
            </w:r>
          </w:p>
        </w:tc>
        <w:tc>
          <w:tcPr>
            <w:tcW w:w="13896" w:type="dxa"/>
            <w:vAlign w:val="center"/>
          </w:tcPr>
          <w:p w14:paraId="7B8DA389"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6E69FE">
              <w:rPr>
                <w:rFonts w:asciiTheme="minorHAnsi" w:hAnsiTheme="minorHAnsi" w:cs="Arial"/>
                <w:sz w:val="20"/>
                <w:szCs w:val="20"/>
              </w:rPr>
              <w:t>A check valve is located between the recirculation pump and the water heater per Section 110.3(c</w:t>
            </w:r>
            <w:proofErr w:type="gramStart"/>
            <w:r w:rsidRPr="006E69FE">
              <w:rPr>
                <w:rFonts w:asciiTheme="minorHAnsi" w:hAnsiTheme="minorHAnsi" w:cs="Arial"/>
                <w:sz w:val="20"/>
                <w:szCs w:val="20"/>
              </w:rPr>
              <w:t>)5B</w:t>
            </w:r>
            <w:proofErr w:type="gramEnd"/>
            <w:r w:rsidRPr="006E69FE">
              <w:rPr>
                <w:rFonts w:asciiTheme="minorHAnsi" w:hAnsiTheme="minorHAnsi" w:cs="Arial"/>
                <w:sz w:val="20"/>
                <w:szCs w:val="20"/>
              </w:rPr>
              <w:t>.</w:t>
            </w:r>
          </w:p>
        </w:tc>
      </w:tr>
      <w:tr w:rsidR="000470D3" w:rsidRPr="006D2E42" w14:paraId="7B8DA38D" w14:textId="77777777" w:rsidTr="006E788C">
        <w:trPr>
          <w:trHeight w:val="144"/>
          <w:tblHeader/>
        </w:trPr>
        <w:tc>
          <w:tcPr>
            <w:tcW w:w="720" w:type="dxa"/>
            <w:vAlign w:val="center"/>
          </w:tcPr>
          <w:p w14:paraId="7B8DA38B"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10</w:t>
            </w:r>
          </w:p>
        </w:tc>
        <w:tc>
          <w:tcPr>
            <w:tcW w:w="13896" w:type="dxa"/>
            <w:vAlign w:val="center"/>
          </w:tcPr>
          <w:p w14:paraId="7B8DA38C" w14:textId="77777777" w:rsidR="000470D3" w:rsidRPr="006E69FE" w:rsidRDefault="000470D3" w:rsidP="006E69FE">
            <w:pPr>
              <w:keepNext/>
              <w:spacing w:after="0" w:line="240" w:lineRule="auto"/>
              <w:rPr>
                <w:rFonts w:asciiTheme="minorHAnsi" w:hAnsiTheme="minorHAnsi" w:cs="Arial"/>
                <w:sz w:val="20"/>
                <w:szCs w:val="20"/>
              </w:rPr>
            </w:pPr>
            <w:r w:rsidRPr="006E69FE">
              <w:rPr>
                <w:rFonts w:asciiTheme="minorHAnsi" w:hAnsiTheme="minorHAnsi" w:cs="Arial"/>
                <w:sz w:val="20"/>
                <w:szCs w:val="20"/>
              </w:rPr>
              <w:t xml:space="preserve">Hose </w:t>
            </w:r>
            <w:proofErr w:type="spellStart"/>
            <w:r w:rsidRPr="006E69FE">
              <w:rPr>
                <w:rFonts w:asciiTheme="minorHAnsi" w:hAnsiTheme="minorHAnsi" w:cs="Arial"/>
                <w:sz w:val="20"/>
                <w:szCs w:val="20"/>
              </w:rPr>
              <w:t>bibb</w:t>
            </w:r>
            <w:proofErr w:type="spellEnd"/>
            <w:r w:rsidRPr="006E69FE">
              <w:rPr>
                <w:rFonts w:asciiTheme="minorHAnsi" w:hAnsiTheme="minorHAnsi" w:cs="Arial"/>
                <w:sz w:val="20"/>
                <w:szCs w:val="20"/>
              </w:rPr>
              <w:t xml:space="preserve"> is installed between the pump and the water heating equipment with an isolation valve between the hose </w:t>
            </w:r>
            <w:proofErr w:type="spellStart"/>
            <w:r w:rsidRPr="006E69FE">
              <w:rPr>
                <w:rFonts w:asciiTheme="minorHAnsi" w:hAnsiTheme="minorHAnsi" w:cs="Arial"/>
                <w:sz w:val="20"/>
                <w:szCs w:val="20"/>
              </w:rPr>
              <w:t>bibb</w:t>
            </w:r>
            <w:proofErr w:type="spellEnd"/>
            <w:r w:rsidRPr="006E69FE">
              <w:rPr>
                <w:rFonts w:asciiTheme="minorHAnsi" w:hAnsiTheme="minorHAnsi" w:cs="Arial"/>
                <w:sz w:val="20"/>
                <w:szCs w:val="20"/>
              </w:rPr>
              <w:t xml:space="preserve"> and the water heating equipment per Section 110.3(c</w:t>
            </w:r>
            <w:proofErr w:type="gramStart"/>
            <w:r w:rsidRPr="006E69FE">
              <w:rPr>
                <w:rFonts w:asciiTheme="minorHAnsi" w:hAnsiTheme="minorHAnsi" w:cs="Arial"/>
                <w:sz w:val="20"/>
                <w:szCs w:val="20"/>
              </w:rPr>
              <w:t>)5C</w:t>
            </w:r>
            <w:proofErr w:type="gramEnd"/>
            <w:r w:rsidRPr="006E69FE">
              <w:rPr>
                <w:rFonts w:asciiTheme="minorHAnsi" w:hAnsiTheme="minorHAnsi" w:cs="Arial"/>
                <w:sz w:val="20"/>
                <w:szCs w:val="20"/>
              </w:rPr>
              <w:t>.</w:t>
            </w:r>
          </w:p>
        </w:tc>
      </w:tr>
      <w:tr w:rsidR="000470D3" w:rsidRPr="006D2E42" w14:paraId="7B8DA390" w14:textId="77777777" w:rsidTr="006E788C">
        <w:trPr>
          <w:trHeight w:val="144"/>
          <w:tblHeader/>
        </w:trPr>
        <w:tc>
          <w:tcPr>
            <w:tcW w:w="720" w:type="dxa"/>
            <w:vAlign w:val="center"/>
          </w:tcPr>
          <w:p w14:paraId="7B8DA38E"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11</w:t>
            </w:r>
          </w:p>
        </w:tc>
        <w:tc>
          <w:tcPr>
            <w:tcW w:w="13896" w:type="dxa"/>
            <w:vAlign w:val="center"/>
          </w:tcPr>
          <w:p w14:paraId="7B8DA38F"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Isolation valves are installed on both sides of the pump. One of the isolation valves may be the same isolation valve as in item 8 above per Section 110.3(c</w:t>
            </w:r>
            <w:proofErr w:type="gramStart"/>
            <w:r w:rsidRPr="006E69FE">
              <w:rPr>
                <w:rFonts w:asciiTheme="minorHAnsi" w:eastAsia="Calibri" w:hAnsiTheme="minorHAnsi" w:cs="Arial"/>
              </w:rPr>
              <w:t>)5D</w:t>
            </w:r>
            <w:proofErr w:type="gramEnd"/>
            <w:r w:rsidRPr="006E69FE">
              <w:rPr>
                <w:rFonts w:asciiTheme="minorHAnsi" w:eastAsia="Calibri" w:hAnsiTheme="minorHAnsi" w:cs="Arial"/>
              </w:rPr>
              <w:t>.</w:t>
            </w:r>
          </w:p>
        </w:tc>
      </w:tr>
      <w:tr w:rsidR="000470D3" w:rsidRPr="006D2E42" w14:paraId="7B8DA393" w14:textId="77777777" w:rsidTr="006E788C">
        <w:trPr>
          <w:trHeight w:val="144"/>
          <w:tblHeader/>
        </w:trPr>
        <w:tc>
          <w:tcPr>
            <w:tcW w:w="720" w:type="dxa"/>
            <w:vAlign w:val="center"/>
          </w:tcPr>
          <w:p w14:paraId="7B8DA391"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12</w:t>
            </w:r>
          </w:p>
        </w:tc>
        <w:tc>
          <w:tcPr>
            <w:tcW w:w="13896" w:type="dxa"/>
            <w:vAlign w:val="center"/>
          </w:tcPr>
          <w:p w14:paraId="7B8DA392"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The cold water supply piping and the recirculation loop piping is not connected to the hot water storage tank drain port per Section 110.3(c</w:t>
            </w:r>
            <w:proofErr w:type="gramStart"/>
            <w:r w:rsidRPr="006E69FE">
              <w:rPr>
                <w:rFonts w:asciiTheme="minorHAnsi" w:eastAsia="Calibri" w:hAnsiTheme="minorHAnsi" w:cs="Arial"/>
              </w:rPr>
              <w:t>)5E</w:t>
            </w:r>
            <w:proofErr w:type="gramEnd"/>
            <w:r w:rsidRPr="006E69FE">
              <w:rPr>
                <w:rFonts w:asciiTheme="minorHAnsi" w:eastAsia="Calibri" w:hAnsiTheme="minorHAnsi" w:cs="Arial"/>
              </w:rPr>
              <w:t>.</w:t>
            </w:r>
          </w:p>
        </w:tc>
      </w:tr>
      <w:tr w:rsidR="000470D3" w:rsidRPr="006D2E42" w14:paraId="7B8DA396" w14:textId="77777777" w:rsidTr="006E788C">
        <w:trPr>
          <w:trHeight w:val="144"/>
          <w:tblHeader/>
        </w:trPr>
        <w:tc>
          <w:tcPr>
            <w:tcW w:w="720" w:type="dxa"/>
            <w:vAlign w:val="center"/>
          </w:tcPr>
          <w:p w14:paraId="7B8DA394"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6E69FE">
              <w:rPr>
                <w:rFonts w:asciiTheme="minorHAnsi" w:hAnsiTheme="minorHAnsi"/>
                <w:sz w:val="20"/>
                <w:szCs w:val="20"/>
              </w:rPr>
              <w:t>13</w:t>
            </w:r>
          </w:p>
        </w:tc>
        <w:tc>
          <w:tcPr>
            <w:tcW w:w="13896" w:type="dxa"/>
            <w:vAlign w:val="center"/>
          </w:tcPr>
          <w:p w14:paraId="7B8DA395" w14:textId="77777777" w:rsidR="000470D3" w:rsidRPr="006E69FE" w:rsidRDefault="000470D3" w:rsidP="00157438">
            <w:pPr>
              <w:pStyle w:val="BulletCALetter"/>
              <w:keepNext/>
              <w:spacing w:before="0"/>
              <w:ind w:left="0" w:firstLine="0"/>
              <w:rPr>
                <w:rFonts w:asciiTheme="minorHAnsi" w:eastAsia="Calibri" w:hAnsiTheme="minorHAnsi" w:cs="Arial"/>
              </w:rPr>
            </w:pPr>
            <w:r w:rsidRPr="006E69FE">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6E69FE">
              <w:rPr>
                <w:rFonts w:asciiTheme="minorHAnsi" w:eastAsia="Calibri" w:hAnsiTheme="minorHAnsi" w:cs="Arial"/>
              </w:rPr>
              <w:t>)5F</w:t>
            </w:r>
            <w:proofErr w:type="gramEnd"/>
            <w:r w:rsidRPr="006E69FE">
              <w:rPr>
                <w:rFonts w:asciiTheme="minorHAnsi" w:eastAsia="Calibri" w:hAnsiTheme="minorHAnsi" w:cs="Arial"/>
              </w:rPr>
              <w:t>.</w:t>
            </w:r>
          </w:p>
        </w:tc>
      </w:tr>
      <w:tr w:rsidR="000470D3" w:rsidRPr="006D2E42" w14:paraId="7B8DA398" w14:textId="77777777" w:rsidTr="006E788C">
        <w:trPr>
          <w:trHeight w:val="144"/>
          <w:tblHeader/>
        </w:trPr>
        <w:tc>
          <w:tcPr>
            <w:tcW w:w="14616" w:type="dxa"/>
            <w:gridSpan w:val="2"/>
            <w:vAlign w:val="center"/>
          </w:tcPr>
          <w:p w14:paraId="7B8DA397" w14:textId="77777777" w:rsidR="000470D3" w:rsidRPr="006E69FE"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E69FE">
              <w:rPr>
                <w:rFonts w:asciiTheme="minorHAnsi" w:hAnsiTheme="minorHAnsi"/>
                <w:b/>
                <w:sz w:val="20"/>
                <w:szCs w:val="20"/>
              </w:rPr>
              <w:t xml:space="preserve">The responsible person’s signature on this compliance document affirms that all applicable requirements in this table have been met.  </w:t>
            </w:r>
          </w:p>
        </w:tc>
      </w:tr>
    </w:tbl>
    <w:p w14:paraId="7B8DA399" w14:textId="77777777" w:rsidR="00836E65" w:rsidRDefault="00836E65">
      <w:pPr>
        <w:spacing w:after="0"/>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2143E3" w:rsidRPr="002143E3" w14:paraId="7B8DA39B" w14:textId="77777777" w:rsidTr="00ED521E">
        <w:trPr>
          <w:trHeight w:val="314"/>
        </w:trPr>
        <w:tc>
          <w:tcPr>
            <w:tcW w:w="10943" w:type="dxa"/>
            <w:gridSpan w:val="4"/>
            <w:vAlign w:val="center"/>
          </w:tcPr>
          <w:p w14:paraId="7B8DA39A" w14:textId="77777777" w:rsidR="002143E3" w:rsidRPr="002143E3"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43E3">
              <w:rPr>
                <w:rFonts w:asciiTheme="minorHAnsi" w:eastAsia="Times New Roman" w:hAnsiTheme="minorHAnsi" w:cs="Arial"/>
                <w:b/>
                <w:caps/>
                <w:sz w:val="18"/>
                <w:szCs w:val="18"/>
              </w:rPr>
              <w:lastRenderedPageBreak/>
              <w:t>Documentation Author's Declaration Statement</w:t>
            </w:r>
          </w:p>
        </w:tc>
      </w:tr>
      <w:tr w:rsidR="002143E3" w:rsidRPr="002143E3" w14:paraId="7B8DA39D" w14:textId="77777777" w:rsidTr="00ED521E">
        <w:trPr>
          <w:trHeight w:hRule="exact" w:val="280"/>
        </w:trPr>
        <w:tc>
          <w:tcPr>
            <w:tcW w:w="10943" w:type="dxa"/>
            <w:gridSpan w:val="4"/>
            <w:vAlign w:val="center"/>
          </w:tcPr>
          <w:p w14:paraId="7B8DA39C" w14:textId="77777777" w:rsidR="002143E3" w:rsidRPr="002143E3" w:rsidRDefault="002143E3" w:rsidP="002143E3">
            <w:pPr>
              <w:keepNext/>
              <w:numPr>
                <w:ilvl w:val="0"/>
                <w:numId w:val="2"/>
              </w:numPr>
              <w:tabs>
                <w:tab w:val="left" w:pos="-2600"/>
              </w:tabs>
              <w:spacing w:after="60" w:line="240" w:lineRule="auto"/>
              <w:ind w:right="90"/>
              <w:outlineLvl w:val="2"/>
              <w:rPr>
                <w:rFonts w:asciiTheme="minorHAnsi" w:eastAsia="Times New Roman" w:hAnsiTheme="minorHAnsi"/>
                <w:sz w:val="18"/>
                <w:szCs w:val="18"/>
              </w:rPr>
            </w:pPr>
            <w:r w:rsidRPr="002143E3">
              <w:rPr>
                <w:rFonts w:asciiTheme="minorHAnsi" w:eastAsia="Times New Roman" w:hAnsiTheme="minorHAnsi"/>
                <w:sz w:val="18"/>
                <w:szCs w:val="18"/>
              </w:rPr>
              <w:t>I certify that this Certificate of Installation documentation is accurate and complete.</w:t>
            </w:r>
          </w:p>
        </w:tc>
      </w:tr>
      <w:tr w:rsidR="002143E3" w:rsidRPr="002143E3" w14:paraId="7B8DA3A0" w14:textId="77777777" w:rsidTr="003630E1">
        <w:trPr>
          <w:trHeight w:val="360"/>
        </w:trPr>
        <w:tc>
          <w:tcPr>
            <w:tcW w:w="5577" w:type="dxa"/>
            <w:gridSpan w:val="2"/>
          </w:tcPr>
          <w:p w14:paraId="7B8DA39E"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Name:</w:t>
            </w:r>
          </w:p>
        </w:tc>
        <w:tc>
          <w:tcPr>
            <w:tcW w:w="5366" w:type="dxa"/>
            <w:gridSpan w:val="2"/>
          </w:tcPr>
          <w:p w14:paraId="7B8DA39F"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Signature:</w:t>
            </w:r>
          </w:p>
        </w:tc>
      </w:tr>
      <w:tr w:rsidR="002143E3" w:rsidRPr="002143E3" w14:paraId="7B8DA3A3" w14:textId="77777777" w:rsidTr="003630E1">
        <w:trPr>
          <w:trHeight w:val="360"/>
        </w:trPr>
        <w:tc>
          <w:tcPr>
            <w:tcW w:w="5577" w:type="dxa"/>
            <w:gridSpan w:val="2"/>
          </w:tcPr>
          <w:p w14:paraId="7B8DA3A1"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Company Name:</w:t>
            </w:r>
          </w:p>
        </w:tc>
        <w:tc>
          <w:tcPr>
            <w:tcW w:w="5366" w:type="dxa"/>
            <w:gridSpan w:val="2"/>
          </w:tcPr>
          <w:p w14:paraId="7B8DA3A2"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r w:rsidR="002143E3" w:rsidRPr="002143E3" w14:paraId="7B8DA3A6" w14:textId="77777777" w:rsidTr="003630E1">
        <w:trPr>
          <w:trHeight w:val="360"/>
        </w:trPr>
        <w:tc>
          <w:tcPr>
            <w:tcW w:w="5577" w:type="dxa"/>
            <w:gridSpan w:val="2"/>
          </w:tcPr>
          <w:p w14:paraId="7B8DA3A4"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366" w:type="dxa"/>
            <w:gridSpan w:val="2"/>
          </w:tcPr>
          <w:p w14:paraId="7B8DA3A5" w14:textId="2EF7B20A"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CEA/HERS Certification Identification (</w:t>
            </w:r>
            <w:r w:rsidR="00AF556D">
              <w:rPr>
                <w:rFonts w:asciiTheme="minorHAnsi" w:eastAsia="Times New Roman" w:hAnsiTheme="minorHAnsi"/>
                <w:sz w:val="14"/>
                <w:szCs w:val="14"/>
              </w:rPr>
              <w:t>i</w:t>
            </w:r>
            <w:r w:rsidRPr="002143E3">
              <w:rPr>
                <w:rFonts w:asciiTheme="minorHAnsi" w:eastAsia="Times New Roman" w:hAnsiTheme="minorHAnsi"/>
                <w:sz w:val="14"/>
                <w:szCs w:val="14"/>
              </w:rPr>
              <w:t>f applicable):</w:t>
            </w:r>
          </w:p>
        </w:tc>
      </w:tr>
      <w:tr w:rsidR="002143E3" w:rsidRPr="002143E3" w14:paraId="7B8DA3A9" w14:textId="77777777" w:rsidTr="003630E1">
        <w:trPr>
          <w:trHeight w:val="360"/>
        </w:trPr>
        <w:tc>
          <w:tcPr>
            <w:tcW w:w="5577" w:type="dxa"/>
            <w:gridSpan w:val="2"/>
          </w:tcPr>
          <w:p w14:paraId="7B8DA3A7"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5366" w:type="dxa"/>
            <w:gridSpan w:val="2"/>
          </w:tcPr>
          <w:p w14:paraId="7B8DA3A8" w14:textId="77777777" w:rsidR="002143E3" w:rsidRPr="002143E3" w:rsidRDefault="002143E3" w:rsidP="002143E3">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Phone:</w:t>
            </w:r>
          </w:p>
        </w:tc>
      </w:tr>
      <w:tr w:rsidR="002143E3" w:rsidRPr="002143E3" w14:paraId="7B8DA3AB" w14:textId="77777777" w:rsidTr="003630E1">
        <w:tblPrEx>
          <w:tblCellMar>
            <w:left w:w="115" w:type="dxa"/>
            <w:right w:w="115" w:type="dxa"/>
          </w:tblCellMar>
        </w:tblPrEx>
        <w:trPr>
          <w:trHeight w:val="296"/>
        </w:trPr>
        <w:tc>
          <w:tcPr>
            <w:tcW w:w="10943" w:type="dxa"/>
            <w:gridSpan w:val="4"/>
            <w:vAlign w:val="center"/>
          </w:tcPr>
          <w:p w14:paraId="7B8DA3AA" w14:textId="77777777" w:rsidR="002143E3" w:rsidRPr="002143E3"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2143E3">
              <w:rPr>
                <w:rFonts w:asciiTheme="minorHAnsi" w:eastAsia="Times New Roman" w:hAnsiTheme="minorHAnsi" w:cs="Arial"/>
                <w:b/>
                <w:caps/>
                <w:sz w:val="18"/>
                <w:szCs w:val="18"/>
              </w:rPr>
              <w:t>Responsible Person's Declaration statement</w:t>
            </w:r>
          </w:p>
        </w:tc>
      </w:tr>
      <w:tr w:rsidR="002143E3" w:rsidRPr="002143E3" w14:paraId="7B8DA3B2" w14:textId="77777777" w:rsidTr="003630E1">
        <w:tblPrEx>
          <w:tblCellMar>
            <w:left w:w="115" w:type="dxa"/>
            <w:right w:w="115" w:type="dxa"/>
          </w:tblCellMar>
        </w:tblPrEx>
        <w:trPr>
          <w:trHeight w:val="504"/>
        </w:trPr>
        <w:tc>
          <w:tcPr>
            <w:tcW w:w="10943" w:type="dxa"/>
            <w:gridSpan w:val="4"/>
          </w:tcPr>
          <w:p w14:paraId="004F66D3" w14:textId="77777777" w:rsidR="00FE7D50" w:rsidRDefault="00FE7D50" w:rsidP="00FE7D50">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01285A23" w14:textId="77777777" w:rsidR="00FE7D50" w:rsidRDefault="00FE7D50" w:rsidP="00FE7D50">
            <w:pPr>
              <w:pStyle w:val="Heading3"/>
              <w:numPr>
                <w:ilvl w:val="0"/>
                <w:numId w:val="26"/>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0416AE03" w14:textId="77777777" w:rsidR="00FE7D50" w:rsidRDefault="00FE7D50" w:rsidP="00FE7D50">
            <w:pPr>
              <w:keepNext/>
              <w:widowControl w:val="0"/>
              <w:numPr>
                <w:ilvl w:val="0"/>
                <w:numId w:val="26"/>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751E5AE7" w14:textId="77777777" w:rsidR="00FE7D50" w:rsidRDefault="00FE7D50" w:rsidP="00FE7D50">
            <w:pPr>
              <w:pStyle w:val="ListParagraph"/>
              <w:keepNext/>
              <w:numPr>
                <w:ilvl w:val="0"/>
                <w:numId w:val="26"/>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3B1" w14:textId="6F6B5C8F" w:rsidR="002143E3" w:rsidRPr="002143E3" w:rsidRDefault="00FE7D50" w:rsidP="00ED521E">
            <w:pPr>
              <w:keepNext/>
              <w:numPr>
                <w:ilvl w:val="0"/>
                <w:numId w:val="16"/>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143E3" w:rsidRPr="002143E3" w14:paraId="7B8DA3B5" w14:textId="77777777" w:rsidTr="003630E1">
        <w:tblPrEx>
          <w:tblCellMar>
            <w:left w:w="108" w:type="dxa"/>
            <w:right w:w="108" w:type="dxa"/>
          </w:tblCellMar>
        </w:tblPrEx>
        <w:trPr>
          <w:trHeight w:val="360"/>
        </w:trPr>
        <w:tc>
          <w:tcPr>
            <w:tcW w:w="5307" w:type="dxa"/>
          </w:tcPr>
          <w:p w14:paraId="7B8DA3B3" w14:textId="77777777" w:rsidR="002143E3" w:rsidRPr="002143E3"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Name:</w:t>
            </w:r>
          </w:p>
        </w:tc>
        <w:tc>
          <w:tcPr>
            <w:tcW w:w="5636" w:type="dxa"/>
            <w:gridSpan w:val="3"/>
          </w:tcPr>
          <w:p w14:paraId="7B8DA3B4" w14:textId="77777777" w:rsidR="002143E3" w:rsidRPr="002143E3"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Signature:</w:t>
            </w:r>
          </w:p>
        </w:tc>
      </w:tr>
      <w:tr w:rsidR="002143E3" w:rsidRPr="002143E3" w14:paraId="7B8DA3B8"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6" w14:textId="6F75E400"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3B7"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Position With Company (Title):</w:t>
            </w:r>
          </w:p>
        </w:tc>
      </w:tr>
      <w:tr w:rsidR="002143E3" w:rsidRPr="002143E3" w14:paraId="7B8DA3BB"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9"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3BA"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CSLB License:</w:t>
            </w:r>
          </w:p>
        </w:tc>
      </w:tr>
      <w:tr w:rsidR="002143E3" w:rsidRPr="002143E3" w14:paraId="7B8DA3BF"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C"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3BD" w14:textId="0AB33E5B"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Phone</w:t>
            </w:r>
            <w:r w:rsidR="00AF556D">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B8DA3BE" w14:textId="77777777" w:rsidR="002143E3" w:rsidRPr="002143E3"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bl>
    <w:p w14:paraId="7B8DA3C0" w14:textId="77777777" w:rsidR="009425FF" w:rsidRPr="00127AE3" w:rsidRDefault="009425FF" w:rsidP="009425FF">
      <w:pPr>
        <w:contextualSpacing/>
        <w:rPr>
          <w:sz w:val="2"/>
          <w:szCs w:val="2"/>
        </w:rPr>
      </w:pPr>
    </w:p>
    <w:p w14:paraId="7B8DA3C1" w14:textId="77777777" w:rsidR="0046730D" w:rsidRDefault="0046730D" w:rsidP="0046730D">
      <w:pPr>
        <w:contextualSpacing/>
        <w:rPr>
          <w:rFonts w:asciiTheme="minorHAnsi" w:hAnsiTheme="minorHAnsi"/>
          <w:sz w:val="20"/>
          <w:szCs w:val="20"/>
        </w:rPr>
      </w:pPr>
    </w:p>
    <w:p w14:paraId="7B8DA3C2" w14:textId="77777777" w:rsidR="009425FF" w:rsidRPr="00260947" w:rsidRDefault="009425FF" w:rsidP="0046730D">
      <w:pPr>
        <w:contextualSpacing/>
        <w:rPr>
          <w:rFonts w:asciiTheme="minorHAnsi" w:hAnsiTheme="minorHAnsi"/>
          <w:sz w:val="20"/>
          <w:szCs w:val="20"/>
        </w:rPr>
      </w:pPr>
    </w:p>
    <w:p w14:paraId="7B8DA3C3" w14:textId="77777777" w:rsidR="000A54FA"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Arial"/>
          <w:sz w:val="20"/>
          <w:szCs w:val="20"/>
        </w:rPr>
        <w:sectPr w:rsidR="000A54FA" w:rsidSect="00DA2A45">
          <w:headerReference w:type="even" r:id="rId10"/>
          <w:headerReference w:type="default" r:id="rId11"/>
          <w:footerReference w:type="default" r:id="rId12"/>
          <w:headerReference w:type="first" r:id="rId13"/>
          <w:pgSz w:w="15840" w:h="12240" w:orient="landscape" w:code="1"/>
          <w:pgMar w:top="720" w:right="720" w:bottom="720" w:left="720" w:header="432" w:footer="432" w:gutter="0"/>
          <w:cols w:space="720"/>
          <w:docGrid w:linePitch="360"/>
        </w:sectPr>
      </w:pPr>
    </w:p>
    <w:p w14:paraId="7B8DA3C5" w14:textId="143A707B"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b/>
          <w:sz w:val="20"/>
          <w:szCs w:val="20"/>
        </w:rPr>
      </w:pPr>
      <w:r>
        <w:rPr>
          <w:rFonts w:asciiTheme="minorHAnsi" w:hAnsiTheme="minorHAnsi" w:cs="Arial"/>
          <w:b/>
          <w:sz w:val="20"/>
          <w:szCs w:val="20"/>
        </w:rPr>
        <w:lastRenderedPageBreak/>
        <w:t>CF2R-PLB-02</w:t>
      </w:r>
      <w:r w:rsidR="00AF556D">
        <w:rPr>
          <w:rFonts w:asciiTheme="minorHAnsi" w:hAnsiTheme="minorHAnsi" w:cs="Arial"/>
          <w:b/>
          <w:sz w:val="20"/>
          <w:szCs w:val="20"/>
        </w:rPr>
        <w:t>-E User Instructions</w:t>
      </w:r>
    </w:p>
    <w:p w14:paraId="7B8DA3C6" w14:textId="77777777" w:rsidR="002A76D1" w:rsidRPr="00CC6AD2"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7B8DA3C7" w14:textId="1C9A2A26"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CF1R. One form is required for each dwelling unit in the building.</w:t>
      </w:r>
    </w:p>
    <w:p w14:paraId="7B8DA3C8"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7B8DA3C9" w14:textId="77777777" w:rsidR="002A76D1" w:rsidRDefault="002A76D1"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r w:rsidR="00C675BF">
        <w:rPr>
          <w:rFonts w:asciiTheme="minorHAnsi" w:hAnsiTheme="minorHAnsi" w:cs="Arial"/>
          <w:b/>
          <w:sz w:val="20"/>
          <w:szCs w:val="20"/>
        </w:rPr>
        <w:t xml:space="preserve"> </w:t>
      </w:r>
    </w:p>
    <w:p w14:paraId="7B8DA3CA" w14:textId="614FA94D"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20F9E87D" w14:textId="77777777" w:rsidR="00AF556D" w:rsidRDefault="00AF556D"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7B8DA3CB" w14:textId="77777777" w:rsidR="002A76D1" w:rsidRDefault="002A76D1" w:rsidP="002A76D1">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7B8DA3CC" w14:textId="481EE356" w:rsidR="002A76D1" w:rsidRDefault="002A76D1" w:rsidP="002A76D1">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7B8DA3CE" w14:textId="64043773" w:rsidR="002A76D1" w:rsidRPr="00473781" w:rsidRDefault="002A76D1" w:rsidP="002A76D1">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CF1R</w:t>
      </w:r>
      <w:r w:rsidR="009B3B3A">
        <w:rPr>
          <w:rFonts w:asciiTheme="minorHAnsi" w:hAnsiTheme="minorHAnsi"/>
          <w:sz w:val="20"/>
          <w:szCs w:val="20"/>
        </w:rPr>
        <w:t>.</w:t>
      </w:r>
    </w:p>
    <w:p w14:paraId="7B8DA3CF" w14:textId="1EA08F72"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9B3B3A">
        <w:rPr>
          <w:rFonts w:asciiTheme="minorHAnsi" w:hAnsiTheme="minorHAnsi"/>
          <w:sz w:val="20"/>
          <w:szCs w:val="20"/>
        </w:rPr>
        <w:t>.</w:t>
      </w:r>
    </w:p>
    <w:p w14:paraId="7B8DA3D0" w14:textId="10ABC123" w:rsidR="002A76D1" w:rsidRPr="00473781" w:rsidRDefault="002A76D1" w:rsidP="002A76D1">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CF1R.</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 Storage, Small Storage, Heat Pump, Boiler, Large Instantaneous, Small Instantaneous or Indirect</w:t>
      </w:r>
      <w:r w:rsidR="009B3B3A">
        <w:rPr>
          <w:rFonts w:asciiTheme="minorHAnsi" w:hAnsiTheme="minorHAnsi"/>
          <w:sz w:val="20"/>
          <w:szCs w:val="20"/>
        </w:rPr>
        <w:t>.</w:t>
      </w:r>
    </w:p>
    <w:p w14:paraId="7B8DA3D1" w14:textId="281D2273" w:rsidR="002A76D1" w:rsidRPr="00473781" w:rsidRDefault="002A76D1" w:rsidP="002A76D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9B3B3A">
        <w:rPr>
          <w:rFonts w:asciiTheme="minorHAnsi" w:hAnsiTheme="minorHAnsi"/>
          <w:sz w:val="20"/>
          <w:szCs w:val="20"/>
        </w:rPr>
        <w:t>.</w:t>
      </w:r>
      <w:proofErr w:type="gramEnd"/>
    </w:p>
    <w:p w14:paraId="7B8DA3D2" w14:textId="00BF5B3D" w:rsidR="002A76D1" w:rsidRPr="00473781" w:rsidRDefault="002A76D1" w:rsidP="002A76D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E909AB">
        <w:rPr>
          <w:rFonts w:asciiTheme="minorHAnsi" w:hAnsiTheme="minorHAnsi"/>
          <w:sz w:val="20"/>
          <w:szCs w:val="20"/>
        </w:rPr>
        <w:t>water heater type is instantaneous with zero storage.</w:t>
      </w:r>
    </w:p>
    <w:p w14:paraId="7B8DA3D3" w14:textId="481BF53F"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7B8DA3D4" w14:textId="4F42ADFF"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w:t>
      </w:r>
      <w:r w:rsidR="009B3B3A">
        <w:rPr>
          <w:rFonts w:asciiTheme="minorHAnsi" w:hAnsiTheme="minorHAnsi"/>
          <w:sz w:val="20"/>
          <w:szCs w:val="20"/>
        </w:rPr>
        <w:t>h</w:t>
      </w:r>
      <w:r>
        <w:rPr>
          <w:rFonts w:asciiTheme="minorHAnsi" w:hAnsiTheme="minorHAnsi"/>
          <w:sz w:val="20"/>
          <w:szCs w:val="20"/>
        </w:rPr>
        <w:t>r. For electric the input type is kW</w:t>
      </w:r>
      <w:r w:rsidR="009B3B3A">
        <w:rPr>
          <w:rFonts w:asciiTheme="minorHAnsi" w:hAnsiTheme="minorHAnsi"/>
          <w:sz w:val="20"/>
          <w:szCs w:val="20"/>
        </w:rPr>
        <w:t>.</w:t>
      </w:r>
    </w:p>
    <w:p w14:paraId="7B8DA3D5" w14:textId="4C19F89C"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less than value indicated on the CF1R</w:t>
      </w:r>
      <w:r w:rsidR="009B3B3A">
        <w:rPr>
          <w:rFonts w:asciiTheme="minorHAnsi" w:hAnsiTheme="minorHAnsi"/>
          <w:sz w:val="20"/>
          <w:szCs w:val="20"/>
        </w:rPr>
        <w:t>.</w:t>
      </w:r>
      <w:proofErr w:type="gramEnd"/>
    </w:p>
    <w:p w14:paraId="7B8DA3D6" w14:textId="1B6364DF"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and Thermal Efficiency</w:t>
      </w:r>
      <w:r w:rsidR="009B3B3A">
        <w:rPr>
          <w:rFonts w:asciiTheme="minorHAnsi" w:hAnsiTheme="minorHAnsi"/>
          <w:sz w:val="20"/>
          <w:szCs w:val="20"/>
        </w:rPr>
        <w:t>.</w:t>
      </w:r>
    </w:p>
    <w:p w14:paraId="7B8DA3D7" w14:textId="4F217D94"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higher efficiency than value indicated on the CF1R</w:t>
      </w:r>
      <w:r w:rsidR="009B3B3A">
        <w:rPr>
          <w:rFonts w:asciiTheme="minorHAnsi" w:hAnsiTheme="minorHAnsi"/>
          <w:sz w:val="20"/>
          <w:szCs w:val="20"/>
        </w:rPr>
        <w:t>.</w:t>
      </w:r>
      <w:proofErr w:type="gramEnd"/>
    </w:p>
    <w:p w14:paraId="7B8DA3D8" w14:textId="4595F1D6"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Must be equal to or less than value indicated on the CF1R.</w:t>
      </w:r>
      <w:proofErr w:type="gramEnd"/>
      <w:r>
        <w:rPr>
          <w:rFonts w:asciiTheme="minorHAnsi" w:hAnsiTheme="minorHAnsi"/>
          <w:sz w:val="20"/>
          <w:szCs w:val="20"/>
        </w:rPr>
        <w:t xml:space="preserve"> Value may be N/A if CF1R value is N/A.  </w:t>
      </w:r>
    </w:p>
    <w:p w14:paraId="7B8DA3D9" w14:textId="4ACF945C" w:rsidR="002A76D1" w:rsidRPr="00473781" w:rsidRDefault="002A76D1" w:rsidP="002A76D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Must be equal to or higher than value indicated on the CF1R.</w:t>
      </w:r>
      <w:proofErr w:type="gramEnd"/>
      <w:r>
        <w:rPr>
          <w:rFonts w:asciiTheme="minorHAnsi" w:hAnsiTheme="minorHAnsi"/>
          <w:sz w:val="20"/>
          <w:szCs w:val="20"/>
        </w:rPr>
        <w:t xml:space="preserve"> Value may be N/A if CF1R value is N/A.  </w:t>
      </w:r>
    </w:p>
    <w:p w14:paraId="7B8DA3DA" w14:textId="187B6CE2"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9B3B3A">
        <w:rPr>
          <w:rFonts w:asciiTheme="minorHAnsi" w:hAnsiTheme="minorHAnsi"/>
          <w:sz w:val="20"/>
          <w:szCs w:val="20"/>
        </w:rPr>
        <w:t>.</w:t>
      </w:r>
    </w:p>
    <w:p w14:paraId="7B8DA3DB" w14:textId="520CDD50" w:rsidR="002A76D1" w:rsidRPr="00473781" w:rsidRDefault="002A76D1" w:rsidP="002A76D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9B3B3A">
        <w:rPr>
          <w:rFonts w:asciiTheme="minorHAnsi" w:hAnsiTheme="minorHAnsi"/>
          <w:sz w:val="20"/>
          <w:szCs w:val="20"/>
        </w:rPr>
        <w:t>.</w:t>
      </w:r>
    </w:p>
    <w:p w14:paraId="7B8DA3DC"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7B8DA3DD"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7B8DA3DE" w14:textId="52931D47"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p>
    <w:p w14:paraId="7B8DA3E0" w14:textId="70D7171D"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CF1R.</w:t>
      </w:r>
    </w:p>
    <w:p w14:paraId="7B8DA3E1" w14:textId="187DFA51"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7B8DA3E2" w14:textId="33F8BC16" w:rsidR="002A76D1" w:rsidRPr="001E74F2"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7B8DA3E3"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B987107" w14:textId="7630680C" w:rsidR="00AF556D" w:rsidRDefault="002A76D1" w:rsidP="00AF556D">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E. </w:t>
      </w:r>
      <w:r w:rsidR="00AF556D" w:rsidRPr="00ED521E">
        <w:rPr>
          <w:rFonts w:asciiTheme="minorHAnsi" w:hAnsiTheme="minorHAnsi" w:cs="Arial"/>
          <w:b/>
          <w:sz w:val="20"/>
          <w:szCs w:val="20"/>
        </w:rPr>
        <w:t>Mandatory Measures for All Domestic Hot Water Distribution Systems</w:t>
      </w:r>
    </w:p>
    <w:p w14:paraId="7B8DA3E5" w14:textId="77777777" w:rsidR="002A76D1" w:rsidRDefault="002A76D1" w:rsidP="00AF556D">
      <w:pPr>
        <w:spacing w:after="6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Installer must ensure all the requirements on this table are met. </w:t>
      </w:r>
    </w:p>
    <w:p w14:paraId="7B8DA3E6" w14:textId="77777777"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7B8DA3E8"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F. </w:t>
      </w:r>
      <w:r w:rsidRPr="00260947">
        <w:rPr>
          <w:rFonts w:asciiTheme="minorHAnsi" w:hAnsiTheme="minorHAnsi" w:cs="Arial"/>
          <w:b/>
          <w:sz w:val="20"/>
          <w:szCs w:val="20"/>
        </w:rPr>
        <w:t>Standard Distribution System</w:t>
      </w:r>
      <w:r>
        <w:rPr>
          <w:rFonts w:asciiTheme="minorHAnsi" w:hAnsiTheme="minorHAnsi" w:cs="Arial"/>
          <w:b/>
          <w:sz w:val="20"/>
          <w:szCs w:val="20"/>
        </w:rPr>
        <w:t xml:space="preserve"> Requirements</w:t>
      </w:r>
      <w:r w:rsidRPr="00260947">
        <w:rPr>
          <w:rFonts w:asciiTheme="minorHAnsi" w:hAnsiTheme="minorHAnsi" w:cs="Arial"/>
          <w:b/>
          <w:sz w:val="20"/>
          <w:szCs w:val="20"/>
        </w:rPr>
        <w:t xml:space="preserve"> (trunk and branch systems only)</w:t>
      </w:r>
    </w:p>
    <w:p w14:paraId="7B8DA3E9" w14:textId="0FEF5C05"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Standard Distribution System</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EB" w14:textId="77777777" w:rsidR="002A76D1" w:rsidRPr="00EC7885"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lastRenderedPageBreak/>
        <w:t xml:space="preserve">G. </w:t>
      </w:r>
      <w:r w:rsidRPr="00260947">
        <w:rPr>
          <w:rFonts w:asciiTheme="minorHAnsi" w:hAnsiTheme="minorHAnsi" w:cs="Arial"/>
          <w:b/>
          <w:sz w:val="20"/>
          <w:szCs w:val="20"/>
        </w:rPr>
        <w:t xml:space="preserve">Pipe Insulation Credit </w:t>
      </w:r>
      <w:r>
        <w:rPr>
          <w:rFonts w:asciiTheme="minorHAnsi" w:hAnsiTheme="minorHAnsi" w:cs="Arial"/>
          <w:b/>
          <w:sz w:val="20"/>
          <w:szCs w:val="20"/>
        </w:rPr>
        <w:t xml:space="preserve">Requirements </w:t>
      </w:r>
      <w:r w:rsidRPr="00B24EAA">
        <w:rPr>
          <w:rFonts w:asciiTheme="minorHAnsi" w:hAnsiTheme="minorHAnsi" w:cs="Arial"/>
          <w:sz w:val="20"/>
          <w:szCs w:val="20"/>
        </w:rPr>
        <w:t>(For trunk and branch Hot Water system)</w:t>
      </w:r>
    </w:p>
    <w:p w14:paraId="7B8DA3EC" w14:textId="4B04FC22"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Pipe Insulation Credit</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ED"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7B8DA3EE" w14:textId="77777777" w:rsidR="002A76D1"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260947">
        <w:rPr>
          <w:rFonts w:asciiTheme="minorHAnsi" w:hAnsiTheme="minorHAnsi" w:cs="Arial"/>
          <w:b/>
          <w:sz w:val="20"/>
          <w:szCs w:val="20"/>
        </w:rPr>
        <w:t>Parallel Piping</w:t>
      </w:r>
      <w:r>
        <w:rPr>
          <w:rFonts w:asciiTheme="minorHAnsi" w:hAnsiTheme="minorHAnsi" w:cs="Arial"/>
          <w:b/>
          <w:sz w:val="20"/>
          <w:szCs w:val="20"/>
        </w:rPr>
        <w:t xml:space="preserve"> Requirements</w:t>
      </w:r>
    </w:p>
    <w:p w14:paraId="7B8DA3EF" w14:textId="36384FEB" w:rsidR="002A76D1" w:rsidRPr="009E63DF"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B8DA3F0" w14:textId="77777777" w:rsidR="002A76D1" w:rsidRPr="00B95390" w:rsidRDefault="002A76D1" w:rsidP="002A76D1">
      <w:pPr>
        <w:autoSpaceDE w:val="0"/>
        <w:autoSpaceDN w:val="0"/>
        <w:adjustRightInd w:val="0"/>
        <w:spacing w:after="0" w:line="240" w:lineRule="auto"/>
        <w:rPr>
          <w:rFonts w:asciiTheme="minorHAnsi" w:hAnsiTheme="minorHAnsi" w:cs="Arial"/>
          <w:sz w:val="20"/>
          <w:szCs w:val="20"/>
        </w:rPr>
      </w:pPr>
    </w:p>
    <w:p w14:paraId="34B9219D" w14:textId="6B4CEBCE" w:rsidR="000919BD" w:rsidRDefault="000919BD">
      <w:pPr>
        <w:autoSpaceDE w:val="0"/>
        <w:autoSpaceDN w:val="0"/>
        <w:adjustRightInd w:val="0"/>
        <w:spacing w:after="0" w:line="240" w:lineRule="auto"/>
        <w:rPr>
          <w:rFonts w:asciiTheme="minorHAnsi" w:hAnsiTheme="minorHAnsi" w:cs="Arial"/>
          <w:b/>
          <w:sz w:val="20"/>
          <w:szCs w:val="20"/>
        </w:rPr>
      </w:pPr>
      <w:r w:rsidRPr="000919BD">
        <w:rPr>
          <w:rFonts w:asciiTheme="minorHAnsi" w:hAnsiTheme="minorHAnsi" w:cs="Arial"/>
          <w:b/>
          <w:sz w:val="20"/>
          <w:szCs w:val="20"/>
        </w:rPr>
        <w:t>I.</w:t>
      </w:r>
      <w:r>
        <w:rPr>
          <w:rFonts w:asciiTheme="minorHAnsi" w:hAnsiTheme="minorHAnsi" w:cs="Arial"/>
          <w:b/>
          <w:sz w:val="20"/>
          <w:szCs w:val="20"/>
        </w:rPr>
        <w:t xml:space="preserve"> Point of Use Requirements</w:t>
      </w:r>
    </w:p>
    <w:p w14:paraId="716C8590" w14:textId="19C1A630" w:rsidR="000919BD" w:rsidRPr="00B24EAA" w:rsidRDefault="000919BD">
      <w:pPr>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Pr>
          <w:rFonts w:asciiTheme="minorHAnsi" w:hAnsiTheme="minorHAnsi" w:cs="Arial"/>
          <w:b/>
          <w:sz w:val="20"/>
          <w:szCs w:val="20"/>
        </w:rPr>
        <w:t>Point of Use</w:t>
      </w:r>
      <w:r>
        <w:rPr>
          <w:rFonts w:asciiTheme="minorHAnsi" w:hAnsiTheme="minorHAnsi" w:cs="Arial"/>
          <w:sz w:val="20"/>
          <w:szCs w:val="20"/>
        </w:rPr>
        <w:t xml:space="preserve">. In addition </w:t>
      </w:r>
      <w:r w:rsidR="009B3B3A">
        <w:rPr>
          <w:rFonts w:asciiTheme="minorHAnsi" w:hAnsiTheme="minorHAnsi" w:cs="Arial"/>
          <w:sz w:val="20"/>
          <w:szCs w:val="20"/>
        </w:rPr>
        <w:t xml:space="preserve">to </w:t>
      </w:r>
      <w:r>
        <w:rPr>
          <w:rFonts w:asciiTheme="minorHAnsi" w:hAnsiTheme="minorHAnsi" w:cs="Arial"/>
          <w:sz w:val="20"/>
          <w:szCs w:val="20"/>
        </w:rPr>
        <w:t>the mandatory requirements in Table E, the installe</w:t>
      </w:r>
      <w:r w:rsidR="009B3B3A">
        <w:rPr>
          <w:rFonts w:asciiTheme="minorHAnsi" w:hAnsiTheme="minorHAnsi" w:cs="Arial"/>
          <w:sz w:val="20"/>
          <w:szCs w:val="20"/>
        </w:rPr>
        <w:t>r must ensure the requirements i</w:t>
      </w:r>
      <w:r>
        <w:rPr>
          <w:rFonts w:asciiTheme="minorHAnsi" w:hAnsiTheme="minorHAnsi" w:cs="Arial"/>
          <w:sz w:val="20"/>
          <w:szCs w:val="20"/>
        </w:rPr>
        <w:t>n this table are met.</w:t>
      </w:r>
    </w:p>
    <w:p w14:paraId="3D4B5EA0" w14:textId="77777777" w:rsidR="000919BD" w:rsidRDefault="000919BD" w:rsidP="002A76D1">
      <w:pPr>
        <w:autoSpaceDE w:val="0"/>
        <w:autoSpaceDN w:val="0"/>
        <w:adjustRightInd w:val="0"/>
        <w:spacing w:after="0" w:line="240" w:lineRule="auto"/>
        <w:rPr>
          <w:rFonts w:asciiTheme="minorHAnsi" w:hAnsiTheme="minorHAnsi" w:cs="Arial"/>
          <w:b/>
          <w:sz w:val="20"/>
          <w:szCs w:val="20"/>
        </w:rPr>
      </w:pPr>
    </w:p>
    <w:p w14:paraId="7B8DA3F1" w14:textId="1F0751BD" w:rsidR="002A76D1" w:rsidRDefault="000919BD" w:rsidP="002A76D1">
      <w:pPr>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2A76D1">
        <w:rPr>
          <w:rFonts w:asciiTheme="minorHAnsi" w:hAnsiTheme="minorHAnsi" w:cs="Arial"/>
          <w:b/>
          <w:sz w:val="20"/>
          <w:szCs w:val="20"/>
        </w:rPr>
        <w:t xml:space="preserve">. </w:t>
      </w:r>
      <w:r w:rsidR="002A76D1" w:rsidRPr="00260947">
        <w:rPr>
          <w:rFonts w:asciiTheme="minorHAnsi" w:hAnsiTheme="minorHAnsi" w:cs="Arial"/>
          <w:b/>
          <w:sz w:val="20"/>
          <w:szCs w:val="20"/>
        </w:rPr>
        <w:t xml:space="preserve">Recirculation </w:t>
      </w:r>
      <w:r w:rsidR="002A76D1">
        <w:rPr>
          <w:rFonts w:asciiTheme="minorHAnsi" w:hAnsiTheme="minorHAnsi" w:cs="Arial"/>
          <w:b/>
          <w:sz w:val="20"/>
          <w:szCs w:val="20"/>
        </w:rPr>
        <w:t>N</w:t>
      </w:r>
      <w:r w:rsidR="002A76D1" w:rsidRPr="00260947">
        <w:rPr>
          <w:rFonts w:asciiTheme="minorHAnsi" w:hAnsiTheme="minorHAnsi" w:cs="Arial"/>
          <w:b/>
          <w:sz w:val="20"/>
          <w:szCs w:val="20"/>
        </w:rPr>
        <w:t>on</w:t>
      </w:r>
      <w:r w:rsidR="002A76D1">
        <w:rPr>
          <w:rFonts w:asciiTheme="minorHAnsi" w:hAnsiTheme="minorHAnsi" w:cs="Arial"/>
          <w:b/>
          <w:sz w:val="20"/>
          <w:szCs w:val="20"/>
        </w:rPr>
        <w:t>-</w:t>
      </w:r>
      <w:r w:rsidR="009B3B3A">
        <w:rPr>
          <w:rFonts w:asciiTheme="minorHAnsi" w:hAnsiTheme="minorHAnsi" w:cs="Arial"/>
          <w:b/>
          <w:sz w:val="20"/>
          <w:szCs w:val="20"/>
        </w:rPr>
        <w:t>D</w:t>
      </w:r>
      <w:r w:rsidR="002A76D1" w:rsidRPr="00260947">
        <w:rPr>
          <w:rFonts w:asciiTheme="minorHAnsi" w:hAnsiTheme="minorHAnsi" w:cs="Arial"/>
          <w:b/>
          <w:sz w:val="20"/>
          <w:szCs w:val="20"/>
        </w:rPr>
        <w:t xml:space="preserve">emand </w:t>
      </w:r>
      <w:r w:rsidR="009B3B3A">
        <w:rPr>
          <w:rFonts w:asciiTheme="minorHAnsi" w:hAnsiTheme="minorHAnsi" w:cs="Arial"/>
          <w:b/>
          <w:sz w:val="20"/>
          <w:szCs w:val="20"/>
        </w:rPr>
        <w:t>C</w:t>
      </w:r>
      <w:r w:rsidR="002A76D1" w:rsidRPr="00260947">
        <w:rPr>
          <w:rFonts w:asciiTheme="minorHAnsi" w:hAnsiTheme="minorHAnsi" w:cs="Arial"/>
          <w:b/>
          <w:sz w:val="20"/>
          <w:szCs w:val="20"/>
        </w:rPr>
        <w:t>ontrols</w:t>
      </w:r>
      <w:r w:rsidR="002A76D1">
        <w:rPr>
          <w:rFonts w:asciiTheme="minorHAnsi" w:hAnsiTheme="minorHAnsi" w:cs="Arial"/>
          <w:b/>
          <w:sz w:val="20"/>
          <w:szCs w:val="20"/>
        </w:rPr>
        <w:t xml:space="preserve"> Requirements</w:t>
      </w:r>
    </w:p>
    <w:p w14:paraId="7B8DA3F2" w14:textId="45C450B8"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260947">
        <w:rPr>
          <w:rFonts w:asciiTheme="minorHAnsi" w:hAnsiTheme="minorHAnsi" w:cs="Arial"/>
          <w:b/>
          <w:sz w:val="20"/>
          <w:szCs w:val="20"/>
        </w:rPr>
        <w:t xml:space="preserve">Recirculation </w:t>
      </w:r>
      <w:r>
        <w:rPr>
          <w:rFonts w:asciiTheme="minorHAnsi" w:hAnsiTheme="minorHAnsi" w:cs="Arial"/>
          <w:b/>
          <w:sz w:val="20"/>
          <w:szCs w:val="20"/>
        </w:rPr>
        <w:t>N</w:t>
      </w:r>
      <w:r w:rsidRPr="00260947">
        <w:rPr>
          <w:rFonts w:asciiTheme="minorHAnsi" w:hAnsiTheme="minorHAnsi" w:cs="Arial"/>
          <w:b/>
          <w:sz w:val="20"/>
          <w:szCs w:val="20"/>
        </w:rPr>
        <w:t>on</w:t>
      </w:r>
      <w:r>
        <w:rPr>
          <w:rFonts w:asciiTheme="minorHAnsi" w:hAnsiTheme="minorHAnsi" w:cs="Arial"/>
          <w:b/>
          <w:sz w:val="20"/>
          <w:szCs w:val="20"/>
        </w:rPr>
        <w:t>-</w:t>
      </w:r>
      <w:r w:rsidRPr="00260947">
        <w:rPr>
          <w:rFonts w:asciiTheme="minorHAnsi" w:hAnsiTheme="minorHAnsi" w:cs="Arial"/>
          <w:b/>
          <w:sz w:val="20"/>
          <w:szCs w:val="20"/>
        </w:rPr>
        <w:t>demand controls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3" w14:textId="77777777" w:rsidR="002A76D1" w:rsidRDefault="002A76D1" w:rsidP="002A76D1">
      <w:pPr>
        <w:tabs>
          <w:tab w:val="left" w:pos="0"/>
        </w:tabs>
        <w:autoSpaceDE w:val="0"/>
        <w:autoSpaceDN w:val="0"/>
        <w:adjustRightInd w:val="0"/>
        <w:spacing w:after="0" w:line="240" w:lineRule="auto"/>
        <w:ind w:left="180" w:hanging="180"/>
        <w:rPr>
          <w:rFonts w:ascii="ArialMT" w:hAnsi="ArialMT" w:cs="ArialMT"/>
          <w:sz w:val="20"/>
          <w:szCs w:val="20"/>
        </w:rPr>
      </w:pPr>
    </w:p>
    <w:p w14:paraId="7B8DA3F4" w14:textId="175977BE" w:rsidR="002A76D1" w:rsidRDefault="000919BD" w:rsidP="002A76D1">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K</w:t>
      </w:r>
      <w:r w:rsidR="002A76D1">
        <w:rPr>
          <w:rFonts w:asciiTheme="minorHAnsi" w:hAnsiTheme="minorHAnsi" w:cs="Arial"/>
          <w:b/>
          <w:sz w:val="20"/>
          <w:szCs w:val="20"/>
        </w:rPr>
        <w:t xml:space="preserve">. </w:t>
      </w:r>
      <w:r w:rsidR="002A76D1" w:rsidRPr="00960771">
        <w:rPr>
          <w:rFonts w:asciiTheme="minorHAnsi" w:hAnsiTheme="minorHAnsi" w:cs="Arial"/>
          <w:b/>
          <w:sz w:val="20"/>
          <w:szCs w:val="20"/>
        </w:rPr>
        <w:t>Demand Recirculation Manual Control</w:t>
      </w:r>
      <w:r w:rsidR="002A76D1">
        <w:rPr>
          <w:rFonts w:asciiTheme="minorHAnsi" w:hAnsiTheme="minorHAnsi" w:cs="Arial"/>
          <w:b/>
          <w:sz w:val="20"/>
          <w:szCs w:val="20"/>
        </w:rPr>
        <w:t xml:space="preserve"> Requirements</w:t>
      </w:r>
    </w:p>
    <w:p w14:paraId="7B8DA3F5" w14:textId="3F8E587E"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960771">
        <w:rPr>
          <w:rFonts w:asciiTheme="minorHAnsi" w:hAnsiTheme="minorHAnsi" w:cs="Arial"/>
          <w:b/>
          <w:sz w:val="20"/>
          <w:szCs w:val="20"/>
        </w:rPr>
        <w:t>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6" w14:textId="77777777" w:rsidR="002A76D1" w:rsidRDefault="002A76D1" w:rsidP="002A76D1">
      <w:pPr>
        <w:tabs>
          <w:tab w:val="left" w:pos="0"/>
        </w:tabs>
        <w:autoSpaceDE w:val="0"/>
        <w:autoSpaceDN w:val="0"/>
        <w:adjustRightInd w:val="0"/>
        <w:spacing w:after="0" w:line="240" w:lineRule="auto"/>
        <w:rPr>
          <w:rFonts w:ascii="ArialMT" w:hAnsi="ArialMT" w:cs="ArialMT"/>
          <w:sz w:val="20"/>
          <w:szCs w:val="20"/>
        </w:rPr>
      </w:pPr>
    </w:p>
    <w:p w14:paraId="7B8DA3F7" w14:textId="52E5B5A2" w:rsidR="002A76D1" w:rsidRDefault="000919BD" w:rsidP="002A76D1">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L</w:t>
      </w:r>
      <w:r w:rsidR="002A76D1">
        <w:rPr>
          <w:rFonts w:asciiTheme="minorHAnsi" w:hAnsiTheme="minorHAnsi" w:cs="Arial"/>
          <w:b/>
          <w:sz w:val="20"/>
          <w:szCs w:val="20"/>
        </w:rPr>
        <w:t>. D</w:t>
      </w:r>
      <w:r w:rsidR="002A76D1" w:rsidRPr="00960771">
        <w:rPr>
          <w:rFonts w:asciiTheme="minorHAnsi" w:hAnsiTheme="minorHAnsi" w:cs="Arial"/>
          <w:b/>
          <w:sz w:val="20"/>
          <w:szCs w:val="20"/>
        </w:rPr>
        <w:t>emand Recirculation Sensor Control</w:t>
      </w:r>
      <w:r w:rsidR="002A76D1">
        <w:rPr>
          <w:rFonts w:asciiTheme="minorHAnsi" w:hAnsiTheme="minorHAnsi" w:cs="Arial"/>
          <w:b/>
          <w:sz w:val="20"/>
          <w:szCs w:val="20"/>
        </w:rPr>
        <w:t xml:space="preserve"> Requirements</w:t>
      </w:r>
    </w:p>
    <w:p w14:paraId="7B8DA3F8" w14:textId="3659A731" w:rsidR="002A76D1" w:rsidRDefault="002A76D1" w:rsidP="002A76D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960771">
        <w:rPr>
          <w:rFonts w:asciiTheme="minorHAnsi" w:hAnsiTheme="minorHAnsi" w:cs="Arial"/>
          <w:b/>
          <w:sz w:val="20"/>
          <w:szCs w:val="20"/>
        </w:rPr>
        <w:t xml:space="preserve">Demand Recirculation </w:t>
      </w:r>
      <w:r>
        <w:rPr>
          <w:rFonts w:asciiTheme="minorHAnsi" w:hAnsiTheme="minorHAnsi" w:cs="Arial"/>
          <w:b/>
          <w:sz w:val="20"/>
          <w:szCs w:val="20"/>
        </w:rPr>
        <w:t>Senor</w:t>
      </w:r>
      <w:r w:rsidRPr="00960771">
        <w:rPr>
          <w:rFonts w:asciiTheme="minorHAnsi" w:hAnsiTheme="minorHAnsi" w:cs="Arial"/>
          <w:b/>
          <w:sz w:val="20"/>
          <w:szCs w:val="20"/>
        </w:rPr>
        <w:t xml:space="preserve">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9B3B3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installer must ensure the requirements </w:t>
      </w:r>
      <w:r w:rsidR="009B3B3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7B8DA3F9" w14:textId="77777777" w:rsidR="002A76D1" w:rsidRDefault="002A76D1" w:rsidP="000A54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rPr>
          <w:rFonts w:asciiTheme="minorHAnsi" w:hAnsiTheme="minorHAnsi" w:cs="Arial"/>
          <w:b/>
          <w:sz w:val="20"/>
          <w:szCs w:val="20"/>
        </w:rPr>
      </w:pPr>
    </w:p>
    <w:p w14:paraId="7B8DA3FA" w14:textId="77777777" w:rsidR="00DE2B86" w:rsidRPr="00B95390" w:rsidRDefault="00DE2B86" w:rsidP="00DE2B86">
      <w:pPr>
        <w:tabs>
          <w:tab w:val="left" w:pos="0"/>
        </w:tabs>
        <w:autoSpaceDE w:val="0"/>
        <w:autoSpaceDN w:val="0"/>
        <w:adjustRightInd w:val="0"/>
        <w:spacing w:after="0" w:line="240" w:lineRule="auto"/>
        <w:rPr>
          <w:rFonts w:asciiTheme="minorHAnsi" w:hAnsiTheme="minorHAnsi" w:cs="Arial"/>
          <w:sz w:val="20"/>
          <w:szCs w:val="20"/>
        </w:rPr>
        <w:sectPr w:rsidR="00DE2B86" w:rsidRPr="00B95390" w:rsidSect="00DA2A45">
          <w:headerReference w:type="even" r:id="rId14"/>
          <w:headerReference w:type="default" r:id="rId15"/>
          <w:footerReference w:type="default" r:id="rId16"/>
          <w:headerReference w:type="first" r:id="rId17"/>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515988" w:rsidRPr="00C711C6" w14:paraId="7B8DA3FD" w14:textId="77777777" w:rsidTr="009B3B3A">
        <w:trPr>
          <w:trHeight w:val="327"/>
        </w:trPr>
        <w:tc>
          <w:tcPr>
            <w:tcW w:w="8118" w:type="dxa"/>
            <w:gridSpan w:val="3"/>
            <w:tcBorders>
              <w:top w:val="single" w:sz="4" w:space="0" w:color="auto"/>
              <w:bottom w:val="single" w:sz="4" w:space="0" w:color="auto"/>
            </w:tcBorders>
            <w:vAlign w:val="center"/>
          </w:tcPr>
          <w:p w14:paraId="7B8DA3FC" w14:textId="72DEEBE1" w:rsidR="00515988" w:rsidRPr="00C711C6" w:rsidRDefault="00515988" w:rsidP="0051598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515988" w:rsidRPr="00C711C6" w14:paraId="7B8DA401" w14:textId="77777777" w:rsidTr="009B3B3A">
        <w:trPr>
          <w:trHeight w:val="426"/>
        </w:trPr>
        <w:tc>
          <w:tcPr>
            <w:tcW w:w="918" w:type="dxa"/>
            <w:tcBorders>
              <w:top w:val="single" w:sz="4" w:space="0" w:color="auto"/>
              <w:bottom w:val="single" w:sz="4" w:space="0" w:color="auto"/>
              <w:right w:val="single" w:sz="4" w:space="0" w:color="auto"/>
            </w:tcBorders>
            <w:vAlign w:val="bottom"/>
          </w:tcPr>
          <w:p w14:paraId="7B8DA3FE" w14:textId="77777777" w:rsidR="00515988" w:rsidRPr="00C711C6" w:rsidRDefault="00515988" w:rsidP="0051598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bottom"/>
          </w:tcPr>
          <w:p w14:paraId="7B8DA3FF" w14:textId="078D21D2" w:rsidR="00515988" w:rsidRPr="00C711C6" w:rsidRDefault="003B4CFB" w:rsidP="009B3B3A">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7B8DA400" w14:textId="77777777" w:rsidR="00515988" w:rsidRPr="00C711C6" w:rsidRDefault="00DA7870" w:rsidP="0051598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7B8DA402" w14:textId="77777777" w:rsidR="00836E65" w:rsidRDefault="00836E65">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0470D3" w:rsidRPr="0082211E" w14:paraId="7B8DA40D" w14:textId="77777777" w:rsidTr="009B3B3A">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7B8DA403" w14:textId="77777777" w:rsidR="000470D3" w:rsidRPr="00ED521E" w:rsidRDefault="00515988" w:rsidP="00157438">
            <w:pPr>
              <w:keepNext/>
              <w:spacing w:after="0" w:line="240" w:lineRule="auto"/>
              <w:rPr>
                <w:b/>
                <w:sz w:val="20"/>
              </w:rPr>
            </w:pPr>
            <w:r w:rsidRPr="00ED521E">
              <w:rPr>
                <w:b/>
                <w:sz w:val="20"/>
              </w:rPr>
              <w:lastRenderedPageBreak/>
              <w:t>B</w:t>
            </w:r>
            <w:r w:rsidR="000470D3" w:rsidRPr="00ED521E">
              <w:rPr>
                <w:b/>
                <w:sz w:val="20"/>
              </w:rPr>
              <w:t xml:space="preserve">. Design Dwelling Unit Water Heating Systems Information </w:t>
            </w:r>
          </w:p>
          <w:p w14:paraId="7B8DA404" w14:textId="77777777" w:rsidR="000470D3" w:rsidRPr="0002006B" w:rsidRDefault="000470D3" w:rsidP="00157438">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7B8DA405" w14:textId="77777777" w:rsidR="00CC352C" w:rsidRDefault="000470D3">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Dwelling Unit Water Heating</w:t>
            </w:r>
            <w:r w:rsidRPr="00FB4BFD">
              <w:rPr>
                <w:sz w:val="18"/>
                <w:szCs w:val="18"/>
              </w:rPr>
              <w:t xml:space="preserve"> System </w:t>
            </w:r>
            <w:r w:rsidR="00CC352C">
              <w:rPr>
                <w:sz w:val="18"/>
                <w:szCs w:val="18"/>
              </w:rPr>
              <w:t xml:space="preserve">name </w:t>
            </w:r>
            <w:r>
              <w:rPr>
                <w:sz w:val="18"/>
                <w:szCs w:val="18"/>
              </w:rPr>
              <w:t xml:space="preserve">identified on the CF1R report that </w:t>
            </w:r>
            <w:r w:rsidR="00CC352C">
              <w:rPr>
                <w:sz w:val="18"/>
                <w:szCs w:val="18"/>
              </w:rPr>
              <w:t>has</w:t>
            </w:r>
            <w:r>
              <w:rPr>
                <w:sz w:val="18"/>
                <w:szCs w:val="18"/>
              </w:rPr>
              <w:t xml:space="preserve"> </w:t>
            </w:r>
            <w:r w:rsidR="00CC352C">
              <w:rPr>
                <w:sz w:val="18"/>
                <w:szCs w:val="18"/>
              </w:rPr>
              <w:t>one of the</w:t>
            </w:r>
            <w:r>
              <w:rPr>
                <w:sz w:val="18"/>
                <w:szCs w:val="18"/>
              </w:rPr>
              <w:t xml:space="preserve"> Dwelling Unit DHW System </w:t>
            </w:r>
            <w:r w:rsidRPr="00CC352C">
              <w:rPr>
                <w:sz w:val="18"/>
                <w:szCs w:val="18"/>
                <w:u w:val="single"/>
              </w:rPr>
              <w:t>Distribution type</w:t>
            </w:r>
            <w:r w:rsidR="00CC352C">
              <w:rPr>
                <w:sz w:val="18"/>
                <w:szCs w:val="18"/>
                <w:u w:val="single"/>
              </w:rPr>
              <w:t>s identified in the following list</w:t>
            </w:r>
            <w:r w:rsidR="005514C9">
              <w:rPr>
                <w:sz w:val="18"/>
                <w:szCs w:val="18"/>
                <w:u w:val="single"/>
              </w:rPr>
              <w:t>:</w:t>
            </w:r>
            <w:r w:rsidR="00DE0301">
              <w:rPr>
                <w:sz w:val="18"/>
                <w:szCs w:val="18"/>
              </w:rPr>
              <w:t xml:space="preserve"> </w:t>
            </w:r>
          </w:p>
          <w:p w14:paraId="7B8DA406"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Standard Distribution System, or </w:t>
            </w:r>
          </w:p>
          <w:p w14:paraId="7B8DA407"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Pipe Insulation Credit, or </w:t>
            </w:r>
          </w:p>
          <w:p w14:paraId="7B8DA408"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Parallel Piping, or </w:t>
            </w:r>
          </w:p>
          <w:p w14:paraId="7B8DA409"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Recirculation System Non-Demand Control, or </w:t>
            </w:r>
          </w:p>
          <w:p w14:paraId="7B8DA40A" w14:textId="77777777" w:rsidR="00CC352C" w:rsidRDefault="00D76F6B">
            <w:pPr>
              <w:keepNext/>
              <w:tabs>
                <w:tab w:val="left" w:pos="2160"/>
                <w:tab w:val="left" w:pos="2700"/>
                <w:tab w:val="left" w:pos="3420"/>
                <w:tab w:val="left" w:pos="3780"/>
                <w:tab w:val="left" w:pos="5760"/>
                <w:tab w:val="left" w:pos="7212"/>
              </w:tabs>
              <w:spacing w:after="0" w:line="240" w:lineRule="auto"/>
              <w:contextualSpacing/>
              <w:rPr>
                <w:sz w:val="18"/>
                <w:szCs w:val="18"/>
              </w:rPr>
            </w:pPr>
            <w:r w:rsidRPr="00D76F6B">
              <w:rPr>
                <w:sz w:val="18"/>
                <w:szCs w:val="18"/>
              </w:rPr>
              <w:t xml:space="preserve">Demand Recirculation Manual Control, or </w:t>
            </w:r>
          </w:p>
          <w:p w14:paraId="7B8DA40C" w14:textId="6D0C0601" w:rsidR="00613409" w:rsidRDefault="00D76F6B">
            <w:pPr>
              <w:keepNext/>
              <w:tabs>
                <w:tab w:val="left" w:pos="2160"/>
                <w:tab w:val="left" w:pos="2700"/>
                <w:tab w:val="left" w:pos="3420"/>
                <w:tab w:val="left" w:pos="3780"/>
                <w:tab w:val="left" w:pos="5760"/>
                <w:tab w:val="left" w:pos="7212"/>
              </w:tabs>
              <w:spacing w:after="0" w:line="240" w:lineRule="auto"/>
              <w:contextualSpacing/>
              <w:rPr>
                <w:b/>
              </w:rPr>
            </w:pPr>
            <w:r w:rsidRPr="00D76F6B">
              <w:rPr>
                <w:sz w:val="18"/>
                <w:szCs w:val="18"/>
              </w:rPr>
              <w:t>Demand Recirculation Sensor Control</w:t>
            </w:r>
            <w:r w:rsidR="000470D3">
              <w:rPr>
                <w:sz w:val="18"/>
                <w:szCs w:val="18"/>
              </w:rPr>
              <w:t xml:space="preserve">). </w:t>
            </w:r>
            <w:r w:rsidR="000470D3" w:rsidRPr="00FB4BFD">
              <w:rPr>
                <w:sz w:val="18"/>
                <w:szCs w:val="18"/>
              </w:rPr>
              <w:t>&gt;&gt;</w:t>
            </w:r>
          </w:p>
        </w:tc>
      </w:tr>
      <w:tr w:rsidR="000470D3" w:rsidRPr="0082211E" w14:paraId="7B8DA41C" w14:textId="77777777" w:rsidTr="009B3B3A">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7B8DA40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7B8DA40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7B8DA41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7B8DA41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7B8DA41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7B8DA41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7B8DA41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7B8DA41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7B8DA41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7B8DA41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7B8DA41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7B8DA41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7B8DA41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7B8DA41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0470D3" w:rsidRPr="0082211E" w14:paraId="7B8DA430" w14:textId="77777777" w:rsidTr="009B3B3A">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41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41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41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420" w14:textId="286FDB25" w:rsidR="000470D3" w:rsidRPr="0082211E" w:rsidRDefault="000470D3" w:rsidP="009B3B3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9B3B3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42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7B8DA42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7B8DA42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42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42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42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42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42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7FE2AC5E" w14:textId="77777777" w:rsidR="009B3B3A"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7B8DA429" w14:textId="35FB8B75"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42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7B8DA42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7B8DA42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7B8DA42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7B8DA42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7B8DA42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470D3" w:rsidRPr="0082211E" w14:paraId="7B8DA46E" w14:textId="77777777" w:rsidTr="009B3B3A">
        <w:trPr>
          <w:cantSplit/>
          <w:trHeight w:val="246"/>
        </w:trPr>
        <w:tc>
          <w:tcPr>
            <w:tcW w:w="1457" w:type="dxa"/>
            <w:tcBorders>
              <w:top w:val="single" w:sz="4" w:space="0" w:color="auto"/>
              <w:left w:val="single" w:sz="4" w:space="0" w:color="auto"/>
              <w:bottom w:val="single" w:sz="4" w:space="0" w:color="auto"/>
              <w:right w:val="single" w:sz="4" w:space="0" w:color="auto"/>
            </w:tcBorders>
          </w:tcPr>
          <w:p w14:paraId="7B8DA431" w14:textId="77777777" w:rsidR="000470D3"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7B8DA432" w14:textId="77777777" w:rsidR="00050406"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w:t>
            </w:r>
          </w:p>
          <w:p w14:paraId="7B8DA433" w14:textId="77777777" w:rsidR="00050406"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allowed values=</w:t>
            </w:r>
          </w:p>
          <w:p w14:paraId="7B8DA434" w14:textId="77777777" w:rsidR="00836E65" w:rsidRDefault="00891792">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7B8DA435" w14:textId="77777777" w:rsidR="00050406" w:rsidRPr="00726561" w:rsidRDefault="00891792"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7B8DA436" w14:textId="77777777" w:rsidR="000470D3" w:rsidRPr="00726561" w:rsidRDefault="00D76F6B" w:rsidP="0005040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7B8DA437" w14:textId="77777777" w:rsidR="00726561" w:rsidRPr="00726561"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w:t>
            </w:r>
          </w:p>
          <w:p w14:paraId="7B8DA438" w14:textId="77777777" w:rsidR="00726561" w:rsidRPr="00726561"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Allowed values =</w:t>
            </w:r>
          </w:p>
          <w:p w14:paraId="7B8DA439" w14:textId="77777777" w:rsidR="00284D0A" w:rsidRDefault="0072656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00D76F6B" w:rsidRPr="00D76F6B">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7B8DA43A"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7B8DA43B"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w:t>
            </w:r>
            <w:r w:rsidR="00E909AB">
              <w:rPr>
                <w:rFonts w:eastAsia="Times New Roman"/>
                <w:sz w:val="14"/>
                <w:szCs w:val="14"/>
              </w:rPr>
              <w:t xml:space="preserve"> N/A is allowed only if Water Heater Type = Small Instantaneous or Large Instantaneous</w:t>
            </w:r>
            <w:r w:rsidRPr="00D76F6B">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7B8DA43C"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Allowed values are </w:t>
            </w:r>
            <w:r w:rsidR="00EA7AE6" w:rsidRPr="0082211E">
              <w:rPr>
                <w:rFonts w:eastAsia="Times New Roman"/>
                <w:sz w:val="14"/>
                <w:szCs w:val="14"/>
              </w:rPr>
              <w:t>Natural Gas, Propane, Oil, or Electricity</w:t>
            </w:r>
            <w:r w:rsidRPr="00D76F6B">
              <w:rPr>
                <w:rFonts w:eastAsia="Times New Roman"/>
                <w:sz w:val="14"/>
                <w:szCs w:val="14"/>
              </w:rPr>
              <w:t>&gt;&gt;</w:t>
            </w:r>
          </w:p>
        </w:tc>
        <w:tc>
          <w:tcPr>
            <w:tcW w:w="685" w:type="dxa"/>
            <w:tcBorders>
              <w:top w:val="single" w:sz="4" w:space="0" w:color="auto"/>
              <w:left w:val="single" w:sz="4" w:space="0" w:color="auto"/>
              <w:bottom w:val="single" w:sz="4" w:space="0" w:color="auto"/>
              <w:right w:val="single" w:sz="4" w:space="0" w:color="auto"/>
            </w:tcBorders>
          </w:tcPr>
          <w:p w14:paraId="11D91233" w14:textId="77777777" w:rsidR="00D643FC" w:rsidRDefault="00D76F6B">
            <w:pPr>
              <w:keepNext/>
              <w:tabs>
                <w:tab w:val="left" w:pos="2160"/>
                <w:tab w:val="left" w:pos="2700"/>
                <w:tab w:val="left" w:pos="3420"/>
                <w:tab w:val="left" w:pos="3780"/>
                <w:tab w:val="left" w:pos="5760"/>
                <w:tab w:val="left" w:pos="7212"/>
              </w:tabs>
              <w:spacing w:after="0" w:line="240" w:lineRule="auto"/>
              <w:rPr>
                <w:ins w:id="0" w:author="Shewmaker, Michael@Energy" w:date="2017-04-06T15:09:00Z"/>
                <w:rFonts w:eastAsia="Times New Roman"/>
                <w:sz w:val="14"/>
                <w:szCs w:val="14"/>
              </w:rPr>
            </w:pPr>
            <w:r w:rsidRPr="00D76F6B">
              <w:rPr>
                <w:rFonts w:eastAsia="Times New Roman"/>
                <w:sz w:val="14"/>
                <w:szCs w:val="14"/>
              </w:rPr>
              <w:t>&lt;&lt;</w:t>
            </w:r>
            <w:ins w:id="1" w:author="Shewmaker, Michael@Energy" w:date="2017-04-06T15:09:00Z">
              <w:r w:rsidR="00D643FC">
                <w:rPr>
                  <w:rFonts w:eastAsia="Times New Roman"/>
                  <w:sz w:val="14"/>
                  <w:szCs w:val="14"/>
                </w:rPr>
                <w:t>if B03 = Heat Pump, then result = NA;</w:t>
              </w:r>
            </w:ins>
          </w:p>
          <w:p w14:paraId="7B8DA43D" w14:textId="2C50B9FB" w:rsidR="00284D0A" w:rsidRDefault="00D643F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2" w:author="Shewmaker, Michael@Energy" w:date="2017-04-06T15:09:00Z">
              <w:r>
                <w:rPr>
                  <w:rFonts w:eastAsia="Times New Roman"/>
                  <w:sz w:val="14"/>
                  <w:szCs w:val="14"/>
                </w:rPr>
                <w:t xml:space="preserve">Else </w:t>
              </w:r>
            </w:ins>
            <w:r w:rsidR="00D76F6B" w:rsidRPr="00D76F6B">
              <w:rPr>
                <w:rFonts w:eastAsia="Times New Roman"/>
                <w:sz w:val="14"/>
                <w:szCs w:val="14"/>
              </w:rPr>
              <w:t>reference values from CF1R</w:t>
            </w:r>
            <w:r w:rsidR="00EA7AE6">
              <w:rPr>
                <w:rFonts w:eastAsia="Times New Roman"/>
                <w:sz w:val="14"/>
                <w:szCs w:val="14"/>
              </w:rPr>
              <w:t>.  Allowed values:</w:t>
            </w:r>
          </w:p>
          <w:p w14:paraId="7B8DA43E" w14:textId="77777777" w:rsidR="00284D0A" w:rsidRDefault="00EA7AE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00D76F6B" w:rsidRPr="00D76F6B">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50EB355" w14:textId="77777777" w:rsidR="00D643FC" w:rsidRDefault="00D76F6B">
            <w:pPr>
              <w:keepNext/>
              <w:tabs>
                <w:tab w:val="left" w:pos="2160"/>
                <w:tab w:val="left" w:pos="2700"/>
                <w:tab w:val="left" w:pos="3420"/>
                <w:tab w:val="left" w:pos="3780"/>
                <w:tab w:val="left" w:pos="5760"/>
                <w:tab w:val="left" w:pos="7212"/>
              </w:tabs>
              <w:spacing w:after="0" w:line="240" w:lineRule="auto"/>
              <w:rPr>
                <w:ins w:id="3" w:author="Shewmaker, Michael@Energy" w:date="2017-04-06T15:10:00Z"/>
                <w:rFonts w:eastAsia="Times New Roman"/>
                <w:sz w:val="14"/>
                <w:szCs w:val="14"/>
              </w:rPr>
            </w:pPr>
            <w:r w:rsidRPr="00D76F6B">
              <w:rPr>
                <w:rFonts w:eastAsia="Times New Roman"/>
                <w:sz w:val="14"/>
                <w:szCs w:val="14"/>
              </w:rPr>
              <w:t>&lt;&lt;</w:t>
            </w:r>
            <w:ins w:id="4" w:author="Shewmaker, Michael@Energy" w:date="2017-04-06T15:09:00Z">
              <w:r w:rsidR="00D643FC">
                <w:rPr>
                  <w:rFonts w:eastAsia="Times New Roman"/>
                  <w:sz w:val="14"/>
                  <w:szCs w:val="14"/>
                </w:rPr>
                <w:t xml:space="preserve">if B03 = Heat Pump, then result = NA; </w:t>
              </w:r>
            </w:ins>
          </w:p>
          <w:p w14:paraId="7B8DA43F" w14:textId="0002B327" w:rsidR="00284D0A" w:rsidRDefault="00D643F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5" w:author="Shewmaker, Michael@Energy" w:date="2017-04-06T15:09:00Z">
              <w:r>
                <w:rPr>
                  <w:rFonts w:eastAsia="Times New Roman"/>
                  <w:sz w:val="14"/>
                  <w:szCs w:val="14"/>
                </w:rPr>
                <w:t xml:space="preserve">Else </w:t>
              </w:r>
            </w:ins>
            <w:r w:rsidR="00D76F6B" w:rsidRPr="00D76F6B">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7B8DA440" w14:textId="77777777" w:rsidR="00EA7AE6" w:rsidRPr="0082211E" w:rsidRDefault="00D76F6B" w:rsidP="00EA7AE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 xml:space="preserve">&lt;&lt;reference values from CF1R.  Allowed values are </w:t>
            </w:r>
            <w:r w:rsidR="00EA7AE6" w:rsidRPr="0082211E">
              <w:rPr>
                <w:rFonts w:eastAsia="Times New Roman"/>
                <w:sz w:val="14"/>
                <w:szCs w:val="14"/>
              </w:rPr>
              <w:t xml:space="preserve">*Energy Factor, *AFUE </w:t>
            </w:r>
          </w:p>
          <w:p w14:paraId="37CCDED1" w14:textId="77777777" w:rsidR="00407769" w:rsidRDefault="00EA7AE6">
            <w:pPr>
              <w:keepNext/>
              <w:tabs>
                <w:tab w:val="left" w:pos="2160"/>
                <w:tab w:val="left" w:pos="2700"/>
                <w:tab w:val="left" w:pos="3420"/>
                <w:tab w:val="left" w:pos="3780"/>
                <w:tab w:val="left" w:pos="5760"/>
                <w:tab w:val="left" w:pos="7212"/>
              </w:tabs>
              <w:spacing w:after="0" w:line="240" w:lineRule="auto"/>
              <w:rPr>
                <w:ins w:id="6" w:author="Shewmaker, Michael@Energy" w:date="2017-04-17T15:43:00Z"/>
                <w:rFonts w:eastAsia="Times New Roman"/>
                <w:sz w:val="14"/>
                <w:szCs w:val="14"/>
              </w:rPr>
            </w:pPr>
            <w:r w:rsidRPr="0082211E">
              <w:rPr>
                <w:rFonts w:eastAsia="Times New Roman"/>
                <w:sz w:val="14"/>
                <w:szCs w:val="14"/>
              </w:rPr>
              <w:t>*Thermal Efficiency</w:t>
            </w:r>
          </w:p>
          <w:p w14:paraId="7B8DA441" w14:textId="38E26EB0" w:rsidR="00284D0A" w:rsidRDefault="004077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7" w:author="Shewmaker, Michael@Energy" w:date="2017-04-17T15:43:00Z">
              <w:r>
                <w:rPr>
                  <w:rFonts w:eastAsia="Times New Roman"/>
                  <w:sz w:val="14"/>
                  <w:szCs w:val="14"/>
                </w:rPr>
                <w:t>*Uniform Energy Factor</w:t>
              </w:r>
            </w:ins>
            <w:bookmarkStart w:id="8" w:name="_GoBack"/>
            <w:bookmarkEnd w:id="8"/>
            <w:r w:rsidR="00D76F6B" w:rsidRPr="00D76F6B">
              <w:rPr>
                <w:rFonts w:eastAsia="Times New Roman"/>
                <w:sz w:val="14"/>
                <w:szCs w:val="14"/>
              </w:rPr>
              <w:t>&gt;&gt;</w:t>
            </w:r>
          </w:p>
        </w:tc>
        <w:tc>
          <w:tcPr>
            <w:tcW w:w="863" w:type="dxa"/>
            <w:tcBorders>
              <w:top w:val="single" w:sz="4" w:space="0" w:color="auto"/>
              <w:left w:val="single" w:sz="4" w:space="0" w:color="auto"/>
              <w:bottom w:val="single" w:sz="4" w:space="0" w:color="auto"/>
              <w:right w:val="single" w:sz="4" w:space="0" w:color="auto"/>
            </w:tcBorders>
          </w:tcPr>
          <w:p w14:paraId="7B8DA442" w14:textId="77777777" w:rsidR="00284D0A"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7B8DA443" w14:textId="77777777" w:rsidR="00836E65"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w:t>
            </w:r>
            <w:r w:rsidR="007D5375">
              <w:rPr>
                <w:rFonts w:eastAsia="Times New Roman"/>
                <w:sz w:val="14"/>
                <w:szCs w:val="14"/>
              </w:rPr>
              <w:t xml:space="preserve">. Values = N/A if water heater type = Small Storage, Heat Pump, Boiler, Large </w:t>
            </w:r>
            <w:r w:rsidR="007D5375" w:rsidRPr="00ED0648">
              <w:rPr>
                <w:rFonts w:eastAsia="Times New Roman"/>
                <w:sz w:val="14"/>
                <w:szCs w:val="14"/>
              </w:rPr>
              <w:t>Instantaneous,</w:t>
            </w:r>
            <w:r w:rsidR="007D5375">
              <w:rPr>
                <w:rFonts w:eastAsia="Times New Roman"/>
                <w:sz w:val="14"/>
                <w:szCs w:val="14"/>
              </w:rPr>
              <w:t xml:space="preserve"> </w:t>
            </w:r>
            <w:r w:rsidR="007D5375" w:rsidRPr="00ED0648">
              <w:rPr>
                <w:rFonts w:eastAsia="Times New Roman"/>
                <w:sz w:val="14"/>
                <w:szCs w:val="14"/>
              </w:rPr>
              <w:t>Small Instantaneous</w:t>
            </w:r>
            <w:r w:rsidR="007D5375">
              <w:rPr>
                <w:rFonts w:eastAsia="Times New Roman"/>
                <w:sz w:val="14"/>
                <w:szCs w:val="14"/>
              </w:rPr>
              <w:t xml:space="preserve"> or indirect</w:t>
            </w:r>
            <w:r w:rsidRPr="00D76F6B">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7B8DA444" w14:textId="77777777" w:rsidR="00836E65" w:rsidRDefault="00D76F6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6F6B">
              <w:rPr>
                <w:rFonts w:eastAsia="Times New Roman"/>
                <w:sz w:val="14"/>
                <w:szCs w:val="14"/>
              </w:rPr>
              <w:t>&lt;&lt;reference values from CF1R</w:t>
            </w:r>
            <w:r w:rsidR="007D5375">
              <w:rPr>
                <w:rFonts w:eastAsia="Times New Roman"/>
                <w:sz w:val="14"/>
                <w:szCs w:val="14"/>
              </w:rPr>
              <w:t xml:space="preserve">. Values = N/A if water heater type = Large Storage, Small Storage, Heat Pump, Boiler, Large </w:t>
            </w:r>
            <w:r w:rsidR="007D5375" w:rsidRPr="00ED0648">
              <w:rPr>
                <w:rFonts w:eastAsia="Times New Roman"/>
                <w:sz w:val="14"/>
                <w:szCs w:val="14"/>
              </w:rPr>
              <w:t xml:space="preserve">Instantaneous, </w:t>
            </w:r>
            <w:r w:rsidR="007D5375">
              <w:rPr>
                <w:rFonts w:eastAsia="Times New Roman"/>
                <w:sz w:val="14"/>
                <w:szCs w:val="14"/>
              </w:rPr>
              <w:t xml:space="preserve">or </w:t>
            </w:r>
            <w:r w:rsidR="007D5375" w:rsidRPr="00ED0648">
              <w:rPr>
                <w:rFonts w:eastAsia="Times New Roman"/>
                <w:sz w:val="14"/>
                <w:szCs w:val="14"/>
              </w:rPr>
              <w:t>Small Instantaneous</w:t>
            </w:r>
            <w:r w:rsidRPr="00D76F6B">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7B8DA445" w14:textId="77777777" w:rsidR="00284D0A"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  Allowed values are</w:t>
            </w:r>
          </w:p>
          <w:p w14:paraId="4BF7ECB6"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2F154542"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74EB1598"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4ABDFFCC" w14:textId="77777777" w:rsidR="00767F32"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p>
          <w:p w14:paraId="1D3E24B4" w14:textId="77777777" w:rsidR="00913716" w:rsidRDefault="00767F32"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r w:rsidR="00D76F6B" w:rsidRPr="00D76F6B">
              <w:rPr>
                <w:rFonts w:eastAsia="Times New Roman"/>
                <w:sz w:val="14"/>
                <w:szCs w:val="14"/>
              </w:rPr>
              <w:t xml:space="preserve"> </w:t>
            </w:r>
          </w:p>
          <w:p w14:paraId="7B8DA456" w14:textId="315E9B5E" w:rsidR="00284D0A" w:rsidRPr="00726561" w:rsidRDefault="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*N/A </w:t>
            </w:r>
            <w:r w:rsidR="00D76F6B" w:rsidRPr="00D76F6B">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7B8DA457" w14:textId="77777777" w:rsidR="00F441BA" w:rsidRDefault="00D76F6B"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&lt;&lt;reference values from CF1R</w:t>
            </w:r>
            <w:r w:rsidR="00F441BA">
              <w:rPr>
                <w:rFonts w:eastAsia="Times New Roman"/>
                <w:sz w:val="14"/>
                <w:szCs w:val="14"/>
              </w:rPr>
              <w:t xml:space="preserve"> </w:t>
            </w:r>
          </w:p>
          <w:p w14:paraId="7B8DA458"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9"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7B8DA45A"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B"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*Standard Distribution System</w:t>
            </w:r>
          </w:p>
          <w:p w14:paraId="7B8DA45C"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D"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Pipe Insulation </w:t>
            </w:r>
            <w:r>
              <w:rPr>
                <w:rFonts w:eastAsia="Times New Roman"/>
                <w:sz w:val="14"/>
                <w:szCs w:val="14"/>
              </w:rPr>
              <w:t>Credit</w:t>
            </w:r>
          </w:p>
          <w:p w14:paraId="7B8DA45E"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5F"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Parallel Piping </w:t>
            </w:r>
          </w:p>
          <w:p w14:paraId="7B8DA460"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1"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Recirculation System Non-Demand Control</w:t>
            </w:r>
          </w:p>
          <w:p w14:paraId="7B8DA462"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3"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Demand Recirculation Manual Control </w:t>
            </w:r>
          </w:p>
          <w:p w14:paraId="7B8DA464"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5"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Demand Recirculation Sensor Control </w:t>
            </w:r>
          </w:p>
          <w:p w14:paraId="7B8DA466"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7"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7B8DA468"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9"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Standard Distribution System</w:t>
            </w:r>
          </w:p>
          <w:p w14:paraId="7B8DA46A"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7B8DA46B"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Pipe Insulation</w:t>
            </w:r>
            <w:r>
              <w:rPr>
                <w:rFonts w:eastAsia="Times New Roman"/>
                <w:sz w:val="14"/>
                <w:szCs w:val="14"/>
              </w:rPr>
              <w:t xml:space="preserve"> Credit</w:t>
            </w:r>
          </w:p>
          <w:p w14:paraId="7B8DA46C" w14:textId="77777777" w:rsidR="00F441BA" w:rsidRDefault="00F441BA"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1B4D3C05" w14:textId="7D044821" w:rsidR="000919BD" w:rsidRDefault="000919BD" w:rsidP="00F441BA">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*Point of Use</w:t>
            </w:r>
          </w:p>
          <w:p w14:paraId="7B8DA46D" w14:textId="77777777" w:rsidR="00284D0A" w:rsidRDefault="00D76F6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D76F6B">
              <w:rPr>
                <w:rFonts w:eastAsia="Times New Roman"/>
                <w:sz w:val="14"/>
                <w:szCs w:val="14"/>
              </w:rPr>
              <w:t xml:space="preserve"> &gt;&gt;</w:t>
            </w:r>
          </w:p>
        </w:tc>
      </w:tr>
      <w:tr w:rsidR="000470D3" w:rsidRPr="0082211E" w14:paraId="7B8DA47D" w14:textId="77777777" w:rsidTr="009B3B3A">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46F" w14:textId="4F9BEFF0"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47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47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47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47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47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47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47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7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47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47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47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7E" w14:textId="77777777" w:rsidR="00DE2B86" w:rsidRDefault="00DE2B86" w:rsidP="00DE2B86">
      <w:pPr>
        <w:tabs>
          <w:tab w:val="left" w:pos="0"/>
        </w:tabs>
        <w:autoSpaceDE w:val="0"/>
        <w:autoSpaceDN w:val="0"/>
        <w:adjustRightInd w:val="0"/>
        <w:spacing w:after="0" w:line="240" w:lineRule="auto"/>
        <w:rPr>
          <w:rFonts w:ascii="ArialMT" w:hAnsi="ArialMT" w:cs="ArialMT"/>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0470D3" w:rsidRPr="0082211E" w14:paraId="7B8DA481" w14:textId="77777777" w:rsidTr="009B3B3A">
        <w:trPr>
          <w:cantSplit/>
          <w:trHeight w:val="489"/>
        </w:trPr>
        <w:tc>
          <w:tcPr>
            <w:tcW w:w="14598" w:type="dxa"/>
            <w:gridSpan w:val="14"/>
            <w:tcBorders>
              <w:top w:val="single" w:sz="4" w:space="0" w:color="auto"/>
              <w:left w:val="single" w:sz="4" w:space="0" w:color="auto"/>
              <w:bottom w:val="single" w:sz="4" w:space="0" w:color="auto"/>
              <w:right w:val="single" w:sz="4" w:space="0" w:color="auto"/>
            </w:tcBorders>
          </w:tcPr>
          <w:p w14:paraId="7B8DA47F" w14:textId="77777777" w:rsidR="000470D3" w:rsidRPr="00ED521E" w:rsidRDefault="003B4CFB" w:rsidP="00157438">
            <w:pPr>
              <w:keepNext/>
              <w:spacing w:after="0" w:line="240" w:lineRule="auto"/>
              <w:rPr>
                <w:b/>
                <w:sz w:val="20"/>
              </w:rPr>
            </w:pPr>
            <w:r w:rsidRPr="00ED521E">
              <w:rPr>
                <w:b/>
                <w:sz w:val="20"/>
              </w:rPr>
              <w:lastRenderedPageBreak/>
              <w:t>C</w:t>
            </w:r>
            <w:r w:rsidR="000470D3" w:rsidRPr="00ED521E">
              <w:rPr>
                <w:b/>
                <w:sz w:val="20"/>
              </w:rPr>
              <w:t xml:space="preserve">. Installed Dwelling Unit Water Heating Systems Information </w:t>
            </w:r>
          </w:p>
          <w:p w14:paraId="7B8DA480" w14:textId="77777777" w:rsidR="000470D3" w:rsidRPr="0082211E" w:rsidRDefault="000470D3" w:rsidP="00157438">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0470D3" w:rsidRPr="0082211E" w14:paraId="7B8DA490" w14:textId="77777777" w:rsidTr="009B3B3A">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7B8DA48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7B8DA48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7B8DA48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7B8DA48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7B8DA48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7B8DA48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7B8DA48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7B8DA48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7B8DA48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7B8DA48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7B8DA48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7B8DA48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7B8DA48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7B8DA48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0470D3" w:rsidRPr="0082211E" w14:paraId="7B8DA4A4" w14:textId="77777777" w:rsidTr="009B3B3A">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7B8DA49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7B8DA49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7B8DA49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7B8DA494" w14:textId="6636D3D6" w:rsidR="000470D3" w:rsidRPr="0082211E" w:rsidRDefault="000470D3" w:rsidP="009B3B3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9B3B3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7B8DA49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7B8DA49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7B8DA49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7B8DA49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7B8DA49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7B8DA49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7B8DA49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7B8DA49C"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574FE99" w14:textId="77777777" w:rsidR="009B3B3A"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7B8DA49D" w14:textId="7457EA6D"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7B8DA49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7B8DA49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7B8DA4A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7B8DA4A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7B8DA4A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7B8DA4A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470D3" w:rsidRPr="0082211E" w14:paraId="7B8DA4BC" w14:textId="77777777" w:rsidTr="009B3B3A">
        <w:trPr>
          <w:cantSplit/>
          <w:trHeight w:val="246"/>
        </w:trPr>
        <w:tc>
          <w:tcPr>
            <w:tcW w:w="1457" w:type="dxa"/>
            <w:tcBorders>
              <w:top w:val="single" w:sz="4" w:space="0" w:color="auto"/>
              <w:left w:val="single" w:sz="4" w:space="0" w:color="auto"/>
              <w:bottom w:val="single" w:sz="4" w:space="0" w:color="auto"/>
              <w:right w:val="single" w:sz="4" w:space="0" w:color="auto"/>
            </w:tcBorders>
          </w:tcPr>
          <w:p w14:paraId="7B8DA4A5" w14:textId="77777777" w:rsidR="00284D0A"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sidR="00F441BA">
              <w:rPr>
                <w:rFonts w:eastAsia="Times New Roman"/>
                <w:sz w:val="14"/>
                <w:szCs w:val="14"/>
              </w:rPr>
              <w:t>B</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7B8DA4A6"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&lt;&lt;reference value from </w:t>
            </w:r>
            <w:r w:rsidR="00F441BA">
              <w:rPr>
                <w:rFonts w:eastAsia="Times New Roman"/>
                <w:sz w:val="14"/>
                <w:szCs w:val="14"/>
              </w:rPr>
              <w:t>B</w:t>
            </w:r>
            <w:r>
              <w:rPr>
                <w:rFonts w:eastAsia="Times New Roman"/>
                <w:sz w:val="14"/>
                <w:szCs w:val="14"/>
              </w:rPr>
              <w:t>02&gt;&gt;</w:t>
            </w:r>
          </w:p>
          <w:p w14:paraId="7B8DA4A7"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7B8DA4A8" w14:textId="77777777" w:rsidR="00050406" w:rsidRDefault="00050406"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7B8DA4A9" w14:textId="77777777" w:rsidR="000470D3" w:rsidRPr="00CD2C84"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7B8DA4AA"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7B8DA4A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7B8DA4AC"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7B8DA4AD"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7B8DA4AE" w14:textId="77777777" w:rsidR="000504B8"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D5109C">
              <w:rPr>
                <w:rFonts w:eastAsia="Times New Roman"/>
                <w:sz w:val="14"/>
                <w:szCs w:val="14"/>
              </w:rPr>
              <w:t>.  Value may be N/A if CF1R value is N/A</w:t>
            </w:r>
            <w:r w:rsidR="00D5109C"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7B8DA4AF"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7B8DA4B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CAF8090" w14:textId="77777777" w:rsidR="00D643FC" w:rsidRPr="008343EB" w:rsidRDefault="005D4D59" w:rsidP="00114AAB">
            <w:pPr>
              <w:keepNext/>
              <w:tabs>
                <w:tab w:val="left" w:pos="2160"/>
                <w:tab w:val="left" w:pos="2700"/>
                <w:tab w:val="left" w:pos="3420"/>
                <w:tab w:val="left" w:pos="3780"/>
                <w:tab w:val="left" w:pos="5760"/>
                <w:tab w:val="left" w:pos="7212"/>
              </w:tabs>
              <w:spacing w:after="0" w:line="240" w:lineRule="auto"/>
              <w:rPr>
                <w:ins w:id="9" w:author="Shewmaker, Michael@Energy" w:date="2017-04-06T15:11:00Z"/>
                <w:rFonts w:eastAsia="Times New Roman"/>
                <w:sz w:val="14"/>
                <w:szCs w:val="14"/>
              </w:rPr>
            </w:pPr>
            <w:r w:rsidRPr="008343EB">
              <w:rPr>
                <w:rFonts w:eastAsia="Times New Roman"/>
                <w:sz w:val="14"/>
                <w:szCs w:val="14"/>
              </w:rPr>
              <w:t>&lt;&lt;</w:t>
            </w:r>
            <w:ins w:id="10" w:author="Shewmaker, Michael@Energy" w:date="2017-04-06T15:11:00Z">
              <w:r w:rsidR="00D643FC" w:rsidRPr="008343EB">
                <w:rPr>
                  <w:rFonts w:eastAsia="Times New Roman"/>
                  <w:sz w:val="14"/>
                  <w:szCs w:val="14"/>
                </w:rPr>
                <w:t xml:space="preserve">if C03 = Heat Pump, then result = NA; </w:t>
              </w:r>
            </w:ins>
          </w:p>
          <w:p w14:paraId="7B8DA4B1" w14:textId="7F922218" w:rsidR="00114AAB" w:rsidRPr="008343EB" w:rsidRDefault="00D643FC"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11" w:author="Shewmaker, Michael@Energy" w:date="2017-04-06T15:11:00Z">
              <w:r w:rsidRPr="008343EB">
                <w:rPr>
                  <w:rFonts w:eastAsia="Times New Roman"/>
                  <w:sz w:val="14"/>
                  <w:szCs w:val="14"/>
                </w:rPr>
                <w:t xml:space="preserve">Else </w:t>
              </w:r>
            </w:ins>
            <w:r w:rsidR="005D4D59" w:rsidRPr="008343EB">
              <w:rPr>
                <w:rFonts w:eastAsia="Times New Roman"/>
                <w:sz w:val="14"/>
                <w:szCs w:val="14"/>
              </w:rPr>
              <w:t>reference value from B07</w:t>
            </w:r>
            <w:r w:rsidR="00114AAB" w:rsidRPr="008343EB">
              <w:rPr>
                <w:rFonts w:eastAsia="Times New Roman"/>
                <w:sz w:val="14"/>
                <w:szCs w:val="14"/>
              </w:rPr>
              <w:t>&gt;&gt;</w:t>
            </w:r>
          </w:p>
          <w:p w14:paraId="7B8DA4B2" w14:textId="77777777" w:rsidR="000470D3" w:rsidRPr="008343EB"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1C491C4E"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12" w:author="Shewmaker, Michael@Energy" w:date="2017-04-12T11:03:00Z"/>
                <w:rFonts w:eastAsia="Times New Roman"/>
                <w:sz w:val="14"/>
                <w:szCs w:val="14"/>
              </w:rPr>
            </w:pPr>
            <w:ins w:id="13" w:author="Shewmaker, Michael@Energy" w:date="2017-04-12T11:03:00Z">
              <w:r w:rsidRPr="004954CC">
                <w:rPr>
                  <w:rFonts w:eastAsia="Times New Roman"/>
                  <w:sz w:val="14"/>
                  <w:szCs w:val="14"/>
                </w:rPr>
                <w:t>&lt;&lt;User input value which must pass the following range tests:</w:t>
              </w:r>
            </w:ins>
          </w:p>
          <w:p w14:paraId="3BCF8FAA"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14" w:author="Shewmaker, Michael@Energy" w:date="2017-04-12T11:03:00Z"/>
                <w:rFonts w:eastAsia="Times New Roman"/>
                <w:sz w:val="14"/>
                <w:szCs w:val="14"/>
              </w:rPr>
            </w:pPr>
            <w:ins w:id="15" w:author="Shewmaker, Michael@Energy" w:date="2017-04-12T11:03:00Z">
              <w:r w:rsidRPr="004954CC">
                <w:rPr>
                  <w:rFonts w:eastAsia="Times New Roman"/>
                  <w:sz w:val="14"/>
                  <w:szCs w:val="14"/>
                </w:rPr>
                <w:t>If C06 = Natural Gas or Propane, then</w:t>
              </w:r>
            </w:ins>
          </w:p>
          <w:p w14:paraId="24C7307F" w14:textId="6B9B4CF1"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16" w:author="Shewmaker, Michael@Energy" w:date="2017-04-12T11:03:00Z"/>
                <w:rFonts w:eastAsia="Times New Roman"/>
                <w:sz w:val="14"/>
                <w:szCs w:val="14"/>
              </w:rPr>
            </w:pPr>
            <w:ins w:id="17" w:author="Shewmaker, Michael@Energy" w:date="2017-04-12T11:03:00Z">
              <w:r w:rsidRPr="004954CC">
                <w:rPr>
                  <w:rFonts w:eastAsia="Times New Roman"/>
                  <w:sz w:val="14"/>
                  <w:szCs w:val="14"/>
                </w:rPr>
                <w:t>If C03 = Large Storage, then value must be &gt; 75,000 Btu/</w:t>
              </w:r>
              <w:proofErr w:type="spellStart"/>
              <w:r w:rsidRPr="004954CC">
                <w:rPr>
                  <w:rFonts w:eastAsia="Times New Roman"/>
                  <w:sz w:val="14"/>
                  <w:szCs w:val="14"/>
                </w:rPr>
                <w:t>hr</w:t>
              </w:r>
              <w:proofErr w:type="spellEnd"/>
              <w:r w:rsidRPr="004954CC">
                <w:rPr>
                  <w:rFonts w:eastAsia="Times New Roman"/>
                  <w:sz w:val="14"/>
                  <w:szCs w:val="14"/>
                </w:rPr>
                <w:t>;</w:t>
              </w:r>
            </w:ins>
          </w:p>
          <w:p w14:paraId="089C3369"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18" w:author="Shewmaker, Michael@Energy" w:date="2017-04-12T11:03:00Z"/>
                <w:rFonts w:eastAsia="Times New Roman"/>
                <w:sz w:val="14"/>
                <w:szCs w:val="14"/>
              </w:rPr>
            </w:pPr>
            <w:ins w:id="19" w:author="Shewmaker, Michael@Energy" w:date="2017-04-12T11:03:00Z">
              <w:r w:rsidRPr="004954CC">
                <w:rPr>
                  <w:rFonts w:eastAsia="Times New Roman"/>
                  <w:sz w:val="14"/>
                  <w:szCs w:val="14"/>
                </w:rPr>
                <w:t>If C03 = Small Storage, then value must be ≤ 75,000 Btu/</w:t>
              </w:r>
              <w:proofErr w:type="spellStart"/>
              <w:r w:rsidRPr="004954CC">
                <w:rPr>
                  <w:rFonts w:eastAsia="Times New Roman"/>
                  <w:sz w:val="14"/>
                  <w:szCs w:val="14"/>
                </w:rPr>
                <w:t>hr</w:t>
              </w:r>
              <w:proofErr w:type="spellEnd"/>
              <w:r w:rsidRPr="004954CC">
                <w:rPr>
                  <w:rFonts w:eastAsia="Times New Roman"/>
                  <w:sz w:val="14"/>
                  <w:szCs w:val="14"/>
                </w:rPr>
                <w:t>;</w:t>
              </w:r>
            </w:ins>
          </w:p>
          <w:p w14:paraId="6B6CEA41"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20" w:author="Shewmaker, Michael@Energy" w:date="2017-04-12T11:03:00Z"/>
                <w:rFonts w:eastAsia="Times New Roman"/>
                <w:sz w:val="14"/>
                <w:szCs w:val="14"/>
              </w:rPr>
            </w:pPr>
            <w:ins w:id="21" w:author="Shewmaker, Michael@Energy" w:date="2017-04-12T11:03:00Z">
              <w:r w:rsidRPr="004954CC">
                <w:rPr>
                  <w:rFonts w:eastAsia="Times New Roman"/>
                  <w:sz w:val="14"/>
                  <w:szCs w:val="14"/>
                </w:rPr>
                <w:t>If C03 = Large Instant, then value must be &gt; 200,000 Btu/</w:t>
              </w:r>
              <w:proofErr w:type="spellStart"/>
              <w:r w:rsidRPr="004954CC">
                <w:rPr>
                  <w:rFonts w:eastAsia="Times New Roman"/>
                  <w:sz w:val="14"/>
                  <w:szCs w:val="14"/>
                </w:rPr>
                <w:t>hr</w:t>
              </w:r>
              <w:proofErr w:type="spellEnd"/>
              <w:r w:rsidRPr="004954CC">
                <w:rPr>
                  <w:rFonts w:eastAsia="Times New Roman"/>
                  <w:sz w:val="14"/>
                  <w:szCs w:val="14"/>
                </w:rPr>
                <w:t>;</w:t>
              </w:r>
            </w:ins>
          </w:p>
          <w:p w14:paraId="4C63B8C6"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22" w:author="Shewmaker, Michael@Energy" w:date="2017-04-12T11:03:00Z"/>
                <w:rFonts w:eastAsia="Times New Roman"/>
                <w:sz w:val="14"/>
                <w:szCs w:val="14"/>
              </w:rPr>
            </w:pPr>
            <w:ins w:id="23" w:author="Shewmaker, Michael@Energy" w:date="2017-04-12T11:03:00Z">
              <w:r w:rsidRPr="004954CC">
                <w:rPr>
                  <w:rFonts w:eastAsia="Times New Roman"/>
                  <w:sz w:val="14"/>
                  <w:szCs w:val="14"/>
                </w:rPr>
                <w:t>Else if C03 = Small Instant, then value must be ≤ 200,000 Btu/</w:t>
              </w:r>
              <w:proofErr w:type="spellStart"/>
              <w:r w:rsidRPr="004954CC">
                <w:rPr>
                  <w:rFonts w:eastAsia="Times New Roman"/>
                  <w:sz w:val="14"/>
                  <w:szCs w:val="14"/>
                </w:rPr>
                <w:t>hr</w:t>
              </w:r>
              <w:proofErr w:type="spellEnd"/>
              <w:r w:rsidRPr="004954CC">
                <w:rPr>
                  <w:rFonts w:eastAsia="Times New Roman"/>
                  <w:sz w:val="14"/>
                  <w:szCs w:val="14"/>
                </w:rPr>
                <w:t>;</w:t>
              </w:r>
            </w:ins>
          </w:p>
          <w:p w14:paraId="28B452D5" w14:textId="1B859374"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24" w:author="Shewmaker, Michael@Energy" w:date="2017-04-12T11:03:00Z"/>
                <w:rFonts w:eastAsia="Times New Roman"/>
                <w:sz w:val="14"/>
                <w:szCs w:val="14"/>
              </w:rPr>
            </w:pPr>
            <w:ins w:id="25" w:author="Shewmaker, Michael@Energy" w:date="2017-04-12T11:03:00Z">
              <w:r w:rsidRPr="004954CC">
                <w:rPr>
                  <w:rFonts w:eastAsia="Times New Roman"/>
                  <w:sz w:val="14"/>
                  <w:szCs w:val="14"/>
                </w:rPr>
                <w:t>Else if C06 = Oil, then</w:t>
              </w:r>
            </w:ins>
          </w:p>
          <w:p w14:paraId="28DA731F" w14:textId="1693EB8F"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26" w:author="Shewmaker, Michael@Energy" w:date="2017-04-12T11:03:00Z"/>
                <w:rFonts w:eastAsia="Times New Roman"/>
                <w:sz w:val="14"/>
                <w:szCs w:val="14"/>
              </w:rPr>
            </w:pPr>
            <w:ins w:id="27" w:author="Shewmaker, Michael@Energy" w:date="2017-04-12T11:03:00Z">
              <w:r w:rsidRPr="004954CC">
                <w:rPr>
                  <w:rFonts w:eastAsia="Times New Roman"/>
                  <w:sz w:val="14"/>
                  <w:szCs w:val="14"/>
                </w:rPr>
                <w:t>If C03 = Large Storage, then value must be &gt; 105,000 Btu/</w:t>
              </w:r>
              <w:proofErr w:type="spellStart"/>
              <w:r w:rsidRPr="004954CC">
                <w:rPr>
                  <w:rFonts w:eastAsia="Times New Roman"/>
                  <w:sz w:val="14"/>
                  <w:szCs w:val="14"/>
                </w:rPr>
                <w:t>hr</w:t>
              </w:r>
              <w:proofErr w:type="spellEnd"/>
              <w:r w:rsidRPr="004954CC">
                <w:rPr>
                  <w:rFonts w:eastAsia="Times New Roman"/>
                  <w:sz w:val="14"/>
                  <w:szCs w:val="14"/>
                </w:rPr>
                <w:t>;</w:t>
              </w:r>
            </w:ins>
          </w:p>
          <w:p w14:paraId="5F7F3983"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28" w:author="Shewmaker, Michael@Energy" w:date="2017-04-12T11:03:00Z"/>
                <w:rFonts w:eastAsia="Times New Roman"/>
                <w:sz w:val="14"/>
                <w:szCs w:val="14"/>
              </w:rPr>
            </w:pPr>
            <w:ins w:id="29" w:author="Shewmaker, Michael@Energy" w:date="2017-04-12T11:03:00Z">
              <w:r w:rsidRPr="004954CC">
                <w:rPr>
                  <w:rFonts w:eastAsia="Times New Roman"/>
                  <w:sz w:val="14"/>
                  <w:szCs w:val="14"/>
                </w:rPr>
                <w:tab/>
              </w:r>
              <w:r w:rsidRPr="004954CC">
                <w:rPr>
                  <w:rFonts w:eastAsia="Times New Roman"/>
                  <w:sz w:val="14"/>
                  <w:szCs w:val="14"/>
                </w:rPr>
                <w:tab/>
              </w:r>
              <w:r w:rsidRPr="004954CC">
                <w:rPr>
                  <w:rFonts w:eastAsia="Times New Roman"/>
                  <w:sz w:val="14"/>
                  <w:szCs w:val="14"/>
                </w:rPr>
                <w:tab/>
                <w:t>If C03 = Small Storage, then value must be ≤ 105,000 Btu/</w:t>
              </w:r>
              <w:proofErr w:type="spellStart"/>
              <w:r w:rsidRPr="004954CC">
                <w:rPr>
                  <w:rFonts w:eastAsia="Times New Roman"/>
                  <w:sz w:val="14"/>
                  <w:szCs w:val="14"/>
                </w:rPr>
                <w:t>hr</w:t>
              </w:r>
              <w:proofErr w:type="spellEnd"/>
              <w:r w:rsidRPr="004954CC">
                <w:rPr>
                  <w:rFonts w:eastAsia="Times New Roman"/>
                  <w:sz w:val="14"/>
                  <w:szCs w:val="14"/>
                </w:rPr>
                <w:t>;</w:t>
              </w:r>
            </w:ins>
          </w:p>
          <w:p w14:paraId="2ECE3AD8"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30" w:author="Shewmaker, Michael@Energy" w:date="2017-04-12T11:03:00Z"/>
                <w:rFonts w:eastAsia="Times New Roman"/>
                <w:sz w:val="14"/>
                <w:szCs w:val="14"/>
              </w:rPr>
            </w:pPr>
            <w:ins w:id="31" w:author="Shewmaker, Michael@Energy" w:date="2017-04-12T11:03:00Z">
              <w:r w:rsidRPr="004954CC">
                <w:rPr>
                  <w:rFonts w:eastAsia="Times New Roman"/>
                  <w:sz w:val="14"/>
                  <w:szCs w:val="14"/>
                </w:rPr>
                <w:tab/>
              </w:r>
              <w:r w:rsidRPr="004954CC">
                <w:rPr>
                  <w:rFonts w:eastAsia="Times New Roman"/>
                  <w:sz w:val="14"/>
                  <w:szCs w:val="14"/>
                </w:rPr>
                <w:tab/>
              </w:r>
              <w:r w:rsidRPr="004954CC">
                <w:rPr>
                  <w:rFonts w:eastAsia="Times New Roman"/>
                  <w:sz w:val="14"/>
                  <w:szCs w:val="14"/>
                </w:rPr>
                <w:tab/>
                <w:t>If C03 = Large Instant, then value must be &gt; 210,000 Btu/</w:t>
              </w:r>
              <w:proofErr w:type="spellStart"/>
              <w:r w:rsidRPr="004954CC">
                <w:rPr>
                  <w:rFonts w:eastAsia="Times New Roman"/>
                  <w:sz w:val="14"/>
                  <w:szCs w:val="14"/>
                </w:rPr>
                <w:t>hr</w:t>
              </w:r>
              <w:proofErr w:type="spellEnd"/>
              <w:r w:rsidRPr="004954CC">
                <w:rPr>
                  <w:rFonts w:eastAsia="Times New Roman"/>
                  <w:sz w:val="14"/>
                  <w:szCs w:val="14"/>
                </w:rPr>
                <w:t>;</w:t>
              </w:r>
            </w:ins>
          </w:p>
          <w:p w14:paraId="38B44BA8"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32" w:author="Shewmaker, Michael@Energy" w:date="2017-04-12T11:03:00Z"/>
                <w:rFonts w:eastAsia="Times New Roman"/>
                <w:sz w:val="14"/>
                <w:szCs w:val="14"/>
              </w:rPr>
            </w:pPr>
            <w:ins w:id="33" w:author="Shewmaker, Michael@Energy" w:date="2017-04-12T11:03:00Z">
              <w:r w:rsidRPr="004954CC">
                <w:rPr>
                  <w:rFonts w:eastAsia="Times New Roman"/>
                  <w:sz w:val="14"/>
                  <w:szCs w:val="14"/>
                </w:rPr>
                <w:tab/>
              </w:r>
              <w:r w:rsidRPr="004954CC">
                <w:rPr>
                  <w:rFonts w:eastAsia="Times New Roman"/>
                  <w:sz w:val="14"/>
                  <w:szCs w:val="14"/>
                </w:rPr>
                <w:tab/>
              </w:r>
              <w:r w:rsidRPr="004954CC">
                <w:rPr>
                  <w:rFonts w:eastAsia="Times New Roman"/>
                  <w:sz w:val="14"/>
                  <w:szCs w:val="14"/>
                </w:rPr>
                <w:tab/>
                <w:t>Else if C03 = Small Instant, then value must be ≤ 210,000 Btu/</w:t>
              </w:r>
              <w:proofErr w:type="spellStart"/>
              <w:r w:rsidRPr="004954CC">
                <w:rPr>
                  <w:rFonts w:eastAsia="Times New Roman"/>
                  <w:sz w:val="14"/>
                  <w:szCs w:val="14"/>
                </w:rPr>
                <w:t>hr</w:t>
              </w:r>
              <w:proofErr w:type="spellEnd"/>
              <w:r w:rsidRPr="004954CC">
                <w:rPr>
                  <w:rFonts w:eastAsia="Times New Roman"/>
                  <w:sz w:val="14"/>
                  <w:szCs w:val="14"/>
                </w:rPr>
                <w:t>;</w:t>
              </w:r>
            </w:ins>
          </w:p>
          <w:p w14:paraId="77C7480A"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34" w:author="Shewmaker, Michael@Energy" w:date="2017-04-12T11:03:00Z"/>
                <w:rFonts w:eastAsia="Times New Roman"/>
                <w:sz w:val="14"/>
                <w:szCs w:val="14"/>
              </w:rPr>
            </w:pPr>
            <w:ins w:id="35" w:author="Shewmaker, Michael@Energy" w:date="2017-04-12T11:03:00Z">
              <w:r w:rsidRPr="004954CC">
                <w:rPr>
                  <w:rFonts w:eastAsia="Times New Roman"/>
                  <w:sz w:val="14"/>
                  <w:szCs w:val="14"/>
                </w:rPr>
                <w:tab/>
              </w:r>
              <w:r w:rsidRPr="004954CC">
                <w:rPr>
                  <w:rFonts w:eastAsia="Times New Roman"/>
                  <w:sz w:val="14"/>
                  <w:szCs w:val="14"/>
                </w:rPr>
                <w:tab/>
                <w:t>Else if C06 = Electricity, then</w:t>
              </w:r>
            </w:ins>
          </w:p>
          <w:p w14:paraId="3323A9EF"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36" w:author="Shewmaker, Michael@Energy" w:date="2017-04-12T11:03:00Z"/>
                <w:rFonts w:eastAsia="Times New Roman"/>
                <w:sz w:val="14"/>
                <w:szCs w:val="14"/>
              </w:rPr>
            </w:pPr>
            <w:ins w:id="37" w:author="Shewmaker, Michael@Energy" w:date="2017-04-12T11:03:00Z">
              <w:r w:rsidRPr="004954CC">
                <w:rPr>
                  <w:rFonts w:eastAsia="Times New Roman"/>
                  <w:sz w:val="14"/>
                  <w:szCs w:val="14"/>
                </w:rPr>
                <w:tab/>
              </w:r>
              <w:r w:rsidRPr="004954CC">
                <w:rPr>
                  <w:rFonts w:eastAsia="Times New Roman"/>
                  <w:sz w:val="14"/>
                  <w:szCs w:val="14"/>
                </w:rPr>
                <w:tab/>
              </w:r>
              <w:r w:rsidRPr="004954CC">
                <w:rPr>
                  <w:rFonts w:eastAsia="Times New Roman"/>
                  <w:sz w:val="14"/>
                  <w:szCs w:val="14"/>
                </w:rPr>
                <w:tab/>
                <w:t>If C03 = Large Storage or Large Instant, then value must be &gt; 12 kW;</w:t>
              </w:r>
            </w:ins>
          </w:p>
          <w:p w14:paraId="7A3B0ADD"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38" w:author="Shewmaker, Michael@Energy" w:date="2017-04-12T11:03:00Z"/>
                <w:rFonts w:eastAsia="Times New Roman"/>
                <w:sz w:val="14"/>
                <w:szCs w:val="14"/>
              </w:rPr>
            </w:pPr>
            <w:ins w:id="39" w:author="Shewmaker, Michael@Energy" w:date="2017-04-12T11:03:00Z">
              <w:r w:rsidRPr="004954CC">
                <w:rPr>
                  <w:rFonts w:eastAsia="Times New Roman"/>
                  <w:sz w:val="14"/>
                  <w:szCs w:val="14"/>
                </w:rPr>
                <w:tab/>
              </w:r>
              <w:r w:rsidRPr="004954CC">
                <w:rPr>
                  <w:rFonts w:eastAsia="Times New Roman"/>
                  <w:sz w:val="14"/>
                  <w:szCs w:val="14"/>
                </w:rPr>
                <w:tab/>
              </w:r>
              <w:r w:rsidRPr="004954CC">
                <w:rPr>
                  <w:rFonts w:eastAsia="Times New Roman"/>
                  <w:sz w:val="14"/>
                  <w:szCs w:val="14"/>
                </w:rPr>
                <w:tab/>
                <w:t>Else if C03 = Small Storage or Small Instant, then value must be ≤ 12 kW;</w:t>
              </w:r>
            </w:ins>
          </w:p>
          <w:p w14:paraId="461CC6B5" w14:textId="77777777" w:rsidR="004954CC" w:rsidRPr="004954CC" w:rsidRDefault="004954CC" w:rsidP="004954CC">
            <w:pPr>
              <w:keepNext/>
              <w:tabs>
                <w:tab w:val="left" w:pos="2160"/>
                <w:tab w:val="left" w:pos="2700"/>
                <w:tab w:val="left" w:pos="3420"/>
                <w:tab w:val="left" w:pos="3780"/>
                <w:tab w:val="left" w:pos="5760"/>
                <w:tab w:val="left" w:pos="7212"/>
              </w:tabs>
              <w:spacing w:after="0" w:line="240" w:lineRule="auto"/>
              <w:rPr>
                <w:ins w:id="40" w:author="Shewmaker, Michael@Energy" w:date="2017-04-12T11:03:00Z"/>
                <w:rFonts w:eastAsia="Times New Roman"/>
                <w:sz w:val="14"/>
                <w:szCs w:val="14"/>
              </w:rPr>
            </w:pPr>
            <w:ins w:id="41" w:author="Shewmaker, Michael@Energy" w:date="2017-04-12T11:03:00Z">
              <w:r w:rsidRPr="004954CC">
                <w:rPr>
                  <w:rFonts w:eastAsia="Times New Roman"/>
                  <w:sz w:val="14"/>
                  <w:szCs w:val="14"/>
                </w:rPr>
                <w:tab/>
              </w:r>
              <w:r w:rsidRPr="004954CC">
                <w:rPr>
                  <w:rFonts w:eastAsia="Times New Roman"/>
                  <w:sz w:val="14"/>
                  <w:szCs w:val="14"/>
                </w:rPr>
                <w:tab/>
                <w:t>End if</w:t>
              </w:r>
            </w:ins>
          </w:p>
          <w:p w14:paraId="7B8DA4B3" w14:textId="58FFE259" w:rsidR="007E691B" w:rsidRPr="008343EB" w:rsidRDefault="004954CC" w:rsidP="004954C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42" w:author="Shewmaker, Michael@Energy" w:date="2017-04-12T11:03:00Z">
              <w:r w:rsidRPr="004954CC">
                <w:rPr>
                  <w:rFonts w:eastAsia="Times New Roman"/>
                  <w:sz w:val="14"/>
                  <w:szCs w:val="14"/>
                </w:rPr>
                <w:t xml:space="preserve">Last range check: If B08 ≠ NA, then value must be +/-10% of the reported value in B08. If the value passes all range tests, it is stored in </w:t>
              </w:r>
              <w:proofErr w:type="spellStart"/>
              <w:r w:rsidRPr="004954CC">
                <w:rPr>
                  <w:rFonts w:eastAsia="Times New Roman"/>
                  <w:sz w:val="14"/>
                  <w:szCs w:val="14"/>
                </w:rPr>
                <w:t>WaterHeaterElectricFiredRatedInput</w:t>
              </w:r>
              <w:proofErr w:type="spellEnd"/>
              <w:r w:rsidRPr="004954CC">
                <w:rPr>
                  <w:rFonts w:eastAsia="Times New Roman"/>
                  <w:sz w:val="14"/>
                  <w:szCs w:val="14"/>
                </w:rPr>
                <w:t xml:space="preserve">, if C06 = Electricity. Otherwise the value is stored in </w:t>
              </w:r>
              <w:proofErr w:type="spellStart"/>
              <w:r w:rsidRPr="004954CC">
                <w:rPr>
                  <w:rFonts w:eastAsia="Times New Roman"/>
                  <w:sz w:val="14"/>
                  <w:szCs w:val="14"/>
                </w:rPr>
                <w:t>WaterHeaterGasFiredRatedInput</w:t>
              </w:r>
              <w:proofErr w:type="spellEnd"/>
              <w:r w:rsidRPr="004954CC">
                <w:rPr>
                  <w:rFonts w:eastAsia="Times New Roman"/>
                  <w:sz w:val="14"/>
                  <w:szCs w:val="14"/>
                </w:rPr>
                <w:t>&gt;&gt;</w:t>
              </w:r>
            </w:ins>
          </w:p>
        </w:tc>
        <w:tc>
          <w:tcPr>
            <w:tcW w:w="900" w:type="dxa"/>
            <w:tcBorders>
              <w:top w:val="single" w:sz="4" w:space="0" w:color="auto"/>
              <w:left w:val="single" w:sz="4" w:space="0" w:color="auto"/>
              <w:bottom w:val="single" w:sz="4" w:space="0" w:color="auto"/>
              <w:right w:val="single" w:sz="4" w:space="0" w:color="auto"/>
            </w:tcBorders>
          </w:tcPr>
          <w:p w14:paraId="7B8DA4B4" w14:textId="77777777" w:rsidR="00114AAB" w:rsidRDefault="00114AAB" w:rsidP="00114AA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w:t>
            </w:r>
            <w:r w:rsidR="005E7BD1">
              <w:rPr>
                <w:rFonts w:eastAsia="Times New Roman"/>
                <w:sz w:val="14"/>
                <w:szCs w:val="14"/>
              </w:rPr>
              <w:t>09</w:t>
            </w:r>
            <w:r>
              <w:rPr>
                <w:rFonts w:eastAsia="Times New Roman"/>
                <w:sz w:val="14"/>
                <w:szCs w:val="14"/>
              </w:rPr>
              <w:t>&gt;&gt;</w:t>
            </w:r>
          </w:p>
          <w:p w14:paraId="7B8DA4B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7B8DA4B6" w14:textId="49EB8781"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sidR="00114AAB">
              <w:rPr>
                <w:rFonts w:eastAsia="Times New Roman"/>
                <w:sz w:val="14"/>
                <w:szCs w:val="14"/>
              </w:rPr>
              <w:t>value</w:t>
            </w:r>
            <w:r w:rsidR="005A6360">
              <w:rPr>
                <w:rFonts w:eastAsia="Times New Roman"/>
                <w:sz w:val="14"/>
                <w:szCs w:val="14"/>
              </w:rPr>
              <w:t>; check value</w:t>
            </w:r>
            <w:r w:rsidR="00114AAB">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sidR="00114AAB">
              <w:rPr>
                <w:rFonts w:eastAsia="Times New Roman"/>
                <w:sz w:val="14"/>
                <w:szCs w:val="14"/>
              </w:rPr>
              <w:t>B</w:t>
            </w:r>
            <w:r>
              <w:rPr>
                <w:rFonts w:eastAsia="Times New Roman"/>
                <w:sz w:val="14"/>
                <w:szCs w:val="14"/>
              </w:rPr>
              <w:t>10</w:t>
            </w:r>
            <w:r w:rsidR="005A6360">
              <w:rPr>
                <w:rFonts w:eastAsia="Times New Roman"/>
                <w:sz w:val="14"/>
                <w:szCs w:val="14"/>
              </w:rPr>
              <w:t xml:space="preserve"> to comply, else flag non-compliant values and do not allow the doc to be registered</w:t>
            </w:r>
            <w:r w:rsidRPr="00CD2C84">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7B8DA4B7" w14:textId="6BBA4BE8"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sidR="00114AAB">
              <w:rPr>
                <w:rFonts w:eastAsia="Times New Roman"/>
                <w:sz w:val="14"/>
                <w:szCs w:val="14"/>
              </w:rPr>
              <w:t>value</w:t>
            </w:r>
            <w:r w:rsidR="005A6360">
              <w:rPr>
                <w:rFonts w:eastAsia="Times New Roman"/>
                <w:sz w:val="14"/>
                <w:szCs w:val="14"/>
              </w:rPr>
              <w:t>; check value</w:t>
            </w:r>
            <w:r w:rsidR="00114AAB">
              <w:rPr>
                <w:rFonts w:eastAsia="Times New Roman"/>
                <w:sz w:val="14"/>
                <w:szCs w:val="14"/>
              </w:rPr>
              <w:t xml:space="preserve"> </w:t>
            </w:r>
            <w:r w:rsidRPr="00CD2C84">
              <w:rPr>
                <w:rFonts w:eastAsia="Times New Roman"/>
                <w:sz w:val="14"/>
                <w:szCs w:val="14"/>
              </w:rPr>
              <w:t xml:space="preserve">must be ≤ value in </w:t>
            </w:r>
            <w:r w:rsidR="00114AAB">
              <w:rPr>
                <w:rFonts w:eastAsia="Times New Roman"/>
                <w:sz w:val="14"/>
                <w:szCs w:val="14"/>
              </w:rPr>
              <w:t>B</w:t>
            </w:r>
            <w:r>
              <w:rPr>
                <w:rFonts w:eastAsia="Times New Roman"/>
                <w:sz w:val="14"/>
                <w:szCs w:val="14"/>
              </w:rPr>
              <w:t>11</w:t>
            </w:r>
            <w:r w:rsidR="005A6360">
              <w:rPr>
                <w:rFonts w:eastAsia="Times New Roman"/>
                <w:sz w:val="14"/>
                <w:szCs w:val="14"/>
              </w:rPr>
              <w:t xml:space="preserve"> to comply, else flag non-compliant values and do not allow the doc to be registered</w:t>
            </w:r>
            <w:r w:rsidR="00D5109C">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7B8DA4B8" w14:textId="64FF00A2" w:rsidR="007E691B" w:rsidRDefault="000470D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sidR="00114AAB">
              <w:rPr>
                <w:rFonts w:eastAsia="Times New Roman"/>
                <w:sz w:val="14"/>
                <w:szCs w:val="14"/>
              </w:rPr>
              <w:t xml:space="preserve"> value</w:t>
            </w:r>
            <w:r w:rsidR="005A6360">
              <w:rPr>
                <w:rFonts w:eastAsia="Times New Roman"/>
                <w:sz w:val="14"/>
                <w:szCs w:val="14"/>
              </w:rPr>
              <w:t xml:space="preserve">; check </w:t>
            </w:r>
            <w:proofErr w:type="gramStart"/>
            <w:r w:rsidR="005A6360">
              <w:rPr>
                <w:rFonts w:eastAsia="Times New Roman"/>
                <w:sz w:val="14"/>
                <w:szCs w:val="14"/>
              </w:rPr>
              <w:t>value</w:t>
            </w:r>
            <w:r w:rsidR="00114AAB">
              <w:rPr>
                <w:rFonts w:eastAsia="Times New Roman"/>
                <w:sz w:val="14"/>
                <w:szCs w:val="14"/>
              </w:rPr>
              <w:t xml:space="preserve"> </w:t>
            </w:r>
            <w:r w:rsidRPr="00CD2C84">
              <w:rPr>
                <w:rFonts w:eastAsia="Times New Roman"/>
                <w:sz w:val="14"/>
                <w:szCs w:val="14"/>
              </w:rPr>
              <w:t xml:space="preserve"> must</w:t>
            </w:r>
            <w:proofErr w:type="gramEnd"/>
            <w:r w:rsidRPr="00CD2C84">
              <w:rPr>
                <w:rFonts w:eastAsia="Times New Roman"/>
                <w:sz w:val="14"/>
                <w:szCs w:val="14"/>
              </w:rPr>
              <w:t xml:space="preserve"> be ≥ value in </w:t>
            </w:r>
            <w:r w:rsidR="00114AAB">
              <w:rPr>
                <w:rFonts w:eastAsia="Times New Roman"/>
                <w:sz w:val="14"/>
                <w:szCs w:val="14"/>
              </w:rPr>
              <w:t>B</w:t>
            </w:r>
            <w:r>
              <w:rPr>
                <w:rFonts w:eastAsia="Times New Roman"/>
                <w:sz w:val="14"/>
                <w:szCs w:val="14"/>
              </w:rPr>
              <w:t>12</w:t>
            </w:r>
            <w:r w:rsidR="005A6360">
              <w:rPr>
                <w:rFonts w:eastAsia="Times New Roman"/>
                <w:sz w:val="14"/>
                <w:szCs w:val="14"/>
              </w:rPr>
              <w:t xml:space="preserve"> to comply, else flag non-compliant values and do not allow the doc to be registered</w:t>
            </w:r>
            <w:r w:rsidR="00D5109C">
              <w:rPr>
                <w:rFonts w:eastAsia="Times New Roman"/>
                <w:sz w:val="14"/>
                <w:szCs w:val="14"/>
              </w:rPr>
              <w:t>. Value may be N/A if CF1R value is N/A</w:t>
            </w:r>
            <w:r w:rsidRPr="00CD2C84">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7B8DA4B9" w14:textId="77777777" w:rsidR="00284D0A" w:rsidRDefault="004522AA">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 xml:space="preserve">&lt;&lt;referenced from </w:t>
            </w:r>
            <w:r w:rsidR="00114AAB">
              <w:rPr>
                <w:rFonts w:eastAsia="Times New Roman"/>
                <w:sz w:val="14"/>
                <w:szCs w:val="14"/>
              </w:rPr>
              <w:t>B</w:t>
            </w:r>
            <w:r>
              <w:rPr>
                <w:rFonts w:eastAsia="Times New Roman"/>
                <w:sz w:val="14"/>
                <w:szCs w:val="14"/>
              </w:rPr>
              <w:t>13</w:t>
            </w:r>
            <w:r w:rsidR="00114AAB">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7B8DA4BA" w14:textId="77777777" w:rsidR="000470D3" w:rsidRDefault="00114AAB" w:rsidP="00157438">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7B8DA4BB"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470D3" w:rsidRPr="0082211E" w14:paraId="7B8DA4CB" w14:textId="77777777" w:rsidTr="009B3B3A">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7B8DA4BD" w14:textId="23E411F8"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7B8DA4BE"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7B8DA4BF"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7B8DA4C0"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1"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2"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7B8DA4C3"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7B8DA4C4"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7B8DA4C5"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7B8DA4C6"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7B8DA4C7"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7B8DA4C8"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7B8DA4C9"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7B8DA4CA" w14:textId="77777777" w:rsidR="000470D3" w:rsidRPr="0082211E"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CC"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610"/>
        <w:gridCol w:w="3960"/>
      </w:tblGrid>
      <w:tr w:rsidR="000470D3" w:rsidRPr="00C711C6" w14:paraId="7B8DA4CF" w14:textId="77777777" w:rsidTr="009B3B3A">
        <w:trPr>
          <w:trHeight w:val="327"/>
        </w:trPr>
        <w:tc>
          <w:tcPr>
            <w:tcW w:w="8118" w:type="dxa"/>
            <w:gridSpan w:val="3"/>
            <w:tcBorders>
              <w:top w:val="single" w:sz="4" w:space="0" w:color="auto"/>
              <w:bottom w:val="single" w:sz="4" w:space="0" w:color="auto"/>
            </w:tcBorders>
            <w:vAlign w:val="center"/>
          </w:tcPr>
          <w:p w14:paraId="7B8DA4CD" w14:textId="77777777" w:rsidR="000470D3" w:rsidRDefault="003B4CFB" w:rsidP="00157438">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0470D3" w:rsidRPr="00335E47">
              <w:rPr>
                <w:rFonts w:asciiTheme="minorHAnsi" w:hAnsiTheme="minorHAnsi" w:cs="Arial"/>
                <w:b/>
                <w:sz w:val="20"/>
                <w:szCs w:val="20"/>
              </w:rPr>
              <w:t xml:space="preserve">. </w:t>
            </w:r>
            <w:r w:rsidR="000470D3">
              <w:rPr>
                <w:rFonts w:asciiTheme="minorHAnsi" w:hAnsiTheme="minorHAnsi" w:cs="Arial"/>
                <w:b/>
                <w:sz w:val="20"/>
                <w:szCs w:val="20"/>
              </w:rPr>
              <w:t>Installed Water Heater Manufacturer Information</w:t>
            </w:r>
          </w:p>
          <w:p w14:paraId="7B8DA4CE"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0470D3" w:rsidRPr="00C711C6" w14:paraId="7B8DA4D3" w14:textId="77777777" w:rsidTr="009B3B3A">
        <w:trPr>
          <w:trHeight w:val="426"/>
        </w:trPr>
        <w:tc>
          <w:tcPr>
            <w:tcW w:w="1548" w:type="dxa"/>
            <w:tcBorders>
              <w:top w:val="single" w:sz="4" w:space="0" w:color="auto"/>
              <w:bottom w:val="single" w:sz="4" w:space="0" w:color="auto"/>
              <w:right w:val="single" w:sz="4" w:space="0" w:color="auto"/>
            </w:tcBorders>
            <w:vAlign w:val="bottom"/>
          </w:tcPr>
          <w:p w14:paraId="7B8DA4D0"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610" w:type="dxa"/>
            <w:tcBorders>
              <w:top w:val="single" w:sz="4" w:space="0" w:color="auto"/>
              <w:left w:val="single" w:sz="4" w:space="0" w:color="auto"/>
              <w:bottom w:val="single" w:sz="4" w:space="0" w:color="auto"/>
              <w:right w:val="single" w:sz="4" w:space="0" w:color="auto"/>
            </w:tcBorders>
            <w:vAlign w:val="bottom"/>
          </w:tcPr>
          <w:p w14:paraId="7B8DA4D1"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960" w:type="dxa"/>
            <w:tcBorders>
              <w:top w:val="single" w:sz="4" w:space="0" w:color="auto"/>
              <w:left w:val="single" w:sz="4" w:space="0" w:color="auto"/>
              <w:bottom w:val="single" w:sz="4" w:space="0" w:color="auto"/>
            </w:tcBorders>
            <w:vAlign w:val="bottom"/>
          </w:tcPr>
          <w:p w14:paraId="7B8DA4D2"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0470D3" w:rsidRPr="00C711C6" w14:paraId="7B8DA4D7" w14:textId="77777777" w:rsidTr="009B3B3A">
        <w:trPr>
          <w:trHeight w:val="282"/>
        </w:trPr>
        <w:tc>
          <w:tcPr>
            <w:tcW w:w="1548" w:type="dxa"/>
            <w:tcBorders>
              <w:top w:val="single" w:sz="4" w:space="0" w:color="auto"/>
              <w:bottom w:val="single" w:sz="4" w:space="0" w:color="auto"/>
              <w:right w:val="single" w:sz="4" w:space="0" w:color="auto"/>
            </w:tcBorders>
            <w:vAlign w:val="bottom"/>
          </w:tcPr>
          <w:p w14:paraId="7B8DA4D4"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2610" w:type="dxa"/>
            <w:tcBorders>
              <w:top w:val="single" w:sz="4" w:space="0" w:color="auto"/>
              <w:left w:val="single" w:sz="4" w:space="0" w:color="auto"/>
              <w:bottom w:val="single" w:sz="4" w:space="0" w:color="auto"/>
              <w:right w:val="single" w:sz="4" w:space="0" w:color="auto"/>
            </w:tcBorders>
            <w:vAlign w:val="bottom"/>
          </w:tcPr>
          <w:p w14:paraId="7B8DA4D5"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960" w:type="dxa"/>
            <w:tcBorders>
              <w:top w:val="single" w:sz="4" w:space="0" w:color="auto"/>
              <w:left w:val="single" w:sz="4" w:space="0" w:color="auto"/>
              <w:bottom w:val="single" w:sz="4" w:space="0" w:color="auto"/>
            </w:tcBorders>
            <w:vAlign w:val="bottom"/>
          </w:tcPr>
          <w:p w14:paraId="7B8DA4D6"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0470D3" w:rsidRPr="00C711C6" w14:paraId="7B8DA4DB" w14:textId="77777777" w:rsidTr="009B3B3A">
        <w:trPr>
          <w:trHeight w:val="246"/>
        </w:trPr>
        <w:tc>
          <w:tcPr>
            <w:tcW w:w="1548" w:type="dxa"/>
            <w:tcBorders>
              <w:top w:val="single" w:sz="4" w:space="0" w:color="auto"/>
              <w:bottom w:val="single" w:sz="4" w:space="0" w:color="auto"/>
              <w:right w:val="single" w:sz="4" w:space="0" w:color="auto"/>
            </w:tcBorders>
            <w:vAlign w:val="bottom"/>
          </w:tcPr>
          <w:p w14:paraId="7B8DA4D8" w14:textId="77777777" w:rsidR="00284D0A" w:rsidRDefault="000470D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F441BA">
              <w:rPr>
                <w:rFonts w:eastAsia="Times New Roman"/>
                <w:sz w:val="14"/>
                <w:szCs w:val="14"/>
              </w:rPr>
              <w:t>B</w:t>
            </w:r>
            <w:r w:rsidRPr="00CD2C84">
              <w:rPr>
                <w:rFonts w:eastAsia="Times New Roman"/>
                <w:sz w:val="14"/>
                <w:szCs w:val="14"/>
              </w:rPr>
              <w:t>01&gt;&gt;</w:t>
            </w:r>
          </w:p>
        </w:tc>
        <w:tc>
          <w:tcPr>
            <w:tcW w:w="2610" w:type="dxa"/>
            <w:tcBorders>
              <w:top w:val="single" w:sz="4" w:space="0" w:color="auto"/>
              <w:left w:val="single" w:sz="4" w:space="0" w:color="auto"/>
              <w:bottom w:val="single" w:sz="4" w:space="0" w:color="auto"/>
              <w:right w:val="single" w:sz="4" w:space="0" w:color="auto"/>
            </w:tcBorders>
            <w:vAlign w:val="bottom"/>
          </w:tcPr>
          <w:p w14:paraId="7B8DA4D9"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3960" w:type="dxa"/>
            <w:tcBorders>
              <w:top w:val="single" w:sz="4" w:space="0" w:color="auto"/>
              <w:left w:val="single" w:sz="4" w:space="0" w:color="auto"/>
              <w:bottom w:val="single" w:sz="4" w:space="0" w:color="auto"/>
            </w:tcBorders>
            <w:shd w:val="clear" w:color="auto" w:fill="FFFFFF" w:themeFill="background1"/>
          </w:tcPr>
          <w:p w14:paraId="7B8DA4DA"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0470D3" w:rsidRPr="00C711C6" w14:paraId="7B8DA4DF" w14:textId="77777777" w:rsidTr="009B3B3A">
        <w:trPr>
          <w:trHeight w:val="255"/>
        </w:trPr>
        <w:tc>
          <w:tcPr>
            <w:tcW w:w="1548" w:type="dxa"/>
            <w:tcBorders>
              <w:top w:val="single" w:sz="4" w:space="0" w:color="auto"/>
              <w:bottom w:val="single" w:sz="4" w:space="0" w:color="auto"/>
              <w:right w:val="single" w:sz="4" w:space="0" w:color="auto"/>
            </w:tcBorders>
            <w:vAlign w:val="bottom"/>
          </w:tcPr>
          <w:p w14:paraId="7B8DA4DC"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tcBorders>
              <w:top w:val="single" w:sz="4" w:space="0" w:color="auto"/>
              <w:left w:val="single" w:sz="4" w:space="0" w:color="auto"/>
              <w:bottom w:val="single" w:sz="4" w:space="0" w:color="auto"/>
              <w:right w:val="single" w:sz="4" w:space="0" w:color="auto"/>
            </w:tcBorders>
            <w:vAlign w:val="bottom"/>
          </w:tcPr>
          <w:p w14:paraId="7B8DA4DD"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960" w:type="dxa"/>
            <w:tcBorders>
              <w:top w:val="single" w:sz="4" w:space="0" w:color="auto"/>
              <w:left w:val="single" w:sz="4" w:space="0" w:color="auto"/>
              <w:bottom w:val="single" w:sz="4" w:space="0" w:color="auto"/>
            </w:tcBorders>
          </w:tcPr>
          <w:p w14:paraId="7B8DA4DE" w14:textId="77777777" w:rsidR="000470D3" w:rsidRPr="00C711C6" w:rsidRDefault="000470D3" w:rsidP="0015743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B8DA4E0"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13054"/>
      </w:tblGrid>
      <w:tr w:rsidR="000470D3" w:rsidRPr="00260947" w14:paraId="7B8DA4E3" w14:textId="77777777" w:rsidTr="00157438">
        <w:trPr>
          <w:trHeight w:hRule="exact" w:val="288"/>
        </w:trPr>
        <w:tc>
          <w:tcPr>
            <w:tcW w:w="14616" w:type="dxa"/>
            <w:gridSpan w:val="2"/>
            <w:tcBorders>
              <w:top w:val="single" w:sz="4" w:space="0" w:color="auto"/>
              <w:left w:val="single" w:sz="4" w:space="0" w:color="auto"/>
              <w:bottom w:val="single" w:sz="4" w:space="0" w:color="auto"/>
              <w:right w:val="single" w:sz="4" w:space="0" w:color="auto"/>
            </w:tcBorders>
          </w:tcPr>
          <w:p w14:paraId="7B8DA4E1" w14:textId="4B805EDE" w:rsidR="000470D3" w:rsidRDefault="005D4D59" w:rsidP="00157438">
            <w:pPr>
              <w:keepNext/>
              <w:spacing w:after="60" w:line="240" w:lineRule="auto"/>
              <w:rPr>
                <w:rFonts w:asciiTheme="minorHAnsi" w:hAnsiTheme="minorHAnsi" w:cs="Arial"/>
                <w:b/>
                <w:sz w:val="20"/>
                <w:szCs w:val="20"/>
              </w:rPr>
            </w:pPr>
            <w:r>
              <w:rPr>
                <w:rFonts w:asciiTheme="minorHAnsi" w:hAnsiTheme="minorHAnsi" w:cs="Arial"/>
                <w:b/>
                <w:sz w:val="20"/>
                <w:szCs w:val="20"/>
              </w:rPr>
              <w:lastRenderedPageBreak/>
              <w:t>E</w:t>
            </w:r>
            <w:r w:rsidR="000470D3">
              <w:rPr>
                <w:rFonts w:asciiTheme="minorHAnsi" w:hAnsiTheme="minorHAnsi" w:cs="Arial"/>
                <w:b/>
                <w:sz w:val="20"/>
                <w:szCs w:val="20"/>
              </w:rPr>
              <w:t xml:space="preserve">. </w:t>
            </w:r>
            <w:r w:rsidR="0014401E" w:rsidRPr="00ED521E">
              <w:rPr>
                <w:rFonts w:asciiTheme="minorHAnsi" w:hAnsiTheme="minorHAnsi" w:cs="ArialMT"/>
                <w:b/>
                <w:sz w:val="20"/>
                <w:szCs w:val="20"/>
              </w:rPr>
              <w:t>Mandatory Measures for All Domestic Hot Water Distribution Systems</w:t>
            </w:r>
          </w:p>
          <w:p w14:paraId="7B8DA4E2"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0470D3" w:rsidRPr="00D24BC5" w14:paraId="7B8DA4E6" w14:textId="77777777" w:rsidTr="00ED521E">
        <w:trPr>
          <w:trHeight w:hRule="exact" w:val="325"/>
          <w:tblHeader/>
        </w:trPr>
        <w:tc>
          <w:tcPr>
            <w:tcW w:w="1562" w:type="dxa"/>
            <w:vAlign w:val="center"/>
          </w:tcPr>
          <w:p w14:paraId="7B8DA4E4"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054" w:type="dxa"/>
            <w:vAlign w:val="center"/>
          </w:tcPr>
          <w:p w14:paraId="7B8DA4E5"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0470D3" w:rsidRPr="00D24BC5" w14:paraId="7B8DA4E9" w14:textId="77777777" w:rsidTr="00ED521E">
        <w:trPr>
          <w:trHeight w:hRule="exact" w:val="352"/>
          <w:tblHeader/>
        </w:trPr>
        <w:tc>
          <w:tcPr>
            <w:tcW w:w="1562" w:type="dxa"/>
            <w:vAlign w:val="center"/>
          </w:tcPr>
          <w:p w14:paraId="7B8DA4E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054" w:type="dxa"/>
            <w:vAlign w:val="center"/>
          </w:tcPr>
          <w:p w14:paraId="7B8DA4E8"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0470D3" w:rsidRPr="00C93879" w14:paraId="7B8DA4F6" w14:textId="77777777" w:rsidTr="00157438">
        <w:trPr>
          <w:trHeight w:val="3932"/>
        </w:trPr>
        <w:tc>
          <w:tcPr>
            <w:tcW w:w="1562" w:type="dxa"/>
            <w:vAlign w:val="center"/>
          </w:tcPr>
          <w:p w14:paraId="7B8DA4EA" w14:textId="77777777" w:rsidR="000470D3" w:rsidRDefault="000470D3" w:rsidP="00157438">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054" w:type="dxa"/>
            <w:vAlign w:val="center"/>
          </w:tcPr>
          <w:p w14:paraId="7B8DA4EB" w14:textId="25C842B6" w:rsidR="000470D3" w:rsidRDefault="000470D3" w:rsidP="00157438">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72E8E">
              <w:rPr>
                <w:rFonts w:asciiTheme="minorHAnsi" w:hAnsiTheme="minorHAnsi" w:cs="TimesNewRomanPS-BoldMT"/>
                <w:bCs/>
                <w:sz w:val="20"/>
                <w:szCs w:val="20"/>
              </w:rPr>
              <w:t>below</w:t>
            </w:r>
            <w:r>
              <w:rPr>
                <w:rFonts w:asciiTheme="minorHAnsi" w:hAnsiTheme="minorHAnsi" w:cs="TimesNewRomanPS-BoldMT"/>
                <w:bCs/>
                <w:sz w:val="20"/>
                <w:szCs w:val="20"/>
              </w:rPr>
              <w:t>: (RA4.4.1)</w:t>
            </w:r>
          </w:p>
          <w:p w14:paraId="7B8DA4EC"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7B8DA4ED"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7B8DA4EE" w14:textId="77777777" w:rsidR="000470D3" w:rsidRPr="00253A36" w:rsidRDefault="000470D3" w:rsidP="000470D3">
            <w:pPr>
              <w:pStyle w:val="ListParagraph"/>
              <w:keepNext/>
              <w:numPr>
                <w:ilvl w:val="0"/>
                <w:numId w:val="21"/>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7B8DA4EF"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7B8DA4F0"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7B8DA4F1" w14:textId="77777777" w:rsidR="000470D3" w:rsidRPr="006F2D6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7B8DA4F2" w14:textId="77777777" w:rsidR="000470D3" w:rsidRDefault="000470D3" w:rsidP="00157438">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7B8DA4F3"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7B8DA4F4" w14:textId="77777777" w:rsidR="000470D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7B8DA4F5" w14:textId="77777777" w:rsidR="000470D3" w:rsidRPr="006F2D63" w:rsidRDefault="000470D3" w:rsidP="000470D3">
            <w:pPr>
              <w:pStyle w:val="ListParagraph"/>
              <w:keepNext/>
              <w:numPr>
                <w:ilvl w:val="0"/>
                <w:numId w:val="21"/>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0470D3" w:rsidRPr="00D24BC5" w14:paraId="7B8DA4F9" w14:textId="77777777" w:rsidTr="00157438">
        <w:trPr>
          <w:trHeight w:hRule="exact" w:val="518"/>
          <w:tblHeader/>
        </w:trPr>
        <w:tc>
          <w:tcPr>
            <w:tcW w:w="1562" w:type="dxa"/>
            <w:vAlign w:val="center"/>
          </w:tcPr>
          <w:p w14:paraId="7B8DA4F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vAlign w:val="center"/>
          </w:tcPr>
          <w:p w14:paraId="7B8DA4F8" w14:textId="606997D3"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0470D3" w:rsidRPr="00D24BC5" w14:paraId="7B8DA4FC" w14:textId="77777777" w:rsidTr="00157438">
        <w:trPr>
          <w:trHeight w:hRule="exact" w:val="388"/>
          <w:tblHeader/>
        </w:trPr>
        <w:tc>
          <w:tcPr>
            <w:tcW w:w="1562" w:type="dxa"/>
            <w:vAlign w:val="center"/>
          </w:tcPr>
          <w:p w14:paraId="7B8DA4FA"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05</w:t>
            </w:r>
          </w:p>
        </w:tc>
        <w:tc>
          <w:tcPr>
            <w:tcW w:w="13054" w:type="dxa"/>
            <w:vAlign w:val="center"/>
          </w:tcPr>
          <w:p w14:paraId="7B8DA4FB"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0470D3" w:rsidRPr="00D24BC5" w14:paraId="7B8DA4FF" w14:textId="77777777" w:rsidTr="00157438">
        <w:trPr>
          <w:trHeight w:hRule="exact" w:val="352"/>
          <w:tblHeader/>
        </w:trPr>
        <w:tc>
          <w:tcPr>
            <w:tcW w:w="1562" w:type="dxa"/>
            <w:vAlign w:val="center"/>
          </w:tcPr>
          <w:p w14:paraId="7B8DA4FD"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06</w:t>
            </w:r>
          </w:p>
        </w:tc>
        <w:tc>
          <w:tcPr>
            <w:tcW w:w="13054" w:type="dxa"/>
            <w:vAlign w:val="center"/>
          </w:tcPr>
          <w:p w14:paraId="7B8DA4FE"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0470D3" w:rsidRPr="00D24BC5" w14:paraId="7B8DA506" w14:textId="77777777" w:rsidTr="00157438">
        <w:trPr>
          <w:trHeight w:hRule="exact" w:val="1522"/>
          <w:tblHeader/>
        </w:trPr>
        <w:tc>
          <w:tcPr>
            <w:tcW w:w="1562" w:type="dxa"/>
            <w:vAlign w:val="center"/>
          </w:tcPr>
          <w:p w14:paraId="7B8DA500" w14:textId="77777777" w:rsidR="004C5E06" w:rsidRDefault="002A76D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07</w:t>
            </w:r>
          </w:p>
        </w:tc>
        <w:tc>
          <w:tcPr>
            <w:tcW w:w="13054" w:type="dxa"/>
            <w:vAlign w:val="center"/>
          </w:tcPr>
          <w:p w14:paraId="7B8DA501"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7B8DA502"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7B8DA503"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7B8DA504" w14:textId="77777777"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7B8DA505" w14:textId="4DF266BF" w:rsidR="000470D3" w:rsidRDefault="000470D3" w:rsidP="003D08F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18"/>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3D08F1">
              <w:rPr>
                <w:rFonts w:asciiTheme="minorHAnsi" w:hAnsiTheme="minorHAnsi"/>
                <w:sz w:val="20"/>
                <w:szCs w:val="20"/>
              </w:rPr>
              <w:t>h</w:t>
            </w:r>
            <w:r w:rsidRPr="00D24BC5">
              <w:rPr>
                <w:rFonts w:asciiTheme="minorHAnsi" w:hAnsiTheme="minorHAnsi"/>
                <w:sz w:val="20"/>
                <w:szCs w:val="20"/>
              </w:rPr>
              <w:t>r</w:t>
            </w:r>
            <w:proofErr w:type="spellEnd"/>
          </w:p>
        </w:tc>
      </w:tr>
      <w:tr w:rsidR="000470D3" w:rsidRPr="00260947" w14:paraId="7B8DA508" w14:textId="77777777" w:rsidTr="00ED521E">
        <w:trPr>
          <w:trHeight w:hRule="exact" w:val="298"/>
          <w:tblHeader/>
        </w:trPr>
        <w:tc>
          <w:tcPr>
            <w:tcW w:w="14616" w:type="dxa"/>
            <w:gridSpan w:val="2"/>
            <w:vAlign w:val="center"/>
          </w:tcPr>
          <w:p w14:paraId="7B8DA507" w14:textId="77777777" w:rsidR="000470D3" w:rsidRDefault="000470D3" w:rsidP="001574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09"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A"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B" w14:textId="77777777" w:rsidR="00D210E7" w:rsidRDefault="00D210E7" w:rsidP="00DE2B86">
      <w:pPr>
        <w:tabs>
          <w:tab w:val="left" w:pos="0"/>
        </w:tabs>
        <w:autoSpaceDE w:val="0"/>
        <w:autoSpaceDN w:val="0"/>
        <w:adjustRightInd w:val="0"/>
        <w:spacing w:after="0" w:line="240" w:lineRule="auto"/>
        <w:rPr>
          <w:rFonts w:ascii="ArialMT" w:hAnsi="ArialMT" w:cs="ArialMT"/>
          <w:sz w:val="20"/>
          <w:szCs w:val="20"/>
        </w:rPr>
      </w:pPr>
    </w:p>
    <w:p w14:paraId="7B8DA50C"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3926"/>
      </w:tblGrid>
      <w:tr w:rsidR="008C5840" w:rsidRPr="00260947" w14:paraId="7B8DA50F" w14:textId="77777777" w:rsidTr="00ED521E">
        <w:trPr>
          <w:trHeight w:hRule="exact" w:val="784"/>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5C1506" w14:textId="0EB3FD43" w:rsidR="0014401E" w:rsidRDefault="005D4D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F</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 xml:space="preserve">Standard Distribution System </w:t>
            </w:r>
            <w:r w:rsidR="00284D0A">
              <w:rPr>
                <w:rFonts w:asciiTheme="minorHAnsi" w:hAnsiTheme="minorHAnsi" w:cs="Arial"/>
                <w:b/>
                <w:sz w:val="20"/>
                <w:szCs w:val="20"/>
              </w:rPr>
              <w:t>Requirements</w:t>
            </w:r>
            <w:r w:rsidR="008C5840" w:rsidRPr="00ED521E">
              <w:rPr>
                <w:rFonts w:asciiTheme="minorHAnsi" w:hAnsiTheme="minorHAnsi" w:cs="Arial"/>
                <w:sz w:val="20"/>
                <w:szCs w:val="20"/>
              </w:rPr>
              <w:t>(</w:t>
            </w:r>
            <w:r w:rsidR="0014401E">
              <w:rPr>
                <w:rFonts w:asciiTheme="minorHAnsi" w:hAnsiTheme="minorHAnsi" w:cs="Arial"/>
                <w:sz w:val="20"/>
                <w:szCs w:val="20"/>
              </w:rPr>
              <w:t xml:space="preserve">for </w:t>
            </w:r>
            <w:r w:rsidR="008C5840" w:rsidRPr="00ED521E">
              <w:rPr>
                <w:rFonts w:asciiTheme="minorHAnsi" w:hAnsiTheme="minorHAnsi" w:cs="Arial"/>
                <w:sz w:val="20"/>
                <w:szCs w:val="20"/>
              </w:rPr>
              <w:t>trunk and branch systems only)</w:t>
            </w:r>
            <w:r w:rsidR="008C5840">
              <w:rPr>
                <w:rFonts w:asciiTheme="minorHAnsi" w:hAnsiTheme="minorHAnsi" w:cs="Arial"/>
                <w:sz w:val="20"/>
                <w:szCs w:val="20"/>
              </w:rPr>
              <w:t xml:space="preserve"> </w:t>
            </w:r>
          </w:p>
          <w:p w14:paraId="7B8DA50D" w14:textId="14503BBC" w:rsidR="00836E65" w:rsidRDefault="00DA78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0E" w14:textId="77777777" w:rsidR="00836E65" w:rsidRDefault="00C24D1F">
            <w:pPr>
              <w:spacing w:after="0"/>
              <w:rPr>
                <w:rFonts w:asciiTheme="minorHAnsi" w:eastAsia="Times New Roman" w:hAnsiTheme="minorHAnsi" w:cs="Arial"/>
                <w:b/>
                <w:sz w:val="20"/>
                <w:szCs w:val="20"/>
              </w:rPr>
            </w:pPr>
            <w:r>
              <w:rPr>
                <w:rFonts w:asciiTheme="minorHAnsi" w:hAnsiTheme="minorHAnsi" w:cs="Arial"/>
                <w:sz w:val="20"/>
                <w:szCs w:val="20"/>
              </w:rPr>
              <w:t xml:space="preserve">&lt;&lt;If </w:t>
            </w:r>
            <w:r w:rsidR="00B42FFD">
              <w:rPr>
                <w:rFonts w:asciiTheme="minorHAnsi" w:hAnsiTheme="minorHAnsi" w:cs="Arial"/>
                <w:sz w:val="20"/>
                <w:szCs w:val="20"/>
              </w:rPr>
              <w:t>there are no systems in column B14 that have a value =</w:t>
            </w:r>
            <w:r w:rsidR="00B42FFD" w:rsidDel="00B42FFD">
              <w:rPr>
                <w:rFonts w:asciiTheme="minorHAnsi" w:hAnsiTheme="minorHAnsi" w:cs="Arial"/>
                <w:sz w:val="20"/>
                <w:szCs w:val="20"/>
              </w:rPr>
              <w:t xml:space="preserve"> </w:t>
            </w:r>
            <w:r w:rsidR="00BC71BB">
              <w:rPr>
                <w:rFonts w:asciiTheme="minorHAnsi" w:hAnsiTheme="minorHAnsi" w:cs="Arial"/>
                <w:sz w:val="20"/>
                <w:szCs w:val="20"/>
              </w:rPr>
              <w:t>“</w:t>
            </w:r>
            <w:r w:rsidR="00D76F6B" w:rsidRPr="00D76F6B">
              <w:rPr>
                <w:rFonts w:asciiTheme="minorHAnsi" w:hAnsiTheme="minorHAnsi" w:cs="Arial"/>
                <w:sz w:val="20"/>
                <w:szCs w:val="20"/>
              </w:rPr>
              <w:t>Standard Distribution System</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12" w14:textId="77777777" w:rsidTr="003630E1">
        <w:trPr>
          <w:trHeight w:hRule="exact" w:val="288"/>
          <w:tblHeader/>
        </w:trPr>
        <w:tc>
          <w:tcPr>
            <w:tcW w:w="520" w:type="dxa"/>
            <w:vAlign w:val="center"/>
          </w:tcPr>
          <w:p w14:paraId="7B8DA510"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0496" w:type="dxa"/>
          </w:tcPr>
          <w:p w14:paraId="7B8DA511" w14:textId="68FA6065" w:rsidR="00C24D1F" w:rsidRPr="00260947" w:rsidRDefault="00C24D1F" w:rsidP="000E4E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260947">
              <w:rPr>
                <w:rFonts w:asciiTheme="minorHAnsi" w:hAnsiTheme="minorHAnsi" w:cs="Arial"/>
                <w:sz w:val="20"/>
                <w:szCs w:val="20"/>
              </w:rPr>
              <w:t xml:space="preserve">Verification of measures </w:t>
            </w:r>
            <w:r w:rsidR="000E4E84">
              <w:rPr>
                <w:rFonts w:asciiTheme="minorHAnsi" w:hAnsiTheme="minorHAnsi" w:cs="Arial"/>
                <w:sz w:val="20"/>
                <w:szCs w:val="20"/>
              </w:rPr>
              <w:t>E01</w:t>
            </w:r>
            <w:r w:rsidRPr="00260947">
              <w:rPr>
                <w:rFonts w:asciiTheme="minorHAnsi" w:hAnsiTheme="minorHAnsi" w:cs="Arial"/>
                <w:sz w:val="20"/>
                <w:szCs w:val="20"/>
              </w:rPr>
              <w:t xml:space="preserve"> through</w:t>
            </w:r>
            <w:r>
              <w:rPr>
                <w:rFonts w:asciiTheme="minorHAnsi" w:hAnsiTheme="minorHAnsi" w:cs="Arial"/>
                <w:sz w:val="20"/>
                <w:szCs w:val="20"/>
              </w:rPr>
              <w:t xml:space="preserve"> </w:t>
            </w:r>
            <w:r w:rsidR="000E4E84">
              <w:rPr>
                <w:rFonts w:asciiTheme="minorHAnsi" w:hAnsiTheme="minorHAnsi" w:cs="Arial"/>
                <w:sz w:val="20"/>
                <w:szCs w:val="20"/>
              </w:rPr>
              <w:t>E07</w:t>
            </w:r>
            <w:r w:rsidRPr="00260947">
              <w:rPr>
                <w:rFonts w:asciiTheme="minorHAnsi" w:hAnsiTheme="minorHAnsi" w:cs="Arial"/>
                <w:sz w:val="20"/>
                <w:szCs w:val="20"/>
              </w:rPr>
              <w:t xml:space="preserve"> show</w:t>
            </w:r>
            <w:r>
              <w:rPr>
                <w:rFonts w:asciiTheme="minorHAnsi" w:hAnsiTheme="minorHAnsi" w:cs="Arial"/>
                <w:sz w:val="20"/>
                <w:szCs w:val="20"/>
              </w:rPr>
              <w:t>s</w:t>
            </w:r>
            <w:r w:rsidRPr="00260947">
              <w:rPr>
                <w:rFonts w:asciiTheme="minorHAnsi" w:hAnsiTheme="minorHAnsi" w:cs="Arial"/>
                <w:sz w:val="20"/>
                <w:szCs w:val="20"/>
              </w:rPr>
              <w:t xml:space="preserve"> compliance for standard distribution system</w:t>
            </w:r>
            <w:r w:rsidR="003D08F1">
              <w:rPr>
                <w:rFonts w:asciiTheme="minorHAnsi" w:hAnsiTheme="minorHAnsi" w:cs="Arial"/>
                <w:sz w:val="20"/>
                <w:szCs w:val="20"/>
              </w:rPr>
              <w:t>.</w:t>
            </w:r>
          </w:p>
        </w:tc>
      </w:tr>
      <w:tr w:rsidR="00F76C95" w:rsidRPr="00F76C95" w14:paraId="7B8DA514" w14:textId="77777777" w:rsidTr="00593BEC">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13"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15"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3926"/>
      </w:tblGrid>
      <w:tr w:rsidR="008C5840" w:rsidRPr="00260947" w14:paraId="7B8DA518" w14:textId="77777777" w:rsidTr="00F76C95">
        <w:trPr>
          <w:trHeight w:val="288"/>
          <w:tblHeader/>
        </w:trPr>
        <w:tc>
          <w:tcPr>
            <w:tcW w:w="11016" w:type="dxa"/>
            <w:gridSpan w:val="2"/>
            <w:tcBorders>
              <w:top w:val="single" w:sz="4" w:space="0" w:color="auto"/>
              <w:left w:val="single" w:sz="4" w:space="0" w:color="auto"/>
              <w:bottom w:val="single" w:sz="4" w:space="0" w:color="auto"/>
              <w:right w:val="single" w:sz="4" w:space="0" w:color="auto"/>
            </w:tcBorders>
          </w:tcPr>
          <w:p w14:paraId="7B8DA516" w14:textId="2A07AF36" w:rsidR="008C5840" w:rsidRPr="0014401E" w:rsidRDefault="005D4D59" w:rsidP="00ED521E">
            <w:pPr>
              <w:spacing w:after="0" w:line="240" w:lineRule="auto"/>
              <w:rPr>
                <w:rFonts w:asciiTheme="minorHAnsi" w:hAnsiTheme="minorHAnsi" w:cs="Arial"/>
                <w:sz w:val="20"/>
                <w:szCs w:val="20"/>
              </w:rPr>
            </w:pPr>
            <w:r>
              <w:rPr>
                <w:rFonts w:asciiTheme="minorHAnsi" w:hAnsiTheme="minorHAnsi" w:cs="Arial"/>
                <w:b/>
                <w:sz w:val="20"/>
                <w:szCs w:val="20"/>
              </w:rPr>
              <w:t>G</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 xml:space="preserve">Pipe Insulation Credit </w:t>
            </w:r>
            <w:r w:rsidR="00284D0A">
              <w:rPr>
                <w:rFonts w:asciiTheme="minorHAnsi" w:hAnsiTheme="minorHAnsi" w:cs="Arial"/>
                <w:b/>
                <w:sz w:val="20"/>
                <w:szCs w:val="20"/>
              </w:rPr>
              <w:t>Requirements</w:t>
            </w:r>
            <w:r w:rsidR="008C5840" w:rsidRPr="00ED521E">
              <w:rPr>
                <w:rFonts w:asciiTheme="minorHAnsi" w:hAnsiTheme="minorHAnsi" w:cs="Arial"/>
                <w:sz w:val="20"/>
                <w:szCs w:val="20"/>
              </w:rPr>
              <w:t>(</w:t>
            </w:r>
            <w:r w:rsidR="0014401E" w:rsidRPr="00ED521E">
              <w:rPr>
                <w:rFonts w:asciiTheme="minorHAnsi" w:hAnsiTheme="minorHAnsi" w:cs="Arial"/>
                <w:sz w:val="20"/>
                <w:szCs w:val="20"/>
              </w:rPr>
              <w:t>f</w:t>
            </w:r>
            <w:r w:rsidR="008C5840" w:rsidRPr="00ED521E">
              <w:rPr>
                <w:rFonts w:asciiTheme="minorHAnsi" w:hAnsiTheme="minorHAnsi" w:cs="Arial"/>
                <w:sz w:val="20"/>
                <w:szCs w:val="20"/>
              </w:rPr>
              <w:t>or trunk and branch Hot Water system)</w:t>
            </w:r>
            <w:r w:rsidR="008C5840" w:rsidRPr="0014401E">
              <w:rPr>
                <w:rFonts w:asciiTheme="minorHAnsi" w:hAnsiTheme="minorHAnsi" w:cs="Arial"/>
                <w:sz w:val="20"/>
                <w:szCs w:val="20"/>
              </w:rPr>
              <w:t xml:space="preserve">  </w:t>
            </w:r>
          </w:p>
          <w:p w14:paraId="6C16B8EA" w14:textId="65104481" w:rsidR="0014401E" w:rsidRDefault="00284D0A" w:rsidP="00ED521E">
            <w:pPr>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17" w14:textId="3EC0E41E" w:rsidR="00836E65" w:rsidRDefault="00C24D1F" w:rsidP="00ED521E">
            <w:pPr>
              <w:spacing w:after="0" w:line="240" w:lineRule="auto"/>
              <w:rPr>
                <w:rFonts w:asciiTheme="minorHAnsi" w:eastAsia="Times New Roman" w:hAnsiTheme="minorHAnsi" w:cs="Arial"/>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00D76F6B" w:rsidRPr="00D76F6B">
              <w:rPr>
                <w:rFonts w:asciiTheme="minorHAnsi" w:hAnsiTheme="minorHAnsi" w:cs="Arial"/>
                <w:sz w:val="20"/>
                <w:szCs w:val="20"/>
              </w:rPr>
              <w:t>Pipe Insulation Credit</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1B" w14:textId="77777777" w:rsidTr="00ED521E">
        <w:trPr>
          <w:trHeight w:val="422"/>
          <w:tblHeader/>
        </w:trPr>
        <w:tc>
          <w:tcPr>
            <w:tcW w:w="520" w:type="dxa"/>
            <w:vAlign w:val="center"/>
          </w:tcPr>
          <w:p w14:paraId="7B8DA519"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260947">
              <w:rPr>
                <w:rFonts w:asciiTheme="minorHAnsi" w:hAnsiTheme="minorHAnsi" w:cs="Arial"/>
                <w:sz w:val="20"/>
                <w:szCs w:val="20"/>
              </w:rPr>
              <w:t>1</w:t>
            </w:r>
          </w:p>
        </w:tc>
        <w:tc>
          <w:tcPr>
            <w:tcW w:w="10496" w:type="dxa"/>
            <w:vAlign w:val="center"/>
          </w:tcPr>
          <w:p w14:paraId="7B8DA51A" w14:textId="77777777" w:rsidR="00F86E43" w:rsidRDefault="00C24D1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sz w:val="20"/>
                <w:szCs w:val="20"/>
              </w:rPr>
            </w:pPr>
            <w:r w:rsidRPr="00260947">
              <w:rPr>
                <w:rFonts w:asciiTheme="minorHAnsi" w:hAnsiTheme="minorHAnsi" w:cs="Arial"/>
                <w:sz w:val="20"/>
                <w:szCs w:val="20"/>
              </w:rPr>
              <w:t>All hot water piping shall comply with the insulation requirements in Table 120.3-A.</w:t>
            </w:r>
            <w:r w:rsidR="00D70068">
              <w:rPr>
                <w:rFonts w:asciiTheme="minorHAnsi" w:hAnsiTheme="minorHAnsi"/>
                <w:sz w:val="20"/>
                <w:szCs w:val="20"/>
              </w:rPr>
              <w:t xml:space="preserve"> (RA 4.4.14)</w:t>
            </w:r>
          </w:p>
        </w:tc>
      </w:tr>
      <w:tr w:rsidR="00F76C95" w:rsidRPr="00F76C95" w14:paraId="7B8DA51D" w14:textId="77777777" w:rsidTr="00F76C95">
        <w:trPr>
          <w:trHeight w:val="288"/>
          <w:tblHeader/>
        </w:trPr>
        <w:tc>
          <w:tcPr>
            <w:tcW w:w="11016" w:type="dxa"/>
            <w:gridSpan w:val="2"/>
            <w:tcBorders>
              <w:top w:val="single" w:sz="4" w:space="0" w:color="auto"/>
              <w:left w:val="single" w:sz="4" w:space="0" w:color="auto"/>
              <w:bottom w:val="single" w:sz="4" w:space="0" w:color="auto"/>
              <w:right w:val="single" w:sz="4" w:space="0" w:color="auto"/>
            </w:tcBorders>
          </w:tcPr>
          <w:p w14:paraId="7B8DA51C"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1E" w14:textId="77777777" w:rsidR="008C5840" w:rsidRPr="00260947" w:rsidRDefault="008C5840" w:rsidP="008C5840">
      <w:pPr>
        <w:spacing w:after="6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4002"/>
      </w:tblGrid>
      <w:tr w:rsidR="008C5840" w:rsidRPr="00260947" w14:paraId="7B8DA522" w14:textId="77777777" w:rsidTr="00ED521E">
        <w:trPr>
          <w:trHeight w:hRule="exact" w:val="74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1F" w14:textId="77777777" w:rsidR="008C5840" w:rsidRDefault="005D4D59" w:rsidP="00ED521E">
            <w:pPr>
              <w:spacing w:after="0" w:line="240" w:lineRule="auto"/>
              <w:rPr>
                <w:rFonts w:asciiTheme="minorHAnsi" w:hAnsiTheme="minorHAnsi" w:cs="Arial"/>
                <w:b/>
                <w:sz w:val="20"/>
                <w:szCs w:val="20"/>
              </w:rPr>
            </w:pPr>
            <w:r>
              <w:rPr>
                <w:rFonts w:asciiTheme="minorHAnsi" w:hAnsiTheme="minorHAnsi" w:cs="Arial"/>
                <w:b/>
                <w:sz w:val="20"/>
                <w:szCs w:val="20"/>
              </w:rPr>
              <w:t>H</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Parallel Piping</w:t>
            </w:r>
            <w:r w:rsidR="008C5840">
              <w:rPr>
                <w:rFonts w:asciiTheme="minorHAnsi" w:hAnsiTheme="minorHAnsi" w:cs="Arial"/>
                <w:b/>
                <w:sz w:val="20"/>
                <w:szCs w:val="20"/>
              </w:rPr>
              <w:t xml:space="preserve"> </w:t>
            </w:r>
            <w:r w:rsidR="00284D0A">
              <w:rPr>
                <w:rFonts w:asciiTheme="minorHAnsi" w:hAnsiTheme="minorHAnsi" w:cs="Arial"/>
                <w:b/>
                <w:sz w:val="20"/>
                <w:szCs w:val="20"/>
              </w:rPr>
              <w:t>Requirements</w:t>
            </w:r>
          </w:p>
          <w:p w14:paraId="7B8DA520" w14:textId="59D5E950" w:rsidR="00836E65" w:rsidRDefault="00284D0A" w:rsidP="0014401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21" w14:textId="77777777" w:rsidR="00874895" w:rsidRDefault="00C24D1F" w:rsidP="00ED521E">
            <w:pPr>
              <w:spacing w:after="0" w:line="240" w:lineRule="auto"/>
              <w:rPr>
                <w:rFonts w:asciiTheme="minorHAnsi" w:hAnsiTheme="minorHAnsi" w:cs="Arial"/>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00D76F6B" w:rsidRPr="00D76F6B">
              <w:rPr>
                <w:rFonts w:asciiTheme="minorHAnsi" w:hAnsiTheme="minorHAnsi" w:cs="Arial"/>
                <w:sz w:val="20"/>
                <w:szCs w:val="20"/>
              </w:rPr>
              <w:t>Parallel Piping</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C24D1F" w:rsidRPr="00260947" w14:paraId="7B8DA525" w14:textId="77777777" w:rsidTr="003630E1">
        <w:trPr>
          <w:cantSplit/>
          <w:trHeight w:val="288"/>
          <w:tblHeader/>
        </w:trPr>
        <w:tc>
          <w:tcPr>
            <w:tcW w:w="463" w:type="dxa"/>
            <w:vAlign w:val="center"/>
          </w:tcPr>
          <w:p w14:paraId="7B8DA523"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01</w:t>
            </w:r>
          </w:p>
        </w:tc>
        <w:tc>
          <w:tcPr>
            <w:tcW w:w="10553" w:type="dxa"/>
            <w:vAlign w:val="center"/>
          </w:tcPr>
          <w:p w14:paraId="7B8DA524" w14:textId="77777777" w:rsidR="00613409" w:rsidRDefault="00DE030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Each c</w:t>
            </w:r>
            <w:r w:rsidR="00C24D1F" w:rsidRPr="00260947">
              <w:rPr>
                <w:rFonts w:asciiTheme="minorHAnsi" w:hAnsiTheme="minorHAnsi" w:cs="Arial"/>
                <w:sz w:val="20"/>
                <w:szCs w:val="20"/>
              </w:rPr>
              <w:t xml:space="preserve">entral manifold </w:t>
            </w:r>
            <w:r w:rsidR="00D70068">
              <w:rPr>
                <w:rFonts w:asciiTheme="minorHAnsi" w:hAnsiTheme="minorHAnsi" w:cs="Arial"/>
                <w:sz w:val="20"/>
                <w:szCs w:val="20"/>
              </w:rPr>
              <w:t>has</w:t>
            </w:r>
            <w:r w:rsidR="00C24D1F" w:rsidRPr="00260947">
              <w:rPr>
                <w:rFonts w:asciiTheme="minorHAnsi" w:hAnsiTheme="minorHAnsi" w:cs="Arial"/>
                <w:sz w:val="20"/>
                <w:szCs w:val="20"/>
              </w:rPr>
              <w:t xml:space="preserve"> 15 feet or less of pipe between manifold and water heater</w:t>
            </w:r>
            <w:r w:rsidR="00D70068">
              <w:rPr>
                <w:rFonts w:asciiTheme="minorHAnsi" w:hAnsiTheme="minorHAnsi" w:cs="Arial"/>
                <w:sz w:val="20"/>
                <w:szCs w:val="20"/>
              </w:rPr>
              <w:t xml:space="preserve"> (RA 4.4.15)</w:t>
            </w:r>
          </w:p>
        </w:tc>
      </w:tr>
      <w:tr w:rsidR="00C24D1F" w:rsidRPr="00260947" w14:paraId="7B8DA528" w14:textId="77777777" w:rsidTr="003630E1">
        <w:trPr>
          <w:cantSplit/>
          <w:trHeight w:val="288"/>
          <w:tblHeader/>
        </w:trPr>
        <w:tc>
          <w:tcPr>
            <w:tcW w:w="463" w:type="dxa"/>
            <w:vAlign w:val="center"/>
          </w:tcPr>
          <w:p w14:paraId="7B8DA526"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10553" w:type="dxa"/>
            <w:vAlign w:val="center"/>
          </w:tcPr>
          <w:p w14:paraId="7B8DA527" w14:textId="77777777" w:rsidR="00C24D1F" w:rsidRPr="00260947" w:rsidRDefault="00D70068" w:rsidP="00D7006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For m</w:t>
            </w:r>
            <w:r w:rsidR="00C24D1F" w:rsidRPr="00260947">
              <w:rPr>
                <w:rFonts w:asciiTheme="minorHAnsi" w:hAnsiTheme="minorHAnsi" w:cs="Arial"/>
                <w:sz w:val="20"/>
                <w:szCs w:val="20"/>
              </w:rPr>
              <w:t>anifolds that include valves</w:t>
            </w:r>
            <w:r>
              <w:rPr>
                <w:rFonts w:asciiTheme="minorHAnsi" w:hAnsiTheme="minorHAnsi" w:cs="Arial"/>
                <w:sz w:val="20"/>
                <w:szCs w:val="20"/>
              </w:rPr>
              <w:t>,</w:t>
            </w:r>
            <w:r w:rsidR="00C24D1F" w:rsidRPr="00260947">
              <w:rPr>
                <w:rFonts w:asciiTheme="minorHAnsi" w:hAnsiTheme="minorHAnsi" w:cs="Arial"/>
                <w:sz w:val="20"/>
                <w:szCs w:val="20"/>
              </w:rPr>
              <w:t xml:space="preserve"> the manifold must be readily accessible in accordance with the plumbing code.</w:t>
            </w:r>
            <w:r>
              <w:rPr>
                <w:rFonts w:asciiTheme="minorHAnsi" w:hAnsiTheme="minorHAnsi" w:cs="Arial"/>
                <w:sz w:val="20"/>
                <w:szCs w:val="20"/>
              </w:rPr>
              <w:t xml:space="preserve"> (RA 4.4.4)</w:t>
            </w:r>
          </w:p>
        </w:tc>
      </w:tr>
      <w:tr w:rsidR="00C24D1F" w:rsidRPr="00260947" w14:paraId="7B8DA52B" w14:textId="77777777" w:rsidTr="003630E1">
        <w:trPr>
          <w:cantSplit/>
          <w:trHeight w:val="288"/>
          <w:tblHeader/>
        </w:trPr>
        <w:tc>
          <w:tcPr>
            <w:tcW w:w="463" w:type="dxa"/>
            <w:vAlign w:val="center"/>
          </w:tcPr>
          <w:p w14:paraId="7B8DA529"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0553" w:type="dxa"/>
            <w:vAlign w:val="center"/>
          </w:tcPr>
          <w:p w14:paraId="7B8DA52A" w14:textId="77777777" w:rsidR="00613409" w:rsidRDefault="00C24D1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Hot water distribution system piping from the manifold to the fixtures and appliances must take the most direct path.  </w:t>
            </w:r>
            <w:r w:rsidR="00D70068">
              <w:rPr>
                <w:rFonts w:asciiTheme="minorHAnsi" w:hAnsiTheme="minorHAnsi" w:cs="Arial"/>
                <w:sz w:val="20"/>
                <w:szCs w:val="20"/>
              </w:rPr>
              <w:t>For instance, p</w:t>
            </w:r>
            <w:r w:rsidRPr="00260947">
              <w:rPr>
                <w:rFonts w:asciiTheme="minorHAnsi" w:hAnsiTheme="minorHAnsi" w:cs="Arial"/>
                <w:sz w:val="20"/>
                <w:szCs w:val="20"/>
              </w:rPr>
              <w:t>iping from a second story manifold cannot supply the first floor</w:t>
            </w:r>
            <w:r w:rsidR="00D70068">
              <w:rPr>
                <w:rFonts w:asciiTheme="minorHAnsi" w:hAnsiTheme="minorHAnsi" w:cs="Arial"/>
                <w:sz w:val="20"/>
                <w:szCs w:val="20"/>
              </w:rPr>
              <w:t>.</w:t>
            </w:r>
            <w:r w:rsidR="00D70068">
              <w:rPr>
                <w:rFonts w:asciiTheme="minorHAnsi" w:hAnsiTheme="minorHAnsi"/>
                <w:sz w:val="20"/>
                <w:szCs w:val="20"/>
              </w:rPr>
              <w:t xml:space="preserve">  (RA 4.4.4)</w:t>
            </w:r>
          </w:p>
        </w:tc>
      </w:tr>
      <w:tr w:rsidR="00C24D1F" w:rsidRPr="00260947" w14:paraId="7B8DA52E" w14:textId="77777777" w:rsidTr="003630E1">
        <w:trPr>
          <w:cantSplit/>
          <w:trHeight w:val="288"/>
          <w:tblHeader/>
        </w:trPr>
        <w:tc>
          <w:tcPr>
            <w:tcW w:w="463" w:type="dxa"/>
            <w:vAlign w:val="center"/>
          </w:tcPr>
          <w:p w14:paraId="7B8DA52C" w14:textId="77777777" w:rsidR="00C24D1F" w:rsidRPr="00260947" w:rsidRDefault="00C24D1F" w:rsidP="003630E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04</w:t>
            </w:r>
          </w:p>
        </w:tc>
        <w:tc>
          <w:tcPr>
            <w:tcW w:w="10553" w:type="dxa"/>
            <w:vAlign w:val="center"/>
          </w:tcPr>
          <w:p w14:paraId="7B8DA52D" w14:textId="049E7740" w:rsidR="00C24D1F" w:rsidRPr="00260947" w:rsidRDefault="00C24D1F" w:rsidP="003D08F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60947">
              <w:rPr>
                <w:rFonts w:asciiTheme="minorHAnsi" w:hAnsiTheme="minorHAnsi" w:cs="Arial"/>
                <w:sz w:val="20"/>
                <w:szCs w:val="20"/>
              </w:rPr>
              <w:t xml:space="preserve">The hot water distribution piping must be separated by at least </w:t>
            </w:r>
            <w:r w:rsidR="003D08F1">
              <w:rPr>
                <w:rFonts w:asciiTheme="minorHAnsi" w:hAnsiTheme="minorHAnsi" w:cs="Arial"/>
                <w:sz w:val="20"/>
                <w:szCs w:val="20"/>
              </w:rPr>
              <w:t>2</w:t>
            </w:r>
            <w:r w:rsidRPr="00260947">
              <w:rPr>
                <w:rFonts w:asciiTheme="minorHAnsi" w:hAnsiTheme="minorHAnsi" w:cs="Arial"/>
                <w:sz w:val="20"/>
                <w:szCs w:val="20"/>
              </w:rPr>
              <w:t xml:space="preserve"> inches from any other hot water supply piping</w:t>
            </w:r>
            <w:r w:rsidR="00D70068">
              <w:rPr>
                <w:rFonts w:asciiTheme="minorHAnsi" w:hAnsiTheme="minorHAnsi"/>
                <w:sz w:val="20"/>
                <w:szCs w:val="20"/>
              </w:rPr>
              <w:t xml:space="preserve">, and </w:t>
            </w:r>
            <w:r w:rsidR="00D70068" w:rsidRPr="00CC3747">
              <w:rPr>
                <w:rFonts w:asciiTheme="minorHAnsi" w:hAnsiTheme="minorHAnsi"/>
                <w:sz w:val="20"/>
                <w:szCs w:val="20"/>
              </w:rPr>
              <w:t xml:space="preserve">at least </w:t>
            </w:r>
            <w:r w:rsidR="003D08F1">
              <w:rPr>
                <w:rFonts w:asciiTheme="minorHAnsi" w:hAnsiTheme="minorHAnsi"/>
                <w:sz w:val="20"/>
                <w:szCs w:val="20"/>
              </w:rPr>
              <w:t>6</w:t>
            </w:r>
            <w:r w:rsidR="00D70068" w:rsidRPr="00CC3747">
              <w:rPr>
                <w:rFonts w:asciiTheme="minorHAnsi" w:hAnsiTheme="minorHAnsi"/>
                <w:sz w:val="20"/>
                <w:szCs w:val="20"/>
              </w:rPr>
              <w:t xml:space="preserve"> inches from any cold water supply piping</w:t>
            </w:r>
            <w:r w:rsidR="00D70068">
              <w:rPr>
                <w:rFonts w:asciiTheme="minorHAnsi" w:hAnsiTheme="minorHAnsi"/>
                <w:sz w:val="20"/>
                <w:szCs w:val="20"/>
              </w:rPr>
              <w:t xml:space="preserve">.  Alternatively, </w:t>
            </w:r>
            <w:r w:rsidR="00D70068" w:rsidRPr="00CC3747">
              <w:rPr>
                <w:rFonts w:asciiTheme="minorHAnsi" w:hAnsiTheme="minorHAnsi"/>
                <w:sz w:val="20"/>
                <w:szCs w:val="20"/>
              </w:rPr>
              <w:t>the hot water supply piping must be</w:t>
            </w:r>
            <w:r w:rsidR="00D70068">
              <w:rPr>
                <w:rFonts w:asciiTheme="minorHAnsi" w:hAnsiTheme="minorHAnsi"/>
                <w:sz w:val="20"/>
                <w:szCs w:val="20"/>
              </w:rPr>
              <w:t xml:space="preserve"> </w:t>
            </w:r>
            <w:r w:rsidR="00D70068" w:rsidRPr="00CC3747">
              <w:rPr>
                <w:rFonts w:asciiTheme="minorHAnsi" w:hAnsiTheme="minorHAnsi"/>
                <w:sz w:val="20"/>
                <w:szCs w:val="20"/>
              </w:rPr>
              <w:t xml:space="preserve">insulated </w:t>
            </w:r>
            <w:r w:rsidR="00D70068">
              <w:rPr>
                <w:rFonts w:asciiTheme="minorHAnsi" w:hAnsiTheme="minorHAnsi"/>
                <w:sz w:val="20"/>
                <w:szCs w:val="20"/>
              </w:rPr>
              <w:t>to the thicknesses shown in TABLE 120.3-A</w:t>
            </w:r>
            <w:r w:rsidR="00D70068" w:rsidRPr="00CC3747">
              <w:rPr>
                <w:rFonts w:asciiTheme="minorHAnsi" w:hAnsiTheme="minorHAnsi"/>
                <w:sz w:val="20"/>
                <w:szCs w:val="20"/>
              </w:rPr>
              <w:t>.</w:t>
            </w:r>
            <w:r w:rsidR="00D70068">
              <w:rPr>
                <w:rFonts w:asciiTheme="minorHAnsi" w:hAnsiTheme="minorHAnsi"/>
                <w:sz w:val="20"/>
                <w:szCs w:val="20"/>
              </w:rPr>
              <w:t xml:space="preserve"> (RA 4.4.4)</w:t>
            </w:r>
          </w:p>
        </w:tc>
      </w:tr>
      <w:tr w:rsidR="00F76C95" w:rsidRPr="00F76C95" w14:paraId="7B8DA530" w14:textId="77777777" w:rsidTr="00593BEC">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B8DA52F" w14:textId="77777777" w:rsidR="00F76C95" w:rsidRPr="00F76C95" w:rsidRDefault="00F76C95" w:rsidP="00F76C95">
            <w:pPr>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31" w14:textId="77777777" w:rsidR="008C5840" w:rsidRDefault="008C5840" w:rsidP="0034762D">
      <w:pPr>
        <w:spacing w:after="0" w:line="240" w:lineRule="auto"/>
        <w:rPr>
          <w:rFonts w:asciiTheme="minorHAnsi" w:hAnsiTheme="minorHAnsi" w:cs="Arial"/>
          <w:b/>
          <w:sz w:val="20"/>
          <w:szCs w:val="20"/>
        </w:rPr>
      </w:pPr>
    </w:p>
    <w:p w14:paraId="238FF3C0" w14:textId="77777777" w:rsidR="000919BD" w:rsidRDefault="000919B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0919BD" w:rsidRPr="006D2E42" w14:paraId="21E075EF" w14:textId="77777777" w:rsidTr="00B24EAA">
        <w:trPr>
          <w:trHeight w:hRule="exact" w:val="51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E81109F" w14:textId="590B5A31" w:rsidR="000919BD" w:rsidRPr="000919BD"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919BD">
              <w:rPr>
                <w:rFonts w:asciiTheme="minorHAnsi" w:hAnsiTheme="minorHAnsi" w:cs="Arial"/>
                <w:b/>
                <w:sz w:val="20"/>
                <w:szCs w:val="20"/>
              </w:rPr>
              <w:lastRenderedPageBreak/>
              <w:t xml:space="preserve">I. Point of Use </w:t>
            </w:r>
            <w:r>
              <w:rPr>
                <w:rFonts w:asciiTheme="minorHAnsi" w:hAnsiTheme="minorHAnsi" w:cs="Arial"/>
                <w:b/>
                <w:sz w:val="20"/>
                <w:szCs w:val="20"/>
              </w:rPr>
              <w:t>Requirements</w:t>
            </w:r>
          </w:p>
          <w:p w14:paraId="286766D3" w14:textId="77777777" w:rsidR="000919BD" w:rsidRPr="00B24EAA"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B24EAA">
              <w:rPr>
                <w:rFonts w:asciiTheme="minorHAnsi" w:hAnsiTheme="minorHAnsi" w:cs="Arial"/>
                <w:sz w:val="20"/>
                <w:szCs w:val="20"/>
              </w:rPr>
              <w:t>Systems that utilize this distribution type shall comply with these requirements</w:t>
            </w:r>
          </w:p>
        </w:tc>
      </w:tr>
      <w:tr w:rsidR="000919BD" w:rsidRPr="006D2E42" w14:paraId="6EF0A88B" w14:textId="77777777" w:rsidTr="000919BD">
        <w:trPr>
          <w:trHeight w:val="144"/>
          <w:tblHeader/>
        </w:trPr>
        <w:tc>
          <w:tcPr>
            <w:tcW w:w="720" w:type="dxa"/>
            <w:vAlign w:val="center"/>
          </w:tcPr>
          <w:p w14:paraId="3B191E07" w14:textId="77777777" w:rsidR="000919BD" w:rsidRPr="003D08F1"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3D08F1">
              <w:rPr>
                <w:rFonts w:asciiTheme="minorHAnsi" w:hAnsiTheme="minorHAnsi"/>
                <w:sz w:val="20"/>
                <w:szCs w:val="20"/>
              </w:rPr>
              <w:t>01</w:t>
            </w:r>
          </w:p>
        </w:tc>
        <w:tc>
          <w:tcPr>
            <w:tcW w:w="13896" w:type="dxa"/>
          </w:tcPr>
          <w:p w14:paraId="4DA1C1F7" w14:textId="77777777" w:rsidR="000919BD" w:rsidRPr="003D08F1"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3D08F1">
              <w:rPr>
                <w:rFonts w:asciiTheme="minorHAnsi" w:hAnsiTheme="minorHAnsi"/>
                <w:sz w:val="20"/>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519B0F40" w14:textId="77777777" w:rsidR="000919BD" w:rsidRPr="003D08F1" w:rsidRDefault="000919BD" w:rsidP="000919BD">
            <w:pPr>
              <w:pStyle w:val="TableTitle"/>
              <w:suppressAutoHyphens w:val="0"/>
              <w:spacing w:before="0"/>
              <w:rPr>
                <w:rFonts w:asciiTheme="minorHAnsi" w:eastAsia="Calibri" w:hAnsiTheme="minorHAnsi"/>
                <w:i w:val="0"/>
              </w:rPr>
            </w:pPr>
            <w:r w:rsidRPr="003D08F1">
              <w:rPr>
                <w:rFonts w:asciiTheme="minorHAnsi" w:eastAsia="Calibri" w:hAnsiTheme="minorHAnsi"/>
                <w:i w:val="0"/>
              </w:rPr>
              <w:t>The maximum allowed length of piping for the longest run terminating in:</w:t>
            </w:r>
          </w:p>
          <w:p w14:paraId="44A4E104" w14:textId="77777777" w:rsidR="000919BD" w:rsidRPr="00E31D3A" w:rsidRDefault="000919BD" w:rsidP="000919BD">
            <w:pPr>
              <w:pStyle w:val="TableTitle"/>
              <w:suppressAutoHyphens w:val="0"/>
              <w:spacing w:before="0"/>
              <w:rPr>
                <w:rFonts w:asciiTheme="minorHAnsi" w:eastAsia="Calibri" w:hAnsiTheme="minorHAnsi"/>
                <w:i w:val="0"/>
              </w:rPr>
            </w:pPr>
          </w:p>
          <w:p w14:paraId="04593D55" w14:textId="77777777" w:rsidR="000919BD" w:rsidRPr="000E4E84" w:rsidRDefault="000919BD" w:rsidP="000919BD">
            <w:pPr>
              <w:pStyle w:val="TableTitle"/>
              <w:spacing w:before="0"/>
              <w:ind w:firstLine="432"/>
              <w:rPr>
                <w:rFonts w:asciiTheme="minorHAnsi" w:eastAsia="Calibri" w:hAnsiTheme="minorHAnsi"/>
                <w:i w:val="0"/>
              </w:rPr>
            </w:pPr>
            <w:r w:rsidRPr="000E4E84">
              <w:rPr>
                <w:rFonts w:asciiTheme="minorHAnsi" w:eastAsia="Calibri" w:hAnsiTheme="minorHAnsi"/>
                <w:i w:val="0"/>
              </w:rPr>
              <w:t>3/8 inch - For only one pipe size - max length allowed is 15 feet</w:t>
            </w:r>
          </w:p>
          <w:p w14:paraId="6E92A86A" w14:textId="77777777" w:rsidR="000919BD" w:rsidRPr="001F1996" w:rsidRDefault="000919BD" w:rsidP="000919BD">
            <w:pPr>
              <w:pStyle w:val="TableTitle"/>
              <w:spacing w:before="0"/>
              <w:ind w:left="972"/>
              <w:rPr>
                <w:rFonts w:asciiTheme="minorHAnsi" w:eastAsia="Calibri" w:hAnsiTheme="minorHAnsi"/>
                <w:i w:val="0"/>
              </w:rPr>
            </w:pPr>
            <w:r w:rsidRPr="001F1996">
              <w:rPr>
                <w:rFonts w:asciiTheme="minorHAnsi" w:eastAsia="Calibri" w:hAnsiTheme="minorHAnsi"/>
                <w:i w:val="0"/>
              </w:rPr>
              <w:t xml:space="preserve">      For combination pipe sizes the max allowed length of 3/8 inch piping is 7.5 feet, of ½ inch piping is 5 feet, and ¾ inch piping is 2.5 feet.</w:t>
            </w:r>
          </w:p>
          <w:p w14:paraId="0B53CFBD" w14:textId="77777777" w:rsidR="000919BD" w:rsidRPr="00DA2A45" w:rsidRDefault="000919BD" w:rsidP="000919BD">
            <w:pPr>
              <w:pStyle w:val="TableTitle"/>
              <w:spacing w:before="0"/>
              <w:ind w:left="972"/>
              <w:rPr>
                <w:rFonts w:asciiTheme="minorHAnsi" w:eastAsia="Calibri" w:hAnsiTheme="minorHAnsi"/>
                <w:i w:val="0"/>
              </w:rPr>
            </w:pPr>
          </w:p>
          <w:p w14:paraId="2955486C" w14:textId="77777777" w:rsidR="000919BD" w:rsidRPr="00DA2A45" w:rsidRDefault="000919BD" w:rsidP="000919BD">
            <w:pPr>
              <w:pStyle w:val="TableTitle"/>
              <w:spacing w:before="0"/>
              <w:ind w:firstLine="432"/>
              <w:rPr>
                <w:rFonts w:asciiTheme="minorHAnsi" w:eastAsia="Calibri" w:hAnsiTheme="minorHAnsi"/>
                <w:i w:val="0"/>
              </w:rPr>
            </w:pPr>
            <w:r w:rsidRPr="00DA2A45">
              <w:rPr>
                <w:rFonts w:asciiTheme="minorHAnsi" w:eastAsia="Calibri" w:hAnsiTheme="minorHAnsi"/>
                <w:i w:val="0"/>
              </w:rPr>
              <w:t>½ inch - For only one pipe size – max length allowed is 10 feet</w:t>
            </w:r>
          </w:p>
          <w:p w14:paraId="47C82B01"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r w:rsidRPr="00DA2A45">
              <w:rPr>
                <w:rFonts w:asciiTheme="minorHAnsi" w:eastAsia="Calibri" w:hAnsiTheme="minorHAnsi"/>
                <w:i w:val="0"/>
              </w:rPr>
              <w:t xml:space="preserve">   For combination pipe sizes the allowed length of ½ inch piping is 5 feet, and ¾ inch piping is 2.5 feet.</w:t>
            </w:r>
          </w:p>
          <w:p w14:paraId="6526A20C" w14:textId="77777777" w:rsidR="000919BD" w:rsidRPr="00DA2A45" w:rsidRDefault="000919BD" w:rsidP="000919BD">
            <w:pPr>
              <w:pStyle w:val="TableTitle"/>
              <w:tabs>
                <w:tab w:val="left" w:pos="1260"/>
              </w:tabs>
              <w:spacing w:before="0"/>
              <w:ind w:left="1260" w:hanging="288"/>
              <w:rPr>
                <w:rFonts w:asciiTheme="minorHAnsi" w:eastAsia="Calibri" w:hAnsiTheme="minorHAnsi"/>
                <w:i w:val="0"/>
              </w:rPr>
            </w:pPr>
          </w:p>
          <w:p w14:paraId="16239AA7" w14:textId="77777777" w:rsidR="000919BD" w:rsidRPr="003D08F1" w:rsidRDefault="000919BD" w:rsidP="000919BD">
            <w:pPr>
              <w:pStyle w:val="TableTitle"/>
              <w:spacing w:before="0"/>
              <w:ind w:firstLine="432"/>
              <w:rPr>
                <w:rFonts w:asciiTheme="minorHAnsi" w:hAnsiTheme="minorHAnsi"/>
              </w:rPr>
            </w:pPr>
            <w:r w:rsidRPr="003D08F1">
              <w:rPr>
                <w:rFonts w:asciiTheme="minorHAnsi" w:hAnsiTheme="minorHAnsi"/>
                <w:i w:val="0"/>
              </w:rPr>
              <w:t>¾ inch - For only one pipe size = 5 feet</w:t>
            </w:r>
          </w:p>
        </w:tc>
      </w:tr>
      <w:tr w:rsidR="000919BD" w:rsidRPr="0023694B" w14:paraId="1B4A2C2D"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217EDF53" w14:textId="77777777" w:rsidR="000919BD" w:rsidRPr="003D08F1"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3D08F1">
              <w:rPr>
                <w:rFonts w:asciiTheme="minorHAnsi" w:hAnsiTheme="minorHAnsi"/>
                <w:b/>
                <w:sz w:val="20"/>
                <w:szCs w:val="20"/>
              </w:rPr>
              <w:t xml:space="preserve">The responsible person’s signature on this compliance document affirms that all applicable requirements in this table have been met. </w:t>
            </w:r>
          </w:p>
        </w:tc>
      </w:tr>
    </w:tbl>
    <w:p w14:paraId="078D7698" w14:textId="77777777" w:rsidR="000919BD" w:rsidRDefault="000919BD" w:rsidP="00B24EAA">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4002"/>
      </w:tblGrid>
      <w:tr w:rsidR="008C5840" w:rsidRPr="00260947" w14:paraId="7B8DA534" w14:textId="77777777" w:rsidTr="000919BD">
        <w:trPr>
          <w:trHeight w:hRule="exact" w:val="74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532" w14:textId="27F448B6" w:rsidR="001705D5" w:rsidRDefault="000919BD"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cs="Arial"/>
                <w:b/>
                <w:sz w:val="20"/>
                <w:szCs w:val="20"/>
              </w:rPr>
              <w:t>J</w:t>
            </w:r>
            <w:r w:rsidR="008C5840">
              <w:rPr>
                <w:rFonts w:asciiTheme="minorHAnsi" w:hAnsiTheme="minorHAnsi" w:cs="Arial"/>
                <w:b/>
                <w:sz w:val="20"/>
                <w:szCs w:val="20"/>
              </w:rPr>
              <w:t xml:space="preserve">. </w:t>
            </w:r>
            <w:r w:rsidR="008C5840" w:rsidRPr="00260947">
              <w:rPr>
                <w:rFonts w:asciiTheme="minorHAnsi" w:hAnsiTheme="minorHAnsi" w:cs="Arial"/>
                <w:b/>
                <w:sz w:val="20"/>
                <w:szCs w:val="20"/>
              </w:rPr>
              <w:t>Recirculation</w:t>
            </w:r>
            <w:r w:rsidR="000470D3">
              <w:rPr>
                <w:rFonts w:asciiTheme="minorHAnsi" w:hAnsiTheme="minorHAnsi" w:cs="Arial"/>
                <w:b/>
                <w:sz w:val="20"/>
                <w:szCs w:val="20"/>
              </w:rPr>
              <w:t xml:space="preserve"> N</w:t>
            </w:r>
            <w:r w:rsidR="008C5840" w:rsidRPr="00260947">
              <w:rPr>
                <w:rFonts w:asciiTheme="minorHAnsi" w:hAnsiTheme="minorHAnsi" w:cs="Arial"/>
                <w:b/>
                <w:sz w:val="20"/>
                <w:szCs w:val="20"/>
              </w:rPr>
              <w:t>on</w:t>
            </w:r>
            <w:r w:rsidR="000470D3">
              <w:rPr>
                <w:rFonts w:asciiTheme="minorHAnsi" w:hAnsiTheme="minorHAnsi" w:cs="Arial"/>
                <w:b/>
                <w:sz w:val="20"/>
                <w:szCs w:val="20"/>
              </w:rPr>
              <w:t>-D</w:t>
            </w:r>
            <w:r w:rsidR="008C5840" w:rsidRPr="00260947">
              <w:rPr>
                <w:rFonts w:asciiTheme="minorHAnsi" w:hAnsiTheme="minorHAnsi" w:cs="Arial"/>
                <w:b/>
                <w:sz w:val="20"/>
                <w:szCs w:val="20"/>
              </w:rPr>
              <w:t xml:space="preserve">emand </w:t>
            </w:r>
            <w:r w:rsidR="003D08F1">
              <w:rPr>
                <w:rFonts w:asciiTheme="minorHAnsi" w:hAnsiTheme="minorHAnsi" w:cs="Arial"/>
                <w:b/>
                <w:sz w:val="20"/>
                <w:szCs w:val="20"/>
              </w:rPr>
              <w:t>C</w:t>
            </w:r>
            <w:r w:rsidR="008C5840" w:rsidRPr="00260947">
              <w:rPr>
                <w:rFonts w:asciiTheme="minorHAnsi" w:hAnsiTheme="minorHAnsi" w:cs="Arial"/>
                <w:b/>
                <w:sz w:val="20"/>
                <w:szCs w:val="20"/>
              </w:rPr>
              <w:t xml:space="preserve">ontrols </w:t>
            </w:r>
            <w:r w:rsidR="001705D5">
              <w:rPr>
                <w:rFonts w:asciiTheme="minorHAnsi" w:hAnsiTheme="minorHAnsi" w:cs="Arial"/>
                <w:b/>
                <w:sz w:val="20"/>
                <w:szCs w:val="20"/>
              </w:rPr>
              <w:t>Requirements</w:t>
            </w:r>
          </w:p>
          <w:p w14:paraId="7B8DA533" w14:textId="77777777" w:rsidR="00874895" w:rsidRDefault="00D76F6B"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D76F6B">
              <w:rPr>
                <w:rFonts w:asciiTheme="minorHAnsi" w:hAnsiTheme="minorHAnsi"/>
                <w:sz w:val="20"/>
                <w:szCs w:val="20"/>
              </w:rPr>
              <w:t>Systems that utilize this distribution type shall comply with these requirements</w:t>
            </w:r>
            <w:r w:rsidR="00C24D1F">
              <w:rPr>
                <w:rFonts w:asciiTheme="minorHAnsi" w:hAnsiTheme="minorHAnsi" w:cs="Arial"/>
                <w:sz w:val="20"/>
                <w:szCs w:val="20"/>
              </w:rPr>
              <w:t xml:space="preserve">&lt;&lt;If </w:t>
            </w:r>
            <w:r w:rsidR="00B42FFD">
              <w:rPr>
                <w:rFonts w:asciiTheme="minorHAnsi" w:hAnsiTheme="minorHAnsi" w:cs="Arial"/>
                <w:sz w:val="20"/>
                <w:szCs w:val="20"/>
              </w:rPr>
              <w:t>there are no systems in column B14 that have a value =</w:t>
            </w:r>
            <w:r w:rsidR="00BC71BB">
              <w:rPr>
                <w:rFonts w:asciiTheme="minorHAnsi" w:hAnsiTheme="minorHAnsi" w:cs="Arial"/>
                <w:sz w:val="20"/>
                <w:szCs w:val="20"/>
              </w:rPr>
              <w:t xml:space="preserve"> “</w:t>
            </w:r>
            <w:r w:rsidRPr="00D76F6B">
              <w:rPr>
                <w:rFonts w:asciiTheme="minorHAnsi" w:hAnsiTheme="minorHAnsi" w:cs="Arial"/>
                <w:sz w:val="20"/>
                <w:szCs w:val="20"/>
              </w:rPr>
              <w:t>Recirculation Non-Demand controls</w:t>
            </w:r>
            <w:r w:rsidR="00BC71BB">
              <w:rPr>
                <w:rFonts w:asciiTheme="minorHAnsi" w:hAnsiTheme="minorHAnsi" w:cs="Arial"/>
                <w:sz w:val="20"/>
                <w:szCs w:val="20"/>
              </w:rPr>
              <w:t>”</w:t>
            </w:r>
            <w:r w:rsidR="00C24D1F" w:rsidRPr="00C24D1F">
              <w:rPr>
                <w:rFonts w:asciiTheme="minorHAnsi" w:hAnsiTheme="minorHAnsi" w:cs="Arial"/>
                <w:sz w:val="20"/>
                <w:szCs w:val="20"/>
              </w:rPr>
              <w:t xml:space="preserve">, </w:t>
            </w:r>
            <w:r w:rsidR="00C24D1F"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00C24D1F" w:rsidRPr="00C24D1F">
              <w:rPr>
                <w:sz w:val="20"/>
                <w:szCs w:val="20"/>
              </w:rPr>
              <w:t>&gt;&gt;</w:t>
            </w:r>
          </w:p>
        </w:tc>
      </w:tr>
      <w:tr w:rsidR="00C24D1F" w:rsidRPr="00260947" w14:paraId="7B8DA537" w14:textId="77777777" w:rsidTr="000919BD">
        <w:trPr>
          <w:trHeight w:hRule="exact" w:val="288"/>
          <w:tblHeader/>
        </w:trPr>
        <w:tc>
          <w:tcPr>
            <w:tcW w:w="614" w:type="dxa"/>
            <w:vAlign w:val="center"/>
          </w:tcPr>
          <w:p w14:paraId="7B8DA535" w14:textId="77777777"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01</w:t>
            </w:r>
          </w:p>
        </w:tc>
        <w:tc>
          <w:tcPr>
            <w:tcW w:w="14002" w:type="dxa"/>
            <w:vAlign w:val="center"/>
          </w:tcPr>
          <w:p w14:paraId="7B8DA536" w14:textId="798AFD68" w:rsidR="00C24D1F" w:rsidRPr="00260947" w:rsidRDefault="00C24D1F" w:rsidP="003630E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260947">
              <w:rPr>
                <w:rFonts w:asciiTheme="minorHAnsi" w:hAnsiTheme="minorHAnsi" w:cs="Arial"/>
                <w:sz w:val="20"/>
                <w:szCs w:val="20"/>
              </w:rPr>
              <w:t>If more than one loop installed each loop shall have its own pump and controls</w:t>
            </w:r>
            <w:r w:rsidR="003D08F1">
              <w:rPr>
                <w:rFonts w:asciiTheme="minorHAnsi" w:hAnsiTheme="minorHAnsi" w:cs="Arial"/>
                <w:sz w:val="20"/>
                <w:szCs w:val="20"/>
              </w:rPr>
              <w:t>.</w:t>
            </w:r>
          </w:p>
        </w:tc>
      </w:tr>
      <w:tr w:rsidR="00D70068" w:rsidRPr="00260947" w14:paraId="7B8DA53B" w14:textId="77777777" w:rsidTr="003D08F1">
        <w:trPr>
          <w:trHeight w:hRule="exact" w:val="559"/>
          <w:tblHeader/>
        </w:trPr>
        <w:tc>
          <w:tcPr>
            <w:tcW w:w="614" w:type="dxa"/>
            <w:vAlign w:val="center"/>
          </w:tcPr>
          <w:p w14:paraId="7B8DA538" w14:textId="77777777" w:rsidR="00D70068" w:rsidRDefault="00D70068" w:rsidP="00ED521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14002" w:type="dxa"/>
            <w:vAlign w:val="center"/>
          </w:tcPr>
          <w:p w14:paraId="7B8DA53A" w14:textId="36D94192" w:rsidR="00D70068" w:rsidRPr="00260947" w:rsidRDefault="00D70068" w:rsidP="003D08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70068">
              <w:rPr>
                <w:rFonts w:asciiTheme="minorHAnsi" w:hAnsiTheme="minorHAnsi" w:cs="Arial"/>
                <w:sz w:val="20"/>
                <w:szCs w:val="20"/>
              </w:rPr>
              <w:t>The active control shall be either: timer, temperature, or time and temperature. Timers shall be set to less</w:t>
            </w:r>
            <w:r w:rsidR="003D08F1">
              <w:rPr>
                <w:rFonts w:asciiTheme="minorHAnsi" w:hAnsiTheme="minorHAnsi" w:cs="Arial"/>
                <w:sz w:val="20"/>
                <w:szCs w:val="20"/>
              </w:rPr>
              <w:t xml:space="preserve"> </w:t>
            </w:r>
            <w:r w:rsidRPr="00D70068">
              <w:rPr>
                <w:rFonts w:asciiTheme="minorHAnsi" w:hAnsiTheme="minorHAnsi" w:cs="Arial"/>
                <w:sz w:val="20"/>
                <w:szCs w:val="20"/>
              </w:rPr>
              <w:t>than 24 hours. The temperature sensor shall be connected to the piping and to the controls for the pump.</w:t>
            </w:r>
          </w:p>
        </w:tc>
      </w:tr>
      <w:tr w:rsidR="00F76C95" w:rsidRPr="00F76C95" w14:paraId="7B8DA53D" w14:textId="77777777" w:rsidTr="000919BD">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B8DA53C" w14:textId="77777777" w:rsidR="00F76C95" w:rsidRPr="00F76C95" w:rsidRDefault="00F76C95" w:rsidP="00F76C9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sz w:val="18"/>
                <w:szCs w:val="18"/>
              </w:rPr>
            </w:pPr>
            <w:r w:rsidRPr="00F76C95">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7B8DA53E" w14:textId="77777777" w:rsidR="008C5840" w:rsidRPr="00260947" w:rsidRDefault="008C5840" w:rsidP="008C5840">
      <w:pPr>
        <w:spacing w:after="6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DE0301" w:rsidRPr="006D2E42" w14:paraId="7B8DA542" w14:textId="77777777" w:rsidTr="00ED521E">
        <w:trPr>
          <w:cantSplit/>
          <w:trHeight w:hRule="exact" w:val="1054"/>
        </w:trPr>
        <w:tc>
          <w:tcPr>
            <w:tcW w:w="14593" w:type="dxa"/>
            <w:gridSpan w:val="2"/>
            <w:tcBorders>
              <w:bottom w:val="single" w:sz="4" w:space="0" w:color="auto"/>
            </w:tcBorders>
          </w:tcPr>
          <w:p w14:paraId="7B8DA53F" w14:textId="61962F61" w:rsidR="00F546BE"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K</w:t>
            </w:r>
            <w:r w:rsidR="00DE0301">
              <w:rPr>
                <w:rFonts w:asciiTheme="minorHAnsi" w:hAnsiTheme="minorHAnsi"/>
                <w:b/>
                <w:sz w:val="20"/>
                <w:szCs w:val="20"/>
              </w:rPr>
              <w:t xml:space="preserve">. </w:t>
            </w:r>
            <w:r w:rsidR="00DE0301" w:rsidRPr="006D2E42">
              <w:rPr>
                <w:rFonts w:asciiTheme="minorHAnsi" w:hAnsiTheme="minorHAnsi"/>
                <w:b/>
                <w:sz w:val="20"/>
                <w:szCs w:val="20"/>
              </w:rPr>
              <w:t>Demand Recirculation Manual Control</w:t>
            </w:r>
            <w:r w:rsidR="00DE0301">
              <w:rPr>
                <w:rFonts w:asciiTheme="minorHAnsi" w:hAnsiTheme="minorHAnsi"/>
                <w:b/>
                <w:sz w:val="20"/>
                <w:szCs w:val="20"/>
              </w:rPr>
              <w:t xml:space="preserve"> </w:t>
            </w:r>
            <w:r w:rsidR="00F546BE">
              <w:rPr>
                <w:rFonts w:asciiTheme="minorHAnsi" w:hAnsiTheme="minorHAnsi"/>
                <w:b/>
                <w:sz w:val="20"/>
                <w:szCs w:val="20"/>
              </w:rPr>
              <w:t>Requirements</w:t>
            </w:r>
          </w:p>
          <w:p w14:paraId="7B8DA540" w14:textId="5A81B889" w:rsidR="00F546BE" w:rsidRPr="00284D0A" w:rsidRDefault="00D76F6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76F6B">
              <w:rPr>
                <w:rFonts w:asciiTheme="minorHAnsi" w:hAnsiTheme="minorHAnsi"/>
                <w:sz w:val="20"/>
                <w:szCs w:val="20"/>
              </w:rPr>
              <w:t>Systems that utilize this distribution type shall comply with these requirements</w:t>
            </w:r>
            <w:r w:rsidR="003D08F1">
              <w:rPr>
                <w:rFonts w:asciiTheme="minorHAnsi" w:hAnsiTheme="minorHAnsi"/>
                <w:sz w:val="20"/>
                <w:szCs w:val="20"/>
              </w:rPr>
              <w:t>.</w:t>
            </w:r>
          </w:p>
          <w:p w14:paraId="7B8DA541" w14:textId="77777777" w:rsidR="00874895" w:rsidRDefault="00DE03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42FFD" w:rsidDel="00B42FFD">
              <w:rPr>
                <w:rFonts w:asciiTheme="minorHAnsi" w:hAnsiTheme="minorHAnsi" w:cs="Arial"/>
                <w:sz w:val="20"/>
                <w:szCs w:val="20"/>
              </w:rPr>
              <w:t xml:space="preserve"> </w:t>
            </w:r>
            <w:r w:rsidR="00BC71BB">
              <w:rPr>
                <w:rFonts w:asciiTheme="minorHAnsi" w:hAnsiTheme="minorHAnsi" w:cs="Arial"/>
                <w:sz w:val="20"/>
                <w:szCs w:val="20"/>
              </w:rPr>
              <w:t>“</w:t>
            </w:r>
            <w:r w:rsidRPr="00744965">
              <w:rPr>
                <w:rFonts w:asciiTheme="minorHAnsi" w:hAnsiTheme="minorHAnsi" w:cs="Arial"/>
                <w:sz w:val="20"/>
                <w:szCs w:val="20"/>
              </w:rPr>
              <w:t>Demand Recirculation Manual Control</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DE0301" w:rsidRPr="002D344E" w14:paraId="7B8DA545" w14:textId="77777777" w:rsidTr="00ED521E">
        <w:trPr>
          <w:cantSplit/>
          <w:trHeight w:hRule="exact" w:val="541"/>
        </w:trPr>
        <w:tc>
          <w:tcPr>
            <w:tcW w:w="831" w:type="dxa"/>
            <w:tcBorders>
              <w:top w:val="single" w:sz="4" w:space="0" w:color="auto"/>
            </w:tcBorders>
            <w:vAlign w:val="center"/>
          </w:tcPr>
          <w:p w14:paraId="7B8DA543"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7B8DA544"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2D344E" w14:paraId="7B8DA54B" w14:textId="77777777" w:rsidTr="00ED521E">
        <w:trPr>
          <w:cantSplit/>
          <w:trHeight w:hRule="exact" w:val="982"/>
        </w:trPr>
        <w:tc>
          <w:tcPr>
            <w:tcW w:w="831" w:type="dxa"/>
            <w:vAlign w:val="center"/>
          </w:tcPr>
          <w:p w14:paraId="7B8DA546"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7B8DA54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48" w14:textId="46E320CD" w:rsidR="00DE0301" w:rsidRPr="00B36001" w:rsidRDefault="00DE0301" w:rsidP="00DE0301">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D08F1">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3D08F1">
              <w:rPr>
                <w:sz w:val="20"/>
                <w:szCs w:val="20"/>
              </w:rPr>
              <w:t>°</w:t>
            </w:r>
            <w:r>
              <w:rPr>
                <w:rFonts w:asciiTheme="minorHAnsi" w:hAnsiTheme="minorHAnsi"/>
                <w:sz w:val="20"/>
                <w:szCs w:val="20"/>
              </w:rPr>
              <w:t>C</w:t>
            </w:r>
            <w:r w:rsidRPr="00B36001">
              <w:rPr>
                <w:sz w:val="20"/>
                <w:szCs w:val="20"/>
              </w:rPr>
              <w:t>) above the initial temperature of the water in the pipe</w:t>
            </w:r>
          </w:p>
          <w:p w14:paraId="7B8DA549" w14:textId="76B82357" w:rsidR="00DE0301" w:rsidRDefault="00DE0301" w:rsidP="00DE0301">
            <w:pPr>
              <w:pStyle w:val="ListParagraph"/>
              <w:keepNext/>
              <w:numPr>
                <w:ilvl w:val="0"/>
                <w:numId w:val="22"/>
              </w:numPr>
              <w:rPr>
                <w:sz w:val="20"/>
                <w:szCs w:val="20"/>
              </w:rPr>
            </w:pPr>
            <w:r w:rsidRPr="00CC3747">
              <w:rPr>
                <w:sz w:val="20"/>
                <w:szCs w:val="20"/>
              </w:rPr>
              <w:t>Not more than 102</w:t>
            </w:r>
            <w:r w:rsidR="003D08F1">
              <w:rPr>
                <w:sz w:val="20"/>
                <w:szCs w:val="20"/>
              </w:rPr>
              <w:t>°</w:t>
            </w:r>
            <w:r>
              <w:rPr>
                <w:rFonts w:asciiTheme="minorHAnsi" w:hAnsiTheme="minorHAnsi"/>
                <w:sz w:val="20"/>
                <w:szCs w:val="20"/>
              </w:rPr>
              <w:t>F</w:t>
            </w:r>
            <w:r w:rsidRPr="00CC3747">
              <w:rPr>
                <w:sz w:val="20"/>
                <w:szCs w:val="20"/>
              </w:rPr>
              <w:t xml:space="preserve"> (38.9</w:t>
            </w:r>
            <w:r w:rsidR="003D08F1">
              <w:rPr>
                <w:sz w:val="20"/>
                <w:szCs w:val="20"/>
              </w:rPr>
              <w:t>°</w:t>
            </w:r>
            <w:r>
              <w:rPr>
                <w:rFonts w:asciiTheme="minorHAnsi" w:hAnsiTheme="minorHAnsi"/>
                <w:sz w:val="20"/>
                <w:szCs w:val="20"/>
              </w:rPr>
              <w:t>C</w:t>
            </w:r>
            <w:r w:rsidRPr="00CC3747">
              <w:rPr>
                <w:sz w:val="20"/>
                <w:szCs w:val="20"/>
              </w:rPr>
              <w:t>).</w:t>
            </w:r>
          </w:p>
          <w:p w14:paraId="7B8DA54A" w14:textId="77777777" w:rsidR="00DE0301" w:rsidRDefault="00DE0301" w:rsidP="00613409">
            <w:pPr>
              <w:keepNext/>
              <w:rPr>
                <w:sz w:val="20"/>
                <w:szCs w:val="20"/>
              </w:rPr>
            </w:pPr>
          </w:p>
        </w:tc>
      </w:tr>
      <w:tr w:rsidR="00DE0301" w:rsidRPr="002D344E" w14:paraId="7B8DA54E" w14:textId="77777777" w:rsidTr="00284D0A">
        <w:trPr>
          <w:cantSplit/>
          <w:trHeight w:hRule="exact" w:val="631"/>
        </w:trPr>
        <w:tc>
          <w:tcPr>
            <w:tcW w:w="831" w:type="dxa"/>
            <w:vAlign w:val="center"/>
          </w:tcPr>
          <w:p w14:paraId="7B8DA54C"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7B8DA54D" w14:textId="77777777" w:rsidR="00DE0301" w:rsidRDefault="00DE0301" w:rsidP="00613409">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B36001" w14:paraId="7B8DA554" w14:textId="77777777" w:rsidTr="00613409">
        <w:trPr>
          <w:cantSplit/>
          <w:trHeight w:hRule="exact" w:val="1864"/>
        </w:trPr>
        <w:tc>
          <w:tcPr>
            <w:tcW w:w="831" w:type="dxa"/>
            <w:vAlign w:val="center"/>
          </w:tcPr>
          <w:p w14:paraId="7B8DA54F"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7B8DA550"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51"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7B8DA552"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7B8DA553"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DE0301" w:rsidRPr="00B36001" w14:paraId="7B8DA557" w14:textId="77777777" w:rsidTr="00ED521E">
        <w:trPr>
          <w:cantSplit/>
          <w:trHeight w:hRule="exact" w:val="388"/>
        </w:trPr>
        <w:tc>
          <w:tcPr>
            <w:tcW w:w="831" w:type="dxa"/>
            <w:vAlign w:val="center"/>
          </w:tcPr>
          <w:p w14:paraId="7B8DA555"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7B8DA556"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14:paraId="7B8DA55A" w14:textId="77777777" w:rsidTr="00284D0A">
        <w:trPr>
          <w:cantSplit/>
          <w:trHeight w:hRule="exact" w:val="613"/>
        </w:trPr>
        <w:tc>
          <w:tcPr>
            <w:tcW w:w="831" w:type="dxa"/>
            <w:vAlign w:val="center"/>
          </w:tcPr>
          <w:p w14:paraId="7B8DA55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7B8DA559"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6D2E42" w14:paraId="7B8DA55D" w14:textId="77777777" w:rsidTr="00613409">
        <w:trPr>
          <w:cantSplit/>
          <w:trHeight w:hRule="exact" w:val="288"/>
        </w:trPr>
        <w:tc>
          <w:tcPr>
            <w:tcW w:w="831" w:type="dxa"/>
            <w:vAlign w:val="center"/>
          </w:tcPr>
          <w:p w14:paraId="7B8DA55B" w14:textId="7777777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7B8DA55C" w14:textId="1BD7A8B2" w:rsidR="00DE0301" w:rsidRPr="002D344E" w:rsidRDefault="00DE0301" w:rsidP="00613409">
            <w:pPr>
              <w:keepNext/>
              <w:rPr>
                <w:sz w:val="20"/>
                <w:szCs w:val="20"/>
              </w:rPr>
            </w:pPr>
            <w:r w:rsidRPr="002D344E">
              <w:rPr>
                <w:sz w:val="20"/>
                <w:szCs w:val="20"/>
              </w:rPr>
              <w:t>If more than one loop installed each loop shall have its own pump and controls</w:t>
            </w:r>
            <w:r w:rsidR="003D08F1">
              <w:rPr>
                <w:sz w:val="20"/>
                <w:szCs w:val="20"/>
              </w:rPr>
              <w:t>.</w:t>
            </w:r>
          </w:p>
        </w:tc>
      </w:tr>
      <w:tr w:rsidR="00DE0301" w:rsidRPr="006D2E42" w14:paraId="7B8DA560" w14:textId="77777777" w:rsidTr="00613409">
        <w:trPr>
          <w:cantSplit/>
          <w:trHeight w:hRule="exact" w:val="288"/>
        </w:trPr>
        <w:tc>
          <w:tcPr>
            <w:tcW w:w="831" w:type="dxa"/>
            <w:vAlign w:val="center"/>
          </w:tcPr>
          <w:p w14:paraId="7B8DA55E"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7B8DA55F"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E0301" w:rsidRPr="006D2E42" w14:paraId="7B8DA563" w14:textId="77777777" w:rsidTr="00613409">
        <w:trPr>
          <w:cantSplit/>
          <w:trHeight w:hRule="exact" w:val="288"/>
        </w:trPr>
        <w:tc>
          <w:tcPr>
            <w:tcW w:w="831" w:type="dxa"/>
            <w:vAlign w:val="center"/>
          </w:tcPr>
          <w:p w14:paraId="7B8DA561"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7B8DA562"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E0301" w:rsidRPr="006D2E42" w14:paraId="7B8DA566" w14:textId="77777777" w:rsidTr="00613409">
        <w:trPr>
          <w:cantSplit/>
          <w:trHeight w:hRule="exact" w:val="631"/>
        </w:trPr>
        <w:tc>
          <w:tcPr>
            <w:tcW w:w="831" w:type="dxa"/>
            <w:vAlign w:val="center"/>
          </w:tcPr>
          <w:p w14:paraId="7B8DA564"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7B8DA565" w14:textId="77777777" w:rsidR="00DE0301" w:rsidRPr="00D24BC5" w:rsidRDefault="00DE0301" w:rsidP="00613409">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E0301" w:rsidRPr="006D2E42" w14:paraId="7B8DA569" w14:textId="77777777" w:rsidTr="00613409">
        <w:trPr>
          <w:cantSplit/>
          <w:trHeight w:hRule="exact" w:val="343"/>
        </w:trPr>
        <w:tc>
          <w:tcPr>
            <w:tcW w:w="831" w:type="dxa"/>
            <w:vAlign w:val="center"/>
          </w:tcPr>
          <w:p w14:paraId="7B8DA56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7B8DA568"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E0301" w:rsidRPr="006D2E42" w14:paraId="7B8DA56C" w14:textId="77777777" w:rsidTr="00ED521E">
        <w:trPr>
          <w:cantSplit/>
          <w:trHeight w:hRule="exact" w:val="424"/>
        </w:trPr>
        <w:tc>
          <w:tcPr>
            <w:tcW w:w="831" w:type="dxa"/>
            <w:vAlign w:val="center"/>
          </w:tcPr>
          <w:p w14:paraId="7B8DA56A"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7B8DA56B"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E0301" w:rsidRPr="006D2E42" w14:paraId="7B8DA56F" w14:textId="77777777" w:rsidTr="00284D0A">
        <w:trPr>
          <w:cantSplit/>
          <w:trHeight w:hRule="exact" w:val="424"/>
        </w:trPr>
        <w:tc>
          <w:tcPr>
            <w:tcW w:w="831" w:type="dxa"/>
            <w:vAlign w:val="center"/>
          </w:tcPr>
          <w:p w14:paraId="7B8DA56D"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7B8DA56E"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E0301" w:rsidRPr="006D2E42" w14:paraId="7B8DA571" w14:textId="77777777" w:rsidTr="00ED521E">
        <w:trPr>
          <w:cantSplit/>
          <w:trHeight w:hRule="exact" w:val="289"/>
        </w:trPr>
        <w:tc>
          <w:tcPr>
            <w:tcW w:w="14593" w:type="dxa"/>
            <w:gridSpan w:val="2"/>
            <w:vAlign w:val="center"/>
          </w:tcPr>
          <w:p w14:paraId="7B8DA570"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72" w14:textId="77777777" w:rsidR="00284D0A" w:rsidRDefault="00284D0A"/>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DE0301" w:rsidRPr="006D2E42" w14:paraId="7B8DA576" w14:textId="77777777" w:rsidTr="00ED521E">
        <w:trPr>
          <w:cantSplit/>
          <w:trHeight w:hRule="exact" w:val="1054"/>
        </w:trPr>
        <w:tc>
          <w:tcPr>
            <w:tcW w:w="14593" w:type="dxa"/>
            <w:gridSpan w:val="2"/>
            <w:tcBorders>
              <w:bottom w:val="single" w:sz="4" w:space="0" w:color="auto"/>
            </w:tcBorders>
          </w:tcPr>
          <w:p w14:paraId="7B8DA573" w14:textId="1130ACA8" w:rsidR="00836E65" w:rsidRDefault="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L</w:t>
            </w:r>
            <w:r w:rsidR="00DE0301">
              <w:rPr>
                <w:rFonts w:asciiTheme="minorHAnsi" w:hAnsiTheme="minorHAnsi"/>
                <w:b/>
                <w:sz w:val="20"/>
                <w:szCs w:val="20"/>
              </w:rPr>
              <w:t>.</w:t>
            </w:r>
            <w:r w:rsidR="00DE0301" w:rsidRPr="00180B11">
              <w:rPr>
                <w:rFonts w:asciiTheme="minorHAnsi" w:hAnsiTheme="minorHAnsi"/>
                <w:b/>
                <w:sz w:val="20"/>
                <w:szCs w:val="20"/>
              </w:rPr>
              <w:t xml:space="preserve"> Demand Recirculation Sensor Control</w:t>
            </w:r>
            <w:r w:rsidR="00DE0301">
              <w:rPr>
                <w:rFonts w:asciiTheme="minorHAnsi" w:hAnsiTheme="minorHAnsi"/>
                <w:b/>
                <w:sz w:val="20"/>
                <w:szCs w:val="20"/>
              </w:rPr>
              <w:t xml:space="preserve"> </w:t>
            </w:r>
            <w:r w:rsidR="00284D0A">
              <w:rPr>
                <w:rFonts w:asciiTheme="minorHAnsi" w:hAnsiTheme="minorHAnsi"/>
                <w:b/>
                <w:sz w:val="20"/>
                <w:szCs w:val="20"/>
              </w:rPr>
              <w:t>Requirements</w:t>
            </w:r>
          </w:p>
          <w:p w14:paraId="7B8DA574" w14:textId="77777777" w:rsidR="00284D0A" w:rsidRPr="00284D0A" w:rsidRDefault="00284D0A" w:rsidP="00284D0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7B8DA575" w14:textId="77777777" w:rsidR="00836E65" w:rsidRDefault="00DE03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Pr>
                <w:rFonts w:asciiTheme="minorHAnsi" w:hAnsiTheme="minorHAnsi" w:cs="Arial"/>
                <w:sz w:val="20"/>
                <w:szCs w:val="20"/>
              </w:rPr>
              <w:t>&lt;&lt;</w:t>
            </w:r>
            <w:r w:rsidR="00B42FFD">
              <w:rPr>
                <w:rFonts w:asciiTheme="minorHAnsi" w:hAnsiTheme="minorHAnsi" w:cs="Arial"/>
                <w:sz w:val="20"/>
                <w:szCs w:val="20"/>
              </w:rPr>
              <w:t xml:space="preserve"> If there are no systems in column B14 that have a value =</w:t>
            </w:r>
            <w:r w:rsidR="00BC71BB">
              <w:rPr>
                <w:rFonts w:asciiTheme="minorHAnsi" w:hAnsiTheme="minorHAnsi" w:cs="Arial"/>
                <w:sz w:val="20"/>
                <w:szCs w:val="20"/>
              </w:rPr>
              <w:t xml:space="preserve"> “</w:t>
            </w:r>
            <w:r w:rsidRPr="00744965">
              <w:rPr>
                <w:sz w:val="20"/>
                <w:szCs w:val="20"/>
              </w:rPr>
              <w:t>Demand Recirculation Sensor Control</w:t>
            </w:r>
            <w:r w:rsidR="00BC71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BC71BB">
              <w:rPr>
                <w:sz w:val="20"/>
                <w:szCs w:val="20"/>
              </w:rPr>
              <w:t>; else display this entire table</w:t>
            </w:r>
            <w:r w:rsidR="00BC71BB" w:rsidRPr="00C24D1F">
              <w:rPr>
                <w:sz w:val="20"/>
                <w:szCs w:val="20"/>
              </w:rPr>
              <w:t xml:space="preserve"> </w:t>
            </w:r>
            <w:r w:rsidRPr="00C24D1F">
              <w:rPr>
                <w:sz w:val="20"/>
                <w:szCs w:val="20"/>
              </w:rPr>
              <w:t>&gt;&gt;</w:t>
            </w:r>
          </w:p>
        </w:tc>
      </w:tr>
      <w:tr w:rsidR="00DE0301" w:rsidRPr="002D344E" w14:paraId="7B8DA579" w14:textId="77777777" w:rsidTr="00613409">
        <w:trPr>
          <w:cantSplit/>
          <w:trHeight w:hRule="exact" w:val="577"/>
        </w:trPr>
        <w:tc>
          <w:tcPr>
            <w:tcW w:w="831" w:type="dxa"/>
            <w:tcBorders>
              <w:top w:val="single" w:sz="4" w:space="0" w:color="auto"/>
            </w:tcBorders>
            <w:vAlign w:val="center"/>
          </w:tcPr>
          <w:p w14:paraId="7B8DA577"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7B8DA57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2D344E" w14:paraId="7B8DA57F" w14:textId="77777777" w:rsidTr="00613409">
        <w:trPr>
          <w:cantSplit/>
          <w:trHeight w:hRule="exact" w:val="1180"/>
        </w:trPr>
        <w:tc>
          <w:tcPr>
            <w:tcW w:w="831" w:type="dxa"/>
            <w:vAlign w:val="center"/>
          </w:tcPr>
          <w:p w14:paraId="7B8DA57A"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7B8DA57B"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7C" w14:textId="7D772B11" w:rsidR="00DE0301" w:rsidRPr="00B36001" w:rsidRDefault="00DE0301" w:rsidP="00DE0301">
            <w:pPr>
              <w:pStyle w:val="ListParagraph"/>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D08F1">
              <w:rPr>
                <w:sz w:val="20"/>
                <w:szCs w:val="20"/>
              </w:rPr>
              <w:t>°</w:t>
            </w:r>
            <w:r>
              <w:rPr>
                <w:rFonts w:asciiTheme="minorHAnsi" w:hAnsiTheme="minorHAnsi"/>
                <w:sz w:val="20"/>
                <w:szCs w:val="20"/>
              </w:rPr>
              <w:t>F</w:t>
            </w:r>
            <w:r w:rsidRPr="00B36001">
              <w:rPr>
                <w:sz w:val="20"/>
                <w:szCs w:val="20"/>
              </w:rPr>
              <w:t xml:space="preserve"> ( 5.6</w:t>
            </w:r>
            <w:r w:rsidR="003D08F1">
              <w:rPr>
                <w:sz w:val="20"/>
                <w:szCs w:val="20"/>
              </w:rPr>
              <w:t>°</w:t>
            </w:r>
            <w:r>
              <w:rPr>
                <w:rFonts w:asciiTheme="minorHAnsi" w:hAnsiTheme="minorHAnsi"/>
                <w:sz w:val="20"/>
                <w:szCs w:val="20"/>
              </w:rPr>
              <w:t>C</w:t>
            </w:r>
            <w:r w:rsidRPr="00B36001">
              <w:rPr>
                <w:sz w:val="20"/>
                <w:szCs w:val="20"/>
              </w:rPr>
              <w:t>) above the initial temperature of the water in the pipe</w:t>
            </w:r>
          </w:p>
          <w:p w14:paraId="7B8DA57D" w14:textId="2146BC2E" w:rsidR="00DE0301" w:rsidRDefault="00DE0301" w:rsidP="00DE0301">
            <w:pPr>
              <w:pStyle w:val="ListParagraph"/>
              <w:keepNext/>
              <w:numPr>
                <w:ilvl w:val="0"/>
                <w:numId w:val="22"/>
              </w:numPr>
              <w:rPr>
                <w:sz w:val="20"/>
                <w:szCs w:val="20"/>
              </w:rPr>
            </w:pPr>
            <w:r w:rsidRPr="00CC3747">
              <w:rPr>
                <w:sz w:val="20"/>
                <w:szCs w:val="20"/>
              </w:rPr>
              <w:t>Not more than 102</w:t>
            </w:r>
            <w:r w:rsidR="003D08F1">
              <w:rPr>
                <w:sz w:val="20"/>
                <w:szCs w:val="20"/>
              </w:rPr>
              <w:t>°</w:t>
            </w:r>
            <w:r>
              <w:rPr>
                <w:rFonts w:asciiTheme="minorHAnsi" w:hAnsiTheme="minorHAnsi"/>
                <w:sz w:val="20"/>
                <w:szCs w:val="20"/>
              </w:rPr>
              <w:t>F</w:t>
            </w:r>
            <w:r w:rsidRPr="00CC3747">
              <w:rPr>
                <w:sz w:val="20"/>
                <w:szCs w:val="20"/>
              </w:rPr>
              <w:t xml:space="preserve"> (38.9</w:t>
            </w:r>
            <w:r w:rsidR="003D08F1">
              <w:rPr>
                <w:sz w:val="20"/>
                <w:szCs w:val="20"/>
              </w:rPr>
              <w:t>°</w:t>
            </w:r>
            <w:r>
              <w:rPr>
                <w:rFonts w:asciiTheme="minorHAnsi" w:hAnsiTheme="minorHAnsi"/>
                <w:sz w:val="20"/>
                <w:szCs w:val="20"/>
              </w:rPr>
              <w:t>C</w:t>
            </w:r>
            <w:r w:rsidRPr="00CC3747">
              <w:rPr>
                <w:sz w:val="20"/>
                <w:szCs w:val="20"/>
              </w:rPr>
              <w:t>).</w:t>
            </w:r>
          </w:p>
          <w:p w14:paraId="7B8DA57E" w14:textId="77777777" w:rsidR="00DE0301" w:rsidRDefault="00DE0301" w:rsidP="00613409">
            <w:pPr>
              <w:keepNext/>
              <w:rPr>
                <w:sz w:val="20"/>
                <w:szCs w:val="20"/>
              </w:rPr>
            </w:pPr>
          </w:p>
        </w:tc>
      </w:tr>
      <w:tr w:rsidR="00DE0301" w:rsidRPr="002D344E" w14:paraId="7B8DA582" w14:textId="77777777" w:rsidTr="00ED521E">
        <w:trPr>
          <w:cantSplit/>
          <w:trHeight w:hRule="exact" w:val="586"/>
        </w:trPr>
        <w:tc>
          <w:tcPr>
            <w:tcW w:w="831" w:type="dxa"/>
            <w:vAlign w:val="center"/>
          </w:tcPr>
          <w:p w14:paraId="7B8DA580"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7B8DA581" w14:textId="77777777" w:rsidR="00DE0301" w:rsidRDefault="00DE0301" w:rsidP="00613409">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B36001" w14:paraId="7B8DA588" w14:textId="77777777" w:rsidTr="00613409">
        <w:trPr>
          <w:cantSplit/>
          <w:trHeight w:hRule="exact" w:val="1882"/>
        </w:trPr>
        <w:tc>
          <w:tcPr>
            <w:tcW w:w="831" w:type="dxa"/>
            <w:vAlign w:val="center"/>
          </w:tcPr>
          <w:p w14:paraId="7B8DA583"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7B8DA584"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7B8DA585"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7B8DA586"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7B8DA587" w14:textId="77777777" w:rsidR="00DE0301" w:rsidRPr="00B36001" w:rsidRDefault="00DE0301" w:rsidP="00DE0301">
            <w:pPr>
              <w:pStyle w:val="ListParagraph"/>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DE0301" w:rsidRPr="00B36001" w14:paraId="7B8DA58B" w14:textId="77777777" w:rsidTr="00ED521E">
        <w:trPr>
          <w:cantSplit/>
          <w:trHeight w:hRule="exact" w:val="361"/>
        </w:trPr>
        <w:tc>
          <w:tcPr>
            <w:tcW w:w="831" w:type="dxa"/>
            <w:vAlign w:val="center"/>
          </w:tcPr>
          <w:p w14:paraId="7B8DA589"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7B8DA58A" w14:textId="77777777" w:rsidR="00DE0301" w:rsidRPr="00B360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14:paraId="7B8DA58E" w14:textId="77777777" w:rsidTr="00ED521E">
        <w:trPr>
          <w:cantSplit/>
          <w:trHeight w:hRule="exact" w:val="622"/>
        </w:trPr>
        <w:tc>
          <w:tcPr>
            <w:tcW w:w="831" w:type="dxa"/>
            <w:vAlign w:val="center"/>
          </w:tcPr>
          <w:p w14:paraId="7B8DA58C"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7B8DA58D"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E0301" w:rsidRPr="006D2E42" w14:paraId="7B8DA591" w14:textId="77777777" w:rsidTr="00613409">
        <w:trPr>
          <w:cantSplit/>
          <w:trHeight w:hRule="exact" w:val="288"/>
        </w:trPr>
        <w:tc>
          <w:tcPr>
            <w:tcW w:w="831" w:type="dxa"/>
            <w:vAlign w:val="center"/>
          </w:tcPr>
          <w:p w14:paraId="7B8DA58F" w14:textId="7777777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7B8DA590" w14:textId="5FE56307" w:rsidR="00DE0301" w:rsidRPr="002D344E"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r w:rsidR="003D08F1">
              <w:rPr>
                <w:sz w:val="20"/>
                <w:szCs w:val="20"/>
              </w:rPr>
              <w:t>.</w:t>
            </w:r>
          </w:p>
        </w:tc>
      </w:tr>
      <w:tr w:rsidR="00DE0301" w:rsidRPr="006D2E42" w14:paraId="7B8DA594" w14:textId="77777777" w:rsidTr="00613409">
        <w:trPr>
          <w:cantSplit/>
          <w:trHeight w:hRule="exact" w:val="370"/>
        </w:trPr>
        <w:tc>
          <w:tcPr>
            <w:tcW w:w="831" w:type="dxa"/>
            <w:vAlign w:val="center"/>
          </w:tcPr>
          <w:p w14:paraId="7B8DA592"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7B8DA593"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E0301" w:rsidRPr="006D2E42" w14:paraId="7B8DA597" w14:textId="77777777" w:rsidTr="00613409">
        <w:trPr>
          <w:cantSplit/>
          <w:trHeight w:hRule="exact" w:val="361"/>
        </w:trPr>
        <w:tc>
          <w:tcPr>
            <w:tcW w:w="831" w:type="dxa"/>
            <w:vAlign w:val="center"/>
          </w:tcPr>
          <w:p w14:paraId="7B8DA595"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7B8DA596" w14:textId="77777777" w:rsidR="00DE0301" w:rsidRPr="00D24BC5"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E0301" w:rsidRPr="006D2E42" w14:paraId="7B8DA59A" w14:textId="77777777" w:rsidTr="00613409">
        <w:trPr>
          <w:cantSplit/>
          <w:trHeight w:hRule="exact" w:val="631"/>
        </w:trPr>
        <w:tc>
          <w:tcPr>
            <w:tcW w:w="831" w:type="dxa"/>
            <w:vAlign w:val="center"/>
          </w:tcPr>
          <w:p w14:paraId="7B8DA598"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7B8DA599" w14:textId="77777777" w:rsidR="00DE0301" w:rsidRPr="00D24BC5" w:rsidRDefault="00DE0301" w:rsidP="00613409">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E0301" w:rsidRPr="006D2E42" w14:paraId="7B8DA59D" w14:textId="77777777" w:rsidTr="00ED521E">
        <w:trPr>
          <w:cantSplit/>
          <w:trHeight w:hRule="exact" w:val="334"/>
        </w:trPr>
        <w:tc>
          <w:tcPr>
            <w:tcW w:w="831" w:type="dxa"/>
            <w:vAlign w:val="center"/>
          </w:tcPr>
          <w:p w14:paraId="7B8DA59B"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7B8DA59C"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ame isolation valve as in item 8</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E0301" w:rsidRPr="006D2E42" w14:paraId="7B8DA5A0" w14:textId="77777777" w:rsidTr="00ED521E">
        <w:trPr>
          <w:cantSplit/>
          <w:trHeight w:hRule="exact" w:val="361"/>
        </w:trPr>
        <w:tc>
          <w:tcPr>
            <w:tcW w:w="831" w:type="dxa"/>
            <w:vAlign w:val="center"/>
          </w:tcPr>
          <w:p w14:paraId="7B8DA59E"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7B8DA59F"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E0301" w:rsidRPr="006D2E42" w14:paraId="7B8DA5A3" w14:textId="77777777" w:rsidTr="00ED521E">
        <w:trPr>
          <w:cantSplit/>
          <w:trHeight w:hRule="exact" w:val="352"/>
        </w:trPr>
        <w:tc>
          <w:tcPr>
            <w:tcW w:w="831" w:type="dxa"/>
            <w:vAlign w:val="center"/>
          </w:tcPr>
          <w:p w14:paraId="7B8DA5A1" w14:textId="77777777" w:rsidR="00DE0301"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7B8DA5A2" w14:textId="77777777" w:rsidR="00DE0301" w:rsidRPr="00D24BC5" w:rsidRDefault="00DE0301" w:rsidP="00613409">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E0301" w:rsidRPr="006D2E42" w14:paraId="7B8DA5A5" w14:textId="77777777" w:rsidTr="00ED521E">
        <w:trPr>
          <w:cantSplit/>
          <w:trHeight w:hRule="exact" w:val="361"/>
        </w:trPr>
        <w:tc>
          <w:tcPr>
            <w:tcW w:w="14593" w:type="dxa"/>
            <w:gridSpan w:val="2"/>
            <w:vAlign w:val="center"/>
          </w:tcPr>
          <w:p w14:paraId="7B8DA5A4" w14:textId="77777777" w:rsidR="00DE0301" w:rsidRPr="006D2E42" w:rsidRDefault="00DE0301" w:rsidP="0061340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7B8DA5A6" w14:textId="77777777" w:rsidR="008C5840" w:rsidRPr="00260947" w:rsidRDefault="008C5840" w:rsidP="008C5840">
      <w:pPr>
        <w:spacing w:after="60" w:line="240" w:lineRule="auto"/>
        <w:rPr>
          <w:rFonts w:asciiTheme="minorHAnsi" w:hAnsiTheme="minorHAnsi" w:cs="Arial"/>
          <w:b/>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954F25" w:rsidRPr="002143E3" w14:paraId="7B8DA5AA" w14:textId="77777777" w:rsidTr="00ED521E">
        <w:trPr>
          <w:trHeight w:val="305"/>
        </w:trPr>
        <w:tc>
          <w:tcPr>
            <w:tcW w:w="10943" w:type="dxa"/>
            <w:gridSpan w:val="4"/>
            <w:vAlign w:val="center"/>
          </w:tcPr>
          <w:p w14:paraId="7B8DA5A9" w14:textId="77777777" w:rsidR="00954F25" w:rsidRPr="002143E3" w:rsidRDefault="00954F25" w:rsidP="003630E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43E3">
              <w:rPr>
                <w:rFonts w:asciiTheme="minorHAnsi" w:eastAsia="Times New Roman" w:hAnsiTheme="minorHAnsi" w:cs="Arial"/>
                <w:b/>
                <w:caps/>
                <w:sz w:val="18"/>
                <w:szCs w:val="18"/>
              </w:rPr>
              <w:lastRenderedPageBreak/>
              <w:t>Documentation Author's Declaration Statement</w:t>
            </w:r>
          </w:p>
        </w:tc>
      </w:tr>
      <w:tr w:rsidR="00954F25" w:rsidRPr="002143E3" w14:paraId="7B8DA5AC" w14:textId="77777777" w:rsidTr="00ED521E">
        <w:trPr>
          <w:trHeight w:hRule="exact" w:val="271"/>
        </w:trPr>
        <w:tc>
          <w:tcPr>
            <w:tcW w:w="10943" w:type="dxa"/>
            <w:gridSpan w:val="4"/>
            <w:vAlign w:val="center"/>
          </w:tcPr>
          <w:p w14:paraId="7B8DA5AB" w14:textId="77777777" w:rsidR="00954F25" w:rsidRPr="002143E3" w:rsidRDefault="00954F25" w:rsidP="00954F25">
            <w:pPr>
              <w:keepNext/>
              <w:numPr>
                <w:ilvl w:val="0"/>
                <w:numId w:val="17"/>
              </w:numPr>
              <w:tabs>
                <w:tab w:val="left" w:pos="-2600"/>
              </w:tabs>
              <w:spacing w:after="60" w:line="240" w:lineRule="auto"/>
              <w:ind w:right="90"/>
              <w:outlineLvl w:val="2"/>
              <w:rPr>
                <w:rFonts w:asciiTheme="minorHAnsi" w:eastAsia="Times New Roman" w:hAnsiTheme="minorHAnsi"/>
                <w:sz w:val="18"/>
                <w:szCs w:val="18"/>
              </w:rPr>
            </w:pPr>
            <w:r w:rsidRPr="002143E3">
              <w:rPr>
                <w:rFonts w:asciiTheme="minorHAnsi" w:eastAsia="Times New Roman" w:hAnsiTheme="minorHAnsi"/>
                <w:sz w:val="18"/>
                <w:szCs w:val="18"/>
              </w:rPr>
              <w:t>I certify that this Certificate of Installation documentation is accurate and complete.</w:t>
            </w:r>
          </w:p>
        </w:tc>
      </w:tr>
      <w:tr w:rsidR="00954F25" w:rsidRPr="002143E3" w14:paraId="7B8DA5AF" w14:textId="77777777" w:rsidTr="003630E1">
        <w:trPr>
          <w:trHeight w:val="360"/>
        </w:trPr>
        <w:tc>
          <w:tcPr>
            <w:tcW w:w="5577" w:type="dxa"/>
            <w:gridSpan w:val="2"/>
          </w:tcPr>
          <w:p w14:paraId="7B8DA5AD"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Name:</w:t>
            </w:r>
          </w:p>
        </w:tc>
        <w:tc>
          <w:tcPr>
            <w:tcW w:w="5366" w:type="dxa"/>
            <w:gridSpan w:val="2"/>
          </w:tcPr>
          <w:p w14:paraId="7B8DA5AE"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Signature:</w:t>
            </w:r>
          </w:p>
        </w:tc>
      </w:tr>
      <w:tr w:rsidR="00954F25" w:rsidRPr="002143E3" w14:paraId="7B8DA5B2" w14:textId="77777777" w:rsidTr="003630E1">
        <w:trPr>
          <w:trHeight w:val="360"/>
        </w:trPr>
        <w:tc>
          <w:tcPr>
            <w:tcW w:w="5577" w:type="dxa"/>
            <w:gridSpan w:val="2"/>
          </w:tcPr>
          <w:p w14:paraId="7B8DA5B0"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Documentation Author Company Name:</w:t>
            </w:r>
          </w:p>
        </w:tc>
        <w:tc>
          <w:tcPr>
            <w:tcW w:w="5366" w:type="dxa"/>
            <w:gridSpan w:val="2"/>
          </w:tcPr>
          <w:p w14:paraId="7B8DA5B1"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r w:rsidR="00954F25" w:rsidRPr="002143E3" w14:paraId="7B8DA5B5" w14:textId="77777777" w:rsidTr="003630E1">
        <w:trPr>
          <w:trHeight w:val="360"/>
        </w:trPr>
        <w:tc>
          <w:tcPr>
            <w:tcW w:w="5577" w:type="dxa"/>
            <w:gridSpan w:val="2"/>
          </w:tcPr>
          <w:p w14:paraId="7B8DA5B3"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366" w:type="dxa"/>
            <w:gridSpan w:val="2"/>
          </w:tcPr>
          <w:p w14:paraId="7B8DA5B4" w14:textId="03D9631E"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CEA/HERS Certification Identification (</w:t>
            </w:r>
            <w:r w:rsidR="00ED521E">
              <w:rPr>
                <w:rFonts w:asciiTheme="minorHAnsi" w:eastAsia="Times New Roman" w:hAnsiTheme="minorHAnsi"/>
                <w:sz w:val="14"/>
                <w:szCs w:val="14"/>
              </w:rPr>
              <w:t>i</w:t>
            </w:r>
            <w:r w:rsidRPr="002143E3">
              <w:rPr>
                <w:rFonts w:asciiTheme="minorHAnsi" w:eastAsia="Times New Roman" w:hAnsiTheme="minorHAnsi"/>
                <w:sz w:val="14"/>
                <w:szCs w:val="14"/>
              </w:rPr>
              <w:t>f applicable):</w:t>
            </w:r>
          </w:p>
        </w:tc>
      </w:tr>
      <w:tr w:rsidR="00954F25" w:rsidRPr="002143E3" w14:paraId="7B8DA5B8" w14:textId="77777777" w:rsidTr="003630E1">
        <w:trPr>
          <w:trHeight w:val="360"/>
        </w:trPr>
        <w:tc>
          <w:tcPr>
            <w:tcW w:w="5577" w:type="dxa"/>
            <w:gridSpan w:val="2"/>
          </w:tcPr>
          <w:p w14:paraId="7B8DA5B6"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5366" w:type="dxa"/>
            <w:gridSpan w:val="2"/>
          </w:tcPr>
          <w:p w14:paraId="7B8DA5B7" w14:textId="77777777" w:rsidR="00954F25" w:rsidRPr="002143E3" w:rsidRDefault="00954F25" w:rsidP="003630E1">
            <w:pPr>
              <w:keepNext/>
              <w:spacing w:after="0" w:line="240" w:lineRule="auto"/>
              <w:rPr>
                <w:rFonts w:asciiTheme="minorHAnsi" w:eastAsia="Times New Roman" w:hAnsiTheme="minorHAnsi"/>
                <w:sz w:val="14"/>
                <w:szCs w:val="14"/>
              </w:rPr>
            </w:pPr>
            <w:r w:rsidRPr="002143E3">
              <w:rPr>
                <w:rFonts w:asciiTheme="minorHAnsi" w:eastAsia="Times New Roman" w:hAnsiTheme="minorHAnsi"/>
                <w:sz w:val="14"/>
                <w:szCs w:val="14"/>
              </w:rPr>
              <w:t>Phone:</w:t>
            </w:r>
          </w:p>
        </w:tc>
      </w:tr>
      <w:tr w:rsidR="00954F25" w:rsidRPr="002143E3" w14:paraId="7B8DA5BA" w14:textId="77777777" w:rsidTr="003630E1">
        <w:tblPrEx>
          <w:tblCellMar>
            <w:left w:w="115" w:type="dxa"/>
            <w:right w:w="115" w:type="dxa"/>
          </w:tblCellMar>
        </w:tblPrEx>
        <w:trPr>
          <w:trHeight w:val="296"/>
        </w:trPr>
        <w:tc>
          <w:tcPr>
            <w:tcW w:w="10943" w:type="dxa"/>
            <w:gridSpan w:val="4"/>
            <w:vAlign w:val="center"/>
          </w:tcPr>
          <w:p w14:paraId="7B8DA5B9" w14:textId="77777777" w:rsidR="00954F25" w:rsidRPr="002143E3" w:rsidRDefault="00954F25" w:rsidP="003630E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2143E3">
              <w:rPr>
                <w:rFonts w:asciiTheme="minorHAnsi" w:eastAsia="Times New Roman" w:hAnsiTheme="minorHAnsi" w:cs="Arial"/>
                <w:b/>
                <w:caps/>
                <w:sz w:val="18"/>
                <w:szCs w:val="18"/>
              </w:rPr>
              <w:t>Responsible Person's Declaration statement</w:t>
            </w:r>
          </w:p>
        </w:tc>
      </w:tr>
      <w:tr w:rsidR="00954F25" w:rsidRPr="002143E3" w14:paraId="7B8DA5C1" w14:textId="77777777" w:rsidTr="003630E1">
        <w:tblPrEx>
          <w:tblCellMar>
            <w:left w:w="115" w:type="dxa"/>
            <w:right w:w="115" w:type="dxa"/>
          </w:tblCellMar>
        </w:tblPrEx>
        <w:trPr>
          <w:trHeight w:val="504"/>
        </w:trPr>
        <w:tc>
          <w:tcPr>
            <w:tcW w:w="10943" w:type="dxa"/>
            <w:gridSpan w:val="4"/>
          </w:tcPr>
          <w:p w14:paraId="258D90AA" w14:textId="77777777" w:rsidR="00FE7D50" w:rsidRDefault="00FE7D50" w:rsidP="00FE7D50">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2F3828E" w14:textId="77777777" w:rsidR="00FE7D50" w:rsidRDefault="00FE7D50" w:rsidP="00FE7D50">
            <w:pPr>
              <w:pStyle w:val="Heading3"/>
              <w:numPr>
                <w:ilvl w:val="0"/>
                <w:numId w:val="27"/>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12E44F4A" w14:textId="77777777" w:rsidR="00FE7D50" w:rsidRDefault="00FE7D50" w:rsidP="00FE7D50">
            <w:pPr>
              <w:keepNext/>
              <w:widowControl w:val="0"/>
              <w:numPr>
                <w:ilvl w:val="0"/>
                <w:numId w:val="27"/>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5BC28B38" w14:textId="77777777" w:rsidR="00FE7D50" w:rsidRDefault="00FE7D50" w:rsidP="00FE7D50">
            <w:pPr>
              <w:pStyle w:val="ListParagraph"/>
              <w:keepNext/>
              <w:numPr>
                <w:ilvl w:val="0"/>
                <w:numId w:val="27"/>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5C0" w14:textId="69F44297" w:rsidR="00954F25" w:rsidRPr="002143E3" w:rsidRDefault="00FE7D50" w:rsidP="00FE7D50">
            <w:pPr>
              <w:keepNext/>
              <w:numPr>
                <w:ilvl w:val="0"/>
                <w:numId w:val="27"/>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954F25" w:rsidRPr="002143E3" w14:paraId="7B8DA5C4" w14:textId="77777777" w:rsidTr="003630E1">
        <w:tblPrEx>
          <w:tblCellMar>
            <w:left w:w="108" w:type="dxa"/>
            <w:right w:w="108" w:type="dxa"/>
          </w:tblCellMar>
        </w:tblPrEx>
        <w:trPr>
          <w:trHeight w:val="360"/>
        </w:trPr>
        <w:tc>
          <w:tcPr>
            <w:tcW w:w="5307" w:type="dxa"/>
          </w:tcPr>
          <w:p w14:paraId="7B8DA5C2" w14:textId="77777777" w:rsidR="00954F25" w:rsidRPr="002143E3" w:rsidRDefault="00954F25" w:rsidP="003630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Name:</w:t>
            </w:r>
          </w:p>
        </w:tc>
        <w:tc>
          <w:tcPr>
            <w:tcW w:w="5636" w:type="dxa"/>
            <w:gridSpan w:val="3"/>
          </w:tcPr>
          <w:p w14:paraId="7B8DA5C3" w14:textId="77777777" w:rsidR="00954F25" w:rsidRPr="002143E3" w:rsidRDefault="00954F25" w:rsidP="003630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Responsible Builder/Installer Signature:</w:t>
            </w:r>
          </w:p>
        </w:tc>
      </w:tr>
      <w:tr w:rsidR="00954F25" w:rsidRPr="002143E3" w14:paraId="7B8DA5C7"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5" w14:textId="45BC27BA"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5C6"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Position With Company (Title):</w:t>
            </w:r>
          </w:p>
        </w:tc>
      </w:tr>
      <w:tr w:rsidR="00954F25" w:rsidRPr="002143E3" w14:paraId="7B8DA5CA"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8"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5C9"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CSLB License:</w:t>
            </w:r>
          </w:p>
        </w:tc>
      </w:tr>
      <w:tr w:rsidR="00954F25" w:rsidRPr="002143E3" w14:paraId="7B8DA5CE"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5CB"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5CC" w14:textId="1A99200B"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Phone</w:t>
            </w:r>
            <w:r w:rsidR="00ED521E">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B8DA5CD" w14:textId="77777777" w:rsidR="00954F25" w:rsidRPr="002143E3" w:rsidRDefault="00954F25" w:rsidP="003630E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2143E3">
              <w:rPr>
                <w:rFonts w:asciiTheme="minorHAnsi" w:eastAsia="Times New Roman" w:hAnsiTheme="minorHAnsi"/>
                <w:sz w:val="14"/>
                <w:szCs w:val="14"/>
              </w:rPr>
              <w:t>Date Signed:</w:t>
            </w:r>
          </w:p>
        </w:tc>
      </w:tr>
    </w:tbl>
    <w:p w14:paraId="7B8DA5CF" w14:textId="77777777" w:rsidR="00954F25" w:rsidRPr="00DE2B86" w:rsidRDefault="00954F25" w:rsidP="00DE2B86">
      <w:pPr>
        <w:tabs>
          <w:tab w:val="left" w:pos="0"/>
        </w:tabs>
        <w:autoSpaceDE w:val="0"/>
        <w:autoSpaceDN w:val="0"/>
        <w:adjustRightInd w:val="0"/>
        <w:spacing w:after="0" w:line="240" w:lineRule="auto"/>
        <w:rPr>
          <w:rFonts w:ascii="ArialMT" w:hAnsi="ArialMT" w:cs="ArialMT"/>
          <w:sz w:val="20"/>
          <w:szCs w:val="20"/>
        </w:rPr>
      </w:pPr>
    </w:p>
    <w:sectPr w:rsidR="00954F25" w:rsidRPr="00DE2B86" w:rsidSect="00DA2A45">
      <w:headerReference w:type="even" r:id="rId18"/>
      <w:headerReference w:type="default" r:id="rId19"/>
      <w:headerReference w:type="first" r:id="rId20"/>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3D011A" w14:textId="77777777" w:rsidR="004438A8" w:rsidRDefault="004438A8" w:rsidP="004E3B6C">
      <w:pPr>
        <w:spacing w:after="0" w:line="240" w:lineRule="auto"/>
      </w:pPr>
      <w:r>
        <w:separator/>
      </w:r>
    </w:p>
  </w:endnote>
  <w:endnote w:type="continuationSeparator" w:id="0">
    <w:p w14:paraId="57972947" w14:textId="77777777" w:rsidR="004438A8" w:rsidRDefault="004438A8" w:rsidP="004E3B6C">
      <w:pPr>
        <w:spacing w:after="0" w:line="240" w:lineRule="auto"/>
      </w:pPr>
      <w:r>
        <w:continuationSeparator/>
      </w:r>
    </w:p>
  </w:endnote>
  <w:endnote w:type="continuationNotice" w:id="1">
    <w:p w14:paraId="64A5B8BB" w14:textId="77777777" w:rsidR="004438A8" w:rsidRDefault="004438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E7" w14:textId="77777777" w:rsidR="00534D88" w:rsidRPr="009425FF" w:rsidRDefault="00534D88"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HERS Provider:                       </w:t>
    </w:r>
  </w:p>
  <w:p w14:paraId="7B8DA5E8" w14:textId="32CD915C" w:rsidR="00534D88" w:rsidRPr="009425FF" w:rsidRDefault="00534D88"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FE7D50">
      <w:rPr>
        <w:rFonts w:asciiTheme="minorHAnsi" w:eastAsia="Times New Roman" w:hAnsiTheme="minorHAnsi"/>
        <w:sz w:val="20"/>
        <w:szCs w:val="20"/>
      </w:rPr>
      <w:t xml:space="preserve">October </w:t>
    </w:r>
    <w:r w:rsidR="001F1996">
      <w:rPr>
        <w:rFonts w:asciiTheme="minorHAnsi" w:eastAsia="Times New Roman" w:hAnsiTheme="minorHAnsi"/>
        <w:sz w:val="20"/>
        <w:szCs w:val="2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F2" w14:textId="134E53DC" w:rsidR="00534D88" w:rsidRPr="009425FF" w:rsidRDefault="00534D88"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FE7D50">
      <w:rPr>
        <w:rFonts w:asciiTheme="minorHAnsi" w:eastAsia="Times New Roman" w:hAnsiTheme="minorHAnsi"/>
        <w:sz w:val="20"/>
        <w:szCs w:val="20"/>
      </w:rPr>
      <w:t xml:space="preserve">October </w:t>
    </w:r>
    <w:r w:rsidR="001F1996">
      <w:rPr>
        <w:rFonts w:asciiTheme="minorHAnsi" w:eastAsia="Times New Roman" w:hAnsiTheme="minorHAnsi"/>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BBD4A4" w14:textId="77777777" w:rsidR="004438A8" w:rsidRDefault="004438A8" w:rsidP="004E3B6C">
      <w:pPr>
        <w:spacing w:after="0" w:line="240" w:lineRule="auto"/>
      </w:pPr>
      <w:r>
        <w:separator/>
      </w:r>
    </w:p>
  </w:footnote>
  <w:footnote w:type="continuationSeparator" w:id="0">
    <w:p w14:paraId="53A22CEB" w14:textId="77777777" w:rsidR="004438A8" w:rsidRDefault="004438A8" w:rsidP="004E3B6C">
      <w:pPr>
        <w:spacing w:after="0" w:line="240" w:lineRule="auto"/>
      </w:pPr>
      <w:r>
        <w:continuationSeparator/>
      </w:r>
    </w:p>
  </w:footnote>
  <w:footnote w:type="continuationNotice" w:id="1">
    <w:p w14:paraId="57128017" w14:textId="77777777" w:rsidR="004438A8" w:rsidRDefault="004438A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D4" w14:textId="77777777" w:rsidR="00534D88" w:rsidRDefault="00407769">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D5" w14:textId="5E4CDC64" w:rsidR="00534D88" w:rsidRPr="002143E3" w:rsidRDefault="00534D88" w:rsidP="002143E3">
    <w:pPr>
      <w:suppressAutoHyphens/>
      <w:spacing w:after="0" w:line="240" w:lineRule="auto"/>
      <w:ind w:left="-90"/>
      <w:rPr>
        <w:rFonts w:ascii="Arial" w:eastAsia="Times New Roman" w:hAnsi="Arial" w:cs="Arial"/>
        <w:sz w:val="14"/>
        <w:szCs w:val="14"/>
      </w:rPr>
    </w:pPr>
    <w:r w:rsidRPr="003018AA">
      <w:rPr>
        <w:rFonts w:ascii="Arial" w:eastAsia="Times New Roman" w:hAnsi="Arial"/>
        <w:noProof/>
        <w:sz w:val="14"/>
      </w:rPr>
      <w:drawing>
        <wp:anchor distT="0" distB="0" distL="114300" distR="114300" simplePos="0" relativeHeight="251658240" behindDoc="0" locked="0" layoutInCell="1" allowOverlap="1" wp14:anchorId="7B8DA5FE" wp14:editId="6F60D5E2">
          <wp:simplePos x="0" y="0"/>
          <wp:positionH relativeFrom="margin">
            <wp:posOffset>8893810</wp:posOffset>
          </wp:positionH>
          <wp:positionV relativeFrom="margin">
            <wp:posOffset>-1299845</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407769">
      <w:rPr>
        <w:rFonts w:ascii="Arial" w:eastAsia="Times New Roman" w:hAnsi="Arial" w:cs="Arial"/>
        <w:noProof/>
        <w:sz w:val="14"/>
        <w:szCs w:val="14"/>
      </w:rPr>
      <w:pict w14:anchorId="7B8DA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2143E3">
      <w:rPr>
        <w:rFonts w:ascii="Arial" w:eastAsia="Times New Roman" w:hAnsi="Arial" w:cs="Arial"/>
        <w:sz w:val="14"/>
        <w:szCs w:val="14"/>
      </w:rPr>
      <w:t>STATE OF CALIFORNIA</w:t>
    </w:r>
  </w:p>
  <w:p w14:paraId="7B8DA5D6" w14:textId="77777777" w:rsidR="00534D88" w:rsidRPr="002143E3" w:rsidRDefault="00534D88" w:rsidP="002143E3">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SINGLE DWELLING UNIT HOT WATER SYSTEM DISTRIBUTION</w:t>
    </w:r>
  </w:p>
  <w:p w14:paraId="7B8DA5D7" w14:textId="157B35D9" w:rsidR="00534D88" w:rsidRPr="002143E3" w:rsidRDefault="00534D88" w:rsidP="002143E3">
    <w:pPr>
      <w:suppressAutoHyphens/>
      <w:spacing w:after="0" w:line="240" w:lineRule="auto"/>
      <w:ind w:left="-90"/>
      <w:rPr>
        <w:rFonts w:ascii="Arial" w:eastAsia="Times New Roman" w:hAnsi="Arial" w:cs="Arial"/>
        <w:sz w:val="14"/>
        <w:szCs w:val="14"/>
      </w:rPr>
    </w:pPr>
    <w:r w:rsidRPr="002143E3">
      <w:rPr>
        <w:rFonts w:ascii="Arial" w:eastAsia="Times New Roman" w:hAnsi="Arial" w:cs="Arial"/>
        <w:sz w:val="14"/>
        <w:szCs w:val="14"/>
      </w:rPr>
      <w:t>CEC-CF2R-</w:t>
    </w:r>
    <w:r>
      <w:rPr>
        <w:rFonts w:ascii="Arial" w:eastAsia="Times New Roman" w:hAnsi="Arial" w:cs="Arial"/>
        <w:sz w:val="14"/>
        <w:szCs w:val="14"/>
      </w:rPr>
      <w:t>PLB-02</w:t>
    </w:r>
    <w:r w:rsidRPr="002143E3">
      <w:rPr>
        <w:rFonts w:ascii="Arial" w:eastAsia="Times New Roman" w:hAnsi="Arial" w:cs="Arial"/>
        <w:sz w:val="14"/>
        <w:szCs w:val="14"/>
      </w:rPr>
      <w:t>-</w:t>
    </w:r>
    <w:r>
      <w:rPr>
        <w:rFonts w:ascii="Arial" w:eastAsia="Times New Roman" w:hAnsi="Arial" w:cs="Arial"/>
        <w:sz w:val="14"/>
        <w:szCs w:val="14"/>
      </w:rPr>
      <w:t>E</w:t>
    </w:r>
    <w:r w:rsidRPr="002143E3">
      <w:rPr>
        <w:rFonts w:ascii="Arial" w:eastAsia="Times New Roman" w:hAnsi="Arial" w:cs="Arial"/>
        <w:sz w:val="14"/>
        <w:szCs w:val="14"/>
      </w:rPr>
      <w:t xml:space="preserve"> (Revised </w:t>
    </w:r>
    <w:r w:rsidR="00FE7D50">
      <w:rPr>
        <w:rFonts w:ascii="Arial" w:eastAsia="Times New Roman" w:hAnsi="Arial" w:cs="Arial"/>
        <w:sz w:val="14"/>
        <w:szCs w:val="14"/>
      </w:rPr>
      <w:t>10</w:t>
    </w:r>
    <w:r w:rsidR="001F1996">
      <w:rPr>
        <w:rFonts w:ascii="Arial" w:eastAsia="Times New Roman" w:hAnsi="Arial" w:cs="Arial"/>
        <w:sz w:val="14"/>
        <w:szCs w:val="14"/>
      </w:rPr>
      <w:t>/16</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4439"/>
      <w:gridCol w:w="2882"/>
    </w:tblGrid>
    <w:tr w:rsidR="00534D88" w:rsidRPr="00F85124" w14:paraId="7B8DA5DA" w14:textId="77777777" w:rsidTr="002143E3">
      <w:trPr>
        <w:cantSplit/>
        <w:trHeight w:val="144"/>
      </w:trPr>
      <w:tc>
        <w:tcPr>
          <w:tcW w:w="3877" w:type="pct"/>
          <w:gridSpan w:val="3"/>
          <w:tcBorders>
            <w:bottom w:val="single" w:sz="4" w:space="0" w:color="auto"/>
            <w:right w:val="nil"/>
          </w:tcBorders>
          <w:vAlign w:val="center"/>
        </w:tcPr>
        <w:p w14:paraId="7B8DA5D8" w14:textId="77777777" w:rsidR="00534D88" w:rsidRPr="00F85124" w:rsidRDefault="00534D88" w:rsidP="00586C72">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7B8DA5D9" w14:textId="77777777" w:rsidR="00534D88" w:rsidRPr="00F85124" w:rsidRDefault="00534D88" w:rsidP="00C40724">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534D88" w:rsidRPr="00F85124" w14:paraId="7B8DA5DD" w14:textId="77777777" w:rsidTr="005D2463">
      <w:trPr>
        <w:cantSplit/>
        <w:trHeight w:val="288"/>
      </w:trPr>
      <w:tc>
        <w:tcPr>
          <w:tcW w:w="2500" w:type="pct"/>
          <w:gridSpan w:val="2"/>
          <w:tcBorders>
            <w:right w:val="nil"/>
          </w:tcBorders>
        </w:tcPr>
        <w:p w14:paraId="7B8DA5DB" w14:textId="77777777" w:rsidR="00534D88" w:rsidRPr="00586C72" w:rsidRDefault="00534D88"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DC" w14:textId="77777777" w:rsidR="00534D88" w:rsidRPr="00586C72" w:rsidRDefault="00534D88"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07769">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07769" w:rsidRPr="00407769">
              <w:rPr>
                <w:rFonts w:asciiTheme="minorHAnsi" w:hAnsiTheme="minorHAnsi"/>
                <w:bCs/>
                <w:noProof/>
                <w:sz w:val="20"/>
                <w:szCs w:val="20"/>
              </w:rPr>
              <w:t>7</w:t>
            </w:r>
          </w:fldSimple>
          <w:r w:rsidRPr="00586C72">
            <w:rPr>
              <w:rFonts w:asciiTheme="minorHAnsi" w:hAnsiTheme="minorHAnsi"/>
              <w:bCs/>
              <w:sz w:val="20"/>
              <w:szCs w:val="20"/>
            </w:rPr>
            <w:t>)</w:t>
          </w:r>
        </w:p>
      </w:tc>
    </w:tr>
    <w:tr w:rsidR="00534D88" w:rsidRPr="00F85124" w14:paraId="7B8DA5E1" w14:textId="77777777" w:rsidTr="002143E3">
      <w:trPr>
        <w:cantSplit/>
        <w:trHeight w:val="288"/>
      </w:trPr>
      <w:tc>
        <w:tcPr>
          <w:tcW w:w="0" w:type="auto"/>
        </w:tcPr>
        <w:p w14:paraId="7B8DA5DE" w14:textId="77777777" w:rsidR="00534D88" w:rsidRPr="00F85124" w:rsidRDefault="00534D88" w:rsidP="00260947">
          <w:pPr>
            <w:spacing w:after="0" w:line="240" w:lineRule="auto"/>
            <w:rPr>
              <w:rFonts w:asciiTheme="minorHAnsi" w:hAnsiTheme="minorHAnsi"/>
              <w:sz w:val="12"/>
              <w:szCs w:val="12"/>
            </w:rPr>
          </w:pPr>
          <w:r w:rsidRPr="00F85124">
            <w:rPr>
              <w:rFonts w:asciiTheme="minorHAnsi" w:hAnsiTheme="minorHAnsi"/>
              <w:sz w:val="12"/>
              <w:szCs w:val="12"/>
            </w:rPr>
            <w:t>Project Name:</w:t>
          </w:r>
        </w:p>
      </w:tc>
      <w:tc>
        <w:tcPr>
          <w:tcW w:w="1516" w:type="pct"/>
          <w:gridSpan w:val="2"/>
        </w:tcPr>
        <w:p w14:paraId="7B8DA5DF" w14:textId="77777777" w:rsidR="00534D88" w:rsidRPr="00F85124" w:rsidRDefault="00534D88" w:rsidP="005D2463">
          <w:pPr>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7B8DA5E0" w14:textId="77777777" w:rsidR="00534D88" w:rsidRPr="00F85124" w:rsidRDefault="00534D88" w:rsidP="005D2463">
          <w:pPr>
            <w:rPr>
              <w:rFonts w:asciiTheme="minorHAnsi" w:hAnsiTheme="minorHAnsi"/>
              <w:sz w:val="12"/>
              <w:szCs w:val="12"/>
            </w:rPr>
          </w:pPr>
          <w:r w:rsidRPr="00F85124">
            <w:rPr>
              <w:rFonts w:asciiTheme="minorHAnsi" w:hAnsiTheme="minorHAnsi"/>
              <w:sz w:val="12"/>
              <w:szCs w:val="12"/>
            </w:rPr>
            <w:t>Permit Number:</w:t>
          </w:r>
        </w:p>
      </w:tc>
    </w:tr>
    <w:tr w:rsidR="00534D88" w:rsidRPr="00F85124" w14:paraId="7B8DA5E5" w14:textId="77777777" w:rsidTr="002143E3">
      <w:trPr>
        <w:cantSplit/>
        <w:trHeight w:val="288"/>
      </w:trPr>
      <w:tc>
        <w:tcPr>
          <w:tcW w:w="0" w:type="auto"/>
        </w:tcPr>
        <w:p w14:paraId="7B8DA5E2" w14:textId="77777777" w:rsidR="00534D88" w:rsidRPr="00F85124" w:rsidRDefault="00534D88" w:rsidP="005D2463">
          <w:pPr>
            <w:rPr>
              <w:rFonts w:asciiTheme="minorHAnsi" w:hAnsiTheme="minorHAnsi"/>
              <w:sz w:val="12"/>
              <w:szCs w:val="12"/>
              <w:vertAlign w:val="superscript"/>
            </w:rPr>
          </w:pPr>
          <w:r w:rsidRPr="00F85124">
            <w:rPr>
              <w:rFonts w:asciiTheme="minorHAnsi" w:hAnsiTheme="minorHAnsi"/>
              <w:sz w:val="12"/>
              <w:szCs w:val="12"/>
            </w:rPr>
            <w:t>Dwelling Address:</w:t>
          </w:r>
        </w:p>
      </w:tc>
      <w:tc>
        <w:tcPr>
          <w:tcW w:w="1516" w:type="pct"/>
          <w:gridSpan w:val="2"/>
        </w:tcPr>
        <w:p w14:paraId="7B8DA5E3" w14:textId="69CBC2E5" w:rsidR="00534D88" w:rsidRPr="00F85124" w:rsidRDefault="00534D88" w:rsidP="005D2463">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7B8DA5E4" w14:textId="4900C553" w:rsidR="00534D88" w:rsidRPr="00F85124" w:rsidRDefault="00534D88" w:rsidP="005D2463">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B8DA5E6" w14:textId="77777777" w:rsidR="00534D88" w:rsidRPr="00ED521E" w:rsidRDefault="00534D88" w:rsidP="00586C72">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E9" w14:textId="77777777" w:rsidR="00534D88" w:rsidRDefault="00407769">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EA" w14:textId="77777777" w:rsidR="00534D88" w:rsidRDefault="00407769">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032"/>
      <w:gridCol w:w="3289"/>
    </w:tblGrid>
    <w:tr w:rsidR="00534D88"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77777777" w:rsidR="00534D88" w:rsidRPr="00F85124" w:rsidRDefault="00407769" w:rsidP="00D45E55">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34D88">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534D88" w:rsidRPr="00F85124" w:rsidRDefault="00534D88"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534D88" w:rsidRPr="00F85124" w14:paraId="7B8DA5F0" w14:textId="77777777" w:rsidTr="005D2463">
      <w:trPr>
        <w:cantSplit/>
        <w:trHeight w:val="288"/>
      </w:trPr>
      <w:tc>
        <w:tcPr>
          <w:tcW w:w="2500" w:type="pct"/>
          <w:tcBorders>
            <w:right w:val="nil"/>
          </w:tcBorders>
        </w:tcPr>
        <w:p w14:paraId="7B8DA5EE" w14:textId="77777777" w:rsidR="00534D88" w:rsidRPr="00586C72" w:rsidRDefault="00534D88"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77777777" w:rsidR="00534D88" w:rsidRPr="00586C72" w:rsidRDefault="00534D88"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07769">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07769" w:rsidRPr="00407769">
              <w:rPr>
                <w:rFonts w:asciiTheme="minorHAnsi" w:hAnsiTheme="minorHAnsi"/>
                <w:bCs/>
                <w:noProof/>
                <w:sz w:val="20"/>
                <w:szCs w:val="20"/>
              </w:rPr>
              <w:t>2</w:t>
            </w:r>
          </w:fldSimple>
          <w:r w:rsidRPr="00586C72">
            <w:rPr>
              <w:rFonts w:asciiTheme="minorHAnsi" w:hAnsiTheme="minorHAnsi"/>
              <w:bCs/>
              <w:sz w:val="20"/>
              <w:szCs w:val="20"/>
            </w:rPr>
            <w:t>)</w:t>
          </w:r>
        </w:p>
      </w:tc>
    </w:tr>
  </w:tbl>
  <w:p w14:paraId="7B8DA5F1" w14:textId="77777777" w:rsidR="00534D88" w:rsidRPr="00ED521E" w:rsidRDefault="00534D88" w:rsidP="00586C72">
    <w:pPr>
      <w:pStyle w:val="Header"/>
      <w:spacing w:after="0"/>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F3" w14:textId="77777777" w:rsidR="00534D88" w:rsidRDefault="00407769">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F4" w14:textId="77777777" w:rsidR="00534D88" w:rsidRDefault="00407769">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032"/>
      <w:gridCol w:w="3289"/>
    </w:tblGrid>
    <w:tr w:rsidR="00534D88"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77777777" w:rsidR="00534D88" w:rsidRPr="00F85124" w:rsidRDefault="00407769" w:rsidP="00DE2B86">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34D88">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534D88" w:rsidRDefault="00534D88">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534D88" w:rsidRPr="00F85124" w14:paraId="7B8DA5FA" w14:textId="77777777" w:rsidTr="005D2463">
      <w:trPr>
        <w:cantSplit/>
        <w:trHeight w:val="288"/>
      </w:trPr>
      <w:tc>
        <w:tcPr>
          <w:tcW w:w="2500" w:type="pct"/>
          <w:tcBorders>
            <w:right w:val="nil"/>
          </w:tcBorders>
        </w:tcPr>
        <w:p w14:paraId="7B8DA5F8" w14:textId="77777777" w:rsidR="00534D88" w:rsidRPr="00586C72" w:rsidRDefault="00534D88"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77777777" w:rsidR="00534D88" w:rsidRPr="00586C72" w:rsidRDefault="00534D88"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407769">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00407769" w:rsidRPr="00407769">
              <w:rPr>
                <w:rFonts w:asciiTheme="minorHAnsi" w:hAnsiTheme="minorHAnsi"/>
                <w:bCs/>
                <w:noProof/>
                <w:sz w:val="20"/>
                <w:szCs w:val="20"/>
              </w:rPr>
              <w:t>11</w:t>
            </w:r>
          </w:fldSimple>
          <w:r w:rsidRPr="00586C72">
            <w:rPr>
              <w:rFonts w:asciiTheme="minorHAnsi" w:hAnsiTheme="minorHAnsi"/>
              <w:bCs/>
              <w:sz w:val="20"/>
              <w:szCs w:val="20"/>
            </w:rPr>
            <w:t>)</w:t>
          </w:r>
        </w:p>
      </w:tc>
    </w:tr>
  </w:tbl>
  <w:p w14:paraId="7B8DA5FB" w14:textId="77777777" w:rsidR="00534D88" w:rsidRPr="00ED521E" w:rsidRDefault="00534D88" w:rsidP="00586C72">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DA5FC" w14:textId="77777777" w:rsidR="00534D88" w:rsidRDefault="00407769">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AD4FAA"/>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9">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
  </w:num>
  <w:num w:numId="4">
    <w:abstractNumId w:val="5"/>
  </w:num>
  <w:num w:numId="5">
    <w:abstractNumId w:val="22"/>
  </w:num>
  <w:num w:numId="6">
    <w:abstractNumId w:val="14"/>
  </w:num>
  <w:num w:numId="7">
    <w:abstractNumId w:val="21"/>
  </w:num>
  <w:num w:numId="8">
    <w:abstractNumId w:val="0"/>
  </w:num>
  <w:num w:numId="9">
    <w:abstractNumId w:val="16"/>
  </w:num>
  <w:num w:numId="10">
    <w:abstractNumId w:val="13"/>
  </w:num>
  <w:num w:numId="11">
    <w:abstractNumId w:val="2"/>
  </w:num>
  <w:num w:numId="12">
    <w:abstractNumId w:val="19"/>
  </w:num>
  <w:num w:numId="13">
    <w:abstractNumId w:val="12"/>
  </w:num>
  <w:num w:numId="14">
    <w:abstractNumId w:val="18"/>
  </w:num>
  <w:num w:numId="15">
    <w:abstractNumId w:val="7"/>
  </w:num>
  <w:num w:numId="16">
    <w:abstractNumId w:val="3"/>
  </w:num>
  <w:num w:numId="17">
    <w:abstractNumId w:val="17"/>
  </w:num>
  <w:num w:numId="18">
    <w:abstractNumId w:val="4"/>
  </w:num>
  <w:num w:numId="19">
    <w:abstractNumId w:val="9"/>
  </w:num>
  <w:num w:numId="20">
    <w:abstractNumId w:val="11"/>
  </w:num>
  <w:num w:numId="21">
    <w:abstractNumId w:val="23"/>
  </w:num>
  <w:num w:numId="22">
    <w:abstractNumId w:val="25"/>
  </w:num>
  <w:num w:numId="23">
    <w:abstractNumId w:val="10"/>
  </w:num>
  <w:num w:numId="24">
    <w:abstractNumId w:val="20"/>
  </w:num>
  <w:num w:numId="25">
    <w:abstractNumId w:val="24"/>
  </w:num>
  <w:num w:numId="26">
    <w:abstractNumId w:val="3"/>
  </w:num>
  <w:num w:numId="2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DateAndTime/>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10453"/>
    <w:rsid w:val="00013667"/>
    <w:rsid w:val="00020774"/>
    <w:rsid w:val="00022B39"/>
    <w:rsid w:val="00025661"/>
    <w:rsid w:val="00026F0A"/>
    <w:rsid w:val="00027F30"/>
    <w:rsid w:val="000348E3"/>
    <w:rsid w:val="00034BD4"/>
    <w:rsid w:val="00034C3F"/>
    <w:rsid w:val="00034EAB"/>
    <w:rsid w:val="00035EF9"/>
    <w:rsid w:val="000368F8"/>
    <w:rsid w:val="00044426"/>
    <w:rsid w:val="00046302"/>
    <w:rsid w:val="000470D3"/>
    <w:rsid w:val="00047C58"/>
    <w:rsid w:val="00050406"/>
    <w:rsid w:val="000504B8"/>
    <w:rsid w:val="00064845"/>
    <w:rsid w:val="00064983"/>
    <w:rsid w:val="00076780"/>
    <w:rsid w:val="000861B5"/>
    <w:rsid w:val="000877CF"/>
    <w:rsid w:val="000919BD"/>
    <w:rsid w:val="000A54FA"/>
    <w:rsid w:val="000B52D6"/>
    <w:rsid w:val="000C0CA3"/>
    <w:rsid w:val="000C409B"/>
    <w:rsid w:val="000C6427"/>
    <w:rsid w:val="000D4598"/>
    <w:rsid w:val="000D56DC"/>
    <w:rsid w:val="000E45E2"/>
    <w:rsid w:val="000E4E84"/>
    <w:rsid w:val="000F1D06"/>
    <w:rsid w:val="000F307F"/>
    <w:rsid w:val="000F77EF"/>
    <w:rsid w:val="0010125C"/>
    <w:rsid w:val="00103FC6"/>
    <w:rsid w:val="00107043"/>
    <w:rsid w:val="00114AAB"/>
    <w:rsid w:val="00116C69"/>
    <w:rsid w:val="00122A6B"/>
    <w:rsid w:val="00122DFF"/>
    <w:rsid w:val="001275BA"/>
    <w:rsid w:val="001379AE"/>
    <w:rsid w:val="0014401E"/>
    <w:rsid w:val="0014483B"/>
    <w:rsid w:val="0015043A"/>
    <w:rsid w:val="00157438"/>
    <w:rsid w:val="00157DF4"/>
    <w:rsid w:val="00166F9C"/>
    <w:rsid w:val="001705D5"/>
    <w:rsid w:val="00177CE0"/>
    <w:rsid w:val="00186391"/>
    <w:rsid w:val="00193F95"/>
    <w:rsid w:val="001B3105"/>
    <w:rsid w:val="001B6293"/>
    <w:rsid w:val="001C1282"/>
    <w:rsid w:val="001C628C"/>
    <w:rsid w:val="001C6EE0"/>
    <w:rsid w:val="001C791D"/>
    <w:rsid w:val="001E55B0"/>
    <w:rsid w:val="001E58D1"/>
    <w:rsid w:val="001F0A85"/>
    <w:rsid w:val="001F1996"/>
    <w:rsid w:val="001F3BFF"/>
    <w:rsid w:val="001F67AD"/>
    <w:rsid w:val="00210E91"/>
    <w:rsid w:val="002143E3"/>
    <w:rsid w:val="0022213C"/>
    <w:rsid w:val="00235380"/>
    <w:rsid w:val="002473C4"/>
    <w:rsid w:val="0025415A"/>
    <w:rsid w:val="002544B0"/>
    <w:rsid w:val="002548FD"/>
    <w:rsid w:val="00255FFB"/>
    <w:rsid w:val="00257EE7"/>
    <w:rsid w:val="00260947"/>
    <w:rsid w:val="00262FE5"/>
    <w:rsid w:val="00267060"/>
    <w:rsid w:val="00267109"/>
    <w:rsid w:val="002702ED"/>
    <w:rsid w:val="00284D0A"/>
    <w:rsid w:val="0029793E"/>
    <w:rsid w:val="00297B65"/>
    <w:rsid w:val="002A76D1"/>
    <w:rsid w:val="002B5F75"/>
    <w:rsid w:val="002D2BB5"/>
    <w:rsid w:val="002E5952"/>
    <w:rsid w:val="002E6B33"/>
    <w:rsid w:val="002F44E2"/>
    <w:rsid w:val="003004FB"/>
    <w:rsid w:val="003018AA"/>
    <w:rsid w:val="00301C37"/>
    <w:rsid w:val="0034762D"/>
    <w:rsid w:val="00353208"/>
    <w:rsid w:val="003553ED"/>
    <w:rsid w:val="00356EF4"/>
    <w:rsid w:val="003630E1"/>
    <w:rsid w:val="00371CAD"/>
    <w:rsid w:val="00374235"/>
    <w:rsid w:val="003B4CFB"/>
    <w:rsid w:val="003B7FFA"/>
    <w:rsid w:val="003D08F1"/>
    <w:rsid w:val="003D0B6A"/>
    <w:rsid w:val="003D3555"/>
    <w:rsid w:val="003D7F1B"/>
    <w:rsid w:val="003E0FAE"/>
    <w:rsid w:val="003E3CBC"/>
    <w:rsid w:val="00400D12"/>
    <w:rsid w:val="0040495A"/>
    <w:rsid w:val="00407769"/>
    <w:rsid w:val="004156DC"/>
    <w:rsid w:val="00426876"/>
    <w:rsid w:val="004408F0"/>
    <w:rsid w:val="004438A8"/>
    <w:rsid w:val="00447BB0"/>
    <w:rsid w:val="004522AA"/>
    <w:rsid w:val="0046730D"/>
    <w:rsid w:val="0047018B"/>
    <w:rsid w:val="004737C4"/>
    <w:rsid w:val="00474BEE"/>
    <w:rsid w:val="004818A4"/>
    <w:rsid w:val="00485C41"/>
    <w:rsid w:val="00493F0F"/>
    <w:rsid w:val="004953E7"/>
    <w:rsid w:val="004954CC"/>
    <w:rsid w:val="00496FB9"/>
    <w:rsid w:val="004A16DC"/>
    <w:rsid w:val="004A1A86"/>
    <w:rsid w:val="004A542C"/>
    <w:rsid w:val="004A7977"/>
    <w:rsid w:val="004B259A"/>
    <w:rsid w:val="004C5E06"/>
    <w:rsid w:val="004C7D56"/>
    <w:rsid w:val="004D1480"/>
    <w:rsid w:val="004E16E0"/>
    <w:rsid w:val="004E2243"/>
    <w:rsid w:val="004E2981"/>
    <w:rsid w:val="004E3B6C"/>
    <w:rsid w:val="00502293"/>
    <w:rsid w:val="00503D53"/>
    <w:rsid w:val="00515988"/>
    <w:rsid w:val="00515C58"/>
    <w:rsid w:val="00526E4C"/>
    <w:rsid w:val="00534D88"/>
    <w:rsid w:val="005514C9"/>
    <w:rsid w:val="00574209"/>
    <w:rsid w:val="0058605A"/>
    <w:rsid w:val="00586C72"/>
    <w:rsid w:val="00592019"/>
    <w:rsid w:val="00593BEC"/>
    <w:rsid w:val="00593D13"/>
    <w:rsid w:val="00596745"/>
    <w:rsid w:val="005A10E7"/>
    <w:rsid w:val="005A6360"/>
    <w:rsid w:val="005B369C"/>
    <w:rsid w:val="005B6F53"/>
    <w:rsid w:val="005C1235"/>
    <w:rsid w:val="005C5215"/>
    <w:rsid w:val="005D0176"/>
    <w:rsid w:val="005D1776"/>
    <w:rsid w:val="005D2463"/>
    <w:rsid w:val="005D4D59"/>
    <w:rsid w:val="005E7B39"/>
    <w:rsid w:val="005E7BD1"/>
    <w:rsid w:val="005F39F7"/>
    <w:rsid w:val="005F5F84"/>
    <w:rsid w:val="00610991"/>
    <w:rsid w:val="00613409"/>
    <w:rsid w:val="006217B9"/>
    <w:rsid w:val="00624D54"/>
    <w:rsid w:val="00640CB2"/>
    <w:rsid w:val="00656F66"/>
    <w:rsid w:val="00660B3C"/>
    <w:rsid w:val="00660D0A"/>
    <w:rsid w:val="00672252"/>
    <w:rsid w:val="00672E8E"/>
    <w:rsid w:val="00686C63"/>
    <w:rsid w:val="006903DD"/>
    <w:rsid w:val="00695052"/>
    <w:rsid w:val="006A17C7"/>
    <w:rsid w:val="006A7E82"/>
    <w:rsid w:val="006D3310"/>
    <w:rsid w:val="006E0618"/>
    <w:rsid w:val="006E258E"/>
    <w:rsid w:val="006E69FE"/>
    <w:rsid w:val="006E788C"/>
    <w:rsid w:val="00724079"/>
    <w:rsid w:val="00726561"/>
    <w:rsid w:val="007376A9"/>
    <w:rsid w:val="00751E73"/>
    <w:rsid w:val="00763E0D"/>
    <w:rsid w:val="00767F32"/>
    <w:rsid w:val="00767F6C"/>
    <w:rsid w:val="00770A3D"/>
    <w:rsid w:val="007727F8"/>
    <w:rsid w:val="007877DF"/>
    <w:rsid w:val="00787826"/>
    <w:rsid w:val="00795808"/>
    <w:rsid w:val="007A56DD"/>
    <w:rsid w:val="007A5FB0"/>
    <w:rsid w:val="007D5375"/>
    <w:rsid w:val="007E691B"/>
    <w:rsid w:val="007F106D"/>
    <w:rsid w:val="007F2497"/>
    <w:rsid w:val="007F431D"/>
    <w:rsid w:val="007F7E71"/>
    <w:rsid w:val="00802B0A"/>
    <w:rsid w:val="00811147"/>
    <w:rsid w:val="00811F8E"/>
    <w:rsid w:val="00815538"/>
    <w:rsid w:val="00816EBB"/>
    <w:rsid w:val="008343EB"/>
    <w:rsid w:val="00836E65"/>
    <w:rsid w:val="00874895"/>
    <w:rsid w:val="008756E0"/>
    <w:rsid w:val="00891792"/>
    <w:rsid w:val="008A6EEA"/>
    <w:rsid w:val="008C5840"/>
    <w:rsid w:val="008D37C6"/>
    <w:rsid w:val="008D479B"/>
    <w:rsid w:val="008E18F7"/>
    <w:rsid w:val="008E2A8D"/>
    <w:rsid w:val="008E388E"/>
    <w:rsid w:val="008E48DD"/>
    <w:rsid w:val="008F0FC8"/>
    <w:rsid w:val="008F15F7"/>
    <w:rsid w:val="008F2F05"/>
    <w:rsid w:val="009014F7"/>
    <w:rsid w:val="00913716"/>
    <w:rsid w:val="00925504"/>
    <w:rsid w:val="009425FF"/>
    <w:rsid w:val="00954F25"/>
    <w:rsid w:val="00960771"/>
    <w:rsid w:val="00967338"/>
    <w:rsid w:val="009746C4"/>
    <w:rsid w:val="0097682E"/>
    <w:rsid w:val="009813F1"/>
    <w:rsid w:val="009916D8"/>
    <w:rsid w:val="00996524"/>
    <w:rsid w:val="00996CB5"/>
    <w:rsid w:val="009A203E"/>
    <w:rsid w:val="009A63CA"/>
    <w:rsid w:val="009A7369"/>
    <w:rsid w:val="009B0348"/>
    <w:rsid w:val="009B3B3A"/>
    <w:rsid w:val="009B483E"/>
    <w:rsid w:val="009B7609"/>
    <w:rsid w:val="009D3495"/>
    <w:rsid w:val="009E4989"/>
    <w:rsid w:val="009F2460"/>
    <w:rsid w:val="009F733D"/>
    <w:rsid w:val="00A11FD9"/>
    <w:rsid w:val="00A122CA"/>
    <w:rsid w:val="00A14800"/>
    <w:rsid w:val="00A24EEC"/>
    <w:rsid w:val="00A313D6"/>
    <w:rsid w:val="00A417EC"/>
    <w:rsid w:val="00A44F6E"/>
    <w:rsid w:val="00A45B72"/>
    <w:rsid w:val="00A6767B"/>
    <w:rsid w:val="00A91D37"/>
    <w:rsid w:val="00A93E82"/>
    <w:rsid w:val="00A94C70"/>
    <w:rsid w:val="00AA01B2"/>
    <w:rsid w:val="00AD0DE8"/>
    <w:rsid w:val="00AE03B7"/>
    <w:rsid w:val="00AF556D"/>
    <w:rsid w:val="00B01711"/>
    <w:rsid w:val="00B062D7"/>
    <w:rsid w:val="00B24EAA"/>
    <w:rsid w:val="00B251DF"/>
    <w:rsid w:val="00B32AA1"/>
    <w:rsid w:val="00B42FFD"/>
    <w:rsid w:val="00B50E4A"/>
    <w:rsid w:val="00B60EEE"/>
    <w:rsid w:val="00B6158E"/>
    <w:rsid w:val="00B7047B"/>
    <w:rsid w:val="00B7334B"/>
    <w:rsid w:val="00B73F4A"/>
    <w:rsid w:val="00B76652"/>
    <w:rsid w:val="00B81372"/>
    <w:rsid w:val="00B95390"/>
    <w:rsid w:val="00B9629A"/>
    <w:rsid w:val="00BA2C74"/>
    <w:rsid w:val="00BC220C"/>
    <w:rsid w:val="00BC623F"/>
    <w:rsid w:val="00BC6DDB"/>
    <w:rsid w:val="00BC71BB"/>
    <w:rsid w:val="00BE7874"/>
    <w:rsid w:val="00BF0646"/>
    <w:rsid w:val="00C063FD"/>
    <w:rsid w:val="00C11154"/>
    <w:rsid w:val="00C16266"/>
    <w:rsid w:val="00C23AD6"/>
    <w:rsid w:val="00C24D1F"/>
    <w:rsid w:val="00C40724"/>
    <w:rsid w:val="00C41113"/>
    <w:rsid w:val="00C675BF"/>
    <w:rsid w:val="00C67E49"/>
    <w:rsid w:val="00C711C6"/>
    <w:rsid w:val="00C74EF4"/>
    <w:rsid w:val="00C87FDD"/>
    <w:rsid w:val="00C9434B"/>
    <w:rsid w:val="00CA1005"/>
    <w:rsid w:val="00CA27B6"/>
    <w:rsid w:val="00CA463B"/>
    <w:rsid w:val="00CB1B37"/>
    <w:rsid w:val="00CB2FE9"/>
    <w:rsid w:val="00CB59A5"/>
    <w:rsid w:val="00CC352C"/>
    <w:rsid w:val="00CC3F85"/>
    <w:rsid w:val="00CD1D96"/>
    <w:rsid w:val="00CD3504"/>
    <w:rsid w:val="00CE2BDF"/>
    <w:rsid w:val="00CE2D12"/>
    <w:rsid w:val="00CE616E"/>
    <w:rsid w:val="00CF27A6"/>
    <w:rsid w:val="00D03687"/>
    <w:rsid w:val="00D07F1E"/>
    <w:rsid w:val="00D210E7"/>
    <w:rsid w:val="00D24BC5"/>
    <w:rsid w:val="00D30916"/>
    <w:rsid w:val="00D442A6"/>
    <w:rsid w:val="00D45E55"/>
    <w:rsid w:val="00D5109C"/>
    <w:rsid w:val="00D602E1"/>
    <w:rsid w:val="00D643FC"/>
    <w:rsid w:val="00D66456"/>
    <w:rsid w:val="00D70068"/>
    <w:rsid w:val="00D7387B"/>
    <w:rsid w:val="00D758BE"/>
    <w:rsid w:val="00D76F6B"/>
    <w:rsid w:val="00D82384"/>
    <w:rsid w:val="00D82883"/>
    <w:rsid w:val="00D91F99"/>
    <w:rsid w:val="00DA2983"/>
    <w:rsid w:val="00DA2A45"/>
    <w:rsid w:val="00DA5B77"/>
    <w:rsid w:val="00DA614E"/>
    <w:rsid w:val="00DA7870"/>
    <w:rsid w:val="00DB66DB"/>
    <w:rsid w:val="00DB7BEA"/>
    <w:rsid w:val="00DC6F37"/>
    <w:rsid w:val="00DD7033"/>
    <w:rsid w:val="00DE0301"/>
    <w:rsid w:val="00DE23EE"/>
    <w:rsid w:val="00DE2B86"/>
    <w:rsid w:val="00E0468F"/>
    <w:rsid w:val="00E07C31"/>
    <w:rsid w:val="00E11456"/>
    <w:rsid w:val="00E12540"/>
    <w:rsid w:val="00E161F6"/>
    <w:rsid w:val="00E31D3A"/>
    <w:rsid w:val="00E428C6"/>
    <w:rsid w:val="00E57597"/>
    <w:rsid w:val="00E80499"/>
    <w:rsid w:val="00E86A8D"/>
    <w:rsid w:val="00E909AB"/>
    <w:rsid w:val="00E92D16"/>
    <w:rsid w:val="00E961E0"/>
    <w:rsid w:val="00EA32A9"/>
    <w:rsid w:val="00EA7AE6"/>
    <w:rsid w:val="00EC0140"/>
    <w:rsid w:val="00EC1CBE"/>
    <w:rsid w:val="00EC7885"/>
    <w:rsid w:val="00ED0877"/>
    <w:rsid w:val="00ED521E"/>
    <w:rsid w:val="00ED6E64"/>
    <w:rsid w:val="00EF51D7"/>
    <w:rsid w:val="00F017C1"/>
    <w:rsid w:val="00F0196F"/>
    <w:rsid w:val="00F21C72"/>
    <w:rsid w:val="00F441BA"/>
    <w:rsid w:val="00F546BE"/>
    <w:rsid w:val="00F6757D"/>
    <w:rsid w:val="00F7001C"/>
    <w:rsid w:val="00F76C95"/>
    <w:rsid w:val="00F7760E"/>
    <w:rsid w:val="00F77B5E"/>
    <w:rsid w:val="00F82DE0"/>
    <w:rsid w:val="00F83A1B"/>
    <w:rsid w:val="00F852CA"/>
    <w:rsid w:val="00F86E43"/>
    <w:rsid w:val="00FB0CB9"/>
    <w:rsid w:val="00FC16FA"/>
    <w:rsid w:val="00FD5FAF"/>
    <w:rsid w:val="00FE7D50"/>
    <w:rsid w:val="00FF0FB8"/>
    <w:rsid w:val="00FF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B8D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0"/>
    <w:lsdException w:name="heading 3" w:uiPriority="0"/>
    <w:lsdException w:name="heading 4" w:uiPriority="0"/>
    <w:lsdException w:name="heading 5" w:uiPriority="0"/>
    <w:lsdException w:name="heading 6" w:uiPriority="0"/>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0"/>
    <w:lsdException w:name="heading 3" w:uiPriority="0"/>
    <w:lsdException w:name="heading 4" w:uiPriority="0"/>
    <w:lsdException w:name="heading 5" w:uiPriority="0"/>
    <w:lsdException w:name="heading 6" w:uiPriority="0"/>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500B86-E1A4-4A76-A0DF-F33EB721DAEF}">
  <ds:schemaRefs>
    <ds:schemaRef ds:uri="http://schemas.openxmlformats.org/officeDocument/2006/bibliography"/>
  </ds:schemaRefs>
</ds:datastoreItem>
</file>

<file path=customXml/itemProps2.xml><?xml version="1.0" encoding="utf-8"?>
<ds:datastoreItem xmlns:ds="http://schemas.openxmlformats.org/officeDocument/2006/customXml" ds:itemID="{DCA302FA-FEB8-4A9F-93CC-6F13B82E4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6177</Words>
  <Characters>35213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41308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5</cp:revision>
  <dcterms:created xsi:type="dcterms:W3CDTF">2017-04-06T22:11:00Z</dcterms:created>
  <dcterms:modified xsi:type="dcterms:W3CDTF">2017-04-17T22:44:00Z</dcterms:modified>
</cp:coreProperties>
</file>