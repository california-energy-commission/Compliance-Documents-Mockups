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91798A" w:rsidRPr="00295655" w14:paraId="26FCB997" w14:textId="77777777" w:rsidTr="00A42003">
        <w:trPr>
          <w:cantSplit/>
          <w:trHeight w:val="288"/>
        </w:trPr>
        <w:tc>
          <w:tcPr>
            <w:tcW w:w="5000" w:type="pct"/>
            <w:gridSpan w:val="6"/>
            <w:shd w:val="clear" w:color="auto" w:fill="auto"/>
            <w:vAlign w:val="center"/>
          </w:tcPr>
          <w:p w14:paraId="26FCB996" w14:textId="77777777" w:rsidR="0091798A" w:rsidRPr="00295655" w:rsidRDefault="0091798A" w:rsidP="00A42003">
            <w:pPr>
              <w:keepNext/>
              <w:rPr>
                <w:rFonts w:ascii="Calibri" w:hAnsi="Calibri"/>
                <w:b/>
                <w:sz w:val="18"/>
                <w:szCs w:val="18"/>
              </w:rPr>
            </w:pPr>
            <w:r w:rsidRPr="00295655">
              <w:rPr>
                <w:rFonts w:ascii="Calibri" w:hAnsi="Calibri"/>
                <w:b/>
                <w:sz w:val="18"/>
                <w:szCs w:val="18"/>
              </w:rPr>
              <w:t>A. General Information</w:t>
            </w:r>
          </w:p>
        </w:tc>
      </w:tr>
      <w:tr w:rsidR="0091798A" w:rsidRPr="00295655" w14:paraId="26FCB99E" w14:textId="77777777" w:rsidTr="00A42003">
        <w:trPr>
          <w:cantSplit/>
          <w:trHeight w:val="432"/>
        </w:trPr>
        <w:tc>
          <w:tcPr>
            <w:tcW w:w="103" w:type="pct"/>
            <w:tcMar>
              <w:left w:w="29" w:type="dxa"/>
              <w:right w:w="29" w:type="dxa"/>
            </w:tcMar>
            <w:vAlign w:val="center"/>
          </w:tcPr>
          <w:p w14:paraId="26FCB998"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26FCB999" w14:textId="42C56917" w:rsidR="0091798A" w:rsidRPr="00295655" w:rsidRDefault="0091798A" w:rsidP="00A42003">
            <w:pPr>
              <w:rPr>
                <w:rFonts w:ascii="Calibri" w:hAnsi="Calibri"/>
                <w:sz w:val="18"/>
                <w:szCs w:val="18"/>
              </w:rPr>
            </w:pPr>
            <w:r w:rsidRPr="00295655">
              <w:rPr>
                <w:rFonts w:ascii="Calibri" w:hAnsi="Calibri"/>
                <w:sz w:val="18"/>
                <w:szCs w:val="18"/>
              </w:rPr>
              <w:t>Dwelling Unit Name</w:t>
            </w:r>
          </w:p>
        </w:tc>
        <w:tc>
          <w:tcPr>
            <w:tcW w:w="1261" w:type="pct"/>
            <w:vAlign w:val="center"/>
          </w:tcPr>
          <w:p w14:paraId="26FCB99A"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9B"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26FCB99C" w14:textId="518AA608" w:rsidR="0091798A" w:rsidRPr="00295655" w:rsidRDefault="0091798A" w:rsidP="00A42003">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26FCB99D" w14:textId="77777777" w:rsidR="0091798A" w:rsidRPr="00295655" w:rsidRDefault="0091798A" w:rsidP="00A42003">
            <w:pPr>
              <w:spacing w:after="60"/>
              <w:rPr>
                <w:rFonts w:ascii="Calibri" w:hAnsi="Calibri"/>
                <w:sz w:val="18"/>
                <w:szCs w:val="18"/>
              </w:rPr>
            </w:pPr>
          </w:p>
        </w:tc>
      </w:tr>
      <w:tr w:rsidR="0091798A" w:rsidRPr="00295655" w14:paraId="26FCB9A5" w14:textId="77777777" w:rsidTr="00A42003">
        <w:trPr>
          <w:cantSplit/>
          <w:trHeight w:val="432"/>
        </w:trPr>
        <w:tc>
          <w:tcPr>
            <w:tcW w:w="103" w:type="pct"/>
            <w:tcMar>
              <w:left w:w="29" w:type="dxa"/>
              <w:right w:w="29" w:type="dxa"/>
            </w:tcMar>
            <w:vAlign w:val="center"/>
          </w:tcPr>
          <w:p w14:paraId="26FCB99F"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26FCB9A0" w14:textId="2A5D667B" w:rsidR="0091798A" w:rsidRPr="00295655" w:rsidRDefault="0091798A" w:rsidP="00A42003">
            <w:pPr>
              <w:rPr>
                <w:rFonts w:ascii="Calibri" w:hAnsi="Calibri"/>
                <w:sz w:val="18"/>
                <w:szCs w:val="18"/>
              </w:rPr>
            </w:pPr>
            <w:r w:rsidRPr="00295655">
              <w:rPr>
                <w:rFonts w:ascii="Calibri" w:hAnsi="Calibri"/>
                <w:sz w:val="18"/>
                <w:szCs w:val="18"/>
              </w:rPr>
              <w:t xml:space="preserve">Dwelling Unit </w:t>
            </w:r>
            <w:r w:rsidR="00935D23">
              <w:rPr>
                <w:rFonts w:ascii="Calibri" w:hAnsi="Calibri"/>
                <w:sz w:val="18"/>
                <w:szCs w:val="18"/>
              </w:rPr>
              <w:t xml:space="preserve">Total </w:t>
            </w:r>
            <w:r w:rsidRPr="00295655">
              <w:rPr>
                <w:rFonts w:ascii="Calibri" w:hAnsi="Calibri"/>
                <w:sz w:val="18"/>
                <w:szCs w:val="18"/>
              </w:rPr>
              <w:t>Conditioned Floor Area (ft</w:t>
            </w:r>
            <w:r w:rsidRPr="001A53D0">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6FCB9A1"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A2"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26FCB9A3" w14:textId="432B0F67" w:rsidR="0091798A" w:rsidRPr="00295655" w:rsidRDefault="0091798A" w:rsidP="00E26E0F">
            <w:pPr>
              <w:spacing w:after="60"/>
              <w:rPr>
                <w:rFonts w:ascii="Calibri" w:hAnsi="Calibri"/>
                <w:sz w:val="18"/>
                <w:szCs w:val="18"/>
              </w:rPr>
            </w:pPr>
            <w:r w:rsidRPr="00295655">
              <w:rPr>
                <w:rFonts w:ascii="Calibri" w:hAnsi="Calibri"/>
                <w:sz w:val="18"/>
                <w:szCs w:val="18"/>
              </w:rPr>
              <w:t xml:space="preserve">Number of Space Conditioning Systems in this </w:t>
            </w:r>
            <w:r w:rsidR="00E26E0F">
              <w:rPr>
                <w:rFonts w:ascii="Calibri" w:hAnsi="Calibri"/>
                <w:sz w:val="18"/>
                <w:szCs w:val="18"/>
              </w:rPr>
              <w:t>D</w:t>
            </w:r>
            <w:r w:rsidRPr="00295655">
              <w:rPr>
                <w:rFonts w:ascii="Calibri" w:hAnsi="Calibri"/>
                <w:sz w:val="18"/>
                <w:szCs w:val="18"/>
              </w:rPr>
              <w:t xml:space="preserve">welling </w:t>
            </w:r>
            <w:r w:rsidR="00E26E0F">
              <w:rPr>
                <w:rFonts w:ascii="Calibri" w:hAnsi="Calibri"/>
                <w:sz w:val="18"/>
                <w:szCs w:val="18"/>
              </w:rPr>
              <w:t>U</w:t>
            </w:r>
            <w:r w:rsidRPr="00295655">
              <w:rPr>
                <w:rFonts w:ascii="Calibri" w:hAnsi="Calibri"/>
                <w:sz w:val="18"/>
                <w:szCs w:val="18"/>
              </w:rPr>
              <w:t>nit</w:t>
            </w:r>
          </w:p>
        </w:tc>
        <w:tc>
          <w:tcPr>
            <w:tcW w:w="1177" w:type="pct"/>
            <w:vAlign w:val="center"/>
          </w:tcPr>
          <w:p w14:paraId="26FCB9A4" w14:textId="77777777" w:rsidR="0091798A" w:rsidRPr="00295655" w:rsidRDefault="0091798A" w:rsidP="00A42003">
            <w:pPr>
              <w:spacing w:after="60"/>
              <w:rPr>
                <w:rFonts w:ascii="Calibri" w:hAnsi="Calibri"/>
                <w:sz w:val="18"/>
                <w:szCs w:val="18"/>
              </w:rPr>
            </w:pPr>
          </w:p>
        </w:tc>
      </w:tr>
      <w:tr w:rsidR="0091798A" w:rsidRPr="00295655" w14:paraId="26FCB9AC" w14:textId="77777777" w:rsidTr="00865346">
        <w:trPr>
          <w:cantSplit/>
          <w:trHeight w:val="521"/>
        </w:trPr>
        <w:tc>
          <w:tcPr>
            <w:tcW w:w="103" w:type="pct"/>
            <w:tcMar>
              <w:left w:w="29" w:type="dxa"/>
              <w:right w:w="29" w:type="dxa"/>
            </w:tcMar>
            <w:vAlign w:val="center"/>
          </w:tcPr>
          <w:p w14:paraId="26FCB9A6"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26FCB9A7" w14:textId="5C314F54" w:rsidR="0091798A" w:rsidRPr="00295655" w:rsidRDefault="0091798A" w:rsidP="00A42003">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26FCB9A8"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A9"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26FCB9AA" w14:textId="3BADF59C" w:rsidR="0091798A" w:rsidRPr="00295655" w:rsidRDefault="00E26E0F" w:rsidP="00E26E0F">
            <w:pPr>
              <w:spacing w:after="60"/>
              <w:rPr>
                <w:rFonts w:ascii="Calibri" w:hAnsi="Calibri"/>
                <w:sz w:val="18"/>
                <w:szCs w:val="18"/>
              </w:rPr>
            </w:pPr>
            <w:r>
              <w:rPr>
                <w:rFonts w:ascii="Calibri" w:hAnsi="Calibri"/>
                <w:sz w:val="18"/>
                <w:szCs w:val="18"/>
              </w:rPr>
              <w:t>M</w:t>
            </w:r>
            <w:r w:rsidR="0091798A" w:rsidRPr="00295655">
              <w:rPr>
                <w:rFonts w:ascii="Calibri" w:hAnsi="Calibri"/>
                <w:sz w:val="18"/>
                <w:szCs w:val="18"/>
              </w:rPr>
              <w:t xml:space="preserve">ethod </w:t>
            </w:r>
            <w:r>
              <w:rPr>
                <w:rFonts w:ascii="Calibri" w:hAnsi="Calibri"/>
                <w:sz w:val="18"/>
                <w:szCs w:val="18"/>
              </w:rPr>
              <w:t>U</w:t>
            </w:r>
            <w:r w:rsidR="0091798A" w:rsidRPr="00295655">
              <w:rPr>
                <w:rFonts w:ascii="Calibri" w:hAnsi="Calibri"/>
                <w:sz w:val="18"/>
                <w:szCs w:val="18"/>
              </w:rPr>
              <w:t xml:space="preserve">sed to </w:t>
            </w:r>
            <w:r>
              <w:rPr>
                <w:rFonts w:ascii="Calibri" w:hAnsi="Calibri"/>
                <w:sz w:val="18"/>
                <w:szCs w:val="18"/>
              </w:rPr>
              <w:t>C</w:t>
            </w:r>
            <w:r w:rsidR="0091798A" w:rsidRPr="00295655">
              <w:rPr>
                <w:rFonts w:ascii="Calibri" w:hAnsi="Calibri"/>
                <w:sz w:val="18"/>
                <w:szCs w:val="18"/>
              </w:rPr>
              <w:t xml:space="preserve">alculate HVAC </w:t>
            </w:r>
            <w:r>
              <w:rPr>
                <w:rFonts w:ascii="Calibri" w:hAnsi="Calibri"/>
                <w:sz w:val="18"/>
                <w:szCs w:val="18"/>
              </w:rPr>
              <w:t>L</w:t>
            </w:r>
            <w:r w:rsidR="0091798A" w:rsidRPr="00295655">
              <w:rPr>
                <w:rFonts w:ascii="Calibri" w:hAnsi="Calibri"/>
                <w:sz w:val="18"/>
                <w:szCs w:val="18"/>
              </w:rPr>
              <w:t>oads</w:t>
            </w:r>
          </w:p>
        </w:tc>
        <w:tc>
          <w:tcPr>
            <w:tcW w:w="1177" w:type="pct"/>
            <w:vAlign w:val="center"/>
          </w:tcPr>
          <w:p w14:paraId="26FCB9AB" w14:textId="77777777" w:rsidR="0091798A" w:rsidRPr="00295655" w:rsidRDefault="0091798A" w:rsidP="00A42003">
            <w:pPr>
              <w:rPr>
                <w:rFonts w:ascii="Calibri" w:hAnsi="Calibri"/>
                <w:sz w:val="18"/>
                <w:szCs w:val="18"/>
              </w:rPr>
            </w:pPr>
          </w:p>
        </w:tc>
      </w:tr>
      <w:tr w:rsidR="0091798A" w:rsidRPr="00295655" w14:paraId="26FCB9B3" w14:textId="77777777" w:rsidTr="00A42003">
        <w:trPr>
          <w:cantSplit/>
          <w:trHeight w:val="432"/>
        </w:trPr>
        <w:tc>
          <w:tcPr>
            <w:tcW w:w="103" w:type="pct"/>
            <w:tcMar>
              <w:left w:w="29" w:type="dxa"/>
              <w:right w:w="29" w:type="dxa"/>
            </w:tcMar>
            <w:vAlign w:val="center"/>
          </w:tcPr>
          <w:p w14:paraId="26FCB9AD" w14:textId="77777777" w:rsidR="0091798A" w:rsidRPr="00295655" w:rsidRDefault="0091798A" w:rsidP="00A42003">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26FCB9AE" w14:textId="0D88336E" w:rsidR="0091798A" w:rsidRPr="00295655" w:rsidRDefault="0091798A" w:rsidP="00A42003">
            <w:pPr>
              <w:spacing w:after="60"/>
              <w:rPr>
                <w:rFonts w:ascii="Calibri" w:hAnsi="Calibri"/>
                <w:sz w:val="18"/>
                <w:szCs w:val="18"/>
              </w:rPr>
            </w:pPr>
            <w:r w:rsidRPr="00295655">
              <w:rPr>
                <w:rFonts w:ascii="Calibri" w:hAnsi="Calibri"/>
                <w:sz w:val="18"/>
                <w:szCs w:val="18"/>
              </w:rPr>
              <w:t>Calculated Dwelling Unit Sensible Cooling Load (</w:t>
            </w:r>
            <w:r w:rsidR="00E32181">
              <w:rPr>
                <w:rFonts w:ascii="Calibri" w:hAnsi="Calibri"/>
                <w:sz w:val="18"/>
                <w:szCs w:val="18"/>
              </w:rPr>
              <w:t>Btu/h</w:t>
            </w:r>
            <w:r w:rsidRPr="00295655">
              <w:rPr>
                <w:rFonts w:ascii="Calibri" w:hAnsi="Calibri"/>
                <w:sz w:val="18"/>
                <w:szCs w:val="18"/>
              </w:rPr>
              <w:t>)</w:t>
            </w:r>
          </w:p>
        </w:tc>
        <w:tc>
          <w:tcPr>
            <w:tcW w:w="1261" w:type="pct"/>
            <w:vAlign w:val="center"/>
          </w:tcPr>
          <w:p w14:paraId="26FCB9AF" w14:textId="77777777" w:rsidR="0091798A" w:rsidRPr="00295655" w:rsidRDefault="0091798A" w:rsidP="00A42003">
            <w:pPr>
              <w:spacing w:after="60"/>
              <w:rPr>
                <w:rFonts w:ascii="Calibri" w:hAnsi="Calibri"/>
                <w:sz w:val="18"/>
                <w:szCs w:val="18"/>
              </w:rPr>
            </w:pPr>
          </w:p>
        </w:tc>
        <w:tc>
          <w:tcPr>
            <w:tcW w:w="92" w:type="pct"/>
            <w:tcMar>
              <w:left w:w="29" w:type="dxa"/>
              <w:right w:w="29" w:type="dxa"/>
            </w:tcMar>
            <w:vAlign w:val="center"/>
          </w:tcPr>
          <w:p w14:paraId="26FCB9B0" w14:textId="77777777" w:rsidR="0091798A" w:rsidRPr="00295655" w:rsidRDefault="0091798A" w:rsidP="00A42003">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6FCB9B1" w14:textId="3D29C0A1" w:rsidR="0091798A" w:rsidRPr="00295655" w:rsidRDefault="0091798A" w:rsidP="00A42003">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E32181">
              <w:rPr>
                <w:rFonts w:ascii="Calibri" w:hAnsi="Calibri"/>
                <w:sz w:val="18"/>
                <w:szCs w:val="18"/>
              </w:rPr>
              <w:t>Btu/h</w:t>
            </w:r>
            <w:r w:rsidRPr="00295655">
              <w:rPr>
                <w:rFonts w:ascii="Calibri" w:hAnsi="Calibri"/>
                <w:sz w:val="18"/>
                <w:szCs w:val="18"/>
              </w:rPr>
              <w:t>)</w:t>
            </w:r>
          </w:p>
        </w:tc>
        <w:tc>
          <w:tcPr>
            <w:tcW w:w="1177" w:type="pct"/>
            <w:vAlign w:val="center"/>
          </w:tcPr>
          <w:p w14:paraId="26FCB9B2" w14:textId="77777777" w:rsidR="0091798A" w:rsidRPr="00295655" w:rsidRDefault="0091798A" w:rsidP="00A42003">
            <w:pPr>
              <w:spacing w:after="60"/>
              <w:rPr>
                <w:rFonts w:ascii="Calibri" w:hAnsi="Calibri"/>
                <w:sz w:val="18"/>
                <w:szCs w:val="18"/>
              </w:rPr>
            </w:pPr>
          </w:p>
        </w:tc>
      </w:tr>
      <w:tr w:rsidR="0099743B" w:rsidRPr="00295655" w14:paraId="26FCB9BA" w14:textId="77777777" w:rsidTr="00A42003">
        <w:trPr>
          <w:cantSplit/>
          <w:trHeight w:val="432"/>
        </w:trPr>
        <w:tc>
          <w:tcPr>
            <w:tcW w:w="103" w:type="pct"/>
            <w:tcMar>
              <w:left w:w="29" w:type="dxa"/>
              <w:right w:w="29" w:type="dxa"/>
            </w:tcMar>
            <w:vAlign w:val="center"/>
          </w:tcPr>
          <w:p w14:paraId="26FCB9B4" w14:textId="77777777" w:rsidR="0099743B" w:rsidRPr="00295655" w:rsidRDefault="0099743B" w:rsidP="00A42003">
            <w:pPr>
              <w:pStyle w:val="FootnoteText"/>
              <w:jc w:val="center"/>
              <w:rPr>
                <w:rFonts w:ascii="Calibri" w:hAnsi="Calibri"/>
                <w:sz w:val="18"/>
                <w:szCs w:val="18"/>
              </w:rPr>
            </w:pPr>
            <w:r>
              <w:rPr>
                <w:rFonts w:ascii="Calibri" w:hAnsi="Calibri"/>
                <w:sz w:val="18"/>
                <w:szCs w:val="18"/>
              </w:rPr>
              <w:t>09</w:t>
            </w:r>
          </w:p>
        </w:tc>
        <w:tc>
          <w:tcPr>
            <w:tcW w:w="1107" w:type="pct"/>
            <w:vAlign w:val="center"/>
          </w:tcPr>
          <w:p w14:paraId="26FCB9B5" w14:textId="0A9088C1" w:rsidR="0099743B" w:rsidRPr="00295655" w:rsidRDefault="0099743B" w:rsidP="00A42003">
            <w:pPr>
              <w:spacing w:after="60"/>
              <w:rPr>
                <w:rFonts w:ascii="Calibri" w:hAnsi="Calibri"/>
                <w:sz w:val="18"/>
                <w:szCs w:val="18"/>
              </w:rPr>
            </w:pPr>
            <w:r w:rsidRPr="0099743B">
              <w:rPr>
                <w:rFonts w:ascii="Calibri" w:hAnsi="Calibri"/>
                <w:sz w:val="18"/>
                <w:szCs w:val="18"/>
              </w:rPr>
              <w:t>Dwelling Unit Number of Bedrooms</w:t>
            </w:r>
          </w:p>
        </w:tc>
        <w:tc>
          <w:tcPr>
            <w:tcW w:w="1261" w:type="pct"/>
            <w:vAlign w:val="center"/>
          </w:tcPr>
          <w:p w14:paraId="26FCB9B6" w14:textId="77777777" w:rsidR="0099743B" w:rsidRPr="00295655" w:rsidRDefault="0099743B" w:rsidP="00A42003">
            <w:pPr>
              <w:spacing w:after="60"/>
              <w:rPr>
                <w:rFonts w:ascii="Calibri" w:hAnsi="Calibri"/>
                <w:sz w:val="18"/>
                <w:szCs w:val="18"/>
              </w:rPr>
            </w:pPr>
          </w:p>
        </w:tc>
        <w:tc>
          <w:tcPr>
            <w:tcW w:w="92" w:type="pct"/>
            <w:tcMar>
              <w:left w:w="29" w:type="dxa"/>
              <w:right w:w="29" w:type="dxa"/>
            </w:tcMar>
            <w:vAlign w:val="center"/>
          </w:tcPr>
          <w:p w14:paraId="26FCB9B7" w14:textId="77777777" w:rsidR="0099743B" w:rsidRPr="00295655" w:rsidRDefault="0099743B" w:rsidP="00A42003">
            <w:pPr>
              <w:spacing w:after="60"/>
              <w:jc w:val="center"/>
              <w:rPr>
                <w:rFonts w:ascii="Calibri" w:hAnsi="Calibri"/>
                <w:sz w:val="18"/>
                <w:szCs w:val="18"/>
              </w:rPr>
            </w:pPr>
          </w:p>
        </w:tc>
        <w:tc>
          <w:tcPr>
            <w:tcW w:w="1260" w:type="pct"/>
            <w:vAlign w:val="center"/>
          </w:tcPr>
          <w:p w14:paraId="26FCB9B8" w14:textId="77777777" w:rsidR="0099743B" w:rsidRPr="00295655" w:rsidRDefault="0099743B" w:rsidP="00A42003">
            <w:pPr>
              <w:spacing w:after="60"/>
              <w:rPr>
                <w:rFonts w:ascii="Calibri" w:hAnsi="Calibri"/>
                <w:sz w:val="18"/>
                <w:szCs w:val="18"/>
              </w:rPr>
            </w:pPr>
          </w:p>
        </w:tc>
        <w:tc>
          <w:tcPr>
            <w:tcW w:w="1177" w:type="pct"/>
            <w:vAlign w:val="center"/>
          </w:tcPr>
          <w:p w14:paraId="26FCB9B9" w14:textId="77777777" w:rsidR="0099743B" w:rsidRPr="00295655" w:rsidRDefault="0099743B" w:rsidP="00A42003">
            <w:pPr>
              <w:spacing w:after="60"/>
              <w:rPr>
                <w:rFonts w:ascii="Calibri" w:hAnsi="Calibri"/>
                <w:sz w:val="18"/>
                <w:szCs w:val="18"/>
              </w:rPr>
            </w:pPr>
          </w:p>
        </w:tc>
      </w:tr>
    </w:tbl>
    <w:p w14:paraId="26FCB9BC" w14:textId="77777777" w:rsidR="0091798A" w:rsidRPr="001A53D0" w:rsidRDefault="0091798A" w:rsidP="0091798A">
      <w:pPr>
        <w:rPr>
          <w:rFonts w:ascii="Calibri" w:hAnsi="Calibri"/>
          <w:szCs w:val="18"/>
        </w:rPr>
      </w:pPr>
    </w:p>
    <w:tbl>
      <w:tblPr>
        <w:tblStyle w:val="TableGrid"/>
        <w:tblW w:w="5000" w:type="pct"/>
        <w:tblLook w:val="04A0" w:firstRow="1" w:lastRow="0" w:firstColumn="1" w:lastColumn="0" w:noHBand="0" w:noVBand="1"/>
      </w:tblPr>
      <w:tblGrid>
        <w:gridCol w:w="14616"/>
      </w:tblGrid>
      <w:tr w:rsidR="0091798A" w14:paraId="26FCB9C0" w14:textId="77777777" w:rsidTr="00A42003">
        <w:tc>
          <w:tcPr>
            <w:tcW w:w="5000" w:type="pct"/>
          </w:tcPr>
          <w:p w14:paraId="26FCB9BF" w14:textId="23AAF47E" w:rsidR="00B64637" w:rsidRDefault="0091798A" w:rsidP="002F0741">
            <w:pPr>
              <w:keepNext/>
              <w:rPr>
                <w:rFonts w:ascii="Calibri" w:hAnsi="Calibri"/>
                <w:b/>
                <w:sz w:val="18"/>
                <w:szCs w:val="18"/>
              </w:rPr>
            </w:pPr>
            <w:r w:rsidRPr="001A53D0">
              <w:rPr>
                <w:rFonts w:ascii="Calibri" w:hAnsi="Calibri"/>
                <w:b/>
                <w:szCs w:val="18"/>
              </w:rPr>
              <w:t>MCH-01c</w:t>
            </w:r>
            <w:r w:rsidR="002F0741">
              <w:rPr>
                <w:rFonts w:ascii="Calibri" w:hAnsi="Calibri"/>
                <w:b/>
                <w:szCs w:val="18"/>
              </w:rPr>
              <w:t xml:space="preserve"> - </w:t>
            </w:r>
            <w:r w:rsidRPr="001A53D0">
              <w:rPr>
                <w:rFonts w:ascii="Calibri" w:hAnsi="Calibri"/>
                <w:b/>
                <w:szCs w:val="18"/>
              </w:rPr>
              <w:t xml:space="preserve">Space Conditioning Systems Ducts and </w:t>
            </w:r>
            <w:r w:rsidRPr="005A52E4">
              <w:rPr>
                <w:rFonts w:ascii="Calibri" w:hAnsi="Calibri"/>
                <w:b/>
                <w:sz w:val="18"/>
                <w:szCs w:val="18"/>
              </w:rPr>
              <w:t>Fans</w:t>
            </w:r>
            <w:r w:rsidR="002F0741">
              <w:rPr>
                <w:rFonts w:ascii="Calibri" w:hAnsi="Calibri"/>
                <w:b/>
                <w:sz w:val="18"/>
                <w:szCs w:val="18"/>
              </w:rPr>
              <w:t xml:space="preserve"> - Prescriptive, Newly Constructed Buildings</w:t>
            </w:r>
          </w:p>
        </w:tc>
      </w:tr>
    </w:tbl>
    <w:p w14:paraId="26FCB9C2" w14:textId="77777777" w:rsidR="0091798A" w:rsidRPr="001A53D0" w:rsidRDefault="0091798A" w:rsidP="0091798A">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16"/>
        <w:gridCol w:w="1122"/>
        <w:gridCol w:w="1122"/>
        <w:gridCol w:w="1122"/>
        <w:gridCol w:w="1122"/>
        <w:gridCol w:w="1123"/>
        <w:gridCol w:w="1122"/>
        <w:gridCol w:w="1122"/>
        <w:gridCol w:w="1122"/>
        <w:gridCol w:w="1122"/>
        <w:gridCol w:w="1123"/>
        <w:gridCol w:w="2160"/>
      </w:tblGrid>
      <w:tr w:rsidR="0091798A" w:rsidRPr="00295655" w14:paraId="26FCB9C5" w14:textId="77777777" w:rsidTr="00A42003">
        <w:trPr>
          <w:cantSplit/>
        </w:trPr>
        <w:tc>
          <w:tcPr>
            <w:tcW w:w="14598" w:type="dxa"/>
            <w:gridSpan w:val="12"/>
          </w:tcPr>
          <w:p w14:paraId="26FCB9C3" w14:textId="40381526" w:rsidR="0091798A" w:rsidRPr="001A53D0" w:rsidRDefault="0091798A" w:rsidP="00A42003">
            <w:pPr>
              <w:keepNext/>
              <w:rPr>
                <w:rFonts w:ascii="Calibri" w:hAnsi="Calibri"/>
                <w:b/>
                <w:szCs w:val="18"/>
              </w:rPr>
            </w:pPr>
            <w:r w:rsidRPr="001A53D0">
              <w:rPr>
                <w:rFonts w:ascii="Calibri" w:hAnsi="Calibri"/>
                <w:b/>
                <w:szCs w:val="18"/>
              </w:rPr>
              <w:t xml:space="preserve">B. Design Space Conditioning (SC) System Component Specifications from CF1R  </w:t>
            </w:r>
          </w:p>
          <w:p w14:paraId="26FCB9C4" w14:textId="77777777" w:rsidR="0091798A" w:rsidRPr="00FB4BFD" w:rsidRDefault="0091798A" w:rsidP="00A42003">
            <w:pPr>
              <w:keepNext/>
              <w:rPr>
                <w:rFonts w:ascii="Calibri" w:hAnsi="Calibri"/>
                <w:sz w:val="18"/>
                <w:szCs w:val="18"/>
              </w:rPr>
            </w:pPr>
            <w:r>
              <w:rPr>
                <w:rFonts w:ascii="Calibri" w:hAnsi="Calibri"/>
                <w:sz w:val="18"/>
                <w:szCs w:val="18"/>
              </w:rPr>
              <w:t>This table reports the space conditioning system features that were specified on the registered CF1R compliance document for this project.</w:t>
            </w:r>
          </w:p>
        </w:tc>
      </w:tr>
      <w:tr w:rsidR="0091798A" w:rsidRPr="00295655" w14:paraId="26FCB9D2" w14:textId="77777777" w:rsidTr="00A42003">
        <w:trPr>
          <w:cantSplit/>
          <w:trHeight w:val="215"/>
        </w:trPr>
        <w:tc>
          <w:tcPr>
            <w:tcW w:w="1216" w:type="dxa"/>
            <w:vAlign w:val="center"/>
          </w:tcPr>
          <w:p w14:paraId="26FCB9C6"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122" w:type="dxa"/>
            <w:vAlign w:val="center"/>
          </w:tcPr>
          <w:p w14:paraId="26FCB9C7"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1122" w:type="dxa"/>
            <w:vAlign w:val="center"/>
          </w:tcPr>
          <w:p w14:paraId="26FCB9C8"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1122" w:type="dxa"/>
            <w:vAlign w:val="center"/>
          </w:tcPr>
          <w:p w14:paraId="26FCB9C9" w14:textId="77777777" w:rsidR="0091798A" w:rsidRPr="00295655" w:rsidRDefault="0091798A" w:rsidP="00A42003">
            <w:pPr>
              <w:keepNext/>
              <w:jc w:val="center"/>
              <w:rPr>
                <w:rFonts w:ascii="Calibri" w:hAnsi="Calibri"/>
                <w:sz w:val="18"/>
                <w:szCs w:val="18"/>
              </w:rPr>
            </w:pPr>
            <w:r>
              <w:rPr>
                <w:rFonts w:ascii="Calibri" w:hAnsi="Calibri"/>
                <w:sz w:val="18"/>
                <w:szCs w:val="18"/>
              </w:rPr>
              <w:t>04</w:t>
            </w:r>
          </w:p>
        </w:tc>
        <w:tc>
          <w:tcPr>
            <w:tcW w:w="1122" w:type="dxa"/>
            <w:vAlign w:val="center"/>
          </w:tcPr>
          <w:p w14:paraId="26FCB9CA" w14:textId="77777777" w:rsidR="0091798A" w:rsidRPr="00295655" w:rsidRDefault="0091798A" w:rsidP="00A42003">
            <w:pPr>
              <w:keepNext/>
              <w:jc w:val="center"/>
              <w:rPr>
                <w:rFonts w:ascii="Calibri" w:hAnsi="Calibri"/>
                <w:sz w:val="18"/>
                <w:szCs w:val="18"/>
              </w:rPr>
            </w:pPr>
            <w:r>
              <w:rPr>
                <w:rFonts w:ascii="Calibri" w:hAnsi="Calibri"/>
                <w:sz w:val="18"/>
                <w:szCs w:val="18"/>
              </w:rPr>
              <w:t>05</w:t>
            </w:r>
          </w:p>
        </w:tc>
        <w:tc>
          <w:tcPr>
            <w:tcW w:w="1123" w:type="dxa"/>
            <w:vAlign w:val="center"/>
          </w:tcPr>
          <w:p w14:paraId="26FCB9CB"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06</w:t>
            </w:r>
          </w:p>
        </w:tc>
        <w:tc>
          <w:tcPr>
            <w:tcW w:w="1122" w:type="dxa"/>
            <w:vAlign w:val="center"/>
          </w:tcPr>
          <w:p w14:paraId="26FCB9CC"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07</w:t>
            </w:r>
          </w:p>
        </w:tc>
        <w:tc>
          <w:tcPr>
            <w:tcW w:w="1122" w:type="dxa"/>
            <w:vAlign w:val="center"/>
          </w:tcPr>
          <w:p w14:paraId="26FCB9CD"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08</w:t>
            </w:r>
          </w:p>
        </w:tc>
        <w:tc>
          <w:tcPr>
            <w:tcW w:w="1122" w:type="dxa"/>
            <w:vAlign w:val="center"/>
          </w:tcPr>
          <w:p w14:paraId="26FCB9CE"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09</w:t>
            </w:r>
          </w:p>
        </w:tc>
        <w:tc>
          <w:tcPr>
            <w:tcW w:w="1122" w:type="dxa"/>
            <w:vAlign w:val="center"/>
          </w:tcPr>
          <w:p w14:paraId="26FCB9CF"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10</w:t>
            </w:r>
          </w:p>
        </w:tc>
        <w:tc>
          <w:tcPr>
            <w:tcW w:w="1123" w:type="dxa"/>
          </w:tcPr>
          <w:p w14:paraId="26FCB9D0"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11</w:t>
            </w:r>
          </w:p>
        </w:tc>
        <w:tc>
          <w:tcPr>
            <w:tcW w:w="2160" w:type="dxa"/>
          </w:tcPr>
          <w:p w14:paraId="26FCB9D1" w14:textId="77777777" w:rsidR="0091798A" w:rsidRPr="00295655" w:rsidRDefault="0091798A" w:rsidP="00A42003">
            <w:pPr>
              <w:keepNext/>
              <w:jc w:val="center"/>
              <w:rPr>
                <w:rFonts w:ascii="Calibri" w:hAnsi="Calibri"/>
                <w:sz w:val="18"/>
                <w:szCs w:val="18"/>
              </w:rPr>
            </w:pPr>
            <w:r>
              <w:rPr>
                <w:rFonts w:ascii="Calibri" w:hAnsi="Calibri"/>
                <w:sz w:val="18"/>
                <w:szCs w:val="18"/>
              </w:rPr>
              <w:t>12</w:t>
            </w:r>
          </w:p>
        </w:tc>
      </w:tr>
      <w:tr w:rsidR="0091798A" w:rsidRPr="00295655" w14:paraId="26FCB9E4" w14:textId="77777777" w:rsidTr="00A42003">
        <w:trPr>
          <w:cantSplit/>
          <w:trHeight w:val="576"/>
        </w:trPr>
        <w:tc>
          <w:tcPr>
            <w:tcW w:w="1216" w:type="dxa"/>
            <w:vAlign w:val="bottom"/>
          </w:tcPr>
          <w:p w14:paraId="26FCB9D3" w14:textId="05CFA6C6" w:rsidR="0091798A" w:rsidRPr="00295655" w:rsidRDefault="00ED7D9C" w:rsidP="00A42003">
            <w:pPr>
              <w:keepNext/>
              <w:jc w:val="center"/>
              <w:rPr>
                <w:rFonts w:ascii="Calibri" w:hAnsi="Calibri"/>
                <w:sz w:val="18"/>
                <w:szCs w:val="18"/>
              </w:rPr>
            </w:pPr>
            <w:r>
              <w:rPr>
                <w:rFonts w:ascii="Calibri" w:hAnsi="Calibri"/>
                <w:sz w:val="18"/>
                <w:szCs w:val="18"/>
              </w:rPr>
              <w:t>SC</w:t>
            </w:r>
            <w:r w:rsidR="0091798A" w:rsidRPr="00295655">
              <w:rPr>
                <w:rFonts w:ascii="Calibri" w:hAnsi="Calibri"/>
                <w:sz w:val="18"/>
                <w:szCs w:val="18"/>
              </w:rPr>
              <w:t xml:space="preserve"> System Identification or Name</w:t>
            </w:r>
          </w:p>
        </w:tc>
        <w:tc>
          <w:tcPr>
            <w:tcW w:w="1122" w:type="dxa"/>
            <w:vAlign w:val="bottom"/>
          </w:tcPr>
          <w:p w14:paraId="26FCB9D4" w14:textId="77777777" w:rsidR="0091798A" w:rsidRPr="00295655" w:rsidRDefault="0091798A" w:rsidP="00A42003">
            <w:pPr>
              <w:keepNext/>
              <w:jc w:val="center"/>
              <w:rPr>
                <w:rFonts w:ascii="Calibri" w:hAnsi="Calibri"/>
                <w:sz w:val="18"/>
                <w:szCs w:val="18"/>
              </w:rPr>
            </w:pPr>
            <w:r w:rsidRPr="009B3A0C">
              <w:rPr>
                <w:rFonts w:ascii="Calibri" w:hAnsi="Calibri"/>
                <w:sz w:val="18"/>
                <w:szCs w:val="18"/>
              </w:rPr>
              <w:t xml:space="preserve">Heating </w:t>
            </w:r>
            <w:r>
              <w:rPr>
                <w:rFonts w:ascii="Calibri" w:hAnsi="Calibri"/>
                <w:sz w:val="18"/>
                <w:szCs w:val="18"/>
              </w:rPr>
              <w:t xml:space="preserve">System </w:t>
            </w:r>
            <w:r>
              <w:rPr>
                <w:rFonts w:ascii="Calibri" w:hAnsi="Calibri"/>
                <w:sz w:val="18"/>
                <w:szCs w:val="18"/>
              </w:rPr>
              <w:br/>
            </w:r>
            <w:r w:rsidRPr="009B3A0C">
              <w:rPr>
                <w:rFonts w:ascii="Calibri" w:hAnsi="Calibri"/>
                <w:sz w:val="18"/>
                <w:szCs w:val="18"/>
              </w:rPr>
              <w:t>Type</w:t>
            </w:r>
          </w:p>
        </w:tc>
        <w:tc>
          <w:tcPr>
            <w:tcW w:w="1122" w:type="dxa"/>
            <w:vAlign w:val="bottom"/>
          </w:tcPr>
          <w:p w14:paraId="26FCB9D5"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Heating</w:t>
            </w:r>
          </w:p>
          <w:p w14:paraId="26FCB9D6"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Efficiency</w:t>
            </w:r>
          </w:p>
          <w:p w14:paraId="26FCB9D7"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Type</w:t>
            </w:r>
          </w:p>
        </w:tc>
        <w:tc>
          <w:tcPr>
            <w:tcW w:w="1122" w:type="dxa"/>
            <w:vAlign w:val="bottom"/>
          </w:tcPr>
          <w:p w14:paraId="26FCB9D8" w14:textId="77777777" w:rsidR="0091798A" w:rsidRDefault="0091798A" w:rsidP="00A42003">
            <w:pPr>
              <w:keepNext/>
              <w:jc w:val="center"/>
              <w:rPr>
                <w:rFonts w:ascii="Calibri" w:hAnsi="Calibri"/>
                <w:sz w:val="18"/>
                <w:szCs w:val="18"/>
              </w:rPr>
            </w:pPr>
            <w:r>
              <w:rPr>
                <w:rFonts w:ascii="Calibri" w:hAnsi="Calibri"/>
                <w:sz w:val="18"/>
                <w:szCs w:val="18"/>
              </w:rPr>
              <w:t xml:space="preserve">Heating </w:t>
            </w:r>
            <w:r w:rsidRPr="003F64CF">
              <w:rPr>
                <w:rFonts w:ascii="Calibri" w:hAnsi="Calibri"/>
                <w:sz w:val="18"/>
                <w:szCs w:val="18"/>
              </w:rPr>
              <w:t>Efficiency</w:t>
            </w:r>
          </w:p>
          <w:p w14:paraId="26FCB9D9" w14:textId="77777777" w:rsidR="0091798A" w:rsidRPr="00295655" w:rsidRDefault="0091798A" w:rsidP="00A42003">
            <w:pPr>
              <w:keepNext/>
              <w:jc w:val="center"/>
              <w:rPr>
                <w:rFonts w:ascii="Calibri" w:hAnsi="Calibri"/>
                <w:sz w:val="18"/>
                <w:szCs w:val="18"/>
              </w:rPr>
            </w:pPr>
            <w:r>
              <w:rPr>
                <w:rFonts w:ascii="Calibri" w:hAnsi="Calibri"/>
                <w:sz w:val="18"/>
                <w:szCs w:val="18"/>
              </w:rPr>
              <w:t>Value</w:t>
            </w:r>
          </w:p>
        </w:tc>
        <w:tc>
          <w:tcPr>
            <w:tcW w:w="1122" w:type="dxa"/>
            <w:vAlign w:val="bottom"/>
          </w:tcPr>
          <w:p w14:paraId="26FCB9DA" w14:textId="77777777" w:rsidR="0091798A" w:rsidRPr="00295655" w:rsidRDefault="0091798A" w:rsidP="00A42003">
            <w:pPr>
              <w:keepNext/>
              <w:jc w:val="center"/>
              <w:rPr>
                <w:rFonts w:ascii="Calibri" w:hAnsi="Calibri"/>
                <w:sz w:val="18"/>
                <w:szCs w:val="18"/>
              </w:rPr>
            </w:pPr>
            <w:r>
              <w:rPr>
                <w:rFonts w:ascii="Calibri" w:hAnsi="Calibri"/>
                <w:sz w:val="18"/>
                <w:szCs w:val="18"/>
              </w:rPr>
              <w:t>Cooling System Type</w:t>
            </w:r>
          </w:p>
        </w:tc>
        <w:tc>
          <w:tcPr>
            <w:tcW w:w="1123" w:type="dxa"/>
            <w:vAlign w:val="bottom"/>
          </w:tcPr>
          <w:p w14:paraId="26FCB9DB" w14:textId="77777777" w:rsidR="0091798A" w:rsidRDefault="0091798A" w:rsidP="00A42003">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26FCB9DC" w14:textId="77777777" w:rsidR="0091798A" w:rsidRPr="00295655" w:rsidRDefault="0091798A" w:rsidP="00A42003">
            <w:pPr>
              <w:keepNext/>
              <w:jc w:val="center"/>
              <w:rPr>
                <w:rFonts w:ascii="Calibri" w:hAnsi="Calibri"/>
                <w:sz w:val="18"/>
                <w:szCs w:val="18"/>
              </w:rPr>
            </w:pPr>
            <w:r>
              <w:rPr>
                <w:rFonts w:ascii="Calibri" w:hAnsi="Calibri"/>
                <w:sz w:val="18"/>
                <w:szCs w:val="18"/>
              </w:rPr>
              <w:t>SEER</w:t>
            </w:r>
          </w:p>
        </w:tc>
        <w:tc>
          <w:tcPr>
            <w:tcW w:w="1122" w:type="dxa"/>
            <w:vAlign w:val="bottom"/>
          </w:tcPr>
          <w:p w14:paraId="26FCB9DD" w14:textId="77777777" w:rsidR="0091798A" w:rsidRDefault="0091798A" w:rsidP="00A42003">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26FCB9DE" w14:textId="77777777" w:rsidR="0091798A" w:rsidRPr="00295655" w:rsidRDefault="0091798A" w:rsidP="00A42003">
            <w:pPr>
              <w:keepNext/>
              <w:jc w:val="center"/>
              <w:rPr>
                <w:rFonts w:ascii="Calibri" w:hAnsi="Calibri"/>
                <w:sz w:val="18"/>
                <w:szCs w:val="18"/>
              </w:rPr>
            </w:pPr>
            <w:r>
              <w:rPr>
                <w:rFonts w:ascii="Calibri" w:hAnsi="Calibri"/>
                <w:sz w:val="18"/>
                <w:szCs w:val="18"/>
              </w:rPr>
              <w:t>EER</w:t>
            </w:r>
          </w:p>
        </w:tc>
        <w:tc>
          <w:tcPr>
            <w:tcW w:w="1122" w:type="dxa"/>
            <w:vAlign w:val="bottom"/>
          </w:tcPr>
          <w:p w14:paraId="26FCB9DF" w14:textId="77777777" w:rsidR="0091798A" w:rsidRPr="00295655" w:rsidRDefault="0091798A" w:rsidP="00A42003">
            <w:pPr>
              <w:keepNext/>
              <w:jc w:val="center"/>
              <w:rPr>
                <w:rFonts w:ascii="Calibri" w:hAnsi="Calibri"/>
                <w:sz w:val="18"/>
                <w:szCs w:val="18"/>
              </w:rPr>
            </w:pPr>
            <w:r w:rsidRPr="00BC3BC8">
              <w:rPr>
                <w:rFonts w:ascii="Calibri" w:hAnsi="Calibri"/>
                <w:sz w:val="18"/>
                <w:szCs w:val="18"/>
              </w:rPr>
              <w:t>Distribution</w:t>
            </w:r>
            <w:r>
              <w:rPr>
                <w:rFonts w:ascii="Calibri" w:hAnsi="Calibri"/>
                <w:sz w:val="18"/>
                <w:szCs w:val="18"/>
              </w:rPr>
              <w:t xml:space="preserve"> System </w:t>
            </w:r>
            <w:r w:rsidRPr="00BC3BC8">
              <w:rPr>
                <w:rFonts w:ascii="Calibri" w:hAnsi="Calibri"/>
                <w:sz w:val="18"/>
                <w:szCs w:val="18"/>
              </w:rPr>
              <w:t>Type</w:t>
            </w:r>
          </w:p>
        </w:tc>
        <w:tc>
          <w:tcPr>
            <w:tcW w:w="1122" w:type="dxa"/>
            <w:vAlign w:val="bottom"/>
          </w:tcPr>
          <w:p w14:paraId="26FCB9E0" w14:textId="77777777" w:rsidR="0091798A" w:rsidRPr="00295655" w:rsidRDefault="0091798A" w:rsidP="00A42003">
            <w:pPr>
              <w:keepNext/>
              <w:jc w:val="center"/>
              <w:rPr>
                <w:rFonts w:ascii="Calibri" w:hAnsi="Calibri"/>
                <w:sz w:val="18"/>
                <w:szCs w:val="18"/>
              </w:rPr>
            </w:pPr>
            <w:r>
              <w:rPr>
                <w:rFonts w:ascii="Calibri" w:hAnsi="Calibri"/>
                <w:sz w:val="18"/>
                <w:szCs w:val="18"/>
              </w:rPr>
              <w:t>Duct Location</w:t>
            </w:r>
          </w:p>
        </w:tc>
        <w:tc>
          <w:tcPr>
            <w:tcW w:w="1122" w:type="dxa"/>
            <w:vAlign w:val="bottom"/>
          </w:tcPr>
          <w:p w14:paraId="26FCB9E1" w14:textId="77777777" w:rsidR="0091798A" w:rsidRPr="00295655" w:rsidRDefault="0091798A" w:rsidP="00A42003">
            <w:pPr>
              <w:keepNext/>
              <w:jc w:val="center"/>
              <w:rPr>
                <w:rFonts w:ascii="Calibri" w:hAnsi="Calibri"/>
                <w:sz w:val="18"/>
                <w:szCs w:val="18"/>
              </w:rPr>
            </w:pPr>
            <w:r>
              <w:rPr>
                <w:rFonts w:ascii="Calibri" w:hAnsi="Calibri"/>
                <w:sz w:val="18"/>
                <w:szCs w:val="18"/>
              </w:rPr>
              <w:t xml:space="preserve">Duct </w:t>
            </w:r>
            <w:r>
              <w:rPr>
                <w:rFonts w:ascii="Calibri" w:hAnsi="Calibri"/>
                <w:sz w:val="18"/>
                <w:szCs w:val="18"/>
              </w:rPr>
              <w:br/>
              <w:t>R-value</w:t>
            </w:r>
          </w:p>
        </w:tc>
        <w:tc>
          <w:tcPr>
            <w:tcW w:w="1123" w:type="dxa"/>
            <w:vAlign w:val="bottom"/>
          </w:tcPr>
          <w:p w14:paraId="26FCB9E2" w14:textId="77777777" w:rsidR="0091798A" w:rsidRPr="00295655" w:rsidRDefault="0091798A" w:rsidP="00A42003">
            <w:pPr>
              <w:keepNext/>
              <w:jc w:val="center"/>
              <w:rPr>
                <w:rFonts w:ascii="Calibri" w:hAnsi="Calibri"/>
                <w:sz w:val="18"/>
                <w:szCs w:val="18"/>
              </w:rPr>
            </w:pPr>
            <w:r>
              <w:rPr>
                <w:rFonts w:ascii="Calibri" w:hAnsi="Calibri"/>
                <w:sz w:val="18"/>
                <w:szCs w:val="18"/>
              </w:rPr>
              <w:t>Thermostat Type</w:t>
            </w:r>
          </w:p>
        </w:tc>
        <w:tc>
          <w:tcPr>
            <w:tcW w:w="2160" w:type="dxa"/>
            <w:vAlign w:val="bottom"/>
          </w:tcPr>
          <w:p w14:paraId="26FCB9E3" w14:textId="77777777" w:rsidR="0091798A" w:rsidRPr="00295655" w:rsidRDefault="0091798A" w:rsidP="00A42003">
            <w:pPr>
              <w:keepNext/>
              <w:jc w:val="center"/>
              <w:rPr>
                <w:rFonts w:ascii="Calibri" w:hAnsi="Calibri"/>
                <w:sz w:val="18"/>
                <w:szCs w:val="18"/>
              </w:rPr>
            </w:pPr>
            <w:r>
              <w:rPr>
                <w:rFonts w:ascii="Calibri" w:hAnsi="Calibri"/>
                <w:sz w:val="18"/>
                <w:szCs w:val="18"/>
              </w:rPr>
              <w:t>Comments</w:t>
            </w:r>
          </w:p>
        </w:tc>
      </w:tr>
      <w:tr w:rsidR="0091798A" w:rsidRPr="0061440C" w14:paraId="26FCB9F1" w14:textId="77777777" w:rsidTr="00A42003">
        <w:trPr>
          <w:cantSplit/>
          <w:trHeight w:val="359"/>
        </w:trPr>
        <w:tc>
          <w:tcPr>
            <w:tcW w:w="1216" w:type="dxa"/>
          </w:tcPr>
          <w:p w14:paraId="26FCB9E5" w14:textId="77777777" w:rsidR="0091798A" w:rsidRPr="0061440C" w:rsidRDefault="0091798A" w:rsidP="00A42003">
            <w:pPr>
              <w:keepNext/>
              <w:rPr>
                <w:rFonts w:ascii="Calibri" w:hAnsi="Calibri"/>
                <w:sz w:val="16"/>
                <w:szCs w:val="16"/>
              </w:rPr>
            </w:pPr>
          </w:p>
        </w:tc>
        <w:tc>
          <w:tcPr>
            <w:tcW w:w="1122" w:type="dxa"/>
          </w:tcPr>
          <w:p w14:paraId="26FCB9E6" w14:textId="77777777" w:rsidR="0091798A" w:rsidRPr="0061440C" w:rsidRDefault="0091798A" w:rsidP="00A42003">
            <w:pPr>
              <w:keepNext/>
              <w:rPr>
                <w:rFonts w:ascii="Calibri" w:hAnsi="Calibri"/>
                <w:sz w:val="16"/>
                <w:szCs w:val="16"/>
              </w:rPr>
            </w:pPr>
          </w:p>
        </w:tc>
        <w:tc>
          <w:tcPr>
            <w:tcW w:w="1122" w:type="dxa"/>
          </w:tcPr>
          <w:p w14:paraId="26FCB9E7" w14:textId="77777777" w:rsidR="0091798A" w:rsidRPr="0061440C" w:rsidRDefault="0091798A" w:rsidP="00A42003">
            <w:pPr>
              <w:keepNext/>
              <w:rPr>
                <w:rFonts w:ascii="Calibri" w:hAnsi="Calibri"/>
                <w:sz w:val="16"/>
                <w:szCs w:val="16"/>
              </w:rPr>
            </w:pPr>
          </w:p>
        </w:tc>
        <w:tc>
          <w:tcPr>
            <w:tcW w:w="1122" w:type="dxa"/>
          </w:tcPr>
          <w:p w14:paraId="26FCB9E8" w14:textId="77777777" w:rsidR="0091798A" w:rsidRPr="0061440C" w:rsidRDefault="0091798A" w:rsidP="00A42003">
            <w:pPr>
              <w:keepNext/>
              <w:rPr>
                <w:rFonts w:ascii="Calibri" w:hAnsi="Calibri"/>
                <w:sz w:val="16"/>
                <w:szCs w:val="16"/>
              </w:rPr>
            </w:pPr>
          </w:p>
        </w:tc>
        <w:tc>
          <w:tcPr>
            <w:tcW w:w="1122" w:type="dxa"/>
          </w:tcPr>
          <w:p w14:paraId="26FCB9E9" w14:textId="77777777" w:rsidR="0091798A" w:rsidRPr="0061440C" w:rsidRDefault="0091798A" w:rsidP="00A42003">
            <w:pPr>
              <w:keepNext/>
              <w:rPr>
                <w:rFonts w:ascii="Calibri" w:hAnsi="Calibri"/>
                <w:sz w:val="16"/>
                <w:szCs w:val="16"/>
              </w:rPr>
            </w:pPr>
          </w:p>
        </w:tc>
        <w:tc>
          <w:tcPr>
            <w:tcW w:w="1123" w:type="dxa"/>
          </w:tcPr>
          <w:p w14:paraId="26FCB9EA" w14:textId="77777777" w:rsidR="0091798A" w:rsidRPr="00510646" w:rsidRDefault="0091798A" w:rsidP="00A42003">
            <w:pPr>
              <w:keepNext/>
              <w:tabs>
                <w:tab w:val="left" w:pos="589"/>
              </w:tabs>
              <w:rPr>
                <w:rFonts w:ascii="Calibri" w:hAnsi="Calibri"/>
                <w:sz w:val="16"/>
                <w:szCs w:val="16"/>
              </w:rPr>
            </w:pPr>
          </w:p>
        </w:tc>
        <w:tc>
          <w:tcPr>
            <w:tcW w:w="1122" w:type="dxa"/>
          </w:tcPr>
          <w:p w14:paraId="26FCB9EB" w14:textId="77777777" w:rsidR="0091798A" w:rsidRPr="0061440C" w:rsidRDefault="0091798A" w:rsidP="00A42003">
            <w:pPr>
              <w:keepNext/>
              <w:rPr>
                <w:rFonts w:ascii="Calibri" w:hAnsi="Calibri"/>
                <w:sz w:val="16"/>
                <w:szCs w:val="16"/>
              </w:rPr>
            </w:pPr>
          </w:p>
        </w:tc>
        <w:tc>
          <w:tcPr>
            <w:tcW w:w="1122" w:type="dxa"/>
          </w:tcPr>
          <w:p w14:paraId="26FCB9EC" w14:textId="77777777" w:rsidR="0091798A" w:rsidRPr="00510646" w:rsidRDefault="0091798A" w:rsidP="00A42003">
            <w:pPr>
              <w:keepNext/>
              <w:rPr>
                <w:rFonts w:ascii="Calibri" w:hAnsi="Calibri"/>
                <w:sz w:val="16"/>
                <w:szCs w:val="16"/>
              </w:rPr>
            </w:pPr>
          </w:p>
        </w:tc>
        <w:tc>
          <w:tcPr>
            <w:tcW w:w="1122" w:type="dxa"/>
          </w:tcPr>
          <w:p w14:paraId="26FCB9ED" w14:textId="77777777" w:rsidR="0091798A" w:rsidRPr="0061440C" w:rsidRDefault="0091798A" w:rsidP="00A42003">
            <w:pPr>
              <w:keepNext/>
              <w:rPr>
                <w:rFonts w:ascii="Calibri" w:hAnsi="Calibri"/>
                <w:sz w:val="16"/>
                <w:szCs w:val="16"/>
              </w:rPr>
            </w:pPr>
          </w:p>
        </w:tc>
        <w:tc>
          <w:tcPr>
            <w:tcW w:w="1122" w:type="dxa"/>
          </w:tcPr>
          <w:p w14:paraId="26FCB9EE" w14:textId="77777777" w:rsidR="0091798A" w:rsidRPr="0061440C" w:rsidRDefault="0091798A" w:rsidP="00A42003">
            <w:pPr>
              <w:keepNext/>
              <w:rPr>
                <w:rFonts w:ascii="Calibri" w:hAnsi="Calibri"/>
                <w:sz w:val="16"/>
                <w:szCs w:val="16"/>
              </w:rPr>
            </w:pPr>
          </w:p>
        </w:tc>
        <w:tc>
          <w:tcPr>
            <w:tcW w:w="1123" w:type="dxa"/>
          </w:tcPr>
          <w:p w14:paraId="26FCB9EF" w14:textId="77777777" w:rsidR="0091798A" w:rsidRPr="00B62959" w:rsidRDefault="0091798A" w:rsidP="00A42003">
            <w:pPr>
              <w:keepNext/>
              <w:rPr>
                <w:rFonts w:ascii="Calibri" w:hAnsi="Calibri"/>
                <w:sz w:val="16"/>
                <w:szCs w:val="16"/>
              </w:rPr>
            </w:pPr>
          </w:p>
        </w:tc>
        <w:tc>
          <w:tcPr>
            <w:tcW w:w="2160" w:type="dxa"/>
          </w:tcPr>
          <w:p w14:paraId="26FCB9F0" w14:textId="77777777" w:rsidR="0091798A" w:rsidRPr="00B62959" w:rsidRDefault="0091798A" w:rsidP="00A42003">
            <w:pPr>
              <w:keepNext/>
              <w:rPr>
                <w:rFonts w:ascii="Calibri" w:hAnsi="Calibri"/>
                <w:sz w:val="16"/>
                <w:szCs w:val="16"/>
              </w:rPr>
            </w:pPr>
          </w:p>
        </w:tc>
      </w:tr>
      <w:tr w:rsidR="0091798A" w:rsidRPr="00295655" w14:paraId="26FCB9FE" w14:textId="77777777" w:rsidTr="00A42003">
        <w:trPr>
          <w:cantSplit/>
          <w:trHeight w:val="288"/>
        </w:trPr>
        <w:tc>
          <w:tcPr>
            <w:tcW w:w="1216" w:type="dxa"/>
            <w:vAlign w:val="center"/>
          </w:tcPr>
          <w:p w14:paraId="26FCB9F2" w14:textId="77777777" w:rsidR="0091798A" w:rsidRPr="00295655" w:rsidRDefault="0091798A" w:rsidP="00A42003">
            <w:pPr>
              <w:keepNext/>
              <w:rPr>
                <w:rFonts w:ascii="Calibri" w:hAnsi="Calibri"/>
                <w:sz w:val="18"/>
                <w:szCs w:val="18"/>
              </w:rPr>
            </w:pPr>
          </w:p>
        </w:tc>
        <w:tc>
          <w:tcPr>
            <w:tcW w:w="1122" w:type="dxa"/>
            <w:vAlign w:val="center"/>
          </w:tcPr>
          <w:p w14:paraId="26FCB9F3" w14:textId="77777777" w:rsidR="0091798A" w:rsidRPr="00295655" w:rsidRDefault="0091798A" w:rsidP="00A42003">
            <w:pPr>
              <w:keepNext/>
              <w:rPr>
                <w:rFonts w:ascii="Calibri" w:hAnsi="Calibri"/>
                <w:sz w:val="18"/>
                <w:szCs w:val="18"/>
              </w:rPr>
            </w:pPr>
          </w:p>
        </w:tc>
        <w:tc>
          <w:tcPr>
            <w:tcW w:w="1122" w:type="dxa"/>
            <w:vAlign w:val="center"/>
          </w:tcPr>
          <w:p w14:paraId="26FCB9F4" w14:textId="77777777" w:rsidR="0091798A" w:rsidRPr="00295655" w:rsidRDefault="0091798A" w:rsidP="00A42003">
            <w:pPr>
              <w:keepNext/>
              <w:rPr>
                <w:rFonts w:ascii="Calibri" w:hAnsi="Calibri"/>
                <w:sz w:val="18"/>
                <w:szCs w:val="18"/>
              </w:rPr>
            </w:pPr>
          </w:p>
        </w:tc>
        <w:tc>
          <w:tcPr>
            <w:tcW w:w="1122" w:type="dxa"/>
            <w:vAlign w:val="center"/>
          </w:tcPr>
          <w:p w14:paraId="26FCB9F5" w14:textId="77777777" w:rsidR="0091798A" w:rsidRPr="00295655" w:rsidRDefault="0091798A" w:rsidP="00A42003">
            <w:pPr>
              <w:keepNext/>
              <w:rPr>
                <w:rFonts w:ascii="Calibri" w:hAnsi="Calibri"/>
                <w:sz w:val="18"/>
                <w:szCs w:val="18"/>
              </w:rPr>
            </w:pPr>
          </w:p>
        </w:tc>
        <w:tc>
          <w:tcPr>
            <w:tcW w:w="1122" w:type="dxa"/>
            <w:vAlign w:val="center"/>
          </w:tcPr>
          <w:p w14:paraId="26FCB9F6" w14:textId="77777777" w:rsidR="0091798A" w:rsidRPr="00295655" w:rsidRDefault="0091798A" w:rsidP="00A42003">
            <w:pPr>
              <w:keepNext/>
              <w:rPr>
                <w:rFonts w:ascii="Calibri" w:hAnsi="Calibri"/>
                <w:sz w:val="18"/>
                <w:szCs w:val="18"/>
              </w:rPr>
            </w:pPr>
          </w:p>
        </w:tc>
        <w:tc>
          <w:tcPr>
            <w:tcW w:w="1123" w:type="dxa"/>
            <w:vAlign w:val="center"/>
          </w:tcPr>
          <w:p w14:paraId="26FCB9F7" w14:textId="77777777" w:rsidR="0091798A" w:rsidRPr="00295655" w:rsidRDefault="0091798A" w:rsidP="00A42003">
            <w:pPr>
              <w:keepNext/>
              <w:rPr>
                <w:rFonts w:ascii="Calibri" w:hAnsi="Calibri"/>
                <w:sz w:val="18"/>
                <w:szCs w:val="18"/>
              </w:rPr>
            </w:pPr>
          </w:p>
        </w:tc>
        <w:tc>
          <w:tcPr>
            <w:tcW w:w="1122" w:type="dxa"/>
            <w:vAlign w:val="center"/>
          </w:tcPr>
          <w:p w14:paraId="26FCB9F8" w14:textId="77777777" w:rsidR="0091798A" w:rsidRPr="00295655" w:rsidRDefault="0091798A" w:rsidP="00A42003">
            <w:pPr>
              <w:keepNext/>
              <w:rPr>
                <w:rFonts w:ascii="Calibri" w:hAnsi="Calibri"/>
                <w:sz w:val="18"/>
                <w:szCs w:val="18"/>
              </w:rPr>
            </w:pPr>
          </w:p>
        </w:tc>
        <w:tc>
          <w:tcPr>
            <w:tcW w:w="1122" w:type="dxa"/>
            <w:vAlign w:val="center"/>
          </w:tcPr>
          <w:p w14:paraId="26FCB9F9" w14:textId="77777777" w:rsidR="0091798A" w:rsidRPr="00295655" w:rsidRDefault="0091798A" w:rsidP="00A42003">
            <w:pPr>
              <w:keepNext/>
              <w:rPr>
                <w:rFonts w:ascii="Calibri" w:hAnsi="Calibri"/>
                <w:sz w:val="18"/>
                <w:szCs w:val="18"/>
              </w:rPr>
            </w:pPr>
          </w:p>
        </w:tc>
        <w:tc>
          <w:tcPr>
            <w:tcW w:w="1122" w:type="dxa"/>
            <w:vAlign w:val="center"/>
          </w:tcPr>
          <w:p w14:paraId="26FCB9FA" w14:textId="77777777" w:rsidR="0091798A" w:rsidRPr="00295655" w:rsidRDefault="0091798A" w:rsidP="00A42003">
            <w:pPr>
              <w:keepNext/>
              <w:rPr>
                <w:rFonts w:ascii="Calibri" w:hAnsi="Calibri"/>
                <w:sz w:val="18"/>
                <w:szCs w:val="18"/>
              </w:rPr>
            </w:pPr>
          </w:p>
        </w:tc>
        <w:tc>
          <w:tcPr>
            <w:tcW w:w="1122" w:type="dxa"/>
            <w:vAlign w:val="center"/>
          </w:tcPr>
          <w:p w14:paraId="26FCB9FB" w14:textId="77777777" w:rsidR="0091798A" w:rsidRPr="00295655" w:rsidRDefault="0091798A" w:rsidP="00A42003">
            <w:pPr>
              <w:keepNext/>
              <w:rPr>
                <w:rFonts w:ascii="Calibri" w:hAnsi="Calibri"/>
                <w:sz w:val="18"/>
                <w:szCs w:val="18"/>
              </w:rPr>
            </w:pPr>
          </w:p>
        </w:tc>
        <w:tc>
          <w:tcPr>
            <w:tcW w:w="1123" w:type="dxa"/>
            <w:vAlign w:val="center"/>
          </w:tcPr>
          <w:p w14:paraId="26FCB9FC" w14:textId="77777777" w:rsidR="0091798A" w:rsidRPr="00295655" w:rsidRDefault="0091798A" w:rsidP="00A42003">
            <w:pPr>
              <w:keepNext/>
              <w:rPr>
                <w:rFonts w:ascii="Calibri" w:hAnsi="Calibri"/>
                <w:sz w:val="18"/>
                <w:szCs w:val="18"/>
              </w:rPr>
            </w:pPr>
          </w:p>
        </w:tc>
        <w:tc>
          <w:tcPr>
            <w:tcW w:w="2160" w:type="dxa"/>
            <w:vAlign w:val="center"/>
          </w:tcPr>
          <w:p w14:paraId="26FCB9FD" w14:textId="77777777" w:rsidR="0091798A" w:rsidRPr="00295655" w:rsidRDefault="0091798A" w:rsidP="00A42003">
            <w:pPr>
              <w:keepNext/>
              <w:rPr>
                <w:rFonts w:ascii="Calibri" w:hAnsi="Calibri"/>
                <w:sz w:val="18"/>
                <w:szCs w:val="18"/>
              </w:rPr>
            </w:pPr>
          </w:p>
        </w:tc>
      </w:tr>
    </w:tbl>
    <w:p w14:paraId="26FCB9FF" w14:textId="77777777" w:rsidR="0091798A" w:rsidRPr="00295655" w:rsidRDefault="0091798A" w:rsidP="0091798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9"/>
        <w:gridCol w:w="1328"/>
        <w:gridCol w:w="1328"/>
        <w:gridCol w:w="1329"/>
        <w:gridCol w:w="1329"/>
        <w:gridCol w:w="1329"/>
        <w:gridCol w:w="1328"/>
        <w:gridCol w:w="1329"/>
        <w:gridCol w:w="1329"/>
        <w:gridCol w:w="1329"/>
        <w:gridCol w:w="1329"/>
      </w:tblGrid>
      <w:tr w:rsidR="0091798A" w:rsidRPr="00295655" w14:paraId="26FCBA01" w14:textId="77777777" w:rsidTr="00244C95">
        <w:trPr>
          <w:cantSplit/>
        </w:trPr>
        <w:tc>
          <w:tcPr>
            <w:tcW w:w="14616" w:type="dxa"/>
            <w:gridSpan w:val="11"/>
          </w:tcPr>
          <w:p w14:paraId="26FCBA00" w14:textId="429032DD" w:rsidR="0091798A" w:rsidRPr="001A53D0" w:rsidRDefault="0091798A" w:rsidP="00A42003">
            <w:pPr>
              <w:keepNext/>
              <w:rPr>
                <w:rFonts w:ascii="Calibri" w:hAnsi="Calibri"/>
                <w:b/>
                <w:szCs w:val="18"/>
              </w:rPr>
            </w:pPr>
            <w:r w:rsidRPr="001A53D0">
              <w:rPr>
                <w:rFonts w:ascii="Calibri" w:hAnsi="Calibri"/>
                <w:b/>
                <w:szCs w:val="18"/>
              </w:rPr>
              <w:lastRenderedPageBreak/>
              <w:t>C. Installed Space Conditioning (SC) System Component Information</w:t>
            </w:r>
          </w:p>
        </w:tc>
      </w:tr>
      <w:tr w:rsidR="0091798A" w:rsidRPr="00295655" w14:paraId="26FCBA0D" w14:textId="77777777" w:rsidTr="00244C95">
        <w:trPr>
          <w:cantSplit/>
          <w:trHeight w:val="224"/>
        </w:trPr>
        <w:tc>
          <w:tcPr>
            <w:tcW w:w="1329" w:type="dxa"/>
            <w:vAlign w:val="bottom"/>
          </w:tcPr>
          <w:p w14:paraId="26FCBA02"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328" w:type="dxa"/>
            <w:vAlign w:val="bottom"/>
          </w:tcPr>
          <w:p w14:paraId="26FCBA03"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1328" w:type="dxa"/>
            <w:vAlign w:val="bottom"/>
          </w:tcPr>
          <w:p w14:paraId="26FCBA04"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1329" w:type="dxa"/>
            <w:vAlign w:val="bottom"/>
          </w:tcPr>
          <w:p w14:paraId="26FCBA05" w14:textId="77777777" w:rsidR="0091798A" w:rsidRPr="00295655" w:rsidRDefault="0091798A" w:rsidP="00A42003">
            <w:pPr>
              <w:keepNext/>
              <w:jc w:val="center"/>
              <w:rPr>
                <w:rFonts w:ascii="Calibri" w:hAnsi="Calibri"/>
                <w:sz w:val="18"/>
                <w:szCs w:val="18"/>
              </w:rPr>
            </w:pPr>
            <w:r>
              <w:rPr>
                <w:rFonts w:ascii="Calibri" w:hAnsi="Calibri"/>
                <w:sz w:val="18"/>
                <w:szCs w:val="18"/>
              </w:rPr>
              <w:t>04</w:t>
            </w:r>
          </w:p>
        </w:tc>
        <w:tc>
          <w:tcPr>
            <w:tcW w:w="1329" w:type="dxa"/>
            <w:vAlign w:val="bottom"/>
          </w:tcPr>
          <w:p w14:paraId="26FCBA06" w14:textId="77777777" w:rsidR="0091798A" w:rsidRPr="00295655" w:rsidRDefault="0091798A" w:rsidP="00A42003">
            <w:pPr>
              <w:keepNext/>
              <w:jc w:val="center"/>
              <w:rPr>
                <w:rFonts w:ascii="Calibri" w:hAnsi="Calibri"/>
                <w:sz w:val="18"/>
                <w:szCs w:val="18"/>
              </w:rPr>
            </w:pPr>
            <w:r>
              <w:rPr>
                <w:rFonts w:ascii="Calibri" w:hAnsi="Calibri"/>
                <w:sz w:val="18"/>
                <w:szCs w:val="18"/>
              </w:rPr>
              <w:t>05</w:t>
            </w:r>
          </w:p>
        </w:tc>
        <w:tc>
          <w:tcPr>
            <w:tcW w:w="1329" w:type="dxa"/>
            <w:vAlign w:val="bottom"/>
          </w:tcPr>
          <w:p w14:paraId="26FCBA07" w14:textId="77777777" w:rsidR="0091798A" w:rsidRPr="00295655" w:rsidRDefault="0091798A" w:rsidP="00A42003">
            <w:pPr>
              <w:keepNext/>
              <w:jc w:val="center"/>
              <w:rPr>
                <w:rFonts w:ascii="Calibri" w:hAnsi="Calibri"/>
                <w:sz w:val="18"/>
                <w:szCs w:val="18"/>
              </w:rPr>
            </w:pPr>
            <w:r>
              <w:rPr>
                <w:rFonts w:ascii="Calibri" w:hAnsi="Calibri"/>
                <w:sz w:val="18"/>
                <w:szCs w:val="18"/>
              </w:rPr>
              <w:t>06</w:t>
            </w:r>
          </w:p>
        </w:tc>
        <w:tc>
          <w:tcPr>
            <w:tcW w:w="1328" w:type="dxa"/>
          </w:tcPr>
          <w:p w14:paraId="26FCBA08" w14:textId="77777777" w:rsidR="0091798A" w:rsidRPr="00295655" w:rsidRDefault="0091798A" w:rsidP="00A42003">
            <w:pPr>
              <w:keepNext/>
              <w:jc w:val="center"/>
              <w:rPr>
                <w:rFonts w:ascii="Calibri" w:hAnsi="Calibri"/>
                <w:sz w:val="18"/>
                <w:szCs w:val="18"/>
              </w:rPr>
            </w:pPr>
            <w:r>
              <w:rPr>
                <w:rFonts w:ascii="Calibri" w:hAnsi="Calibri"/>
                <w:sz w:val="18"/>
                <w:szCs w:val="18"/>
              </w:rPr>
              <w:t>07</w:t>
            </w:r>
          </w:p>
        </w:tc>
        <w:tc>
          <w:tcPr>
            <w:tcW w:w="1329" w:type="dxa"/>
            <w:vAlign w:val="bottom"/>
          </w:tcPr>
          <w:p w14:paraId="26FCBA09" w14:textId="77777777" w:rsidR="0091798A" w:rsidRDefault="0091798A" w:rsidP="00A42003">
            <w:pPr>
              <w:keepNext/>
              <w:jc w:val="center"/>
              <w:rPr>
                <w:rFonts w:ascii="Calibri" w:hAnsi="Calibri"/>
                <w:sz w:val="18"/>
                <w:szCs w:val="18"/>
              </w:rPr>
            </w:pPr>
            <w:r>
              <w:rPr>
                <w:rFonts w:ascii="Calibri" w:hAnsi="Calibri"/>
                <w:sz w:val="18"/>
                <w:szCs w:val="18"/>
              </w:rPr>
              <w:t>08</w:t>
            </w:r>
          </w:p>
        </w:tc>
        <w:tc>
          <w:tcPr>
            <w:tcW w:w="1329" w:type="dxa"/>
          </w:tcPr>
          <w:p w14:paraId="26FCBA0A" w14:textId="77777777" w:rsidR="0091798A" w:rsidRPr="00295655" w:rsidRDefault="0091798A" w:rsidP="00A42003">
            <w:pPr>
              <w:keepNext/>
              <w:jc w:val="center"/>
              <w:rPr>
                <w:rFonts w:ascii="Calibri" w:hAnsi="Calibri"/>
                <w:sz w:val="18"/>
                <w:szCs w:val="18"/>
              </w:rPr>
            </w:pPr>
            <w:r>
              <w:rPr>
                <w:rFonts w:ascii="Calibri" w:hAnsi="Calibri"/>
                <w:sz w:val="18"/>
                <w:szCs w:val="18"/>
              </w:rPr>
              <w:t>09</w:t>
            </w:r>
          </w:p>
        </w:tc>
        <w:tc>
          <w:tcPr>
            <w:tcW w:w="1329" w:type="dxa"/>
          </w:tcPr>
          <w:p w14:paraId="26FCBA0B" w14:textId="77777777" w:rsidR="0091798A" w:rsidRPr="00295655" w:rsidRDefault="0091798A" w:rsidP="00A42003">
            <w:pPr>
              <w:keepNext/>
              <w:jc w:val="center"/>
              <w:rPr>
                <w:rFonts w:ascii="Calibri" w:hAnsi="Calibri"/>
                <w:sz w:val="18"/>
                <w:szCs w:val="18"/>
              </w:rPr>
            </w:pPr>
            <w:r>
              <w:rPr>
                <w:rFonts w:ascii="Calibri" w:hAnsi="Calibri"/>
                <w:sz w:val="18"/>
                <w:szCs w:val="18"/>
              </w:rPr>
              <w:t>10</w:t>
            </w:r>
          </w:p>
        </w:tc>
        <w:tc>
          <w:tcPr>
            <w:tcW w:w="1329" w:type="dxa"/>
          </w:tcPr>
          <w:p w14:paraId="26FCBA0C" w14:textId="77777777" w:rsidR="0091798A" w:rsidRPr="00295655" w:rsidRDefault="0091798A" w:rsidP="00A42003">
            <w:pPr>
              <w:keepNext/>
              <w:jc w:val="center"/>
              <w:rPr>
                <w:rFonts w:ascii="Calibri" w:hAnsi="Calibri"/>
                <w:sz w:val="18"/>
                <w:szCs w:val="18"/>
              </w:rPr>
            </w:pPr>
            <w:r>
              <w:rPr>
                <w:rFonts w:ascii="Calibri" w:hAnsi="Calibri"/>
                <w:sz w:val="18"/>
                <w:szCs w:val="18"/>
              </w:rPr>
              <w:t>11</w:t>
            </w:r>
          </w:p>
        </w:tc>
      </w:tr>
      <w:tr w:rsidR="0091798A" w:rsidRPr="00D55CAB" w14:paraId="26FCBA1C" w14:textId="77777777" w:rsidTr="00244C95">
        <w:trPr>
          <w:cantSplit/>
          <w:trHeight w:val="576"/>
        </w:trPr>
        <w:tc>
          <w:tcPr>
            <w:tcW w:w="1329" w:type="dxa"/>
            <w:vAlign w:val="bottom"/>
          </w:tcPr>
          <w:p w14:paraId="26FCBA0E" w14:textId="77777777" w:rsidR="0091798A" w:rsidRPr="00D55CAB" w:rsidRDefault="0091798A" w:rsidP="00A42003">
            <w:pPr>
              <w:keepNext/>
              <w:jc w:val="center"/>
              <w:rPr>
                <w:rFonts w:ascii="Calibri" w:hAnsi="Calibri"/>
                <w:sz w:val="18"/>
                <w:szCs w:val="18"/>
              </w:rPr>
            </w:pPr>
            <w:r w:rsidRPr="00D55CAB">
              <w:rPr>
                <w:rFonts w:ascii="Calibri" w:hAnsi="Calibri"/>
                <w:sz w:val="18"/>
                <w:szCs w:val="18"/>
              </w:rPr>
              <w:t>SC System Identification or Name</w:t>
            </w:r>
          </w:p>
        </w:tc>
        <w:tc>
          <w:tcPr>
            <w:tcW w:w="1328" w:type="dxa"/>
            <w:vAlign w:val="bottom"/>
          </w:tcPr>
          <w:p w14:paraId="26FCBA0F" w14:textId="77777777" w:rsidR="0091798A" w:rsidRPr="00D55CAB" w:rsidRDefault="0091798A" w:rsidP="00A42003">
            <w:pPr>
              <w:keepNext/>
              <w:jc w:val="center"/>
              <w:rPr>
                <w:rFonts w:ascii="Calibri" w:hAnsi="Calibri"/>
                <w:sz w:val="18"/>
                <w:szCs w:val="18"/>
              </w:rPr>
            </w:pPr>
            <w:r w:rsidRPr="00D55CAB">
              <w:rPr>
                <w:rFonts w:ascii="Calibri" w:hAnsi="Calibri"/>
                <w:sz w:val="18"/>
                <w:szCs w:val="18"/>
              </w:rPr>
              <w:t>SC System Location or Area Served</w:t>
            </w:r>
          </w:p>
        </w:tc>
        <w:tc>
          <w:tcPr>
            <w:tcW w:w="1328" w:type="dxa"/>
            <w:vAlign w:val="bottom"/>
          </w:tcPr>
          <w:p w14:paraId="26FCBA10" w14:textId="77777777" w:rsidR="0091798A" w:rsidRPr="00D55CAB" w:rsidRDefault="0091798A" w:rsidP="00A42003">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1A53D0">
              <w:rPr>
                <w:rFonts w:ascii="Calibri" w:hAnsi="Calibri"/>
                <w:sz w:val="18"/>
                <w:szCs w:val="18"/>
                <w:vertAlign w:val="superscript"/>
              </w:rPr>
              <w:t>2</w:t>
            </w:r>
            <w:r w:rsidRPr="00D55CAB">
              <w:rPr>
                <w:rFonts w:ascii="Calibri" w:hAnsi="Calibri"/>
                <w:sz w:val="18"/>
                <w:szCs w:val="18"/>
              </w:rPr>
              <w:t>)</w:t>
            </w:r>
          </w:p>
        </w:tc>
        <w:tc>
          <w:tcPr>
            <w:tcW w:w="1329" w:type="dxa"/>
            <w:vAlign w:val="bottom"/>
          </w:tcPr>
          <w:p w14:paraId="26FCBA11" w14:textId="77777777" w:rsidR="0091798A" w:rsidRDefault="0091798A" w:rsidP="00A42003">
            <w:pPr>
              <w:keepNext/>
              <w:jc w:val="center"/>
              <w:rPr>
                <w:rFonts w:ascii="Calibri" w:hAnsi="Calibri"/>
                <w:sz w:val="18"/>
                <w:szCs w:val="18"/>
              </w:rPr>
            </w:pPr>
            <w:r w:rsidRPr="00D55CAB">
              <w:rPr>
                <w:rFonts w:ascii="Calibri" w:hAnsi="Calibri"/>
                <w:sz w:val="18"/>
                <w:szCs w:val="18"/>
              </w:rPr>
              <w:t xml:space="preserve">Heating </w:t>
            </w:r>
          </w:p>
          <w:p w14:paraId="26FCBA12" w14:textId="77777777" w:rsidR="0091798A" w:rsidRPr="00D55CAB" w:rsidRDefault="0091798A" w:rsidP="00A42003">
            <w:pPr>
              <w:keepNext/>
              <w:jc w:val="center"/>
              <w:rPr>
                <w:rFonts w:ascii="Calibri" w:hAnsi="Calibri"/>
                <w:sz w:val="18"/>
                <w:szCs w:val="18"/>
              </w:rPr>
            </w:pPr>
            <w:r w:rsidRPr="00D55CAB">
              <w:rPr>
                <w:rFonts w:ascii="Calibri" w:hAnsi="Calibri"/>
                <w:sz w:val="18"/>
                <w:szCs w:val="18"/>
              </w:rPr>
              <w:t>System Type</w:t>
            </w:r>
          </w:p>
        </w:tc>
        <w:tc>
          <w:tcPr>
            <w:tcW w:w="1329" w:type="dxa"/>
            <w:vAlign w:val="bottom"/>
          </w:tcPr>
          <w:p w14:paraId="26FCBA13" w14:textId="77777777" w:rsidR="0091798A" w:rsidRDefault="0091798A" w:rsidP="00A42003">
            <w:pPr>
              <w:keepNext/>
              <w:jc w:val="center"/>
              <w:rPr>
                <w:rFonts w:ascii="Calibri" w:hAnsi="Calibri"/>
                <w:sz w:val="18"/>
                <w:szCs w:val="18"/>
              </w:rPr>
            </w:pPr>
            <w:r w:rsidRPr="00D55CAB">
              <w:rPr>
                <w:rFonts w:ascii="Calibri" w:hAnsi="Calibri"/>
                <w:sz w:val="18"/>
                <w:szCs w:val="18"/>
              </w:rPr>
              <w:t xml:space="preserve">Cooling </w:t>
            </w:r>
          </w:p>
          <w:p w14:paraId="26FCBA14" w14:textId="77777777" w:rsidR="0091798A" w:rsidRPr="00D55CAB" w:rsidRDefault="0091798A" w:rsidP="00A42003">
            <w:pPr>
              <w:keepNext/>
              <w:jc w:val="center"/>
              <w:rPr>
                <w:rFonts w:ascii="Calibri" w:hAnsi="Calibri"/>
                <w:sz w:val="18"/>
                <w:szCs w:val="18"/>
              </w:rPr>
            </w:pPr>
            <w:r w:rsidRPr="00D55CAB">
              <w:rPr>
                <w:rFonts w:ascii="Calibri" w:hAnsi="Calibri"/>
                <w:sz w:val="18"/>
                <w:szCs w:val="18"/>
              </w:rPr>
              <w:t>System Type</w:t>
            </w:r>
          </w:p>
        </w:tc>
        <w:tc>
          <w:tcPr>
            <w:tcW w:w="1329" w:type="dxa"/>
            <w:vAlign w:val="bottom"/>
          </w:tcPr>
          <w:p w14:paraId="26FCBA15" w14:textId="77777777" w:rsidR="0091798A" w:rsidRPr="00D55CAB" w:rsidRDefault="0091798A" w:rsidP="00A42003">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328" w:type="dxa"/>
            <w:vAlign w:val="bottom"/>
          </w:tcPr>
          <w:p w14:paraId="26FCBA16" w14:textId="77777777" w:rsidR="0091798A" w:rsidRPr="00D55CAB" w:rsidRDefault="0091798A" w:rsidP="00A42003">
            <w:pPr>
              <w:keepNext/>
              <w:jc w:val="center"/>
              <w:rPr>
                <w:rFonts w:ascii="Calibri" w:hAnsi="Calibri"/>
                <w:sz w:val="18"/>
                <w:szCs w:val="18"/>
              </w:rPr>
            </w:pPr>
            <w:r>
              <w:rPr>
                <w:rFonts w:ascii="Calibri" w:hAnsi="Calibri"/>
                <w:sz w:val="18"/>
                <w:szCs w:val="18"/>
              </w:rPr>
              <w:t>Duct Location</w:t>
            </w:r>
          </w:p>
        </w:tc>
        <w:tc>
          <w:tcPr>
            <w:tcW w:w="1329" w:type="dxa"/>
            <w:vAlign w:val="bottom"/>
          </w:tcPr>
          <w:p w14:paraId="26FCBA17" w14:textId="77777777" w:rsidR="0091798A" w:rsidRPr="00D55CAB" w:rsidRDefault="0091798A" w:rsidP="00A42003">
            <w:pPr>
              <w:keepNext/>
              <w:jc w:val="center"/>
              <w:rPr>
                <w:rFonts w:ascii="Calibri" w:hAnsi="Calibri"/>
                <w:sz w:val="18"/>
                <w:szCs w:val="18"/>
              </w:rPr>
            </w:pPr>
            <w:r w:rsidRPr="00D55CAB">
              <w:rPr>
                <w:rFonts w:ascii="Calibri" w:hAnsi="Calibri"/>
                <w:sz w:val="18"/>
                <w:szCs w:val="18"/>
              </w:rPr>
              <w:t>SC System</w:t>
            </w:r>
          </w:p>
          <w:p w14:paraId="26FCBA18" w14:textId="77777777" w:rsidR="0091798A" w:rsidRPr="00295655" w:rsidRDefault="0091798A" w:rsidP="00A42003">
            <w:pPr>
              <w:keepNext/>
              <w:jc w:val="center"/>
              <w:rPr>
                <w:rFonts w:ascii="Calibri" w:hAnsi="Calibri"/>
                <w:sz w:val="18"/>
                <w:szCs w:val="18"/>
              </w:rPr>
            </w:pPr>
            <w:r w:rsidRPr="00D55CAB">
              <w:rPr>
                <w:rFonts w:ascii="Calibri" w:hAnsi="Calibri"/>
                <w:sz w:val="18"/>
                <w:szCs w:val="18"/>
              </w:rPr>
              <w:t xml:space="preserve">Thermostat </w:t>
            </w:r>
            <w:r>
              <w:rPr>
                <w:rFonts w:ascii="Calibri" w:hAnsi="Calibri"/>
                <w:sz w:val="18"/>
                <w:szCs w:val="18"/>
              </w:rPr>
              <w:t>T</w:t>
            </w:r>
            <w:r w:rsidRPr="00D55CAB">
              <w:rPr>
                <w:rFonts w:ascii="Calibri" w:hAnsi="Calibri"/>
                <w:sz w:val="18"/>
                <w:szCs w:val="18"/>
              </w:rPr>
              <w:t>ype</w:t>
            </w:r>
          </w:p>
        </w:tc>
        <w:tc>
          <w:tcPr>
            <w:tcW w:w="1329" w:type="dxa"/>
            <w:vAlign w:val="bottom"/>
          </w:tcPr>
          <w:p w14:paraId="26FCBA19"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Cooling Zoning Type</w:t>
            </w:r>
          </w:p>
        </w:tc>
        <w:tc>
          <w:tcPr>
            <w:tcW w:w="1329" w:type="dxa"/>
            <w:vAlign w:val="bottom"/>
          </w:tcPr>
          <w:p w14:paraId="26FCBA1A"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Cooling System Compressor Speed Type</w:t>
            </w:r>
          </w:p>
        </w:tc>
        <w:tc>
          <w:tcPr>
            <w:tcW w:w="1329" w:type="dxa"/>
            <w:vAlign w:val="bottom"/>
          </w:tcPr>
          <w:p w14:paraId="26FCBA1B" w14:textId="77777777" w:rsidR="0091798A" w:rsidRPr="00295655" w:rsidRDefault="0091798A" w:rsidP="00A42003">
            <w:pPr>
              <w:keepNext/>
              <w:jc w:val="center"/>
              <w:rPr>
                <w:rFonts w:ascii="Calibri" w:hAnsi="Calibri"/>
                <w:sz w:val="18"/>
                <w:szCs w:val="18"/>
              </w:rPr>
            </w:pPr>
            <w:r w:rsidRPr="00BD6432">
              <w:rPr>
                <w:rFonts w:asciiTheme="minorHAnsi" w:hAnsiTheme="minorHAnsi"/>
                <w:sz w:val="18"/>
                <w:szCs w:val="18"/>
              </w:rPr>
              <w:t>Central  Fan Integrated (CFI) Ventilation System Status</w:t>
            </w:r>
          </w:p>
        </w:tc>
      </w:tr>
      <w:tr w:rsidR="0091798A" w:rsidRPr="00295655" w14:paraId="26FCBA28" w14:textId="77777777" w:rsidTr="00244C95">
        <w:trPr>
          <w:cantSplit/>
          <w:trHeight w:val="395"/>
        </w:trPr>
        <w:tc>
          <w:tcPr>
            <w:tcW w:w="1329" w:type="dxa"/>
          </w:tcPr>
          <w:p w14:paraId="26FCBA1D" w14:textId="77777777" w:rsidR="0091798A" w:rsidRPr="00295655" w:rsidRDefault="0091798A" w:rsidP="00A42003">
            <w:pPr>
              <w:keepNext/>
              <w:rPr>
                <w:rFonts w:asciiTheme="minorHAnsi" w:hAnsiTheme="minorHAnsi"/>
                <w:sz w:val="16"/>
                <w:szCs w:val="16"/>
              </w:rPr>
            </w:pPr>
          </w:p>
        </w:tc>
        <w:tc>
          <w:tcPr>
            <w:tcW w:w="1328" w:type="dxa"/>
          </w:tcPr>
          <w:p w14:paraId="26FCBA1E" w14:textId="77777777" w:rsidR="0091798A" w:rsidRPr="00295655" w:rsidRDefault="0091798A" w:rsidP="00A42003">
            <w:pPr>
              <w:keepNext/>
              <w:rPr>
                <w:rFonts w:asciiTheme="minorHAnsi" w:hAnsiTheme="minorHAnsi"/>
                <w:sz w:val="16"/>
                <w:szCs w:val="16"/>
              </w:rPr>
            </w:pPr>
          </w:p>
        </w:tc>
        <w:tc>
          <w:tcPr>
            <w:tcW w:w="1328" w:type="dxa"/>
          </w:tcPr>
          <w:p w14:paraId="26FCBA1F" w14:textId="77777777" w:rsidR="0091798A" w:rsidRPr="00295655" w:rsidRDefault="0091798A" w:rsidP="00A42003">
            <w:pPr>
              <w:keepNext/>
              <w:rPr>
                <w:rFonts w:asciiTheme="minorHAnsi" w:hAnsiTheme="minorHAnsi"/>
                <w:sz w:val="16"/>
                <w:szCs w:val="16"/>
              </w:rPr>
            </w:pPr>
          </w:p>
        </w:tc>
        <w:tc>
          <w:tcPr>
            <w:tcW w:w="1329" w:type="dxa"/>
          </w:tcPr>
          <w:p w14:paraId="26FCBA20" w14:textId="77777777" w:rsidR="0091798A" w:rsidRPr="00295655" w:rsidRDefault="0091798A" w:rsidP="00A42003">
            <w:pPr>
              <w:keepNext/>
              <w:rPr>
                <w:rFonts w:asciiTheme="minorHAnsi" w:hAnsiTheme="minorHAnsi"/>
                <w:sz w:val="16"/>
                <w:szCs w:val="16"/>
              </w:rPr>
            </w:pPr>
          </w:p>
        </w:tc>
        <w:tc>
          <w:tcPr>
            <w:tcW w:w="1329" w:type="dxa"/>
          </w:tcPr>
          <w:p w14:paraId="26FCBA21" w14:textId="77777777" w:rsidR="0091798A" w:rsidRPr="00295655" w:rsidRDefault="0091798A" w:rsidP="00A42003">
            <w:pPr>
              <w:keepNext/>
              <w:rPr>
                <w:rFonts w:asciiTheme="minorHAnsi" w:hAnsiTheme="minorHAnsi"/>
                <w:sz w:val="16"/>
                <w:szCs w:val="16"/>
              </w:rPr>
            </w:pPr>
          </w:p>
        </w:tc>
        <w:tc>
          <w:tcPr>
            <w:tcW w:w="1329" w:type="dxa"/>
          </w:tcPr>
          <w:p w14:paraId="26FCBA22" w14:textId="77777777" w:rsidR="0091798A" w:rsidRPr="00314BB5" w:rsidRDefault="0091798A" w:rsidP="00A42003">
            <w:pPr>
              <w:pStyle w:val="PlainText"/>
              <w:rPr>
                <w:rFonts w:asciiTheme="minorHAnsi" w:hAnsiTheme="minorHAnsi" w:cs="Courier New"/>
                <w:sz w:val="12"/>
                <w:szCs w:val="12"/>
              </w:rPr>
            </w:pPr>
          </w:p>
        </w:tc>
        <w:tc>
          <w:tcPr>
            <w:tcW w:w="1328" w:type="dxa"/>
          </w:tcPr>
          <w:p w14:paraId="26FCBA23" w14:textId="77777777" w:rsidR="0091798A" w:rsidRPr="005C3BB4" w:rsidRDefault="0091798A" w:rsidP="00A42003">
            <w:pPr>
              <w:pStyle w:val="PlainText"/>
              <w:rPr>
                <w:rFonts w:asciiTheme="minorHAnsi" w:hAnsiTheme="minorHAnsi" w:cs="Courier New"/>
                <w:sz w:val="12"/>
                <w:szCs w:val="12"/>
              </w:rPr>
            </w:pPr>
          </w:p>
        </w:tc>
        <w:tc>
          <w:tcPr>
            <w:tcW w:w="1329" w:type="dxa"/>
          </w:tcPr>
          <w:p w14:paraId="26FCBA24" w14:textId="77777777" w:rsidR="0091798A" w:rsidRPr="00295655" w:rsidRDefault="0091798A" w:rsidP="00A42003">
            <w:pPr>
              <w:keepNext/>
              <w:rPr>
                <w:rFonts w:asciiTheme="minorHAnsi" w:hAnsiTheme="minorHAnsi"/>
                <w:sz w:val="16"/>
                <w:szCs w:val="16"/>
              </w:rPr>
            </w:pPr>
          </w:p>
        </w:tc>
        <w:tc>
          <w:tcPr>
            <w:tcW w:w="1329" w:type="dxa"/>
          </w:tcPr>
          <w:p w14:paraId="26FCBA25" w14:textId="77777777" w:rsidR="0091798A" w:rsidRPr="00B62959" w:rsidRDefault="0091798A" w:rsidP="00A42003">
            <w:pPr>
              <w:keepNext/>
              <w:rPr>
                <w:rFonts w:ascii="Calibri" w:hAnsi="Calibri"/>
                <w:sz w:val="16"/>
                <w:szCs w:val="16"/>
              </w:rPr>
            </w:pPr>
          </w:p>
        </w:tc>
        <w:tc>
          <w:tcPr>
            <w:tcW w:w="1329" w:type="dxa"/>
          </w:tcPr>
          <w:p w14:paraId="26FCBA26" w14:textId="77777777" w:rsidR="0091798A" w:rsidRPr="00A811B7" w:rsidRDefault="0091798A" w:rsidP="00A42003">
            <w:pPr>
              <w:keepNext/>
              <w:rPr>
                <w:rFonts w:ascii="Calibri" w:hAnsi="Calibri"/>
                <w:sz w:val="16"/>
                <w:szCs w:val="16"/>
              </w:rPr>
            </w:pPr>
          </w:p>
        </w:tc>
        <w:tc>
          <w:tcPr>
            <w:tcW w:w="1329" w:type="dxa"/>
          </w:tcPr>
          <w:p w14:paraId="26FCBA27" w14:textId="77777777" w:rsidR="0091798A" w:rsidRPr="00A811B7" w:rsidRDefault="0091798A" w:rsidP="00A42003">
            <w:pPr>
              <w:keepNext/>
              <w:rPr>
                <w:rFonts w:ascii="Calibri" w:hAnsi="Calibri"/>
                <w:sz w:val="16"/>
                <w:szCs w:val="16"/>
              </w:rPr>
            </w:pPr>
          </w:p>
        </w:tc>
      </w:tr>
      <w:tr w:rsidR="0091798A" w:rsidRPr="00295655" w14:paraId="26FCBA34" w14:textId="77777777" w:rsidTr="00244C95">
        <w:trPr>
          <w:cantSplit/>
          <w:trHeight w:val="288"/>
        </w:trPr>
        <w:tc>
          <w:tcPr>
            <w:tcW w:w="1329" w:type="dxa"/>
            <w:vAlign w:val="center"/>
          </w:tcPr>
          <w:p w14:paraId="26FCBA29" w14:textId="77777777" w:rsidR="0091798A" w:rsidRPr="00295655" w:rsidRDefault="0091798A" w:rsidP="00A42003">
            <w:pPr>
              <w:keepNext/>
              <w:rPr>
                <w:rFonts w:ascii="Calibri" w:hAnsi="Calibri"/>
                <w:sz w:val="18"/>
                <w:szCs w:val="18"/>
              </w:rPr>
            </w:pPr>
          </w:p>
        </w:tc>
        <w:tc>
          <w:tcPr>
            <w:tcW w:w="1328" w:type="dxa"/>
            <w:vAlign w:val="center"/>
          </w:tcPr>
          <w:p w14:paraId="26FCBA2A" w14:textId="77777777" w:rsidR="0091798A" w:rsidRPr="00295655" w:rsidRDefault="0091798A" w:rsidP="00A42003">
            <w:pPr>
              <w:keepNext/>
              <w:rPr>
                <w:rFonts w:ascii="Calibri" w:hAnsi="Calibri"/>
                <w:sz w:val="18"/>
                <w:szCs w:val="18"/>
              </w:rPr>
            </w:pPr>
          </w:p>
        </w:tc>
        <w:tc>
          <w:tcPr>
            <w:tcW w:w="1328" w:type="dxa"/>
            <w:vAlign w:val="center"/>
          </w:tcPr>
          <w:p w14:paraId="26FCBA2B" w14:textId="77777777" w:rsidR="0091798A" w:rsidRPr="00295655" w:rsidRDefault="0091798A" w:rsidP="00A42003">
            <w:pPr>
              <w:keepNext/>
              <w:rPr>
                <w:rFonts w:ascii="Calibri" w:hAnsi="Calibri"/>
                <w:sz w:val="18"/>
                <w:szCs w:val="18"/>
              </w:rPr>
            </w:pPr>
          </w:p>
        </w:tc>
        <w:tc>
          <w:tcPr>
            <w:tcW w:w="1329" w:type="dxa"/>
            <w:vAlign w:val="center"/>
          </w:tcPr>
          <w:p w14:paraId="26FCBA2C" w14:textId="77777777" w:rsidR="0091798A" w:rsidRPr="00295655" w:rsidRDefault="0091798A" w:rsidP="00A42003">
            <w:pPr>
              <w:keepNext/>
              <w:rPr>
                <w:rFonts w:ascii="Calibri" w:hAnsi="Calibri"/>
                <w:sz w:val="18"/>
                <w:szCs w:val="18"/>
              </w:rPr>
            </w:pPr>
          </w:p>
        </w:tc>
        <w:tc>
          <w:tcPr>
            <w:tcW w:w="1329" w:type="dxa"/>
            <w:vAlign w:val="center"/>
          </w:tcPr>
          <w:p w14:paraId="26FCBA2D" w14:textId="77777777" w:rsidR="0091798A" w:rsidRPr="00295655" w:rsidRDefault="0091798A" w:rsidP="00A42003">
            <w:pPr>
              <w:keepNext/>
              <w:rPr>
                <w:rFonts w:ascii="Calibri" w:hAnsi="Calibri"/>
                <w:sz w:val="18"/>
                <w:szCs w:val="18"/>
              </w:rPr>
            </w:pPr>
          </w:p>
        </w:tc>
        <w:tc>
          <w:tcPr>
            <w:tcW w:w="1329" w:type="dxa"/>
            <w:vAlign w:val="center"/>
          </w:tcPr>
          <w:p w14:paraId="26FCBA2E" w14:textId="77777777" w:rsidR="0091798A" w:rsidRPr="00295655" w:rsidRDefault="0091798A" w:rsidP="00A42003">
            <w:pPr>
              <w:keepNext/>
              <w:rPr>
                <w:rFonts w:ascii="Calibri" w:hAnsi="Calibri"/>
                <w:sz w:val="18"/>
                <w:szCs w:val="18"/>
              </w:rPr>
            </w:pPr>
          </w:p>
        </w:tc>
        <w:tc>
          <w:tcPr>
            <w:tcW w:w="1328" w:type="dxa"/>
            <w:vAlign w:val="center"/>
          </w:tcPr>
          <w:p w14:paraId="26FCBA2F" w14:textId="77777777" w:rsidR="0091798A" w:rsidRPr="005C3BB4" w:rsidRDefault="0091798A" w:rsidP="00A42003">
            <w:pPr>
              <w:keepNext/>
              <w:rPr>
                <w:rFonts w:ascii="Calibri" w:hAnsi="Calibri"/>
                <w:sz w:val="16"/>
                <w:szCs w:val="16"/>
              </w:rPr>
            </w:pPr>
          </w:p>
        </w:tc>
        <w:tc>
          <w:tcPr>
            <w:tcW w:w="1329" w:type="dxa"/>
          </w:tcPr>
          <w:p w14:paraId="26FCBA30" w14:textId="77777777" w:rsidR="0091798A" w:rsidRPr="00295655" w:rsidRDefault="0091798A" w:rsidP="00A42003">
            <w:pPr>
              <w:keepNext/>
              <w:rPr>
                <w:rFonts w:ascii="Calibri" w:hAnsi="Calibri"/>
                <w:sz w:val="18"/>
                <w:szCs w:val="18"/>
              </w:rPr>
            </w:pPr>
          </w:p>
        </w:tc>
        <w:tc>
          <w:tcPr>
            <w:tcW w:w="1329" w:type="dxa"/>
            <w:vAlign w:val="center"/>
          </w:tcPr>
          <w:p w14:paraId="26FCBA31" w14:textId="77777777" w:rsidR="0091798A" w:rsidRPr="00295655" w:rsidRDefault="0091798A" w:rsidP="00A42003">
            <w:pPr>
              <w:keepNext/>
              <w:rPr>
                <w:rFonts w:ascii="Calibri" w:hAnsi="Calibri"/>
                <w:sz w:val="18"/>
                <w:szCs w:val="18"/>
              </w:rPr>
            </w:pPr>
          </w:p>
        </w:tc>
        <w:tc>
          <w:tcPr>
            <w:tcW w:w="1329" w:type="dxa"/>
          </w:tcPr>
          <w:p w14:paraId="26FCBA32" w14:textId="77777777" w:rsidR="0091798A" w:rsidRPr="00295655" w:rsidRDefault="0091798A" w:rsidP="00A42003">
            <w:pPr>
              <w:keepNext/>
              <w:rPr>
                <w:rFonts w:ascii="Calibri" w:hAnsi="Calibri"/>
                <w:sz w:val="18"/>
                <w:szCs w:val="18"/>
              </w:rPr>
            </w:pPr>
          </w:p>
        </w:tc>
        <w:tc>
          <w:tcPr>
            <w:tcW w:w="1329" w:type="dxa"/>
            <w:vAlign w:val="center"/>
          </w:tcPr>
          <w:p w14:paraId="26FCBA33" w14:textId="77777777" w:rsidR="0091798A" w:rsidRPr="00295655" w:rsidRDefault="0091798A" w:rsidP="00A42003">
            <w:pPr>
              <w:keepNext/>
              <w:rPr>
                <w:rFonts w:ascii="Calibri" w:hAnsi="Calibri"/>
                <w:sz w:val="18"/>
                <w:szCs w:val="18"/>
              </w:rPr>
            </w:pPr>
          </w:p>
        </w:tc>
      </w:tr>
      <w:tr w:rsidR="0091798A" w:rsidRPr="00295655" w14:paraId="26FCBA40" w14:textId="77777777" w:rsidTr="00244C95">
        <w:trPr>
          <w:cantSplit/>
          <w:trHeight w:val="288"/>
        </w:trPr>
        <w:tc>
          <w:tcPr>
            <w:tcW w:w="1329" w:type="dxa"/>
            <w:vAlign w:val="center"/>
          </w:tcPr>
          <w:p w14:paraId="26FCBA35" w14:textId="77777777" w:rsidR="0091798A" w:rsidRPr="00295655" w:rsidRDefault="0091798A" w:rsidP="00A42003">
            <w:pPr>
              <w:keepNext/>
              <w:rPr>
                <w:rFonts w:ascii="Calibri" w:hAnsi="Calibri"/>
                <w:sz w:val="18"/>
                <w:szCs w:val="18"/>
              </w:rPr>
            </w:pPr>
          </w:p>
        </w:tc>
        <w:tc>
          <w:tcPr>
            <w:tcW w:w="1328" w:type="dxa"/>
            <w:vAlign w:val="center"/>
          </w:tcPr>
          <w:p w14:paraId="26FCBA36" w14:textId="77777777" w:rsidR="0091798A" w:rsidRPr="00295655" w:rsidRDefault="0091798A" w:rsidP="00A42003">
            <w:pPr>
              <w:keepNext/>
              <w:rPr>
                <w:rFonts w:ascii="Calibri" w:hAnsi="Calibri"/>
                <w:sz w:val="18"/>
                <w:szCs w:val="18"/>
              </w:rPr>
            </w:pPr>
          </w:p>
        </w:tc>
        <w:tc>
          <w:tcPr>
            <w:tcW w:w="1328" w:type="dxa"/>
            <w:vAlign w:val="center"/>
          </w:tcPr>
          <w:p w14:paraId="26FCBA37" w14:textId="77777777" w:rsidR="0091798A" w:rsidRPr="00295655" w:rsidRDefault="0091798A" w:rsidP="00A42003">
            <w:pPr>
              <w:keepNext/>
              <w:rPr>
                <w:rFonts w:ascii="Calibri" w:hAnsi="Calibri"/>
                <w:sz w:val="18"/>
                <w:szCs w:val="18"/>
              </w:rPr>
            </w:pPr>
          </w:p>
        </w:tc>
        <w:tc>
          <w:tcPr>
            <w:tcW w:w="1329" w:type="dxa"/>
            <w:vAlign w:val="center"/>
          </w:tcPr>
          <w:p w14:paraId="26FCBA38" w14:textId="77777777" w:rsidR="0091798A" w:rsidRPr="00295655" w:rsidRDefault="0091798A" w:rsidP="00A42003">
            <w:pPr>
              <w:keepNext/>
              <w:rPr>
                <w:rFonts w:ascii="Calibri" w:hAnsi="Calibri"/>
                <w:sz w:val="18"/>
                <w:szCs w:val="18"/>
              </w:rPr>
            </w:pPr>
          </w:p>
        </w:tc>
        <w:tc>
          <w:tcPr>
            <w:tcW w:w="1329" w:type="dxa"/>
            <w:vAlign w:val="center"/>
          </w:tcPr>
          <w:p w14:paraId="26FCBA39" w14:textId="77777777" w:rsidR="0091798A" w:rsidRPr="00295655" w:rsidRDefault="0091798A" w:rsidP="00A42003">
            <w:pPr>
              <w:keepNext/>
              <w:rPr>
                <w:rFonts w:ascii="Calibri" w:hAnsi="Calibri"/>
                <w:sz w:val="18"/>
                <w:szCs w:val="18"/>
              </w:rPr>
            </w:pPr>
          </w:p>
        </w:tc>
        <w:tc>
          <w:tcPr>
            <w:tcW w:w="1329" w:type="dxa"/>
            <w:vAlign w:val="center"/>
          </w:tcPr>
          <w:p w14:paraId="26FCBA3A" w14:textId="77777777" w:rsidR="0091798A" w:rsidRPr="00295655" w:rsidRDefault="0091798A" w:rsidP="00A42003">
            <w:pPr>
              <w:keepNext/>
              <w:rPr>
                <w:rFonts w:ascii="Calibri" w:hAnsi="Calibri"/>
                <w:sz w:val="18"/>
                <w:szCs w:val="18"/>
              </w:rPr>
            </w:pPr>
          </w:p>
        </w:tc>
        <w:tc>
          <w:tcPr>
            <w:tcW w:w="1328" w:type="dxa"/>
            <w:vAlign w:val="center"/>
          </w:tcPr>
          <w:p w14:paraId="26FCBA3B" w14:textId="77777777" w:rsidR="0091798A" w:rsidRPr="00295655" w:rsidRDefault="0091798A" w:rsidP="00A42003">
            <w:pPr>
              <w:keepNext/>
              <w:rPr>
                <w:rFonts w:ascii="Calibri" w:hAnsi="Calibri"/>
                <w:sz w:val="18"/>
                <w:szCs w:val="18"/>
              </w:rPr>
            </w:pPr>
          </w:p>
        </w:tc>
        <w:tc>
          <w:tcPr>
            <w:tcW w:w="1329" w:type="dxa"/>
          </w:tcPr>
          <w:p w14:paraId="26FCBA3C" w14:textId="77777777" w:rsidR="0091798A" w:rsidRPr="00295655" w:rsidRDefault="0091798A" w:rsidP="00A42003">
            <w:pPr>
              <w:keepNext/>
              <w:rPr>
                <w:rFonts w:ascii="Calibri" w:hAnsi="Calibri"/>
                <w:sz w:val="18"/>
                <w:szCs w:val="18"/>
              </w:rPr>
            </w:pPr>
          </w:p>
        </w:tc>
        <w:tc>
          <w:tcPr>
            <w:tcW w:w="1329" w:type="dxa"/>
            <w:vAlign w:val="center"/>
          </w:tcPr>
          <w:p w14:paraId="26FCBA3D" w14:textId="77777777" w:rsidR="0091798A" w:rsidRPr="00295655" w:rsidRDefault="0091798A" w:rsidP="00A42003">
            <w:pPr>
              <w:keepNext/>
              <w:rPr>
                <w:rFonts w:ascii="Calibri" w:hAnsi="Calibri"/>
                <w:sz w:val="18"/>
                <w:szCs w:val="18"/>
              </w:rPr>
            </w:pPr>
          </w:p>
        </w:tc>
        <w:tc>
          <w:tcPr>
            <w:tcW w:w="1329" w:type="dxa"/>
          </w:tcPr>
          <w:p w14:paraId="26FCBA3E" w14:textId="77777777" w:rsidR="0091798A" w:rsidRPr="00295655" w:rsidRDefault="0091798A" w:rsidP="00A42003">
            <w:pPr>
              <w:keepNext/>
              <w:rPr>
                <w:rFonts w:ascii="Calibri" w:hAnsi="Calibri"/>
                <w:sz w:val="18"/>
                <w:szCs w:val="18"/>
              </w:rPr>
            </w:pPr>
          </w:p>
        </w:tc>
        <w:tc>
          <w:tcPr>
            <w:tcW w:w="1329" w:type="dxa"/>
            <w:vAlign w:val="center"/>
          </w:tcPr>
          <w:p w14:paraId="26FCBA3F" w14:textId="77777777" w:rsidR="0091798A" w:rsidRPr="00295655" w:rsidRDefault="0091798A" w:rsidP="00A42003">
            <w:pPr>
              <w:keepNext/>
              <w:rPr>
                <w:rFonts w:ascii="Calibri" w:hAnsi="Calibri"/>
                <w:sz w:val="18"/>
                <w:szCs w:val="18"/>
              </w:rPr>
            </w:pPr>
          </w:p>
        </w:tc>
      </w:tr>
      <w:tr w:rsidR="00B4247F" w:rsidRPr="00295655" w14:paraId="26FCBA43" w14:textId="77777777" w:rsidTr="00B4247F">
        <w:trPr>
          <w:cantSplit/>
        </w:trPr>
        <w:tc>
          <w:tcPr>
            <w:tcW w:w="14616" w:type="dxa"/>
            <w:gridSpan w:val="11"/>
          </w:tcPr>
          <w:p w14:paraId="26FCBA42" w14:textId="77777777" w:rsidR="00B4247F" w:rsidRPr="00295655" w:rsidRDefault="00B4247F" w:rsidP="00A42003">
            <w:pPr>
              <w:keepNext/>
              <w:rPr>
                <w:rFonts w:ascii="Calibri" w:hAnsi="Calibri"/>
                <w:sz w:val="18"/>
                <w:szCs w:val="18"/>
              </w:rPr>
            </w:pPr>
            <w:r w:rsidRPr="00295655">
              <w:rPr>
                <w:rFonts w:ascii="Calibri" w:hAnsi="Calibri"/>
                <w:sz w:val="18"/>
                <w:szCs w:val="18"/>
              </w:rPr>
              <w:t>Notes:</w:t>
            </w:r>
          </w:p>
        </w:tc>
      </w:tr>
    </w:tbl>
    <w:p w14:paraId="26FCBA45" w14:textId="77777777" w:rsidR="0091798A" w:rsidRDefault="0091798A" w:rsidP="0091798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90"/>
        <w:gridCol w:w="990"/>
        <w:gridCol w:w="2910"/>
        <w:gridCol w:w="2910"/>
        <w:gridCol w:w="2910"/>
        <w:gridCol w:w="1008"/>
      </w:tblGrid>
      <w:tr w:rsidR="0091798A" w:rsidRPr="00295655" w14:paraId="26FCBA47" w14:textId="77777777" w:rsidTr="00A42003">
        <w:trPr>
          <w:cantSplit/>
        </w:trPr>
        <w:tc>
          <w:tcPr>
            <w:tcW w:w="14616" w:type="dxa"/>
            <w:gridSpan w:val="8"/>
          </w:tcPr>
          <w:p w14:paraId="26FCBA46" w14:textId="30FC2858" w:rsidR="0091798A" w:rsidRPr="00C644AA" w:rsidRDefault="0091798A" w:rsidP="00A42003">
            <w:pPr>
              <w:keepNext/>
              <w:rPr>
                <w:rFonts w:ascii="Calibri" w:hAnsi="Calibri"/>
                <w:b/>
                <w:sz w:val="18"/>
                <w:szCs w:val="18"/>
              </w:rPr>
            </w:pPr>
            <w:r w:rsidRPr="001A53D0">
              <w:rPr>
                <w:rFonts w:ascii="Calibri" w:hAnsi="Calibri"/>
                <w:b/>
                <w:szCs w:val="18"/>
              </w:rPr>
              <w:t xml:space="preserve">D. Installed Heating System Equipment Information </w:t>
            </w:r>
            <w:r w:rsidRPr="001A53D0">
              <w:rPr>
                <w:rFonts w:ascii="Calibri" w:hAnsi="Calibri"/>
                <w:szCs w:val="18"/>
              </w:rPr>
              <w:t>(not heat pumps)</w:t>
            </w:r>
          </w:p>
        </w:tc>
      </w:tr>
      <w:tr w:rsidR="0091798A" w:rsidRPr="00295655" w14:paraId="26FCBA50" w14:textId="77777777" w:rsidTr="00A42003">
        <w:trPr>
          <w:cantSplit/>
          <w:trHeight w:val="188"/>
        </w:trPr>
        <w:tc>
          <w:tcPr>
            <w:tcW w:w="1458" w:type="dxa"/>
            <w:vAlign w:val="bottom"/>
          </w:tcPr>
          <w:p w14:paraId="26FCBA48"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A49"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990" w:type="dxa"/>
            <w:vAlign w:val="bottom"/>
          </w:tcPr>
          <w:p w14:paraId="26FCBA4A"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990" w:type="dxa"/>
            <w:vAlign w:val="bottom"/>
          </w:tcPr>
          <w:p w14:paraId="26FCBA4B"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04</w:t>
            </w:r>
          </w:p>
        </w:tc>
        <w:tc>
          <w:tcPr>
            <w:tcW w:w="2910" w:type="dxa"/>
            <w:vAlign w:val="bottom"/>
          </w:tcPr>
          <w:p w14:paraId="26FCBA4C"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05</w:t>
            </w:r>
          </w:p>
        </w:tc>
        <w:tc>
          <w:tcPr>
            <w:tcW w:w="2910" w:type="dxa"/>
            <w:vAlign w:val="bottom"/>
          </w:tcPr>
          <w:p w14:paraId="26FCBA4D"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06</w:t>
            </w:r>
          </w:p>
        </w:tc>
        <w:tc>
          <w:tcPr>
            <w:tcW w:w="2910" w:type="dxa"/>
            <w:vAlign w:val="bottom"/>
          </w:tcPr>
          <w:p w14:paraId="26FCBA4E"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07</w:t>
            </w:r>
          </w:p>
        </w:tc>
        <w:tc>
          <w:tcPr>
            <w:tcW w:w="1008" w:type="dxa"/>
            <w:vAlign w:val="bottom"/>
          </w:tcPr>
          <w:p w14:paraId="26FCBA4F" w14:textId="77777777" w:rsidR="0091798A" w:rsidRPr="00295655" w:rsidRDefault="0091798A" w:rsidP="00A42003">
            <w:pPr>
              <w:keepNext/>
              <w:jc w:val="center"/>
              <w:rPr>
                <w:rFonts w:ascii="Calibri" w:hAnsi="Calibri"/>
                <w:sz w:val="18"/>
                <w:szCs w:val="18"/>
              </w:rPr>
            </w:pPr>
            <w:r>
              <w:rPr>
                <w:rFonts w:ascii="Calibri" w:hAnsi="Calibri"/>
                <w:sz w:val="18"/>
                <w:szCs w:val="18"/>
              </w:rPr>
              <w:t>08</w:t>
            </w:r>
          </w:p>
        </w:tc>
      </w:tr>
      <w:tr w:rsidR="0091798A" w:rsidRPr="00697221" w14:paraId="26FCBA5B" w14:textId="77777777" w:rsidTr="00A42003">
        <w:trPr>
          <w:cantSplit/>
          <w:trHeight w:val="576"/>
        </w:trPr>
        <w:tc>
          <w:tcPr>
            <w:tcW w:w="1458" w:type="dxa"/>
            <w:vAlign w:val="bottom"/>
          </w:tcPr>
          <w:p w14:paraId="26FCBA51" w14:textId="77777777" w:rsidR="0091798A" w:rsidRPr="00697221" w:rsidRDefault="0091798A" w:rsidP="00A42003">
            <w:pPr>
              <w:keepNext/>
              <w:jc w:val="center"/>
              <w:rPr>
                <w:rFonts w:ascii="Calibri" w:hAnsi="Calibri"/>
                <w:sz w:val="18"/>
                <w:szCs w:val="18"/>
              </w:rPr>
            </w:pPr>
            <w:r w:rsidRPr="00697221">
              <w:rPr>
                <w:rFonts w:ascii="Calibri" w:hAnsi="Calibri"/>
                <w:sz w:val="18"/>
                <w:szCs w:val="18"/>
              </w:rPr>
              <w:t>SC System Identification or Name</w:t>
            </w:r>
          </w:p>
        </w:tc>
        <w:tc>
          <w:tcPr>
            <w:tcW w:w="1440" w:type="dxa"/>
            <w:vAlign w:val="bottom"/>
          </w:tcPr>
          <w:p w14:paraId="26FCBA52" w14:textId="77777777" w:rsidR="0091798A" w:rsidRPr="00697221" w:rsidRDefault="0091798A" w:rsidP="00A42003">
            <w:pPr>
              <w:keepNext/>
              <w:jc w:val="center"/>
              <w:rPr>
                <w:rFonts w:ascii="Calibri" w:hAnsi="Calibri"/>
                <w:sz w:val="18"/>
                <w:szCs w:val="18"/>
              </w:rPr>
            </w:pPr>
            <w:r w:rsidRPr="00697221">
              <w:rPr>
                <w:rFonts w:ascii="Calibri" w:hAnsi="Calibri"/>
                <w:sz w:val="18"/>
                <w:szCs w:val="18"/>
              </w:rPr>
              <w:t>SC System Location or Area Served</w:t>
            </w:r>
          </w:p>
        </w:tc>
        <w:tc>
          <w:tcPr>
            <w:tcW w:w="990" w:type="dxa"/>
            <w:vAlign w:val="bottom"/>
          </w:tcPr>
          <w:p w14:paraId="26FCBA53" w14:textId="77777777" w:rsidR="0091798A" w:rsidRPr="00697221" w:rsidRDefault="0091798A" w:rsidP="00A42003">
            <w:pPr>
              <w:keepNext/>
              <w:jc w:val="center"/>
              <w:rPr>
                <w:rFonts w:ascii="Calibri" w:hAnsi="Calibri"/>
                <w:sz w:val="18"/>
                <w:szCs w:val="18"/>
              </w:rPr>
            </w:pPr>
            <w:r w:rsidRPr="00697221">
              <w:rPr>
                <w:rFonts w:ascii="Calibri" w:hAnsi="Calibri"/>
                <w:sz w:val="18"/>
                <w:szCs w:val="18"/>
              </w:rPr>
              <w:t>Heating Efficiency</w:t>
            </w:r>
          </w:p>
          <w:p w14:paraId="26FCBA54" w14:textId="77777777" w:rsidR="0091798A" w:rsidRPr="00697221" w:rsidRDefault="0091798A" w:rsidP="00A42003">
            <w:pPr>
              <w:keepNext/>
              <w:jc w:val="center"/>
              <w:rPr>
                <w:rFonts w:ascii="Calibri" w:hAnsi="Calibri"/>
                <w:sz w:val="18"/>
                <w:szCs w:val="18"/>
              </w:rPr>
            </w:pPr>
            <w:r w:rsidRPr="00697221">
              <w:rPr>
                <w:rFonts w:ascii="Calibri" w:hAnsi="Calibri"/>
                <w:sz w:val="18"/>
                <w:szCs w:val="18"/>
              </w:rPr>
              <w:t>Type</w:t>
            </w:r>
          </w:p>
        </w:tc>
        <w:tc>
          <w:tcPr>
            <w:tcW w:w="990" w:type="dxa"/>
            <w:vAlign w:val="bottom"/>
          </w:tcPr>
          <w:p w14:paraId="26FCBA55" w14:textId="77777777" w:rsidR="0091798A" w:rsidRPr="00697221" w:rsidRDefault="0091798A" w:rsidP="00A42003">
            <w:pPr>
              <w:keepNext/>
              <w:jc w:val="center"/>
              <w:rPr>
                <w:rFonts w:ascii="Calibri" w:hAnsi="Calibri"/>
                <w:sz w:val="18"/>
                <w:szCs w:val="18"/>
              </w:rPr>
            </w:pPr>
            <w:r w:rsidRPr="00697221">
              <w:rPr>
                <w:rFonts w:ascii="Calibri" w:hAnsi="Calibri"/>
                <w:sz w:val="18"/>
                <w:szCs w:val="18"/>
              </w:rPr>
              <w:t>Heating Efficiency</w:t>
            </w:r>
          </w:p>
          <w:p w14:paraId="26FCBA56" w14:textId="77777777" w:rsidR="0091798A" w:rsidRPr="00697221" w:rsidRDefault="0091798A" w:rsidP="00A42003">
            <w:pPr>
              <w:keepNext/>
              <w:jc w:val="center"/>
              <w:rPr>
                <w:rFonts w:ascii="Calibri" w:hAnsi="Calibri"/>
                <w:sz w:val="18"/>
                <w:szCs w:val="18"/>
              </w:rPr>
            </w:pPr>
            <w:r>
              <w:rPr>
                <w:rFonts w:ascii="Calibri" w:hAnsi="Calibri"/>
                <w:sz w:val="18"/>
                <w:szCs w:val="18"/>
              </w:rPr>
              <w:t>V</w:t>
            </w:r>
            <w:r w:rsidRPr="00697221">
              <w:rPr>
                <w:rFonts w:ascii="Calibri" w:hAnsi="Calibri"/>
                <w:sz w:val="18"/>
                <w:szCs w:val="18"/>
              </w:rPr>
              <w:t>alue</w:t>
            </w:r>
          </w:p>
        </w:tc>
        <w:tc>
          <w:tcPr>
            <w:tcW w:w="2910" w:type="dxa"/>
            <w:vAlign w:val="bottom"/>
          </w:tcPr>
          <w:p w14:paraId="26FCBA57" w14:textId="77777777" w:rsidR="0091798A" w:rsidRPr="00697221" w:rsidRDefault="0091798A" w:rsidP="00A42003">
            <w:pPr>
              <w:keepNext/>
              <w:jc w:val="center"/>
              <w:rPr>
                <w:rFonts w:ascii="Calibri" w:hAnsi="Calibri"/>
                <w:sz w:val="18"/>
                <w:szCs w:val="18"/>
              </w:rPr>
            </w:pPr>
            <w:r w:rsidRPr="00697221">
              <w:rPr>
                <w:rFonts w:ascii="Calibri" w:hAnsi="Calibri"/>
                <w:sz w:val="18"/>
                <w:szCs w:val="18"/>
              </w:rPr>
              <w:t>Heating Unit Manufacturer</w:t>
            </w:r>
          </w:p>
        </w:tc>
        <w:tc>
          <w:tcPr>
            <w:tcW w:w="2910" w:type="dxa"/>
            <w:vAlign w:val="bottom"/>
          </w:tcPr>
          <w:p w14:paraId="26FCBA58" w14:textId="77777777" w:rsidR="0091798A" w:rsidRPr="00697221" w:rsidRDefault="0091798A" w:rsidP="00A42003">
            <w:pPr>
              <w:keepNext/>
              <w:jc w:val="center"/>
              <w:rPr>
                <w:rFonts w:ascii="Calibri" w:hAnsi="Calibri"/>
                <w:sz w:val="18"/>
                <w:szCs w:val="18"/>
              </w:rPr>
            </w:pPr>
            <w:r w:rsidRPr="00697221">
              <w:rPr>
                <w:rFonts w:ascii="Calibri" w:hAnsi="Calibri"/>
                <w:sz w:val="18"/>
                <w:szCs w:val="18"/>
              </w:rPr>
              <w:t>Heating Unit Model Number</w:t>
            </w:r>
          </w:p>
        </w:tc>
        <w:tc>
          <w:tcPr>
            <w:tcW w:w="2910" w:type="dxa"/>
            <w:vAlign w:val="bottom"/>
          </w:tcPr>
          <w:p w14:paraId="26FCBA59" w14:textId="47B14CEC" w:rsidR="0091798A" w:rsidRPr="00697221" w:rsidRDefault="0091798A" w:rsidP="00B4247F">
            <w:pPr>
              <w:keepNext/>
              <w:jc w:val="center"/>
              <w:rPr>
                <w:rFonts w:ascii="Calibri" w:hAnsi="Calibri"/>
                <w:sz w:val="18"/>
                <w:szCs w:val="18"/>
              </w:rPr>
            </w:pPr>
            <w:r w:rsidRPr="00697221">
              <w:rPr>
                <w:rFonts w:ascii="Calibri" w:hAnsi="Calibri"/>
                <w:sz w:val="18"/>
                <w:szCs w:val="18"/>
              </w:rPr>
              <w:t xml:space="preserve">Heating Unit </w:t>
            </w:r>
            <w:r w:rsidR="00B4247F">
              <w:rPr>
                <w:rFonts w:ascii="Calibri" w:hAnsi="Calibri"/>
                <w:sz w:val="18"/>
                <w:szCs w:val="18"/>
              </w:rPr>
              <w:t>S</w:t>
            </w:r>
            <w:r w:rsidRPr="00697221">
              <w:rPr>
                <w:rFonts w:ascii="Calibri" w:hAnsi="Calibri"/>
                <w:sz w:val="18"/>
                <w:szCs w:val="18"/>
              </w:rPr>
              <w:t xml:space="preserve">erial </w:t>
            </w:r>
            <w:r w:rsidR="00B4247F">
              <w:rPr>
                <w:rFonts w:ascii="Calibri" w:hAnsi="Calibri"/>
                <w:sz w:val="18"/>
                <w:szCs w:val="18"/>
              </w:rPr>
              <w:t>N</w:t>
            </w:r>
            <w:r w:rsidRPr="00697221">
              <w:rPr>
                <w:rFonts w:ascii="Calibri" w:hAnsi="Calibri"/>
                <w:sz w:val="18"/>
                <w:szCs w:val="18"/>
              </w:rPr>
              <w:t>umber</w:t>
            </w:r>
          </w:p>
        </w:tc>
        <w:tc>
          <w:tcPr>
            <w:tcW w:w="1008" w:type="dxa"/>
            <w:vAlign w:val="bottom"/>
          </w:tcPr>
          <w:p w14:paraId="26FCBA5A" w14:textId="7D5FE75C" w:rsidR="0091798A" w:rsidRPr="00697221" w:rsidRDefault="0091798A" w:rsidP="00A42003">
            <w:pPr>
              <w:keepNext/>
              <w:jc w:val="center"/>
              <w:rPr>
                <w:rFonts w:ascii="Calibri" w:hAnsi="Calibri"/>
                <w:sz w:val="18"/>
                <w:szCs w:val="18"/>
              </w:rPr>
            </w:pPr>
            <w:r w:rsidRPr="00697221">
              <w:rPr>
                <w:rFonts w:ascii="Calibri" w:hAnsi="Calibri"/>
                <w:sz w:val="18"/>
                <w:szCs w:val="18"/>
              </w:rPr>
              <w:t>Rated Heating Capacity, Output (</w:t>
            </w:r>
            <w:r w:rsidR="00E32181">
              <w:rPr>
                <w:rFonts w:ascii="Calibri" w:hAnsi="Calibri"/>
                <w:sz w:val="18"/>
                <w:szCs w:val="18"/>
              </w:rPr>
              <w:t>Btu/h</w:t>
            </w:r>
            <w:r w:rsidRPr="00697221">
              <w:rPr>
                <w:rFonts w:ascii="Calibri" w:hAnsi="Calibri"/>
                <w:sz w:val="18"/>
                <w:szCs w:val="18"/>
              </w:rPr>
              <w:t>)</w:t>
            </w:r>
          </w:p>
        </w:tc>
      </w:tr>
      <w:tr w:rsidR="0091798A" w:rsidRPr="00295655" w14:paraId="26FCBA64" w14:textId="77777777" w:rsidTr="00A42003">
        <w:trPr>
          <w:cantSplit/>
          <w:trHeight w:val="395"/>
        </w:trPr>
        <w:tc>
          <w:tcPr>
            <w:tcW w:w="1458" w:type="dxa"/>
          </w:tcPr>
          <w:p w14:paraId="26FCBA5C" w14:textId="77777777" w:rsidR="0091798A" w:rsidRPr="00295655" w:rsidRDefault="0091798A" w:rsidP="00A42003">
            <w:pPr>
              <w:keepNext/>
              <w:rPr>
                <w:rFonts w:ascii="Calibri" w:hAnsi="Calibri"/>
                <w:sz w:val="18"/>
                <w:szCs w:val="18"/>
              </w:rPr>
            </w:pPr>
          </w:p>
        </w:tc>
        <w:tc>
          <w:tcPr>
            <w:tcW w:w="1440" w:type="dxa"/>
          </w:tcPr>
          <w:p w14:paraId="26FCBA5D" w14:textId="77777777" w:rsidR="0091798A" w:rsidRPr="00EE5AA6" w:rsidRDefault="0091798A" w:rsidP="00A42003">
            <w:pPr>
              <w:rPr>
                <w:rFonts w:asciiTheme="minorHAnsi" w:hAnsiTheme="minorHAnsi"/>
                <w:sz w:val="16"/>
                <w:szCs w:val="16"/>
              </w:rPr>
            </w:pPr>
          </w:p>
        </w:tc>
        <w:tc>
          <w:tcPr>
            <w:tcW w:w="990" w:type="dxa"/>
          </w:tcPr>
          <w:p w14:paraId="26FCBA5E" w14:textId="77777777" w:rsidR="0091798A" w:rsidRPr="00295655" w:rsidRDefault="0091798A" w:rsidP="00A42003">
            <w:pPr>
              <w:rPr>
                <w:rFonts w:ascii="Calibri" w:hAnsi="Calibri"/>
                <w:sz w:val="18"/>
                <w:szCs w:val="18"/>
              </w:rPr>
            </w:pPr>
          </w:p>
        </w:tc>
        <w:tc>
          <w:tcPr>
            <w:tcW w:w="990" w:type="dxa"/>
          </w:tcPr>
          <w:p w14:paraId="26FCBA5F" w14:textId="77777777" w:rsidR="0091798A" w:rsidRPr="00697221" w:rsidRDefault="0091798A" w:rsidP="00A42003">
            <w:pPr>
              <w:keepNext/>
              <w:rPr>
                <w:rFonts w:ascii="Calibri" w:hAnsi="Calibri"/>
                <w:sz w:val="14"/>
                <w:szCs w:val="14"/>
              </w:rPr>
            </w:pPr>
          </w:p>
        </w:tc>
        <w:tc>
          <w:tcPr>
            <w:tcW w:w="2910" w:type="dxa"/>
          </w:tcPr>
          <w:p w14:paraId="26FCBA60" w14:textId="77777777" w:rsidR="0091798A" w:rsidRPr="00295655" w:rsidRDefault="0091798A" w:rsidP="00A42003">
            <w:pPr>
              <w:keepNext/>
              <w:rPr>
                <w:rFonts w:ascii="Calibri" w:hAnsi="Calibri"/>
                <w:sz w:val="18"/>
                <w:szCs w:val="18"/>
              </w:rPr>
            </w:pPr>
          </w:p>
        </w:tc>
        <w:tc>
          <w:tcPr>
            <w:tcW w:w="2910" w:type="dxa"/>
          </w:tcPr>
          <w:p w14:paraId="26FCBA61" w14:textId="77777777" w:rsidR="0091798A" w:rsidRPr="00295655" w:rsidRDefault="0091798A" w:rsidP="00A42003">
            <w:pPr>
              <w:keepNext/>
              <w:rPr>
                <w:rFonts w:ascii="Calibri" w:hAnsi="Calibri"/>
                <w:sz w:val="18"/>
                <w:szCs w:val="18"/>
              </w:rPr>
            </w:pPr>
          </w:p>
        </w:tc>
        <w:tc>
          <w:tcPr>
            <w:tcW w:w="2910" w:type="dxa"/>
          </w:tcPr>
          <w:p w14:paraId="26FCBA62" w14:textId="77777777" w:rsidR="0091798A" w:rsidRPr="00295655" w:rsidRDefault="0091798A" w:rsidP="00A42003">
            <w:pPr>
              <w:keepNext/>
              <w:rPr>
                <w:rFonts w:ascii="Calibri" w:hAnsi="Calibri"/>
                <w:sz w:val="18"/>
                <w:szCs w:val="18"/>
              </w:rPr>
            </w:pPr>
          </w:p>
        </w:tc>
        <w:tc>
          <w:tcPr>
            <w:tcW w:w="1008" w:type="dxa"/>
          </w:tcPr>
          <w:p w14:paraId="26FCBA63" w14:textId="77777777" w:rsidR="0091798A" w:rsidRPr="00295655" w:rsidRDefault="0091798A" w:rsidP="00A42003">
            <w:pPr>
              <w:keepNext/>
              <w:rPr>
                <w:rFonts w:ascii="Calibri" w:hAnsi="Calibri"/>
                <w:sz w:val="18"/>
                <w:szCs w:val="18"/>
              </w:rPr>
            </w:pPr>
          </w:p>
        </w:tc>
      </w:tr>
      <w:tr w:rsidR="0091798A" w:rsidRPr="00295655" w14:paraId="26FCBA6D" w14:textId="77777777" w:rsidTr="00A42003">
        <w:trPr>
          <w:cantSplit/>
          <w:trHeight w:val="288"/>
        </w:trPr>
        <w:tc>
          <w:tcPr>
            <w:tcW w:w="1458" w:type="dxa"/>
          </w:tcPr>
          <w:p w14:paraId="26FCBA65" w14:textId="77777777" w:rsidR="0091798A" w:rsidRPr="00295655" w:rsidRDefault="0091798A" w:rsidP="00A42003">
            <w:pPr>
              <w:keepNext/>
              <w:rPr>
                <w:rFonts w:ascii="Calibri" w:hAnsi="Calibri"/>
                <w:sz w:val="18"/>
                <w:szCs w:val="18"/>
              </w:rPr>
            </w:pPr>
          </w:p>
        </w:tc>
        <w:tc>
          <w:tcPr>
            <w:tcW w:w="1440" w:type="dxa"/>
          </w:tcPr>
          <w:p w14:paraId="26FCBA66" w14:textId="77777777" w:rsidR="0091798A" w:rsidRPr="00295655" w:rsidRDefault="0091798A" w:rsidP="00A42003">
            <w:pPr>
              <w:keepNext/>
              <w:rPr>
                <w:rFonts w:ascii="Calibri" w:hAnsi="Calibri"/>
                <w:sz w:val="18"/>
                <w:szCs w:val="18"/>
              </w:rPr>
            </w:pPr>
          </w:p>
        </w:tc>
        <w:tc>
          <w:tcPr>
            <w:tcW w:w="990" w:type="dxa"/>
          </w:tcPr>
          <w:p w14:paraId="26FCBA67" w14:textId="77777777" w:rsidR="0091798A" w:rsidRPr="00295655" w:rsidRDefault="0091798A" w:rsidP="00A42003">
            <w:pPr>
              <w:keepNext/>
              <w:rPr>
                <w:rFonts w:ascii="Calibri" w:hAnsi="Calibri"/>
                <w:sz w:val="18"/>
                <w:szCs w:val="18"/>
              </w:rPr>
            </w:pPr>
          </w:p>
        </w:tc>
        <w:tc>
          <w:tcPr>
            <w:tcW w:w="990" w:type="dxa"/>
          </w:tcPr>
          <w:p w14:paraId="26FCBA68" w14:textId="77777777" w:rsidR="0091798A" w:rsidRPr="00295655" w:rsidRDefault="0091798A" w:rsidP="00A42003">
            <w:pPr>
              <w:keepNext/>
              <w:rPr>
                <w:rFonts w:ascii="Calibri" w:hAnsi="Calibri"/>
                <w:sz w:val="18"/>
                <w:szCs w:val="18"/>
              </w:rPr>
            </w:pPr>
          </w:p>
        </w:tc>
        <w:tc>
          <w:tcPr>
            <w:tcW w:w="2910" w:type="dxa"/>
          </w:tcPr>
          <w:p w14:paraId="26FCBA69" w14:textId="77777777" w:rsidR="0091798A" w:rsidRPr="00295655" w:rsidRDefault="0091798A" w:rsidP="00A42003">
            <w:pPr>
              <w:keepNext/>
              <w:rPr>
                <w:rFonts w:ascii="Calibri" w:hAnsi="Calibri"/>
                <w:sz w:val="18"/>
                <w:szCs w:val="18"/>
              </w:rPr>
            </w:pPr>
          </w:p>
        </w:tc>
        <w:tc>
          <w:tcPr>
            <w:tcW w:w="2910" w:type="dxa"/>
          </w:tcPr>
          <w:p w14:paraId="26FCBA6A" w14:textId="77777777" w:rsidR="0091798A" w:rsidRPr="00295655" w:rsidRDefault="0091798A" w:rsidP="00A42003">
            <w:pPr>
              <w:keepNext/>
              <w:rPr>
                <w:rFonts w:ascii="Calibri" w:hAnsi="Calibri"/>
                <w:sz w:val="18"/>
                <w:szCs w:val="18"/>
              </w:rPr>
            </w:pPr>
          </w:p>
        </w:tc>
        <w:tc>
          <w:tcPr>
            <w:tcW w:w="2910" w:type="dxa"/>
          </w:tcPr>
          <w:p w14:paraId="26FCBA6B" w14:textId="77777777" w:rsidR="0091798A" w:rsidRPr="00295655" w:rsidRDefault="0091798A" w:rsidP="00A42003">
            <w:pPr>
              <w:keepNext/>
              <w:rPr>
                <w:rFonts w:ascii="Calibri" w:hAnsi="Calibri"/>
                <w:sz w:val="18"/>
                <w:szCs w:val="18"/>
              </w:rPr>
            </w:pPr>
          </w:p>
        </w:tc>
        <w:tc>
          <w:tcPr>
            <w:tcW w:w="1008" w:type="dxa"/>
          </w:tcPr>
          <w:p w14:paraId="26FCBA6C" w14:textId="77777777" w:rsidR="0091798A" w:rsidRPr="00295655" w:rsidRDefault="0091798A" w:rsidP="00A42003">
            <w:pPr>
              <w:keepNext/>
              <w:rPr>
                <w:rFonts w:ascii="Calibri" w:hAnsi="Calibri"/>
                <w:sz w:val="18"/>
                <w:szCs w:val="18"/>
              </w:rPr>
            </w:pPr>
          </w:p>
        </w:tc>
      </w:tr>
      <w:tr w:rsidR="0091798A" w:rsidRPr="00295655" w14:paraId="26FCBA76" w14:textId="77777777" w:rsidTr="00A42003">
        <w:trPr>
          <w:cantSplit/>
          <w:trHeight w:val="288"/>
        </w:trPr>
        <w:tc>
          <w:tcPr>
            <w:tcW w:w="1458" w:type="dxa"/>
          </w:tcPr>
          <w:p w14:paraId="26FCBA6E" w14:textId="77777777" w:rsidR="0091798A" w:rsidRPr="00295655" w:rsidRDefault="0091798A" w:rsidP="00A42003">
            <w:pPr>
              <w:keepNext/>
              <w:rPr>
                <w:rFonts w:ascii="Calibri" w:hAnsi="Calibri"/>
                <w:sz w:val="18"/>
                <w:szCs w:val="18"/>
              </w:rPr>
            </w:pPr>
          </w:p>
        </w:tc>
        <w:tc>
          <w:tcPr>
            <w:tcW w:w="1440" w:type="dxa"/>
          </w:tcPr>
          <w:p w14:paraId="26FCBA6F" w14:textId="77777777" w:rsidR="0091798A" w:rsidRPr="00295655" w:rsidRDefault="0091798A" w:rsidP="00A42003">
            <w:pPr>
              <w:keepNext/>
              <w:rPr>
                <w:rFonts w:ascii="Calibri" w:hAnsi="Calibri"/>
                <w:sz w:val="18"/>
                <w:szCs w:val="18"/>
              </w:rPr>
            </w:pPr>
          </w:p>
        </w:tc>
        <w:tc>
          <w:tcPr>
            <w:tcW w:w="990" w:type="dxa"/>
          </w:tcPr>
          <w:p w14:paraId="26FCBA70" w14:textId="77777777" w:rsidR="0091798A" w:rsidRPr="00295655" w:rsidRDefault="0091798A" w:rsidP="00A42003">
            <w:pPr>
              <w:keepNext/>
              <w:rPr>
                <w:rFonts w:ascii="Calibri" w:hAnsi="Calibri"/>
                <w:sz w:val="18"/>
                <w:szCs w:val="18"/>
              </w:rPr>
            </w:pPr>
          </w:p>
        </w:tc>
        <w:tc>
          <w:tcPr>
            <w:tcW w:w="990" w:type="dxa"/>
          </w:tcPr>
          <w:p w14:paraId="26FCBA71" w14:textId="77777777" w:rsidR="0091798A" w:rsidRPr="00295655" w:rsidRDefault="0091798A" w:rsidP="00A42003">
            <w:pPr>
              <w:keepNext/>
              <w:rPr>
                <w:rFonts w:ascii="Calibri" w:hAnsi="Calibri"/>
                <w:sz w:val="18"/>
                <w:szCs w:val="18"/>
              </w:rPr>
            </w:pPr>
          </w:p>
        </w:tc>
        <w:tc>
          <w:tcPr>
            <w:tcW w:w="2910" w:type="dxa"/>
          </w:tcPr>
          <w:p w14:paraId="26FCBA72" w14:textId="77777777" w:rsidR="0091798A" w:rsidRPr="00295655" w:rsidRDefault="0091798A" w:rsidP="00A42003">
            <w:pPr>
              <w:keepNext/>
              <w:rPr>
                <w:rFonts w:ascii="Calibri" w:hAnsi="Calibri"/>
                <w:sz w:val="18"/>
                <w:szCs w:val="18"/>
              </w:rPr>
            </w:pPr>
          </w:p>
        </w:tc>
        <w:tc>
          <w:tcPr>
            <w:tcW w:w="2910" w:type="dxa"/>
          </w:tcPr>
          <w:p w14:paraId="26FCBA73" w14:textId="77777777" w:rsidR="0091798A" w:rsidRPr="00295655" w:rsidRDefault="0091798A" w:rsidP="00A42003">
            <w:pPr>
              <w:keepNext/>
              <w:rPr>
                <w:rFonts w:ascii="Calibri" w:hAnsi="Calibri"/>
                <w:sz w:val="18"/>
                <w:szCs w:val="18"/>
              </w:rPr>
            </w:pPr>
          </w:p>
        </w:tc>
        <w:tc>
          <w:tcPr>
            <w:tcW w:w="2910" w:type="dxa"/>
          </w:tcPr>
          <w:p w14:paraId="26FCBA74" w14:textId="77777777" w:rsidR="0091798A" w:rsidRPr="00295655" w:rsidRDefault="0091798A" w:rsidP="00A42003">
            <w:pPr>
              <w:keepNext/>
              <w:rPr>
                <w:rFonts w:ascii="Calibri" w:hAnsi="Calibri"/>
                <w:sz w:val="18"/>
                <w:szCs w:val="18"/>
              </w:rPr>
            </w:pPr>
          </w:p>
        </w:tc>
        <w:tc>
          <w:tcPr>
            <w:tcW w:w="1008" w:type="dxa"/>
          </w:tcPr>
          <w:p w14:paraId="26FCBA75" w14:textId="77777777" w:rsidR="0091798A" w:rsidRPr="00295655" w:rsidRDefault="0091798A" w:rsidP="00A42003">
            <w:pPr>
              <w:keepNext/>
              <w:rPr>
                <w:rFonts w:ascii="Calibri" w:hAnsi="Calibri"/>
                <w:sz w:val="18"/>
                <w:szCs w:val="18"/>
              </w:rPr>
            </w:pPr>
          </w:p>
        </w:tc>
      </w:tr>
      <w:tr w:rsidR="0091798A" w:rsidRPr="00295655" w14:paraId="26FCBA78" w14:textId="77777777" w:rsidTr="00A42003">
        <w:trPr>
          <w:cantSplit/>
        </w:trPr>
        <w:tc>
          <w:tcPr>
            <w:tcW w:w="14616" w:type="dxa"/>
            <w:gridSpan w:val="8"/>
          </w:tcPr>
          <w:p w14:paraId="26FCBA77" w14:textId="77777777" w:rsidR="0091798A" w:rsidRPr="00295655" w:rsidRDefault="0091798A" w:rsidP="00A42003">
            <w:pPr>
              <w:keepNext/>
              <w:rPr>
                <w:rFonts w:ascii="Calibri" w:hAnsi="Calibri"/>
                <w:sz w:val="18"/>
                <w:szCs w:val="18"/>
              </w:rPr>
            </w:pPr>
            <w:r w:rsidRPr="00295655">
              <w:rPr>
                <w:rFonts w:ascii="Calibri" w:hAnsi="Calibri"/>
                <w:sz w:val="18"/>
                <w:szCs w:val="18"/>
              </w:rPr>
              <w:t>Notes:</w:t>
            </w:r>
          </w:p>
        </w:tc>
      </w:tr>
    </w:tbl>
    <w:p w14:paraId="26FCBA79" w14:textId="77777777" w:rsidR="0091798A" w:rsidRDefault="0091798A" w:rsidP="0091798A">
      <w:pPr>
        <w:rPr>
          <w:rFonts w:ascii="Calibri" w:hAnsi="Calibri"/>
          <w:sz w:val="18"/>
          <w:szCs w:val="18"/>
        </w:rPr>
      </w:pPr>
    </w:p>
    <w:p w14:paraId="26FCBA7A" w14:textId="77777777" w:rsidR="0091798A" w:rsidRDefault="0091798A" w:rsidP="0091798A">
      <w:pPr>
        <w:rPr>
          <w:rFonts w:ascii="Calibri" w:hAnsi="Calibri"/>
          <w:sz w:val="18"/>
          <w:szCs w:val="18"/>
        </w:rPr>
      </w:pPr>
    </w:p>
    <w:p w14:paraId="26FCBA7B" w14:textId="77777777" w:rsidR="0091798A" w:rsidRDefault="0091798A" w:rsidP="0091798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90"/>
        <w:gridCol w:w="990"/>
        <w:gridCol w:w="2460"/>
        <w:gridCol w:w="2580"/>
        <w:gridCol w:w="2610"/>
        <w:gridCol w:w="1080"/>
        <w:gridCol w:w="1008"/>
      </w:tblGrid>
      <w:tr w:rsidR="0091798A" w:rsidRPr="00295655" w14:paraId="26FCBA7D" w14:textId="77777777" w:rsidTr="00A42003">
        <w:trPr>
          <w:cantSplit/>
        </w:trPr>
        <w:tc>
          <w:tcPr>
            <w:tcW w:w="14616" w:type="dxa"/>
            <w:gridSpan w:val="9"/>
          </w:tcPr>
          <w:p w14:paraId="26FCBA7C" w14:textId="77E0E70D" w:rsidR="0091798A" w:rsidRPr="00C644AA" w:rsidRDefault="0091798A" w:rsidP="00A42003">
            <w:pPr>
              <w:keepNext/>
              <w:rPr>
                <w:rFonts w:ascii="Calibri" w:hAnsi="Calibri"/>
                <w:b/>
                <w:sz w:val="18"/>
                <w:szCs w:val="18"/>
              </w:rPr>
            </w:pPr>
            <w:r w:rsidRPr="001A53D0">
              <w:rPr>
                <w:rFonts w:ascii="Calibri" w:hAnsi="Calibri"/>
                <w:b/>
                <w:szCs w:val="18"/>
              </w:rPr>
              <w:lastRenderedPageBreak/>
              <w:t xml:space="preserve">E. Installed Cooling System Outdoor Condensing Unit or Package Unit Equipment Information </w:t>
            </w:r>
            <w:r w:rsidRPr="001A53D0">
              <w:rPr>
                <w:rFonts w:ascii="Calibri" w:hAnsi="Calibri"/>
                <w:szCs w:val="18"/>
              </w:rPr>
              <w:t>(not heat pumps)</w:t>
            </w:r>
          </w:p>
        </w:tc>
      </w:tr>
      <w:tr w:rsidR="0091798A" w:rsidRPr="00295655" w14:paraId="26FCBA87" w14:textId="77777777" w:rsidTr="00401448">
        <w:trPr>
          <w:cantSplit/>
          <w:trHeight w:val="224"/>
        </w:trPr>
        <w:tc>
          <w:tcPr>
            <w:tcW w:w="1458" w:type="dxa"/>
            <w:vAlign w:val="bottom"/>
          </w:tcPr>
          <w:p w14:paraId="26FCBA7E"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A7F"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990" w:type="dxa"/>
            <w:vAlign w:val="bottom"/>
          </w:tcPr>
          <w:p w14:paraId="26FCBA80"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990" w:type="dxa"/>
            <w:vAlign w:val="bottom"/>
          </w:tcPr>
          <w:p w14:paraId="26FCBA81"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04</w:t>
            </w:r>
          </w:p>
        </w:tc>
        <w:tc>
          <w:tcPr>
            <w:tcW w:w="2460" w:type="dxa"/>
            <w:vAlign w:val="bottom"/>
          </w:tcPr>
          <w:p w14:paraId="26FCBA82"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05</w:t>
            </w:r>
          </w:p>
        </w:tc>
        <w:tc>
          <w:tcPr>
            <w:tcW w:w="2580" w:type="dxa"/>
            <w:vAlign w:val="bottom"/>
          </w:tcPr>
          <w:p w14:paraId="26FCBA83"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06</w:t>
            </w:r>
          </w:p>
        </w:tc>
        <w:tc>
          <w:tcPr>
            <w:tcW w:w="2610" w:type="dxa"/>
            <w:vAlign w:val="bottom"/>
          </w:tcPr>
          <w:p w14:paraId="26FCBA84"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07</w:t>
            </w:r>
          </w:p>
        </w:tc>
        <w:tc>
          <w:tcPr>
            <w:tcW w:w="1080" w:type="dxa"/>
            <w:vAlign w:val="bottom"/>
          </w:tcPr>
          <w:p w14:paraId="26FCBA85"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08</w:t>
            </w:r>
          </w:p>
        </w:tc>
        <w:tc>
          <w:tcPr>
            <w:tcW w:w="1008" w:type="dxa"/>
            <w:vAlign w:val="bottom"/>
          </w:tcPr>
          <w:p w14:paraId="26FCBA86" w14:textId="77777777" w:rsidR="0091798A" w:rsidRPr="00295655" w:rsidRDefault="0091798A" w:rsidP="00A42003">
            <w:pPr>
              <w:keepNext/>
              <w:jc w:val="center"/>
              <w:rPr>
                <w:rFonts w:ascii="Calibri" w:hAnsi="Calibri"/>
                <w:sz w:val="18"/>
                <w:szCs w:val="18"/>
              </w:rPr>
            </w:pPr>
            <w:r>
              <w:rPr>
                <w:rFonts w:ascii="Calibri" w:hAnsi="Calibri"/>
                <w:sz w:val="18"/>
                <w:szCs w:val="18"/>
              </w:rPr>
              <w:t>09</w:t>
            </w:r>
          </w:p>
        </w:tc>
      </w:tr>
      <w:tr w:rsidR="0091798A" w:rsidRPr="00244C95" w14:paraId="26FCBA95" w14:textId="77777777" w:rsidTr="00401448">
        <w:trPr>
          <w:cantSplit/>
          <w:trHeight w:val="576"/>
        </w:trPr>
        <w:tc>
          <w:tcPr>
            <w:tcW w:w="1458" w:type="dxa"/>
            <w:vAlign w:val="bottom"/>
          </w:tcPr>
          <w:p w14:paraId="26FCBA88"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SC System Identification or Name</w:t>
            </w:r>
          </w:p>
        </w:tc>
        <w:tc>
          <w:tcPr>
            <w:tcW w:w="1440" w:type="dxa"/>
            <w:vAlign w:val="bottom"/>
          </w:tcPr>
          <w:p w14:paraId="26FCBA89"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SC System Location or Area Served</w:t>
            </w:r>
          </w:p>
        </w:tc>
        <w:tc>
          <w:tcPr>
            <w:tcW w:w="990" w:type="dxa"/>
            <w:vAlign w:val="bottom"/>
          </w:tcPr>
          <w:p w14:paraId="26FCBA8A"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Cooling Efficiency</w:t>
            </w:r>
          </w:p>
          <w:p w14:paraId="26FCBA8B"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SEER</w:t>
            </w:r>
          </w:p>
        </w:tc>
        <w:tc>
          <w:tcPr>
            <w:tcW w:w="990" w:type="dxa"/>
            <w:vAlign w:val="bottom"/>
          </w:tcPr>
          <w:p w14:paraId="26FCBA8C"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Cooling Efficiency</w:t>
            </w:r>
          </w:p>
          <w:p w14:paraId="26FCBA8D"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EER</w:t>
            </w:r>
          </w:p>
        </w:tc>
        <w:tc>
          <w:tcPr>
            <w:tcW w:w="2460" w:type="dxa"/>
            <w:vAlign w:val="bottom"/>
          </w:tcPr>
          <w:p w14:paraId="26FCBA8E"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Condenser or Package Unit Manufacturer</w:t>
            </w:r>
          </w:p>
        </w:tc>
        <w:tc>
          <w:tcPr>
            <w:tcW w:w="2580" w:type="dxa"/>
            <w:vAlign w:val="bottom"/>
          </w:tcPr>
          <w:p w14:paraId="26FCBA8F"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Condenser or Package Unit Model Number</w:t>
            </w:r>
          </w:p>
        </w:tc>
        <w:tc>
          <w:tcPr>
            <w:tcW w:w="2610" w:type="dxa"/>
            <w:vAlign w:val="bottom"/>
          </w:tcPr>
          <w:p w14:paraId="26FCBA90"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 xml:space="preserve">Condenser or Package Unit </w:t>
            </w:r>
          </w:p>
          <w:p w14:paraId="26FCBA91"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Serial Number</w:t>
            </w:r>
          </w:p>
        </w:tc>
        <w:tc>
          <w:tcPr>
            <w:tcW w:w="1080" w:type="dxa"/>
            <w:vAlign w:val="bottom"/>
          </w:tcPr>
          <w:p w14:paraId="26FCBA92" w14:textId="0567A60C" w:rsidR="0091798A" w:rsidRPr="00B4247F" w:rsidRDefault="0091798A" w:rsidP="00A42003">
            <w:pPr>
              <w:keepNext/>
              <w:jc w:val="center"/>
              <w:rPr>
                <w:rFonts w:ascii="Calibri" w:hAnsi="Calibri"/>
                <w:sz w:val="18"/>
                <w:szCs w:val="18"/>
              </w:rPr>
            </w:pPr>
            <w:r w:rsidRPr="00B4247F">
              <w:rPr>
                <w:rFonts w:ascii="Calibri" w:hAnsi="Calibri"/>
                <w:sz w:val="18"/>
                <w:szCs w:val="18"/>
              </w:rPr>
              <w:t>System Rated Cooling Capacity at Design Conditions (</w:t>
            </w:r>
            <w:r w:rsidR="00E32181">
              <w:rPr>
                <w:rFonts w:ascii="Calibri" w:hAnsi="Calibri"/>
                <w:sz w:val="18"/>
                <w:szCs w:val="18"/>
              </w:rPr>
              <w:t>Btu/h</w:t>
            </w:r>
            <w:r w:rsidRPr="00B4247F">
              <w:rPr>
                <w:rFonts w:ascii="Calibri" w:hAnsi="Calibri"/>
                <w:sz w:val="18"/>
                <w:szCs w:val="18"/>
              </w:rPr>
              <w:t>)</w:t>
            </w:r>
          </w:p>
        </w:tc>
        <w:tc>
          <w:tcPr>
            <w:tcW w:w="1008" w:type="dxa"/>
            <w:vAlign w:val="bottom"/>
          </w:tcPr>
          <w:p w14:paraId="26FCBA93"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 xml:space="preserve">Condenser Rated Nominal Cooling Capacity </w:t>
            </w:r>
          </w:p>
          <w:p w14:paraId="26FCBA94"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(ton)</w:t>
            </w:r>
          </w:p>
        </w:tc>
      </w:tr>
      <w:tr w:rsidR="0091798A" w:rsidRPr="00295655" w14:paraId="26FCBA9F" w14:textId="77777777" w:rsidTr="00401448">
        <w:trPr>
          <w:cantSplit/>
          <w:trHeight w:val="395"/>
        </w:trPr>
        <w:tc>
          <w:tcPr>
            <w:tcW w:w="1458" w:type="dxa"/>
          </w:tcPr>
          <w:p w14:paraId="26FCBA96" w14:textId="77777777" w:rsidR="0091798A" w:rsidRPr="00295655" w:rsidRDefault="0091798A" w:rsidP="00A42003">
            <w:pPr>
              <w:keepNext/>
              <w:rPr>
                <w:rFonts w:ascii="Calibri" w:hAnsi="Calibri"/>
                <w:sz w:val="16"/>
                <w:szCs w:val="16"/>
              </w:rPr>
            </w:pPr>
          </w:p>
        </w:tc>
        <w:tc>
          <w:tcPr>
            <w:tcW w:w="1440" w:type="dxa"/>
          </w:tcPr>
          <w:p w14:paraId="26FCBA97" w14:textId="77777777" w:rsidR="0091798A" w:rsidRPr="007E2934" w:rsidRDefault="0091798A" w:rsidP="00A42003">
            <w:pPr>
              <w:keepNext/>
              <w:rPr>
                <w:rFonts w:ascii="Calibri" w:hAnsi="Calibri"/>
                <w:sz w:val="18"/>
                <w:szCs w:val="18"/>
              </w:rPr>
            </w:pPr>
          </w:p>
        </w:tc>
        <w:tc>
          <w:tcPr>
            <w:tcW w:w="990" w:type="dxa"/>
          </w:tcPr>
          <w:p w14:paraId="26FCBA98" w14:textId="77777777" w:rsidR="0091798A" w:rsidRPr="00295655" w:rsidRDefault="0091798A" w:rsidP="00A42003">
            <w:pPr>
              <w:keepNext/>
              <w:rPr>
                <w:rFonts w:ascii="Calibri" w:hAnsi="Calibri"/>
                <w:sz w:val="16"/>
                <w:szCs w:val="16"/>
              </w:rPr>
            </w:pPr>
          </w:p>
        </w:tc>
        <w:tc>
          <w:tcPr>
            <w:tcW w:w="990" w:type="dxa"/>
          </w:tcPr>
          <w:p w14:paraId="26FCBA99" w14:textId="77777777" w:rsidR="0091798A" w:rsidRPr="00295655" w:rsidRDefault="0091798A" w:rsidP="00A42003">
            <w:pPr>
              <w:keepNext/>
              <w:rPr>
                <w:rFonts w:ascii="Calibri" w:hAnsi="Calibri"/>
                <w:sz w:val="16"/>
                <w:szCs w:val="16"/>
              </w:rPr>
            </w:pPr>
          </w:p>
        </w:tc>
        <w:tc>
          <w:tcPr>
            <w:tcW w:w="2460" w:type="dxa"/>
          </w:tcPr>
          <w:p w14:paraId="26FCBA9A" w14:textId="77777777" w:rsidR="0091798A" w:rsidRPr="00295655" w:rsidRDefault="0091798A" w:rsidP="00A42003">
            <w:pPr>
              <w:keepNext/>
              <w:rPr>
                <w:rFonts w:ascii="Calibri" w:hAnsi="Calibri"/>
                <w:sz w:val="16"/>
                <w:szCs w:val="16"/>
              </w:rPr>
            </w:pPr>
          </w:p>
        </w:tc>
        <w:tc>
          <w:tcPr>
            <w:tcW w:w="2580" w:type="dxa"/>
          </w:tcPr>
          <w:p w14:paraId="26FCBA9B" w14:textId="77777777" w:rsidR="0091798A" w:rsidRPr="00295655" w:rsidRDefault="0091798A" w:rsidP="00A42003">
            <w:pPr>
              <w:keepNext/>
              <w:rPr>
                <w:rFonts w:ascii="Calibri" w:hAnsi="Calibri"/>
                <w:sz w:val="16"/>
                <w:szCs w:val="16"/>
              </w:rPr>
            </w:pPr>
          </w:p>
        </w:tc>
        <w:tc>
          <w:tcPr>
            <w:tcW w:w="2610" w:type="dxa"/>
          </w:tcPr>
          <w:p w14:paraId="26FCBA9C" w14:textId="77777777" w:rsidR="0091798A" w:rsidRPr="00295655" w:rsidRDefault="0091798A" w:rsidP="00A42003">
            <w:pPr>
              <w:keepNext/>
              <w:rPr>
                <w:rFonts w:ascii="Calibri" w:hAnsi="Calibri"/>
                <w:sz w:val="16"/>
                <w:szCs w:val="16"/>
              </w:rPr>
            </w:pPr>
          </w:p>
        </w:tc>
        <w:tc>
          <w:tcPr>
            <w:tcW w:w="1080" w:type="dxa"/>
          </w:tcPr>
          <w:p w14:paraId="26FCBA9D" w14:textId="77777777" w:rsidR="0091798A" w:rsidRPr="00295655" w:rsidRDefault="0091798A" w:rsidP="00A42003">
            <w:pPr>
              <w:keepNext/>
              <w:rPr>
                <w:rFonts w:ascii="Calibri" w:hAnsi="Calibri"/>
                <w:sz w:val="16"/>
                <w:szCs w:val="16"/>
              </w:rPr>
            </w:pPr>
          </w:p>
        </w:tc>
        <w:tc>
          <w:tcPr>
            <w:tcW w:w="1008" w:type="dxa"/>
          </w:tcPr>
          <w:p w14:paraId="26FCBA9E" w14:textId="77777777" w:rsidR="0091798A" w:rsidRPr="00295655" w:rsidRDefault="0091798A" w:rsidP="00A42003">
            <w:pPr>
              <w:keepNext/>
              <w:rPr>
                <w:rFonts w:ascii="Calibri" w:hAnsi="Calibri"/>
                <w:sz w:val="16"/>
                <w:szCs w:val="16"/>
              </w:rPr>
            </w:pPr>
          </w:p>
        </w:tc>
      </w:tr>
      <w:tr w:rsidR="0091798A" w:rsidRPr="00295655" w14:paraId="26FCBAA9" w14:textId="77777777" w:rsidTr="00401448">
        <w:trPr>
          <w:cantSplit/>
          <w:trHeight w:val="288"/>
        </w:trPr>
        <w:tc>
          <w:tcPr>
            <w:tcW w:w="1458" w:type="dxa"/>
          </w:tcPr>
          <w:p w14:paraId="26FCBAA0" w14:textId="77777777" w:rsidR="0091798A" w:rsidRPr="00295655" w:rsidRDefault="0091798A" w:rsidP="00A42003">
            <w:pPr>
              <w:keepNext/>
              <w:rPr>
                <w:rFonts w:ascii="Calibri" w:hAnsi="Calibri"/>
                <w:sz w:val="18"/>
                <w:szCs w:val="18"/>
              </w:rPr>
            </w:pPr>
          </w:p>
        </w:tc>
        <w:tc>
          <w:tcPr>
            <w:tcW w:w="1440" w:type="dxa"/>
          </w:tcPr>
          <w:p w14:paraId="26FCBAA1" w14:textId="77777777" w:rsidR="0091798A" w:rsidRPr="00295655" w:rsidRDefault="0091798A" w:rsidP="00A42003">
            <w:pPr>
              <w:keepNext/>
              <w:rPr>
                <w:rFonts w:ascii="Calibri" w:hAnsi="Calibri"/>
                <w:sz w:val="18"/>
                <w:szCs w:val="18"/>
              </w:rPr>
            </w:pPr>
          </w:p>
        </w:tc>
        <w:tc>
          <w:tcPr>
            <w:tcW w:w="990" w:type="dxa"/>
          </w:tcPr>
          <w:p w14:paraId="26FCBAA2" w14:textId="77777777" w:rsidR="0091798A" w:rsidRPr="00295655" w:rsidRDefault="0091798A" w:rsidP="00A42003">
            <w:pPr>
              <w:keepNext/>
              <w:rPr>
                <w:rFonts w:ascii="Calibri" w:hAnsi="Calibri"/>
                <w:sz w:val="18"/>
                <w:szCs w:val="18"/>
              </w:rPr>
            </w:pPr>
          </w:p>
        </w:tc>
        <w:tc>
          <w:tcPr>
            <w:tcW w:w="990" w:type="dxa"/>
          </w:tcPr>
          <w:p w14:paraId="26FCBAA3" w14:textId="77777777" w:rsidR="0091798A" w:rsidRPr="00295655" w:rsidRDefault="0091798A" w:rsidP="00A42003">
            <w:pPr>
              <w:keepNext/>
              <w:rPr>
                <w:rFonts w:ascii="Calibri" w:hAnsi="Calibri"/>
                <w:sz w:val="18"/>
                <w:szCs w:val="18"/>
              </w:rPr>
            </w:pPr>
          </w:p>
        </w:tc>
        <w:tc>
          <w:tcPr>
            <w:tcW w:w="2460" w:type="dxa"/>
          </w:tcPr>
          <w:p w14:paraId="26FCBAA4" w14:textId="77777777" w:rsidR="0091798A" w:rsidRPr="00295655" w:rsidRDefault="0091798A" w:rsidP="00A42003">
            <w:pPr>
              <w:keepNext/>
              <w:rPr>
                <w:rFonts w:ascii="Calibri" w:hAnsi="Calibri"/>
                <w:sz w:val="18"/>
                <w:szCs w:val="18"/>
              </w:rPr>
            </w:pPr>
          </w:p>
        </w:tc>
        <w:tc>
          <w:tcPr>
            <w:tcW w:w="2580" w:type="dxa"/>
          </w:tcPr>
          <w:p w14:paraId="26FCBAA5" w14:textId="77777777" w:rsidR="0091798A" w:rsidRPr="00295655" w:rsidRDefault="0091798A" w:rsidP="00A42003">
            <w:pPr>
              <w:keepNext/>
              <w:rPr>
                <w:rFonts w:ascii="Calibri" w:hAnsi="Calibri"/>
                <w:sz w:val="18"/>
                <w:szCs w:val="18"/>
              </w:rPr>
            </w:pPr>
          </w:p>
        </w:tc>
        <w:tc>
          <w:tcPr>
            <w:tcW w:w="2610" w:type="dxa"/>
          </w:tcPr>
          <w:p w14:paraId="26FCBAA6" w14:textId="77777777" w:rsidR="0091798A" w:rsidRPr="00295655" w:rsidRDefault="0091798A" w:rsidP="00A42003">
            <w:pPr>
              <w:keepNext/>
              <w:rPr>
                <w:rFonts w:ascii="Calibri" w:hAnsi="Calibri"/>
                <w:sz w:val="18"/>
                <w:szCs w:val="18"/>
              </w:rPr>
            </w:pPr>
          </w:p>
        </w:tc>
        <w:tc>
          <w:tcPr>
            <w:tcW w:w="1080" w:type="dxa"/>
          </w:tcPr>
          <w:p w14:paraId="26FCBAA7" w14:textId="77777777" w:rsidR="0091798A" w:rsidRPr="00295655" w:rsidRDefault="0091798A" w:rsidP="00A42003">
            <w:pPr>
              <w:keepNext/>
              <w:rPr>
                <w:rFonts w:ascii="Calibri" w:hAnsi="Calibri"/>
                <w:sz w:val="18"/>
                <w:szCs w:val="18"/>
              </w:rPr>
            </w:pPr>
          </w:p>
        </w:tc>
        <w:tc>
          <w:tcPr>
            <w:tcW w:w="1008" w:type="dxa"/>
          </w:tcPr>
          <w:p w14:paraId="26FCBAA8" w14:textId="77777777" w:rsidR="0091798A" w:rsidRPr="00295655" w:rsidRDefault="0091798A" w:rsidP="00A42003">
            <w:pPr>
              <w:keepNext/>
              <w:rPr>
                <w:rFonts w:ascii="Calibri" w:hAnsi="Calibri"/>
                <w:sz w:val="18"/>
                <w:szCs w:val="18"/>
              </w:rPr>
            </w:pPr>
          </w:p>
        </w:tc>
      </w:tr>
      <w:tr w:rsidR="0091798A" w:rsidRPr="00295655" w14:paraId="26FCBAB3" w14:textId="77777777" w:rsidTr="00401448">
        <w:trPr>
          <w:cantSplit/>
          <w:trHeight w:val="288"/>
        </w:trPr>
        <w:tc>
          <w:tcPr>
            <w:tcW w:w="1458" w:type="dxa"/>
          </w:tcPr>
          <w:p w14:paraId="26FCBAAA" w14:textId="77777777" w:rsidR="0091798A" w:rsidRPr="00295655" w:rsidRDefault="0091798A" w:rsidP="00A42003">
            <w:pPr>
              <w:keepNext/>
              <w:rPr>
                <w:rFonts w:ascii="Calibri" w:hAnsi="Calibri"/>
                <w:sz w:val="18"/>
                <w:szCs w:val="18"/>
              </w:rPr>
            </w:pPr>
          </w:p>
        </w:tc>
        <w:tc>
          <w:tcPr>
            <w:tcW w:w="1440" w:type="dxa"/>
          </w:tcPr>
          <w:p w14:paraId="26FCBAAB" w14:textId="77777777" w:rsidR="0091798A" w:rsidRPr="00295655" w:rsidRDefault="0091798A" w:rsidP="00A42003">
            <w:pPr>
              <w:keepNext/>
              <w:rPr>
                <w:rFonts w:ascii="Calibri" w:hAnsi="Calibri"/>
                <w:sz w:val="18"/>
                <w:szCs w:val="18"/>
              </w:rPr>
            </w:pPr>
          </w:p>
        </w:tc>
        <w:tc>
          <w:tcPr>
            <w:tcW w:w="990" w:type="dxa"/>
          </w:tcPr>
          <w:p w14:paraId="26FCBAAC" w14:textId="77777777" w:rsidR="0091798A" w:rsidRPr="00295655" w:rsidRDefault="0091798A" w:rsidP="00A42003">
            <w:pPr>
              <w:keepNext/>
              <w:rPr>
                <w:rFonts w:ascii="Calibri" w:hAnsi="Calibri"/>
                <w:sz w:val="18"/>
                <w:szCs w:val="18"/>
              </w:rPr>
            </w:pPr>
          </w:p>
        </w:tc>
        <w:tc>
          <w:tcPr>
            <w:tcW w:w="990" w:type="dxa"/>
          </w:tcPr>
          <w:p w14:paraId="26FCBAAD" w14:textId="77777777" w:rsidR="0091798A" w:rsidRPr="00295655" w:rsidRDefault="0091798A" w:rsidP="00A42003">
            <w:pPr>
              <w:keepNext/>
              <w:rPr>
                <w:rFonts w:ascii="Calibri" w:hAnsi="Calibri"/>
                <w:sz w:val="18"/>
                <w:szCs w:val="18"/>
              </w:rPr>
            </w:pPr>
          </w:p>
        </w:tc>
        <w:tc>
          <w:tcPr>
            <w:tcW w:w="2460" w:type="dxa"/>
          </w:tcPr>
          <w:p w14:paraId="26FCBAAE" w14:textId="77777777" w:rsidR="0091798A" w:rsidRPr="00295655" w:rsidRDefault="0091798A" w:rsidP="00A42003">
            <w:pPr>
              <w:keepNext/>
              <w:rPr>
                <w:rFonts w:ascii="Calibri" w:hAnsi="Calibri"/>
                <w:sz w:val="18"/>
                <w:szCs w:val="18"/>
              </w:rPr>
            </w:pPr>
          </w:p>
        </w:tc>
        <w:tc>
          <w:tcPr>
            <w:tcW w:w="2580" w:type="dxa"/>
          </w:tcPr>
          <w:p w14:paraId="26FCBAAF" w14:textId="77777777" w:rsidR="0091798A" w:rsidRPr="00295655" w:rsidRDefault="0091798A" w:rsidP="00A42003">
            <w:pPr>
              <w:keepNext/>
              <w:rPr>
                <w:rFonts w:ascii="Calibri" w:hAnsi="Calibri"/>
                <w:sz w:val="18"/>
                <w:szCs w:val="18"/>
              </w:rPr>
            </w:pPr>
          </w:p>
        </w:tc>
        <w:tc>
          <w:tcPr>
            <w:tcW w:w="2610" w:type="dxa"/>
          </w:tcPr>
          <w:p w14:paraId="26FCBAB0" w14:textId="77777777" w:rsidR="0091798A" w:rsidRPr="00295655" w:rsidRDefault="0091798A" w:rsidP="00A42003">
            <w:pPr>
              <w:keepNext/>
              <w:rPr>
                <w:rFonts w:ascii="Calibri" w:hAnsi="Calibri"/>
                <w:sz w:val="18"/>
                <w:szCs w:val="18"/>
              </w:rPr>
            </w:pPr>
          </w:p>
        </w:tc>
        <w:tc>
          <w:tcPr>
            <w:tcW w:w="1080" w:type="dxa"/>
          </w:tcPr>
          <w:p w14:paraId="26FCBAB1" w14:textId="77777777" w:rsidR="0091798A" w:rsidRPr="00295655" w:rsidRDefault="0091798A" w:rsidP="00A42003">
            <w:pPr>
              <w:keepNext/>
              <w:rPr>
                <w:rFonts w:ascii="Calibri" w:hAnsi="Calibri"/>
                <w:sz w:val="18"/>
                <w:szCs w:val="18"/>
              </w:rPr>
            </w:pPr>
          </w:p>
        </w:tc>
        <w:tc>
          <w:tcPr>
            <w:tcW w:w="1008" w:type="dxa"/>
          </w:tcPr>
          <w:p w14:paraId="26FCBAB2" w14:textId="77777777" w:rsidR="0091798A" w:rsidRPr="00295655" w:rsidRDefault="0091798A" w:rsidP="00A42003">
            <w:pPr>
              <w:keepNext/>
              <w:rPr>
                <w:rFonts w:ascii="Calibri" w:hAnsi="Calibri"/>
                <w:sz w:val="18"/>
                <w:szCs w:val="18"/>
              </w:rPr>
            </w:pPr>
          </w:p>
        </w:tc>
      </w:tr>
      <w:tr w:rsidR="0091798A" w:rsidRPr="00295655" w14:paraId="26FCBAB5" w14:textId="77777777" w:rsidTr="00A42003">
        <w:trPr>
          <w:cantSplit/>
        </w:trPr>
        <w:tc>
          <w:tcPr>
            <w:tcW w:w="14616" w:type="dxa"/>
            <w:gridSpan w:val="9"/>
          </w:tcPr>
          <w:p w14:paraId="26FCBAB4" w14:textId="77777777" w:rsidR="0091798A" w:rsidRPr="00295655" w:rsidRDefault="0091798A" w:rsidP="00A42003">
            <w:pPr>
              <w:keepNext/>
              <w:rPr>
                <w:rFonts w:ascii="Calibri" w:hAnsi="Calibri"/>
                <w:sz w:val="18"/>
                <w:szCs w:val="18"/>
              </w:rPr>
            </w:pPr>
            <w:r w:rsidRPr="00295655">
              <w:rPr>
                <w:rFonts w:ascii="Calibri" w:hAnsi="Calibri"/>
                <w:sz w:val="18"/>
                <w:szCs w:val="18"/>
              </w:rPr>
              <w:t>Notes:</w:t>
            </w:r>
          </w:p>
        </w:tc>
      </w:tr>
    </w:tbl>
    <w:p w14:paraId="26FCBAB8" w14:textId="77777777" w:rsidR="0091798A" w:rsidRPr="001A53D0" w:rsidRDefault="0091798A" w:rsidP="0091798A">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91798A" w:rsidRPr="00295655" w14:paraId="26FCBABB" w14:textId="77777777" w:rsidTr="00A42003">
        <w:trPr>
          <w:cantSplit/>
        </w:trPr>
        <w:tc>
          <w:tcPr>
            <w:tcW w:w="14598" w:type="dxa"/>
            <w:gridSpan w:val="5"/>
            <w:shd w:val="clear" w:color="auto" w:fill="auto"/>
          </w:tcPr>
          <w:p w14:paraId="26FCBAB9" w14:textId="2ABEBDDE" w:rsidR="0091798A" w:rsidRPr="001A53D0" w:rsidRDefault="0091798A" w:rsidP="00A42003">
            <w:pPr>
              <w:keepNext/>
              <w:rPr>
                <w:rFonts w:ascii="Calibri" w:hAnsi="Calibri"/>
                <w:szCs w:val="18"/>
              </w:rPr>
            </w:pPr>
            <w:r w:rsidRPr="001A53D0">
              <w:rPr>
                <w:rFonts w:ascii="Calibri" w:hAnsi="Calibri"/>
                <w:b/>
                <w:szCs w:val="18"/>
              </w:rPr>
              <w:t xml:space="preserve">F. Installed Split System Indoor Coil or Fan Coil Unit Equipment Information </w:t>
            </w:r>
            <w:r w:rsidRPr="001A53D0">
              <w:rPr>
                <w:rFonts w:ascii="Calibri" w:hAnsi="Calibri"/>
                <w:szCs w:val="18"/>
              </w:rPr>
              <w:t>(applicable to DX or hydronic heating/cooling coils or fan coil units)</w:t>
            </w:r>
          </w:p>
          <w:p w14:paraId="26FCBABA" w14:textId="77777777" w:rsidR="0091798A" w:rsidRPr="00C644AA" w:rsidRDefault="0091798A" w:rsidP="00C644AA">
            <w:pPr>
              <w:keepNext/>
              <w:rPr>
                <w:rFonts w:ascii="Calibri" w:hAnsi="Calibri"/>
                <w:sz w:val="18"/>
                <w:szCs w:val="18"/>
              </w:rPr>
            </w:pPr>
            <w:r w:rsidRPr="009F4F7F">
              <w:rPr>
                <w:rFonts w:ascii="Calibri" w:hAnsi="Calibri"/>
                <w:sz w:val="18"/>
                <w:szCs w:val="18"/>
              </w:rPr>
              <w:t xml:space="preserve">Systems with more than one indoor coil or fan coil unit </w:t>
            </w:r>
            <w:r>
              <w:rPr>
                <w:rFonts w:ascii="Calibri" w:hAnsi="Calibri"/>
                <w:sz w:val="18"/>
                <w:szCs w:val="18"/>
              </w:rPr>
              <w:t xml:space="preserve">(e.g. multi-split systems) </w:t>
            </w:r>
            <w:r w:rsidRPr="009F4F7F">
              <w:rPr>
                <w:rFonts w:ascii="Calibri" w:hAnsi="Calibri"/>
                <w:sz w:val="18"/>
                <w:szCs w:val="18"/>
              </w:rPr>
              <w:t xml:space="preserve">shall provide </w:t>
            </w:r>
            <w:r>
              <w:rPr>
                <w:rFonts w:ascii="Calibri" w:hAnsi="Calibri"/>
                <w:sz w:val="18"/>
                <w:szCs w:val="18"/>
              </w:rPr>
              <w:t>information for each of the system indoor coils or fan coil units.</w:t>
            </w:r>
          </w:p>
        </w:tc>
      </w:tr>
      <w:tr w:rsidR="0091798A" w:rsidRPr="00295655" w14:paraId="26FCBAC1" w14:textId="77777777" w:rsidTr="00A42003">
        <w:trPr>
          <w:cantSplit/>
          <w:trHeight w:val="188"/>
        </w:trPr>
        <w:tc>
          <w:tcPr>
            <w:tcW w:w="1458" w:type="dxa"/>
            <w:vAlign w:val="bottom"/>
          </w:tcPr>
          <w:p w14:paraId="26FCBABC"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ABD"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26FCBABE"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26FCBABF"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26FCBAC0"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05</w:t>
            </w:r>
          </w:p>
        </w:tc>
      </w:tr>
      <w:tr w:rsidR="0091798A" w:rsidRPr="00244C95" w14:paraId="26FCBAC7" w14:textId="77777777" w:rsidTr="00A42003">
        <w:trPr>
          <w:cantSplit/>
          <w:trHeight w:val="576"/>
        </w:trPr>
        <w:tc>
          <w:tcPr>
            <w:tcW w:w="1458" w:type="dxa"/>
            <w:vAlign w:val="bottom"/>
          </w:tcPr>
          <w:p w14:paraId="26FCBAC2" w14:textId="77777777" w:rsidR="0091798A" w:rsidRPr="00244C95" w:rsidRDefault="0091798A" w:rsidP="00A42003">
            <w:pPr>
              <w:keepNext/>
              <w:jc w:val="center"/>
              <w:rPr>
                <w:rFonts w:ascii="Calibri" w:hAnsi="Calibri"/>
                <w:sz w:val="18"/>
                <w:szCs w:val="18"/>
              </w:rPr>
            </w:pPr>
            <w:r w:rsidRPr="00244C95">
              <w:rPr>
                <w:rFonts w:ascii="Calibri" w:hAnsi="Calibri"/>
                <w:sz w:val="18"/>
                <w:szCs w:val="18"/>
              </w:rPr>
              <w:t>SC System Identification or Name</w:t>
            </w:r>
          </w:p>
        </w:tc>
        <w:tc>
          <w:tcPr>
            <w:tcW w:w="1440" w:type="dxa"/>
            <w:vAlign w:val="bottom"/>
          </w:tcPr>
          <w:p w14:paraId="26FCBAC3" w14:textId="77777777" w:rsidR="0091798A" w:rsidRPr="00244C95" w:rsidRDefault="0091798A" w:rsidP="00A42003">
            <w:pPr>
              <w:keepNext/>
              <w:jc w:val="center"/>
              <w:rPr>
                <w:rFonts w:ascii="Calibri" w:hAnsi="Calibri"/>
                <w:sz w:val="18"/>
                <w:szCs w:val="18"/>
              </w:rPr>
            </w:pPr>
            <w:r w:rsidRPr="00244C95">
              <w:rPr>
                <w:rFonts w:ascii="Calibri" w:hAnsi="Calibri"/>
                <w:sz w:val="18"/>
                <w:szCs w:val="18"/>
              </w:rPr>
              <w:t>SC System Location or Area Served</w:t>
            </w:r>
          </w:p>
        </w:tc>
        <w:tc>
          <w:tcPr>
            <w:tcW w:w="3900" w:type="dxa"/>
            <w:vAlign w:val="bottom"/>
          </w:tcPr>
          <w:p w14:paraId="26FCBAC4" w14:textId="77777777" w:rsidR="0091798A" w:rsidRPr="00244C95" w:rsidRDefault="0091798A" w:rsidP="00A42003">
            <w:pPr>
              <w:keepNext/>
              <w:jc w:val="center"/>
              <w:rPr>
                <w:rFonts w:ascii="Calibri" w:hAnsi="Calibri"/>
                <w:sz w:val="18"/>
                <w:szCs w:val="18"/>
              </w:rPr>
            </w:pPr>
            <w:r w:rsidRPr="00244C95">
              <w:rPr>
                <w:rFonts w:ascii="Calibri" w:hAnsi="Calibri"/>
                <w:sz w:val="18"/>
                <w:szCs w:val="18"/>
              </w:rPr>
              <w:t>Indoor Coil or Fan Coil Unit Manufacturer</w:t>
            </w:r>
          </w:p>
        </w:tc>
        <w:tc>
          <w:tcPr>
            <w:tcW w:w="3900" w:type="dxa"/>
            <w:vAlign w:val="bottom"/>
          </w:tcPr>
          <w:p w14:paraId="26FCBAC5" w14:textId="77777777" w:rsidR="0091798A" w:rsidRPr="00244C95" w:rsidRDefault="0091798A" w:rsidP="00A42003">
            <w:pPr>
              <w:keepNext/>
              <w:jc w:val="center"/>
              <w:rPr>
                <w:rFonts w:ascii="Calibri" w:hAnsi="Calibri"/>
                <w:sz w:val="18"/>
                <w:szCs w:val="18"/>
              </w:rPr>
            </w:pPr>
            <w:r w:rsidRPr="00244C95">
              <w:rPr>
                <w:rFonts w:ascii="Calibri" w:hAnsi="Calibri"/>
                <w:sz w:val="18"/>
                <w:szCs w:val="18"/>
              </w:rPr>
              <w:t>Indoor Coil or Fan Coil Unit Model Number</w:t>
            </w:r>
          </w:p>
        </w:tc>
        <w:tc>
          <w:tcPr>
            <w:tcW w:w="3900" w:type="dxa"/>
            <w:vAlign w:val="bottom"/>
          </w:tcPr>
          <w:p w14:paraId="26FCBAC6" w14:textId="333BEAA6" w:rsidR="0091798A" w:rsidRPr="00244C95" w:rsidRDefault="0091798A" w:rsidP="001A4328">
            <w:pPr>
              <w:keepNext/>
              <w:jc w:val="center"/>
              <w:rPr>
                <w:rFonts w:ascii="Calibri" w:hAnsi="Calibri"/>
                <w:sz w:val="18"/>
                <w:szCs w:val="18"/>
              </w:rPr>
            </w:pPr>
            <w:r w:rsidRPr="00244C95">
              <w:rPr>
                <w:rFonts w:ascii="Calibri" w:hAnsi="Calibri"/>
                <w:sz w:val="18"/>
                <w:szCs w:val="18"/>
              </w:rPr>
              <w:t xml:space="preserve">Indoor Coil or Fan Coil Unit </w:t>
            </w:r>
            <w:r w:rsidR="001A4328">
              <w:rPr>
                <w:rFonts w:ascii="Calibri" w:hAnsi="Calibri"/>
                <w:sz w:val="18"/>
                <w:szCs w:val="18"/>
              </w:rPr>
              <w:t>S</w:t>
            </w:r>
            <w:r w:rsidRPr="00244C95">
              <w:rPr>
                <w:rFonts w:ascii="Calibri" w:hAnsi="Calibri"/>
                <w:sz w:val="18"/>
                <w:szCs w:val="18"/>
              </w:rPr>
              <w:t xml:space="preserve">erial </w:t>
            </w:r>
            <w:r w:rsidR="001A4328">
              <w:rPr>
                <w:rFonts w:ascii="Calibri" w:hAnsi="Calibri"/>
                <w:sz w:val="18"/>
                <w:szCs w:val="18"/>
              </w:rPr>
              <w:t>N</w:t>
            </w:r>
            <w:r w:rsidRPr="00244C95">
              <w:rPr>
                <w:rFonts w:ascii="Calibri" w:hAnsi="Calibri"/>
                <w:sz w:val="18"/>
                <w:szCs w:val="18"/>
              </w:rPr>
              <w:t>umber</w:t>
            </w:r>
          </w:p>
        </w:tc>
      </w:tr>
      <w:tr w:rsidR="0091798A" w:rsidRPr="00295655" w14:paraId="26FCBACD" w14:textId="77777777" w:rsidTr="00A42003">
        <w:trPr>
          <w:cantSplit/>
          <w:trHeight w:val="395"/>
        </w:trPr>
        <w:tc>
          <w:tcPr>
            <w:tcW w:w="1458" w:type="dxa"/>
          </w:tcPr>
          <w:p w14:paraId="26FCBAC8" w14:textId="77777777" w:rsidR="0091798A" w:rsidRPr="00295655" w:rsidRDefault="0091798A" w:rsidP="00A42003">
            <w:pPr>
              <w:keepNext/>
              <w:rPr>
                <w:rFonts w:ascii="Calibri" w:hAnsi="Calibri"/>
                <w:sz w:val="18"/>
                <w:szCs w:val="18"/>
              </w:rPr>
            </w:pPr>
          </w:p>
        </w:tc>
        <w:tc>
          <w:tcPr>
            <w:tcW w:w="1440" w:type="dxa"/>
          </w:tcPr>
          <w:p w14:paraId="26FCBAC9" w14:textId="77777777" w:rsidR="0091798A" w:rsidRPr="0098534B" w:rsidRDefault="0091798A" w:rsidP="00A42003">
            <w:pPr>
              <w:keepNext/>
              <w:rPr>
                <w:rFonts w:ascii="Calibri" w:hAnsi="Calibri"/>
                <w:sz w:val="16"/>
                <w:szCs w:val="16"/>
              </w:rPr>
            </w:pPr>
          </w:p>
        </w:tc>
        <w:tc>
          <w:tcPr>
            <w:tcW w:w="3900" w:type="dxa"/>
          </w:tcPr>
          <w:p w14:paraId="26FCBACA" w14:textId="77777777" w:rsidR="0091798A" w:rsidRPr="00295655" w:rsidRDefault="0091798A" w:rsidP="00A42003">
            <w:pPr>
              <w:keepNext/>
              <w:rPr>
                <w:rFonts w:ascii="Calibri" w:hAnsi="Calibri"/>
                <w:sz w:val="18"/>
                <w:szCs w:val="18"/>
              </w:rPr>
            </w:pPr>
          </w:p>
        </w:tc>
        <w:tc>
          <w:tcPr>
            <w:tcW w:w="3900" w:type="dxa"/>
          </w:tcPr>
          <w:p w14:paraId="26FCBACB" w14:textId="77777777" w:rsidR="0091798A" w:rsidRPr="00295655" w:rsidRDefault="0091798A" w:rsidP="00A42003">
            <w:pPr>
              <w:keepNext/>
              <w:rPr>
                <w:rFonts w:ascii="Calibri" w:hAnsi="Calibri"/>
                <w:sz w:val="18"/>
                <w:szCs w:val="18"/>
              </w:rPr>
            </w:pPr>
          </w:p>
        </w:tc>
        <w:tc>
          <w:tcPr>
            <w:tcW w:w="3900" w:type="dxa"/>
          </w:tcPr>
          <w:p w14:paraId="26FCBACC" w14:textId="77777777" w:rsidR="0091798A" w:rsidRPr="00295655" w:rsidRDefault="0091798A" w:rsidP="00A42003">
            <w:pPr>
              <w:keepNext/>
              <w:rPr>
                <w:rFonts w:ascii="Calibri" w:hAnsi="Calibri"/>
                <w:sz w:val="18"/>
                <w:szCs w:val="18"/>
              </w:rPr>
            </w:pPr>
          </w:p>
        </w:tc>
      </w:tr>
      <w:tr w:rsidR="0091798A" w:rsidRPr="00295655" w14:paraId="26FCBAD3" w14:textId="77777777" w:rsidTr="00A42003">
        <w:trPr>
          <w:cantSplit/>
          <w:trHeight w:val="288"/>
        </w:trPr>
        <w:tc>
          <w:tcPr>
            <w:tcW w:w="1458" w:type="dxa"/>
          </w:tcPr>
          <w:p w14:paraId="26FCBACE" w14:textId="77777777" w:rsidR="0091798A" w:rsidRPr="00295655" w:rsidRDefault="0091798A" w:rsidP="00A42003">
            <w:pPr>
              <w:keepNext/>
              <w:rPr>
                <w:rFonts w:ascii="Calibri" w:hAnsi="Calibri"/>
                <w:sz w:val="18"/>
                <w:szCs w:val="18"/>
              </w:rPr>
            </w:pPr>
          </w:p>
        </w:tc>
        <w:tc>
          <w:tcPr>
            <w:tcW w:w="1440" w:type="dxa"/>
          </w:tcPr>
          <w:p w14:paraId="26FCBACF" w14:textId="77777777" w:rsidR="0091798A" w:rsidRPr="00295655" w:rsidRDefault="0091798A" w:rsidP="00A42003">
            <w:pPr>
              <w:keepNext/>
              <w:rPr>
                <w:rFonts w:ascii="Calibri" w:hAnsi="Calibri"/>
                <w:sz w:val="18"/>
                <w:szCs w:val="18"/>
              </w:rPr>
            </w:pPr>
          </w:p>
        </w:tc>
        <w:tc>
          <w:tcPr>
            <w:tcW w:w="3900" w:type="dxa"/>
          </w:tcPr>
          <w:p w14:paraId="26FCBAD0" w14:textId="77777777" w:rsidR="0091798A" w:rsidRPr="00295655" w:rsidRDefault="0091798A" w:rsidP="00A42003">
            <w:pPr>
              <w:keepNext/>
              <w:rPr>
                <w:rFonts w:ascii="Calibri" w:hAnsi="Calibri"/>
                <w:sz w:val="18"/>
                <w:szCs w:val="18"/>
              </w:rPr>
            </w:pPr>
          </w:p>
        </w:tc>
        <w:tc>
          <w:tcPr>
            <w:tcW w:w="3900" w:type="dxa"/>
          </w:tcPr>
          <w:p w14:paraId="26FCBAD1" w14:textId="77777777" w:rsidR="0091798A" w:rsidRPr="00295655" w:rsidRDefault="0091798A" w:rsidP="00A42003">
            <w:pPr>
              <w:keepNext/>
              <w:rPr>
                <w:rFonts w:ascii="Calibri" w:hAnsi="Calibri"/>
                <w:sz w:val="18"/>
                <w:szCs w:val="18"/>
              </w:rPr>
            </w:pPr>
          </w:p>
        </w:tc>
        <w:tc>
          <w:tcPr>
            <w:tcW w:w="3900" w:type="dxa"/>
          </w:tcPr>
          <w:p w14:paraId="26FCBAD2" w14:textId="77777777" w:rsidR="0091798A" w:rsidRPr="00295655" w:rsidRDefault="0091798A" w:rsidP="00A42003">
            <w:pPr>
              <w:keepNext/>
              <w:rPr>
                <w:rFonts w:ascii="Calibri" w:hAnsi="Calibri"/>
                <w:sz w:val="18"/>
                <w:szCs w:val="18"/>
              </w:rPr>
            </w:pPr>
          </w:p>
        </w:tc>
      </w:tr>
      <w:tr w:rsidR="0091798A" w:rsidRPr="00295655" w14:paraId="26FCBAD9" w14:textId="77777777" w:rsidTr="00A42003">
        <w:trPr>
          <w:cantSplit/>
          <w:trHeight w:val="288"/>
        </w:trPr>
        <w:tc>
          <w:tcPr>
            <w:tcW w:w="1458" w:type="dxa"/>
          </w:tcPr>
          <w:p w14:paraId="26FCBAD4" w14:textId="77777777" w:rsidR="0091798A" w:rsidRPr="00295655" w:rsidRDefault="0091798A" w:rsidP="00A42003">
            <w:pPr>
              <w:keepNext/>
              <w:rPr>
                <w:rFonts w:ascii="Calibri" w:hAnsi="Calibri"/>
                <w:sz w:val="18"/>
                <w:szCs w:val="18"/>
              </w:rPr>
            </w:pPr>
          </w:p>
        </w:tc>
        <w:tc>
          <w:tcPr>
            <w:tcW w:w="1440" w:type="dxa"/>
          </w:tcPr>
          <w:p w14:paraId="26FCBAD5" w14:textId="77777777" w:rsidR="0091798A" w:rsidRPr="00295655" w:rsidRDefault="0091798A" w:rsidP="00A42003">
            <w:pPr>
              <w:keepNext/>
              <w:rPr>
                <w:rFonts w:ascii="Calibri" w:hAnsi="Calibri"/>
                <w:sz w:val="18"/>
                <w:szCs w:val="18"/>
              </w:rPr>
            </w:pPr>
          </w:p>
        </w:tc>
        <w:tc>
          <w:tcPr>
            <w:tcW w:w="3900" w:type="dxa"/>
          </w:tcPr>
          <w:p w14:paraId="26FCBAD6" w14:textId="77777777" w:rsidR="0091798A" w:rsidRPr="00295655" w:rsidRDefault="0091798A" w:rsidP="00A42003">
            <w:pPr>
              <w:keepNext/>
              <w:rPr>
                <w:rFonts w:ascii="Calibri" w:hAnsi="Calibri"/>
                <w:sz w:val="18"/>
                <w:szCs w:val="18"/>
              </w:rPr>
            </w:pPr>
          </w:p>
        </w:tc>
        <w:tc>
          <w:tcPr>
            <w:tcW w:w="3900" w:type="dxa"/>
          </w:tcPr>
          <w:p w14:paraId="26FCBAD7" w14:textId="77777777" w:rsidR="0091798A" w:rsidRPr="00295655" w:rsidRDefault="0091798A" w:rsidP="00A42003">
            <w:pPr>
              <w:keepNext/>
              <w:rPr>
                <w:rFonts w:ascii="Calibri" w:hAnsi="Calibri"/>
                <w:sz w:val="18"/>
                <w:szCs w:val="18"/>
              </w:rPr>
            </w:pPr>
          </w:p>
        </w:tc>
        <w:tc>
          <w:tcPr>
            <w:tcW w:w="3900" w:type="dxa"/>
          </w:tcPr>
          <w:p w14:paraId="26FCBAD8" w14:textId="77777777" w:rsidR="0091798A" w:rsidRPr="00295655" w:rsidRDefault="0091798A" w:rsidP="00A42003">
            <w:pPr>
              <w:keepNext/>
              <w:rPr>
                <w:rFonts w:ascii="Calibri" w:hAnsi="Calibri"/>
                <w:sz w:val="18"/>
                <w:szCs w:val="18"/>
              </w:rPr>
            </w:pPr>
          </w:p>
        </w:tc>
      </w:tr>
      <w:tr w:rsidR="0091798A" w:rsidRPr="00295655" w14:paraId="26FCBADB" w14:textId="77777777" w:rsidTr="00A42003">
        <w:trPr>
          <w:cantSplit/>
        </w:trPr>
        <w:tc>
          <w:tcPr>
            <w:tcW w:w="14598" w:type="dxa"/>
            <w:gridSpan w:val="5"/>
          </w:tcPr>
          <w:p w14:paraId="26FCBADA" w14:textId="77777777" w:rsidR="0091798A" w:rsidRPr="00295655" w:rsidRDefault="0091798A" w:rsidP="00A42003">
            <w:pPr>
              <w:keepNext/>
              <w:rPr>
                <w:rFonts w:ascii="Calibri" w:hAnsi="Calibri"/>
                <w:sz w:val="18"/>
                <w:szCs w:val="18"/>
              </w:rPr>
            </w:pPr>
            <w:r w:rsidRPr="00295655">
              <w:rPr>
                <w:rFonts w:ascii="Calibri" w:hAnsi="Calibri"/>
                <w:sz w:val="18"/>
                <w:szCs w:val="18"/>
              </w:rPr>
              <w:t>Notes:</w:t>
            </w:r>
          </w:p>
        </w:tc>
      </w:tr>
    </w:tbl>
    <w:p w14:paraId="26FCBADC" w14:textId="77777777" w:rsidR="0091798A" w:rsidRPr="001A53D0" w:rsidRDefault="0091798A" w:rsidP="0091798A">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91798A" w:rsidRPr="00295655" w14:paraId="26FCBADE" w14:textId="77777777" w:rsidTr="00A42003">
        <w:trPr>
          <w:cantSplit/>
        </w:trPr>
        <w:tc>
          <w:tcPr>
            <w:tcW w:w="14598" w:type="dxa"/>
            <w:gridSpan w:val="5"/>
            <w:shd w:val="clear" w:color="auto" w:fill="auto"/>
          </w:tcPr>
          <w:p w14:paraId="26FCBADD" w14:textId="1CA5BBD9" w:rsidR="0091798A" w:rsidRPr="00C644AA" w:rsidRDefault="0091798A" w:rsidP="00C644AA">
            <w:pPr>
              <w:keepNext/>
              <w:rPr>
                <w:rFonts w:ascii="Calibri" w:hAnsi="Calibri"/>
                <w:b/>
                <w:sz w:val="18"/>
                <w:szCs w:val="18"/>
              </w:rPr>
            </w:pPr>
            <w:r w:rsidRPr="001A53D0">
              <w:rPr>
                <w:rFonts w:ascii="Calibri" w:hAnsi="Calibri"/>
                <w:b/>
                <w:szCs w:val="18"/>
              </w:rPr>
              <w:lastRenderedPageBreak/>
              <w:t>G. Installed Heat Pump System – Split System Condensing Unit or Package Unit Equipment Information</w:t>
            </w:r>
          </w:p>
        </w:tc>
      </w:tr>
      <w:tr w:rsidR="0091798A" w:rsidRPr="00295655" w14:paraId="26FCBAE4" w14:textId="77777777" w:rsidTr="00A42003">
        <w:trPr>
          <w:cantSplit/>
          <w:trHeight w:val="188"/>
        </w:trPr>
        <w:tc>
          <w:tcPr>
            <w:tcW w:w="1458" w:type="dxa"/>
            <w:vAlign w:val="bottom"/>
          </w:tcPr>
          <w:p w14:paraId="26FCBADF"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AE0"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26FCBAE1"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26FCBAE2"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26FCBAE3"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05</w:t>
            </w:r>
          </w:p>
        </w:tc>
      </w:tr>
      <w:tr w:rsidR="0091798A" w:rsidRPr="00244C95" w14:paraId="26FCBAEB" w14:textId="77777777" w:rsidTr="00A42003">
        <w:trPr>
          <w:cantSplit/>
          <w:trHeight w:val="576"/>
        </w:trPr>
        <w:tc>
          <w:tcPr>
            <w:tcW w:w="1458" w:type="dxa"/>
            <w:vAlign w:val="bottom"/>
          </w:tcPr>
          <w:p w14:paraId="26FCBAE5"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SC System Identification or Name</w:t>
            </w:r>
          </w:p>
        </w:tc>
        <w:tc>
          <w:tcPr>
            <w:tcW w:w="1440" w:type="dxa"/>
            <w:vAlign w:val="bottom"/>
          </w:tcPr>
          <w:p w14:paraId="26FCBAE6"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SC System Location or Area Served</w:t>
            </w:r>
          </w:p>
        </w:tc>
        <w:tc>
          <w:tcPr>
            <w:tcW w:w="3900" w:type="dxa"/>
            <w:vAlign w:val="bottom"/>
          </w:tcPr>
          <w:p w14:paraId="26FCBAE7"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Condenser or Package Unit Manufacturer</w:t>
            </w:r>
          </w:p>
        </w:tc>
        <w:tc>
          <w:tcPr>
            <w:tcW w:w="3900" w:type="dxa"/>
            <w:vAlign w:val="bottom"/>
          </w:tcPr>
          <w:p w14:paraId="26FCBAE8"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Condenser or Package Unit Model Number</w:t>
            </w:r>
          </w:p>
        </w:tc>
        <w:tc>
          <w:tcPr>
            <w:tcW w:w="3900" w:type="dxa"/>
            <w:vAlign w:val="bottom"/>
          </w:tcPr>
          <w:p w14:paraId="26FCBAE9"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 xml:space="preserve">Condenser or Package Unit </w:t>
            </w:r>
          </w:p>
          <w:p w14:paraId="26FCBAEA"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Serial Number</w:t>
            </w:r>
          </w:p>
        </w:tc>
      </w:tr>
      <w:tr w:rsidR="0091798A" w:rsidRPr="00295655" w14:paraId="26FCBAF1" w14:textId="77777777" w:rsidTr="00A42003">
        <w:trPr>
          <w:cantSplit/>
          <w:trHeight w:val="395"/>
        </w:trPr>
        <w:tc>
          <w:tcPr>
            <w:tcW w:w="1458" w:type="dxa"/>
          </w:tcPr>
          <w:p w14:paraId="26FCBAEC" w14:textId="77777777" w:rsidR="0091798A" w:rsidRPr="00295655" w:rsidRDefault="0091798A" w:rsidP="00A42003">
            <w:pPr>
              <w:keepNext/>
              <w:rPr>
                <w:rFonts w:ascii="Calibri" w:hAnsi="Calibri"/>
                <w:sz w:val="18"/>
                <w:szCs w:val="18"/>
              </w:rPr>
            </w:pPr>
          </w:p>
        </w:tc>
        <w:tc>
          <w:tcPr>
            <w:tcW w:w="1440" w:type="dxa"/>
          </w:tcPr>
          <w:p w14:paraId="26FCBAED" w14:textId="77777777" w:rsidR="0091798A" w:rsidRPr="0098534B" w:rsidRDefault="0091798A" w:rsidP="00A42003">
            <w:pPr>
              <w:keepNext/>
              <w:rPr>
                <w:rFonts w:ascii="Calibri" w:hAnsi="Calibri"/>
                <w:sz w:val="16"/>
                <w:szCs w:val="16"/>
              </w:rPr>
            </w:pPr>
          </w:p>
        </w:tc>
        <w:tc>
          <w:tcPr>
            <w:tcW w:w="3900" w:type="dxa"/>
          </w:tcPr>
          <w:p w14:paraId="26FCBAEE" w14:textId="77777777" w:rsidR="0091798A" w:rsidRPr="00295655" w:rsidRDefault="0091798A" w:rsidP="00A42003">
            <w:pPr>
              <w:keepNext/>
              <w:rPr>
                <w:rFonts w:ascii="Calibri" w:hAnsi="Calibri"/>
                <w:sz w:val="18"/>
                <w:szCs w:val="18"/>
              </w:rPr>
            </w:pPr>
          </w:p>
        </w:tc>
        <w:tc>
          <w:tcPr>
            <w:tcW w:w="3900" w:type="dxa"/>
          </w:tcPr>
          <w:p w14:paraId="26FCBAEF" w14:textId="77777777" w:rsidR="0091798A" w:rsidRPr="00295655" w:rsidRDefault="0091798A" w:rsidP="00A42003">
            <w:pPr>
              <w:keepNext/>
              <w:rPr>
                <w:rFonts w:ascii="Calibri" w:hAnsi="Calibri"/>
                <w:sz w:val="18"/>
                <w:szCs w:val="18"/>
              </w:rPr>
            </w:pPr>
          </w:p>
        </w:tc>
        <w:tc>
          <w:tcPr>
            <w:tcW w:w="3900" w:type="dxa"/>
          </w:tcPr>
          <w:p w14:paraId="26FCBAF0" w14:textId="77777777" w:rsidR="0091798A" w:rsidRPr="00295655" w:rsidRDefault="0091798A" w:rsidP="00A42003">
            <w:pPr>
              <w:keepNext/>
              <w:rPr>
                <w:rFonts w:ascii="Calibri" w:hAnsi="Calibri"/>
                <w:sz w:val="18"/>
                <w:szCs w:val="18"/>
              </w:rPr>
            </w:pPr>
          </w:p>
        </w:tc>
      </w:tr>
      <w:tr w:rsidR="0091798A" w:rsidRPr="00295655" w14:paraId="26FCBAF7" w14:textId="77777777" w:rsidTr="00A42003">
        <w:trPr>
          <w:cantSplit/>
          <w:trHeight w:val="288"/>
        </w:trPr>
        <w:tc>
          <w:tcPr>
            <w:tcW w:w="1458" w:type="dxa"/>
          </w:tcPr>
          <w:p w14:paraId="26FCBAF2" w14:textId="77777777" w:rsidR="0091798A" w:rsidRPr="00295655" w:rsidRDefault="0091798A" w:rsidP="00A42003">
            <w:pPr>
              <w:keepNext/>
              <w:rPr>
                <w:rFonts w:ascii="Calibri" w:hAnsi="Calibri"/>
                <w:sz w:val="18"/>
                <w:szCs w:val="18"/>
              </w:rPr>
            </w:pPr>
          </w:p>
        </w:tc>
        <w:tc>
          <w:tcPr>
            <w:tcW w:w="1440" w:type="dxa"/>
          </w:tcPr>
          <w:p w14:paraId="26FCBAF3" w14:textId="77777777" w:rsidR="0091798A" w:rsidRPr="00295655" w:rsidRDefault="0091798A" w:rsidP="00A42003">
            <w:pPr>
              <w:keepNext/>
              <w:rPr>
                <w:rFonts w:ascii="Calibri" w:hAnsi="Calibri"/>
                <w:sz w:val="18"/>
                <w:szCs w:val="18"/>
              </w:rPr>
            </w:pPr>
          </w:p>
        </w:tc>
        <w:tc>
          <w:tcPr>
            <w:tcW w:w="3900" w:type="dxa"/>
          </w:tcPr>
          <w:p w14:paraId="26FCBAF4" w14:textId="77777777" w:rsidR="0091798A" w:rsidRPr="00295655" w:rsidRDefault="0091798A" w:rsidP="00A42003">
            <w:pPr>
              <w:keepNext/>
              <w:rPr>
                <w:rFonts w:ascii="Calibri" w:hAnsi="Calibri"/>
                <w:sz w:val="18"/>
                <w:szCs w:val="18"/>
              </w:rPr>
            </w:pPr>
          </w:p>
        </w:tc>
        <w:tc>
          <w:tcPr>
            <w:tcW w:w="3900" w:type="dxa"/>
          </w:tcPr>
          <w:p w14:paraId="26FCBAF5" w14:textId="77777777" w:rsidR="0091798A" w:rsidRPr="00295655" w:rsidRDefault="0091798A" w:rsidP="00A42003">
            <w:pPr>
              <w:keepNext/>
              <w:rPr>
                <w:rFonts w:ascii="Calibri" w:hAnsi="Calibri"/>
                <w:sz w:val="18"/>
                <w:szCs w:val="18"/>
              </w:rPr>
            </w:pPr>
          </w:p>
        </w:tc>
        <w:tc>
          <w:tcPr>
            <w:tcW w:w="3900" w:type="dxa"/>
          </w:tcPr>
          <w:p w14:paraId="26FCBAF6" w14:textId="77777777" w:rsidR="0091798A" w:rsidRPr="00295655" w:rsidRDefault="0091798A" w:rsidP="00A42003">
            <w:pPr>
              <w:keepNext/>
              <w:rPr>
                <w:rFonts w:ascii="Calibri" w:hAnsi="Calibri"/>
                <w:sz w:val="18"/>
                <w:szCs w:val="18"/>
              </w:rPr>
            </w:pPr>
          </w:p>
        </w:tc>
      </w:tr>
      <w:tr w:rsidR="0091798A" w:rsidRPr="00295655" w14:paraId="26FCBAFD" w14:textId="77777777" w:rsidTr="00A42003">
        <w:trPr>
          <w:cantSplit/>
          <w:trHeight w:val="288"/>
        </w:trPr>
        <w:tc>
          <w:tcPr>
            <w:tcW w:w="1458" w:type="dxa"/>
          </w:tcPr>
          <w:p w14:paraId="26FCBAF8" w14:textId="77777777" w:rsidR="0091798A" w:rsidRPr="00295655" w:rsidRDefault="0091798A" w:rsidP="00A42003">
            <w:pPr>
              <w:keepNext/>
              <w:rPr>
                <w:rFonts w:ascii="Calibri" w:hAnsi="Calibri"/>
                <w:sz w:val="18"/>
                <w:szCs w:val="18"/>
              </w:rPr>
            </w:pPr>
          </w:p>
        </w:tc>
        <w:tc>
          <w:tcPr>
            <w:tcW w:w="1440" w:type="dxa"/>
          </w:tcPr>
          <w:p w14:paraId="26FCBAF9" w14:textId="77777777" w:rsidR="0091798A" w:rsidRPr="00295655" w:rsidRDefault="0091798A" w:rsidP="00A42003">
            <w:pPr>
              <w:keepNext/>
              <w:rPr>
                <w:rFonts w:ascii="Calibri" w:hAnsi="Calibri"/>
                <w:sz w:val="18"/>
                <w:szCs w:val="18"/>
              </w:rPr>
            </w:pPr>
          </w:p>
        </w:tc>
        <w:tc>
          <w:tcPr>
            <w:tcW w:w="3900" w:type="dxa"/>
          </w:tcPr>
          <w:p w14:paraId="26FCBAFA" w14:textId="77777777" w:rsidR="0091798A" w:rsidRPr="00295655" w:rsidRDefault="0091798A" w:rsidP="00A42003">
            <w:pPr>
              <w:keepNext/>
              <w:rPr>
                <w:rFonts w:ascii="Calibri" w:hAnsi="Calibri"/>
                <w:sz w:val="18"/>
                <w:szCs w:val="18"/>
              </w:rPr>
            </w:pPr>
          </w:p>
        </w:tc>
        <w:tc>
          <w:tcPr>
            <w:tcW w:w="3900" w:type="dxa"/>
          </w:tcPr>
          <w:p w14:paraId="26FCBAFB" w14:textId="77777777" w:rsidR="0091798A" w:rsidRPr="00295655" w:rsidRDefault="0091798A" w:rsidP="00A42003">
            <w:pPr>
              <w:keepNext/>
              <w:rPr>
                <w:rFonts w:ascii="Calibri" w:hAnsi="Calibri"/>
                <w:sz w:val="18"/>
                <w:szCs w:val="18"/>
              </w:rPr>
            </w:pPr>
          </w:p>
        </w:tc>
        <w:tc>
          <w:tcPr>
            <w:tcW w:w="3900" w:type="dxa"/>
          </w:tcPr>
          <w:p w14:paraId="26FCBAFC" w14:textId="77777777" w:rsidR="0091798A" w:rsidRPr="00295655" w:rsidRDefault="0091798A" w:rsidP="00A42003">
            <w:pPr>
              <w:keepNext/>
              <w:rPr>
                <w:rFonts w:ascii="Calibri" w:hAnsi="Calibri"/>
                <w:sz w:val="18"/>
                <w:szCs w:val="18"/>
              </w:rPr>
            </w:pPr>
          </w:p>
        </w:tc>
      </w:tr>
      <w:tr w:rsidR="0091798A" w:rsidRPr="00295655" w14:paraId="26FCBAFF" w14:textId="77777777" w:rsidTr="00A42003">
        <w:trPr>
          <w:cantSplit/>
        </w:trPr>
        <w:tc>
          <w:tcPr>
            <w:tcW w:w="14598" w:type="dxa"/>
            <w:gridSpan w:val="5"/>
          </w:tcPr>
          <w:p w14:paraId="26FCBAFE" w14:textId="77777777" w:rsidR="0091798A" w:rsidRPr="00295655" w:rsidRDefault="0091798A" w:rsidP="00A42003">
            <w:pPr>
              <w:keepNext/>
              <w:rPr>
                <w:rFonts w:ascii="Calibri" w:hAnsi="Calibri"/>
                <w:sz w:val="18"/>
                <w:szCs w:val="18"/>
              </w:rPr>
            </w:pPr>
            <w:r w:rsidRPr="00295655">
              <w:rPr>
                <w:rFonts w:ascii="Calibri" w:hAnsi="Calibri"/>
                <w:sz w:val="18"/>
                <w:szCs w:val="18"/>
              </w:rPr>
              <w:t>Notes:</w:t>
            </w:r>
          </w:p>
        </w:tc>
      </w:tr>
    </w:tbl>
    <w:p w14:paraId="26FCBB00" w14:textId="77777777" w:rsidR="0091798A" w:rsidRDefault="0091798A" w:rsidP="0091798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464"/>
        <w:gridCol w:w="1465"/>
        <w:gridCol w:w="1465"/>
        <w:gridCol w:w="1465"/>
        <w:gridCol w:w="1464"/>
        <w:gridCol w:w="1465"/>
        <w:gridCol w:w="1465"/>
        <w:gridCol w:w="1465"/>
      </w:tblGrid>
      <w:tr w:rsidR="0091798A" w:rsidRPr="00295655" w14:paraId="26FCBB03" w14:textId="77777777" w:rsidTr="00A42003">
        <w:trPr>
          <w:cantSplit/>
        </w:trPr>
        <w:tc>
          <w:tcPr>
            <w:tcW w:w="14616" w:type="dxa"/>
            <w:gridSpan w:val="10"/>
          </w:tcPr>
          <w:p w14:paraId="26FCBB02" w14:textId="1D2429A2" w:rsidR="0091798A" w:rsidRPr="00C644AA" w:rsidRDefault="0091798A" w:rsidP="00A42003">
            <w:pPr>
              <w:keepNext/>
              <w:rPr>
                <w:rFonts w:ascii="Calibri" w:hAnsi="Calibri"/>
                <w:b/>
                <w:sz w:val="18"/>
                <w:szCs w:val="18"/>
              </w:rPr>
            </w:pPr>
            <w:r w:rsidRPr="001A53D0">
              <w:rPr>
                <w:rFonts w:ascii="Calibri" w:hAnsi="Calibri"/>
                <w:b/>
                <w:szCs w:val="18"/>
              </w:rPr>
              <w:t>H. Installed Heat Pump System – Efficiency and Performance Compliance Information</w:t>
            </w:r>
          </w:p>
        </w:tc>
      </w:tr>
      <w:tr w:rsidR="0091798A" w:rsidRPr="00295655" w14:paraId="26FCBB0E" w14:textId="77777777" w:rsidTr="00A42003">
        <w:trPr>
          <w:cantSplit/>
          <w:trHeight w:val="224"/>
        </w:trPr>
        <w:tc>
          <w:tcPr>
            <w:tcW w:w="1458" w:type="dxa"/>
            <w:vAlign w:val="bottom"/>
          </w:tcPr>
          <w:p w14:paraId="26FCBB04"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B05"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1464" w:type="dxa"/>
            <w:vAlign w:val="bottom"/>
          </w:tcPr>
          <w:p w14:paraId="26FCBB06"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1465" w:type="dxa"/>
            <w:vAlign w:val="bottom"/>
          </w:tcPr>
          <w:p w14:paraId="26FCBB07"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04</w:t>
            </w:r>
          </w:p>
        </w:tc>
        <w:tc>
          <w:tcPr>
            <w:tcW w:w="1465" w:type="dxa"/>
            <w:vAlign w:val="bottom"/>
          </w:tcPr>
          <w:p w14:paraId="26FCBB08"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05</w:t>
            </w:r>
          </w:p>
        </w:tc>
        <w:tc>
          <w:tcPr>
            <w:tcW w:w="1465" w:type="dxa"/>
            <w:vAlign w:val="bottom"/>
          </w:tcPr>
          <w:p w14:paraId="26FCBB09"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06</w:t>
            </w:r>
          </w:p>
        </w:tc>
        <w:tc>
          <w:tcPr>
            <w:tcW w:w="1464" w:type="dxa"/>
            <w:vAlign w:val="bottom"/>
          </w:tcPr>
          <w:p w14:paraId="26FCBB0A"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07</w:t>
            </w:r>
          </w:p>
        </w:tc>
        <w:tc>
          <w:tcPr>
            <w:tcW w:w="1465" w:type="dxa"/>
            <w:vAlign w:val="bottom"/>
          </w:tcPr>
          <w:p w14:paraId="26FCBB0B"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08</w:t>
            </w:r>
          </w:p>
        </w:tc>
        <w:tc>
          <w:tcPr>
            <w:tcW w:w="1465" w:type="dxa"/>
            <w:vAlign w:val="bottom"/>
          </w:tcPr>
          <w:p w14:paraId="26FCBB0C" w14:textId="77777777" w:rsidR="0091798A" w:rsidRPr="00295655" w:rsidRDefault="0091798A" w:rsidP="00A42003">
            <w:pPr>
              <w:keepNext/>
              <w:jc w:val="center"/>
              <w:rPr>
                <w:rFonts w:ascii="Calibri" w:hAnsi="Calibri"/>
                <w:sz w:val="18"/>
                <w:szCs w:val="18"/>
              </w:rPr>
            </w:pPr>
            <w:r>
              <w:rPr>
                <w:rFonts w:ascii="Calibri" w:hAnsi="Calibri"/>
                <w:sz w:val="18"/>
                <w:szCs w:val="18"/>
              </w:rPr>
              <w:t>09</w:t>
            </w:r>
          </w:p>
        </w:tc>
        <w:tc>
          <w:tcPr>
            <w:tcW w:w="1465" w:type="dxa"/>
            <w:vAlign w:val="bottom"/>
          </w:tcPr>
          <w:p w14:paraId="26FCBB0D" w14:textId="77777777" w:rsidR="0091798A" w:rsidRPr="00295655" w:rsidRDefault="0091798A" w:rsidP="00A42003">
            <w:pPr>
              <w:keepNext/>
              <w:jc w:val="center"/>
              <w:rPr>
                <w:rFonts w:ascii="Calibri" w:hAnsi="Calibri"/>
                <w:sz w:val="18"/>
                <w:szCs w:val="18"/>
              </w:rPr>
            </w:pPr>
            <w:r>
              <w:rPr>
                <w:rFonts w:ascii="Calibri" w:hAnsi="Calibri"/>
                <w:sz w:val="18"/>
                <w:szCs w:val="18"/>
              </w:rPr>
              <w:t>10</w:t>
            </w:r>
          </w:p>
        </w:tc>
      </w:tr>
      <w:tr w:rsidR="0091798A" w:rsidRPr="005A5C17" w14:paraId="26FCBB20" w14:textId="77777777" w:rsidTr="00A42003">
        <w:trPr>
          <w:cantSplit/>
          <w:trHeight w:val="576"/>
        </w:trPr>
        <w:tc>
          <w:tcPr>
            <w:tcW w:w="1458" w:type="dxa"/>
            <w:vAlign w:val="bottom"/>
          </w:tcPr>
          <w:p w14:paraId="26FCBB0F"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SC System Identification or Name</w:t>
            </w:r>
          </w:p>
        </w:tc>
        <w:tc>
          <w:tcPr>
            <w:tcW w:w="1440" w:type="dxa"/>
            <w:vAlign w:val="bottom"/>
          </w:tcPr>
          <w:p w14:paraId="26FCBB10"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SC System Location or Area Served</w:t>
            </w:r>
          </w:p>
        </w:tc>
        <w:tc>
          <w:tcPr>
            <w:tcW w:w="1464" w:type="dxa"/>
            <w:vAlign w:val="bottom"/>
          </w:tcPr>
          <w:p w14:paraId="26FCBB11"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Heating Efficiency Type</w:t>
            </w:r>
          </w:p>
        </w:tc>
        <w:tc>
          <w:tcPr>
            <w:tcW w:w="1465" w:type="dxa"/>
            <w:vAlign w:val="bottom"/>
          </w:tcPr>
          <w:p w14:paraId="26FCBB12"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Heating Efficiency Value</w:t>
            </w:r>
          </w:p>
        </w:tc>
        <w:tc>
          <w:tcPr>
            <w:tcW w:w="1465" w:type="dxa"/>
            <w:vAlign w:val="bottom"/>
          </w:tcPr>
          <w:p w14:paraId="26FCBB13"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System Rated</w:t>
            </w:r>
          </w:p>
          <w:p w14:paraId="26FCBB14" w14:textId="0AB4ADB2" w:rsidR="0091798A" w:rsidRPr="00B4247F" w:rsidRDefault="0091798A" w:rsidP="00A42003">
            <w:pPr>
              <w:keepNext/>
              <w:jc w:val="center"/>
              <w:rPr>
                <w:rFonts w:ascii="Calibri" w:hAnsi="Calibri"/>
                <w:sz w:val="18"/>
                <w:szCs w:val="18"/>
              </w:rPr>
            </w:pPr>
            <w:r w:rsidRPr="00B4247F">
              <w:rPr>
                <w:rFonts w:ascii="Calibri" w:hAnsi="Calibri"/>
                <w:sz w:val="18"/>
                <w:szCs w:val="18"/>
              </w:rPr>
              <w:t>Heating Capacity at 47</w:t>
            </w:r>
            <w:r w:rsidR="00B4247F">
              <w:rPr>
                <w:rFonts w:ascii="Calibri" w:hAnsi="Calibri"/>
                <w:sz w:val="18"/>
                <w:szCs w:val="18"/>
              </w:rPr>
              <w:t>°</w:t>
            </w:r>
            <w:r w:rsidRPr="00B4247F">
              <w:rPr>
                <w:rFonts w:ascii="Calibri" w:hAnsi="Calibri"/>
                <w:sz w:val="18"/>
                <w:szCs w:val="18"/>
              </w:rPr>
              <w:t>F</w:t>
            </w:r>
          </w:p>
        </w:tc>
        <w:tc>
          <w:tcPr>
            <w:tcW w:w="1465" w:type="dxa"/>
            <w:vAlign w:val="bottom"/>
          </w:tcPr>
          <w:p w14:paraId="26FCBB15"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System Rated</w:t>
            </w:r>
          </w:p>
          <w:p w14:paraId="26FCBB16" w14:textId="0F5DEF5E" w:rsidR="0091798A" w:rsidRPr="00B4247F" w:rsidRDefault="0091798A" w:rsidP="00A42003">
            <w:pPr>
              <w:keepNext/>
              <w:jc w:val="center"/>
              <w:rPr>
                <w:rFonts w:ascii="Calibri" w:hAnsi="Calibri"/>
                <w:sz w:val="18"/>
                <w:szCs w:val="18"/>
              </w:rPr>
            </w:pPr>
            <w:r w:rsidRPr="00B4247F">
              <w:rPr>
                <w:rFonts w:ascii="Calibri" w:hAnsi="Calibri"/>
                <w:sz w:val="18"/>
                <w:szCs w:val="18"/>
              </w:rPr>
              <w:t>Heating Capacity at 17</w:t>
            </w:r>
            <w:r w:rsidR="00B4247F">
              <w:rPr>
                <w:rFonts w:ascii="Calibri" w:hAnsi="Calibri"/>
                <w:sz w:val="18"/>
                <w:szCs w:val="18"/>
              </w:rPr>
              <w:t>°</w:t>
            </w:r>
            <w:r w:rsidRPr="00B4247F">
              <w:rPr>
                <w:rFonts w:ascii="Calibri" w:hAnsi="Calibri"/>
                <w:sz w:val="18"/>
                <w:szCs w:val="18"/>
              </w:rPr>
              <w:t>F</w:t>
            </w:r>
          </w:p>
        </w:tc>
        <w:tc>
          <w:tcPr>
            <w:tcW w:w="1464" w:type="dxa"/>
            <w:vAlign w:val="bottom"/>
          </w:tcPr>
          <w:p w14:paraId="26FCBB17"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System Rated</w:t>
            </w:r>
          </w:p>
          <w:p w14:paraId="26FCBB18"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Cooling Efficiency</w:t>
            </w:r>
          </w:p>
          <w:p w14:paraId="26FCBB19"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SEER</w:t>
            </w:r>
          </w:p>
        </w:tc>
        <w:tc>
          <w:tcPr>
            <w:tcW w:w="1465" w:type="dxa"/>
            <w:vAlign w:val="bottom"/>
          </w:tcPr>
          <w:p w14:paraId="26FCBB1A"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System Rated</w:t>
            </w:r>
          </w:p>
          <w:p w14:paraId="26FCBB1B"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Cooling Efficiency</w:t>
            </w:r>
          </w:p>
          <w:p w14:paraId="26FCBB1C"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EER</w:t>
            </w:r>
          </w:p>
        </w:tc>
        <w:tc>
          <w:tcPr>
            <w:tcW w:w="1465" w:type="dxa"/>
            <w:vAlign w:val="bottom"/>
          </w:tcPr>
          <w:p w14:paraId="26FCBB1D" w14:textId="3442FC07" w:rsidR="0091798A" w:rsidRPr="00B4247F" w:rsidRDefault="0091798A" w:rsidP="00A42003">
            <w:pPr>
              <w:keepNext/>
              <w:jc w:val="center"/>
              <w:rPr>
                <w:rFonts w:ascii="Calibri" w:hAnsi="Calibri"/>
                <w:sz w:val="18"/>
                <w:szCs w:val="18"/>
              </w:rPr>
            </w:pPr>
            <w:r w:rsidRPr="00B4247F">
              <w:rPr>
                <w:rFonts w:ascii="Calibri" w:hAnsi="Calibri"/>
                <w:sz w:val="18"/>
                <w:szCs w:val="18"/>
              </w:rPr>
              <w:t>System Rated Cooling Capacity at Design Conditions (</w:t>
            </w:r>
            <w:r w:rsidR="00E32181">
              <w:rPr>
                <w:rFonts w:ascii="Calibri" w:hAnsi="Calibri"/>
                <w:sz w:val="18"/>
                <w:szCs w:val="18"/>
              </w:rPr>
              <w:t>Btu/h</w:t>
            </w:r>
            <w:r w:rsidRPr="00B4247F">
              <w:rPr>
                <w:rFonts w:ascii="Calibri" w:hAnsi="Calibri"/>
                <w:sz w:val="18"/>
                <w:szCs w:val="18"/>
              </w:rPr>
              <w:t>)</w:t>
            </w:r>
          </w:p>
        </w:tc>
        <w:tc>
          <w:tcPr>
            <w:tcW w:w="1465" w:type="dxa"/>
            <w:vAlign w:val="bottom"/>
          </w:tcPr>
          <w:p w14:paraId="26FCBB1E"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Condenser Rated Nominal Cooling Capacity</w:t>
            </w:r>
          </w:p>
          <w:p w14:paraId="26FCBB1F" w14:textId="77777777" w:rsidR="0091798A" w:rsidRPr="00B4247F" w:rsidRDefault="0091798A" w:rsidP="00A42003">
            <w:pPr>
              <w:keepNext/>
              <w:jc w:val="center"/>
              <w:rPr>
                <w:rFonts w:ascii="Calibri" w:hAnsi="Calibri"/>
                <w:sz w:val="18"/>
                <w:szCs w:val="18"/>
              </w:rPr>
            </w:pPr>
            <w:r w:rsidRPr="00B4247F">
              <w:rPr>
                <w:rFonts w:ascii="Calibri" w:hAnsi="Calibri"/>
                <w:sz w:val="18"/>
                <w:szCs w:val="18"/>
              </w:rPr>
              <w:t>(ton)</w:t>
            </w:r>
          </w:p>
        </w:tc>
      </w:tr>
      <w:tr w:rsidR="0091798A" w:rsidRPr="00295655" w14:paraId="26FCBB2B" w14:textId="77777777" w:rsidTr="00A42003">
        <w:trPr>
          <w:cantSplit/>
          <w:trHeight w:val="395"/>
        </w:trPr>
        <w:tc>
          <w:tcPr>
            <w:tcW w:w="1458" w:type="dxa"/>
          </w:tcPr>
          <w:p w14:paraId="26FCBB21" w14:textId="77777777" w:rsidR="0091798A" w:rsidRPr="00295655" w:rsidRDefault="0091798A" w:rsidP="00A42003">
            <w:pPr>
              <w:keepNext/>
              <w:rPr>
                <w:rFonts w:ascii="Calibri" w:hAnsi="Calibri"/>
                <w:sz w:val="16"/>
                <w:szCs w:val="16"/>
              </w:rPr>
            </w:pPr>
          </w:p>
        </w:tc>
        <w:tc>
          <w:tcPr>
            <w:tcW w:w="1440" w:type="dxa"/>
          </w:tcPr>
          <w:p w14:paraId="26FCBB22" w14:textId="77777777" w:rsidR="0091798A" w:rsidRPr="0098534B" w:rsidRDefault="0091798A" w:rsidP="00A42003">
            <w:pPr>
              <w:keepNext/>
              <w:rPr>
                <w:rFonts w:ascii="Calibri" w:hAnsi="Calibri"/>
                <w:sz w:val="16"/>
                <w:szCs w:val="16"/>
              </w:rPr>
            </w:pPr>
          </w:p>
        </w:tc>
        <w:tc>
          <w:tcPr>
            <w:tcW w:w="1464" w:type="dxa"/>
          </w:tcPr>
          <w:p w14:paraId="26FCBB23" w14:textId="77777777" w:rsidR="0091798A" w:rsidRPr="00295655" w:rsidRDefault="0091798A" w:rsidP="00A42003">
            <w:pPr>
              <w:rPr>
                <w:rFonts w:ascii="Calibri" w:hAnsi="Calibri"/>
                <w:sz w:val="16"/>
                <w:szCs w:val="16"/>
              </w:rPr>
            </w:pPr>
          </w:p>
        </w:tc>
        <w:tc>
          <w:tcPr>
            <w:tcW w:w="1465" w:type="dxa"/>
          </w:tcPr>
          <w:p w14:paraId="26FCBB24" w14:textId="77777777" w:rsidR="0091798A" w:rsidRPr="00295655" w:rsidRDefault="0091798A" w:rsidP="00A42003">
            <w:pPr>
              <w:keepNext/>
              <w:rPr>
                <w:rFonts w:ascii="Calibri" w:hAnsi="Calibri"/>
                <w:sz w:val="16"/>
                <w:szCs w:val="16"/>
              </w:rPr>
            </w:pPr>
          </w:p>
        </w:tc>
        <w:tc>
          <w:tcPr>
            <w:tcW w:w="1465" w:type="dxa"/>
          </w:tcPr>
          <w:p w14:paraId="26FCBB25" w14:textId="77777777" w:rsidR="0091798A" w:rsidRPr="00295655" w:rsidRDefault="0091798A" w:rsidP="00A42003">
            <w:pPr>
              <w:keepNext/>
              <w:rPr>
                <w:rFonts w:ascii="Calibri" w:hAnsi="Calibri"/>
                <w:sz w:val="16"/>
                <w:szCs w:val="16"/>
              </w:rPr>
            </w:pPr>
          </w:p>
        </w:tc>
        <w:tc>
          <w:tcPr>
            <w:tcW w:w="1465" w:type="dxa"/>
          </w:tcPr>
          <w:p w14:paraId="26FCBB26" w14:textId="77777777" w:rsidR="0091798A" w:rsidRPr="00295655" w:rsidRDefault="0091798A" w:rsidP="00A42003">
            <w:pPr>
              <w:keepNext/>
              <w:rPr>
                <w:rFonts w:ascii="Calibri" w:hAnsi="Calibri"/>
                <w:sz w:val="16"/>
                <w:szCs w:val="16"/>
              </w:rPr>
            </w:pPr>
          </w:p>
        </w:tc>
        <w:tc>
          <w:tcPr>
            <w:tcW w:w="1464" w:type="dxa"/>
          </w:tcPr>
          <w:p w14:paraId="26FCBB27" w14:textId="77777777" w:rsidR="0091798A" w:rsidRPr="00295655" w:rsidRDefault="0091798A" w:rsidP="00A42003">
            <w:pPr>
              <w:keepNext/>
              <w:rPr>
                <w:rFonts w:ascii="Calibri" w:hAnsi="Calibri"/>
                <w:sz w:val="16"/>
                <w:szCs w:val="16"/>
              </w:rPr>
            </w:pPr>
          </w:p>
        </w:tc>
        <w:tc>
          <w:tcPr>
            <w:tcW w:w="1465" w:type="dxa"/>
          </w:tcPr>
          <w:p w14:paraId="26FCBB28" w14:textId="77777777" w:rsidR="0091798A" w:rsidRPr="00295655" w:rsidRDefault="0091798A" w:rsidP="00A42003">
            <w:pPr>
              <w:keepNext/>
              <w:rPr>
                <w:rFonts w:ascii="Calibri" w:hAnsi="Calibri"/>
                <w:sz w:val="16"/>
                <w:szCs w:val="16"/>
              </w:rPr>
            </w:pPr>
          </w:p>
        </w:tc>
        <w:tc>
          <w:tcPr>
            <w:tcW w:w="1465" w:type="dxa"/>
          </w:tcPr>
          <w:p w14:paraId="26FCBB29" w14:textId="77777777" w:rsidR="0091798A" w:rsidRPr="00295655" w:rsidRDefault="0091798A" w:rsidP="00A42003">
            <w:pPr>
              <w:keepNext/>
              <w:rPr>
                <w:rFonts w:ascii="Calibri" w:hAnsi="Calibri"/>
                <w:sz w:val="16"/>
                <w:szCs w:val="16"/>
              </w:rPr>
            </w:pPr>
          </w:p>
        </w:tc>
        <w:tc>
          <w:tcPr>
            <w:tcW w:w="1465" w:type="dxa"/>
          </w:tcPr>
          <w:p w14:paraId="26FCBB2A" w14:textId="77777777" w:rsidR="0091798A" w:rsidRPr="00295655" w:rsidRDefault="0091798A" w:rsidP="00A42003">
            <w:pPr>
              <w:keepNext/>
              <w:rPr>
                <w:rFonts w:ascii="Calibri" w:hAnsi="Calibri"/>
                <w:sz w:val="16"/>
                <w:szCs w:val="16"/>
              </w:rPr>
            </w:pPr>
          </w:p>
        </w:tc>
      </w:tr>
      <w:tr w:rsidR="0091798A" w:rsidRPr="00295655" w14:paraId="26FCBB36" w14:textId="77777777" w:rsidTr="00A42003">
        <w:trPr>
          <w:cantSplit/>
          <w:trHeight w:val="288"/>
        </w:trPr>
        <w:tc>
          <w:tcPr>
            <w:tcW w:w="1458" w:type="dxa"/>
          </w:tcPr>
          <w:p w14:paraId="26FCBB2C" w14:textId="77777777" w:rsidR="0091798A" w:rsidRPr="00295655" w:rsidRDefault="0091798A" w:rsidP="00A42003">
            <w:pPr>
              <w:keepNext/>
              <w:rPr>
                <w:rFonts w:ascii="Calibri" w:hAnsi="Calibri"/>
                <w:sz w:val="18"/>
                <w:szCs w:val="18"/>
              </w:rPr>
            </w:pPr>
          </w:p>
        </w:tc>
        <w:tc>
          <w:tcPr>
            <w:tcW w:w="1440" w:type="dxa"/>
          </w:tcPr>
          <w:p w14:paraId="26FCBB2D" w14:textId="77777777" w:rsidR="0091798A" w:rsidRPr="00295655" w:rsidRDefault="0091798A" w:rsidP="00A42003">
            <w:pPr>
              <w:keepNext/>
              <w:rPr>
                <w:rFonts w:ascii="Calibri" w:hAnsi="Calibri"/>
                <w:sz w:val="18"/>
                <w:szCs w:val="18"/>
              </w:rPr>
            </w:pPr>
          </w:p>
        </w:tc>
        <w:tc>
          <w:tcPr>
            <w:tcW w:w="1464" w:type="dxa"/>
          </w:tcPr>
          <w:p w14:paraId="26FCBB2E" w14:textId="77777777" w:rsidR="0091798A" w:rsidRPr="00295655" w:rsidRDefault="0091798A" w:rsidP="00A42003">
            <w:pPr>
              <w:keepNext/>
              <w:rPr>
                <w:rFonts w:ascii="Calibri" w:hAnsi="Calibri"/>
                <w:sz w:val="18"/>
                <w:szCs w:val="18"/>
              </w:rPr>
            </w:pPr>
          </w:p>
        </w:tc>
        <w:tc>
          <w:tcPr>
            <w:tcW w:w="1465" w:type="dxa"/>
          </w:tcPr>
          <w:p w14:paraId="26FCBB2F" w14:textId="77777777" w:rsidR="0091798A" w:rsidRPr="00295655" w:rsidRDefault="0091798A" w:rsidP="00A42003">
            <w:pPr>
              <w:keepNext/>
              <w:rPr>
                <w:rFonts w:ascii="Calibri" w:hAnsi="Calibri"/>
                <w:sz w:val="18"/>
                <w:szCs w:val="18"/>
              </w:rPr>
            </w:pPr>
          </w:p>
        </w:tc>
        <w:tc>
          <w:tcPr>
            <w:tcW w:w="1465" w:type="dxa"/>
          </w:tcPr>
          <w:p w14:paraId="26FCBB30" w14:textId="77777777" w:rsidR="0091798A" w:rsidRPr="00295655" w:rsidRDefault="0091798A" w:rsidP="00A42003">
            <w:pPr>
              <w:keepNext/>
              <w:rPr>
                <w:rFonts w:ascii="Calibri" w:hAnsi="Calibri"/>
                <w:sz w:val="18"/>
                <w:szCs w:val="18"/>
              </w:rPr>
            </w:pPr>
          </w:p>
        </w:tc>
        <w:tc>
          <w:tcPr>
            <w:tcW w:w="1465" w:type="dxa"/>
          </w:tcPr>
          <w:p w14:paraId="26FCBB31" w14:textId="77777777" w:rsidR="0091798A" w:rsidRPr="00295655" w:rsidRDefault="0091798A" w:rsidP="00A42003">
            <w:pPr>
              <w:keepNext/>
              <w:rPr>
                <w:rFonts w:ascii="Calibri" w:hAnsi="Calibri"/>
                <w:sz w:val="18"/>
                <w:szCs w:val="18"/>
              </w:rPr>
            </w:pPr>
          </w:p>
        </w:tc>
        <w:tc>
          <w:tcPr>
            <w:tcW w:w="1464" w:type="dxa"/>
          </w:tcPr>
          <w:p w14:paraId="26FCBB32" w14:textId="77777777" w:rsidR="0091798A" w:rsidRPr="00295655" w:rsidRDefault="0091798A" w:rsidP="00A42003">
            <w:pPr>
              <w:keepNext/>
              <w:rPr>
                <w:rFonts w:ascii="Calibri" w:hAnsi="Calibri"/>
                <w:sz w:val="18"/>
                <w:szCs w:val="18"/>
              </w:rPr>
            </w:pPr>
          </w:p>
        </w:tc>
        <w:tc>
          <w:tcPr>
            <w:tcW w:w="1465" w:type="dxa"/>
          </w:tcPr>
          <w:p w14:paraId="26FCBB33" w14:textId="77777777" w:rsidR="0091798A" w:rsidRPr="00295655" w:rsidRDefault="0091798A" w:rsidP="00A42003">
            <w:pPr>
              <w:keepNext/>
              <w:rPr>
                <w:rFonts w:ascii="Calibri" w:hAnsi="Calibri"/>
                <w:sz w:val="18"/>
                <w:szCs w:val="18"/>
              </w:rPr>
            </w:pPr>
          </w:p>
        </w:tc>
        <w:tc>
          <w:tcPr>
            <w:tcW w:w="1465" w:type="dxa"/>
          </w:tcPr>
          <w:p w14:paraId="26FCBB34" w14:textId="77777777" w:rsidR="0091798A" w:rsidRPr="00295655" w:rsidRDefault="0091798A" w:rsidP="00A42003">
            <w:pPr>
              <w:keepNext/>
              <w:rPr>
                <w:rFonts w:ascii="Calibri" w:hAnsi="Calibri"/>
                <w:sz w:val="18"/>
                <w:szCs w:val="18"/>
              </w:rPr>
            </w:pPr>
          </w:p>
        </w:tc>
        <w:tc>
          <w:tcPr>
            <w:tcW w:w="1465" w:type="dxa"/>
          </w:tcPr>
          <w:p w14:paraId="26FCBB35" w14:textId="77777777" w:rsidR="0091798A" w:rsidRPr="00295655" w:rsidRDefault="0091798A" w:rsidP="00A42003">
            <w:pPr>
              <w:keepNext/>
              <w:rPr>
                <w:rFonts w:ascii="Calibri" w:hAnsi="Calibri"/>
                <w:sz w:val="18"/>
                <w:szCs w:val="18"/>
              </w:rPr>
            </w:pPr>
          </w:p>
        </w:tc>
      </w:tr>
      <w:tr w:rsidR="0091798A" w:rsidRPr="00295655" w14:paraId="26FCBB41" w14:textId="77777777" w:rsidTr="00A42003">
        <w:trPr>
          <w:cantSplit/>
          <w:trHeight w:val="288"/>
        </w:trPr>
        <w:tc>
          <w:tcPr>
            <w:tcW w:w="1458" w:type="dxa"/>
          </w:tcPr>
          <w:p w14:paraId="26FCBB37" w14:textId="77777777" w:rsidR="0091798A" w:rsidRPr="00295655" w:rsidRDefault="0091798A" w:rsidP="00A42003">
            <w:pPr>
              <w:keepNext/>
              <w:rPr>
                <w:rFonts w:ascii="Calibri" w:hAnsi="Calibri"/>
                <w:sz w:val="18"/>
                <w:szCs w:val="18"/>
              </w:rPr>
            </w:pPr>
          </w:p>
        </w:tc>
        <w:tc>
          <w:tcPr>
            <w:tcW w:w="1440" w:type="dxa"/>
          </w:tcPr>
          <w:p w14:paraId="26FCBB38" w14:textId="77777777" w:rsidR="0091798A" w:rsidRPr="00295655" w:rsidRDefault="0091798A" w:rsidP="00A42003">
            <w:pPr>
              <w:keepNext/>
              <w:rPr>
                <w:rFonts w:ascii="Calibri" w:hAnsi="Calibri"/>
                <w:sz w:val="18"/>
                <w:szCs w:val="18"/>
              </w:rPr>
            </w:pPr>
          </w:p>
        </w:tc>
        <w:tc>
          <w:tcPr>
            <w:tcW w:w="1464" w:type="dxa"/>
          </w:tcPr>
          <w:p w14:paraId="26FCBB39" w14:textId="77777777" w:rsidR="0091798A" w:rsidRPr="00295655" w:rsidRDefault="0091798A" w:rsidP="00A42003">
            <w:pPr>
              <w:keepNext/>
              <w:rPr>
                <w:rFonts w:ascii="Calibri" w:hAnsi="Calibri"/>
                <w:sz w:val="18"/>
                <w:szCs w:val="18"/>
              </w:rPr>
            </w:pPr>
          </w:p>
        </w:tc>
        <w:tc>
          <w:tcPr>
            <w:tcW w:w="1465" w:type="dxa"/>
          </w:tcPr>
          <w:p w14:paraId="26FCBB3A" w14:textId="77777777" w:rsidR="0091798A" w:rsidRPr="00295655" w:rsidRDefault="0091798A" w:rsidP="00A42003">
            <w:pPr>
              <w:keepNext/>
              <w:rPr>
                <w:rFonts w:ascii="Calibri" w:hAnsi="Calibri"/>
                <w:sz w:val="18"/>
                <w:szCs w:val="18"/>
              </w:rPr>
            </w:pPr>
          </w:p>
        </w:tc>
        <w:tc>
          <w:tcPr>
            <w:tcW w:w="1465" w:type="dxa"/>
          </w:tcPr>
          <w:p w14:paraId="26FCBB3B" w14:textId="77777777" w:rsidR="0091798A" w:rsidRPr="00295655" w:rsidRDefault="0091798A" w:rsidP="00A42003">
            <w:pPr>
              <w:keepNext/>
              <w:rPr>
                <w:rFonts w:ascii="Calibri" w:hAnsi="Calibri"/>
                <w:sz w:val="18"/>
                <w:szCs w:val="18"/>
              </w:rPr>
            </w:pPr>
          </w:p>
        </w:tc>
        <w:tc>
          <w:tcPr>
            <w:tcW w:w="1465" w:type="dxa"/>
          </w:tcPr>
          <w:p w14:paraId="26FCBB3C" w14:textId="77777777" w:rsidR="0091798A" w:rsidRPr="00295655" w:rsidRDefault="0091798A" w:rsidP="00A42003">
            <w:pPr>
              <w:keepNext/>
              <w:rPr>
                <w:rFonts w:ascii="Calibri" w:hAnsi="Calibri"/>
                <w:sz w:val="18"/>
                <w:szCs w:val="18"/>
              </w:rPr>
            </w:pPr>
          </w:p>
        </w:tc>
        <w:tc>
          <w:tcPr>
            <w:tcW w:w="1464" w:type="dxa"/>
          </w:tcPr>
          <w:p w14:paraId="26FCBB3D" w14:textId="77777777" w:rsidR="0091798A" w:rsidRPr="00295655" w:rsidRDefault="0091798A" w:rsidP="00A42003">
            <w:pPr>
              <w:keepNext/>
              <w:rPr>
                <w:rFonts w:ascii="Calibri" w:hAnsi="Calibri"/>
                <w:sz w:val="18"/>
                <w:szCs w:val="18"/>
              </w:rPr>
            </w:pPr>
          </w:p>
        </w:tc>
        <w:tc>
          <w:tcPr>
            <w:tcW w:w="1465" w:type="dxa"/>
          </w:tcPr>
          <w:p w14:paraId="26FCBB3E" w14:textId="77777777" w:rsidR="0091798A" w:rsidRPr="00295655" w:rsidRDefault="0091798A" w:rsidP="00A42003">
            <w:pPr>
              <w:keepNext/>
              <w:rPr>
                <w:rFonts w:ascii="Calibri" w:hAnsi="Calibri"/>
                <w:sz w:val="18"/>
                <w:szCs w:val="18"/>
              </w:rPr>
            </w:pPr>
          </w:p>
        </w:tc>
        <w:tc>
          <w:tcPr>
            <w:tcW w:w="1465" w:type="dxa"/>
          </w:tcPr>
          <w:p w14:paraId="26FCBB3F" w14:textId="77777777" w:rsidR="0091798A" w:rsidRPr="00295655" w:rsidRDefault="0091798A" w:rsidP="00A42003">
            <w:pPr>
              <w:keepNext/>
              <w:rPr>
                <w:rFonts w:ascii="Calibri" w:hAnsi="Calibri"/>
                <w:sz w:val="18"/>
                <w:szCs w:val="18"/>
              </w:rPr>
            </w:pPr>
          </w:p>
        </w:tc>
        <w:tc>
          <w:tcPr>
            <w:tcW w:w="1465" w:type="dxa"/>
          </w:tcPr>
          <w:p w14:paraId="26FCBB40" w14:textId="77777777" w:rsidR="0091798A" w:rsidRPr="00295655" w:rsidRDefault="0091798A" w:rsidP="00A42003">
            <w:pPr>
              <w:keepNext/>
              <w:rPr>
                <w:rFonts w:ascii="Calibri" w:hAnsi="Calibri"/>
                <w:sz w:val="18"/>
                <w:szCs w:val="18"/>
              </w:rPr>
            </w:pPr>
          </w:p>
        </w:tc>
      </w:tr>
      <w:tr w:rsidR="0091798A" w:rsidRPr="00295655" w14:paraId="26FCBB43" w14:textId="77777777" w:rsidTr="00A42003">
        <w:trPr>
          <w:cantSplit/>
        </w:trPr>
        <w:tc>
          <w:tcPr>
            <w:tcW w:w="14616" w:type="dxa"/>
            <w:gridSpan w:val="10"/>
          </w:tcPr>
          <w:p w14:paraId="26FCBB42" w14:textId="77777777" w:rsidR="0091798A" w:rsidRPr="00295655" w:rsidRDefault="0091798A" w:rsidP="00A42003">
            <w:pPr>
              <w:keepNext/>
              <w:rPr>
                <w:rFonts w:ascii="Calibri" w:hAnsi="Calibri"/>
                <w:sz w:val="18"/>
                <w:szCs w:val="18"/>
              </w:rPr>
            </w:pPr>
            <w:r w:rsidRPr="00295655">
              <w:rPr>
                <w:rFonts w:ascii="Calibri" w:hAnsi="Calibri"/>
                <w:sz w:val="18"/>
                <w:szCs w:val="18"/>
              </w:rPr>
              <w:t>Notes:</w:t>
            </w:r>
          </w:p>
        </w:tc>
      </w:tr>
    </w:tbl>
    <w:p w14:paraId="26FCBB45" w14:textId="77777777" w:rsidR="0091798A" w:rsidRPr="001A53D0" w:rsidRDefault="0091798A" w:rsidP="0091798A">
      <w:pPr>
        <w:rPr>
          <w:rFonts w:ascii="Calibri" w:hAnsi="Calibri"/>
          <w:szCs w:val="18"/>
        </w:rPr>
      </w:pP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5"/>
        <w:gridCol w:w="1328"/>
        <w:gridCol w:w="1328"/>
        <w:gridCol w:w="1328"/>
        <w:gridCol w:w="1328"/>
        <w:gridCol w:w="1327"/>
        <w:gridCol w:w="1328"/>
        <w:gridCol w:w="1328"/>
        <w:gridCol w:w="1328"/>
        <w:gridCol w:w="1328"/>
        <w:gridCol w:w="1328"/>
      </w:tblGrid>
      <w:tr w:rsidR="002F0741" w:rsidRPr="00295655" w14:paraId="26FCBB47" w14:textId="13B84DFD" w:rsidTr="002F0741">
        <w:trPr>
          <w:cantSplit/>
          <w:trHeight w:val="264"/>
        </w:trPr>
        <w:tc>
          <w:tcPr>
            <w:tcW w:w="14604" w:type="dxa"/>
            <w:gridSpan w:val="11"/>
          </w:tcPr>
          <w:p w14:paraId="2094A66C" w14:textId="1B81B3A7" w:rsidR="002F0741" w:rsidRPr="001A53D0" w:rsidRDefault="002F0741" w:rsidP="00E26E0F">
            <w:pPr>
              <w:keepNext/>
              <w:rPr>
                <w:rFonts w:ascii="Calibri" w:hAnsi="Calibri"/>
                <w:b/>
                <w:szCs w:val="18"/>
              </w:rPr>
            </w:pPr>
            <w:r w:rsidRPr="001A53D0">
              <w:rPr>
                <w:rFonts w:ascii="Calibri" w:hAnsi="Calibri"/>
                <w:b/>
                <w:szCs w:val="18"/>
              </w:rPr>
              <w:lastRenderedPageBreak/>
              <w:t xml:space="preserve">I. Installed Duct System Information </w:t>
            </w:r>
          </w:p>
        </w:tc>
      </w:tr>
      <w:tr w:rsidR="002F0741" w:rsidRPr="00295655" w14:paraId="26FCBB52" w14:textId="01C149F7" w:rsidTr="00EF23F2">
        <w:trPr>
          <w:cantSplit/>
          <w:trHeight w:val="145"/>
        </w:trPr>
        <w:tc>
          <w:tcPr>
            <w:tcW w:w="1325" w:type="dxa"/>
            <w:vAlign w:val="bottom"/>
          </w:tcPr>
          <w:p w14:paraId="26FCBB48" w14:textId="77777777" w:rsidR="002F0741" w:rsidRPr="00295655" w:rsidRDefault="002F0741" w:rsidP="00A42003">
            <w:pPr>
              <w:keepNext/>
              <w:jc w:val="center"/>
              <w:rPr>
                <w:rFonts w:ascii="Calibri" w:hAnsi="Calibri"/>
                <w:sz w:val="18"/>
                <w:szCs w:val="18"/>
              </w:rPr>
            </w:pPr>
            <w:r w:rsidRPr="00295655">
              <w:rPr>
                <w:rFonts w:ascii="Calibri" w:hAnsi="Calibri"/>
                <w:sz w:val="18"/>
                <w:szCs w:val="18"/>
              </w:rPr>
              <w:t>01</w:t>
            </w:r>
          </w:p>
        </w:tc>
        <w:tc>
          <w:tcPr>
            <w:tcW w:w="1328" w:type="dxa"/>
            <w:vAlign w:val="bottom"/>
          </w:tcPr>
          <w:p w14:paraId="26FCBB49" w14:textId="77777777" w:rsidR="002F0741" w:rsidRPr="00295655" w:rsidRDefault="002F0741" w:rsidP="00A42003">
            <w:pPr>
              <w:keepNext/>
              <w:jc w:val="center"/>
              <w:rPr>
                <w:rFonts w:ascii="Calibri" w:hAnsi="Calibri"/>
                <w:sz w:val="18"/>
                <w:szCs w:val="18"/>
              </w:rPr>
            </w:pPr>
            <w:r w:rsidRPr="00295655">
              <w:rPr>
                <w:rFonts w:ascii="Calibri" w:hAnsi="Calibri"/>
                <w:sz w:val="18"/>
                <w:szCs w:val="18"/>
              </w:rPr>
              <w:t>02</w:t>
            </w:r>
          </w:p>
        </w:tc>
        <w:tc>
          <w:tcPr>
            <w:tcW w:w="1328" w:type="dxa"/>
            <w:vAlign w:val="bottom"/>
          </w:tcPr>
          <w:p w14:paraId="26FCBB4A" w14:textId="77777777" w:rsidR="002F0741" w:rsidRPr="00295655" w:rsidRDefault="002F0741" w:rsidP="00A42003">
            <w:pPr>
              <w:keepNext/>
              <w:jc w:val="center"/>
              <w:rPr>
                <w:rFonts w:ascii="Calibri" w:hAnsi="Calibri"/>
                <w:sz w:val="18"/>
                <w:szCs w:val="18"/>
              </w:rPr>
            </w:pPr>
            <w:r w:rsidRPr="00295655">
              <w:rPr>
                <w:rFonts w:ascii="Calibri" w:hAnsi="Calibri"/>
                <w:sz w:val="18"/>
                <w:szCs w:val="18"/>
              </w:rPr>
              <w:t>03</w:t>
            </w:r>
          </w:p>
        </w:tc>
        <w:tc>
          <w:tcPr>
            <w:tcW w:w="1328" w:type="dxa"/>
            <w:vAlign w:val="bottom"/>
          </w:tcPr>
          <w:p w14:paraId="26FCBB4B" w14:textId="77777777" w:rsidR="002F0741" w:rsidRPr="00295655" w:rsidRDefault="002F0741" w:rsidP="00A42003">
            <w:pPr>
              <w:keepNext/>
              <w:jc w:val="center"/>
              <w:rPr>
                <w:rFonts w:ascii="Calibri" w:hAnsi="Calibri"/>
                <w:sz w:val="18"/>
                <w:szCs w:val="18"/>
              </w:rPr>
            </w:pPr>
            <w:r w:rsidRPr="00295655">
              <w:rPr>
                <w:rFonts w:ascii="Calibri" w:hAnsi="Calibri"/>
                <w:sz w:val="18"/>
                <w:szCs w:val="18"/>
              </w:rPr>
              <w:t>04</w:t>
            </w:r>
          </w:p>
        </w:tc>
        <w:tc>
          <w:tcPr>
            <w:tcW w:w="1328" w:type="dxa"/>
            <w:vAlign w:val="bottom"/>
          </w:tcPr>
          <w:p w14:paraId="26FCBB4C" w14:textId="77777777" w:rsidR="002F0741" w:rsidRPr="00295655" w:rsidRDefault="002F0741" w:rsidP="00A42003">
            <w:pPr>
              <w:keepNext/>
              <w:jc w:val="center"/>
              <w:rPr>
                <w:rFonts w:ascii="Calibri" w:hAnsi="Calibri"/>
                <w:sz w:val="18"/>
                <w:szCs w:val="18"/>
              </w:rPr>
            </w:pPr>
            <w:r w:rsidRPr="00295655">
              <w:rPr>
                <w:rFonts w:ascii="Calibri" w:hAnsi="Calibri"/>
                <w:sz w:val="18"/>
                <w:szCs w:val="18"/>
              </w:rPr>
              <w:t>05</w:t>
            </w:r>
          </w:p>
        </w:tc>
        <w:tc>
          <w:tcPr>
            <w:tcW w:w="1327" w:type="dxa"/>
            <w:vAlign w:val="bottom"/>
          </w:tcPr>
          <w:p w14:paraId="26FCBB4D" w14:textId="77777777" w:rsidR="002F0741" w:rsidRPr="00295655" w:rsidRDefault="002F0741" w:rsidP="00A42003">
            <w:pPr>
              <w:keepNext/>
              <w:jc w:val="center"/>
              <w:rPr>
                <w:rFonts w:ascii="Calibri" w:hAnsi="Calibri"/>
                <w:sz w:val="18"/>
                <w:szCs w:val="18"/>
              </w:rPr>
            </w:pPr>
            <w:r w:rsidRPr="00295655">
              <w:rPr>
                <w:rFonts w:ascii="Calibri" w:hAnsi="Calibri"/>
                <w:sz w:val="18"/>
                <w:szCs w:val="18"/>
              </w:rPr>
              <w:t>06</w:t>
            </w:r>
          </w:p>
        </w:tc>
        <w:tc>
          <w:tcPr>
            <w:tcW w:w="1328" w:type="dxa"/>
            <w:vAlign w:val="bottom"/>
          </w:tcPr>
          <w:p w14:paraId="26FCBB4E" w14:textId="77777777" w:rsidR="002F0741" w:rsidRPr="00295655" w:rsidRDefault="002F0741" w:rsidP="00A42003">
            <w:pPr>
              <w:keepNext/>
              <w:jc w:val="center"/>
              <w:rPr>
                <w:rFonts w:ascii="Calibri" w:hAnsi="Calibri"/>
                <w:sz w:val="18"/>
                <w:szCs w:val="18"/>
              </w:rPr>
            </w:pPr>
            <w:r w:rsidRPr="00295655">
              <w:rPr>
                <w:rFonts w:ascii="Calibri" w:hAnsi="Calibri"/>
                <w:sz w:val="18"/>
                <w:szCs w:val="18"/>
              </w:rPr>
              <w:t>07</w:t>
            </w:r>
          </w:p>
        </w:tc>
        <w:tc>
          <w:tcPr>
            <w:tcW w:w="1328" w:type="dxa"/>
            <w:vAlign w:val="bottom"/>
          </w:tcPr>
          <w:p w14:paraId="26FCBB4F" w14:textId="77777777" w:rsidR="002F0741" w:rsidRPr="00295655" w:rsidRDefault="002F0741" w:rsidP="00A42003">
            <w:pPr>
              <w:keepNext/>
              <w:jc w:val="center"/>
              <w:rPr>
                <w:rFonts w:ascii="Calibri" w:hAnsi="Calibri"/>
                <w:sz w:val="18"/>
                <w:szCs w:val="18"/>
              </w:rPr>
            </w:pPr>
            <w:r w:rsidRPr="00295655">
              <w:rPr>
                <w:rFonts w:ascii="Calibri" w:hAnsi="Calibri"/>
                <w:sz w:val="18"/>
                <w:szCs w:val="18"/>
              </w:rPr>
              <w:t>08</w:t>
            </w:r>
          </w:p>
        </w:tc>
        <w:tc>
          <w:tcPr>
            <w:tcW w:w="1328" w:type="dxa"/>
            <w:vAlign w:val="bottom"/>
          </w:tcPr>
          <w:p w14:paraId="26FCBB50" w14:textId="77777777" w:rsidR="002F0741" w:rsidRPr="00295655" w:rsidRDefault="002F0741" w:rsidP="00A42003">
            <w:pPr>
              <w:keepNext/>
              <w:jc w:val="center"/>
              <w:rPr>
                <w:rFonts w:ascii="Calibri" w:hAnsi="Calibri"/>
                <w:sz w:val="18"/>
                <w:szCs w:val="18"/>
              </w:rPr>
            </w:pPr>
            <w:r>
              <w:rPr>
                <w:rFonts w:ascii="Calibri" w:hAnsi="Calibri"/>
                <w:sz w:val="18"/>
                <w:szCs w:val="18"/>
              </w:rPr>
              <w:t>09</w:t>
            </w:r>
          </w:p>
        </w:tc>
        <w:tc>
          <w:tcPr>
            <w:tcW w:w="1328" w:type="dxa"/>
            <w:vAlign w:val="bottom"/>
          </w:tcPr>
          <w:p w14:paraId="26FCBB51" w14:textId="77777777" w:rsidR="002F0741" w:rsidRPr="00295655" w:rsidRDefault="002F0741" w:rsidP="00A42003">
            <w:pPr>
              <w:keepNext/>
              <w:jc w:val="center"/>
              <w:rPr>
                <w:rFonts w:ascii="Calibri" w:hAnsi="Calibri"/>
                <w:sz w:val="18"/>
                <w:szCs w:val="18"/>
              </w:rPr>
            </w:pPr>
            <w:r>
              <w:rPr>
                <w:rFonts w:ascii="Calibri" w:hAnsi="Calibri"/>
                <w:sz w:val="18"/>
                <w:szCs w:val="18"/>
              </w:rPr>
              <w:t>10</w:t>
            </w:r>
          </w:p>
        </w:tc>
        <w:tc>
          <w:tcPr>
            <w:tcW w:w="1328" w:type="dxa"/>
          </w:tcPr>
          <w:p w14:paraId="6F3F3C34" w14:textId="59D5D8E5" w:rsidR="002F0741" w:rsidRDefault="002F0741" w:rsidP="00A42003">
            <w:pPr>
              <w:keepNext/>
              <w:jc w:val="center"/>
              <w:rPr>
                <w:rFonts w:ascii="Calibri" w:hAnsi="Calibri"/>
                <w:sz w:val="18"/>
                <w:szCs w:val="18"/>
              </w:rPr>
            </w:pPr>
            <w:r>
              <w:rPr>
                <w:rFonts w:ascii="Calibri" w:hAnsi="Calibri"/>
                <w:sz w:val="18"/>
                <w:szCs w:val="18"/>
              </w:rPr>
              <w:t>11</w:t>
            </w:r>
          </w:p>
        </w:tc>
      </w:tr>
      <w:tr w:rsidR="002F0741" w:rsidRPr="001139B2" w14:paraId="26FCBB5F" w14:textId="67F58EED" w:rsidTr="00EF23F2">
        <w:trPr>
          <w:cantSplit/>
          <w:trHeight w:val="621"/>
        </w:trPr>
        <w:tc>
          <w:tcPr>
            <w:tcW w:w="1325" w:type="dxa"/>
            <w:vAlign w:val="bottom"/>
          </w:tcPr>
          <w:p w14:paraId="26FCBB53"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SC System Identification or Name</w:t>
            </w:r>
          </w:p>
        </w:tc>
        <w:tc>
          <w:tcPr>
            <w:tcW w:w="1328" w:type="dxa"/>
            <w:vAlign w:val="bottom"/>
          </w:tcPr>
          <w:p w14:paraId="26FCBB54"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SC System Location or Area Served</w:t>
            </w:r>
          </w:p>
        </w:tc>
        <w:tc>
          <w:tcPr>
            <w:tcW w:w="1328" w:type="dxa"/>
            <w:vAlign w:val="bottom"/>
          </w:tcPr>
          <w:p w14:paraId="26FCBB55"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Supply Duct Location</w:t>
            </w:r>
          </w:p>
        </w:tc>
        <w:tc>
          <w:tcPr>
            <w:tcW w:w="1328" w:type="dxa"/>
            <w:vAlign w:val="bottom"/>
          </w:tcPr>
          <w:p w14:paraId="26FCBB56" w14:textId="77777777" w:rsidR="002F0741" w:rsidRDefault="002F0741" w:rsidP="00A42003">
            <w:pPr>
              <w:keepNext/>
              <w:jc w:val="center"/>
              <w:rPr>
                <w:rFonts w:ascii="Calibri" w:hAnsi="Calibri"/>
                <w:sz w:val="18"/>
                <w:szCs w:val="18"/>
              </w:rPr>
            </w:pPr>
            <w:r w:rsidRPr="001139B2">
              <w:rPr>
                <w:rFonts w:ascii="Calibri" w:hAnsi="Calibri"/>
                <w:sz w:val="18"/>
                <w:szCs w:val="18"/>
              </w:rPr>
              <w:t xml:space="preserve">Supply Duct </w:t>
            </w:r>
          </w:p>
          <w:p w14:paraId="26FCBB57"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R-Value</w:t>
            </w:r>
          </w:p>
        </w:tc>
        <w:tc>
          <w:tcPr>
            <w:tcW w:w="1328" w:type="dxa"/>
            <w:vAlign w:val="bottom"/>
          </w:tcPr>
          <w:p w14:paraId="26FCBB58"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Return Duct Location</w:t>
            </w:r>
          </w:p>
        </w:tc>
        <w:tc>
          <w:tcPr>
            <w:tcW w:w="1327" w:type="dxa"/>
            <w:vAlign w:val="bottom"/>
          </w:tcPr>
          <w:p w14:paraId="26FCBB59" w14:textId="77777777" w:rsidR="002F0741" w:rsidRDefault="002F0741" w:rsidP="00A42003">
            <w:pPr>
              <w:keepNext/>
              <w:jc w:val="center"/>
              <w:rPr>
                <w:rFonts w:ascii="Calibri" w:hAnsi="Calibri"/>
                <w:sz w:val="18"/>
                <w:szCs w:val="18"/>
              </w:rPr>
            </w:pPr>
            <w:r w:rsidRPr="001139B2">
              <w:rPr>
                <w:rFonts w:ascii="Calibri" w:hAnsi="Calibri"/>
                <w:sz w:val="18"/>
                <w:szCs w:val="18"/>
              </w:rPr>
              <w:t xml:space="preserve">Return Duct </w:t>
            </w:r>
          </w:p>
          <w:p w14:paraId="26FCBB5A"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R-Value</w:t>
            </w:r>
          </w:p>
        </w:tc>
        <w:tc>
          <w:tcPr>
            <w:tcW w:w="1328" w:type="dxa"/>
            <w:vAlign w:val="bottom"/>
          </w:tcPr>
          <w:p w14:paraId="26FCBB5B"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 xml:space="preserve">Exemption from </w:t>
            </w:r>
            <w:r>
              <w:rPr>
                <w:rFonts w:ascii="Calibri" w:hAnsi="Calibri"/>
                <w:sz w:val="18"/>
                <w:szCs w:val="18"/>
              </w:rPr>
              <w:t>Min</w:t>
            </w:r>
            <w:r w:rsidRPr="001139B2">
              <w:rPr>
                <w:rFonts w:ascii="Calibri" w:hAnsi="Calibri"/>
                <w:sz w:val="18"/>
                <w:szCs w:val="18"/>
              </w:rPr>
              <w:t xml:space="preserve"> R-Value for Ducts In Conditioned Space</w:t>
            </w:r>
          </w:p>
        </w:tc>
        <w:tc>
          <w:tcPr>
            <w:tcW w:w="1328" w:type="dxa"/>
            <w:vAlign w:val="bottom"/>
          </w:tcPr>
          <w:p w14:paraId="26FCBB5C"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 xml:space="preserve">Method of compliance with duct and filter grille sizing </w:t>
            </w:r>
            <w:proofErr w:type="spellStart"/>
            <w:r w:rsidRPr="001139B2">
              <w:rPr>
                <w:rFonts w:ascii="Calibri" w:hAnsi="Calibri"/>
                <w:sz w:val="18"/>
                <w:szCs w:val="18"/>
              </w:rPr>
              <w:t>Req's</w:t>
            </w:r>
            <w:proofErr w:type="spellEnd"/>
            <w:r w:rsidRPr="001139B2">
              <w:rPr>
                <w:rFonts w:ascii="Calibri" w:hAnsi="Calibri"/>
                <w:sz w:val="18"/>
                <w:szCs w:val="18"/>
              </w:rPr>
              <w:t xml:space="preserve"> in 150.0(m)13</w:t>
            </w:r>
          </w:p>
        </w:tc>
        <w:tc>
          <w:tcPr>
            <w:tcW w:w="1328" w:type="dxa"/>
            <w:vAlign w:val="bottom"/>
          </w:tcPr>
          <w:p w14:paraId="26FCBB5D"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Bypass Duct Status</w:t>
            </w:r>
          </w:p>
        </w:tc>
        <w:tc>
          <w:tcPr>
            <w:tcW w:w="1328" w:type="dxa"/>
            <w:vAlign w:val="bottom"/>
          </w:tcPr>
          <w:p w14:paraId="26FCBB5E" w14:textId="77777777" w:rsidR="002F0741" w:rsidRPr="001139B2" w:rsidRDefault="002F0741" w:rsidP="00A42003">
            <w:pPr>
              <w:keepNext/>
              <w:jc w:val="center"/>
              <w:rPr>
                <w:rFonts w:ascii="Calibri" w:hAnsi="Calibri"/>
                <w:sz w:val="18"/>
                <w:szCs w:val="18"/>
              </w:rPr>
            </w:pPr>
            <w:r w:rsidRPr="001139B2">
              <w:rPr>
                <w:rFonts w:ascii="Calibri" w:hAnsi="Calibri"/>
                <w:sz w:val="18"/>
                <w:szCs w:val="18"/>
              </w:rPr>
              <w:t>Number of Air Filter Devices on System</w:t>
            </w:r>
          </w:p>
        </w:tc>
        <w:tc>
          <w:tcPr>
            <w:tcW w:w="1328" w:type="dxa"/>
            <w:vAlign w:val="bottom"/>
          </w:tcPr>
          <w:p w14:paraId="52790A6A" w14:textId="7BEEB11D" w:rsidR="002F0741" w:rsidRPr="001139B2" w:rsidRDefault="002F0741" w:rsidP="002F0741">
            <w:pPr>
              <w:keepNext/>
              <w:jc w:val="center"/>
              <w:rPr>
                <w:rFonts w:ascii="Calibri" w:hAnsi="Calibri"/>
                <w:sz w:val="18"/>
                <w:szCs w:val="18"/>
              </w:rPr>
            </w:pPr>
            <w:r>
              <w:rPr>
                <w:rFonts w:ascii="Calibri" w:hAnsi="Calibri"/>
                <w:sz w:val="18"/>
                <w:szCs w:val="18"/>
              </w:rPr>
              <w:t>Can RA3.3 Airflow Protocols be used to test this System?</w:t>
            </w:r>
          </w:p>
        </w:tc>
      </w:tr>
      <w:tr w:rsidR="002F0741" w:rsidRPr="0065068B" w14:paraId="26FCBB6A" w14:textId="08916911" w:rsidTr="00EF23F2">
        <w:trPr>
          <w:cantSplit/>
          <w:trHeight w:val="426"/>
        </w:trPr>
        <w:tc>
          <w:tcPr>
            <w:tcW w:w="1325" w:type="dxa"/>
          </w:tcPr>
          <w:p w14:paraId="26FCBB60" w14:textId="77777777" w:rsidR="002F0741" w:rsidRPr="0065068B" w:rsidRDefault="002F0741" w:rsidP="00A42003">
            <w:pPr>
              <w:keepNext/>
              <w:rPr>
                <w:rFonts w:ascii="Calibri" w:hAnsi="Calibri"/>
                <w:sz w:val="14"/>
                <w:szCs w:val="14"/>
              </w:rPr>
            </w:pPr>
          </w:p>
        </w:tc>
        <w:tc>
          <w:tcPr>
            <w:tcW w:w="1328" w:type="dxa"/>
          </w:tcPr>
          <w:p w14:paraId="26FCBB61" w14:textId="77777777" w:rsidR="002F0741" w:rsidRPr="0065068B" w:rsidRDefault="002F0741" w:rsidP="00A42003">
            <w:pPr>
              <w:keepNext/>
              <w:rPr>
                <w:rFonts w:ascii="Calibri" w:hAnsi="Calibri"/>
                <w:sz w:val="14"/>
                <w:szCs w:val="14"/>
              </w:rPr>
            </w:pPr>
          </w:p>
        </w:tc>
        <w:tc>
          <w:tcPr>
            <w:tcW w:w="1328" w:type="dxa"/>
          </w:tcPr>
          <w:p w14:paraId="26FCBB62" w14:textId="77777777" w:rsidR="002F0741" w:rsidRPr="0065068B" w:rsidRDefault="002F0741" w:rsidP="00A42003">
            <w:pPr>
              <w:keepNext/>
              <w:rPr>
                <w:rFonts w:ascii="Calibri" w:hAnsi="Calibri"/>
                <w:sz w:val="14"/>
                <w:szCs w:val="14"/>
              </w:rPr>
            </w:pPr>
          </w:p>
        </w:tc>
        <w:tc>
          <w:tcPr>
            <w:tcW w:w="1328" w:type="dxa"/>
          </w:tcPr>
          <w:p w14:paraId="26FCBB63" w14:textId="77777777" w:rsidR="002F0741" w:rsidRPr="0065068B" w:rsidRDefault="002F0741" w:rsidP="00A42003">
            <w:pPr>
              <w:keepNext/>
              <w:rPr>
                <w:rFonts w:ascii="Calibri" w:hAnsi="Calibri"/>
                <w:sz w:val="14"/>
                <w:szCs w:val="14"/>
              </w:rPr>
            </w:pPr>
          </w:p>
        </w:tc>
        <w:tc>
          <w:tcPr>
            <w:tcW w:w="1328" w:type="dxa"/>
          </w:tcPr>
          <w:p w14:paraId="26FCBB64" w14:textId="77777777" w:rsidR="002F0741" w:rsidRPr="0065068B" w:rsidRDefault="002F0741" w:rsidP="00A42003">
            <w:pPr>
              <w:keepNext/>
              <w:rPr>
                <w:rFonts w:ascii="Calibri" w:hAnsi="Calibri"/>
                <w:sz w:val="14"/>
                <w:szCs w:val="14"/>
              </w:rPr>
            </w:pPr>
          </w:p>
        </w:tc>
        <w:tc>
          <w:tcPr>
            <w:tcW w:w="1327" w:type="dxa"/>
          </w:tcPr>
          <w:p w14:paraId="26FCBB65" w14:textId="77777777" w:rsidR="002F0741" w:rsidRPr="0065068B" w:rsidRDefault="002F0741" w:rsidP="00A42003">
            <w:pPr>
              <w:keepNext/>
              <w:rPr>
                <w:rFonts w:ascii="Calibri" w:hAnsi="Calibri"/>
                <w:sz w:val="14"/>
                <w:szCs w:val="14"/>
              </w:rPr>
            </w:pPr>
          </w:p>
        </w:tc>
        <w:tc>
          <w:tcPr>
            <w:tcW w:w="1328" w:type="dxa"/>
          </w:tcPr>
          <w:p w14:paraId="26FCBB66" w14:textId="77777777" w:rsidR="002F0741" w:rsidRPr="0065068B" w:rsidRDefault="002F0741" w:rsidP="00A42003">
            <w:pPr>
              <w:keepNext/>
              <w:rPr>
                <w:rFonts w:asciiTheme="minorHAnsi" w:hAnsiTheme="minorHAnsi"/>
                <w:sz w:val="14"/>
                <w:szCs w:val="14"/>
              </w:rPr>
            </w:pPr>
          </w:p>
        </w:tc>
        <w:tc>
          <w:tcPr>
            <w:tcW w:w="1328" w:type="dxa"/>
          </w:tcPr>
          <w:p w14:paraId="26FCBB67" w14:textId="77777777" w:rsidR="002F0741" w:rsidRPr="00926E48" w:rsidRDefault="002F0741" w:rsidP="00A42003">
            <w:pPr>
              <w:keepNext/>
              <w:rPr>
                <w:rFonts w:ascii="Calibri" w:hAnsi="Calibri"/>
                <w:sz w:val="14"/>
                <w:szCs w:val="14"/>
                <w:u w:val="single"/>
              </w:rPr>
            </w:pPr>
          </w:p>
        </w:tc>
        <w:tc>
          <w:tcPr>
            <w:tcW w:w="1328" w:type="dxa"/>
          </w:tcPr>
          <w:p w14:paraId="26FCBB68" w14:textId="77777777" w:rsidR="002F0741" w:rsidRPr="0065068B" w:rsidRDefault="002F0741" w:rsidP="00A42003">
            <w:pPr>
              <w:keepNext/>
              <w:rPr>
                <w:rFonts w:ascii="Calibri" w:hAnsi="Calibri"/>
                <w:sz w:val="14"/>
                <w:szCs w:val="14"/>
              </w:rPr>
            </w:pPr>
          </w:p>
        </w:tc>
        <w:tc>
          <w:tcPr>
            <w:tcW w:w="1328" w:type="dxa"/>
          </w:tcPr>
          <w:p w14:paraId="26FCBB69" w14:textId="77777777" w:rsidR="002F0741" w:rsidRPr="0065068B" w:rsidRDefault="002F0741" w:rsidP="00A42003">
            <w:pPr>
              <w:keepNext/>
              <w:rPr>
                <w:rFonts w:ascii="Calibri" w:hAnsi="Calibri"/>
                <w:sz w:val="14"/>
                <w:szCs w:val="14"/>
              </w:rPr>
            </w:pPr>
          </w:p>
        </w:tc>
        <w:tc>
          <w:tcPr>
            <w:tcW w:w="1328" w:type="dxa"/>
          </w:tcPr>
          <w:p w14:paraId="4D785B83" w14:textId="77777777" w:rsidR="002F0741" w:rsidRPr="0065068B" w:rsidRDefault="002F0741" w:rsidP="00A42003">
            <w:pPr>
              <w:keepNext/>
              <w:rPr>
                <w:rFonts w:ascii="Calibri" w:hAnsi="Calibri"/>
                <w:sz w:val="14"/>
                <w:szCs w:val="14"/>
              </w:rPr>
            </w:pPr>
          </w:p>
        </w:tc>
      </w:tr>
      <w:tr w:rsidR="002F0741" w:rsidRPr="00295655" w14:paraId="26FCBB75" w14:textId="1D5B7C1F" w:rsidTr="00EF23F2">
        <w:trPr>
          <w:cantSplit/>
          <w:trHeight w:val="387"/>
        </w:trPr>
        <w:tc>
          <w:tcPr>
            <w:tcW w:w="1325" w:type="dxa"/>
            <w:vAlign w:val="bottom"/>
          </w:tcPr>
          <w:p w14:paraId="26FCBB6B" w14:textId="77777777" w:rsidR="002F0741" w:rsidRPr="00295655" w:rsidRDefault="002F0741" w:rsidP="00A42003">
            <w:pPr>
              <w:keepNext/>
              <w:rPr>
                <w:rFonts w:ascii="Calibri" w:hAnsi="Calibri"/>
                <w:sz w:val="18"/>
                <w:szCs w:val="18"/>
              </w:rPr>
            </w:pPr>
          </w:p>
        </w:tc>
        <w:tc>
          <w:tcPr>
            <w:tcW w:w="1328" w:type="dxa"/>
            <w:vAlign w:val="bottom"/>
          </w:tcPr>
          <w:p w14:paraId="26FCBB6C" w14:textId="77777777" w:rsidR="002F0741" w:rsidRPr="00295655" w:rsidRDefault="002F0741" w:rsidP="00A42003">
            <w:pPr>
              <w:keepNext/>
              <w:rPr>
                <w:rFonts w:ascii="Calibri" w:hAnsi="Calibri"/>
                <w:sz w:val="18"/>
                <w:szCs w:val="18"/>
              </w:rPr>
            </w:pPr>
          </w:p>
        </w:tc>
        <w:tc>
          <w:tcPr>
            <w:tcW w:w="1328" w:type="dxa"/>
            <w:vAlign w:val="bottom"/>
          </w:tcPr>
          <w:p w14:paraId="26FCBB6D" w14:textId="77777777" w:rsidR="002F0741" w:rsidRPr="00295655" w:rsidRDefault="002F0741" w:rsidP="00A42003">
            <w:pPr>
              <w:keepNext/>
              <w:rPr>
                <w:rFonts w:ascii="Calibri" w:hAnsi="Calibri"/>
                <w:sz w:val="18"/>
                <w:szCs w:val="18"/>
              </w:rPr>
            </w:pPr>
          </w:p>
        </w:tc>
        <w:tc>
          <w:tcPr>
            <w:tcW w:w="1328" w:type="dxa"/>
            <w:vAlign w:val="bottom"/>
          </w:tcPr>
          <w:p w14:paraId="26FCBB6E" w14:textId="77777777" w:rsidR="002F0741" w:rsidRPr="00295655" w:rsidRDefault="002F0741" w:rsidP="00A42003">
            <w:pPr>
              <w:keepNext/>
              <w:rPr>
                <w:rFonts w:ascii="Calibri" w:hAnsi="Calibri"/>
                <w:sz w:val="18"/>
                <w:szCs w:val="18"/>
              </w:rPr>
            </w:pPr>
          </w:p>
        </w:tc>
        <w:tc>
          <w:tcPr>
            <w:tcW w:w="1328" w:type="dxa"/>
            <w:vAlign w:val="bottom"/>
          </w:tcPr>
          <w:p w14:paraId="26FCBB6F" w14:textId="77777777" w:rsidR="002F0741" w:rsidRPr="00295655" w:rsidRDefault="002F0741" w:rsidP="00A42003">
            <w:pPr>
              <w:keepNext/>
              <w:rPr>
                <w:rFonts w:ascii="Calibri" w:hAnsi="Calibri"/>
                <w:sz w:val="18"/>
                <w:szCs w:val="18"/>
              </w:rPr>
            </w:pPr>
          </w:p>
        </w:tc>
        <w:tc>
          <w:tcPr>
            <w:tcW w:w="1327" w:type="dxa"/>
            <w:vAlign w:val="bottom"/>
          </w:tcPr>
          <w:p w14:paraId="26FCBB70" w14:textId="77777777" w:rsidR="002F0741" w:rsidRPr="00295655" w:rsidRDefault="002F0741" w:rsidP="00A42003">
            <w:pPr>
              <w:keepNext/>
              <w:rPr>
                <w:rFonts w:ascii="Calibri" w:hAnsi="Calibri"/>
                <w:sz w:val="18"/>
                <w:szCs w:val="18"/>
              </w:rPr>
            </w:pPr>
          </w:p>
        </w:tc>
        <w:tc>
          <w:tcPr>
            <w:tcW w:w="1328" w:type="dxa"/>
          </w:tcPr>
          <w:p w14:paraId="26FCBB71" w14:textId="77777777" w:rsidR="002F0741" w:rsidRPr="00295655" w:rsidRDefault="002F0741" w:rsidP="00A42003">
            <w:pPr>
              <w:keepNext/>
              <w:rPr>
                <w:rFonts w:ascii="Calibri" w:hAnsi="Calibri"/>
                <w:sz w:val="18"/>
                <w:szCs w:val="18"/>
              </w:rPr>
            </w:pPr>
          </w:p>
        </w:tc>
        <w:tc>
          <w:tcPr>
            <w:tcW w:w="1328" w:type="dxa"/>
            <w:vAlign w:val="bottom"/>
          </w:tcPr>
          <w:p w14:paraId="26FCBB72" w14:textId="77777777" w:rsidR="002F0741" w:rsidRPr="00295655" w:rsidRDefault="002F0741" w:rsidP="00A42003">
            <w:pPr>
              <w:keepNext/>
              <w:rPr>
                <w:rFonts w:ascii="Calibri" w:hAnsi="Calibri"/>
                <w:sz w:val="18"/>
                <w:szCs w:val="18"/>
              </w:rPr>
            </w:pPr>
          </w:p>
        </w:tc>
        <w:tc>
          <w:tcPr>
            <w:tcW w:w="1328" w:type="dxa"/>
            <w:vAlign w:val="bottom"/>
          </w:tcPr>
          <w:p w14:paraId="26FCBB73" w14:textId="77777777" w:rsidR="002F0741" w:rsidRPr="00295655" w:rsidRDefault="002F0741" w:rsidP="00A42003">
            <w:pPr>
              <w:keepNext/>
              <w:rPr>
                <w:rFonts w:ascii="Calibri" w:hAnsi="Calibri"/>
                <w:sz w:val="18"/>
                <w:szCs w:val="18"/>
              </w:rPr>
            </w:pPr>
          </w:p>
        </w:tc>
        <w:tc>
          <w:tcPr>
            <w:tcW w:w="1328" w:type="dxa"/>
            <w:vAlign w:val="bottom"/>
          </w:tcPr>
          <w:p w14:paraId="26FCBB74" w14:textId="77777777" w:rsidR="002F0741" w:rsidRPr="00295655" w:rsidRDefault="002F0741" w:rsidP="00A42003">
            <w:pPr>
              <w:keepNext/>
              <w:rPr>
                <w:rFonts w:ascii="Calibri" w:hAnsi="Calibri"/>
                <w:sz w:val="18"/>
                <w:szCs w:val="18"/>
              </w:rPr>
            </w:pPr>
          </w:p>
        </w:tc>
        <w:tc>
          <w:tcPr>
            <w:tcW w:w="1328" w:type="dxa"/>
          </w:tcPr>
          <w:p w14:paraId="59B56855" w14:textId="77777777" w:rsidR="002F0741" w:rsidRPr="00295655" w:rsidRDefault="002F0741" w:rsidP="00A42003">
            <w:pPr>
              <w:keepNext/>
              <w:rPr>
                <w:rFonts w:ascii="Calibri" w:hAnsi="Calibri"/>
                <w:sz w:val="18"/>
                <w:szCs w:val="18"/>
              </w:rPr>
            </w:pPr>
          </w:p>
        </w:tc>
      </w:tr>
      <w:tr w:rsidR="002F0741" w:rsidRPr="00295655" w14:paraId="26FCBB77" w14:textId="1F707220" w:rsidTr="00EF23F2">
        <w:trPr>
          <w:cantSplit/>
          <w:trHeight w:val="234"/>
        </w:trPr>
        <w:tc>
          <w:tcPr>
            <w:tcW w:w="13276" w:type="dxa"/>
            <w:gridSpan w:val="10"/>
          </w:tcPr>
          <w:p w14:paraId="26FCBB76" w14:textId="77777777" w:rsidR="002F0741" w:rsidRPr="00295655" w:rsidRDefault="002F0741" w:rsidP="00A42003">
            <w:pPr>
              <w:keepNext/>
              <w:rPr>
                <w:rFonts w:ascii="Calibri" w:hAnsi="Calibri"/>
                <w:sz w:val="18"/>
                <w:szCs w:val="18"/>
              </w:rPr>
            </w:pPr>
            <w:r w:rsidRPr="00295655">
              <w:rPr>
                <w:rFonts w:ascii="Calibri" w:hAnsi="Calibri"/>
                <w:sz w:val="18"/>
                <w:szCs w:val="18"/>
              </w:rPr>
              <w:t>Notes:</w:t>
            </w:r>
          </w:p>
        </w:tc>
        <w:tc>
          <w:tcPr>
            <w:tcW w:w="1328" w:type="dxa"/>
          </w:tcPr>
          <w:p w14:paraId="37D70905" w14:textId="77777777" w:rsidR="002F0741" w:rsidRPr="00295655" w:rsidRDefault="002F0741" w:rsidP="00A42003">
            <w:pPr>
              <w:keepNext/>
              <w:rPr>
                <w:rFonts w:ascii="Calibri" w:hAnsi="Calibri"/>
                <w:sz w:val="18"/>
                <w:szCs w:val="18"/>
              </w:rPr>
            </w:pPr>
          </w:p>
        </w:tc>
      </w:tr>
    </w:tbl>
    <w:p w14:paraId="26FCBB78" w14:textId="77777777" w:rsidR="0091798A" w:rsidRPr="00295655" w:rsidRDefault="0091798A" w:rsidP="0091798A">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2340"/>
        <w:gridCol w:w="2340"/>
        <w:gridCol w:w="2341"/>
        <w:gridCol w:w="2340"/>
        <w:gridCol w:w="2339"/>
      </w:tblGrid>
      <w:tr w:rsidR="0091798A" w:rsidRPr="00295655" w14:paraId="26FCBB7D" w14:textId="77777777" w:rsidTr="00A42003">
        <w:trPr>
          <w:cantSplit/>
        </w:trPr>
        <w:tc>
          <w:tcPr>
            <w:tcW w:w="14598" w:type="dxa"/>
            <w:gridSpan w:val="7"/>
            <w:shd w:val="clear" w:color="auto" w:fill="auto"/>
          </w:tcPr>
          <w:p w14:paraId="26FCBB7B" w14:textId="3D8343A2" w:rsidR="0091798A" w:rsidRPr="001A53D0" w:rsidRDefault="0091798A" w:rsidP="00A42003">
            <w:pPr>
              <w:keepNext/>
              <w:rPr>
                <w:rFonts w:ascii="Calibri" w:hAnsi="Calibri"/>
                <w:b/>
                <w:szCs w:val="18"/>
              </w:rPr>
            </w:pPr>
            <w:r w:rsidRPr="001A53D0">
              <w:rPr>
                <w:rFonts w:ascii="Calibri" w:hAnsi="Calibri"/>
                <w:b/>
                <w:szCs w:val="18"/>
              </w:rPr>
              <w:t xml:space="preserve">J. Installed Air Filter Device Information  </w:t>
            </w:r>
          </w:p>
          <w:p w14:paraId="26FCBB7C" w14:textId="77777777" w:rsidR="0091798A" w:rsidRPr="00926E48" w:rsidRDefault="0091798A" w:rsidP="00A42003">
            <w:pPr>
              <w:keepNext/>
              <w:rPr>
                <w:rFonts w:ascii="Calibri" w:hAnsi="Calibri"/>
                <w:sz w:val="18"/>
                <w:szCs w:val="18"/>
              </w:rPr>
            </w:pPr>
            <w:r w:rsidRPr="00926E48">
              <w:rPr>
                <w:rFonts w:ascii="Calibri" w:hAnsi="Calibri"/>
                <w:sz w:val="18"/>
                <w:szCs w:val="18"/>
              </w:rPr>
              <w:t>Mandatory requirements for air filter devices are specified Section 150.0(m</w:t>
            </w:r>
            <w:proofErr w:type="gramStart"/>
            <w:r w:rsidRPr="00926E48">
              <w:rPr>
                <w:rFonts w:ascii="Calibri" w:hAnsi="Calibri"/>
                <w:sz w:val="18"/>
                <w:szCs w:val="18"/>
              </w:rPr>
              <w:t>)12</w:t>
            </w:r>
            <w:proofErr w:type="gramEnd"/>
            <w:r w:rsidRPr="00926E48">
              <w:rPr>
                <w:rFonts w:ascii="Calibri" w:hAnsi="Calibri"/>
                <w:sz w:val="18"/>
                <w:szCs w:val="18"/>
              </w:rPr>
              <w:t>.</w:t>
            </w:r>
          </w:p>
        </w:tc>
      </w:tr>
      <w:tr w:rsidR="0091798A" w:rsidRPr="00295655" w14:paraId="26FCBB85" w14:textId="77777777" w:rsidTr="00A42003">
        <w:trPr>
          <w:cantSplit/>
          <w:trHeight w:val="134"/>
        </w:trPr>
        <w:tc>
          <w:tcPr>
            <w:tcW w:w="1458" w:type="dxa"/>
            <w:vAlign w:val="bottom"/>
          </w:tcPr>
          <w:p w14:paraId="26FCBB7E"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B7F"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2340" w:type="dxa"/>
          </w:tcPr>
          <w:p w14:paraId="26FCBB80"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2340" w:type="dxa"/>
            <w:vAlign w:val="bottom"/>
          </w:tcPr>
          <w:p w14:paraId="26FCBB81"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04</w:t>
            </w:r>
          </w:p>
        </w:tc>
        <w:tc>
          <w:tcPr>
            <w:tcW w:w="2341" w:type="dxa"/>
            <w:vAlign w:val="bottom"/>
          </w:tcPr>
          <w:p w14:paraId="26FCBB82"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05</w:t>
            </w:r>
          </w:p>
        </w:tc>
        <w:tc>
          <w:tcPr>
            <w:tcW w:w="2340" w:type="dxa"/>
            <w:vAlign w:val="bottom"/>
          </w:tcPr>
          <w:p w14:paraId="26FCBB83"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06</w:t>
            </w:r>
          </w:p>
        </w:tc>
        <w:tc>
          <w:tcPr>
            <w:tcW w:w="2339" w:type="dxa"/>
            <w:vAlign w:val="bottom"/>
          </w:tcPr>
          <w:p w14:paraId="26FCBB84"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07</w:t>
            </w:r>
          </w:p>
        </w:tc>
      </w:tr>
      <w:tr w:rsidR="0091798A" w:rsidRPr="00B82750" w14:paraId="26FCBB90" w14:textId="77777777" w:rsidTr="00A42003">
        <w:trPr>
          <w:cantSplit/>
          <w:trHeight w:val="576"/>
        </w:trPr>
        <w:tc>
          <w:tcPr>
            <w:tcW w:w="1458" w:type="dxa"/>
            <w:vAlign w:val="bottom"/>
          </w:tcPr>
          <w:p w14:paraId="26FCBB86"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SC System Identification or Name</w:t>
            </w:r>
          </w:p>
        </w:tc>
        <w:tc>
          <w:tcPr>
            <w:tcW w:w="1440" w:type="dxa"/>
            <w:vAlign w:val="bottom"/>
          </w:tcPr>
          <w:p w14:paraId="26FCBB87"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SC System Location or Area Served</w:t>
            </w:r>
          </w:p>
        </w:tc>
        <w:tc>
          <w:tcPr>
            <w:tcW w:w="2340" w:type="dxa"/>
            <w:vAlign w:val="bottom"/>
          </w:tcPr>
          <w:p w14:paraId="26FCBB88"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Air Filter Identification or Name</w:t>
            </w:r>
          </w:p>
        </w:tc>
        <w:tc>
          <w:tcPr>
            <w:tcW w:w="2340" w:type="dxa"/>
            <w:vAlign w:val="bottom"/>
          </w:tcPr>
          <w:p w14:paraId="26FCBB89"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Air Filter Device Type</w:t>
            </w:r>
          </w:p>
        </w:tc>
        <w:tc>
          <w:tcPr>
            <w:tcW w:w="2341" w:type="dxa"/>
            <w:vAlign w:val="bottom"/>
          </w:tcPr>
          <w:p w14:paraId="26FCBB8A"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Air Filter Device Location</w:t>
            </w:r>
          </w:p>
        </w:tc>
        <w:tc>
          <w:tcPr>
            <w:tcW w:w="2340" w:type="dxa"/>
            <w:vAlign w:val="bottom"/>
          </w:tcPr>
          <w:p w14:paraId="26FCBB8B"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 xml:space="preserve">Determined Design Airflow Rate </w:t>
            </w:r>
          </w:p>
          <w:p w14:paraId="26FCBB8C"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 xml:space="preserve">for Air Filter Device </w:t>
            </w:r>
          </w:p>
          <w:p w14:paraId="26FCBB8D"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(cfm)</w:t>
            </w:r>
          </w:p>
        </w:tc>
        <w:tc>
          <w:tcPr>
            <w:tcW w:w="2339" w:type="dxa"/>
            <w:vAlign w:val="bottom"/>
          </w:tcPr>
          <w:p w14:paraId="26FCBB8E"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 xml:space="preserve">Determined Design Allowable Pressure Drop for Air Filter Device </w:t>
            </w:r>
          </w:p>
          <w:p w14:paraId="26FCBB8F"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w:t>
            </w:r>
            <w:proofErr w:type="gramStart"/>
            <w:r w:rsidRPr="00B82750">
              <w:rPr>
                <w:rFonts w:ascii="Calibri" w:hAnsi="Calibri"/>
                <w:sz w:val="18"/>
                <w:szCs w:val="18"/>
              </w:rPr>
              <w:t>inch</w:t>
            </w:r>
            <w:proofErr w:type="gramEnd"/>
            <w:r w:rsidRPr="00B82750">
              <w:rPr>
                <w:rFonts w:ascii="Calibri" w:hAnsi="Calibri"/>
                <w:sz w:val="18"/>
                <w:szCs w:val="18"/>
              </w:rPr>
              <w:t xml:space="preserve"> W.C.) </w:t>
            </w:r>
          </w:p>
        </w:tc>
      </w:tr>
      <w:tr w:rsidR="0091798A" w:rsidRPr="00295655" w14:paraId="26FCBB98" w14:textId="77777777" w:rsidTr="00A42003">
        <w:trPr>
          <w:cantSplit/>
          <w:trHeight w:val="395"/>
        </w:trPr>
        <w:tc>
          <w:tcPr>
            <w:tcW w:w="1458" w:type="dxa"/>
          </w:tcPr>
          <w:p w14:paraId="26FCBB91" w14:textId="77777777" w:rsidR="0091798A" w:rsidRPr="00295655" w:rsidRDefault="0091798A" w:rsidP="00A42003">
            <w:pPr>
              <w:keepNext/>
              <w:rPr>
                <w:rFonts w:ascii="Calibri" w:hAnsi="Calibri"/>
                <w:sz w:val="18"/>
                <w:szCs w:val="18"/>
              </w:rPr>
            </w:pPr>
          </w:p>
        </w:tc>
        <w:tc>
          <w:tcPr>
            <w:tcW w:w="1440" w:type="dxa"/>
          </w:tcPr>
          <w:p w14:paraId="26FCBB92" w14:textId="77777777" w:rsidR="0091798A" w:rsidRPr="00295655" w:rsidRDefault="0091798A" w:rsidP="00A42003">
            <w:pPr>
              <w:keepNext/>
              <w:rPr>
                <w:rFonts w:ascii="Calibri" w:hAnsi="Calibri"/>
                <w:sz w:val="18"/>
                <w:szCs w:val="18"/>
              </w:rPr>
            </w:pPr>
          </w:p>
        </w:tc>
        <w:tc>
          <w:tcPr>
            <w:tcW w:w="2340" w:type="dxa"/>
          </w:tcPr>
          <w:p w14:paraId="26FCBB93" w14:textId="77777777" w:rsidR="0091798A" w:rsidRPr="00295655" w:rsidRDefault="0091798A" w:rsidP="00A42003">
            <w:pPr>
              <w:keepNext/>
              <w:rPr>
                <w:rFonts w:ascii="Calibri" w:hAnsi="Calibri"/>
                <w:sz w:val="18"/>
                <w:szCs w:val="18"/>
              </w:rPr>
            </w:pPr>
          </w:p>
        </w:tc>
        <w:tc>
          <w:tcPr>
            <w:tcW w:w="2340" w:type="dxa"/>
          </w:tcPr>
          <w:p w14:paraId="26FCBB94" w14:textId="77777777" w:rsidR="0091798A" w:rsidRPr="00295655" w:rsidRDefault="0091798A" w:rsidP="00A42003">
            <w:pPr>
              <w:keepNext/>
              <w:rPr>
                <w:rFonts w:ascii="Calibri" w:hAnsi="Calibri"/>
                <w:sz w:val="18"/>
                <w:szCs w:val="18"/>
              </w:rPr>
            </w:pPr>
          </w:p>
        </w:tc>
        <w:tc>
          <w:tcPr>
            <w:tcW w:w="2341" w:type="dxa"/>
          </w:tcPr>
          <w:p w14:paraId="26FCBB95" w14:textId="77777777" w:rsidR="0091798A" w:rsidRPr="00295655" w:rsidRDefault="0091798A" w:rsidP="00A42003">
            <w:pPr>
              <w:keepNext/>
              <w:rPr>
                <w:rFonts w:ascii="Calibri" w:hAnsi="Calibri"/>
                <w:sz w:val="18"/>
                <w:szCs w:val="18"/>
              </w:rPr>
            </w:pPr>
          </w:p>
        </w:tc>
        <w:tc>
          <w:tcPr>
            <w:tcW w:w="2340" w:type="dxa"/>
          </w:tcPr>
          <w:p w14:paraId="26FCBB96" w14:textId="77777777" w:rsidR="0091798A" w:rsidRPr="00295655" w:rsidRDefault="0091798A" w:rsidP="00A42003">
            <w:pPr>
              <w:keepNext/>
              <w:rPr>
                <w:rFonts w:ascii="Calibri" w:hAnsi="Calibri"/>
                <w:sz w:val="18"/>
                <w:szCs w:val="18"/>
              </w:rPr>
            </w:pPr>
          </w:p>
        </w:tc>
        <w:tc>
          <w:tcPr>
            <w:tcW w:w="2339" w:type="dxa"/>
          </w:tcPr>
          <w:p w14:paraId="26FCBB97" w14:textId="77777777" w:rsidR="0091798A" w:rsidRPr="00295655" w:rsidRDefault="0091798A" w:rsidP="00A42003">
            <w:pPr>
              <w:keepNext/>
              <w:rPr>
                <w:rFonts w:ascii="Calibri" w:hAnsi="Calibri"/>
                <w:sz w:val="18"/>
                <w:szCs w:val="18"/>
              </w:rPr>
            </w:pPr>
          </w:p>
        </w:tc>
      </w:tr>
      <w:tr w:rsidR="0091798A" w:rsidRPr="00295655" w14:paraId="26FCBBA0" w14:textId="77777777" w:rsidTr="00A42003">
        <w:trPr>
          <w:cantSplit/>
          <w:trHeight w:val="288"/>
        </w:trPr>
        <w:tc>
          <w:tcPr>
            <w:tcW w:w="1458" w:type="dxa"/>
            <w:vAlign w:val="center"/>
          </w:tcPr>
          <w:p w14:paraId="26FCBB99" w14:textId="77777777" w:rsidR="0091798A" w:rsidRPr="00295655" w:rsidRDefault="0091798A" w:rsidP="00A42003">
            <w:pPr>
              <w:keepNext/>
              <w:jc w:val="center"/>
              <w:rPr>
                <w:rFonts w:ascii="Calibri" w:hAnsi="Calibri"/>
                <w:sz w:val="18"/>
                <w:szCs w:val="18"/>
              </w:rPr>
            </w:pPr>
          </w:p>
        </w:tc>
        <w:tc>
          <w:tcPr>
            <w:tcW w:w="1440" w:type="dxa"/>
            <w:vAlign w:val="center"/>
          </w:tcPr>
          <w:p w14:paraId="26FCBB9A" w14:textId="77777777" w:rsidR="0091798A" w:rsidRPr="00295655" w:rsidRDefault="0091798A" w:rsidP="00A42003">
            <w:pPr>
              <w:keepNext/>
              <w:jc w:val="center"/>
              <w:rPr>
                <w:rFonts w:ascii="Calibri" w:hAnsi="Calibri"/>
                <w:sz w:val="18"/>
                <w:szCs w:val="18"/>
              </w:rPr>
            </w:pPr>
          </w:p>
        </w:tc>
        <w:tc>
          <w:tcPr>
            <w:tcW w:w="2340" w:type="dxa"/>
            <w:vAlign w:val="center"/>
          </w:tcPr>
          <w:p w14:paraId="26FCBB9B" w14:textId="77777777" w:rsidR="0091798A" w:rsidRPr="00295655" w:rsidRDefault="0091798A" w:rsidP="00A42003">
            <w:pPr>
              <w:keepNext/>
              <w:jc w:val="center"/>
              <w:rPr>
                <w:rFonts w:ascii="Calibri" w:hAnsi="Calibri"/>
                <w:sz w:val="18"/>
                <w:szCs w:val="18"/>
              </w:rPr>
            </w:pPr>
          </w:p>
        </w:tc>
        <w:tc>
          <w:tcPr>
            <w:tcW w:w="2340" w:type="dxa"/>
            <w:vAlign w:val="center"/>
          </w:tcPr>
          <w:p w14:paraId="26FCBB9C" w14:textId="77777777" w:rsidR="0091798A" w:rsidRPr="00295655" w:rsidRDefault="0091798A" w:rsidP="00A42003">
            <w:pPr>
              <w:keepNext/>
              <w:jc w:val="center"/>
              <w:rPr>
                <w:rFonts w:ascii="Calibri" w:hAnsi="Calibri"/>
                <w:sz w:val="18"/>
                <w:szCs w:val="18"/>
              </w:rPr>
            </w:pPr>
          </w:p>
        </w:tc>
        <w:tc>
          <w:tcPr>
            <w:tcW w:w="2341" w:type="dxa"/>
            <w:vAlign w:val="center"/>
          </w:tcPr>
          <w:p w14:paraId="26FCBB9D" w14:textId="77777777" w:rsidR="0091798A" w:rsidRPr="00295655" w:rsidRDefault="0091798A" w:rsidP="00A42003">
            <w:pPr>
              <w:keepNext/>
              <w:jc w:val="center"/>
              <w:rPr>
                <w:rFonts w:ascii="Calibri" w:hAnsi="Calibri"/>
                <w:sz w:val="18"/>
                <w:szCs w:val="18"/>
              </w:rPr>
            </w:pPr>
          </w:p>
        </w:tc>
        <w:tc>
          <w:tcPr>
            <w:tcW w:w="2340" w:type="dxa"/>
            <w:vAlign w:val="center"/>
          </w:tcPr>
          <w:p w14:paraId="26FCBB9E" w14:textId="77777777" w:rsidR="0091798A" w:rsidRPr="00295655" w:rsidRDefault="0091798A" w:rsidP="00A42003">
            <w:pPr>
              <w:keepNext/>
              <w:jc w:val="center"/>
              <w:rPr>
                <w:rFonts w:ascii="Calibri" w:hAnsi="Calibri"/>
                <w:sz w:val="18"/>
                <w:szCs w:val="18"/>
              </w:rPr>
            </w:pPr>
          </w:p>
        </w:tc>
        <w:tc>
          <w:tcPr>
            <w:tcW w:w="2339" w:type="dxa"/>
            <w:vAlign w:val="center"/>
          </w:tcPr>
          <w:p w14:paraId="26FCBB9F" w14:textId="77777777" w:rsidR="0091798A" w:rsidRPr="00295655" w:rsidRDefault="0091798A" w:rsidP="00A42003">
            <w:pPr>
              <w:keepNext/>
              <w:jc w:val="center"/>
              <w:rPr>
                <w:rFonts w:ascii="Calibri" w:hAnsi="Calibri"/>
                <w:sz w:val="18"/>
                <w:szCs w:val="18"/>
              </w:rPr>
            </w:pPr>
          </w:p>
        </w:tc>
      </w:tr>
      <w:tr w:rsidR="0091798A" w:rsidRPr="00295655" w14:paraId="26FCBBA8" w14:textId="77777777" w:rsidTr="00A42003">
        <w:trPr>
          <w:cantSplit/>
          <w:trHeight w:val="288"/>
        </w:trPr>
        <w:tc>
          <w:tcPr>
            <w:tcW w:w="1458" w:type="dxa"/>
            <w:vAlign w:val="center"/>
          </w:tcPr>
          <w:p w14:paraId="26FCBBA1" w14:textId="77777777" w:rsidR="0091798A" w:rsidRPr="00295655" w:rsidRDefault="0091798A" w:rsidP="00A42003">
            <w:pPr>
              <w:keepNext/>
              <w:jc w:val="center"/>
              <w:rPr>
                <w:rFonts w:ascii="Calibri" w:hAnsi="Calibri"/>
                <w:sz w:val="18"/>
                <w:szCs w:val="18"/>
              </w:rPr>
            </w:pPr>
          </w:p>
        </w:tc>
        <w:tc>
          <w:tcPr>
            <w:tcW w:w="1440" w:type="dxa"/>
            <w:vAlign w:val="center"/>
          </w:tcPr>
          <w:p w14:paraId="26FCBBA2" w14:textId="77777777" w:rsidR="0091798A" w:rsidRPr="00295655" w:rsidRDefault="0091798A" w:rsidP="00A42003">
            <w:pPr>
              <w:keepNext/>
              <w:jc w:val="center"/>
              <w:rPr>
                <w:rFonts w:ascii="Calibri" w:hAnsi="Calibri"/>
                <w:sz w:val="18"/>
                <w:szCs w:val="18"/>
              </w:rPr>
            </w:pPr>
          </w:p>
        </w:tc>
        <w:tc>
          <w:tcPr>
            <w:tcW w:w="2340" w:type="dxa"/>
            <w:vAlign w:val="center"/>
          </w:tcPr>
          <w:p w14:paraId="26FCBBA3" w14:textId="77777777" w:rsidR="0091798A" w:rsidRPr="00295655" w:rsidRDefault="0091798A" w:rsidP="00A42003">
            <w:pPr>
              <w:keepNext/>
              <w:jc w:val="center"/>
              <w:rPr>
                <w:rFonts w:ascii="Calibri" w:hAnsi="Calibri"/>
                <w:sz w:val="18"/>
                <w:szCs w:val="18"/>
              </w:rPr>
            </w:pPr>
          </w:p>
        </w:tc>
        <w:tc>
          <w:tcPr>
            <w:tcW w:w="2340" w:type="dxa"/>
            <w:vAlign w:val="center"/>
          </w:tcPr>
          <w:p w14:paraId="26FCBBA4" w14:textId="77777777" w:rsidR="0091798A" w:rsidRPr="00295655" w:rsidRDefault="0091798A" w:rsidP="00A42003">
            <w:pPr>
              <w:keepNext/>
              <w:jc w:val="center"/>
              <w:rPr>
                <w:rFonts w:ascii="Calibri" w:hAnsi="Calibri"/>
                <w:sz w:val="18"/>
                <w:szCs w:val="18"/>
              </w:rPr>
            </w:pPr>
          </w:p>
        </w:tc>
        <w:tc>
          <w:tcPr>
            <w:tcW w:w="2341" w:type="dxa"/>
            <w:vAlign w:val="center"/>
          </w:tcPr>
          <w:p w14:paraId="26FCBBA5" w14:textId="77777777" w:rsidR="0091798A" w:rsidRPr="00295655" w:rsidRDefault="0091798A" w:rsidP="00A42003">
            <w:pPr>
              <w:keepNext/>
              <w:jc w:val="center"/>
              <w:rPr>
                <w:rFonts w:ascii="Calibri" w:hAnsi="Calibri"/>
                <w:sz w:val="18"/>
                <w:szCs w:val="18"/>
              </w:rPr>
            </w:pPr>
          </w:p>
        </w:tc>
        <w:tc>
          <w:tcPr>
            <w:tcW w:w="2340" w:type="dxa"/>
            <w:vAlign w:val="center"/>
          </w:tcPr>
          <w:p w14:paraId="26FCBBA6" w14:textId="77777777" w:rsidR="0091798A" w:rsidRPr="00295655" w:rsidRDefault="0091798A" w:rsidP="00A42003">
            <w:pPr>
              <w:keepNext/>
              <w:jc w:val="center"/>
              <w:rPr>
                <w:rFonts w:ascii="Calibri" w:hAnsi="Calibri"/>
                <w:sz w:val="18"/>
                <w:szCs w:val="18"/>
              </w:rPr>
            </w:pPr>
          </w:p>
        </w:tc>
        <w:tc>
          <w:tcPr>
            <w:tcW w:w="2339" w:type="dxa"/>
            <w:vAlign w:val="center"/>
          </w:tcPr>
          <w:p w14:paraId="26FCBBA7" w14:textId="77777777" w:rsidR="0091798A" w:rsidRPr="00295655" w:rsidRDefault="0091798A" w:rsidP="00A42003">
            <w:pPr>
              <w:keepNext/>
              <w:jc w:val="center"/>
              <w:rPr>
                <w:rFonts w:ascii="Calibri" w:hAnsi="Calibri"/>
                <w:sz w:val="18"/>
                <w:szCs w:val="18"/>
              </w:rPr>
            </w:pPr>
          </w:p>
        </w:tc>
      </w:tr>
      <w:tr w:rsidR="0091798A" w:rsidRPr="00295655" w14:paraId="26FCBBAA" w14:textId="77777777" w:rsidTr="00A42003">
        <w:trPr>
          <w:cantSplit/>
        </w:trPr>
        <w:tc>
          <w:tcPr>
            <w:tcW w:w="14598" w:type="dxa"/>
            <w:gridSpan w:val="7"/>
          </w:tcPr>
          <w:p w14:paraId="26FCBBA9" w14:textId="77777777" w:rsidR="0091798A" w:rsidRPr="00295655" w:rsidRDefault="0091798A" w:rsidP="00A42003">
            <w:pPr>
              <w:keepNext/>
              <w:rPr>
                <w:rFonts w:ascii="Calibri" w:hAnsi="Calibri"/>
                <w:sz w:val="18"/>
                <w:szCs w:val="18"/>
              </w:rPr>
            </w:pPr>
            <w:r w:rsidRPr="00295655">
              <w:rPr>
                <w:rFonts w:ascii="Calibri" w:hAnsi="Calibri"/>
                <w:sz w:val="18"/>
                <w:szCs w:val="18"/>
              </w:rPr>
              <w:t>Notes:</w:t>
            </w:r>
          </w:p>
        </w:tc>
      </w:tr>
    </w:tbl>
    <w:p w14:paraId="26FCBBAB" w14:textId="77777777" w:rsidR="0091798A" w:rsidRPr="00295655" w:rsidRDefault="0091798A" w:rsidP="0091798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91798A" w:rsidRPr="00295655" w14:paraId="26FCBBAE" w14:textId="77777777" w:rsidTr="00A42003">
        <w:trPr>
          <w:cantSplit/>
        </w:trPr>
        <w:tc>
          <w:tcPr>
            <w:tcW w:w="14616" w:type="dxa"/>
            <w:gridSpan w:val="2"/>
            <w:shd w:val="clear" w:color="auto" w:fill="auto"/>
          </w:tcPr>
          <w:p w14:paraId="26FCBBAD" w14:textId="22852740" w:rsidR="0091798A" w:rsidRPr="00295655" w:rsidRDefault="0091798A" w:rsidP="00A42003">
            <w:pPr>
              <w:keepNext/>
              <w:rPr>
                <w:rFonts w:ascii="Calibri" w:hAnsi="Calibri"/>
                <w:b/>
                <w:sz w:val="18"/>
                <w:szCs w:val="18"/>
              </w:rPr>
            </w:pPr>
            <w:r w:rsidRPr="001A53D0">
              <w:rPr>
                <w:rFonts w:ascii="Calibri" w:hAnsi="Calibri"/>
                <w:b/>
                <w:szCs w:val="18"/>
              </w:rPr>
              <w:lastRenderedPageBreak/>
              <w:t xml:space="preserve">K. Air Filter Device Requirements  </w:t>
            </w:r>
          </w:p>
        </w:tc>
      </w:tr>
      <w:tr w:rsidR="0091798A" w:rsidRPr="00295655" w14:paraId="26FCBBB1" w14:textId="77777777" w:rsidTr="00A42003">
        <w:trPr>
          <w:cantSplit/>
        </w:trPr>
        <w:tc>
          <w:tcPr>
            <w:tcW w:w="468" w:type="dxa"/>
            <w:shd w:val="clear" w:color="auto" w:fill="auto"/>
            <w:vAlign w:val="center"/>
          </w:tcPr>
          <w:p w14:paraId="26FCBBAF"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26FCBBB0" w14:textId="77777777" w:rsidR="0091798A" w:rsidRPr="00295655" w:rsidRDefault="0091798A" w:rsidP="00A42003">
            <w:pPr>
              <w:keepNext/>
              <w:spacing w:after="60"/>
              <w:rPr>
                <w:rFonts w:ascii="Calibri" w:hAnsi="Calibri"/>
                <w:sz w:val="18"/>
                <w:szCs w:val="18"/>
              </w:rPr>
            </w:pPr>
            <w:r w:rsidRPr="00295655">
              <w:rPr>
                <w:rFonts w:ascii="Calibri" w:hAnsi="Calibri"/>
                <w:sz w:val="18"/>
                <w:szCs w:val="18"/>
              </w:rPr>
              <w:t xml:space="preserve">The system shall be designed to ensure that all recirculated air and all outdoor air supplied to the </w:t>
            </w:r>
            <w:proofErr w:type="spellStart"/>
            <w:r w:rsidRPr="00295655">
              <w:rPr>
                <w:rFonts w:ascii="Calibri" w:hAnsi="Calibri"/>
                <w:sz w:val="18"/>
                <w:szCs w:val="18"/>
              </w:rPr>
              <w:t>occupiable</w:t>
            </w:r>
            <w:proofErr w:type="spellEnd"/>
            <w:r w:rsidRPr="00295655">
              <w:rPr>
                <w:rFonts w:ascii="Calibri" w:hAnsi="Calibri"/>
                <w:sz w:val="18"/>
                <w:szCs w:val="18"/>
              </w:rPr>
              <w:t xml:space="preserve"> space is filtered before passing through the system's thermal conditioning components.</w:t>
            </w:r>
          </w:p>
        </w:tc>
      </w:tr>
      <w:tr w:rsidR="0091798A" w:rsidRPr="00295655" w14:paraId="26FCBBB4" w14:textId="77777777" w:rsidTr="00A42003">
        <w:trPr>
          <w:cantSplit/>
        </w:trPr>
        <w:tc>
          <w:tcPr>
            <w:tcW w:w="468" w:type="dxa"/>
            <w:shd w:val="clear" w:color="auto" w:fill="auto"/>
            <w:vAlign w:val="center"/>
          </w:tcPr>
          <w:p w14:paraId="26FCBBB2"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26FCBBB3" w14:textId="77777777" w:rsidR="0091798A" w:rsidRPr="00295655" w:rsidRDefault="0091798A" w:rsidP="00A42003">
            <w:pPr>
              <w:keepNext/>
              <w:spacing w:after="60"/>
              <w:rPr>
                <w:rFonts w:ascii="Calibri" w:hAnsi="Calibri"/>
                <w:sz w:val="18"/>
                <w:szCs w:val="18"/>
              </w:rPr>
            </w:pPr>
            <w:r w:rsidRPr="00295655">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device shall be determined, and all system air filter device locations shall be labeled to disclose the applicable design airflow rate and the maximum allowable clean-filter pressure drop.  The labels shall be permanently affixed to the air filter device, readily legible, and visible to a person replacing the air filter media, and the air filter devices shall be provided with air filter media that conforms to these determined/labeled maximum allowable clean-filter pressure drop values as rated using AHRI Standard 680.</w:t>
            </w:r>
          </w:p>
        </w:tc>
      </w:tr>
      <w:tr w:rsidR="0091798A" w:rsidRPr="00295655" w14:paraId="26FCBBB7" w14:textId="77777777" w:rsidTr="00A42003">
        <w:trPr>
          <w:cantSplit/>
        </w:trPr>
        <w:tc>
          <w:tcPr>
            <w:tcW w:w="468" w:type="dxa"/>
            <w:shd w:val="clear" w:color="auto" w:fill="auto"/>
            <w:vAlign w:val="center"/>
          </w:tcPr>
          <w:p w14:paraId="26FCBBB5"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26FCBBB6" w14:textId="77777777" w:rsidR="0091798A" w:rsidRPr="00295655" w:rsidRDefault="0091798A" w:rsidP="00A42003">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91798A" w:rsidRPr="00295655" w14:paraId="26FCBBBA" w14:textId="77777777" w:rsidTr="00A42003">
        <w:trPr>
          <w:cantSplit/>
        </w:trPr>
        <w:tc>
          <w:tcPr>
            <w:tcW w:w="468" w:type="dxa"/>
            <w:shd w:val="clear" w:color="auto" w:fill="auto"/>
            <w:vAlign w:val="center"/>
          </w:tcPr>
          <w:p w14:paraId="26FCBBB8"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26FCBBB9" w14:textId="47683AA2" w:rsidR="0091798A" w:rsidRPr="00295655" w:rsidRDefault="0091798A" w:rsidP="00A42003">
            <w:pPr>
              <w:keepNext/>
              <w:spacing w:after="60"/>
              <w:rPr>
                <w:rFonts w:ascii="Calibri" w:hAnsi="Calibri"/>
                <w:sz w:val="18"/>
                <w:szCs w:val="18"/>
              </w:rPr>
            </w:pPr>
            <w:r w:rsidRPr="00295655">
              <w:rPr>
                <w:rFonts w:ascii="Calibri" w:hAnsi="Calibri"/>
                <w:sz w:val="18"/>
                <w:szCs w:val="18"/>
              </w:rPr>
              <w:t>The system shall be provided with air filter media having a designated efficiency equal to or greater than MERV 6 when tested in accordance with ASHRAE Standard 52.2, or a particle size efficiency rating equal to or greater than 50</w:t>
            </w:r>
            <w:r w:rsidR="00B4247F">
              <w:rPr>
                <w:rFonts w:ascii="Calibri" w:hAnsi="Calibri"/>
                <w:sz w:val="18"/>
                <w:szCs w:val="18"/>
              </w:rPr>
              <w:t>%</w:t>
            </w:r>
            <w:r w:rsidRPr="00295655">
              <w:rPr>
                <w:rFonts w:ascii="Calibri" w:hAnsi="Calibri"/>
                <w:sz w:val="18"/>
                <w:szCs w:val="18"/>
              </w:rPr>
              <w:t xml:space="preserve"> in the 3.0–10 </w:t>
            </w:r>
            <w:proofErr w:type="spellStart"/>
            <w:r w:rsidRPr="00295655">
              <w:rPr>
                <w:rFonts w:ascii="Calibri" w:hAnsi="Calibri"/>
                <w:sz w:val="18"/>
                <w:szCs w:val="18"/>
              </w:rPr>
              <w:t>μm</w:t>
            </w:r>
            <w:proofErr w:type="spellEnd"/>
            <w:r w:rsidRPr="00295655">
              <w:rPr>
                <w:rFonts w:ascii="Calibri" w:hAnsi="Calibri"/>
                <w:sz w:val="18"/>
                <w:szCs w:val="18"/>
              </w:rPr>
              <w:t xml:space="preserve"> range when tested in accordance with AHRI Standard 680.</w:t>
            </w:r>
          </w:p>
        </w:tc>
      </w:tr>
      <w:tr w:rsidR="0091798A" w:rsidRPr="00295655" w14:paraId="26FCBBBD" w14:textId="77777777" w:rsidTr="00A42003">
        <w:trPr>
          <w:cantSplit/>
        </w:trPr>
        <w:tc>
          <w:tcPr>
            <w:tcW w:w="468" w:type="dxa"/>
            <w:shd w:val="clear" w:color="auto" w:fill="auto"/>
            <w:vAlign w:val="center"/>
          </w:tcPr>
          <w:p w14:paraId="26FCBBBB" w14:textId="77777777" w:rsidR="0091798A" w:rsidRPr="00295655" w:rsidRDefault="0091798A" w:rsidP="00A42003">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26FCBBBC" w14:textId="77777777" w:rsidR="0091798A" w:rsidRPr="00295655" w:rsidRDefault="0091798A" w:rsidP="00A42003">
            <w:pPr>
              <w:keepNext/>
              <w:spacing w:after="60"/>
              <w:rPr>
                <w:rFonts w:ascii="Calibri" w:hAnsi="Calibri"/>
                <w:sz w:val="18"/>
                <w:szCs w:val="18"/>
              </w:rPr>
            </w:pPr>
            <w:r w:rsidRPr="00295655">
              <w:rPr>
                <w:rFonts w:ascii="Calibri" w:hAnsi="Calibri"/>
                <w:sz w:val="18"/>
                <w:szCs w:val="18"/>
              </w:rPr>
              <w:t>The system shall be provided with air filter media that has been labeled by the manufacturer to disclose the efficiency and pressure drop ratings that conform to the required efficiency and pressure drop requirements for the air filter device.</w:t>
            </w:r>
          </w:p>
        </w:tc>
      </w:tr>
      <w:tr w:rsidR="0091798A" w:rsidRPr="00295655" w14:paraId="26FCBBBF" w14:textId="77777777" w:rsidTr="00A42003">
        <w:trPr>
          <w:cantSplit/>
        </w:trPr>
        <w:tc>
          <w:tcPr>
            <w:tcW w:w="14616" w:type="dxa"/>
            <w:gridSpan w:val="2"/>
            <w:shd w:val="clear" w:color="auto" w:fill="auto"/>
            <w:vAlign w:val="center"/>
          </w:tcPr>
          <w:p w14:paraId="26FCBBBE" w14:textId="77777777" w:rsidR="0091798A" w:rsidRPr="00295655" w:rsidRDefault="0091798A" w:rsidP="00A42003">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26FCBBC0" w14:textId="77777777" w:rsidR="0091798A" w:rsidRPr="00295655" w:rsidRDefault="0091798A" w:rsidP="0091798A">
      <w:pPr>
        <w:rPr>
          <w:rFonts w:ascii="Calibri" w:hAnsi="Calibri"/>
          <w:sz w:val="18"/>
          <w:szCs w:val="18"/>
        </w:rPr>
      </w:pPr>
    </w:p>
    <w:p w14:paraId="26FCBBC1" w14:textId="77777777" w:rsidR="0091798A" w:rsidRPr="00295655" w:rsidRDefault="0091798A" w:rsidP="0091798A">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2"/>
        <w:gridCol w:w="1622"/>
        <w:gridCol w:w="1622"/>
        <w:gridCol w:w="1622"/>
        <w:gridCol w:w="1622"/>
        <w:gridCol w:w="1622"/>
        <w:gridCol w:w="1622"/>
        <w:gridCol w:w="1622"/>
        <w:gridCol w:w="1622"/>
      </w:tblGrid>
      <w:tr w:rsidR="0091798A" w:rsidRPr="00295655" w14:paraId="26FCBBC3" w14:textId="77777777" w:rsidTr="00A42003">
        <w:trPr>
          <w:cantSplit/>
        </w:trPr>
        <w:tc>
          <w:tcPr>
            <w:tcW w:w="14598" w:type="dxa"/>
            <w:gridSpan w:val="9"/>
          </w:tcPr>
          <w:p w14:paraId="26FCBBC2" w14:textId="77777777" w:rsidR="0091798A" w:rsidRPr="00295655" w:rsidRDefault="0091798A" w:rsidP="00A42003">
            <w:pPr>
              <w:keepNext/>
              <w:rPr>
                <w:rFonts w:ascii="Calibri" w:hAnsi="Calibri"/>
                <w:b/>
                <w:sz w:val="18"/>
                <w:szCs w:val="18"/>
              </w:rPr>
            </w:pPr>
            <w:r w:rsidRPr="001A53D0">
              <w:rPr>
                <w:rFonts w:ascii="Calibri" w:hAnsi="Calibri"/>
                <w:b/>
                <w:szCs w:val="18"/>
              </w:rPr>
              <w:t xml:space="preserve">L. HERS Verification Requirements </w:t>
            </w:r>
          </w:p>
        </w:tc>
      </w:tr>
      <w:tr w:rsidR="0091798A" w:rsidRPr="00295655" w14:paraId="26FCBBCD" w14:textId="77777777" w:rsidTr="00A42003">
        <w:trPr>
          <w:cantSplit/>
          <w:trHeight w:val="188"/>
        </w:trPr>
        <w:tc>
          <w:tcPr>
            <w:tcW w:w="1622" w:type="dxa"/>
            <w:vAlign w:val="bottom"/>
          </w:tcPr>
          <w:p w14:paraId="26FCBBC4" w14:textId="77777777" w:rsidR="0091798A" w:rsidRPr="00295655" w:rsidRDefault="0091798A" w:rsidP="00A42003">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622" w:type="dxa"/>
            <w:vAlign w:val="bottom"/>
          </w:tcPr>
          <w:p w14:paraId="26FCBBC5" w14:textId="77777777" w:rsidR="0091798A" w:rsidRPr="00295655" w:rsidRDefault="0091798A" w:rsidP="00A42003">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622" w:type="dxa"/>
            <w:vAlign w:val="bottom"/>
          </w:tcPr>
          <w:p w14:paraId="26FCBBC6" w14:textId="77777777" w:rsidR="0091798A" w:rsidRPr="00295655" w:rsidRDefault="0091798A" w:rsidP="00A42003">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3</w:t>
            </w:r>
          </w:p>
        </w:tc>
        <w:tc>
          <w:tcPr>
            <w:tcW w:w="1622" w:type="dxa"/>
            <w:vAlign w:val="bottom"/>
          </w:tcPr>
          <w:p w14:paraId="26FCBBC7" w14:textId="77777777" w:rsidR="0091798A" w:rsidRPr="00295655" w:rsidRDefault="0091798A" w:rsidP="00A42003">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4</w:t>
            </w:r>
          </w:p>
        </w:tc>
        <w:tc>
          <w:tcPr>
            <w:tcW w:w="1622" w:type="dxa"/>
            <w:vAlign w:val="bottom"/>
          </w:tcPr>
          <w:p w14:paraId="26FCBBC8" w14:textId="77777777" w:rsidR="0091798A" w:rsidRPr="00295655" w:rsidRDefault="0091798A" w:rsidP="00A42003">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5</w:t>
            </w:r>
          </w:p>
        </w:tc>
        <w:tc>
          <w:tcPr>
            <w:tcW w:w="1622" w:type="dxa"/>
            <w:vAlign w:val="bottom"/>
          </w:tcPr>
          <w:p w14:paraId="26FCBBC9" w14:textId="77777777" w:rsidR="0091798A" w:rsidRPr="00295655" w:rsidRDefault="0091798A" w:rsidP="00A42003">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6</w:t>
            </w:r>
          </w:p>
        </w:tc>
        <w:tc>
          <w:tcPr>
            <w:tcW w:w="1622" w:type="dxa"/>
            <w:vAlign w:val="bottom"/>
          </w:tcPr>
          <w:p w14:paraId="26FCBBCA" w14:textId="77777777" w:rsidR="0091798A" w:rsidRPr="00295655" w:rsidRDefault="0091798A" w:rsidP="00A42003">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7</w:t>
            </w:r>
          </w:p>
        </w:tc>
        <w:tc>
          <w:tcPr>
            <w:tcW w:w="1622" w:type="dxa"/>
            <w:vAlign w:val="bottom"/>
          </w:tcPr>
          <w:p w14:paraId="26FCBBCB" w14:textId="4C2F5DC6" w:rsidR="0091798A" w:rsidRPr="00295655" w:rsidRDefault="00D601DD" w:rsidP="00A42003">
            <w:pPr>
              <w:keepNext/>
              <w:jc w:val="center"/>
              <w:rPr>
                <w:rFonts w:ascii="Calibri" w:hAnsi="Calibri"/>
                <w:sz w:val="18"/>
                <w:szCs w:val="18"/>
              </w:rPr>
            </w:pPr>
            <w:r>
              <w:rPr>
                <w:rFonts w:ascii="Calibri" w:hAnsi="Calibri"/>
                <w:sz w:val="18"/>
                <w:szCs w:val="18"/>
              </w:rPr>
              <w:t>08</w:t>
            </w:r>
          </w:p>
        </w:tc>
        <w:tc>
          <w:tcPr>
            <w:tcW w:w="1622" w:type="dxa"/>
            <w:vAlign w:val="bottom"/>
          </w:tcPr>
          <w:p w14:paraId="26FCBBCC" w14:textId="502D45A0" w:rsidR="0091798A" w:rsidRPr="00295655" w:rsidRDefault="00D601DD" w:rsidP="00A42003">
            <w:pPr>
              <w:keepNext/>
              <w:jc w:val="center"/>
              <w:rPr>
                <w:rFonts w:ascii="Calibri" w:hAnsi="Calibri"/>
                <w:sz w:val="18"/>
                <w:szCs w:val="18"/>
              </w:rPr>
            </w:pPr>
            <w:r>
              <w:rPr>
                <w:rFonts w:ascii="Calibri" w:hAnsi="Calibri"/>
                <w:sz w:val="18"/>
                <w:szCs w:val="18"/>
              </w:rPr>
              <w:t>09</w:t>
            </w:r>
          </w:p>
        </w:tc>
      </w:tr>
      <w:tr w:rsidR="0091798A" w:rsidRPr="00B82750" w14:paraId="26FCBBD7" w14:textId="77777777" w:rsidTr="00A42003">
        <w:trPr>
          <w:cantSplit/>
          <w:trHeight w:val="359"/>
        </w:trPr>
        <w:tc>
          <w:tcPr>
            <w:tcW w:w="1622" w:type="dxa"/>
            <w:tcBorders>
              <w:bottom w:val="nil"/>
            </w:tcBorders>
            <w:vAlign w:val="bottom"/>
          </w:tcPr>
          <w:p w14:paraId="26FCBBCE" w14:textId="77777777" w:rsidR="0091798A" w:rsidRPr="00B82750" w:rsidRDefault="0091798A" w:rsidP="00A42003">
            <w:pPr>
              <w:keepNext/>
              <w:jc w:val="center"/>
              <w:rPr>
                <w:rFonts w:ascii="Calibri" w:hAnsi="Calibri"/>
                <w:sz w:val="18"/>
                <w:szCs w:val="18"/>
              </w:rPr>
            </w:pPr>
          </w:p>
        </w:tc>
        <w:tc>
          <w:tcPr>
            <w:tcW w:w="1622" w:type="dxa"/>
            <w:tcBorders>
              <w:bottom w:val="nil"/>
            </w:tcBorders>
            <w:vAlign w:val="bottom"/>
          </w:tcPr>
          <w:p w14:paraId="26FCBBCF" w14:textId="77777777" w:rsidR="0091798A" w:rsidRPr="00B82750" w:rsidRDefault="0091798A" w:rsidP="00A42003">
            <w:pPr>
              <w:keepNext/>
              <w:jc w:val="center"/>
              <w:rPr>
                <w:rFonts w:ascii="Calibri" w:hAnsi="Calibri"/>
                <w:sz w:val="18"/>
                <w:szCs w:val="18"/>
              </w:rPr>
            </w:pPr>
          </w:p>
        </w:tc>
        <w:tc>
          <w:tcPr>
            <w:tcW w:w="1622" w:type="dxa"/>
            <w:tcBorders>
              <w:bottom w:val="nil"/>
            </w:tcBorders>
            <w:vAlign w:val="bottom"/>
          </w:tcPr>
          <w:p w14:paraId="26FCBBD0"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1622" w:type="dxa"/>
            <w:tcBorders>
              <w:bottom w:val="nil"/>
            </w:tcBorders>
            <w:vAlign w:val="bottom"/>
          </w:tcPr>
          <w:p w14:paraId="26FCBBD1"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1622" w:type="dxa"/>
            <w:tcBorders>
              <w:bottom w:val="nil"/>
            </w:tcBorders>
            <w:vAlign w:val="bottom"/>
          </w:tcPr>
          <w:p w14:paraId="26FCBBD2"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622" w:type="dxa"/>
            <w:tcBorders>
              <w:bottom w:val="nil"/>
            </w:tcBorders>
            <w:vAlign w:val="bottom"/>
          </w:tcPr>
          <w:p w14:paraId="26FCBBD3"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1622" w:type="dxa"/>
            <w:tcBorders>
              <w:bottom w:val="nil"/>
            </w:tcBorders>
            <w:vAlign w:val="bottom"/>
          </w:tcPr>
          <w:p w14:paraId="26FCBBD4"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25</w:t>
            </w:r>
          </w:p>
        </w:tc>
        <w:tc>
          <w:tcPr>
            <w:tcW w:w="1622" w:type="dxa"/>
            <w:tcBorders>
              <w:bottom w:val="nil"/>
            </w:tcBorders>
            <w:vAlign w:val="bottom"/>
          </w:tcPr>
          <w:p w14:paraId="26FCBBD5" w14:textId="77777777" w:rsidR="0091798A" w:rsidRPr="00B82750" w:rsidRDefault="0091798A" w:rsidP="00A42003">
            <w:pPr>
              <w:keepNext/>
              <w:jc w:val="center"/>
              <w:rPr>
                <w:rFonts w:ascii="Calibri" w:hAnsi="Calibri"/>
                <w:sz w:val="18"/>
                <w:szCs w:val="18"/>
              </w:rPr>
            </w:pPr>
            <w:r>
              <w:rPr>
                <w:rFonts w:ascii="Calibri" w:hAnsi="Calibri"/>
                <w:sz w:val="18"/>
                <w:szCs w:val="18"/>
              </w:rPr>
              <w:t>MCH-27</w:t>
            </w:r>
          </w:p>
        </w:tc>
        <w:tc>
          <w:tcPr>
            <w:tcW w:w="1622" w:type="dxa"/>
            <w:tcBorders>
              <w:bottom w:val="nil"/>
            </w:tcBorders>
            <w:vAlign w:val="bottom"/>
          </w:tcPr>
          <w:p w14:paraId="26FCBBD6"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r>
      <w:tr w:rsidR="0091798A" w:rsidRPr="00B82750" w14:paraId="26FCBBE2" w14:textId="77777777" w:rsidTr="00A42003">
        <w:trPr>
          <w:cantSplit/>
          <w:trHeight w:val="972"/>
        </w:trPr>
        <w:tc>
          <w:tcPr>
            <w:tcW w:w="1622" w:type="dxa"/>
            <w:tcBorders>
              <w:top w:val="nil"/>
            </w:tcBorders>
            <w:vAlign w:val="bottom"/>
          </w:tcPr>
          <w:p w14:paraId="26FCBBD8"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SC System Identification or Name</w:t>
            </w:r>
          </w:p>
        </w:tc>
        <w:tc>
          <w:tcPr>
            <w:tcW w:w="1622" w:type="dxa"/>
            <w:tcBorders>
              <w:top w:val="nil"/>
            </w:tcBorders>
            <w:vAlign w:val="bottom"/>
          </w:tcPr>
          <w:p w14:paraId="26FCBBD9"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SC System Location or Area Served</w:t>
            </w:r>
          </w:p>
        </w:tc>
        <w:tc>
          <w:tcPr>
            <w:tcW w:w="1622" w:type="dxa"/>
            <w:tcBorders>
              <w:top w:val="nil"/>
            </w:tcBorders>
            <w:vAlign w:val="bottom"/>
          </w:tcPr>
          <w:p w14:paraId="26FCBBDA"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Duct Leakage Test</w:t>
            </w:r>
          </w:p>
        </w:tc>
        <w:tc>
          <w:tcPr>
            <w:tcW w:w="1622" w:type="dxa"/>
            <w:tcBorders>
              <w:top w:val="nil"/>
            </w:tcBorders>
            <w:vAlign w:val="bottom"/>
          </w:tcPr>
          <w:p w14:paraId="26FCBBDB"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Duct Location Verification</w:t>
            </w:r>
          </w:p>
        </w:tc>
        <w:tc>
          <w:tcPr>
            <w:tcW w:w="1622" w:type="dxa"/>
            <w:tcBorders>
              <w:top w:val="nil"/>
            </w:tcBorders>
            <w:vAlign w:val="bottom"/>
          </w:tcPr>
          <w:p w14:paraId="26FCBBDC"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AHU Fan Efficacy (W/cfm)</w:t>
            </w:r>
          </w:p>
        </w:tc>
        <w:tc>
          <w:tcPr>
            <w:tcW w:w="1622" w:type="dxa"/>
            <w:tcBorders>
              <w:top w:val="nil"/>
            </w:tcBorders>
            <w:vAlign w:val="bottom"/>
          </w:tcPr>
          <w:p w14:paraId="26FCBBDD"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AHU Airflow Rate</w:t>
            </w:r>
          </w:p>
          <w:p w14:paraId="26FCBBDE"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(cfm/ton)</w:t>
            </w:r>
          </w:p>
        </w:tc>
        <w:tc>
          <w:tcPr>
            <w:tcW w:w="1622" w:type="dxa"/>
            <w:tcBorders>
              <w:top w:val="nil"/>
            </w:tcBorders>
            <w:vAlign w:val="bottom"/>
          </w:tcPr>
          <w:p w14:paraId="26FCBBDF" w14:textId="77777777" w:rsidR="0091798A" w:rsidRPr="00B82750" w:rsidRDefault="0091798A" w:rsidP="00A42003">
            <w:pPr>
              <w:keepNext/>
              <w:jc w:val="center"/>
              <w:rPr>
                <w:rFonts w:ascii="Calibri" w:hAnsi="Calibri"/>
                <w:sz w:val="18"/>
                <w:szCs w:val="18"/>
              </w:rPr>
            </w:pPr>
            <w:r w:rsidRPr="00B82750">
              <w:rPr>
                <w:rFonts w:ascii="Calibri" w:hAnsi="Calibri"/>
                <w:sz w:val="18"/>
                <w:szCs w:val="18"/>
              </w:rPr>
              <w:t>Refrigerant Charge</w:t>
            </w:r>
          </w:p>
        </w:tc>
        <w:tc>
          <w:tcPr>
            <w:tcW w:w="1622" w:type="dxa"/>
            <w:tcBorders>
              <w:top w:val="nil"/>
            </w:tcBorders>
            <w:vAlign w:val="bottom"/>
          </w:tcPr>
          <w:p w14:paraId="26FCBBE0" w14:textId="77777777" w:rsidR="0091798A" w:rsidRPr="00B82750" w:rsidRDefault="0091798A" w:rsidP="00A42003">
            <w:pPr>
              <w:keepNext/>
              <w:jc w:val="center"/>
              <w:rPr>
                <w:rFonts w:ascii="Calibri" w:hAnsi="Calibri"/>
                <w:sz w:val="18"/>
                <w:szCs w:val="18"/>
              </w:rPr>
            </w:pPr>
            <w:r>
              <w:rPr>
                <w:rFonts w:ascii="Calibri" w:hAnsi="Calibri"/>
                <w:sz w:val="18"/>
                <w:szCs w:val="18"/>
              </w:rPr>
              <w:t>IAQ Mechanical Ventilation</w:t>
            </w:r>
          </w:p>
        </w:tc>
        <w:tc>
          <w:tcPr>
            <w:tcW w:w="1622" w:type="dxa"/>
            <w:tcBorders>
              <w:top w:val="nil"/>
            </w:tcBorders>
            <w:vAlign w:val="bottom"/>
          </w:tcPr>
          <w:p w14:paraId="26FCBBE1" w14:textId="42E08F6C" w:rsidR="0091798A" w:rsidRPr="00B82750" w:rsidRDefault="0091798A" w:rsidP="00D2371A">
            <w:pPr>
              <w:keepNext/>
              <w:jc w:val="center"/>
              <w:rPr>
                <w:rFonts w:ascii="Calibri" w:hAnsi="Calibri"/>
                <w:sz w:val="18"/>
                <w:szCs w:val="18"/>
              </w:rPr>
            </w:pPr>
            <w:r w:rsidRPr="00B82750">
              <w:rPr>
                <w:rFonts w:ascii="Calibri" w:hAnsi="Calibri"/>
                <w:sz w:val="18"/>
                <w:szCs w:val="18"/>
              </w:rPr>
              <w:t>Return Duct Design - Table 150.0-</w:t>
            </w:r>
            <w:r w:rsidR="00D2371A">
              <w:rPr>
                <w:rFonts w:ascii="Calibri" w:hAnsi="Calibri"/>
                <w:sz w:val="18"/>
                <w:szCs w:val="18"/>
              </w:rPr>
              <w:t>B</w:t>
            </w:r>
            <w:r w:rsidRPr="00B82750">
              <w:rPr>
                <w:rFonts w:ascii="Calibri" w:hAnsi="Calibri"/>
                <w:sz w:val="18"/>
                <w:szCs w:val="18"/>
              </w:rPr>
              <w:t xml:space="preserve"> or </w:t>
            </w:r>
            <w:r w:rsidR="00D2371A">
              <w:rPr>
                <w:rFonts w:ascii="Calibri" w:hAnsi="Calibri"/>
                <w:sz w:val="18"/>
                <w:szCs w:val="18"/>
              </w:rPr>
              <w:t>C</w:t>
            </w:r>
          </w:p>
        </w:tc>
      </w:tr>
      <w:tr w:rsidR="0091798A" w:rsidRPr="00D46D7C" w14:paraId="26FCBBEC" w14:textId="77777777" w:rsidTr="00C644AA">
        <w:trPr>
          <w:cantSplit/>
          <w:trHeight w:val="332"/>
        </w:trPr>
        <w:tc>
          <w:tcPr>
            <w:tcW w:w="1622" w:type="dxa"/>
          </w:tcPr>
          <w:p w14:paraId="26FCBBE3" w14:textId="77777777" w:rsidR="0091798A" w:rsidRPr="00D46D7C" w:rsidRDefault="0091798A" w:rsidP="00A42003">
            <w:pPr>
              <w:keepNext/>
              <w:rPr>
                <w:rFonts w:ascii="Calibri" w:hAnsi="Calibri"/>
                <w:sz w:val="16"/>
                <w:szCs w:val="16"/>
              </w:rPr>
            </w:pPr>
          </w:p>
        </w:tc>
        <w:tc>
          <w:tcPr>
            <w:tcW w:w="1622" w:type="dxa"/>
          </w:tcPr>
          <w:p w14:paraId="26FCBBE4" w14:textId="77777777" w:rsidR="0091798A" w:rsidRPr="00D46D7C" w:rsidRDefault="0091798A" w:rsidP="00A42003">
            <w:pPr>
              <w:keepNext/>
              <w:rPr>
                <w:rFonts w:ascii="Calibri" w:hAnsi="Calibri"/>
                <w:sz w:val="16"/>
                <w:szCs w:val="16"/>
              </w:rPr>
            </w:pPr>
          </w:p>
        </w:tc>
        <w:tc>
          <w:tcPr>
            <w:tcW w:w="1622" w:type="dxa"/>
          </w:tcPr>
          <w:p w14:paraId="26FCBBE5" w14:textId="77777777" w:rsidR="0091798A" w:rsidRPr="00FF6E1E" w:rsidRDefault="0091798A" w:rsidP="00A42003">
            <w:pPr>
              <w:keepNext/>
              <w:rPr>
                <w:rFonts w:asciiTheme="minorHAnsi" w:hAnsiTheme="minorHAnsi"/>
                <w:sz w:val="16"/>
                <w:szCs w:val="16"/>
              </w:rPr>
            </w:pPr>
          </w:p>
        </w:tc>
        <w:tc>
          <w:tcPr>
            <w:tcW w:w="1622" w:type="dxa"/>
          </w:tcPr>
          <w:p w14:paraId="26FCBBE6" w14:textId="77777777" w:rsidR="0091798A" w:rsidRPr="00D46D7C" w:rsidRDefault="0091798A" w:rsidP="00A42003">
            <w:pPr>
              <w:keepNext/>
              <w:rPr>
                <w:rFonts w:ascii="Calibri" w:hAnsi="Calibri"/>
                <w:sz w:val="16"/>
                <w:szCs w:val="16"/>
              </w:rPr>
            </w:pPr>
          </w:p>
        </w:tc>
        <w:tc>
          <w:tcPr>
            <w:tcW w:w="1622" w:type="dxa"/>
          </w:tcPr>
          <w:p w14:paraId="26FCBBE7" w14:textId="77777777" w:rsidR="0091798A" w:rsidRPr="00D46D7C" w:rsidRDefault="0091798A" w:rsidP="00A42003">
            <w:pPr>
              <w:keepNext/>
              <w:rPr>
                <w:rFonts w:ascii="Calibri" w:hAnsi="Calibri"/>
                <w:sz w:val="16"/>
                <w:szCs w:val="16"/>
              </w:rPr>
            </w:pPr>
          </w:p>
        </w:tc>
        <w:tc>
          <w:tcPr>
            <w:tcW w:w="1622" w:type="dxa"/>
          </w:tcPr>
          <w:p w14:paraId="26FCBBE8" w14:textId="77777777" w:rsidR="0091798A" w:rsidRPr="00D46D7C" w:rsidRDefault="0091798A" w:rsidP="00A42003">
            <w:pPr>
              <w:keepNext/>
              <w:rPr>
                <w:rFonts w:ascii="Calibri" w:hAnsi="Calibri"/>
                <w:sz w:val="16"/>
                <w:szCs w:val="16"/>
              </w:rPr>
            </w:pPr>
          </w:p>
        </w:tc>
        <w:tc>
          <w:tcPr>
            <w:tcW w:w="1622" w:type="dxa"/>
          </w:tcPr>
          <w:p w14:paraId="26FCBBE9" w14:textId="77777777" w:rsidR="0091798A" w:rsidRPr="00D46D7C" w:rsidRDefault="0091798A" w:rsidP="00A42003">
            <w:pPr>
              <w:keepNext/>
              <w:rPr>
                <w:rFonts w:ascii="Calibri" w:hAnsi="Calibri"/>
                <w:sz w:val="16"/>
                <w:szCs w:val="16"/>
              </w:rPr>
            </w:pPr>
          </w:p>
        </w:tc>
        <w:tc>
          <w:tcPr>
            <w:tcW w:w="1622" w:type="dxa"/>
          </w:tcPr>
          <w:p w14:paraId="26FCBBEA" w14:textId="77777777" w:rsidR="0091798A" w:rsidRPr="00D46D7C" w:rsidRDefault="0091798A" w:rsidP="00A42003">
            <w:pPr>
              <w:keepNext/>
              <w:tabs>
                <w:tab w:val="center" w:pos="4320"/>
                <w:tab w:val="right" w:pos="8640"/>
              </w:tabs>
              <w:rPr>
                <w:rFonts w:ascii="Calibri" w:hAnsi="Calibri"/>
                <w:sz w:val="16"/>
                <w:szCs w:val="16"/>
              </w:rPr>
            </w:pPr>
          </w:p>
        </w:tc>
        <w:tc>
          <w:tcPr>
            <w:tcW w:w="1622" w:type="dxa"/>
          </w:tcPr>
          <w:p w14:paraId="26FCBBEB" w14:textId="77777777" w:rsidR="0091798A" w:rsidRPr="00D46D7C" w:rsidRDefault="0091798A" w:rsidP="00A42003">
            <w:pPr>
              <w:keepNext/>
              <w:rPr>
                <w:rFonts w:ascii="Calibri" w:hAnsi="Calibri"/>
                <w:sz w:val="16"/>
                <w:szCs w:val="16"/>
              </w:rPr>
            </w:pPr>
          </w:p>
        </w:tc>
      </w:tr>
      <w:tr w:rsidR="0091798A" w:rsidRPr="00295655" w14:paraId="26FCBBF6" w14:textId="77777777" w:rsidTr="00A42003">
        <w:trPr>
          <w:cantSplit/>
          <w:trHeight w:val="332"/>
        </w:trPr>
        <w:tc>
          <w:tcPr>
            <w:tcW w:w="1622" w:type="dxa"/>
            <w:vAlign w:val="bottom"/>
          </w:tcPr>
          <w:p w14:paraId="26FCBBED" w14:textId="77777777" w:rsidR="0091798A" w:rsidRPr="00295655" w:rsidRDefault="0091798A" w:rsidP="00A42003">
            <w:pPr>
              <w:keepNext/>
              <w:jc w:val="center"/>
              <w:rPr>
                <w:rFonts w:ascii="Calibri" w:hAnsi="Calibri"/>
                <w:sz w:val="18"/>
                <w:szCs w:val="18"/>
              </w:rPr>
            </w:pPr>
          </w:p>
        </w:tc>
        <w:tc>
          <w:tcPr>
            <w:tcW w:w="1622" w:type="dxa"/>
          </w:tcPr>
          <w:p w14:paraId="26FCBBEE" w14:textId="77777777" w:rsidR="0091798A" w:rsidRPr="00295655" w:rsidRDefault="0091798A" w:rsidP="00A42003">
            <w:pPr>
              <w:keepNext/>
              <w:jc w:val="center"/>
              <w:rPr>
                <w:rFonts w:ascii="Calibri" w:hAnsi="Calibri"/>
                <w:sz w:val="18"/>
                <w:szCs w:val="18"/>
              </w:rPr>
            </w:pPr>
          </w:p>
        </w:tc>
        <w:tc>
          <w:tcPr>
            <w:tcW w:w="1622" w:type="dxa"/>
            <w:vAlign w:val="bottom"/>
          </w:tcPr>
          <w:p w14:paraId="26FCBBEF" w14:textId="77777777" w:rsidR="0091798A" w:rsidRPr="00295655" w:rsidRDefault="0091798A" w:rsidP="00A42003">
            <w:pPr>
              <w:keepNext/>
              <w:jc w:val="center"/>
              <w:rPr>
                <w:rFonts w:ascii="Calibri" w:hAnsi="Calibri"/>
                <w:sz w:val="18"/>
                <w:szCs w:val="18"/>
              </w:rPr>
            </w:pPr>
          </w:p>
        </w:tc>
        <w:tc>
          <w:tcPr>
            <w:tcW w:w="1622" w:type="dxa"/>
            <w:vAlign w:val="bottom"/>
          </w:tcPr>
          <w:p w14:paraId="26FCBBF0" w14:textId="77777777" w:rsidR="0091798A" w:rsidRPr="00295655" w:rsidRDefault="0091798A" w:rsidP="00A42003">
            <w:pPr>
              <w:keepNext/>
              <w:jc w:val="center"/>
              <w:rPr>
                <w:rFonts w:ascii="Calibri" w:hAnsi="Calibri"/>
                <w:sz w:val="18"/>
                <w:szCs w:val="18"/>
              </w:rPr>
            </w:pPr>
          </w:p>
        </w:tc>
        <w:tc>
          <w:tcPr>
            <w:tcW w:w="1622" w:type="dxa"/>
            <w:vAlign w:val="bottom"/>
          </w:tcPr>
          <w:p w14:paraId="26FCBBF1" w14:textId="77777777" w:rsidR="0091798A" w:rsidRPr="00295655" w:rsidRDefault="0091798A" w:rsidP="00A42003">
            <w:pPr>
              <w:keepNext/>
              <w:jc w:val="center"/>
              <w:rPr>
                <w:rFonts w:ascii="Calibri" w:hAnsi="Calibri"/>
                <w:sz w:val="18"/>
                <w:szCs w:val="18"/>
              </w:rPr>
            </w:pPr>
          </w:p>
        </w:tc>
        <w:tc>
          <w:tcPr>
            <w:tcW w:w="1622" w:type="dxa"/>
            <w:vAlign w:val="bottom"/>
          </w:tcPr>
          <w:p w14:paraId="26FCBBF2" w14:textId="77777777" w:rsidR="0091798A" w:rsidRPr="00295655" w:rsidRDefault="0091798A" w:rsidP="00A42003">
            <w:pPr>
              <w:keepNext/>
              <w:jc w:val="center"/>
              <w:rPr>
                <w:rFonts w:ascii="Calibri" w:hAnsi="Calibri"/>
                <w:sz w:val="18"/>
                <w:szCs w:val="18"/>
              </w:rPr>
            </w:pPr>
          </w:p>
        </w:tc>
        <w:tc>
          <w:tcPr>
            <w:tcW w:w="1622" w:type="dxa"/>
            <w:vAlign w:val="bottom"/>
          </w:tcPr>
          <w:p w14:paraId="26FCBBF3" w14:textId="77777777" w:rsidR="0091798A" w:rsidRPr="00295655" w:rsidRDefault="0091798A" w:rsidP="00A42003">
            <w:pPr>
              <w:keepNext/>
              <w:jc w:val="center"/>
              <w:rPr>
                <w:rFonts w:ascii="Calibri" w:hAnsi="Calibri"/>
                <w:sz w:val="18"/>
                <w:szCs w:val="18"/>
              </w:rPr>
            </w:pPr>
          </w:p>
        </w:tc>
        <w:tc>
          <w:tcPr>
            <w:tcW w:w="1622" w:type="dxa"/>
            <w:vAlign w:val="bottom"/>
          </w:tcPr>
          <w:p w14:paraId="26FCBBF4" w14:textId="77777777" w:rsidR="0091798A" w:rsidRPr="00295655" w:rsidRDefault="0091798A" w:rsidP="00A42003">
            <w:pPr>
              <w:keepNext/>
              <w:jc w:val="center"/>
              <w:rPr>
                <w:rFonts w:ascii="Calibri" w:hAnsi="Calibri"/>
                <w:sz w:val="18"/>
                <w:szCs w:val="18"/>
              </w:rPr>
            </w:pPr>
          </w:p>
        </w:tc>
        <w:tc>
          <w:tcPr>
            <w:tcW w:w="1622" w:type="dxa"/>
            <w:vAlign w:val="bottom"/>
          </w:tcPr>
          <w:p w14:paraId="26FCBBF5" w14:textId="77777777" w:rsidR="0091798A" w:rsidRPr="00295655" w:rsidRDefault="0091798A" w:rsidP="00A42003">
            <w:pPr>
              <w:keepNext/>
              <w:jc w:val="center"/>
              <w:rPr>
                <w:rFonts w:ascii="Calibri" w:hAnsi="Calibri"/>
                <w:sz w:val="18"/>
                <w:szCs w:val="18"/>
              </w:rPr>
            </w:pPr>
          </w:p>
        </w:tc>
      </w:tr>
      <w:tr w:rsidR="0091798A" w:rsidRPr="00295655" w14:paraId="26FCBBF8" w14:textId="77777777" w:rsidTr="00A42003">
        <w:trPr>
          <w:cantSplit/>
        </w:trPr>
        <w:tc>
          <w:tcPr>
            <w:tcW w:w="14598" w:type="dxa"/>
            <w:gridSpan w:val="9"/>
          </w:tcPr>
          <w:p w14:paraId="26FCBBF7" w14:textId="77777777" w:rsidR="0091798A" w:rsidRPr="00295655" w:rsidRDefault="0091798A" w:rsidP="00A42003">
            <w:pPr>
              <w:keepNext/>
              <w:rPr>
                <w:rFonts w:ascii="Calibri" w:hAnsi="Calibri"/>
                <w:sz w:val="18"/>
                <w:szCs w:val="18"/>
              </w:rPr>
            </w:pPr>
            <w:r w:rsidRPr="00295655">
              <w:rPr>
                <w:rFonts w:ascii="Calibri" w:hAnsi="Calibri"/>
                <w:sz w:val="18"/>
                <w:szCs w:val="18"/>
              </w:rPr>
              <w:t>Notes:</w:t>
            </w:r>
          </w:p>
        </w:tc>
      </w:tr>
    </w:tbl>
    <w:p w14:paraId="26FCBBF9" w14:textId="77777777" w:rsidR="0091798A" w:rsidRPr="00295655" w:rsidRDefault="0091798A" w:rsidP="0091798A">
      <w:pPr>
        <w:rPr>
          <w:rFonts w:ascii="Calibri" w:hAnsi="Calibri"/>
          <w:sz w:val="18"/>
          <w:szCs w:val="18"/>
        </w:rPr>
      </w:pPr>
    </w:p>
    <w:p w14:paraId="26FCBBFA" w14:textId="77777777" w:rsidR="0091798A" w:rsidRPr="00295655" w:rsidRDefault="0091798A" w:rsidP="0091798A">
      <w:pPr>
        <w:rPr>
          <w:rFonts w:ascii="Calibri" w:hAnsi="Calibri"/>
          <w:sz w:val="18"/>
          <w:szCs w:val="18"/>
        </w:rPr>
      </w:pPr>
    </w:p>
    <w:p w14:paraId="26FCBBFB" w14:textId="77777777" w:rsidR="0091798A" w:rsidRPr="00295655" w:rsidRDefault="0091798A" w:rsidP="0091798A">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30"/>
      </w:tblGrid>
      <w:tr w:rsidR="0091798A" w:rsidRPr="00295655" w14:paraId="26FCBBFE" w14:textId="77777777" w:rsidTr="00EF23F2">
        <w:trPr>
          <w:gridBefore w:val="1"/>
          <w:wBefore w:w="12" w:type="dxa"/>
          <w:cantSplit/>
        </w:trPr>
        <w:tc>
          <w:tcPr>
            <w:tcW w:w="14598" w:type="dxa"/>
            <w:gridSpan w:val="2"/>
            <w:shd w:val="clear" w:color="auto" w:fill="auto"/>
          </w:tcPr>
          <w:p w14:paraId="26FCBBFC" w14:textId="3BEB0238" w:rsidR="0091798A" w:rsidRPr="001A53D0" w:rsidRDefault="0091798A" w:rsidP="00A42003">
            <w:pPr>
              <w:keepNext/>
              <w:rPr>
                <w:rFonts w:ascii="Calibri" w:hAnsi="Calibri"/>
                <w:b/>
                <w:szCs w:val="18"/>
              </w:rPr>
            </w:pPr>
            <w:r w:rsidRPr="001A53D0">
              <w:rPr>
                <w:rFonts w:ascii="Calibri" w:hAnsi="Calibri"/>
                <w:b/>
                <w:szCs w:val="18"/>
              </w:rPr>
              <w:lastRenderedPageBreak/>
              <w:t>M. Space Conditioning Systems, Ducts and Fans – Mandatory Requirements and Additional Measures</w:t>
            </w:r>
          </w:p>
          <w:p w14:paraId="26FCBBFD" w14:textId="41C0EBF8" w:rsidR="0091798A" w:rsidRPr="00295655" w:rsidRDefault="0091798A" w:rsidP="00A42003">
            <w:pPr>
              <w:keepNext/>
              <w:rPr>
                <w:rFonts w:ascii="Calibri" w:hAnsi="Calibri"/>
                <w:b/>
                <w:sz w:val="18"/>
                <w:szCs w:val="18"/>
              </w:rPr>
            </w:pPr>
            <w:r w:rsidRPr="00295655">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91798A" w:rsidRPr="00295655" w14:paraId="26FCBC00"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26FCBBFF" w14:textId="77777777" w:rsidR="0091798A" w:rsidRPr="00295655" w:rsidRDefault="0091798A" w:rsidP="00A42003">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91798A" w:rsidRPr="00295655" w14:paraId="26FCBC03"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01"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130" w:type="dxa"/>
            <w:shd w:val="clear" w:color="auto" w:fill="auto"/>
            <w:vAlign w:val="center"/>
          </w:tcPr>
          <w:p w14:paraId="26FCBC02"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91798A" w:rsidRPr="00295655" w14:paraId="26FCBC06"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04"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130" w:type="dxa"/>
            <w:shd w:val="clear" w:color="auto" w:fill="auto"/>
            <w:vAlign w:val="center"/>
          </w:tcPr>
          <w:p w14:paraId="26FCBC05"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295655">
              <w:rPr>
                <w:rFonts w:asciiTheme="minorHAnsi" w:eastAsia="Cambria" w:hAnsiTheme="minorHAnsi"/>
                <w:sz w:val="18"/>
                <w:szCs w:val="18"/>
              </w:rPr>
              <w:t>i</w:t>
            </w:r>
            <w:proofErr w:type="spellEnd"/>
            <w:r w:rsidRPr="00295655">
              <w:rPr>
                <w:rFonts w:asciiTheme="minorHAnsi" w:eastAsia="Cambria" w:hAnsiTheme="minorHAnsi"/>
                <w:sz w:val="18"/>
                <w:szCs w:val="18"/>
              </w:rPr>
              <w:t>), 110.2(b).</w:t>
            </w:r>
          </w:p>
        </w:tc>
      </w:tr>
      <w:tr w:rsidR="0091798A" w:rsidRPr="00295655" w14:paraId="26FCBC09"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07"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130" w:type="dxa"/>
            <w:shd w:val="clear" w:color="auto" w:fill="auto"/>
            <w:vAlign w:val="center"/>
          </w:tcPr>
          <w:p w14:paraId="26FCBC08"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sections 150.0(h</w:t>
            </w:r>
            <w:proofErr w:type="gramStart"/>
            <w:r w:rsidRPr="00295655">
              <w:rPr>
                <w:rFonts w:asciiTheme="minorHAnsi" w:eastAsia="Cambria" w:hAnsiTheme="minorHAnsi"/>
                <w:sz w:val="18"/>
                <w:szCs w:val="18"/>
              </w:rPr>
              <w:t>)1</w:t>
            </w:r>
            <w:proofErr w:type="gramEnd"/>
            <w:r w:rsidRPr="00295655">
              <w:rPr>
                <w:rFonts w:asciiTheme="minorHAnsi" w:eastAsia="Cambria" w:hAnsiTheme="minorHAnsi"/>
                <w:sz w:val="18"/>
                <w:szCs w:val="18"/>
              </w:rPr>
              <w:t xml:space="preserve"> and 2).</w:t>
            </w:r>
          </w:p>
        </w:tc>
      </w:tr>
      <w:tr w:rsidR="0091798A" w:rsidRPr="00295655" w14:paraId="26FCBC0C"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0A"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130" w:type="dxa"/>
            <w:shd w:val="clear" w:color="auto" w:fill="auto"/>
            <w:vAlign w:val="center"/>
          </w:tcPr>
          <w:p w14:paraId="26FCBC0B"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w:t>
            </w:r>
            <w:proofErr w:type="gramStart"/>
            <w:r w:rsidRPr="00295655">
              <w:rPr>
                <w:rFonts w:asciiTheme="minorHAnsi" w:eastAsia="Cambria" w:hAnsiTheme="minorHAnsi"/>
                <w:sz w:val="18"/>
                <w:szCs w:val="18"/>
              </w:rPr>
              <w:t>)4</w:t>
            </w:r>
            <w:proofErr w:type="gramEnd"/>
            <w:r w:rsidRPr="00295655">
              <w:rPr>
                <w:rFonts w:asciiTheme="minorHAnsi" w:eastAsia="Cambria" w:hAnsiTheme="minorHAnsi"/>
                <w:sz w:val="18"/>
                <w:szCs w:val="18"/>
              </w:rPr>
              <w:t>.</w:t>
            </w:r>
          </w:p>
        </w:tc>
      </w:tr>
      <w:tr w:rsidR="0091798A" w:rsidRPr="00295655" w14:paraId="26FCBC0F"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0D"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130" w:type="dxa"/>
            <w:shd w:val="clear" w:color="auto" w:fill="auto"/>
            <w:vAlign w:val="center"/>
          </w:tcPr>
          <w:p w14:paraId="26FCBC0E"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91798A" w:rsidRPr="00295655" w14:paraId="26FCBC11"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26FCBC10" w14:textId="77777777" w:rsidR="0091798A" w:rsidRPr="00295655" w:rsidRDefault="0091798A" w:rsidP="00A42003">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91798A" w:rsidRPr="00295655" w14:paraId="26FCBC14"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12"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130" w:type="dxa"/>
            <w:shd w:val="clear" w:color="auto" w:fill="auto"/>
            <w:vAlign w:val="center"/>
          </w:tcPr>
          <w:p w14:paraId="26FCBC13"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91798A" w:rsidRPr="00295655" w14:paraId="26FCBC17"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15"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130" w:type="dxa"/>
            <w:shd w:val="clear" w:color="auto" w:fill="auto"/>
            <w:vAlign w:val="center"/>
          </w:tcPr>
          <w:p w14:paraId="26FCBC16"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91798A" w:rsidRPr="00295655" w14:paraId="26FCBC1A"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18"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130" w:type="dxa"/>
            <w:shd w:val="clear" w:color="auto" w:fill="auto"/>
            <w:vAlign w:val="center"/>
          </w:tcPr>
          <w:p w14:paraId="26FCBC19" w14:textId="4CCDB099"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5 feet of a dryer vent outlet. See Section 150.0(h</w:t>
            </w:r>
            <w:proofErr w:type="gramStart"/>
            <w:r w:rsidRPr="00295655">
              <w:rPr>
                <w:rFonts w:asciiTheme="minorHAnsi" w:eastAsia="Cambria" w:hAnsiTheme="minorHAnsi"/>
                <w:sz w:val="18"/>
                <w:szCs w:val="18"/>
              </w:rPr>
              <w:t>)3A</w:t>
            </w:r>
            <w:proofErr w:type="gramEnd"/>
            <w:r w:rsidRPr="00295655">
              <w:rPr>
                <w:rFonts w:asciiTheme="minorHAnsi" w:eastAsia="Cambria" w:hAnsiTheme="minorHAnsi"/>
                <w:sz w:val="18"/>
                <w:szCs w:val="18"/>
              </w:rPr>
              <w:t>.</w:t>
            </w:r>
          </w:p>
        </w:tc>
      </w:tr>
      <w:tr w:rsidR="007D7339" w:rsidRPr="00295655" w14:paraId="77A45B50"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B8CD601" w14:textId="53CB4BB2" w:rsidR="007D7339" w:rsidRPr="00295655" w:rsidRDefault="007D7339" w:rsidP="00A42003">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14FAE15D" w14:textId="7BD709CA" w:rsidR="007D7339" w:rsidRPr="00295655" w:rsidRDefault="007D7339" w:rsidP="00A42003">
            <w:pPr>
              <w:keepNext/>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Liquid Line Filter Drier: If applicable, a liquid line filter drier shall be installed according to the manufacturer’s specifications.</w:t>
            </w:r>
            <w:r w:rsidR="009C1B80">
              <w:rPr>
                <w:rFonts w:asciiTheme="minorHAnsi" w:eastAsia="Cambria" w:hAnsiTheme="minorHAnsi"/>
                <w:sz w:val="18"/>
                <w:szCs w:val="18"/>
              </w:rPr>
              <w:t xml:space="preserve"> Section 150.0(h)3B</w:t>
            </w:r>
          </w:p>
        </w:tc>
      </w:tr>
      <w:tr w:rsidR="0091798A" w:rsidRPr="00295655" w14:paraId="26FCBC1D"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1B" w14:textId="09FCBB79" w:rsidR="0091798A" w:rsidRPr="00295655" w:rsidRDefault="007D7339" w:rsidP="00A42003">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26FCBC1C"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 150.0(h</w:t>
            </w:r>
            <w:proofErr w:type="gramStart"/>
            <w:r w:rsidRPr="00295655">
              <w:rPr>
                <w:rFonts w:asciiTheme="minorHAnsi" w:eastAsia="Cambria" w:hAnsiTheme="minorHAnsi"/>
                <w:sz w:val="18"/>
                <w:szCs w:val="18"/>
              </w:rPr>
              <w:t>)1</w:t>
            </w:r>
            <w:proofErr w:type="gramEnd"/>
            <w:r w:rsidRPr="00295655">
              <w:rPr>
                <w:rFonts w:asciiTheme="minorHAnsi" w:eastAsia="Cambria" w:hAnsiTheme="minorHAnsi"/>
                <w:sz w:val="18"/>
                <w:szCs w:val="18"/>
              </w:rPr>
              <w:t xml:space="preserve"> and 2.</w:t>
            </w:r>
          </w:p>
        </w:tc>
      </w:tr>
      <w:tr w:rsidR="0091798A" w:rsidRPr="00295655" w14:paraId="26FCBC1F"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26FCBC1E" w14:textId="77777777" w:rsidR="0091798A" w:rsidRPr="00295655" w:rsidRDefault="0091798A" w:rsidP="00A42003">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91798A" w:rsidRPr="00295655" w14:paraId="26FCBC22"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20" w14:textId="3FB0B4EC" w:rsidR="0091798A" w:rsidRPr="00295655" w:rsidRDefault="007D7339" w:rsidP="00A42003">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26FCBC21" w14:textId="77777777" w:rsidR="0091798A" w:rsidRPr="00295655" w:rsidRDefault="0091798A" w:rsidP="00A42003">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Insulation:  In all cases, unless ducts are enclosed entirely in directly conditioned space, the minimum duct insulation value is R-6. Note that higher values may be required by the prescriptive or performance requirements. See Section 150.0(m</w:t>
            </w:r>
            <w:proofErr w:type="gramStart"/>
            <w:r w:rsidRPr="00295655">
              <w:rPr>
                <w:rFonts w:asciiTheme="minorHAnsi" w:eastAsia="Cambria" w:hAnsiTheme="minorHAnsi"/>
                <w:sz w:val="18"/>
                <w:szCs w:val="18"/>
              </w:rPr>
              <w:t>)1</w:t>
            </w:r>
            <w:proofErr w:type="gramEnd"/>
            <w:r w:rsidRPr="00295655">
              <w:rPr>
                <w:rFonts w:asciiTheme="minorHAnsi" w:eastAsia="Cambria" w:hAnsiTheme="minorHAnsi"/>
                <w:sz w:val="18"/>
                <w:szCs w:val="18"/>
              </w:rPr>
              <w:t>.</w:t>
            </w:r>
          </w:p>
        </w:tc>
      </w:tr>
      <w:tr w:rsidR="0091798A" w:rsidRPr="00295655" w14:paraId="26FCBC25"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23" w14:textId="7919A2C3" w:rsidR="0091798A" w:rsidRPr="00295655" w:rsidRDefault="007D7339" w:rsidP="00A42003">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26FCBC24" w14:textId="77777777" w:rsidR="0091798A" w:rsidRPr="00295655" w:rsidRDefault="0091798A" w:rsidP="00A42003">
            <w:pPr>
              <w:keepNext/>
              <w:rPr>
                <w:rFonts w:asciiTheme="minorHAnsi" w:eastAsia="Cambria" w:hAnsiTheme="minorHAnsi"/>
                <w:sz w:val="18"/>
                <w:szCs w:val="18"/>
              </w:rPr>
            </w:pPr>
            <w:r w:rsidRPr="00295655">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Supply-air and return-air ducts and plenums must be insulated to a minimum installed level of R-6.0 or enclosed entirely in directly conditioned space as confirmed through field verification and diagnostic testing in accordance with the requirements of Reference Residential Appendix RA3.1.4.3.8. </w:t>
            </w:r>
          </w:p>
        </w:tc>
      </w:tr>
      <w:tr w:rsidR="0091798A" w:rsidRPr="00295655" w14:paraId="26FCBC27"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26FCBC26" w14:textId="77777777" w:rsidR="0091798A" w:rsidRPr="00295655" w:rsidRDefault="0091798A" w:rsidP="00A42003">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91798A" w:rsidRPr="00295655" w14:paraId="26FCBC2A"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28" w14:textId="67861BA8" w:rsidR="0091798A" w:rsidRPr="00295655" w:rsidRDefault="007D7339" w:rsidP="00A42003">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26FCBC29" w14:textId="77777777" w:rsidR="0091798A" w:rsidRPr="00295655" w:rsidRDefault="0091798A" w:rsidP="00A42003">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91798A" w:rsidRPr="00295655" w14:paraId="26FCBC2D"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2B" w14:textId="1EDFEFCC" w:rsidR="0091798A" w:rsidRPr="00295655" w:rsidRDefault="007D7339" w:rsidP="00A42003">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26FCBC2C" w14:textId="77777777" w:rsidR="0091798A" w:rsidRPr="00295655" w:rsidRDefault="0091798A" w:rsidP="00A42003">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91798A" w:rsidRPr="00295655" w14:paraId="26FCBC30"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2E" w14:textId="0FFF30F1" w:rsidR="0091798A" w:rsidRPr="00295655" w:rsidRDefault="007D7339" w:rsidP="00A42003">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26FCBC2F" w14:textId="77777777" w:rsidR="0091798A" w:rsidRPr="00295655" w:rsidRDefault="0091798A" w:rsidP="00A42003">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91798A" w:rsidRPr="00295655" w14:paraId="26FCBC33" w14:textId="77777777" w:rsidTr="00EF23F2">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BC31" w14:textId="4C053A22" w:rsidR="0091798A" w:rsidRPr="00295655" w:rsidRDefault="007D7339" w:rsidP="00A42003">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26FCBC32" w14:textId="77777777" w:rsidR="0091798A" w:rsidRPr="00295655" w:rsidRDefault="0091798A" w:rsidP="00A42003">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91798A" w14:paraId="26FCBC35" w14:textId="77777777" w:rsidTr="00EF23F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26FCBC34" w14:textId="77777777" w:rsidR="0091798A" w:rsidRPr="007E2934" w:rsidRDefault="0091798A" w:rsidP="00A42003">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26FCBC36" w14:textId="77777777" w:rsidR="0091798A" w:rsidRPr="002F7A16" w:rsidRDefault="0091798A" w:rsidP="0091798A">
      <w:pPr>
        <w:rPr>
          <w:rFonts w:ascii="Calibri" w:hAnsi="Calibri"/>
          <w:sz w:val="18"/>
          <w:szCs w:val="18"/>
        </w:rPr>
      </w:pPr>
    </w:p>
    <w:p w14:paraId="26FCBC37" w14:textId="77777777" w:rsidR="00196676" w:rsidRDefault="00196676" w:rsidP="00C2497D">
      <w:pPr>
        <w:rPr>
          <w:rFonts w:ascii="Calibri" w:hAnsi="Calibri"/>
          <w:sz w:val="18"/>
          <w:szCs w:val="18"/>
        </w:rPr>
      </w:pPr>
    </w:p>
    <w:p w14:paraId="26FCBC38" w14:textId="77777777" w:rsidR="00196676" w:rsidRDefault="00196676" w:rsidP="00C2497D">
      <w:pPr>
        <w:rPr>
          <w:rFonts w:ascii="Calibri" w:hAnsi="Calibri"/>
          <w:sz w:val="18"/>
          <w:szCs w:val="18"/>
        </w:rPr>
      </w:pPr>
    </w:p>
    <w:p w14:paraId="26FCBC39" w14:textId="77777777" w:rsidR="00196676" w:rsidRDefault="00196676" w:rsidP="00196676">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196676" w:rsidRPr="007E2934" w14:paraId="26FCBC3B" w14:textId="77777777" w:rsidTr="00EF23F2">
        <w:trPr>
          <w:trHeight w:val="260"/>
        </w:trPr>
        <w:tc>
          <w:tcPr>
            <w:tcW w:w="14534" w:type="dxa"/>
            <w:gridSpan w:val="4"/>
            <w:vAlign w:val="center"/>
          </w:tcPr>
          <w:p w14:paraId="26FCBC3A" w14:textId="77777777" w:rsidR="00196676" w:rsidRPr="007E2934" w:rsidRDefault="00196676" w:rsidP="0019667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lastRenderedPageBreak/>
              <w:t>Documentation Author's Declaration Statement</w:t>
            </w:r>
          </w:p>
        </w:tc>
      </w:tr>
      <w:tr w:rsidR="00196676" w:rsidRPr="007E2934" w14:paraId="26FCBC3D" w14:textId="77777777" w:rsidTr="00196676">
        <w:trPr>
          <w:trHeight w:hRule="exact" w:val="360"/>
        </w:trPr>
        <w:tc>
          <w:tcPr>
            <w:tcW w:w="14534" w:type="dxa"/>
            <w:gridSpan w:val="4"/>
            <w:vAlign w:val="center"/>
          </w:tcPr>
          <w:p w14:paraId="26FCBC3C" w14:textId="77777777" w:rsidR="004E0DB2" w:rsidRDefault="00196676" w:rsidP="00E26E0F">
            <w:pPr>
              <w:pStyle w:val="Heading3"/>
              <w:numPr>
                <w:ilvl w:val="0"/>
                <w:numId w:val="4"/>
              </w:numPr>
              <w:spacing w:before="0" w:after="6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196676" w:rsidRPr="007E2934" w14:paraId="26FCBC40" w14:textId="77777777" w:rsidTr="00196676">
        <w:trPr>
          <w:trHeight w:val="360"/>
        </w:trPr>
        <w:tc>
          <w:tcPr>
            <w:tcW w:w="7407" w:type="dxa"/>
            <w:gridSpan w:val="2"/>
          </w:tcPr>
          <w:p w14:paraId="26FCBC3E"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Name:</w:t>
            </w:r>
          </w:p>
        </w:tc>
        <w:tc>
          <w:tcPr>
            <w:tcW w:w="7127" w:type="dxa"/>
            <w:gridSpan w:val="2"/>
          </w:tcPr>
          <w:p w14:paraId="26FCBC3F"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Signature:</w:t>
            </w:r>
          </w:p>
        </w:tc>
      </w:tr>
      <w:tr w:rsidR="00196676" w:rsidRPr="007E2934" w14:paraId="26FCBC43" w14:textId="77777777" w:rsidTr="00196676">
        <w:trPr>
          <w:trHeight w:val="360"/>
        </w:trPr>
        <w:tc>
          <w:tcPr>
            <w:tcW w:w="7407" w:type="dxa"/>
            <w:gridSpan w:val="2"/>
          </w:tcPr>
          <w:p w14:paraId="26FCBC41" w14:textId="77777777" w:rsidR="00196676" w:rsidRPr="007E2934" w:rsidRDefault="00196676" w:rsidP="00196676">
            <w:pPr>
              <w:keepNext/>
              <w:rPr>
                <w:rFonts w:ascii="Calibri" w:hAnsi="Calibri"/>
                <w:sz w:val="14"/>
                <w:szCs w:val="14"/>
              </w:rPr>
            </w:pPr>
            <w:r w:rsidRPr="007E2934">
              <w:rPr>
                <w:rFonts w:ascii="Calibri" w:hAnsi="Calibri"/>
                <w:sz w:val="14"/>
                <w:szCs w:val="14"/>
              </w:rPr>
              <w:t>Documentation Author Company Name:</w:t>
            </w:r>
          </w:p>
        </w:tc>
        <w:tc>
          <w:tcPr>
            <w:tcW w:w="7127" w:type="dxa"/>
            <w:gridSpan w:val="2"/>
          </w:tcPr>
          <w:p w14:paraId="26FCBC42" w14:textId="77777777" w:rsidR="00196676" w:rsidRPr="007E2934" w:rsidRDefault="00196676" w:rsidP="00196676">
            <w:pPr>
              <w:keepNext/>
              <w:rPr>
                <w:rFonts w:ascii="Calibri" w:hAnsi="Calibri"/>
                <w:sz w:val="14"/>
                <w:szCs w:val="14"/>
              </w:rPr>
            </w:pPr>
            <w:r w:rsidRPr="007E2934">
              <w:rPr>
                <w:rFonts w:ascii="Calibri" w:hAnsi="Calibri"/>
                <w:sz w:val="14"/>
                <w:szCs w:val="14"/>
              </w:rPr>
              <w:t>Date Signed:</w:t>
            </w:r>
          </w:p>
        </w:tc>
      </w:tr>
      <w:tr w:rsidR="00196676" w:rsidRPr="007E2934" w14:paraId="26FCBC46" w14:textId="77777777" w:rsidTr="00196676">
        <w:trPr>
          <w:trHeight w:val="360"/>
        </w:trPr>
        <w:tc>
          <w:tcPr>
            <w:tcW w:w="7407" w:type="dxa"/>
            <w:gridSpan w:val="2"/>
          </w:tcPr>
          <w:p w14:paraId="26FCBC44" w14:textId="77777777" w:rsidR="00196676" w:rsidRPr="007E2934" w:rsidRDefault="00196676" w:rsidP="00196676">
            <w:pPr>
              <w:keepNext/>
              <w:rPr>
                <w:rFonts w:ascii="Calibri" w:hAnsi="Calibri"/>
                <w:sz w:val="14"/>
                <w:szCs w:val="14"/>
              </w:rPr>
            </w:pPr>
            <w:r w:rsidRPr="007E2934">
              <w:rPr>
                <w:rFonts w:ascii="Calibri" w:hAnsi="Calibri"/>
                <w:sz w:val="14"/>
                <w:szCs w:val="14"/>
              </w:rPr>
              <w:t>Address:</w:t>
            </w:r>
          </w:p>
        </w:tc>
        <w:tc>
          <w:tcPr>
            <w:tcW w:w="7127" w:type="dxa"/>
            <w:gridSpan w:val="2"/>
          </w:tcPr>
          <w:p w14:paraId="26FCBC45" w14:textId="77777777" w:rsidR="00196676" w:rsidRPr="007E2934" w:rsidRDefault="00196676" w:rsidP="00196676">
            <w:pPr>
              <w:keepNext/>
              <w:rPr>
                <w:rFonts w:ascii="Calibri" w:hAnsi="Calibri"/>
                <w:sz w:val="14"/>
                <w:szCs w:val="14"/>
              </w:rPr>
            </w:pPr>
            <w:r w:rsidRPr="007E2934">
              <w:rPr>
                <w:rFonts w:ascii="Calibri" w:hAnsi="Calibri"/>
                <w:sz w:val="14"/>
                <w:szCs w:val="14"/>
              </w:rPr>
              <w:t>CEA/HERS Certification Identification (If applicable):</w:t>
            </w:r>
          </w:p>
        </w:tc>
      </w:tr>
      <w:tr w:rsidR="00196676" w:rsidRPr="007E2934" w14:paraId="26FCBC49" w14:textId="77777777" w:rsidTr="00196676">
        <w:trPr>
          <w:trHeight w:val="360"/>
        </w:trPr>
        <w:tc>
          <w:tcPr>
            <w:tcW w:w="7407" w:type="dxa"/>
            <w:gridSpan w:val="2"/>
          </w:tcPr>
          <w:p w14:paraId="26FCBC47" w14:textId="77777777" w:rsidR="00196676" w:rsidRPr="007E2934" w:rsidRDefault="00196676" w:rsidP="00196676">
            <w:pPr>
              <w:keepNext/>
              <w:rPr>
                <w:rFonts w:ascii="Calibri" w:hAnsi="Calibri"/>
                <w:sz w:val="14"/>
                <w:szCs w:val="14"/>
              </w:rPr>
            </w:pPr>
            <w:r w:rsidRPr="007E2934">
              <w:rPr>
                <w:rFonts w:ascii="Calibri" w:hAnsi="Calibri"/>
                <w:sz w:val="14"/>
                <w:szCs w:val="14"/>
              </w:rPr>
              <w:t>City/State/Zip:</w:t>
            </w:r>
          </w:p>
        </w:tc>
        <w:tc>
          <w:tcPr>
            <w:tcW w:w="7127" w:type="dxa"/>
            <w:gridSpan w:val="2"/>
          </w:tcPr>
          <w:p w14:paraId="26FCBC48" w14:textId="77777777" w:rsidR="00196676" w:rsidRPr="007E2934" w:rsidRDefault="00196676" w:rsidP="00196676">
            <w:pPr>
              <w:keepNext/>
              <w:rPr>
                <w:rFonts w:ascii="Calibri" w:hAnsi="Calibri"/>
                <w:sz w:val="14"/>
                <w:szCs w:val="14"/>
              </w:rPr>
            </w:pPr>
            <w:r w:rsidRPr="007E2934">
              <w:rPr>
                <w:rFonts w:ascii="Calibri" w:hAnsi="Calibri"/>
                <w:sz w:val="14"/>
                <w:szCs w:val="14"/>
              </w:rPr>
              <w:t>Phone:</w:t>
            </w:r>
          </w:p>
        </w:tc>
      </w:tr>
      <w:tr w:rsidR="00196676" w:rsidRPr="007E2934" w14:paraId="26FCBC4B" w14:textId="77777777" w:rsidTr="00196676">
        <w:tblPrEx>
          <w:tblCellMar>
            <w:left w:w="115" w:type="dxa"/>
            <w:right w:w="115" w:type="dxa"/>
          </w:tblCellMar>
        </w:tblPrEx>
        <w:trPr>
          <w:trHeight w:val="296"/>
        </w:trPr>
        <w:tc>
          <w:tcPr>
            <w:tcW w:w="14534" w:type="dxa"/>
            <w:gridSpan w:val="4"/>
            <w:vAlign w:val="center"/>
          </w:tcPr>
          <w:p w14:paraId="26FCBC4A" w14:textId="77777777" w:rsidR="00196676" w:rsidRPr="007E2934" w:rsidRDefault="00196676" w:rsidP="0019667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E2934">
              <w:rPr>
                <w:rFonts w:ascii="Calibri" w:hAnsi="Calibri" w:cs="Arial"/>
                <w:b/>
                <w:caps/>
                <w:sz w:val="18"/>
                <w:szCs w:val="18"/>
              </w:rPr>
              <w:t>Responsible Person's Declaration statement</w:t>
            </w:r>
          </w:p>
        </w:tc>
      </w:tr>
      <w:tr w:rsidR="00196676" w:rsidRPr="007E2934" w14:paraId="26FCBC52" w14:textId="77777777" w:rsidTr="00196676">
        <w:tblPrEx>
          <w:tblCellMar>
            <w:left w:w="115" w:type="dxa"/>
            <w:right w:w="115" w:type="dxa"/>
          </w:tblCellMar>
        </w:tblPrEx>
        <w:trPr>
          <w:trHeight w:val="504"/>
        </w:trPr>
        <w:tc>
          <w:tcPr>
            <w:tcW w:w="14534" w:type="dxa"/>
            <w:gridSpan w:val="4"/>
          </w:tcPr>
          <w:p w14:paraId="7B243901" w14:textId="77777777" w:rsidR="00DD3746" w:rsidRPr="00DD3746" w:rsidRDefault="00DD3746" w:rsidP="00DD3746">
            <w:pPr>
              <w:pStyle w:val="Heading3"/>
              <w:numPr>
                <w:ilvl w:val="0"/>
                <w:numId w:val="0"/>
              </w:numPr>
              <w:spacing w:before="60"/>
              <w:ind w:right="86"/>
              <w:rPr>
                <w:rFonts w:asciiTheme="minorHAnsi" w:hAnsiTheme="minorHAnsi"/>
                <w:sz w:val="18"/>
              </w:rPr>
            </w:pPr>
            <w:r w:rsidRPr="00DD3746">
              <w:rPr>
                <w:rFonts w:asciiTheme="minorHAnsi" w:hAnsiTheme="minorHAnsi"/>
                <w:sz w:val="18"/>
              </w:rPr>
              <w:t xml:space="preserve">I certify the following under penalty of perjury, under the laws of the State of California: </w:t>
            </w:r>
          </w:p>
          <w:p w14:paraId="37ABCA2F" w14:textId="77777777" w:rsidR="00DD3746" w:rsidRPr="00DD3746" w:rsidRDefault="00DD3746" w:rsidP="00DD3746">
            <w:pPr>
              <w:pStyle w:val="Heading3"/>
              <w:numPr>
                <w:ilvl w:val="0"/>
                <w:numId w:val="30"/>
              </w:numPr>
              <w:spacing w:before="0"/>
              <w:ind w:right="90"/>
              <w:rPr>
                <w:rFonts w:asciiTheme="minorHAnsi" w:hAnsiTheme="minorHAnsi"/>
                <w:color w:val="4F81BD" w:themeColor="accent1"/>
                <w:sz w:val="18"/>
              </w:rPr>
            </w:pPr>
            <w:r w:rsidRPr="00DD3746">
              <w:rPr>
                <w:rFonts w:asciiTheme="minorHAnsi" w:hAnsiTheme="minorHAnsi"/>
                <w:sz w:val="18"/>
              </w:rPr>
              <w:t xml:space="preserve">The information provided on this Certificate of Installation is true and correct. </w:t>
            </w:r>
          </w:p>
          <w:p w14:paraId="5478396D" w14:textId="77777777" w:rsidR="00DD3746" w:rsidRPr="00DD3746" w:rsidRDefault="00DD3746" w:rsidP="00DD3746">
            <w:pPr>
              <w:keepNext/>
              <w:widowControl w:val="0"/>
              <w:numPr>
                <w:ilvl w:val="0"/>
                <w:numId w:val="30"/>
              </w:numPr>
              <w:ind w:right="90"/>
              <w:rPr>
                <w:rFonts w:asciiTheme="minorHAnsi" w:hAnsiTheme="minorHAnsi"/>
                <w:sz w:val="18"/>
              </w:rPr>
            </w:pPr>
            <w:r w:rsidRPr="00DD3746">
              <w:rPr>
                <w:rFonts w:asciiTheme="minorHAnsi" w:hAnsiTheme="minorHAnsi"/>
                <w:snapToGrid w:val="0"/>
                <w:sz w:val="18"/>
              </w:rPr>
              <w:t xml:space="preserve">I am either: a) a responsible person eligible under Division 3 of the Business and Professions Code </w:t>
            </w:r>
            <w:r w:rsidRPr="00DD3746">
              <w:rPr>
                <w:rFonts w:asciiTheme="minorHAnsi" w:hAnsiTheme="minorHAnsi"/>
                <w:sz w:val="18"/>
              </w:rPr>
              <w:t xml:space="preserve">in the applicable classification to accept responsibility for the system design, construction, or installation </w:t>
            </w:r>
            <w:r w:rsidRPr="00DD3746">
              <w:rPr>
                <w:rFonts w:asciiTheme="minorHAnsi" w:hAnsiTheme="minorHAnsi"/>
                <w:snapToGrid w:val="0"/>
                <w:sz w:val="18"/>
              </w:rPr>
              <w:t xml:space="preserve">of features, materials, components, or manufactured devices </w:t>
            </w:r>
            <w:r w:rsidRPr="00DD3746">
              <w:rPr>
                <w:rFonts w:asciiTheme="minorHAnsi" w:hAnsiTheme="minorHAnsi"/>
                <w:sz w:val="18"/>
              </w:rPr>
              <w:t xml:space="preserve">for the scope of work identified on this Certificate of Installation, </w:t>
            </w:r>
            <w:r w:rsidRPr="00DD3746">
              <w:rPr>
                <w:rFonts w:asciiTheme="minorHAnsi" w:hAnsiTheme="minorHAnsi"/>
                <w:snapToGrid w:val="0"/>
                <w:sz w:val="18"/>
              </w:rPr>
              <w:t>and attest to the declarations in this statement</w:t>
            </w:r>
            <w:r w:rsidRPr="00DD3746">
              <w:rPr>
                <w:rFonts w:asciiTheme="minorHAnsi" w:hAnsiTheme="minorHAnsi"/>
                <w:sz w:val="18"/>
              </w:rPr>
              <w:t>, or b) I am an authorized representative of the responsible person and attest to the declarations in this statement on the responsible person’s behalf.</w:t>
            </w:r>
          </w:p>
          <w:p w14:paraId="233FE7F6" w14:textId="77777777" w:rsidR="00DD3746" w:rsidRPr="00DD3746" w:rsidRDefault="00DD3746" w:rsidP="00DD3746">
            <w:pPr>
              <w:pStyle w:val="ListParagraph"/>
              <w:keepNext/>
              <w:numPr>
                <w:ilvl w:val="0"/>
                <w:numId w:val="30"/>
              </w:numPr>
              <w:autoSpaceDE w:val="0"/>
              <w:autoSpaceDN w:val="0"/>
              <w:adjustRightInd w:val="0"/>
              <w:ind w:right="90"/>
              <w:rPr>
                <w:rFonts w:asciiTheme="minorHAnsi" w:hAnsiTheme="minorHAnsi"/>
                <w:sz w:val="18"/>
                <w:szCs w:val="22"/>
              </w:rPr>
            </w:pPr>
            <w:r w:rsidRPr="00DD3746">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6FCBC51" w14:textId="1C66F4DC" w:rsidR="004E0DB2" w:rsidRDefault="00DD3746" w:rsidP="00DD3746">
            <w:pPr>
              <w:pStyle w:val="ListParagraph"/>
              <w:keepNext/>
              <w:numPr>
                <w:ilvl w:val="0"/>
                <w:numId w:val="30"/>
              </w:numPr>
            </w:pPr>
            <w:r w:rsidRPr="00DD3746">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96676" w:rsidRPr="007E2934" w14:paraId="26FCBC55" w14:textId="77777777" w:rsidTr="00196676">
        <w:tblPrEx>
          <w:tblCellMar>
            <w:left w:w="108" w:type="dxa"/>
            <w:right w:w="108" w:type="dxa"/>
          </w:tblCellMar>
        </w:tblPrEx>
        <w:trPr>
          <w:trHeight w:val="360"/>
        </w:trPr>
        <w:tc>
          <w:tcPr>
            <w:tcW w:w="7048" w:type="dxa"/>
          </w:tcPr>
          <w:p w14:paraId="26FCBC53" w14:textId="77777777" w:rsidR="00196676" w:rsidRPr="007E2934" w:rsidRDefault="00196676" w:rsidP="0019667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7486" w:type="dxa"/>
            <w:gridSpan w:val="3"/>
          </w:tcPr>
          <w:p w14:paraId="26FCBC54" w14:textId="77777777" w:rsidR="00196676" w:rsidRPr="007E2934" w:rsidRDefault="00196676" w:rsidP="0019667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196676" w:rsidRPr="007E2934" w14:paraId="26FCBC58" w14:textId="77777777" w:rsidTr="00196676">
        <w:tblPrEx>
          <w:tblCellMar>
            <w:left w:w="108" w:type="dxa"/>
            <w:right w:w="108" w:type="dxa"/>
          </w:tblCellMar>
        </w:tblPrEx>
        <w:trPr>
          <w:trHeight w:val="360"/>
        </w:trPr>
        <w:tc>
          <w:tcPr>
            <w:tcW w:w="7048" w:type="dxa"/>
          </w:tcPr>
          <w:p w14:paraId="26FCBC56" w14:textId="7F94071C" w:rsidR="00196676" w:rsidRPr="007E2934" w:rsidRDefault="00196676" w:rsidP="00013FC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7486" w:type="dxa"/>
            <w:gridSpan w:val="3"/>
          </w:tcPr>
          <w:p w14:paraId="26FCBC57"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196676" w:rsidRPr="007E2934" w14:paraId="26FCBC5B" w14:textId="77777777" w:rsidTr="00196676">
        <w:tblPrEx>
          <w:tblCellMar>
            <w:left w:w="108" w:type="dxa"/>
            <w:right w:w="108" w:type="dxa"/>
          </w:tblCellMar>
        </w:tblPrEx>
        <w:trPr>
          <w:trHeight w:val="360"/>
        </w:trPr>
        <w:tc>
          <w:tcPr>
            <w:tcW w:w="7048" w:type="dxa"/>
          </w:tcPr>
          <w:p w14:paraId="26FCBC59"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7486" w:type="dxa"/>
            <w:gridSpan w:val="3"/>
          </w:tcPr>
          <w:p w14:paraId="26FCBC5A"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196676" w:rsidRPr="007E2934" w14:paraId="26FCBC5F" w14:textId="77777777" w:rsidTr="00196676">
        <w:tblPrEx>
          <w:tblCellMar>
            <w:left w:w="108" w:type="dxa"/>
            <w:right w:w="108" w:type="dxa"/>
          </w:tblCellMar>
        </w:tblPrEx>
        <w:trPr>
          <w:trHeight w:val="360"/>
        </w:trPr>
        <w:tc>
          <w:tcPr>
            <w:tcW w:w="7048" w:type="dxa"/>
          </w:tcPr>
          <w:p w14:paraId="26FCBC5C"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3747" w:type="dxa"/>
            <w:gridSpan w:val="2"/>
          </w:tcPr>
          <w:p w14:paraId="26FCBC5D" w14:textId="09EB6528"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r w:rsidR="00013FC2">
              <w:rPr>
                <w:rFonts w:ascii="Calibri" w:hAnsi="Calibri"/>
                <w:sz w:val="14"/>
                <w:szCs w:val="14"/>
              </w:rPr>
              <w:t>:</w:t>
            </w:r>
          </w:p>
        </w:tc>
        <w:tc>
          <w:tcPr>
            <w:tcW w:w="3739" w:type="dxa"/>
          </w:tcPr>
          <w:p w14:paraId="26FCBC5E" w14:textId="77777777" w:rsidR="00196676" w:rsidRPr="007E2934" w:rsidRDefault="00196676" w:rsidP="0019667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26FCBC60" w14:textId="77777777" w:rsidR="00196676" w:rsidRDefault="00196676" w:rsidP="00C2497D">
      <w:pPr>
        <w:rPr>
          <w:rFonts w:ascii="Calibri" w:hAnsi="Calibri"/>
          <w:sz w:val="18"/>
          <w:szCs w:val="18"/>
        </w:rPr>
      </w:pPr>
    </w:p>
    <w:p w14:paraId="26FCBC61" w14:textId="77777777" w:rsidR="00196676" w:rsidRPr="007E2934" w:rsidRDefault="00196676" w:rsidP="00C2497D">
      <w:pPr>
        <w:rPr>
          <w:rFonts w:ascii="Calibri" w:hAnsi="Calibri"/>
          <w:sz w:val="18"/>
          <w:szCs w:val="18"/>
        </w:rPr>
      </w:pPr>
    </w:p>
    <w:p w14:paraId="26FCBC62" w14:textId="77777777" w:rsidR="000F413D" w:rsidRPr="007E2934" w:rsidRDefault="000F413D" w:rsidP="00C2497D">
      <w:pPr>
        <w:rPr>
          <w:rFonts w:ascii="Calibri" w:hAnsi="Calibri"/>
          <w:sz w:val="18"/>
          <w:szCs w:val="18"/>
        </w:rPr>
      </w:pPr>
    </w:p>
    <w:p w14:paraId="26FCBC63" w14:textId="77777777" w:rsidR="000F413D" w:rsidRPr="007E2934" w:rsidRDefault="000F413D" w:rsidP="00C2497D">
      <w:pPr>
        <w:rPr>
          <w:rFonts w:ascii="Calibri" w:hAnsi="Calibri"/>
          <w:sz w:val="18"/>
          <w:szCs w:val="18"/>
        </w:rPr>
        <w:sectPr w:rsidR="000F413D" w:rsidRPr="007E2934" w:rsidSect="00865346">
          <w:headerReference w:type="even" r:id="rId9"/>
          <w:headerReference w:type="default" r:id="rId10"/>
          <w:footerReference w:type="even" r:id="rId11"/>
          <w:footerReference w:type="default" r:id="rId12"/>
          <w:headerReference w:type="first" r:id="rId13"/>
          <w:footerReference w:type="first" r:id="rId14"/>
          <w:pgSz w:w="15840" w:h="12240" w:orient="landscape" w:code="1"/>
          <w:pgMar w:top="1296" w:right="720" w:bottom="1008" w:left="720" w:header="432" w:footer="432" w:gutter="0"/>
          <w:cols w:space="720"/>
          <w:docGrid w:linePitch="272"/>
        </w:sectPr>
      </w:pPr>
    </w:p>
    <w:p w14:paraId="26FCBC65" w14:textId="6CE1B86D" w:rsidR="00EE0FBA" w:rsidRPr="001A53D0" w:rsidRDefault="00EE0FBA" w:rsidP="001A53D0">
      <w:pPr>
        <w:jc w:val="center"/>
        <w:rPr>
          <w:rFonts w:ascii="Calibri" w:hAnsi="Calibri"/>
          <w:b/>
          <w:szCs w:val="22"/>
        </w:rPr>
      </w:pPr>
      <w:r w:rsidRPr="001A53D0">
        <w:rPr>
          <w:rFonts w:ascii="Calibri" w:hAnsi="Calibri"/>
          <w:b/>
          <w:szCs w:val="22"/>
        </w:rPr>
        <w:lastRenderedPageBreak/>
        <w:t>CF2R-MCH-01c</w:t>
      </w:r>
      <w:r w:rsidR="00013FC2">
        <w:rPr>
          <w:rFonts w:ascii="Calibri" w:hAnsi="Calibri"/>
          <w:b/>
          <w:szCs w:val="22"/>
        </w:rPr>
        <w:t>-E User Instructions</w:t>
      </w:r>
    </w:p>
    <w:p w14:paraId="26FCBC66" w14:textId="77777777" w:rsidR="00EE0FBA" w:rsidRPr="001A53D0" w:rsidRDefault="00EE0FBA" w:rsidP="00EE0FBA">
      <w:pPr>
        <w:rPr>
          <w:rFonts w:ascii="Calibri" w:hAnsi="Calibri"/>
          <w:b/>
        </w:rPr>
      </w:pPr>
    </w:p>
    <w:p w14:paraId="26FCBC67" w14:textId="77777777" w:rsidR="00EE0FBA" w:rsidRPr="001A53D0" w:rsidRDefault="00EE0FBA" w:rsidP="00EE0FBA">
      <w:pPr>
        <w:rPr>
          <w:rFonts w:ascii="Calibri" w:hAnsi="Calibri"/>
          <w:b/>
        </w:rPr>
      </w:pPr>
      <w:r w:rsidRPr="001A53D0">
        <w:rPr>
          <w:rFonts w:ascii="Calibri" w:hAnsi="Calibri"/>
          <w:b/>
        </w:rPr>
        <w:t>Section A. General Information</w:t>
      </w:r>
    </w:p>
    <w:p w14:paraId="26FCBC68" w14:textId="2A6D2629"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69" w14:textId="385DB069"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6A" w14:textId="683AAEB3"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r w:rsidR="00935D23" w:rsidRPr="001A53D0">
        <w:rPr>
          <w:rFonts w:ascii="Calibri" w:hAnsi="Calibri"/>
        </w:rPr>
        <w:t xml:space="preserve"> When the project scope includes an addition to an existing building, the value is equal to the sum of the existing conditioned floor area plus the conditioned floor area of the addition. The default value from the CF1R- may be overwritten in this document. Overwriting the default value will automatically flag this entry and subject it to additional scrutiny by QA and enforcement personnel</w:t>
      </w:r>
    </w:p>
    <w:p w14:paraId="26FCBC6B" w14:textId="1A97CF78"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6C" w14:textId="4CFEF15B"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6D" w14:textId="2D58327A"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26FCBC6E" w14:textId="61C58368"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6F" w14:textId="1268687A" w:rsidR="004E0DB2" w:rsidRPr="001A53D0" w:rsidRDefault="00EE0FBA" w:rsidP="00E26E0F">
      <w:pPr>
        <w:pStyle w:val="ListParagraph"/>
        <w:numPr>
          <w:ilvl w:val="0"/>
          <w:numId w:val="6"/>
        </w:numPr>
        <w:ind w:left="360" w:hanging="360"/>
        <w:rPr>
          <w:rFonts w:ascii="Calibri" w:hAnsi="Calibri"/>
        </w:rPr>
      </w:pPr>
      <w:r w:rsidRPr="001A53D0">
        <w:rPr>
          <w:rFonts w:ascii="Calibri" w:hAnsi="Calibri"/>
        </w:rPr>
        <w:t>Enter the total heating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70" w14:textId="77777777" w:rsidR="004E0DB2" w:rsidRPr="001A53D0" w:rsidRDefault="0099743B" w:rsidP="00E26E0F">
      <w:pPr>
        <w:pStyle w:val="ListParagraph"/>
        <w:numPr>
          <w:ilvl w:val="0"/>
          <w:numId w:val="6"/>
        </w:numPr>
        <w:ind w:left="360" w:hanging="360"/>
        <w:rPr>
          <w:rFonts w:ascii="Calibri" w:hAnsi="Calibri"/>
        </w:rPr>
      </w:pPr>
      <w:r w:rsidRPr="001A53D0">
        <w:rPr>
          <w:rFonts w:ascii="Calibri" w:hAnsi="Calibri"/>
        </w:rPr>
        <w:t>Enter the number of bedrooms in the dwelling unit</w:t>
      </w:r>
    </w:p>
    <w:p w14:paraId="26FCBC71" w14:textId="77777777" w:rsidR="00EE0FBA" w:rsidRPr="001A53D0" w:rsidRDefault="00EE0FBA" w:rsidP="00EE0FBA">
      <w:pPr>
        <w:rPr>
          <w:rFonts w:ascii="Calibri" w:hAnsi="Calibri"/>
        </w:rPr>
      </w:pPr>
    </w:p>
    <w:p w14:paraId="26FCBC72" w14:textId="77777777" w:rsidR="00EE0FBA" w:rsidRPr="001A53D0" w:rsidRDefault="00EE0FBA" w:rsidP="00EE0FBA">
      <w:pPr>
        <w:rPr>
          <w:rFonts w:ascii="Calibri" w:hAnsi="Calibri"/>
        </w:rPr>
      </w:pPr>
      <w:r w:rsidRPr="001A53D0">
        <w:rPr>
          <w:rFonts w:ascii="Calibri" w:hAnsi="Calibri"/>
          <w:b/>
        </w:rPr>
        <w:t>Section B. Design Space Conditioning (SC) System Component Specifications from CF1R</w:t>
      </w:r>
    </w:p>
    <w:p w14:paraId="26FCBC73" w14:textId="4A7CC55F"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4" w14:textId="2FACAF12"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5" w14:textId="0EC50C0D"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6" w14:textId="386BFF47"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7" w14:textId="222D153F"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8" w14:textId="3694CC2F"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9" w14:textId="0569E6B1"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A" w14:textId="4AC3CFF2"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B" w14:textId="550D40DE"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C" w14:textId="787E6933"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D" w14:textId="2496C097"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26FCBC7E" w14:textId="46672C75" w:rsidR="004E0DB2" w:rsidRPr="001A53D0" w:rsidRDefault="00EE0FBA" w:rsidP="00E26E0F">
      <w:pPr>
        <w:pStyle w:val="ListParagraph"/>
        <w:numPr>
          <w:ilvl w:val="0"/>
          <w:numId w:val="7"/>
        </w:numPr>
        <w:ind w:left="360" w:hanging="360"/>
        <w:rPr>
          <w:rFonts w:ascii="Calibri" w:hAnsi="Calibri"/>
        </w:rPr>
      </w:pPr>
      <w:r w:rsidRPr="001A53D0">
        <w:rPr>
          <w:rFonts w:ascii="Calibri" w:hAnsi="Calibri"/>
        </w:rPr>
        <w:t>This field is filled out automatically. It is referenced from the Certificate of Compliance (CF1R), which must be completed prior to this document.</w:t>
      </w:r>
    </w:p>
    <w:p w14:paraId="5CD790E0" w14:textId="77777777" w:rsidR="002F0741" w:rsidRDefault="002F0741" w:rsidP="00EE0FBA">
      <w:pPr>
        <w:rPr>
          <w:rFonts w:ascii="Calibri" w:hAnsi="Calibri"/>
          <w:b/>
        </w:rPr>
      </w:pPr>
    </w:p>
    <w:p w14:paraId="26FCBC80" w14:textId="69F9B330" w:rsidR="00EE0FBA" w:rsidRPr="001A53D0" w:rsidRDefault="00EE0FBA" w:rsidP="00EE0FBA">
      <w:pPr>
        <w:rPr>
          <w:rFonts w:ascii="Calibri" w:hAnsi="Calibri"/>
          <w:b/>
        </w:rPr>
      </w:pPr>
      <w:r w:rsidRPr="001A53D0">
        <w:rPr>
          <w:rFonts w:ascii="Calibri" w:hAnsi="Calibri"/>
          <w:b/>
        </w:rPr>
        <w:lastRenderedPageBreak/>
        <w:t>Section C. Installed Space Conditioning (SC) System Component Information</w:t>
      </w:r>
    </w:p>
    <w:p w14:paraId="26FCBC81" w14:textId="77777777" w:rsidR="004E0DB2" w:rsidRPr="001A53D0" w:rsidRDefault="00EE0FBA" w:rsidP="00E26E0F">
      <w:pPr>
        <w:pStyle w:val="ListParagraph"/>
        <w:numPr>
          <w:ilvl w:val="0"/>
          <w:numId w:val="8"/>
        </w:numPr>
        <w:rPr>
          <w:rFonts w:ascii="Calibri" w:hAnsi="Calibri"/>
        </w:rPr>
      </w:pPr>
      <w:r w:rsidRPr="001A53D0">
        <w:rPr>
          <w:rFonts w:ascii="Calibri" w:hAnsi="Calibri"/>
        </w:rPr>
        <w:t>Select System name from the list of systems identified in previous sections and originally specified on the CF1R.</w:t>
      </w:r>
    </w:p>
    <w:p w14:paraId="26FCBC82" w14:textId="3FC27568" w:rsidR="004E0DB2" w:rsidRPr="001A53D0" w:rsidRDefault="00EE0FBA" w:rsidP="00E26E0F">
      <w:pPr>
        <w:pStyle w:val="ListParagraph"/>
        <w:numPr>
          <w:ilvl w:val="0"/>
          <w:numId w:val="8"/>
        </w:numPr>
        <w:rPr>
          <w:rFonts w:ascii="Calibri" w:hAnsi="Calibri"/>
        </w:rPr>
      </w:pPr>
      <w:r w:rsidRPr="001A53D0">
        <w:rPr>
          <w:rFonts w:ascii="Calibri" w:hAnsi="Calibri"/>
        </w:rPr>
        <w:t>Briefly describe the area served by this system. Examples: entire house, upstairs, downstairs, sleeping area, north wing, etc.</w:t>
      </w:r>
    </w:p>
    <w:p w14:paraId="26FCBC83" w14:textId="221EEAA1" w:rsidR="004E0DB2" w:rsidRPr="001A53D0" w:rsidRDefault="00EE0FBA" w:rsidP="00E26E0F">
      <w:pPr>
        <w:pStyle w:val="ListParagraph"/>
        <w:numPr>
          <w:ilvl w:val="0"/>
          <w:numId w:val="8"/>
        </w:numPr>
        <w:rPr>
          <w:rFonts w:ascii="Calibri" w:hAnsi="Calibri"/>
        </w:rPr>
      </w:pPr>
      <w:r w:rsidRPr="001A53D0">
        <w:rPr>
          <w:rFonts w:ascii="Calibri" w:hAnsi="Calibri"/>
        </w:rPr>
        <w:t>Enter the conditioned floor area served by the system described in this row. The total value of this column for all rows must equal the total dwelling unit conditioned floor area as shown in Section A.</w:t>
      </w:r>
    </w:p>
    <w:p w14:paraId="26FCBC84" w14:textId="6BF8167B"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5" w14:textId="647B8B49"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6" w14:textId="3D1E2BA6"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7" w14:textId="4F01979C"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8" w14:textId="653B11A5"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9" w14:textId="4235967B"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A" w14:textId="289DFBD9" w:rsidR="004E0DB2" w:rsidRPr="001A53D0" w:rsidRDefault="00EE0FBA" w:rsidP="00E26E0F">
      <w:pPr>
        <w:pStyle w:val="ListParagraph"/>
        <w:numPr>
          <w:ilvl w:val="0"/>
          <w:numId w:val="8"/>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8B" w14:textId="01F490E7" w:rsidR="004E0DB2" w:rsidRPr="001A53D0" w:rsidRDefault="00EE0FBA" w:rsidP="00E26E0F">
      <w:pPr>
        <w:pStyle w:val="ListParagraph"/>
        <w:numPr>
          <w:ilvl w:val="0"/>
          <w:numId w:val="8"/>
        </w:numPr>
        <w:rPr>
          <w:rFonts w:ascii="Calibri" w:hAnsi="Calibri"/>
        </w:rPr>
      </w:pPr>
      <w:r w:rsidRPr="001A53D0">
        <w:rPr>
          <w:rFonts w:ascii="Calibri" w:hAnsi="Calibri"/>
        </w:rPr>
        <w:t xml:space="preserve">Central fan integrated ventilation systems may be subject to additional field verification. See definition in Section 100.1 of the </w:t>
      </w:r>
      <w:r w:rsidR="00683390">
        <w:rPr>
          <w:rFonts w:ascii="Calibri" w:hAnsi="Calibri"/>
        </w:rPr>
        <w:t>2016</w:t>
      </w:r>
      <w:r w:rsidRPr="001A53D0">
        <w:rPr>
          <w:rFonts w:ascii="Calibri" w:hAnsi="Calibri"/>
        </w:rPr>
        <w:t xml:space="preserve"> Building Energy Efficiency Standards.  Select the correct description that applies to the system described in this row.</w:t>
      </w:r>
    </w:p>
    <w:p w14:paraId="26FCBC8C" w14:textId="77777777" w:rsidR="00EE0FBA" w:rsidRPr="001A53D0" w:rsidRDefault="00EE0FBA" w:rsidP="00EE0FBA">
      <w:pPr>
        <w:rPr>
          <w:rFonts w:ascii="Calibri" w:hAnsi="Calibri"/>
        </w:rPr>
      </w:pPr>
    </w:p>
    <w:p w14:paraId="26FCBC8D" w14:textId="1E6798B4" w:rsidR="00EE0FBA" w:rsidRPr="001A53D0" w:rsidRDefault="00EE0FBA" w:rsidP="00EE0FBA">
      <w:pPr>
        <w:rPr>
          <w:rFonts w:ascii="Calibri" w:hAnsi="Calibri"/>
          <w:b/>
        </w:rPr>
      </w:pPr>
      <w:r w:rsidRPr="001A53D0">
        <w:rPr>
          <w:rFonts w:ascii="Calibri" w:hAnsi="Calibri"/>
          <w:b/>
        </w:rPr>
        <w:t xml:space="preserve">Section D. Installed Heating System Information </w:t>
      </w:r>
      <w:r w:rsidRPr="001A53D0">
        <w:rPr>
          <w:rFonts w:ascii="Calibri" w:hAnsi="Calibri"/>
        </w:rPr>
        <w:t>(not heat pumps)</w:t>
      </w:r>
    </w:p>
    <w:p w14:paraId="26FCBC8E" w14:textId="075A005F"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26FCBC8F" w14:textId="22CCF1DD"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26FCBC90" w14:textId="2B676B5A" w:rsidR="004E0DB2" w:rsidRPr="001A53D0" w:rsidRDefault="00EE0FBA" w:rsidP="00E26E0F">
      <w:pPr>
        <w:pStyle w:val="ListParagraph"/>
        <w:numPr>
          <w:ilvl w:val="0"/>
          <w:numId w:val="9"/>
        </w:numPr>
        <w:rPr>
          <w:rFonts w:ascii="Calibri" w:hAnsi="Calibri"/>
        </w:rPr>
      </w:pPr>
      <w:r w:rsidRPr="001A53D0">
        <w:rPr>
          <w:rFonts w:ascii="Calibri" w:hAnsi="Calibri"/>
        </w:rPr>
        <w:t>This field is filled out automatically. It is referenced from the same row and column in the previous section</w:t>
      </w:r>
    </w:p>
    <w:p w14:paraId="26FCBC91" w14:textId="1BA6689D"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certified heating efficiency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92"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Manufacturer as shown on the equipment nameplate.</w:t>
      </w:r>
    </w:p>
    <w:p w14:paraId="26FCBC93"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Model Number as shown on the equipment nameplate.</w:t>
      </w:r>
    </w:p>
    <w:p w14:paraId="26FCBC94" w14:textId="7777777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Heating Unit Serial number as shown on the equipment nameplate.</w:t>
      </w:r>
    </w:p>
    <w:p w14:paraId="26FCBC95" w14:textId="775F6467" w:rsidR="004E0DB2" w:rsidRPr="001A53D0" w:rsidRDefault="00EE0FBA" w:rsidP="00E26E0F">
      <w:pPr>
        <w:pStyle w:val="ListParagraph"/>
        <w:numPr>
          <w:ilvl w:val="0"/>
          <w:numId w:val="9"/>
        </w:numPr>
        <w:rPr>
          <w:rFonts w:ascii="Calibri" w:hAnsi="Calibri"/>
        </w:rPr>
      </w:pPr>
      <w:r w:rsidRPr="001A53D0">
        <w:rPr>
          <w:rFonts w:ascii="Calibri" w:hAnsi="Calibri"/>
        </w:rPr>
        <w:t xml:space="preserve">Enter the rated heating capacity (output) of the </w:t>
      </w:r>
      <w:r w:rsidRPr="001A53D0">
        <w:rPr>
          <w:rFonts w:ascii="Calibri" w:hAnsi="Calibri"/>
          <w:i/>
        </w:rPr>
        <w:t>installed</w:t>
      </w:r>
      <w:r w:rsidRPr="001A53D0">
        <w:rPr>
          <w:rFonts w:ascii="Calibri" w:hAnsi="Calibri"/>
        </w:rPr>
        <w:t xml:space="preserve"> Heating Unit in </w:t>
      </w:r>
      <w:r w:rsidR="00E32181">
        <w:rPr>
          <w:rFonts w:ascii="Calibri" w:hAnsi="Calibri"/>
        </w:rPr>
        <w:t>Btu/h</w:t>
      </w:r>
      <w:r w:rsidRPr="001A53D0">
        <w:rPr>
          <w:rFonts w:ascii="Calibri" w:hAnsi="Calibri"/>
        </w:rPr>
        <w:t>.</w:t>
      </w:r>
    </w:p>
    <w:p w14:paraId="54DDC999" w14:textId="77777777" w:rsidR="002F0741" w:rsidRDefault="002F0741" w:rsidP="00EE0FBA">
      <w:pPr>
        <w:rPr>
          <w:rFonts w:ascii="Calibri" w:hAnsi="Calibri"/>
          <w:b/>
        </w:rPr>
      </w:pPr>
    </w:p>
    <w:p w14:paraId="26FCBC97" w14:textId="5A080F79" w:rsidR="00EE0FBA" w:rsidRPr="001A53D0" w:rsidRDefault="00EE0FBA" w:rsidP="00EE0FBA">
      <w:pPr>
        <w:rPr>
          <w:rFonts w:ascii="Calibri" w:hAnsi="Calibri"/>
          <w:b/>
        </w:rPr>
      </w:pPr>
      <w:r w:rsidRPr="001A53D0">
        <w:rPr>
          <w:rFonts w:ascii="Calibri" w:hAnsi="Calibri"/>
          <w:b/>
        </w:rPr>
        <w:lastRenderedPageBreak/>
        <w:t xml:space="preserve">Section E. Installed Cooling System Outdoor Unit or Package Unit Equipment Information </w:t>
      </w:r>
      <w:r w:rsidRPr="001A53D0">
        <w:rPr>
          <w:rFonts w:ascii="Calibri" w:hAnsi="Calibri"/>
        </w:rPr>
        <w:t>(not heat</w:t>
      </w:r>
      <w:r w:rsidR="00EC120E" w:rsidRPr="001A53D0">
        <w:rPr>
          <w:rFonts w:ascii="Calibri" w:hAnsi="Calibri"/>
        </w:rPr>
        <w:t xml:space="preserve"> </w:t>
      </w:r>
      <w:r w:rsidRPr="001A53D0">
        <w:rPr>
          <w:rFonts w:ascii="Calibri" w:hAnsi="Calibri"/>
        </w:rPr>
        <w:t>pump</w:t>
      </w:r>
      <w:r w:rsidR="00EC120E" w:rsidRPr="001A53D0">
        <w:rPr>
          <w:rFonts w:ascii="Calibri" w:hAnsi="Calibri"/>
        </w:rPr>
        <w:t>s</w:t>
      </w:r>
      <w:r w:rsidRPr="001A53D0">
        <w:rPr>
          <w:rFonts w:ascii="Calibri" w:hAnsi="Calibri"/>
        </w:rPr>
        <w:t>)</w:t>
      </w:r>
    </w:p>
    <w:p w14:paraId="26FCBC99" w14:textId="6DD1087C" w:rsidR="004E0DB2" w:rsidRPr="001A53D0" w:rsidRDefault="00EE0FBA" w:rsidP="00E26E0F">
      <w:pPr>
        <w:pStyle w:val="ListParagraph"/>
        <w:numPr>
          <w:ilvl w:val="0"/>
          <w:numId w:val="10"/>
        </w:numPr>
        <w:rPr>
          <w:rFonts w:ascii="Calibri" w:hAnsi="Calibri"/>
        </w:rPr>
      </w:pPr>
      <w:r w:rsidRPr="001A53D0">
        <w:rPr>
          <w:rFonts w:ascii="Calibri" w:hAnsi="Calibri"/>
        </w:rPr>
        <w:t>This field is filled out automatically. It is referenced from the same row and column in the previous section.</w:t>
      </w:r>
    </w:p>
    <w:p w14:paraId="26FCBC9A" w14:textId="024676E4" w:rsidR="004E0DB2" w:rsidRPr="001A53D0" w:rsidRDefault="00EE0FBA" w:rsidP="00E26E0F">
      <w:pPr>
        <w:pStyle w:val="ListParagraph"/>
        <w:numPr>
          <w:ilvl w:val="0"/>
          <w:numId w:val="10"/>
        </w:numPr>
        <w:rPr>
          <w:rFonts w:ascii="Calibri" w:hAnsi="Calibri"/>
        </w:rPr>
      </w:pPr>
      <w:r w:rsidRPr="001A53D0">
        <w:rPr>
          <w:rFonts w:ascii="Calibri" w:hAnsi="Calibri"/>
        </w:rPr>
        <w:t>This field is filled out automatically. It is referenced from the same row and column in the previous section.</w:t>
      </w:r>
    </w:p>
    <w:p w14:paraId="26FCBC9B" w14:textId="4AD6D33D"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certified cooling efficiency (SEER)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9C" w14:textId="01362B66"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certified cooling efficiency (EER)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9D"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Manufacturer as shown on the equipment nameplate.</w:t>
      </w:r>
    </w:p>
    <w:p w14:paraId="26FCBC9E"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Model Number as shown on the equipment nameplate.</w:t>
      </w:r>
    </w:p>
    <w:p w14:paraId="26FCBC9F" w14:textId="77777777"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Condenser or Package Unit Serial Number as shown on the equipment nameplate.</w:t>
      </w:r>
    </w:p>
    <w:p w14:paraId="26FCBCA0" w14:textId="6FE5F9EB"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rated sensible cooling capacity at design conditions of the </w:t>
      </w:r>
      <w:r w:rsidRPr="001A53D0">
        <w:rPr>
          <w:rFonts w:ascii="Calibri" w:hAnsi="Calibri"/>
          <w:i/>
        </w:rPr>
        <w:t>installed</w:t>
      </w:r>
      <w:r w:rsidRPr="001A53D0">
        <w:rPr>
          <w:rFonts w:ascii="Calibri" w:hAnsi="Calibri"/>
        </w:rPr>
        <w:t xml:space="preserve"> cooling system in </w:t>
      </w:r>
      <w:r w:rsidR="00E32181">
        <w:rPr>
          <w:rFonts w:ascii="Calibri" w:hAnsi="Calibri"/>
        </w:rPr>
        <w:t>Btu/h</w:t>
      </w:r>
      <w:r w:rsidRPr="001A53D0">
        <w:rPr>
          <w:rFonts w:ascii="Calibri" w:hAnsi="Calibri"/>
        </w:rPr>
        <w:t>.</w:t>
      </w:r>
    </w:p>
    <w:p w14:paraId="26FCBCA1" w14:textId="1FFAD91A" w:rsidR="004E0DB2" w:rsidRPr="001A53D0" w:rsidRDefault="00EE0FBA" w:rsidP="00E26E0F">
      <w:pPr>
        <w:pStyle w:val="ListParagraph"/>
        <w:numPr>
          <w:ilvl w:val="0"/>
          <w:numId w:val="10"/>
        </w:numPr>
        <w:rPr>
          <w:rFonts w:ascii="Calibri" w:hAnsi="Calibri"/>
        </w:rPr>
      </w:pPr>
      <w:r w:rsidRPr="001A53D0">
        <w:rPr>
          <w:rFonts w:ascii="Calibri" w:hAnsi="Calibri"/>
        </w:rPr>
        <w:t xml:space="preserve">Enter the </w:t>
      </w:r>
      <w:r w:rsidRPr="001A53D0">
        <w:rPr>
          <w:rFonts w:ascii="Calibri" w:hAnsi="Calibri"/>
          <w:i/>
        </w:rPr>
        <w:t xml:space="preserve">installed </w:t>
      </w:r>
      <w:r w:rsidRPr="001A53D0">
        <w:rPr>
          <w:rFonts w:ascii="Calibri" w:hAnsi="Calibri"/>
        </w:rPr>
        <w:t>Condenser Rated Nominal Cooling Capacity in tons. Note that this is based on the condenser, not the coil or air handler. This can usually be determined by the condenser model number.</w:t>
      </w:r>
    </w:p>
    <w:p w14:paraId="26FCBCA2" w14:textId="77777777" w:rsidR="00EE0FBA" w:rsidRPr="001A53D0" w:rsidRDefault="00EE0FBA" w:rsidP="00EE0FBA">
      <w:pPr>
        <w:rPr>
          <w:rFonts w:ascii="Calibri" w:hAnsi="Calibri"/>
        </w:rPr>
      </w:pPr>
    </w:p>
    <w:p w14:paraId="26FCBCA3" w14:textId="1E4AFD51" w:rsidR="00EE0FBA" w:rsidRPr="001A53D0" w:rsidRDefault="00EE0FBA" w:rsidP="00EE0FBA">
      <w:pPr>
        <w:rPr>
          <w:rFonts w:ascii="Calibri" w:hAnsi="Calibri"/>
          <w:b/>
        </w:rPr>
      </w:pPr>
      <w:r w:rsidRPr="001A53D0">
        <w:rPr>
          <w:rFonts w:ascii="Calibri" w:hAnsi="Calibri"/>
          <w:b/>
        </w:rPr>
        <w:t xml:space="preserve">Section F. Installed Split System Indoor Coil or Fan Coil Unit Equipment </w:t>
      </w:r>
      <w:r w:rsidR="00EC120E">
        <w:rPr>
          <w:rFonts w:ascii="Calibri" w:hAnsi="Calibri"/>
          <w:b/>
        </w:rPr>
        <w:t>I</w:t>
      </w:r>
      <w:r w:rsidRPr="001A53D0">
        <w:rPr>
          <w:rFonts w:ascii="Calibri" w:hAnsi="Calibri"/>
          <w:b/>
        </w:rPr>
        <w:t xml:space="preserve">nformation </w:t>
      </w:r>
      <w:r w:rsidRPr="001A53D0">
        <w:rPr>
          <w:rFonts w:ascii="Calibri" w:hAnsi="Calibri"/>
        </w:rPr>
        <w:t>(applicable to DX or hydronic heating/cooling coils or fan coil units)</w:t>
      </w:r>
    </w:p>
    <w:p w14:paraId="26FCBCA4" w14:textId="3DE4BF4D" w:rsidR="004E0DB2" w:rsidRPr="001A53D0" w:rsidRDefault="00EE0FBA" w:rsidP="00E26E0F">
      <w:pPr>
        <w:pStyle w:val="ListParagraph"/>
        <w:numPr>
          <w:ilvl w:val="0"/>
          <w:numId w:val="11"/>
        </w:numPr>
        <w:rPr>
          <w:rFonts w:ascii="Calibri" w:hAnsi="Calibri"/>
        </w:rPr>
      </w:pPr>
      <w:r w:rsidRPr="001A53D0">
        <w:rPr>
          <w:rFonts w:ascii="Calibri" w:hAnsi="Calibri"/>
        </w:rPr>
        <w:t>This field is filled out automatically. It is referenced from the same row and column in the previous sections.</w:t>
      </w:r>
    </w:p>
    <w:p w14:paraId="26FCBCA5" w14:textId="0B8BD3A1" w:rsidR="004E0DB2" w:rsidRPr="001A53D0" w:rsidRDefault="00EE0FBA" w:rsidP="00E26E0F">
      <w:pPr>
        <w:pStyle w:val="ListParagraph"/>
        <w:numPr>
          <w:ilvl w:val="0"/>
          <w:numId w:val="11"/>
        </w:numPr>
        <w:rPr>
          <w:rFonts w:ascii="Calibri" w:hAnsi="Calibri"/>
        </w:rPr>
      </w:pPr>
      <w:r w:rsidRPr="001A53D0">
        <w:rPr>
          <w:rFonts w:ascii="Calibri" w:hAnsi="Calibri"/>
        </w:rPr>
        <w:t>This field is filled out automatically. It is referenced from the same row and column in the previous sections.</w:t>
      </w:r>
    </w:p>
    <w:p w14:paraId="26FCBCA6"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Manufacturer as shown on the equipment nameplate.</w:t>
      </w:r>
    </w:p>
    <w:p w14:paraId="26FCBCA7"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Model Number as shown on the equipment nameplate.</w:t>
      </w:r>
    </w:p>
    <w:p w14:paraId="26FCBCA8" w14:textId="77777777" w:rsidR="004E0DB2" w:rsidRPr="001A53D0" w:rsidRDefault="00EE0FBA" w:rsidP="00E26E0F">
      <w:pPr>
        <w:pStyle w:val="ListParagraph"/>
        <w:numPr>
          <w:ilvl w:val="0"/>
          <w:numId w:val="11"/>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Indoor Coil or Fan Coil Unit Serial Number as shown on the equipment nameplate.</w:t>
      </w:r>
    </w:p>
    <w:p w14:paraId="26FCBCA9" w14:textId="77777777" w:rsidR="00EE0FBA" w:rsidRPr="001A53D0" w:rsidRDefault="00EE0FBA" w:rsidP="00EE0FBA">
      <w:pPr>
        <w:rPr>
          <w:rFonts w:ascii="Calibri" w:hAnsi="Calibri"/>
        </w:rPr>
      </w:pPr>
    </w:p>
    <w:p w14:paraId="26FCBCAA" w14:textId="77777777" w:rsidR="00EE0FBA" w:rsidRPr="001A53D0" w:rsidRDefault="00EE0FBA" w:rsidP="00EE0FBA">
      <w:pPr>
        <w:rPr>
          <w:rFonts w:ascii="Calibri" w:hAnsi="Calibri"/>
          <w:b/>
        </w:rPr>
      </w:pPr>
      <w:r w:rsidRPr="001A53D0">
        <w:rPr>
          <w:rFonts w:ascii="Calibri" w:hAnsi="Calibri"/>
          <w:b/>
        </w:rPr>
        <w:t>Section G. Installed Heat Pump System – Split System Condensing Unit or Package Unit Equipment Information</w:t>
      </w:r>
    </w:p>
    <w:p w14:paraId="26FCBCAB" w14:textId="0E42751F" w:rsidR="004E0DB2" w:rsidRPr="001A53D0" w:rsidRDefault="00EE0FBA" w:rsidP="00E26E0F">
      <w:pPr>
        <w:pStyle w:val="ListParagraph"/>
        <w:numPr>
          <w:ilvl w:val="0"/>
          <w:numId w:val="12"/>
        </w:numPr>
        <w:rPr>
          <w:rFonts w:ascii="Calibri" w:hAnsi="Calibri"/>
        </w:rPr>
      </w:pPr>
      <w:r w:rsidRPr="001A53D0">
        <w:rPr>
          <w:rFonts w:ascii="Calibri" w:hAnsi="Calibri"/>
        </w:rPr>
        <w:t>This field is filled out automatically. It is referenced from the same row and column in the previous sections.</w:t>
      </w:r>
    </w:p>
    <w:p w14:paraId="26FCBCAC" w14:textId="2693F17E" w:rsidR="004E0DB2" w:rsidRPr="001A53D0" w:rsidRDefault="00EE0FBA" w:rsidP="00E26E0F">
      <w:pPr>
        <w:pStyle w:val="ListParagraph"/>
        <w:numPr>
          <w:ilvl w:val="0"/>
          <w:numId w:val="12"/>
        </w:numPr>
        <w:rPr>
          <w:rFonts w:ascii="Calibri" w:hAnsi="Calibri"/>
        </w:rPr>
      </w:pPr>
      <w:r w:rsidRPr="001A53D0">
        <w:rPr>
          <w:rFonts w:ascii="Calibri" w:hAnsi="Calibri"/>
        </w:rPr>
        <w:t>This field is filled out automatically. It is referenced from the same row and column in the previous sections.</w:t>
      </w:r>
    </w:p>
    <w:p w14:paraId="26FCBCAD" w14:textId="77777777" w:rsidR="004E0DB2" w:rsidRPr="001A53D0" w:rsidRDefault="00EE0FBA" w:rsidP="00E26E0F">
      <w:pPr>
        <w:pStyle w:val="ListParagraph"/>
        <w:numPr>
          <w:ilvl w:val="0"/>
          <w:numId w:val="12"/>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 Pump Condenser or Package Unit Manufacturer as shown on the equipment nameplate.</w:t>
      </w:r>
    </w:p>
    <w:p w14:paraId="26FCBCAE" w14:textId="77777777" w:rsidR="004E0DB2" w:rsidRPr="001A53D0" w:rsidRDefault="00EE0FBA" w:rsidP="00E26E0F">
      <w:pPr>
        <w:pStyle w:val="ListParagraph"/>
        <w:numPr>
          <w:ilvl w:val="0"/>
          <w:numId w:val="12"/>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 Pump Condenser or Package Unit Model Number as shown on the equipment nameplate.</w:t>
      </w:r>
    </w:p>
    <w:p w14:paraId="26FCBCAF" w14:textId="77777777" w:rsidR="004E0DB2" w:rsidRPr="001A53D0" w:rsidRDefault="00EE0FBA" w:rsidP="00E26E0F">
      <w:pPr>
        <w:pStyle w:val="ListParagraph"/>
        <w:numPr>
          <w:ilvl w:val="0"/>
          <w:numId w:val="12"/>
        </w:numPr>
        <w:rPr>
          <w:rFonts w:ascii="Calibri" w:hAnsi="Calibri"/>
        </w:rPr>
      </w:pPr>
      <w:r w:rsidRPr="001A53D0">
        <w:rPr>
          <w:rFonts w:ascii="Calibri" w:hAnsi="Calibri"/>
        </w:rPr>
        <w:t xml:space="preserve">Enter the name of the </w:t>
      </w:r>
      <w:r w:rsidRPr="001A53D0">
        <w:rPr>
          <w:rFonts w:ascii="Calibri" w:hAnsi="Calibri"/>
          <w:i/>
        </w:rPr>
        <w:t>installed</w:t>
      </w:r>
      <w:r w:rsidRPr="001A53D0">
        <w:rPr>
          <w:rFonts w:ascii="Calibri" w:hAnsi="Calibri"/>
        </w:rPr>
        <w:t xml:space="preserve"> Heat Pump Condenser or Package Unit Serial Number as shown on the equipment nameplate.</w:t>
      </w:r>
    </w:p>
    <w:p w14:paraId="26FCBCB0" w14:textId="77777777" w:rsidR="00EE0FBA" w:rsidRPr="001A53D0" w:rsidRDefault="00EE0FBA" w:rsidP="00EE0FBA">
      <w:pPr>
        <w:rPr>
          <w:rFonts w:ascii="Calibri" w:hAnsi="Calibri"/>
          <w:b/>
        </w:rPr>
      </w:pPr>
    </w:p>
    <w:p w14:paraId="26FCBCB1" w14:textId="77777777" w:rsidR="00EE0FBA" w:rsidRPr="001A53D0" w:rsidRDefault="00EE0FBA" w:rsidP="00EE0FBA">
      <w:pPr>
        <w:rPr>
          <w:rFonts w:ascii="Calibri" w:hAnsi="Calibri"/>
          <w:b/>
        </w:rPr>
      </w:pPr>
      <w:r w:rsidRPr="001A53D0">
        <w:rPr>
          <w:rFonts w:ascii="Calibri" w:hAnsi="Calibri"/>
          <w:b/>
        </w:rPr>
        <w:t>Section H. Installed Heat Pump System – Efficiency and Performance Compliance Information</w:t>
      </w:r>
    </w:p>
    <w:p w14:paraId="26FCBCB2" w14:textId="14A43057"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and column in the previous sections.</w:t>
      </w:r>
    </w:p>
    <w:p w14:paraId="26FCBCB3" w14:textId="79DF2A9B"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and column in the previous sections.</w:t>
      </w:r>
    </w:p>
    <w:p w14:paraId="26FCBCB4" w14:textId="01727493" w:rsidR="004E0DB2" w:rsidRPr="001A53D0" w:rsidRDefault="00EE0FBA" w:rsidP="00E26E0F">
      <w:pPr>
        <w:pStyle w:val="ListParagraph"/>
        <w:numPr>
          <w:ilvl w:val="0"/>
          <w:numId w:val="13"/>
        </w:numPr>
        <w:rPr>
          <w:rFonts w:ascii="Calibri" w:hAnsi="Calibri"/>
        </w:rPr>
      </w:pPr>
      <w:r w:rsidRPr="001A53D0">
        <w:rPr>
          <w:rFonts w:ascii="Calibri" w:hAnsi="Calibri"/>
        </w:rPr>
        <w:t>This field is filled out automatically. It is referenced from the same row in Section C.</w:t>
      </w:r>
    </w:p>
    <w:p w14:paraId="26FCBCB5" w14:textId="4A3D0E31"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certified heating efficiency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6" w14:textId="3F3109EC" w:rsidR="004E0DB2" w:rsidRPr="001A53D0" w:rsidRDefault="00EE0FBA" w:rsidP="00E26E0F">
      <w:pPr>
        <w:pStyle w:val="ListParagraph"/>
        <w:numPr>
          <w:ilvl w:val="0"/>
          <w:numId w:val="13"/>
        </w:numPr>
        <w:rPr>
          <w:rFonts w:ascii="Calibri" w:hAnsi="Calibri"/>
        </w:rPr>
      </w:pPr>
      <w:r w:rsidRPr="001A53D0">
        <w:rPr>
          <w:rFonts w:ascii="Calibri" w:hAnsi="Calibri"/>
        </w:rPr>
        <w:t>Enter the certified heating capacity at 47</w:t>
      </w:r>
      <w:r w:rsidR="00B4247F">
        <w:rPr>
          <w:rFonts w:ascii="Calibri" w:hAnsi="Calibri"/>
        </w:rPr>
        <w:t>°</w:t>
      </w:r>
      <w:r w:rsidRPr="001A53D0">
        <w:rPr>
          <w:rFonts w:ascii="Calibri" w:hAnsi="Calibri"/>
        </w:rPr>
        <w:t xml:space="preserve">F of the </w:t>
      </w:r>
      <w:r w:rsidRPr="001A53D0">
        <w:rPr>
          <w:rFonts w:ascii="Calibri" w:hAnsi="Calibri"/>
          <w:i/>
        </w:rPr>
        <w:t>installed</w:t>
      </w:r>
      <w:r w:rsidRPr="001A53D0">
        <w:rPr>
          <w:rFonts w:ascii="Calibri" w:hAnsi="Calibri"/>
        </w:rPr>
        <w:t xml:space="preserve"> equipment. This value is verified against the minimum value shown in Section C. The installed capacity must be greater than or equal to the required minimum capacity.</w:t>
      </w:r>
    </w:p>
    <w:p w14:paraId="26FCBCB7" w14:textId="2C6E9FA5" w:rsidR="004E0DB2" w:rsidRPr="001A53D0" w:rsidRDefault="00EE0FBA" w:rsidP="00E26E0F">
      <w:pPr>
        <w:pStyle w:val="ListParagraph"/>
        <w:numPr>
          <w:ilvl w:val="0"/>
          <w:numId w:val="13"/>
        </w:numPr>
        <w:rPr>
          <w:rFonts w:ascii="Calibri" w:hAnsi="Calibri"/>
        </w:rPr>
      </w:pPr>
      <w:r w:rsidRPr="001A53D0">
        <w:rPr>
          <w:rFonts w:ascii="Calibri" w:hAnsi="Calibri"/>
        </w:rPr>
        <w:t>Enter the certified heating capacity at 17</w:t>
      </w:r>
      <w:r w:rsidR="00B4247F">
        <w:rPr>
          <w:rFonts w:ascii="Calibri" w:hAnsi="Calibri"/>
        </w:rPr>
        <w:t>°</w:t>
      </w:r>
      <w:r w:rsidRPr="001A53D0">
        <w:rPr>
          <w:rFonts w:ascii="Calibri" w:hAnsi="Calibri"/>
        </w:rPr>
        <w:t xml:space="preserve">F of the </w:t>
      </w:r>
      <w:r w:rsidRPr="001A53D0">
        <w:rPr>
          <w:rFonts w:ascii="Calibri" w:hAnsi="Calibri"/>
          <w:i/>
        </w:rPr>
        <w:t>installed</w:t>
      </w:r>
      <w:r w:rsidRPr="001A53D0">
        <w:rPr>
          <w:rFonts w:ascii="Calibri" w:hAnsi="Calibri"/>
        </w:rPr>
        <w:t xml:space="preserve"> equipment. This value is verified against the minimum value shown in Section C. The installed capacity must be greater than or equal to the required minimum capacity.</w:t>
      </w:r>
    </w:p>
    <w:p w14:paraId="26FCBCB8" w14:textId="37DEAAFD"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certified cooling efficiency (SEER)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9" w14:textId="1B9A372B" w:rsidR="004E0DB2" w:rsidRPr="001A53D0" w:rsidRDefault="00EE0FBA" w:rsidP="00E26E0F">
      <w:pPr>
        <w:pStyle w:val="ListParagraph"/>
        <w:numPr>
          <w:ilvl w:val="0"/>
          <w:numId w:val="13"/>
        </w:numPr>
        <w:rPr>
          <w:rFonts w:ascii="Calibri" w:hAnsi="Calibri"/>
        </w:rPr>
      </w:pPr>
      <w:r w:rsidRPr="001A53D0">
        <w:rPr>
          <w:rFonts w:ascii="Calibri" w:hAnsi="Calibri"/>
        </w:rPr>
        <w:lastRenderedPageBreak/>
        <w:t xml:space="preserve">Enter the certified cooling efficiency (EER) of the </w:t>
      </w:r>
      <w:r w:rsidRPr="001A53D0">
        <w:rPr>
          <w:rFonts w:ascii="Calibri" w:hAnsi="Calibri"/>
          <w:i/>
        </w:rPr>
        <w:t>installed</w:t>
      </w:r>
      <w:r w:rsidRPr="001A53D0">
        <w:rPr>
          <w:rFonts w:ascii="Calibri" w:hAnsi="Calibri"/>
        </w:rPr>
        <w:t xml:space="preserve"> equipment. This value is verified against the minimum value shown in Section C. The installed efficiency must be greater than or equal to the required minimum efficiency.</w:t>
      </w:r>
    </w:p>
    <w:p w14:paraId="26FCBCBA" w14:textId="0F55F3A8"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rated sensible cooling capacity at design conditions of the </w:t>
      </w:r>
      <w:r w:rsidRPr="001A53D0">
        <w:rPr>
          <w:rFonts w:ascii="Calibri" w:hAnsi="Calibri"/>
          <w:i/>
        </w:rPr>
        <w:t>installed</w:t>
      </w:r>
      <w:r w:rsidRPr="001A53D0">
        <w:rPr>
          <w:rFonts w:ascii="Calibri" w:hAnsi="Calibri"/>
        </w:rPr>
        <w:t xml:space="preserve"> cooling system in </w:t>
      </w:r>
      <w:r w:rsidR="00E32181">
        <w:rPr>
          <w:rFonts w:ascii="Calibri" w:hAnsi="Calibri"/>
        </w:rPr>
        <w:t>Btu/h</w:t>
      </w:r>
      <w:r w:rsidRPr="001A53D0">
        <w:rPr>
          <w:rFonts w:ascii="Calibri" w:hAnsi="Calibri"/>
        </w:rPr>
        <w:t>.</w:t>
      </w:r>
    </w:p>
    <w:p w14:paraId="26FCBCBB" w14:textId="598C213C" w:rsidR="004E0DB2" w:rsidRPr="001A53D0" w:rsidRDefault="00EE0FBA" w:rsidP="00E26E0F">
      <w:pPr>
        <w:pStyle w:val="ListParagraph"/>
        <w:numPr>
          <w:ilvl w:val="0"/>
          <w:numId w:val="13"/>
        </w:numPr>
        <w:rPr>
          <w:rFonts w:ascii="Calibri" w:hAnsi="Calibri"/>
        </w:rPr>
      </w:pPr>
      <w:r w:rsidRPr="001A53D0">
        <w:rPr>
          <w:rFonts w:ascii="Calibri" w:hAnsi="Calibri"/>
        </w:rPr>
        <w:t xml:space="preserve">Enter the </w:t>
      </w:r>
      <w:r w:rsidRPr="001A53D0">
        <w:rPr>
          <w:rFonts w:ascii="Calibri" w:hAnsi="Calibri"/>
          <w:i/>
        </w:rPr>
        <w:t xml:space="preserve">installed </w:t>
      </w:r>
      <w:r w:rsidRPr="001A53D0">
        <w:rPr>
          <w:rFonts w:ascii="Calibri" w:hAnsi="Calibri"/>
        </w:rPr>
        <w:t>Condenser Rated Nominal Cooling Capacity in tons. Note that this is based on the condenser, not the coil or air handler. Can usually be determined by the condenser model number.</w:t>
      </w:r>
    </w:p>
    <w:p w14:paraId="26FCBCBE" w14:textId="77777777" w:rsidR="00EE0FBA" w:rsidRPr="001A53D0" w:rsidRDefault="00EE0FBA" w:rsidP="00EE0FBA">
      <w:pPr>
        <w:rPr>
          <w:rFonts w:ascii="Calibri" w:hAnsi="Calibri"/>
        </w:rPr>
      </w:pPr>
    </w:p>
    <w:p w14:paraId="26FCBCBF" w14:textId="77777777" w:rsidR="00EE0FBA" w:rsidRPr="001A53D0" w:rsidRDefault="00EE0FBA" w:rsidP="00EE0FBA">
      <w:pPr>
        <w:rPr>
          <w:rFonts w:ascii="Calibri" w:hAnsi="Calibri"/>
          <w:b/>
        </w:rPr>
      </w:pPr>
      <w:r w:rsidRPr="001A53D0">
        <w:rPr>
          <w:rFonts w:ascii="Calibri" w:hAnsi="Calibri"/>
          <w:b/>
        </w:rPr>
        <w:t>Section I. Installed Duct System Information</w:t>
      </w:r>
    </w:p>
    <w:p w14:paraId="26FCBCC0" w14:textId="6FE3D861" w:rsidR="004E0DB2" w:rsidRPr="001A53D0" w:rsidRDefault="00EE0FBA" w:rsidP="00E26E0F">
      <w:pPr>
        <w:pStyle w:val="ListParagraph"/>
        <w:numPr>
          <w:ilvl w:val="0"/>
          <w:numId w:val="14"/>
        </w:numPr>
        <w:rPr>
          <w:rFonts w:ascii="Calibri" w:hAnsi="Calibri"/>
        </w:rPr>
      </w:pPr>
      <w:r w:rsidRPr="001A53D0">
        <w:rPr>
          <w:rFonts w:ascii="Calibri" w:hAnsi="Calibri"/>
        </w:rPr>
        <w:t>This field is filled out automatically. It is referenced from the same row and column in the previous sections.</w:t>
      </w:r>
    </w:p>
    <w:p w14:paraId="26FCBCC1" w14:textId="12F0FC6C" w:rsidR="004E0DB2" w:rsidRPr="001A53D0" w:rsidRDefault="00EE0FBA" w:rsidP="00E26E0F">
      <w:pPr>
        <w:pStyle w:val="ListParagraph"/>
        <w:numPr>
          <w:ilvl w:val="0"/>
          <w:numId w:val="14"/>
        </w:numPr>
        <w:rPr>
          <w:rFonts w:ascii="Calibri" w:hAnsi="Calibri"/>
        </w:rPr>
      </w:pPr>
      <w:r w:rsidRPr="001A53D0">
        <w:rPr>
          <w:rFonts w:ascii="Calibri" w:hAnsi="Calibri"/>
        </w:rPr>
        <w:t>This field is filled out automatically. It is referenced from the same row and column in the previous sections.</w:t>
      </w:r>
    </w:p>
    <w:p w14:paraId="26FCBCC2" w14:textId="5132953A" w:rsidR="004E0DB2" w:rsidRPr="001A53D0" w:rsidRDefault="00EE0FBA" w:rsidP="00E26E0F">
      <w:pPr>
        <w:pStyle w:val="ListParagraph"/>
        <w:numPr>
          <w:ilvl w:val="0"/>
          <w:numId w:val="14"/>
        </w:numPr>
        <w:rPr>
          <w:rFonts w:ascii="Calibri" w:hAnsi="Calibri"/>
        </w:rPr>
      </w:pPr>
      <w:r w:rsidRPr="001A53D0">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C3" w14:textId="6BCEB1EE" w:rsidR="004E0DB2" w:rsidRPr="001A53D0" w:rsidRDefault="00EE0FBA" w:rsidP="00E26E0F">
      <w:pPr>
        <w:pStyle w:val="ListParagraph"/>
        <w:numPr>
          <w:ilvl w:val="0"/>
          <w:numId w:val="14"/>
        </w:numPr>
        <w:rPr>
          <w:rFonts w:ascii="Calibri" w:hAnsi="Calibri"/>
        </w:rPr>
      </w:pPr>
      <w:r w:rsidRPr="001A53D0">
        <w:rPr>
          <w:rFonts w:ascii="Calibri" w:hAnsi="Calibri"/>
        </w:rPr>
        <w:t xml:space="preserve">Enter the R-value of the </w:t>
      </w:r>
      <w:r w:rsidRPr="001A53D0">
        <w:rPr>
          <w:rFonts w:ascii="Calibri" w:hAnsi="Calibri"/>
          <w:i/>
        </w:rPr>
        <w:t>installed</w:t>
      </w:r>
      <w:r w:rsidRPr="001A53D0">
        <w:rPr>
          <w:rFonts w:ascii="Calibri" w:hAnsi="Calibri"/>
        </w:rPr>
        <w:t xml:space="preserve"> supply ducts. This value is verified against the minimum value shown in Section C. The installed R-value must be greater than or equal to the required minimum R-value.</w:t>
      </w:r>
    </w:p>
    <w:p w14:paraId="26FCBCC4" w14:textId="33CC239C" w:rsidR="004E0DB2" w:rsidRPr="001A53D0" w:rsidRDefault="00EE0FBA" w:rsidP="00E26E0F">
      <w:pPr>
        <w:pStyle w:val="ListParagraph"/>
        <w:numPr>
          <w:ilvl w:val="0"/>
          <w:numId w:val="14"/>
        </w:numPr>
        <w:rPr>
          <w:rFonts w:ascii="Calibri" w:hAnsi="Calibri"/>
        </w:rPr>
      </w:pPr>
      <w:r w:rsidRPr="001A53D0">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C5" w14:textId="5568C73F" w:rsidR="004E0DB2" w:rsidRPr="001A53D0" w:rsidRDefault="00EE0FBA" w:rsidP="00E26E0F">
      <w:pPr>
        <w:pStyle w:val="ListParagraph"/>
        <w:numPr>
          <w:ilvl w:val="0"/>
          <w:numId w:val="14"/>
        </w:numPr>
        <w:rPr>
          <w:rFonts w:ascii="Calibri" w:hAnsi="Calibri"/>
        </w:rPr>
      </w:pPr>
      <w:r w:rsidRPr="001A53D0">
        <w:rPr>
          <w:rFonts w:ascii="Calibri" w:hAnsi="Calibri"/>
        </w:rPr>
        <w:t xml:space="preserve">Enter the R-value of the </w:t>
      </w:r>
      <w:r w:rsidRPr="001A53D0">
        <w:rPr>
          <w:rFonts w:ascii="Calibri" w:hAnsi="Calibri"/>
          <w:i/>
        </w:rPr>
        <w:t>installed</w:t>
      </w:r>
      <w:r w:rsidRPr="001A53D0">
        <w:rPr>
          <w:rFonts w:ascii="Calibri" w:hAnsi="Calibri"/>
        </w:rPr>
        <w:t xml:space="preserve"> return ducts. This value is verified against the minimum value shown in Section C. The installed R-value must be greater than or equal to the required minimum R-value.</w:t>
      </w:r>
    </w:p>
    <w:p w14:paraId="26FCBCC6" w14:textId="23366036" w:rsidR="004E0DB2" w:rsidRPr="001A53D0" w:rsidRDefault="00EE0FBA" w:rsidP="00E26E0F">
      <w:pPr>
        <w:pStyle w:val="ListParagraph"/>
        <w:numPr>
          <w:ilvl w:val="0"/>
          <w:numId w:val="14"/>
        </w:numPr>
        <w:rPr>
          <w:rFonts w:ascii="Calibri" w:hAnsi="Calibri"/>
        </w:rPr>
      </w:pPr>
      <w:r w:rsidRPr="001A53D0">
        <w:rPr>
          <w:rFonts w:ascii="Calibri" w:hAnsi="Calibri"/>
        </w:rPr>
        <w:t>The duct system is exempt from the minimum R-value requirement if all of the ducts are located entirely within conditioned space. If indicated as such in the previous columns, the user may select “yes” to indicate the exemption. Note: Selecting “yes” may subject the duct system to additional HERS verification.</w:t>
      </w:r>
    </w:p>
    <w:p w14:paraId="26FCBCC7" w14:textId="75B5A255" w:rsidR="004E0DB2" w:rsidRPr="001A53D0" w:rsidRDefault="00EE0FBA" w:rsidP="00E26E0F">
      <w:pPr>
        <w:pStyle w:val="ListParagraph"/>
        <w:numPr>
          <w:ilvl w:val="0"/>
          <w:numId w:val="14"/>
        </w:numPr>
        <w:rPr>
          <w:rFonts w:ascii="Calibri" w:hAnsi="Calibri"/>
        </w:rPr>
      </w:pPr>
      <w:r w:rsidRPr="001A53D0">
        <w:rPr>
          <w:rFonts w:ascii="Calibri" w:hAnsi="Calibri"/>
        </w:rPr>
        <w:t>For newly constructed systems taking the performance credit for better than default air flow or fan efficacy, field verification of these criteria is required and this field is filled out automatically. Otherwise, the user may pick the appropriate choice. Refer to section 150.0(m</w:t>
      </w:r>
      <w:proofErr w:type="gramStart"/>
      <w:r w:rsidRPr="001A53D0">
        <w:rPr>
          <w:rFonts w:ascii="Calibri" w:hAnsi="Calibri"/>
        </w:rPr>
        <w:t>)13</w:t>
      </w:r>
      <w:proofErr w:type="gramEnd"/>
      <w:r w:rsidRPr="001A53D0">
        <w:rPr>
          <w:rFonts w:ascii="Calibri" w:hAnsi="Calibri"/>
        </w:rPr>
        <w:t xml:space="preserve"> and Residential Compliance Manual Chapter 4.4 for more information.</w:t>
      </w:r>
    </w:p>
    <w:p w14:paraId="26FCBCC8" w14:textId="629C9699" w:rsidR="004E0DB2" w:rsidRPr="001A53D0" w:rsidRDefault="00EE0FBA" w:rsidP="00E26E0F">
      <w:pPr>
        <w:pStyle w:val="ListParagraph"/>
        <w:numPr>
          <w:ilvl w:val="0"/>
          <w:numId w:val="14"/>
        </w:numPr>
        <w:rPr>
          <w:rFonts w:ascii="Calibri" w:hAnsi="Calibri"/>
        </w:rPr>
      </w:pPr>
      <w:r w:rsidRPr="001A53D0">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Pr>
          <w:rFonts w:ascii="Calibri" w:hAnsi="Calibri"/>
        </w:rPr>
        <w:t>uncommon</w:t>
      </w:r>
      <w:r w:rsidRPr="001A53D0">
        <w:rPr>
          <w:rFonts w:ascii="Calibri" w:hAnsi="Calibri"/>
        </w:rPr>
        <w:t>. Overwriting the default value will automatically flag this entry and subject it to additional scrutiny by QA and enforcement personnel.</w:t>
      </w:r>
    </w:p>
    <w:p w14:paraId="26FCBCC9" w14:textId="3A333C70" w:rsidR="004E0DB2" w:rsidRDefault="00EE0FBA" w:rsidP="00E26E0F">
      <w:pPr>
        <w:pStyle w:val="ListParagraph"/>
        <w:numPr>
          <w:ilvl w:val="0"/>
          <w:numId w:val="14"/>
        </w:numPr>
        <w:rPr>
          <w:rFonts w:ascii="Calibri" w:hAnsi="Calibri"/>
        </w:rPr>
      </w:pPr>
      <w:r w:rsidRPr="001A53D0">
        <w:rPr>
          <w:rFonts w:ascii="Calibri" w:hAnsi="Calibri"/>
        </w:rPr>
        <w:t>Specify the number of air filter devices installed in this space conditioning system. Air filter devices installed in completely new systems must be properly sized, as documented in the next section. The value entered here will determine the number of rows needed in the following section.</w:t>
      </w:r>
    </w:p>
    <w:p w14:paraId="5B8BE5D2" w14:textId="20FC9111" w:rsidR="002F0741" w:rsidRPr="001A53D0" w:rsidRDefault="002F0741" w:rsidP="00E26E0F">
      <w:pPr>
        <w:pStyle w:val="ListParagraph"/>
        <w:numPr>
          <w:ilvl w:val="0"/>
          <w:numId w:val="14"/>
        </w:numPr>
        <w:rPr>
          <w:rFonts w:ascii="Calibri" w:hAnsi="Calibri"/>
        </w:rPr>
      </w:pPr>
      <w:r>
        <w:rPr>
          <w:rFonts w:ascii="Calibri" w:hAnsi="Calibri"/>
        </w:rPr>
        <w:t>If the system is of a type that can use one of the Reference Residential Appendix RA3.3 protocols for testing the airflow rate, then enter yes. Otherwise enter no.</w:t>
      </w:r>
    </w:p>
    <w:p w14:paraId="26FCBCCA" w14:textId="77777777" w:rsidR="00EE0FBA" w:rsidRPr="001A53D0" w:rsidRDefault="00EE0FBA" w:rsidP="00EE0FBA">
      <w:pPr>
        <w:rPr>
          <w:rFonts w:ascii="Calibri" w:hAnsi="Calibri"/>
        </w:rPr>
      </w:pPr>
    </w:p>
    <w:p w14:paraId="28B6C5C1" w14:textId="77777777" w:rsidR="00DB7F88" w:rsidRDefault="00DB7F88">
      <w:pPr>
        <w:rPr>
          <w:rFonts w:ascii="Calibri" w:hAnsi="Calibri"/>
          <w:b/>
        </w:rPr>
      </w:pPr>
      <w:r>
        <w:rPr>
          <w:rFonts w:ascii="Calibri" w:hAnsi="Calibri"/>
          <w:b/>
        </w:rPr>
        <w:br w:type="page"/>
      </w:r>
    </w:p>
    <w:p w14:paraId="26FCBCCB" w14:textId="5AA27485" w:rsidR="00EE0FBA" w:rsidRPr="001A53D0" w:rsidRDefault="00EE0FBA" w:rsidP="00EE0FBA">
      <w:pPr>
        <w:rPr>
          <w:rFonts w:ascii="Calibri" w:hAnsi="Calibri"/>
        </w:rPr>
      </w:pPr>
      <w:r w:rsidRPr="001A53D0">
        <w:rPr>
          <w:rFonts w:ascii="Calibri" w:hAnsi="Calibri"/>
          <w:b/>
        </w:rPr>
        <w:lastRenderedPageBreak/>
        <w:t>Section J. Installed Air Filter Device Information</w:t>
      </w:r>
    </w:p>
    <w:p w14:paraId="26FCBCCC" w14:textId="255CF85F" w:rsidR="004E0DB2" w:rsidRPr="001A53D0" w:rsidRDefault="00EE0FBA" w:rsidP="00E26E0F">
      <w:pPr>
        <w:pStyle w:val="ListParagraph"/>
        <w:numPr>
          <w:ilvl w:val="0"/>
          <w:numId w:val="15"/>
        </w:numPr>
        <w:rPr>
          <w:rFonts w:ascii="Calibri" w:hAnsi="Calibri"/>
        </w:rPr>
      </w:pPr>
      <w:r w:rsidRPr="001A53D0">
        <w:rPr>
          <w:rFonts w:ascii="Calibri" w:hAnsi="Calibri"/>
        </w:rPr>
        <w:t>This field is filled out automatically. It is referenced from the same row and column in the previous sections.</w:t>
      </w:r>
    </w:p>
    <w:p w14:paraId="26FCBCCD" w14:textId="7AB1171F" w:rsidR="004E0DB2" w:rsidRPr="001A53D0" w:rsidRDefault="00EE0FBA" w:rsidP="00E26E0F">
      <w:pPr>
        <w:pStyle w:val="ListParagraph"/>
        <w:numPr>
          <w:ilvl w:val="0"/>
          <w:numId w:val="15"/>
        </w:numPr>
        <w:rPr>
          <w:rFonts w:ascii="Calibri" w:hAnsi="Calibri"/>
        </w:rPr>
      </w:pPr>
      <w:r w:rsidRPr="001A53D0">
        <w:rPr>
          <w:rFonts w:ascii="Calibri" w:hAnsi="Calibri"/>
        </w:rPr>
        <w:t>This field is filled out automatically. It is referenced from the same row and column in the previous sections</w:t>
      </w:r>
    </w:p>
    <w:p w14:paraId="26FCBCCE" w14:textId="76D0EC75" w:rsidR="004E0DB2" w:rsidRPr="001A53D0" w:rsidRDefault="00EE0FBA" w:rsidP="00E26E0F">
      <w:pPr>
        <w:pStyle w:val="ListParagraph"/>
        <w:numPr>
          <w:ilvl w:val="0"/>
          <w:numId w:val="15"/>
        </w:numPr>
        <w:rPr>
          <w:rFonts w:ascii="Calibri" w:hAnsi="Calibri"/>
        </w:rPr>
      </w:pPr>
      <w:r w:rsidRPr="001A53D0">
        <w:rPr>
          <w:rFonts w:ascii="Calibri" w:hAnsi="Calibri"/>
        </w:rPr>
        <w:t>Enter a descriptive name of each air filter device so that it may be distinguished from others in the same system. Examples: FG1, filter2, etc.</w:t>
      </w:r>
    </w:p>
    <w:p w14:paraId="26FCBCCF" w14:textId="77777777" w:rsidR="004E0DB2" w:rsidRPr="001A53D0" w:rsidRDefault="00EE0FBA" w:rsidP="00E26E0F">
      <w:pPr>
        <w:pStyle w:val="ListParagraph"/>
        <w:numPr>
          <w:ilvl w:val="0"/>
          <w:numId w:val="15"/>
        </w:numPr>
        <w:rPr>
          <w:rFonts w:ascii="Calibri" w:hAnsi="Calibri"/>
        </w:rPr>
      </w:pPr>
      <w:r w:rsidRPr="001A53D0">
        <w:rPr>
          <w:rFonts w:ascii="Calibri" w:hAnsi="Calibri"/>
        </w:rPr>
        <w:t>Select the appropriate type of filter device from the list.</w:t>
      </w:r>
    </w:p>
    <w:p w14:paraId="26FCBCD0" w14:textId="480C296F" w:rsidR="004E0DB2" w:rsidRPr="001A53D0" w:rsidRDefault="00EE0FBA" w:rsidP="00E26E0F">
      <w:pPr>
        <w:pStyle w:val="ListParagraph"/>
        <w:numPr>
          <w:ilvl w:val="0"/>
          <w:numId w:val="15"/>
        </w:numPr>
        <w:rPr>
          <w:rFonts w:ascii="Calibri" w:hAnsi="Calibri"/>
        </w:rPr>
      </w:pPr>
      <w:r w:rsidRPr="001A53D0">
        <w:rPr>
          <w:rFonts w:ascii="Calibri" w:hAnsi="Calibri"/>
        </w:rPr>
        <w:t>Enter a descriptive name of each air filter device so that it may be identified in the home. Examples: master suite, main hallway, at furnace, entry wall, etc.</w:t>
      </w:r>
    </w:p>
    <w:p w14:paraId="26FCBCD1" w14:textId="159E5494" w:rsidR="004E0DB2" w:rsidRPr="001A53D0" w:rsidRDefault="00EE0FBA" w:rsidP="00E26E0F">
      <w:pPr>
        <w:pStyle w:val="ListParagraph"/>
        <w:numPr>
          <w:ilvl w:val="0"/>
          <w:numId w:val="15"/>
        </w:numPr>
        <w:rPr>
          <w:rFonts w:ascii="Calibri" w:hAnsi="Calibri"/>
        </w:rPr>
      </w:pPr>
      <w:r w:rsidRPr="001A53D0">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26FCBCD2" w14:textId="61B74F6E" w:rsidR="004E0DB2" w:rsidRPr="001A53D0" w:rsidRDefault="00EE0FBA" w:rsidP="00E26E0F">
      <w:pPr>
        <w:pStyle w:val="ListParagraph"/>
        <w:numPr>
          <w:ilvl w:val="0"/>
          <w:numId w:val="15"/>
        </w:numPr>
        <w:rPr>
          <w:rFonts w:ascii="Calibri" w:hAnsi="Calibri"/>
        </w:rPr>
      </w:pPr>
      <w:r w:rsidRPr="001A53D0">
        <w:rPr>
          <w:rFonts w:ascii="Calibri" w:hAnsi="Calibri"/>
        </w:rPr>
        <w:t>Enter the design static pressure drop provided by the filter device manufacturer. This should be consistent with the duct design calculations. Not accounting for higher filter pressure drops will result in poor system airflow characteristics, reduced capacity and reduced efficiency. This may result in not passing field verification.</w:t>
      </w:r>
    </w:p>
    <w:p w14:paraId="26FCBCD3" w14:textId="77777777" w:rsidR="00EE0FBA" w:rsidRPr="001A53D0" w:rsidRDefault="00EE0FBA" w:rsidP="00EE0FBA">
      <w:pPr>
        <w:rPr>
          <w:rFonts w:ascii="Calibri" w:hAnsi="Calibri"/>
        </w:rPr>
      </w:pPr>
    </w:p>
    <w:p w14:paraId="26FCBCD4" w14:textId="506F11DE" w:rsidR="00EE0FBA" w:rsidRPr="001A53D0" w:rsidRDefault="00EE0FBA" w:rsidP="00EE0FBA">
      <w:pPr>
        <w:rPr>
          <w:rFonts w:ascii="Calibri" w:hAnsi="Calibri"/>
          <w:b/>
        </w:rPr>
      </w:pPr>
      <w:proofErr w:type="gramStart"/>
      <w:r w:rsidRPr="001A53D0">
        <w:rPr>
          <w:rFonts w:ascii="Calibri" w:hAnsi="Calibri"/>
          <w:b/>
        </w:rPr>
        <w:t>Section K. Air Filter Device Requirements.</w:t>
      </w:r>
      <w:proofErr w:type="gramEnd"/>
    </w:p>
    <w:p w14:paraId="26FCBCD5" w14:textId="500D427F" w:rsidR="00EE0FBA" w:rsidRPr="001A53D0" w:rsidRDefault="00EC120E" w:rsidP="00EE0FBA">
      <w:pPr>
        <w:rPr>
          <w:rFonts w:ascii="Calibri" w:hAnsi="Calibri"/>
        </w:rPr>
      </w:pPr>
      <w:r>
        <w:rPr>
          <w:rFonts w:ascii="Calibri" w:hAnsi="Calibri"/>
        </w:rPr>
        <w:t>This table is a list of requirements for air filter devices.</w:t>
      </w:r>
    </w:p>
    <w:p w14:paraId="26FCBCD9" w14:textId="77777777" w:rsidR="00EE0FBA" w:rsidRPr="001A53D0" w:rsidRDefault="00EE0FBA" w:rsidP="00EE0FBA">
      <w:pPr>
        <w:rPr>
          <w:rFonts w:ascii="Calibri" w:hAnsi="Calibri"/>
        </w:rPr>
      </w:pPr>
    </w:p>
    <w:p w14:paraId="26FCBCDA" w14:textId="77777777" w:rsidR="00EE0FBA" w:rsidRPr="001A53D0" w:rsidRDefault="00EE0FBA" w:rsidP="00EE0FBA">
      <w:pPr>
        <w:rPr>
          <w:rFonts w:ascii="Calibri" w:hAnsi="Calibri"/>
          <w:b/>
        </w:rPr>
      </w:pPr>
      <w:r w:rsidRPr="001A53D0">
        <w:rPr>
          <w:rFonts w:ascii="Calibri" w:hAnsi="Calibri"/>
          <w:b/>
        </w:rPr>
        <w:t>Section L. HERS Verification Requirements</w:t>
      </w:r>
    </w:p>
    <w:p w14:paraId="26FCBCDB" w14:textId="27BCDB9A"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DC" w14:textId="13417824"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DD" w14:textId="51AAC4B5"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DE" w14:textId="1F494679"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DF" w14:textId="592146F4"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0" w14:textId="6CABE4EA"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1" w14:textId="1979E2E4"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2" w14:textId="7401FE4C"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3" w14:textId="0B858FAA" w:rsidR="004E0DB2" w:rsidRPr="001A53D0" w:rsidRDefault="00EE0FBA" w:rsidP="00E26E0F">
      <w:pPr>
        <w:pStyle w:val="ListParagraph"/>
        <w:numPr>
          <w:ilvl w:val="0"/>
          <w:numId w:val="16"/>
        </w:numPr>
        <w:rPr>
          <w:rFonts w:ascii="Calibri" w:hAnsi="Calibri"/>
        </w:rPr>
      </w:pPr>
      <w:r w:rsidRPr="001A53D0">
        <w:rPr>
          <w:rFonts w:ascii="Calibri" w:hAnsi="Calibri"/>
        </w:rPr>
        <w:t>This field is filled out automatically. It is calculated based on data from the CF1R and from previous sections in this document.</w:t>
      </w:r>
    </w:p>
    <w:p w14:paraId="26FCBCE4" w14:textId="77777777" w:rsidR="00EE0FBA" w:rsidRPr="001A53D0" w:rsidRDefault="00EE0FBA" w:rsidP="00EE0FBA">
      <w:pPr>
        <w:rPr>
          <w:rFonts w:ascii="Calibri" w:hAnsi="Calibri"/>
        </w:rPr>
      </w:pPr>
    </w:p>
    <w:p w14:paraId="26FCBCE5" w14:textId="1DE52F5F" w:rsidR="00EE0FBA" w:rsidRPr="001A53D0" w:rsidRDefault="00EE0FBA" w:rsidP="00EE0FBA">
      <w:pPr>
        <w:rPr>
          <w:rFonts w:ascii="Calibri" w:hAnsi="Calibri"/>
          <w:b/>
        </w:rPr>
      </w:pPr>
      <w:r w:rsidRPr="001A53D0">
        <w:rPr>
          <w:rFonts w:ascii="Calibri" w:hAnsi="Calibri"/>
          <w:b/>
        </w:rPr>
        <w:t>Section M. Space Conditioning Systems, Ducts and Fans – Mandatory Requirements and Additional Measures</w:t>
      </w:r>
    </w:p>
    <w:p w14:paraId="26FCBCE6" w14:textId="7C571557" w:rsidR="00EE0FBA" w:rsidRPr="001A53D0" w:rsidRDefault="00EC120E" w:rsidP="00EE0FBA">
      <w:pPr>
        <w:rPr>
          <w:rFonts w:ascii="Calibri" w:hAnsi="Calibri"/>
        </w:rPr>
      </w:pPr>
      <w:r>
        <w:rPr>
          <w:rFonts w:ascii="Calibri" w:hAnsi="Calibri"/>
        </w:rPr>
        <w:t>This table is a list of mandatory measures and additional requirements for space conditioning systems, ducts and fans.</w:t>
      </w:r>
    </w:p>
    <w:p w14:paraId="26FCBCE7" w14:textId="77777777" w:rsidR="00196676" w:rsidRDefault="00196676" w:rsidP="0035199F">
      <w:pPr>
        <w:rPr>
          <w:rFonts w:ascii="Calibri" w:hAnsi="Calibri"/>
          <w:sz w:val="18"/>
          <w:szCs w:val="18"/>
        </w:rPr>
      </w:pPr>
    </w:p>
    <w:p w14:paraId="26FCBCE8" w14:textId="77777777" w:rsidR="00196676" w:rsidRDefault="00196676" w:rsidP="0035199F">
      <w:pPr>
        <w:rPr>
          <w:rFonts w:ascii="Calibri" w:hAnsi="Calibri"/>
          <w:sz w:val="18"/>
          <w:szCs w:val="18"/>
        </w:rPr>
      </w:pPr>
    </w:p>
    <w:p w14:paraId="26FCBCE9" w14:textId="77777777" w:rsidR="00196676" w:rsidRDefault="00196676" w:rsidP="0035199F">
      <w:pPr>
        <w:rPr>
          <w:rFonts w:ascii="Calibri" w:hAnsi="Calibri"/>
          <w:sz w:val="18"/>
          <w:szCs w:val="18"/>
        </w:rPr>
      </w:pPr>
    </w:p>
    <w:p w14:paraId="26FCBCEA" w14:textId="77777777" w:rsidR="00196676" w:rsidRPr="007E2934" w:rsidRDefault="00196676" w:rsidP="0035199F">
      <w:pPr>
        <w:rPr>
          <w:rFonts w:ascii="Calibri" w:hAnsi="Calibri"/>
          <w:sz w:val="18"/>
          <w:szCs w:val="18"/>
        </w:rPr>
      </w:pPr>
    </w:p>
    <w:p w14:paraId="26FCBCEB" w14:textId="77777777" w:rsidR="000F413D" w:rsidRPr="007E2934" w:rsidRDefault="000F413D" w:rsidP="0035199F">
      <w:pPr>
        <w:rPr>
          <w:rFonts w:ascii="Calibri" w:hAnsi="Calibri"/>
          <w:sz w:val="18"/>
          <w:szCs w:val="18"/>
        </w:rPr>
      </w:pPr>
    </w:p>
    <w:p w14:paraId="26FCBCEC" w14:textId="77777777" w:rsidR="000F413D" w:rsidRPr="007E2934" w:rsidRDefault="000F413D" w:rsidP="0035199F">
      <w:pPr>
        <w:rPr>
          <w:rFonts w:ascii="Calibri" w:hAnsi="Calibri"/>
          <w:sz w:val="18"/>
          <w:szCs w:val="18"/>
        </w:rPr>
      </w:pPr>
    </w:p>
    <w:p w14:paraId="26FCBCED" w14:textId="77777777" w:rsidR="000F413D" w:rsidRPr="007E2934" w:rsidRDefault="000F413D" w:rsidP="0035199F">
      <w:pPr>
        <w:rPr>
          <w:rFonts w:ascii="Calibri" w:hAnsi="Calibri"/>
          <w:sz w:val="18"/>
          <w:szCs w:val="18"/>
        </w:rPr>
        <w:sectPr w:rsidR="000F413D" w:rsidRPr="007E2934" w:rsidSect="001A53D0">
          <w:headerReference w:type="even" r:id="rId15"/>
          <w:headerReference w:type="default" r:id="rId16"/>
          <w:footerReference w:type="default" r:id="rId17"/>
          <w:headerReference w:type="first" r:id="rId18"/>
          <w:pgSz w:w="15840" w:h="12240" w:orient="landscape" w:code="1"/>
          <w:pgMar w:top="1296" w:right="720" w:bottom="1008" w:left="720" w:header="576" w:footer="576"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196676" w:rsidRPr="00295655" w14:paraId="26FCBCF0" w14:textId="77777777" w:rsidTr="00196676">
        <w:trPr>
          <w:cantSplit/>
          <w:trHeight w:val="288"/>
        </w:trPr>
        <w:tc>
          <w:tcPr>
            <w:tcW w:w="5000" w:type="pct"/>
            <w:gridSpan w:val="6"/>
            <w:shd w:val="clear" w:color="auto" w:fill="auto"/>
            <w:vAlign w:val="center"/>
          </w:tcPr>
          <w:p w14:paraId="26FCBCEF" w14:textId="77777777" w:rsidR="00196676" w:rsidRPr="00295655" w:rsidRDefault="00196676" w:rsidP="00196676">
            <w:pPr>
              <w:keepNext/>
              <w:rPr>
                <w:rFonts w:ascii="Calibri" w:hAnsi="Calibri"/>
                <w:b/>
                <w:sz w:val="18"/>
                <w:szCs w:val="18"/>
              </w:rPr>
            </w:pPr>
            <w:r w:rsidRPr="00295655">
              <w:rPr>
                <w:rFonts w:ascii="Calibri" w:hAnsi="Calibri"/>
                <w:b/>
                <w:sz w:val="18"/>
                <w:szCs w:val="18"/>
              </w:rPr>
              <w:lastRenderedPageBreak/>
              <w:t>A. General Information</w:t>
            </w:r>
          </w:p>
        </w:tc>
      </w:tr>
      <w:tr w:rsidR="00196676" w:rsidRPr="00295655" w14:paraId="26FCBCF7" w14:textId="77777777" w:rsidTr="00196676">
        <w:trPr>
          <w:cantSplit/>
          <w:trHeight w:val="432"/>
        </w:trPr>
        <w:tc>
          <w:tcPr>
            <w:tcW w:w="103" w:type="pct"/>
            <w:tcMar>
              <w:left w:w="29" w:type="dxa"/>
              <w:right w:w="29" w:type="dxa"/>
            </w:tcMar>
            <w:vAlign w:val="center"/>
          </w:tcPr>
          <w:p w14:paraId="26FCBCF1"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26FCBCF2" w14:textId="214E600B" w:rsidR="00196676" w:rsidRPr="00295655" w:rsidRDefault="00196676" w:rsidP="00196676">
            <w:pPr>
              <w:rPr>
                <w:rFonts w:ascii="Calibri" w:hAnsi="Calibri"/>
                <w:sz w:val="18"/>
                <w:szCs w:val="18"/>
              </w:rPr>
            </w:pPr>
            <w:r w:rsidRPr="00295655">
              <w:rPr>
                <w:rFonts w:ascii="Calibri" w:hAnsi="Calibri"/>
                <w:sz w:val="18"/>
                <w:szCs w:val="18"/>
              </w:rPr>
              <w:t>Dwelling Unit Name</w:t>
            </w:r>
          </w:p>
        </w:tc>
        <w:tc>
          <w:tcPr>
            <w:tcW w:w="1261" w:type="pct"/>
            <w:vAlign w:val="center"/>
          </w:tcPr>
          <w:p w14:paraId="26FCBCF3" w14:textId="77777777" w:rsidR="00196676" w:rsidRPr="00295655" w:rsidRDefault="00196676" w:rsidP="00196676">
            <w:pPr>
              <w:spacing w:after="60"/>
              <w:rPr>
                <w:rFonts w:ascii="Calibri" w:hAnsi="Calibri"/>
                <w:sz w:val="18"/>
                <w:szCs w:val="18"/>
              </w:rPr>
            </w:pPr>
            <w:r>
              <w:rPr>
                <w:rFonts w:ascii="Calibri" w:hAnsi="Calibri"/>
                <w:sz w:val="18"/>
                <w:szCs w:val="18"/>
              </w:rPr>
              <w:t>&lt;&lt;</w:t>
            </w:r>
            <w:r w:rsidRPr="00295655">
              <w:rPr>
                <w:rFonts w:ascii="Calibri" w:hAnsi="Calibri"/>
                <w:sz w:val="18"/>
                <w:szCs w:val="18"/>
              </w:rPr>
              <w:t>reference text from CF1R</w:t>
            </w:r>
            <w:r w:rsidRPr="00295655" w:rsidDel="00103243">
              <w:rPr>
                <w:rFonts w:ascii="Calibri" w:hAnsi="Calibri"/>
                <w:sz w:val="18"/>
                <w:szCs w:val="18"/>
              </w:rPr>
              <w:t xml:space="preserve"> </w:t>
            </w:r>
            <w:r w:rsidR="00A062A1">
              <w:rPr>
                <w:rFonts w:ascii="Calibri" w:hAnsi="Calibri"/>
                <w:sz w:val="18"/>
                <w:szCs w:val="18"/>
              </w:rPr>
              <w:t>if available, else use the data in the Project Name field</w:t>
            </w:r>
            <w:r w:rsidRPr="00295655">
              <w:rPr>
                <w:rFonts w:ascii="Calibri" w:hAnsi="Calibri"/>
                <w:sz w:val="18"/>
                <w:szCs w:val="18"/>
              </w:rPr>
              <w:t>&gt;&gt;</w:t>
            </w:r>
          </w:p>
        </w:tc>
        <w:tc>
          <w:tcPr>
            <w:tcW w:w="92" w:type="pct"/>
            <w:tcMar>
              <w:left w:w="29" w:type="dxa"/>
              <w:right w:w="29" w:type="dxa"/>
            </w:tcMar>
            <w:vAlign w:val="center"/>
          </w:tcPr>
          <w:p w14:paraId="26FCBCF4"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26FCBCF5" w14:textId="33DAB5E6" w:rsidR="00196676" w:rsidRPr="00295655" w:rsidRDefault="00196676" w:rsidP="00196676">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26FCBCF6" w14:textId="77777777" w:rsidR="00196676" w:rsidRPr="00295655" w:rsidRDefault="00196676" w:rsidP="00196676">
            <w:pPr>
              <w:spacing w:after="60"/>
              <w:rPr>
                <w:rFonts w:ascii="Calibri" w:hAnsi="Calibri"/>
                <w:sz w:val="18"/>
                <w:szCs w:val="18"/>
              </w:rPr>
            </w:pPr>
            <w:r w:rsidRPr="00295655">
              <w:rPr>
                <w:rFonts w:ascii="Calibri" w:hAnsi="Calibri"/>
                <w:sz w:val="18"/>
                <w:szCs w:val="18"/>
              </w:rPr>
              <w:t>&lt;&lt; reference text from CF1R&gt;&gt;</w:t>
            </w:r>
          </w:p>
        </w:tc>
      </w:tr>
      <w:tr w:rsidR="00196676" w:rsidRPr="00295655" w14:paraId="26FCBCFE" w14:textId="77777777" w:rsidTr="00196676">
        <w:trPr>
          <w:cantSplit/>
          <w:trHeight w:val="432"/>
        </w:trPr>
        <w:tc>
          <w:tcPr>
            <w:tcW w:w="103" w:type="pct"/>
            <w:tcMar>
              <w:left w:w="29" w:type="dxa"/>
              <w:right w:w="29" w:type="dxa"/>
            </w:tcMar>
            <w:vAlign w:val="center"/>
          </w:tcPr>
          <w:p w14:paraId="26FCBCF8"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lastRenderedPageBreak/>
              <w:t>03</w:t>
            </w:r>
          </w:p>
        </w:tc>
        <w:tc>
          <w:tcPr>
            <w:tcW w:w="1107" w:type="pct"/>
            <w:vAlign w:val="center"/>
          </w:tcPr>
          <w:p w14:paraId="26FCBCF9" w14:textId="56C74C81" w:rsidR="00196676" w:rsidRPr="00295655" w:rsidRDefault="00196676" w:rsidP="00196676">
            <w:pPr>
              <w:rPr>
                <w:rFonts w:ascii="Calibri" w:hAnsi="Calibri"/>
                <w:sz w:val="18"/>
                <w:szCs w:val="18"/>
              </w:rPr>
            </w:pPr>
            <w:r w:rsidRPr="00295655">
              <w:rPr>
                <w:rFonts w:ascii="Calibri" w:hAnsi="Calibri"/>
                <w:sz w:val="18"/>
                <w:szCs w:val="18"/>
              </w:rPr>
              <w:t xml:space="preserve">Dwelling Unit </w:t>
            </w:r>
            <w:r w:rsidR="00935D23">
              <w:rPr>
                <w:rFonts w:ascii="Calibri" w:hAnsi="Calibri"/>
                <w:sz w:val="18"/>
                <w:szCs w:val="18"/>
              </w:rPr>
              <w:t xml:space="preserve">Total </w:t>
            </w:r>
            <w:r w:rsidRPr="00295655">
              <w:rPr>
                <w:rFonts w:ascii="Calibri" w:hAnsi="Calibri"/>
                <w:sz w:val="18"/>
                <w:szCs w:val="18"/>
              </w:rPr>
              <w:t>Conditioned Floor Area (ft</w:t>
            </w:r>
            <w:r w:rsidRPr="001A53D0">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1BBB98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&lt;&lt;numeric: </w:t>
            </w:r>
            <w:proofErr w:type="spellStart"/>
            <w:r w:rsidRPr="00A42831">
              <w:rPr>
                <w:rFonts w:ascii="Calibri" w:hAnsi="Calibri"/>
                <w:sz w:val="12"/>
                <w:szCs w:val="12"/>
              </w:rPr>
              <w:t>xxxxx</w:t>
            </w:r>
            <w:proofErr w:type="spellEnd"/>
            <w:r w:rsidRPr="00A42831">
              <w:rPr>
                <w:rFonts w:ascii="Calibri" w:hAnsi="Calibri"/>
                <w:sz w:val="12"/>
                <w:szCs w:val="12"/>
              </w:rPr>
              <w:t xml:space="preserve">; </w:t>
            </w:r>
          </w:p>
          <w:p w14:paraId="39C96A1A"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if1 parent is CF1R-PRF</w:t>
            </w:r>
            <w:r w:rsidRPr="00A42831">
              <w:rPr>
                <w:rFonts w:ascii="Calibri" w:hAnsi="Calibri"/>
                <w:sz w:val="12"/>
                <w:szCs w:val="12"/>
              </w:rPr>
              <w:t>, then</w:t>
            </w:r>
          </w:p>
          <w:p w14:paraId="7EF83D29"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144F464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4048F447"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existing CFA + addition CFA</w:t>
            </w:r>
          </w:p>
          <w:p w14:paraId="49D02EB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else reference the value from CF1R endif2</w:t>
            </w:r>
          </w:p>
          <w:p w14:paraId="529E1EE4" w14:textId="77777777" w:rsidR="006D6CD6" w:rsidRPr="00A42831" w:rsidRDefault="006D6CD6" w:rsidP="006D6CD6">
            <w:pPr>
              <w:spacing w:after="60"/>
              <w:rPr>
                <w:rFonts w:ascii="Calibri" w:hAnsi="Calibri"/>
                <w:sz w:val="12"/>
                <w:szCs w:val="12"/>
              </w:rPr>
            </w:pPr>
          </w:p>
          <w:p w14:paraId="1713F1F0" w14:textId="77777777" w:rsidR="006D6CD6" w:rsidRPr="00A42831" w:rsidRDefault="006D6CD6" w:rsidP="006D6CD6">
            <w:pPr>
              <w:spacing w:after="60"/>
              <w:rPr>
                <w:rFonts w:ascii="Calibri" w:hAnsi="Calibri"/>
                <w:sz w:val="12"/>
                <w:szCs w:val="12"/>
              </w:rPr>
            </w:pPr>
            <w:proofErr w:type="spellStart"/>
            <w:r w:rsidRPr="00A42831">
              <w:rPr>
                <w:rFonts w:ascii="Calibri" w:hAnsi="Calibri"/>
                <w:b/>
                <w:sz w:val="12"/>
                <w:szCs w:val="12"/>
              </w:rPr>
              <w:t>elseif</w:t>
            </w:r>
            <w:proofErr w:type="spellEnd"/>
            <w:r w:rsidRPr="00A42831">
              <w:rPr>
                <w:rFonts w:ascii="Calibri" w:hAnsi="Calibri"/>
                <w:b/>
                <w:sz w:val="12"/>
                <w:szCs w:val="12"/>
              </w:rPr>
              <w:t xml:space="preserve"> parent is CF1R-NCB-01</w:t>
            </w:r>
            <w:r w:rsidRPr="00A42831">
              <w:rPr>
                <w:rFonts w:ascii="Calibri" w:hAnsi="Calibri"/>
                <w:sz w:val="12"/>
                <w:szCs w:val="12"/>
              </w:rPr>
              <w:t>, then</w:t>
            </w:r>
          </w:p>
          <w:p w14:paraId="7335473F" w14:textId="77777777" w:rsidR="006D6CD6" w:rsidRPr="00A42831" w:rsidRDefault="006D6CD6" w:rsidP="006D6CD6">
            <w:pPr>
              <w:spacing w:after="60"/>
              <w:rPr>
                <w:rFonts w:ascii="Calibri" w:hAnsi="Calibri"/>
                <w:b/>
                <w:sz w:val="12"/>
                <w:szCs w:val="12"/>
              </w:rPr>
            </w:pPr>
            <w:r w:rsidRPr="00A42831">
              <w:rPr>
                <w:rFonts w:ascii="Calibri" w:hAnsi="Calibri"/>
                <w:b/>
                <w:sz w:val="12"/>
                <w:szCs w:val="12"/>
              </w:rPr>
              <w:t xml:space="preserve">     if3 project scope = New Addition greater than 1,000 ft2</w:t>
            </w:r>
          </w:p>
          <w:p w14:paraId="5DFB2B87"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07C1CC9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existing CFA + addition CFA</w:t>
            </w:r>
          </w:p>
          <w:p w14:paraId="30D34C19" w14:textId="77777777" w:rsidR="006D6CD6" w:rsidRPr="00A42831" w:rsidRDefault="006D6CD6" w:rsidP="006D6CD6">
            <w:pPr>
              <w:spacing w:after="60"/>
              <w:rPr>
                <w:rFonts w:ascii="Calibri" w:hAnsi="Calibri"/>
                <w:b/>
                <w:sz w:val="12"/>
                <w:szCs w:val="12"/>
              </w:rPr>
            </w:pPr>
            <w:r w:rsidRPr="00A42831">
              <w:rPr>
                <w:rFonts w:ascii="Calibri" w:hAnsi="Calibri"/>
                <w:b/>
                <w:sz w:val="12"/>
                <w:szCs w:val="12"/>
              </w:rPr>
              <w:t xml:space="preserve">      </w:t>
            </w:r>
            <w:proofErr w:type="spellStart"/>
            <w:r w:rsidRPr="00A42831">
              <w:rPr>
                <w:rFonts w:ascii="Calibri" w:hAnsi="Calibri"/>
                <w:b/>
                <w:sz w:val="12"/>
                <w:szCs w:val="12"/>
              </w:rPr>
              <w:t>elseif</w:t>
            </w:r>
            <w:proofErr w:type="spellEnd"/>
            <w:r w:rsidRPr="00A42831">
              <w:rPr>
                <w:rFonts w:ascii="Calibri" w:hAnsi="Calibri"/>
                <w:b/>
                <w:sz w:val="12"/>
                <w:szCs w:val="12"/>
              </w:rPr>
              <w:t xml:space="preserve"> project scope = Newly Constructed Building, then</w:t>
            </w:r>
          </w:p>
          <w:p w14:paraId="351B233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if4 building type = Single Family, then</w:t>
            </w:r>
          </w:p>
          <w:p w14:paraId="6D23B1E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CF1R-NCB field A10</w:t>
            </w:r>
          </w:p>
          <w:p w14:paraId="0D6DB7FA"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w:t>
            </w:r>
            <w:proofErr w:type="spellStart"/>
            <w:r w:rsidRPr="00A42831">
              <w:rPr>
                <w:rFonts w:ascii="Calibri" w:hAnsi="Calibri"/>
                <w:sz w:val="12"/>
                <w:szCs w:val="12"/>
              </w:rPr>
              <w:t>elseif</w:t>
            </w:r>
            <w:proofErr w:type="spellEnd"/>
            <w:r w:rsidRPr="00A42831">
              <w:rPr>
                <w:rFonts w:ascii="Calibri" w:hAnsi="Calibri"/>
                <w:sz w:val="12"/>
                <w:szCs w:val="12"/>
              </w:rPr>
              <w:t xml:space="preserve"> Building Type=Multifamily, then</w:t>
            </w:r>
          </w:p>
          <w:p w14:paraId="4537B46E"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CF1R-NCB field M02 endif4</w:t>
            </w:r>
          </w:p>
          <w:p w14:paraId="0511CC29"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endif3</w:t>
            </w:r>
          </w:p>
          <w:p w14:paraId="16D1FF76" w14:textId="77777777" w:rsidR="006D6CD6" w:rsidRPr="00A42831" w:rsidRDefault="006D6CD6" w:rsidP="006D6CD6">
            <w:pPr>
              <w:spacing w:after="60"/>
              <w:rPr>
                <w:rFonts w:ascii="Calibri" w:hAnsi="Calibri"/>
                <w:sz w:val="12"/>
                <w:szCs w:val="12"/>
              </w:rPr>
            </w:pPr>
            <w:proofErr w:type="spellStart"/>
            <w:r w:rsidRPr="00A42831">
              <w:rPr>
                <w:rFonts w:ascii="Calibri" w:hAnsi="Calibri"/>
                <w:b/>
                <w:sz w:val="12"/>
                <w:szCs w:val="12"/>
              </w:rPr>
              <w:t>elseif</w:t>
            </w:r>
            <w:proofErr w:type="spellEnd"/>
            <w:r w:rsidRPr="00A42831">
              <w:rPr>
                <w:rFonts w:ascii="Calibri" w:hAnsi="Calibri"/>
                <w:b/>
                <w:sz w:val="12"/>
                <w:szCs w:val="12"/>
              </w:rPr>
              <w:t xml:space="preserve"> parent is CF1R-ADD-01</w:t>
            </w:r>
            <w:r w:rsidRPr="00A42831">
              <w:rPr>
                <w:rFonts w:ascii="Calibri" w:hAnsi="Calibri"/>
                <w:sz w:val="12"/>
                <w:szCs w:val="12"/>
              </w:rPr>
              <w:t>, then</w:t>
            </w:r>
          </w:p>
          <w:p w14:paraId="11421F0C"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if5 building type= Single Family, then</w:t>
            </w:r>
          </w:p>
          <w:p w14:paraId="30ADC64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59C9778"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336B8BDE"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Section J.</w:t>
            </w:r>
          </w:p>
          <w:p w14:paraId="3FE1A31B" w14:textId="77777777" w:rsidR="006D6CD6" w:rsidRPr="00A42831" w:rsidRDefault="006D6CD6" w:rsidP="006D6CD6">
            <w:pPr>
              <w:spacing w:after="60"/>
              <w:rPr>
                <w:rFonts w:ascii="Calibri" w:hAnsi="Calibri"/>
                <w:sz w:val="12"/>
                <w:szCs w:val="12"/>
              </w:rPr>
            </w:pPr>
          </w:p>
          <w:p w14:paraId="4E3B2C62"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w:t>
            </w:r>
            <w:proofErr w:type="spellStart"/>
            <w:r w:rsidRPr="00A42831">
              <w:rPr>
                <w:rFonts w:ascii="Calibri" w:hAnsi="Calibri"/>
                <w:sz w:val="12"/>
                <w:szCs w:val="12"/>
              </w:rPr>
              <w:t>elseif</w:t>
            </w:r>
            <w:proofErr w:type="spellEnd"/>
            <w:r w:rsidRPr="00A42831">
              <w:rPr>
                <w:rFonts w:ascii="Calibri" w:hAnsi="Calibri"/>
                <w:sz w:val="12"/>
                <w:szCs w:val="12"/>
              </w:rPr>
              <w:t xml:space="preserve"> Building Type=Multifamily, then</w:t>
            </w:r>
          </w:p>
          <w:p w14:paraId="4F2282D1"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t xml:space="preserve"> </w:t>
            </w:r>
            <w:r w:rsidRPr="00541088">
              <w:rPr>
                <w:rFonts w:ascii="Calibri" w:hAnsi="Calibri"/>
                <w:sz w:val="12"/>
                <w:szCs w:val="12"/>
              </w:rPr>
              <w:t>that is</w:t>
            </w:r>
          </w:p>
          <w:p w14:paraId="7A01763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2522456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Section L. endif5</w:t>
            </w:r>
          </w:p>
          <w:p w14:paraId="2ECE27B6" w14:textId="77777777" w:rsidR="006D6CD6" w:rsidRPr="00A42831" w:rsidRDefault="006D6CD6" w:rsidP="006D6CD6">
            <w:pPr>
              <w:spacing w:after="60"/>
              <w:rPr>
                <w:rFonts w:ascii="Calibri" w:hAnsi="Calibri"/>
                <w:sz w:val="12"/>
                <w:szCs w:val="12"/>
              </w:rPr>
            </w:pPr>
          </w:p>
          <w:p w14:paraId="35D6450A" w14:textId="77777777" w:rsidR="006D6CD6" w:rsidRPr="00A42831" w:rsidRDefault="006D6CD6" w:rsidP="006D6CD6">
            <w:pPr>
              <w:spacing w:after="60"/>
              <w:rPr>
                <w:rFonts w:ascii="Calibri" w:hAnsi="Calibri"/>
                <w:sz w:val="12"/>
                <w:szCs w:val="12"/>
              </w:rPr>
            </w:pPr>
          </w:p>
          <w:p w14:paraId="782354E4" w14:textId="77777777" w:rsidR="006D6CD6" w:rsidRPr="00A42831" w:rsidRDefault="006D6CD6" w:rsidP="006D6CD6">
            <w:pPr>
              <w:spacing w:after="60"/>
              <w:rPr>
                <w:rFonts w:ascii="Calibri" w:hAnsi="Calibri"/>
                <w:sz w:val="12"/>
                <w:szCs w:val="12"/>
              </w:rPr>
            </w:pPr>
            <w:proofErr w:type="spellStart"/>
            <w:r w:rsidRPr="00A42831">
              <w:rPr>
                <w:rFonts w:ascii="Calibri" w:hAnsi="Calibri"/>
                <w:b/>
                <w:sz w:val="12"/>
                <w:szCs w:val="12"/>
              </w:rPr>
              <w:t>elseif</w:t>
            </w:r>
            <w:proofErr w:type="spellEnd"/>
            <w:r w:rsidRPr="00A42831">
              <w:rPr>
                <w:rFonts w:ascii="Calibri" w:hAnsi="Calibri"/>
                <w:b/>
                <w:sz w:val="12"/>
                <w:szCs w:val="12"/>
              </w:rPr>
              <w:t xml:space="preserve"> parent is CF1R-ALT-01</w:t>
            </w:r>
            <w:r w:rsidRPr="00A42831">
              <w:rPr>
                <w:rFonts w:ascii="Calibri" w:hAnsi="Calibri"/>
                <w:sz w:val="12"/>
                <w:szCs w:val="12"/>
              </w:rPr>
              <w:t>, then</w:t>
            </w:r>
          </w:p>
          <w:p w14:paraId="7E7C9AD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if6 building type= Single Family, then</w:t>
            </w:r>
          </w:p>
          <w:p w14:paraId="0D4E5A5F"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1ED9DA5"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14:paraId="63C58015"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Section G.</w:t>
            </w:r>
          </w:p>
          <w:p w14:paraId="2ACF87DD" w14:textId="77777777" w:rsidR="006D6CD6" w:rsidRPr="00A42831" w:rsidRDefault="006D6CD6" w:rsidP="006D6CD6">
            <w:pPr>
              <w:spacing w:after="60"/>
              <w:rPr>
                <w:rFonts w:ascii="Calibri" w:hAnsi="Calibri"/>
                <w:b/>
                <w:sz w:val="12"/>
                <w:szCs w:val="12"/>
              </w:rPr>
            </w:pPr>
          </w:p>
          <w:p w14:paraId="769BE1C7" w14:textId="77777777" w:rsidR="006D6CD6" w:rsidRPr="00A42831" w:rsidRDefault="006D6CD6" w:rsidP="006D6CD6">
            <w:pPr>
              <w:spacing w:after="60"/>
              <w:rPr>
                <w:rFonts w:ascii="Calibri" w:hAnsi="Calibri"/>
                <w:sz w:val="12"/>
                <w:szCs w:val="12"/>
              </w:rPr>
            </w:pPr>
            <w:r w:rsidRPr="00A42831">
              <w:rPr>
                <w:rFonts w:ascii="Calibri" w:hAnsi="Calibri"/>
                <w:b/>
                <w:sz w:val="12"/>
                <w:szCs w:val="12"/>
              </w:rPr>
              <w:t xml:space="preserve">     </w:t>
            </w:r>
            <w:proofErr w:type="spellStart"/>
            <w:r w:rsidRPr="00A42831">
              <w:rPr>
                <w:rFonts w:ascii="Calibri" w:hAnsi="Calibri"/>
                <w:b/>
                <w:sz w:val="12"/>
                <w:szCs w:val="12"/>
              </w:rPr>
              <w:t>elseif</w:t>
            </w:r>
            <w:proofErr w:type="spellEnd"/>
            <w:r w:rsidRPr="00A42831">
              <w:rPr>
                <w:rFonts w:ascii="Calibri" w:hAnsi="Calibri"/>
                <w:b/>
                <w:sz w:val="12"/>
                <w:szCs w:val="12"/>
              </w:rPr>
              <w:t xml:space="preserve"> Building Type=Multifamily, then</w:t>
            </w:r>
          </w:p>
          <w:p w14:paraId="55318DD9"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691B8FBA"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required for the dwelling unit according to CF1R-ALT-01</w:t>
            </w:r>
          </w:p>
          <w:p w14:paraId="6165C0DD" w14:textId="77777777" w:rsidR="006D6CD6" w:rsidRPr="00A42831" w:rsidRDefault="006D6CD6" w:rsidP="006D6CD6">
            <w:pPr>
              <w:spacing w:after="60"/>
              <w:rPr>
                <w:rFonts w:ascii="Calibri" w:hAnsi="Calibri"/>
                <w:sz w:val="12"/>
                <w:szCs w:val="12"/>
              </w:rPr>
            </w:pPr>
            <w:r w:rsidRPr="00A42831">
              <w:rPr>
                <w:rFonts w:ascii="Calibri" w:hAnsi="Calibri"/>
                <w:sz w:val="12"/>
                <w:szCs w:val="12"/>
              </w:rPr>
              <w:t xml:space="preserve">       Section letter I. endif6</w:t>
            </w:r>
          </w:p>
          <w:p w14:paraId="17A4C683" w14:textId="77777777" w:rsidR="006D6CD6" w:rsidRPr="00A42831" w:rsidRDefault="006D6CD6" w:rsidP="006D6CD6">
            <w:pPr>
              <w:spacing w:after="60"/>
              <w:rPr>
                <w:rFonts w:ascii="Calibri" w:hAnsi="Calibri"/>
                <w:sz w:val="12"/>
                <w:szCs w:val="12"/>
              </w:rPr>
            </w:pPr>
          </w:p>
          <w:p w14:paraId="27605C78" w14:textId="77777777" w:rsidR="006D6CD6" w:rsidRPr="00A42831" w:rsidRDefault="006D6CD6" w:rsidP="006D6CD6">
            <w:pPr>
              <w:spacing w:after="60"/>
              <w:rPr>
                <w:rFonts w:ascii="Calibri" w:hAnsi="Calibri"/>
                <w:sz w:val="12"/>
                <w:szCs w:val="12"/>
              </w:rPr>
            </w:pPr>
            <w:proofErr w:type="spellStart"/>
            <w:r w:rsidRPr="00A42831">
              <w:rPr>
                <w:rFonts w:ascii="Calibri" w:hAnsi="Calibri"/>
                <w:sz w:val="12"/>
                <w:szCs w:val="12"/>
              </w:rPr>
              <w:t>elseif</w:t>
            </w:r>
            <w:proofErr w:type="spellEnd"/>
            <w:r w:rsidRPr="00A42831">
              <w:rPr>
                <w:rFonts w:ascii="Calibri" w:hAnsi="Calibri"/>
                <w:sz w:val="12"/>
                <w:szCs w:val="12"/>
              </w:rPr>
              <w:t xml:space="preserve"> parent is CF1R-ALT-02, then</w:t>
            </w:r>
          </w:p>
          <w:p w14:paraId="36C82902" w14:textId="77777777" w:rsidR="006D6CD6" w:rsidRPr="00B9256D" w:rsidRDefault="006D6CD6" w:rsidP="006D6CD6">
            <w:pPr>
              <w:spacing w:after="60"/>
              <w:rPr>
                <w:rFonts w:ascii="Calibri" w:hAnsi="Calibri"/>
                <w:sz w:val="14"/>
                <w:szCs w:val="14"/>
              </w:rPr>
            </w:pPr>
            <w:proofErr w:type="gramStart"/>
            <w:r w:rsidRPr="00A42831">
              <w:rPr>
                <w:rFonts w:ascii="Calibri" w:hAnsi="Calibri"/>
                <w:sz w:val="12"/>
                <w:szCs w:val="12"/>
              </w:rPr>
              <w:t>reference</w:t>
            </w:r>
            <w:proofErr w:type="gramEnd"/>
            <w:r w:rsidRPr="00A42831">
              <w:rPr>
                <w:rFonts w:ascii="Calibri" w:hAnsi="Calibri"/>
                <w:sz w:val="12"/>
                <w:szCs w:val="12"/>
              </w:rPr>
              <w:t xml:space="preserve"> value from CF1R-ALT-02 field A08.  endif1</w:t>
            </w:r>
          </w:p>
          <w:p w14:paraId="26FCBCFA" w14:textId="2F8A06E7" w:rsidR="00196676" w:rsidRPr="00295655" w:rsidRDefault="006D6CD6" w:rsidP="00196676">
            <w:pPr>
              <w:spacing w:after="60"/>
              <w:rPr>
                <w:rFonts w:ascii="Calibri" w:hAnsi="Calibri"/>
                <w:sz w:val="18"/>
                <w:szCs w:val="18"/>
              </w:rPr>
            </w:pPr>
            <w:r w:rsidRPr="000D12C7">
              <w:rPr>
                <w:rFonts w:ascii="Calibri" w:hAnsi="Calibri"/>
                <w:sz w:val="14"/>
                <w:szCs w:val="14"/>
              </w:rPr>
              <w:t>allow user to override default and input a value;  flag overridden values and report in project status notes field &gt;&gt;</w:t>
            </w:r>
          </w:p>
        </w:tc>
        <w:tc>
          <w:tcPr>
            <w:tcW w:w="92" w:type="pct"/>
            <w:tcMar>
              <w:left w:w="29" w:type="dxa"/>
              <w:right w:w="29" w:type="dxa"/>
            </w:tcMar>
            <w:vAlign w:val="center"/>
          </w:tcPr>
          <w:p w14:paraId="26FCBCFB"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26FCBCFC" w14:textId="38C89417" w:rsidR="00196676" w:rsidRPr="00295655" w:rsidRDefault="00196676" w:rsidP="00DB7F88">
            <w:pPr>
              <w:spacing w:after="60"/>
              <w:rPr>
                <w:rFonts w:ascii="Calibri" w:hAnsi="Calibri"/>
                <w:sz w:val="18"/>
                <w:szCs w:val="18"/>
              </w:rPr>
            </w:pPr>
            <w:r w:rsidRPr="00295655">
              <w:rPr>
                <w:rFonts w:ascii="Calibri" w:hAnsi="Calibri"/>
                <w:sz w:val="18"/>
                <w:szCs w:val="18"/>
              </w:rPr>
              <w:t xml:space="preserve">Number of Space Conditioning Systems in this </w:t>
            </w:r>
            <w:r w:rsidR="00DB7F88">
              <w:rPr>
                <w:rFonts w:ascii="Calibri" w:hAnsi="Calibri"/>
                <w:sz w:val="18"/>
                <w:szCs w:val="18"/>
              </w:rPr>
              <w:t>D</w:t>
            </w:r>
            <w:r w:rsidRPr="00295655">
              <w:rPr>
                <w:rFonts w:ascii="Calibri" w:hAnsi="Calibri"/>
                <w:sz w:val="18"/>
                <w:szCs w:val="18"/>
              </w:rPr>
              <w:t xml:space="preserve">welling </w:t>
            </w:r>
            <w:r w:rsidR="00DB7F88">
              <w:rPr>
                <w:rFonts w:ascii="Calibri" w:hAnsi="Calibri"/>
                <w:sz w:val="18"/>
                <w:szCs w:val="18"/>
              </w:rPr>
              <w:t>U</w:t>
            </w:r>
            <w:r w:rsidRPr="00295655">
              <w:rPr>
                <w:rFonts w:ascii="Calibri" w:hAnsi="Calibri"/>
                <w:sz w:val="18"/>
                <w:szCs w:val="18"/>
              </w:rPr>
              <w:t>nit</w:t>
            </w:r>
          </w:p>
        </w:tc>
        <w:tc>
          <w:tcPr>
            <w:tcW w:w="1177" w:type="pct"/>
            <w:vAlign w:val="center"/>
          </w:tcPr>
          <w:p w14:paraId="26FCBCFD" w14:textId="5D37A66E"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&lt;&lt;integer: xx; </w:t>
            </w:r>
            <w:r w:rsidR="00A42003">
              <w:rPr>
                <w:rFonts w:ascii="Calibri" w:hAnsi="Calibri"/>
                <w:sz w:val="18"/>
                <w:szCs w:val="18"/>
              </w:rPr>
              <w:t xml:space="preserve">If parent is CF1R-ALT-02 doc type, then use as </w:t>
            </w:r>
            <w:r w:rsidRPr="00295655">
              <w:rPr>
                <w:rFonts w:ascii="Calibri" w:hAnsi="Calibri"/>
                <w:sz w:val="18"/>
                <w:szCs w:val="18"/>
              </w:rPr>
              <w:t xml:space="preserve">default </w:t>
            </w:r>
            <w:r w:rsidR="00A42003">
              <w:rPr>
                <w:rFonts w:ascii="Calibri" w:hAnsi="Calibri"/>
                <w:sz w:val="18"/>
                <w:szCs w:val="18"/>
              </w:rPr>
              <w:t xml:space="preserve">the </w:t>
            </w:r>
            <w:r w:rsidRPr="00295655">
              <w:rPr>
                <w:rFonts w:ascii="Calibri" w:hAnsi="Calibri"/>
                <w:sz w:val="18"/>
                <w:szCs w:val="18"/>
              </w:rPr>
              <w:t>value referenced from CF1R</w:t>
            </w:r>
            <w:r w:rsidR="00A42003">
              <w:rPr>
                <w:rFonts w:ascii="Calibri" w:hAnsi="Calibri"/>
                <w:sz w:val="18"/>
                <w:szCs w:val="18"/>
              </w:rPr>
              <w:t>-ALT-02 Section A</w:t>
            </w:r>
            <w:r w:rsidR="006D6CD6">
              <w:rPr>
                <w:rFonts w:ascii="Calibri" w:hAnsi="Calibri"/>
                <w:sz w:val="18"/>
                <w:szCs w:val="18"/>
              </w:rPr>
              <w:t xml:space="preserve"> (field A10)</w:t>
            </w:r>
            <w:r w:rsidRPr="00295655">
              <w:rPr>
                <w:rFonts w:ascii="Calibri" w:hAnsi="Calibri"/>
                <w:sz w:val="18"/>
                <w:szCs w:val="18"/>
              </w:rPr>
              <w:t>; or allow user to override the default and input a new value;  flag non-default values and report in project status notes field</w:t>
            </w:r>
            <w:r w:rsidR="00A42003">
              <w:rPr>
                <w:rFonts w:ascii="Calibri" w:hAnsi="Calibri"/>
                <w:sz w:val="18"/>
                <w:szCs w:val="18"/>
              </w:rPr>
              <w:t xml:space="preserve">; </w:t>
            </w:r>
            <w:proofErr w:type="spellStart"/>
            <w:r w:rsidR="00A42003">
              <w:rPr>
                <w:rFonts w:ascii="Calibri" w:hAnsi="Calibri"/>
                <w:sz w:val="18"/>
                <w:szCs w:val="18"/>
              </w:rPr>
              <w:t>elseif</w:t>
            </w:r>
            <w:proofErr w:type="spellEnd"/>
            <w:r w:rsidR="00A42003">
              <w:rPr>
                <w:rFonts w:ascii="Calibri" w:hAnsi="Calibri"/>
                <w:sz w:val="18"/>
                <w:szCs w:val="18"/>
              </w:rPr>
              <w:t xml:space="preserve"> parent is not CF1R-ALT-02 doc type, then user input the integer value</w:t>
            </w:r>
            <w:r w:rsidRPr="00295655">
              <w:rPr>
                <w:rFonts w:ascii="Calibri" w:hAnsi="Calibri"/>
                <w:sz w:val="18"/>
                <w:szCs w:val="18"/>
              </w:rPr>
              <w:t>&gt;&gt;</w:t>
            </w:r>
          </w:p>
        </w:tc>
      </w:tr>
      <w:tr w:rsidR="00196676" w:rsidRPr="00295655" w14:paraId="26FCBD09" w14:textId="77777777" w:rsidTr="00196676">
        <w:trPr>
          <w:cantSplit/>
          <w:trHeight w:val="1142"/>
        </w:trPr>
        <w:tc>
          <w:tcPr>
            <w:tcW w:w="103" w:type="pct"/>
            <w:tcMar>
              <w:left w:w="29" w:type="dxa"/>
              <w:right w:w="29" w:type="dxa"/>
            </w:tcMar>
            <w:vAlign w:val="center"/>
          </w:tcPr>
          <w:p w14:paraId="26FCBCFF"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lastRenderedPageBreak/>
              <w:t>05</w:t>
            </w:r>
          </w:p>
        </w:tc>
        <w:tc>
          <w:tcPr>
            <w:tcW w:w="1107" w:type="pct"/>
            <w:vAlign w:val="center"/>
          </w:tcPr>
          <w:p w14:paraId="26FCBD00" w14:textId="7D6A7676" w:rsidR="00196676" w:rsidRPr="00295655" w:rsidRDefault="00196676" w:rsidP="00196676">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26FCBD01" w14:textId="77777777"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 reference document type property from CF1R:  allowed values: </w:t>
            </w:r>
            <w:r w:rsidRPr="00295655">
              <w:rPr>
                <w:rFonts w:ascii="Calibri" w:hAnsi="Calibri"/>
                <w:sz w:val="18"/>
                <w:szCs w:val="18"/>
                <w:u w:val="single"/>
              </w:rPr>
              <w:t>performance (CF1R-PRF)</w:t>
            </w:r>
            <w:r w:rsidRPr="00295655">
              <w:rPr>
                <w:rFonts w:ascii="Calibri" w:hAnsi="Calibri"/>
                <w:sz w:val="18"/>
                <w:szCs w:val="18"/>
              </w:rPr>
              <w:t xml:space="preserve">; or </w:t>
            </w:r>
            <w:r w:rsidRPr="00295655">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26FCBD02"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26FCBD03" w14:textId="08E6573C" w:rsidR="00196676" w:rsidRPr="00295655" w:rsidRDefault="00DB7F88" w:rsidP="00DB7F88">
            <w:pPr>
              <w:spacing w:after="60"/>
              <w:rPr>
                <w:rFonts w:ascii="Calibri" w:hAnsi="Calibri"/>
                <w:sz w:val="18"/>
                <w:szCs w:val="18"/>
              </w:rPr>
            </w:pPr>
            <w:r>
              <w:rPr>
                <w:rFonts w:ascii="Calibri" w:hAnsi="Calibri"/>
                <w:sz w:val="18"/>
                <w:szCs w:val="18"/>
              </w:rPr>
              <w:t>M</w:t>
            </w:r>
            <w:r w:rsidR="00196676" w:rsidRPr="00295655">
              <w:rPr>
                <w:rFonts w:ascii="Calibri" w:hAnsi="Calibri"/>
                <w:sz w:val="18"/>
                <w:szCs w:val="18"/>
              </w:rPr>
              <w:t xml:space="preserve">ethod </w:t>
            </w:r>
            <w:r>
              <w:rPr>
                <w:rFonts w:ascii="Calibri" w:hAnsi="Calibri"/>
                <w:sz w:val="18"/>
                <w:szCs w:val="18"/>
              </w:rPr>
              <w:t>U</w:t>
            </w:r>
            <w:r w:rsidR="00196676" w:rsidRPr="00295655">
              <w:rPr>
                <w:rFonts w:ascii="Calibri" w:hAnsi="Calibri"/>
                <w:sz w:val="18"/>
                <w:szCs w:val="18"/>
              </w:rPr>
              <w:t xml:space="preserve">sed to </w:t>
            </w:r>
            <w:r>
              <w:rPr>
                <w:rFonts w:ascii="Calibri" w:hAnsi="Calibri"/>
                <w:sz w:val="18"/>
                <w:szCs w:val="18"/>
              </w:rPr>
              <w:t>C</w:t>
            </w:r>
            <w:r w:rsidR="00196676" w:rsidRPr="00295655">
              <w:rPr>
                <w:rFonts w:ascii="Calibri" w:hAnsi="Calibri"/>
                <w:sz w:val="18"/>
                <w:szCs w:val="18"/>
              </w:rPr>
              <w:t xml:space="preserve">alculate HVAC </w:t>
            </w:r>
            <w:r>
              <w:rPr>
                <w:rFonts w:ascii="Calibri" w:hAnsi="Calibri"/>
                <w:sz w:val="18"/>
                <w:szCs w:val="18"/>
              </w:rPr>
              <w:t>L</w:t>
            </w:r>
            <w:r w:rsidR="00196676" w:rsidRPr="00295655">
              <w:rPr>
                <w:rFonts w:ascii="Calibri" w:hAnsi="Calibri"/>
                <w:sz w:val="18"/>
                <w:szCs w:val="18"/>
              </w:rPr>
              <w:t>oads</w:t>
            </w:r>
          </w:p>
        </w:tc>
        <w:tc>
          <w:tcPr>
            <w:tcW w:w="1177" w:type="pct"/>
            <w:vAlign w:val="center"/>
          </w:tcPr>
          <w:p w14:paraId="26FCBD04"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 xml:space="preserve">&lt;&lt;user select from list: </w:t>
            </w:r>
          </w:p>
          <w:p w14:paraId="26FCBD05"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 xml:space="preserve">*ASHRAE Handbook;  </w:t>
            </w:r>
          </w:p>
          <w:p w14:paraId="26FCBD06"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*SMACNA Residential Comfort System Installation Standards Manual;</w:t>
            </w:r>
          </w:p>
          <w:p w14:paraId="26FCBD07" w14:textId="77777777" w:rsidR="00196676" w:rsidRPr="00295655" w:rsidRDefault="00196676" w:rsidP="00196676">
            <w:pPr>
              <w:rPr>
                <w:rFonts w:asciiTheme="minorHAnsi" w:hAnsiTheme="minorHAnsi"/>
                <w:sz w:val="18"/>
                <w:szCs w:val="18"/>
              </w:rPr>
            </w:pPr>
            <w:r w:rsidRPr="00295655">
              <w:rPr>
                <w:rFonts w:asciiTheme="minorHAnsi" w:hAnsiTheme="minorHAnsi"/>
                <w:sz w:val="18"/>
                <w:szCs w:val="18"/>
              </w:rPr>
              <w:t>*ACCA Manual J</w:t>
            </w:r>
          </w:p>
          <w:p w14:paraId="26FCBD08" w14:textId="77777777" w:rsidR="00196676" w:rsidRPr="00295655" w:rsidRDefault="00196676" w:rsidP="00196676">
            <w:pPr>
              <w:rPr>
                <w:rFonts w:ascii="Calibri" w:hAnsi="Calibri"/>
                <w:sz w:val="18"/>
                <w:szCs w:val="18"/>
              </w:rPr>
            </w:pPr>
            <w:r w:rsidRPr="00295655">
              <w:rPr>
                <w:rFonts w:asciiTheme="minorHAnsi" w:hAnsiTheme="minorHAnsi"/>
                <w:sz w:val="18"/>
                <w:szCs w:val="18"/>
              </w:rPr>
              <w:t xml:space="preserve">*n/a equipment </w:t>
            </w:r>
            <w:proofErr w:type="spellStart"/>
            <w:r w:rsidRPr="00295655">
              <w:rPr>
                <w:rFonts w:asciiTheme="minorHAnsi" w:hAnsiTheme="minorHAnsi"/>
                <w:sz w:val="18"/>
                <w:szCs w:val="18"/>
              </w:rPr>
              <w:t>changeout</w:t>
            </w:r>
            <w:proofErr w:type="spellEnd"/>
            <w:r w:rsidRPr="00295655">
              <w:rPr>
                <w:rFonts w:asciiTheme="minorHAnsi" w:hAnsiTheme="minorHAnsi"/>
                <w:sz w:val="18"/>
                <w:szCs w:val="18"/>
              </w:rPr>
              <w:t>, like-for-like&gt;&gt;</w:t>
            </w:r>
          </w:p>
        </w:tc>
      </w:tr>
      <w:tr w:rsidR="00196676" w:rsidRPr="00295655" w14:paraId="26FCBD10" w14:textId="77777777" w:rsidTr="00196676">
        <w:trPr>
          <w:cantSplit/>
          <w:trHeight w:val="432"/>
        </w:trPr>
        <w:tc>
          <w:tcPr>
            <w:tcW w:w="103" w:type="pct"/>
            <w:tcMar>
              <w:left w:w="29" w:type="dxa"/>
              <w:right w:w="29" w:type="dxa"/>
            </w:tcMar>
            <w:vAlign w:val="center"/>
          </w:tcPr>
          <w:p w14:paraId="26FCBD0A" w14:textId="77777777" w:rsidR="00196676" w:rsidRPr="00295655" w:rsidRDefault="00196676" w:rsidP="00196676">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26FCBD0B" w14:textId="6F712016" w:rsidR="00196676" w:rsidRPr="00295655" w:rsidRDefault="00196676" w:rsidP="00196676">
            <w:pPr>
              <w:spacing w:after="60"/>
              <w:rPr>
                <w:rFonts w:ascii="Calibri" w:hAnsi="Calibri"/>
                <w:sz w:val="18"/>
                <w:szCs w:val="18"/>
              </w:rPr>
            </w:pPr>
            <w:r w:rsidRPr="00295655">
              <w:rPr>
                <w:rFonts w:ascii="Calibri" w:hAnsi="Calibri"/>
                <w:sz w:val="18"/>
                <w:szCs w:val="18"/>
              </w:rPr>
              <w:t>Calculated Dwelling Unit Sensible Cooling Load (</w:t>
            </w:r>
            <w:r w:rsidR="00E32181">
              <w:rPr>
                <w:rFonts w:ascii="Calibri" w:hAnsi="Calibri"/>
                <w:sz w:val="18"/>
                <w:szCs w:val="18"/>
              </w:rPr>
              <w:t>Btu/h</w:t>
            </w:r>
            <w:r w:rsidRPr="00295655">
              <w:rPr>
                <w:rFonts w:ascii="Calibri" w:hAnsi="Calibri"/>
                <w:sz w:val="18"/>
                <w:szCs w:val="18"/>
              </w:rPr>
              <w:t>)</w:t>
            </w:r>
          </w:p>
        </w:tc>
        <w:tc>
          <w:tcPr>
            <w:tcW w:w="1261" w:type="pct"/>
            <w:vAlign w:val="center"/>
          </w:tcPr>
          <w:p w14:paraId="26FCBD0C" w14:textId="77777777"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Pr>
                <w:rFonts w:ascii="Calibri" w:hAnsi="Calibri"/>
                <w:sz w:val="18"/>
                <w:szCs w:val="18"/>
              </w:rPr>
              <w:t xml:space="preserve"> (allow n/a entry if "</w:t>
            </w:r>
            <w:r>
              <w:rPr>
                <w:rFonts w:asciiTheme="minorHAnsi" w:hAnsiTheme="minorHAnsi"/>
                <w:sz w:val="18"/>
                <w:szCs w:val="18"/>
              </w:rPr>
              <w:t xml:space="preserve">n/a equipment </w:t>
            </w:r>
            <w:proofErr w:type="spellStart"/>
            <w:r>
              <w:rPr>
                <w:rFonts w:asciiTheme="minorHAnsi" w:hAnsiTheme="minorHAnsi"/>
                <w:sz w:val="18"/>
                <w:szCs w:val="18"/>
              </w:rPr>
              <w:t>changeout</w:t>
            </w:r>
            <w:proofErr w:type="spellEnd"/>
            <w:r>
              <w:rPr>
                <w:rFonts w:asciiTheme="minorHAnsi" w:hAnsiTheme="minorHAnsi"/>
                <w:sz w:val="18"/>
                <w:szCs w:val="18"/>
              </w:rPr>
              <w:t>, like-for-like" is selected in A06)</w:t>
            </w:r>
            <w:r w:rsidRPr="007E2934">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14:paraId="26FCBD0D" w14:textId="77777777" w:rsidR="00196676" w:rsidRPr="00295655" w:rsidRDefault="00196676" w:rsidP="00196676">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6FCBD0E" w14:textId="61E8E4B3" w:rsidR="00196676" w:rsidRPr="00295655" w:rsidRDefault="00196676" w:rsidP="00196676">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E32181">
              <w:rPr>
                <w:rFonts w:ascii="Calibri" w:hAnsi="Calibri"/>
                <w:sz w:val="18"/>
                <w:szCs w:val="18"/>
              </w:rPr>
              <w:t>Btu/h</w:t>
            </w:r>
            <w:r w:rsidRPr="00295655">
              <w:rPr>
                <w:rFonts w:ascii="Calibri" w:hAnsi="Calibri"/>
                <w:sz w:val="18"/>
                <w:szCs w:val="18"/>
              </w:rPr>
              <w:t>)</w:t>
            </w:r>
          </w:p>
        </w:tc>
        <w:tc>
          <w:tcPr>
            <w:tcW w:w="1177" w:type="pct"/>
            <w:vAlign w:val="center"/>
          </w:tcPr>
          <w:p w14:paraId="26FCBD0F" w14:textId="77777777" w:rsidR="00196676" w:rsidRPr="00295655" w:rsidRDefault="00196676" w:rsidP="00196676">
            <w:pPr>
              <w:spacing w:after="60"/>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Pr>
                <w:rFonts w:ascii="Calibri" w:hAnsi="Calibri"/>
                <w:sz w:val="18"/>
                <w:szCs w:val="18"/>
              </w:rPr>
              <w:t xml:space="preserve"> (allow n/a entry if "</w:t>
            </w:r>
            <w:r>
              <w:rPr>
                <w:rFonts w:asciiTheme="minorHAnsi" w:hAnsiTheme="minorHAnsi"/>
                <w:sz w:val="18"/>
                <w:szCs w:val="18"/>
              </w:rPr>
              <w:t xml:space="preserve">n/a equipment </w:t>
            </w:r>
            <w:proofErr w:type="spellStart"/>
            <w:r>
              <w:rPr>
                <w:rFonts w:asciiTheme="minorHAnsi" w:hAnsiTheme="minorHAnsi"/>
                <w:sz w:val="18"/>
                <w:szCs w:val="18"/>
              </w:rPr>
              <w:t>changeout</w:t>
            </w:r>
            <w:proofErr w:type="spellEnd"/>
            <w:r>
              <w:rPr>
                <w:rFonts w:asciiTheme="minorHAnsi" w:hAnsiTheme="minorHAnsi"/>
                <w:sz w:val="18"/>
                <w:szCs w:val="18"/>
              </w:rPr>
              <w:t>, like-for-like" is selected in A06)</w:t>
            </w:r>
            <w:r w:rsidRPr="007E2934">
              <w:rPr>
                <w:rFonts w:ascii="Calibri" w:hAnsi="Calibri"/>
                <w:sz w:val="18"/>
                <w:szCs w:val="18"/>
              </w:rPr>
              <w:t xml:space="preserve"> </w:t>
            </w:r>
            <w:r w:rsidRPr="00295655">
              <w:rPr>
                <w:rFonts w:ascii="Calibri" w:hAnsi="Calibri"/>
                <w:sz w:val="18"/>
                <w:szCs w:val="18"/>
              </w:rPr>
              <w:t>&gt;&gt;</w:t>
            </w:r>
          </w:p>
        </w:tc>
      </w:tr>
      <w:tr w:rsidR="0099743B" w:rsidRPr="00295655" w14:paraId="26FCBD21" w14:textId="77777777" w:rsidTr="00196676">
        <w:trPr>
          <w:cantSplit/>
          <w:trHeight w:val="432"/>
        </w:trPr>
        <w:tc>
          <w:tcPr>
            <w:tcW w:w="103" w:type="pct"/>
            <w:tcMar>
              <w:left w:w="29" w:type="dxa"/>
              <w:right w:w="29" w:type="dxa"/>
            </w:tcMar>
            <w:vAlign w:val="center"/>
          </w:tcPr>
          <w:p w14:paraId="26FCBD11" w14:textId="77777777" w:rsidR="0099743B" w:rsidRPr="00295655" w:rsidRDefault="0099743B" w:rsidP="00196676">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26FCBD12" w14:textId="20B56856" w:rsidR="0099743B" w:rsidRPr="00295655" w:rsidRDefault="0099743B" w:rsidP="00196676">
            <w:pPr>
              <w:rPr>
                <w:rFonts w:ascii="Calibri" w:hAnsi="Calibri"/>
                <w:sz w:val="18"/>
                <w:szCs w:val="18"/>
              </w:rPr>
            </w:pPr>
            <w:r>
              <w:rPr>
                <w:rFonts w:ascii="Calibri" w:hAnsi="Calibri"/>
                <w:sz w:val="18"/>
                <w:szCs w:val="18"/>
              </w:rPr>
              <w:t>Dwelling Unit Number of Bedrooms</w:t>
            </w:r>
          </w:p>
        </w:tc>
        <w:tc>
          <w:tcPr>
            <w:tcW w:w="1261" w:type="pct"/>
            <w:vAlign w:val="center"/>
          </w:tcPr>
          <w:p w14:paraId="26FCBD13" w14:textId="77777777" w:rsidR="0099743B" w:rsidRDefault="0099743B" w:rsidP="00EF1B8F">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26FCBD14" w14:textId="77777777" w:rsidR="0099743B" w:rsidRPr="00990CE6" w:rsidRDefault="0099743B" w:rsidP="00EF1B8F">
            <w:pPr>
              <w:spacing w:after="60"/>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  flag non-default values and report in project status notes field;</w:t>
            </w:r>
          </w:p>
          <w:p w14:paraId="26FCBD15" w14:textId="77777777" w:rsidR="0099743B" w:rsidRDefault="0099743B" w:rsidP="00EF1B8F">
            <w:pPr>
              <w:spacing w:after="60"/>
              <w:rPr>
                <w:rFonts w:ascii="Calibri" w:hAnsi="Calibri"/>
                <w:sz w:val="18"/>
                <w:szCs w:val="18"/>
              </w:rPr>
            </w:pPr>
            <w:proofErr w:type="spellStart"/>
            <w:r>
              <w:rPr>
                <w:rFonts w:ascii="Calibri" w:hAnsi="Calibri"/>
                <w:sz w:val="18"/>
                <w:szCs w:val="18"/>
              </w:rPr>
              <w:t>elseif</w:t>
            </w:r>
            <w:proofErr w:type="spellEnd"/>
            <w:r>
              <w:rPr>
                <w:rFonts w:ascii="Calibri" w:hAnsi="Calibri"/>
                <w:sz w:val="18"/>
                <w:szCs w:val="18"/>
              </w:rPr>
              <w:t xml:space="preserve"> parent is not CF1R-PRF</w:t>
            </w:r>
            <w:r w:rsidRPr="00990CE6">
              <w:rPr>
                <w:rFonts w:ascii="Calibri" w:hAnsi="Calibri"/>
                <w:sz w:val="18"/>
                <w:szCs w:val="18"/>
              </w:rPr>
              <w:t xml:space="preserve"> doc type, t</w:t>
            </w:r>
            <w:r>
              <w:rPr>
                <w:rFonts w:ascii="Calibri" w:hAnsi="Calibri"/>
                <w:sz w:val="18"/>
                <w:szCs w:val="18"/>
              </w:rPr>
              <w:t>hen user input the integer value xx&gt;&gt;</w:t>
            </w:r>
          </w:p>
          <w:p w14:paraId="26FCBD16" w14:textId="77777777" w:rsidR="0099743B" w:rsidRPr="00295655" w:rsidRDefault="0099743B" w:rsidP="00196676">
            <w:pPr>
              <w:spacing w:after="60"/>
              <w:rPr>
                <w:rFonts w:ascii="Calibri" w:hAnsi="Calibri"/>
                <w:sz w:val="18"/>
                <w:szCs w:val="18"/>
              </w:rPr>
            </w:pPr>
          </w:p>
        </w:tc>
        <w:tc>
          <w:tcPr>
            <w:tcW w:w="92" w:type="pct"/>
            <w:tcMar>
              <w:left w:w="29" w:type="dxa"/>
              <w:right w:w="29" w:type="dxa"/>
            </w:tcMar>
            <w:vAlign w:val="center"/>
          </w:tcPr>
          <w:p w14:paraId="26FCBD17" w14:textId="77777777" w:rsidR="0099743B" w:rsidRPr="00295655" w:rsidRDefault="0099743B" w:rsidP="00196676">
            <w:pPr>
              <w:spacing w:after="60"/>
              <w:jc w:val="center"/>
              <w:rPr>
                <w:rFonts w:ascii="Calibri" w:hAnsi="Calibri"/>
                <w:sz w:val="18"/>
                <w:szCs w:val="18"/>
              </w:rPr>
            </w:pPr>
          </w:p>
        </w:tc>
        <w:tc>
          <w:tcPr>
            <w:tcW w:w="1260" w:type="pct"/>
            <w:vAlign w:val="center"/>
          </w:tcPr>
          <w:p w14:paraId="26FCBD18" w14:textId="77777777" w:rsidR="0099743B" w:rsidRPr="00295655" w:rsidRDefault="0099743B" w:rsidP="00196676">
            <w:pPr>
              <w:spacing w:after="60"/>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14:paraId="4086E119" w14:textId="77777777" w:rsidR="0059535D" w:rsidRDefault="0059535D" w:rsidP="0059535D">
            <w:pPr>
              <w:rPr>
                <w:rFonts w:ascii="Calibri" w:hAnsi="Calibri"/>
                <w:sz w:val="18"/>
                <w:szCs w:val="18"/>
              </w:rPr>
            </w:pPr>
            <w:r>
              <w:rPr>
                <w:rFonts w:ascii="Calibri" w:hAnsi="Calibri"/>
                <w:sz w:val="18"/>
                <w:szCs w:val="18"/>
              </w:rPr>
              <w:t>&lt;&lt;calculated field:</w:t>
            </w:r>
          </w:p>
          <w:p w14:paraId="117660B7" w14:textId="77777777" w:rsidR="0059535D" w:rsidRDefault="0059535D" w:rsidP="0059535D">
            <w:pPr>
              <w:rPr>
                <w:rFonts w:ascii="Calibri" w:hAnsi="Calibri"/>
                <w:sz w:val="18"/>
                <w:szCs w:val="18"/>
              </w:rPr>
            </w:pPr>
            <w:r>
              <w:rPr>
                <w:rFonts w:ascii="Calibri" w:hAnsi="Calibri"/>
                <w:sz w:val="18"/>
                <w:szCs w:val="18"/>
              </w:rPr>
              <w:t xml:space="preserve">if1 </w:t>
            </w:r>
            <w:proofErr w:type="spellStart"/>
            <w:r>
              <w:rPr>
                <w:rFonts w:ascii="Calibri" w:hAnsi="Calibri"/>
                <w:sz w:val="18"/>
                <w:szCs w:val="18"/>
              </w:rPr>
              <w:t>CertComplianceType</w:t>
            </w:r>
            <w:proofErr w:type="spellEnd"/>
            <w:r>
              <w:rPr>
                <w:rFonts w:ascii="Calibri" w:hAnsi="Calibri"/>
                <w:sz w:val="18"/>
                <w:szCs w:val="18"/>
              </w:rPr>
              <w:t>=performance, then</w:t>
            </w:r>
          </w:p>
          <w:p w14:paraId="0568FDCA" w14:textId="77777777" w:rsidR="0059535D" w:rsidRDefault="0059535D" w:rsidP="0059535D">
            <w:pPr>
              <w:rPr>
                <w:rFonts w:ascii="Calibri" w:hAnsi="Calibri"/>
                <w:sz w:val="18"/>
                <w:szCs w:val="18"/>
              </w:rPr>
            </w:pPr>
            <w:r>
              <w:rPr>
                <w:rFonts w:ascii="Calibri" w:hAnsi="Calibri"/>
                <w:sz w:val="18"/>
                <w:szCs w:val="18"/>
              </w:rPr>
              <w:t xml:space="preserve">     if2 CF1R-PRF Project Scope=one of the</w:t>
            </w:r>
          </w:p>
          <w:p w14:paraId="27DCCF6E" w14:textId="77777777" w:rsidR="0059535D" w:rsidRDefault="0059535D" w:rsidP="0059535D">
            <w:pPr>
              <w:rPr>
                <w:rFonts w:ascii="Calibri" w:hAnsi="Calibri"/>
                <w:sz w:val="18"/>
                <w:szCs w:val="18"/>
              </w:rPr>
            </w:pPr>
            <w:r>
              <w:rPr>
                <w:rFonts w:ascii="Calibri" w:hAnsi="Calibri"/>
                <w:sz w:val="18"/>
                <w:szCs w:val="18"/>
              </w:rPr>
              <w:t xml:space="preserve">     following two types:</w:t>
            </w:r>
          </w:p>
          <w:p w14:paraId="5D0E6668" w14:textId="77777777" w:rsidR="0059535D" w:rsidRDefault="0059535D" w:rsidP="0059535D">
            <w:pPr>
              <w:rPr>
                <w:rFonts w:ascii="Calibri" w:hAnsi="Calibri"/>
                <w:sz w:val="18"/>
                <w:szCs w:val="18"/>
              </w:rPr>
            </w:pPr>
            <w:r>
              <w:rPr>
                <w:rFonts w:ascii="Calibri" w:hAnsi="Calibri"/>
                <w:sz w:val="18"/>
                <w:szCs w:val="18"/>
              </w:rPr>
              <w:t xml:space="preserve">     **Addition and/or Alteration</w:t>
            </w:r>
          </w:p>
          <w:p w14:paraId="0C7B8D82" w14:textId="77777777" w:rsidR="0059535D" w:rsidRDefault="0059535D" w:rsidP="0059535D">
            <w:pPr>
              <w:rPr>
                <w:rFonts w:ascii="Calibri" w:hAnsi="Calibri"/>
                <w:sz w:val="18"/>
                <w:szCs w:val="18"/>
              </w:rPr>
            </w:pPr>
            <w:r>
              <w:rPr>
                <w:rFonts w:ascii="Calibri" w:hAnsi="Calibri"/>
                <w:sz w:val="18"/>
                <w:szCs w:val="18"/>
              </w:rPr>
              <w:t xml:space="preserve">     **Newly Constructed - Addition Alone</w:t>
            </w:r>
          </w:p>
          <w:p w14:paraId="7AF07303" w14:textId="77777777" w:rsidR="0059535D" w:rsidRDefault="0059535D" w:rsidP="0059535D">
            <w:pPr>
              <w:rPr>
                <w:rFonts w:ascii="Calibri" w:hAnsi="Calibri"/>
                <w:sz w:val="18"/>
                <w:szCs w:val="18"/>
              </w:rPr>
            </w:pPr>
            <w:r>
              <w:rPr>
                <w:rFonts w:ascii="Calibri" w:hAnsi="Calibri"/>
                <w:sz w:val="18"/>
                <w:szCs w:val="18"/>
              </w:rPr>
              <w:t xml:space="preserve">     then display doc variation MCH-01d;</w:t>
            </w:r>
          </w:p>
          <w:p w14:paraId="75794288" w14:textId="77777777" w:rsidR="0059535D" w:rsidRDefault="0059535D" w:rsidP="0059535D">
            <w:pPr>
              <w:rPr>
                <w:rFonts w:ascii="Calibri" w:hAnsi="Calibri"/>
                <w:sz w:val="18"/>
                <w:szCs w:val="18"/>
              </w:rPr>
            </w:pPr>
            <w:r>
              <w:rPr>
                <w:rFonts w:ascii="Calibri" w:hAnsi="Calibri"/>
                <w:sz w:val="18"/>
                <w:szCs w:val="18"/>
              </w:rPr>
              <w:t xml:space="preserve">     </w:t>
            </w:r>
            <w:proofErr w:type="spellStart"/>
            <w:r>
              <w:rPr>
                <w:rFonts w:ascii="Calibri" w:hAnsi="Calibri"/>
                <w:sz w:val="18"/>
                <w:szCs w:val="18"/>
              </w:rPr>
              <w:t>elseif</w:t>
            </w:r>
            <w:proofErr w:type="spellEnd"/>
            <w:r>
              <w:rPr>
                <w:rFonts w:ascii="Calibri" w:hAnsi="Calibri"/>
                <w:sz w:val="18"/>
                <w:szCs w:val="18"/>
              </w:rPr>
              <w:t xml:space="preserve"> CF1R-PRF Project Scope=Newly </w:t>
            </w:r>
          </w:p>
          <w:p w14:paraId="40D9B4B6" w14:textId="77777777" w:rsidR="00D57BA5" w:rsidRDefault="0059535D" w:rsidP="0059535D">
            <w:pPr>
              <w:rPr>
                <w:rFonts w:ascii="Calibri" w:hAnsi="Calibri"/>
                <w:sz w:val="18"/>
                <w:szCs w:val="18"/>
              </w:rPr>
            </w:pPr>
            <w:r>
              <w:rPr>
                <w:rFonts w:ascii="Calibri" w:hAnsi="Calibri"/>
                <w:sz w:val="18"/>
                <w:szCs w:val="18"/>
              </w:rPr>
              <w:t xml:space="preserve">     Constructed,</w:t>
            </w:r>
          </w:p>
          <w:p w14:paraId="47FA52C4" w14:textId="7AF692F0" w:rsidR="0059535D" w:rsidRDefault="0059535D" w:rsidP="0059535D">
            <w:pPr>
              <w:rPr>
                <w:rFonts w:ascii="Calibri" w:hAnsi="Calibri"/>
                <w:sz w:val="18"/>
                <w:szCs w:val="18"/>
              </w:rPr>
            </w:pPr>
            <w:r>
              <w:rPr>
                <w:rFonts w:ascii="Calibri" w:hAnsi="Calibri"/>
                <w:sz w:val="18"/>
                <w:szCs w:val="18"/>
              </w:rPr>
              <w:t xml:space="preserve">     then display doc variation MECH01a </w:t>
            </w:r>
          </w:p>
          <w:p w14:paraId="694610AD" w14:textId="77777777" w:rsidR="0059535D" w:rsidRDefault="0059535D" w:rsidP="0059535D">
            <w:pPr>
              <w:rPr>
                <w:rFonts w:ascii="Calibri" w:hAnsi="Calibri"/>
                <w:sz w:val="18"/>
                <w:szCs w:val="18"/>
              </w:rPr>
            </w:pPr>
            <w:r>
              <w:rPr>
                <w:rFonts w:ascii="Calibri" w:hAnsi="Calibri"/>
                <w:sz w:val="18"/>
                <w:szCs w:val="18"/>
              </w:rPr>
              <w:t xml:space="preserve">      endif2</w:t>
            </w:r>
          </w:p>
          <w:p w14:paraId="3FFAB722" w14:textId="77777777" w:rsidR="0059535D" w:rsidRDefault="0059535D" w:rsidP="0059535D">
            <w:pPr>
              <w:rPr>
                <w:rFonts w:ascii="Calibri" w:hAnsi="Calibri"/>
                <w:sz w:val="18"/>
                <w:szCs w:val="18"/>
              </w:rPr>
            </w:pPr>
            <w:proofErr w:type="spellStart"/>
            <w:r>
              <w:rPr>
                <w:rFonts w:ascii="Calibri" w:hAnsi="Calibri"/>
                <w:sz w:val="18"/>
                <w:szCs w:val="18"/>
              </w:rPr>
              <w:t>elseif</w:t>
            </w:r>
            <w:proofErr w:type="spellEnd"/>
            <w:r>
              <w:rPr>
                <w:rFonts w:ascii="Calibri" w:hAnsi="Calibri"/>
                <w:sz w:val="18"/>
                <w:szCs w:val="18"/>
              </w:rPr>
              <w:t xml:space="preserve">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additions/alterations</w:t>
            </w:r>
            <w:r>
              <w:rPr>
                <w:rFonts w:ascii="Calibri" w:hAnsi="Calibri"/>
                <w:sz w:val="18"/>
                <w:szCs w:val="18"/>
              </w:rPr>
              <w:t>,</w:t>
            </w:r>
          </w:p>
          <w:p w14:paraId="1050579D" w14:textId="77777777" w:rsidR="0059535D" w:rsidRDefault="0059535D" w:rsidP="0059535D">
            <w:pPr>
              <w:rPr>
                <w:rFonts w:ascii="Calibri" w:hAnsi="Calibri"/>
                <w:sz w:val="18"/>
                <w:szCs w:val="18"/>
              </w:rPr>
            </w:pPr>
            <w:r>
              <w:rPr>
                <w:rFonts w:ascii="Calibri" w:hAnsi="Calibri"/>
                <w:sz w:val="18"/>
                <w:szCs w:val="18"/>
              </w:rPr>
              <w:t>then display doc variation MECH01b,</w:t>
            </w:r>
          </w:p>
          <w:p w14:paraId="753DE7B7" w14:textId="77777777" w:rsidR="0059535D" w:rsidRDefault="0059535D" w:rsidP="0059535D">
            <w:pPr>
              <w:rPr>
                <w:rFonts w:ascii="Calibri" w:hAnsi="Calibri"/>
                <w:sz w:val="18"/>
                <w:szCs w:val="18"/>
                <w:u w:val="single"/>
              </w:rPr>
            </w:pPr>
            <w:proofErr w:type="spellStart"/>
            <w:r>
              <w:rPr>
                <w:rFonts w:ascii="Calibri" w:hAnsi="Calibri"/>
                <w:sz w:val="18"/>
                <w:szCs w:val="18"/>
              </w:rPr>
              <w:t>elseif</w:t>
            </w:r>
            <w:proofErr w:type="spellEnd"/>
            <w:r>
              <w:rPr>
                <w:rFonts w:ascii="Calibri" w:hAnsi="Calibri"/>
                <w:sz w:val="18"/>
                <w:szCs w:val="18"/>
              </w:rPr>
              <w:t xml:space="preserve">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newly constructed,</w:t>
            </w:r>
          </w:p>
          <w:p w14:paraId="62EF54D5" w14:textId="77777777" w:rsidR="0059535D" w:rsidRDefault="0059535D" w:rsidP="0059535D">
            <w:pPr>
              <w:rPr>
                <w:rFonts w:ascii="Calibri" w:hAnsi="Calibri"/>
                <w:sz w:val="18"/>
                <w:szCs w:val="18"/>
                <w:u w:val="single"/>
              </w:rPr>
            </w:pPr>
            <w:r>
              <w:rPr>
                <w:rFonts w:ascii="Calibri" w:hAnsi="Calibri"/>
                <w:sz w:val="18"/>
                <w:szCs w:val="18"/>
              </w:rPr>
              <w:t>then display doc variation MECH01c</w:t>
            </w:r>
          </w:p>
          <w:p w14:paraId="26FCBD20" w14:textId="0B474423" w:rsidR="0099743B" w:rsidRPr="00295655" w:rsidRDefault="0059535D" w:rsidP="0099743B">
            <w:pPr>
              <w:spacing w:after="60"/>
              <w:rPr>
                <w:rFonts w:ascii="Calibri" w:hAnsi="Calibri"/>
                <w:sz w:val="18"/>
                <w:szCs w:val="18"/>
              </w:rPr>
            </w:pPr>
            <w:r>
              <w:rPr>
                <w:rFonts w:ascii="Calibri" w:hAnsi="Calibri"/>
                <w:sz w:val="18"/>
                <w:szCs w:val="18"/>
              </w:rPr>
              <w:t>(this field not visible to user) endif1&gt;&gt;</w:t>
            </w:r>
          </w:p>
        </w:tc>
      </w:tr>
    </w:tbl>
    <w:p w14:paraId="26FCBD23" w14:textId="77777777" w:rsidR="00196676" w:rsidRPr="001A53D0" w:rsidRDefault="00196676" w:rsidP="008846F4">
      <w:pPr>
        <w:rPr>
          <w:rFonts w:ascii="Calibri" w:hAnsi="Calibri"/>
          <w:szCs w:val="18"/>
        </w:rPr>
      </w:pPr>
    </w:p>
    <w:tbl>
      <w:tblPr>
        <w:tblStyle w:val="TableGrid"/>
        <w:tblW w:w="5000" w:type="pct"/>
        <w:tblLook w:val="04A0" w:firstRow="1" w:lastRow="0" w:firstColumn="1" w:lastColumn="0" w:noHBand="0" w:noVBand="1"/>
      </w:tblPr>
      <w:tblGrid>
        <w:gridCol w:w="14616"/>
      </w:tblGrid>
      <w:tr w:rsidR="000A23E5" w14:paraId="26FCBD27" w14:textId="77777777">
        <w:tc>
          <w:tcPr>
            <w:tcW w:w="5000" w:type="pct"/>
          </w:tcPr>
          <w:p w14:paraId="26FCBD26" w14:textId="2219C3B0" w:rsidR="00B64637" w:rsidRDefault="000A23E5" w:rsidP="002F0741">
            <w:pPr>
              <w:keepNext/>
              <w:rPr>
                <w:rFonts w:ascii="Calibri" w:hAnsi="Calibri"/>
                <w:b/>
                <w:sz w:val="18"/>
                <w:szCs w:val="18"/>
              </w:rPr>
            </w:pPr>
            <w:r w:rsidRPr="001A53D0">
              <w:rPr>
                <w:rFonts w:ascii="Calibri" w:hAnsi="Calibri"/>
                <w:b/>
                <w:szCs w:val="18"/>
              </w:rPr>
              <w:t>MCH-01</w:t>
            </w:r>
            <w:r w:rsidR="00456718" w:rsidRPr="001A53D0">
              <w:rPr>
                <w:rFonts w:ascii="Calibri" w:hAnsi="Calibri"/>
                <w:b/>
                <w:szCs w:val="18"/>
              </w:rPr>
              <w:t>c</w:t>
            </w:r>
            <w:r w:rsidR="005A52E4" w:rsidRPr="001A53D0">
              <w:rPr>
                <w:rFonts w:ascii="Calibri" w:hAnsi="Calibri"/>
                <w:b/>
                <w:szCs w:val="18"/>
              </w:rPr>
              <w:t xml:space="preserve"> - Space Conditioning Systems</w:t>
            </w:r>
            <w:r w:rsidR="00B64637" w:rsidRPr="001A53D0">
              <w:rPr>
                <w:rFonts w:ascii="Calibri" w:hAnsi="Calibri"/>
                <w:b/>
                <w:szCs w:val="18"/>
              </w:rPr>
              <w:t>,</w:t>
            </w:r>
            <w:r w:rsidR="005A52E4" w:rsidRPr="001A53D0">
              <w:rPr>
                <w:rFonts w:ascii="Calibri" w:hAnsi="Calibri"/>
                <w:b/>
                <w:szCs w:val="18"/>
              </w:rPr>
              <w:t xml:space="preserve"> Ducts</w:t>
            </w:r>
            <w:r w:rsidR="00B64637" w:rsidRPr="001A53D0">
              <w:rPr>
                <w:rFonts w:ascii="Calibri" w:hAnsi="Calibri"/>
                <w:b/>
                <w:szCs w:val="18"/>
              </w:rPr>
              <w:t>,</w:t>
            </w:r>
            <w:r w:rsidR="005A52E4" w:rsidRPr="001A53D0">
              <w:rPr>
                <w:rFonts w:ascii="Calibri" w:hAnsi="Calibri"/>
                <w:b/>
                <w:szCs w:val="18"/>
              </w:rPr>
              <w:t xml:space="preserve"> and Fans</w:t>
            </w:r>
            <w:r w:rsidR="002F0741">
              <w:rPr>
                <w:rFonts w:ascii="Calibri" w:hAnsi="Calibri"/>
                <w:b/>
                <w:szCs w:val="18"/>
              </w:rPr>
              <w:t xml:space="preserve"> - Prescriptive, Newly Constructed Buildings</w:t>
            </w:r>
          </w:p>
        </w:tc>
      </w:tr>
    </w:tbl>
    <w:p w14:paraId="26FCBD28" w14:textId="77777777" w:rsidR="000F413D" w:rsidRPr="001A53D0" w:rsidRDefault="000F413D" w:rsidP="008846F4">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16"/>
        <w:gridCol w:w="1122"/>
        <w:gridCol w:w="1122"/>
        <w:gridCol w:w="1122"/>
        <w:gridCol w:w="1122"/>
        <w:gridCol w:w="1123"/>
        <w:gridCol w:w="1122"/>
        <w:gridCol w:w="1122"/>
        <w:gridCol w:w="1122"/>
        <w:gridCol w:w="1122"/>
        <w:gridCol w:w="1123"/>
        <w:gridCol w:w="2160"/>
      </w:tblGrid>
      <w:tr w:rsidR="00196676" w:rsidRPr="00295655" w14:paraId="26FCBD2D" w14:textId="77777777" w:rsidTr="00C359E1">
        <w:trPr>
          <w:cantSplit/>
        </w:trPr>
        <w:tc>
          <w:tcPr>
            <w:tcW w:w="14598" w:type="dxa"/>
            <w:gridSpan w:val="12"/>
          </w:tcPr>
          <w:p w14:paraId="26FCBD2A" w14:textId="218CC701" w:rsidR="00196676" w:rsidRPr="001A53D0" w:rsidRDefault="00196676" w:rsidP="00196676">
            <w:pPr>
              <w:keepNext/>
              <w:rPr>
                <w:rFonts w:ascii="Calibri" w:hAnsi="Calibri"/>
                <w:b/>
                <w:szCs w:val="18"/>
              </w:rPr>
            </w:pPr>
            <w:r w:rsidRPr="001A53D0">
              <w:rPr>
                <w:rFonts w:ascii="Calibri" w:hAnsi="Calibri"/>
                <w:b/>
                <w:szCs w:val="18"/>
              </w:rPr>
              <w:lastRenderedPageBreak/>
              <w:t xml:space="preserve">B. Design Space Conditioning (SC) System Component Specifications from CF1R  </w:t>
            </w:r>
          </w:p>
          <w:p w14:paraId="26FCBD2B" w14:textId="77777777" w:rsidR="00196676" w:rsidRPr="00265AD4" w:rsidRDefault="00196676" w:rsidP="00196676">
            <w:pPr>
              <w:keepNext/>
              <w:rPr>
                <w:rFonts w:ascii="Calibri" w:hAnsi="Calibri"/>
                <w:sz w:val="18"/>
                <w:szCs w:val="18"/>
              </w:rPr>
            </w:pPr>
            <w:r>
              <w:rPr>
                <w:rFonts w:ascii="Calibri" w:hAnsi="Calibri"/>
                <w:sz w:val="18"/>
                <w:szCs w:val="18"/>
              </w:rPr>
              <w:t>This table reports the space conditioning system features that were specified on the registered CF1R compliance document for this project.</w:t>
            </w:r>
          </w:p>
          <w:p w14:paraId="26FCBD2C" w14:textId="77777777" w:rsidR="00196676" w:rsidRPr="00FB4BFD" w:rsidRDefault="00196676" w:rsidP="00196676">
            <w:pPr>
              <w:keepNext/>
              <w:rPr>
                <w:rFonts w:ascii="Calibri" w:hAnsi="Calibri"/>
                <w:sz w:val="18"/>
                <w:szCs w:val="18"/>
              </w:rPr>
            </w:pPr>
            <w:r w:rsidRPr="00FB4BFD">
              <w:rPr>
                <w:rFonts w:ascii="Calibri" w:hAnsi="Calibri"/>
                <w:sz w:val="18"/>
                <w:szCs w:val="18"/>
              </w:rPr>
              <w:t>&lt;&lt;require one row of data for each SC System identified on the CF1R report that is applicable to this dwelling unit</w:t>
            </w:r>
            <w:r w:rsidR="006E63C9">
              <w:rPr>
                <w:rFonts w:ascii="Calibri" w:hAnsi="Calibri"/>
                <w:sz w:val="18"/>
                <w:szCs w:val="18"/>
              </w:rPr>
              <w:t xml:space="preserve"> [SF Dwellings use section J on CF1R-NCB-01, Multifamily dwellings use Section M</w:t>
            </w:r>
            <w:r w:rsidR="00C359E1">
              <w:rPr>
                <w:rFonts w:ascii="Calibri" w:hAnsi="Calibri"/>
                <w:sz w:val="18"/>
                <w:szCs w:val="18"/>
              </w:rPr>
              <w:t xml:space="preserve"> dwelling unit name </w:t>
            </w:r>
            <w:r w:rsidR="006E63C9">
              <w:rPr>
                <w:rFonts w:ascii="Calibri" w:hAnsi="Calibri"/>
                <w:sz w:val="18"/>
                <w:szCs w:val="18"/>
              </w:rPr>
              <w:t>reference and system information in Section J</w:t>
            </w:r>
            <w:r w:rsidR="00C359E1">
              <w:rPr>
                <w:rFonts w:ascii="Calibri" w:hAnsi="Calibri"/>
                <w:sz w:val="18"/>
                <w:szCs w:val="18"/>
              </w:rPr>
              <w:t xml:space="preserve"> on</w:t>
            </w:r>
            <w:r w:rsidR="006E63C9">
              <w:rPr>
                <w:rFonts w:ascii="Calibri" w:hAnsi="Calibri"/>
                <w:sz w:val="18"/>
                <w:szCs w:val="18"/>
              </w:rPr>
              <w:t xml:space="preserve"> CF1R-NCB-01</w:t>
            </w:r>
            <w:r w:rsidR="00C359E1">
              <w:rPr>
                <w:rFonts w:ascii="Calibri" w:hAnsi="Calibri"/>
                <w:sz w:val="18"/>
                <w:szCs w:val="18"/>
              </w:rPr>
              <w:t>]</w:t>
            </w:r>
            <w:r w:rsidRPr="00FB4BFD">
              <w:rPr>
                <w:rFonts w:ascii="Calibri" w:hAnsi="Calibri"/>
                <w:sz w:val="18"/>
                <w:szCs w:val="18"/>
              </w:rPr>
              <w:t>;  do not allow user to overwrite these referenced data &gt;&gt;</w:t>
            </w:r>
          </w:p>
        </w:tc>
      </w:tr>
      <w:tr w:rsidR="00196676" w:rsidRPr="00295655" w14:paraId="26FCBD3A" w14:textId="77777777" w:rsidTr="00C359E1">
        <w:trPr>
          <w:cantSplit/>
          <w:trHeight w:val="215"/>
        </w:trPr>
        <w:tc>
          <w:tcPr>
            <w:tcW w:w="1216" w:type="dxa"/>
            <w:vAlign w:val="center"/>
          </w:tcPr>
          <w:p w14:paraId="26FCBD2E"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122" w:type="dxa"/>
            <w:vAlign w:val="center"/>
          </w:tcPr>
          <w:p w14:paraId="26FCBD2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1122" w:type="dxa"/>
            <w:vAlign w:val="center"/>
          </w:tcPr>
          <w:p w14:paraId="26FCBD30"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1122" w:type="dxa"/>
            <w:vAlign w:val="center"/>
          </w:tcPr>
          <w:p w14:paraId="26FCBD31" w14:textId="77777777" w:rsidR="00196676" w:rsidRPr="00295655" w:rsidRDefault="00196676" w:rsidP="00196676">
            <w:pPr>
              <w:keepNext/>
              <w:jc w:val="center"/>
              <w:rPr>
                <w:rFonts w:ascii="Calibri" w:hAnsi="Calibri"/>
                <w:sz w:val="18"/>
                <w:szCs w:val="18"/>
              </w:rPr>
            </w:pPr>
            <w:r>
              <w:rPr>
                <w:rFonts w:ascii="Calibri" w:hAnsi="Calibri"/>
                <w:sz w:val="18"/>
                <w:szCs w:val="18"/>
              </w:rPr>
              <w:t>04</w:t>
            </w:r>
          </w:p>
        </w:tc>
        <w:tc>
          <w:tcPr>
            <w:tcW w:w="1122" w:type="dxa"/>
            <w:vAlign w:val="center"/>
          </w:tcPr>
          <w:p w14:paraId="26FCBD32" w14:textId="77777777" w:rsidR="00196676" w:rsidRPr="00295655" w:rsidRDefault="00196676" w:rsidP="00196676">
            <w:pPr>
              <w:keepNext/>
              <w:jc w:val="center"/>
              <w:rPr>
                <w:rFonts w:ascii="Calibri" w:hAnsi="Calibri"/>
                <w:sz w:val="18"/>
                <w:szCs w:val="18"/>
              </w:rPr>
            </w:pPr>
            <w:r>
              <w:rPr>
                <w:rFonts w:ascii="Calibri" w:hAnsi="Calibri"/>
                <w:sz w:val="18"/>
                <w:szCs w:val="18"/>
              </w:rPr>
              <w:t>05</w:t>
            </w:r>
          </w:p>
        </w:tc>
        <w:tc>
          <w:tcPr>
            <w:tcW w:w="1123" w:type="dxa"/>
            <w:vAlign w:val="center"/>
          </w:tcPr>
          <w:p w14:paraId="26FCBD33"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06</w:t>
            </w:r>
          </w:p>
        </w:tc>
        <w:tc>
          <w:tcPr>
            <w:tcW w:w="1122" w:type="dxa"/>
            <w:vAlign w:val="center"/>
          </w:tcPr>
          <w:p w14:paraId="26FCBD34"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07</w:t>
            </w:r>
          </w:p>
        </w:tc>
        <w:tc>
          <w:tcPr>
            <w:tcW w:w="1122" w:type="dxa"/>
            <w:vAlign w:val="center"/>
          </w:tcPr>
          <w:p w14:paraId="26FCBD35"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08</w:t>
            </w:r>
          </w:p>
        </w:tc>
        <w:tc>
          <w:tcPr>
            <w:tcW w:w="1122" w:type="dxa"/>
            <w:vAlign w:val="center"/>
          </w:tcPr>
          <w:p w14:paraId="26FCBD36"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09</w:t>
            </w:r>
          </w:p>
        </w:tc>
        <w:tc>
          <w:tcPr>
            <w:tcW w:w="1122" w:type="dxa"/>
            <w:vAlign w:val="center"/>
          </w:tcPr>
          <w:p w14:paraId="26FCBD37"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10</w:t>
            </w:r>
          </w:p>
        </w:tc>
        <w:tc>
          <w:tcPr>
            <w:tcW w:w="1123" w:type="dxa"/>
          </w:tcPr>
          <w:p w14:paraId="26FCBD38"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11</w:t>
            </w:r>
          </w:p>
        </w:tc>
        <w:tc>
          <w:tcPr>
            <w:tcW w:w="2160" w:type="dxa"/>
          </w:tcPr>
          <w:p w14:paraId="26FCBD39" w14:textId="77777777" w:rsidR="00196676" w:rsidRPr="00295655" w:rsidRDefault="00196676" w:rsidP="00196676">
            <w:pPr>
              <w:keepNext/>
              <w:jc w:val="center"/>
              <w:rPr>
                <w:rFonts w:ascii="Calibri" w:hAnsi="Calibri"/>
                <w:sz w:val="18"/>
                <w:szCs w:val="18"/>
              </w:rPr>
            </w:pPr>
            <w:r>
              <w:rPr>
                <w:rFonts w:ascii="Calibri" w:hAnsi="Calibri"/>
                <w:sz w:val="18"/>
                <w:szCs w:val="18"/>
              </w:rPr>
              <w:t>12</w:t>
            </w:r>
          </w:p>
        </w:tc>
      </w:tr>
      <w:tr w:rsidR="006E63C9" w:rsidRPr="00295655" w14:paraId="26FCBD4C" w14:textId="77777777" w:rsidTr="00C359E1">
        <w:trPr>
          <w:cantSplit/>
          <w:trHeight w:val="576"/>
        </w:trPr>
        <w:tc>
          <w:tcPr>
            <w:tcW w:w="1216" w:type="dxa"/>
            <w:vAlign w:val="bottom"/>
          </w:tcPr>
          <w:p w14:paraId="26FCBD3B" w14:textId="3E9A98D8" w:rsidR="006E63C9" w:rsidRPr="00295655" w:rsidRDefault="00ED7D9C" w:rsidP="00196676">
            <w:pPr>
              <w:keepNext/>
              <w:jc w:val="center"/>
              <w:rPr>
                <w:rFonts w:ascii="Calibri" w:hAnsi="Calibri"/>
                <w:sz w:val="18"/>
                <w:szCs w:val="18"/>
              </w:rPr>
            </w:pPr>
            <w:r>
              <w:rPr>
                <w:rFonts w:ascii="Calibri" w:hAnsi="Calibri"/>
                <w:sz w:val="18"/>
                <w:szCs w:val="18"/>
              </w:rPr>
              <w:t>SC</w:t>
            </w:r>
            <w:r w:rsidR="006E63C9" w:rsidRPr="00295655">
              <w:rPr>
                <w:rFonts w:ascii="Calibri" w:hAnsi="Calibri"/>
                <w:sz w:val="18"/>
                <w:szCs w:val="18"/>
              </w:rPr>
              <w:t xml:space="preserve"> System Identification or Name</w:t>
            </w:r>
          </w:p>
        </w:tc>
        <w:tc>
          <w:tcPr>
            <w:tcW w:w="1122" w:type="dxa"/>
            <w:vAlign w:val="bottom"/>
          </w:tcPr>
          <w:p w14:paraId="26FCBD3C" w14:textId="77777777" w:rsidR="006E63C9" w:rsidRPr="00295655" w:rsidRDefault="006E63C9" w:rsidP="00196676">
            <w:pPr>
              <w:keepNext/>
              <w:jc w:val="center"/>
              <w:rPr>
                <w:rFonts w:ascii="Calibri" w:hAnsi="Calibri"/>
                <w:sz w:val="18"/>
                <w:szCs w:val="18"/>
              </w:rPr>
            </w:pPr>
            <w:r w:rsidRPr="009B3A0C">
              <w:rPr>
                <w:rFonts w:ascii="Calibri" w:hAnsi="Calibri"/>
                <w:sz w:val="18"/>
                <w:szCs w:val="18"/>
              </w:rPr>
              <w:t xml:space="preserve">Heating </w:t>
            </w:r>
            <w:r>
              <w:rPr>
                <w:rFonts w:ascii="Calibri" w:hAnsi="Calibri"/>
                <w:sz w:val="18"/>
                <w:szCs w:val="18"/>
              </w:rPr>
              <w:t xml:space="preserve">System </w:t>
            </w:r>
            <w:r>
              <w:rPr>
                <w:rFonts w:ascii="Calibri" w:hAnsi="Calibri"/>
                <w:sz w:val="18"/>
                <w:szCs w:val="18"/>
              </w:rPr>
              <w:br/>
            </w:r>
            <w:r w:rsidRPr="009B3A0C">
              <w:rPr>
                <w:rFonts w:ascii="Calibri" w:hAnsi="Calibri"/>
                <w:sz w:val="18"/>
                <w:szCs w:val="18"/>
              </w:rPr>
              <w:t>Type</w:t>
            </w:r>
          </w:p>
        </w:tc>
        <w:tc>
          <w:tcPr>
            <w:tcW w:w="1122" w:type="dxa"/>
            <w:vAlign w:val="bottom"/>
          </w:tcPr>
          <w:p w14:paraId="26FCBD3D" w14:textId="77777777" w:rsidR="006E63C9" w:rsidRPr="00295655" w:rsidRDefault="006E63C9" w:rsidP="00A42003">
            <w:pPr>
              <w:keepNext/>
              <w:jc w:val="center"/>
              <w:rPr>
                <w:rFonts w:ascii="Calibri" w:hAnsi="Calibri"/>
                <w:sz w:val="18"/>
                <w:szCs w:val="18"/>
              </w:rPr>
            </w:pPr>
            <w:r w:rsidRPr="00295655">
              <w:rPr>
                <w:rFonts w:ascii="Calibri" w:hAnsi="Calibri"/>
                <w:sz w:val="18"/>
                <w:szCs w:val="18"/>
              </w:rPr>
              <w:t>Heating</w:t>
            </w:r>
          </w:p>
          <w:p w14:paraId="26FCBD3E" w14:textId="77777777" w:rsidR="006E63C9" w:rsidRPr="00295655" w:rsidRDefault="006E63C9" w:rsidP="00A42003">
            <w:pPr>
              <w:keepNext/>
              <w:jc w:val="center"/>
              <w:rPr>
                <w:rFonts w:ascii="Calibri" w:hAnsi="Calibri"/>
                <w:sz w:val="18"/>
                <w:szCs w:val="18"/>
              </w:rPr>
            </w:pPr>
            <w:r w:rsidRPr="00295655">
              <w:rPr>
                <w:rFonts w:ascii="Calibri" w:hAnsi="Calibri"/>
                <w:sz w:val="18"/>
                <w:szCs w:val="18"/>
              </w:rPr>
              <w:t>Efficiency</w:t>
            </w:r>
          </w:p>
          <w:p w14:paraId="26FCBD3F" w14:textId="77777777" w:rsidR="006E63C9" w:rsidRPr="00295655" w:rsidRDefault="006E63C9" w:rsidP="00196676">
            <w:pPr>
              <w:keepNext/>
              <w:jc w:val="center"/>
              <w:rPr>
                <w:rFonts w:ascii="Calibri" w:hAnsi="Calibri"/>
                <w:sz w:val="18"/>
                <w:szCs w:val="18"/>
              </w:rPr>
            </w:pPr>
            <w:r w:rsidRPr="00295655">
              <w:rPr>
                <w:rFonts w:ascii="Calibri" w:hAnsi="Calibri"/>
                <w:sz w:val="18"/>
                <w:szCs w:val="18"/>
              </w:rPr>
              <w:t>Type</w:t>
            </w:r>
          </w:p>
        </w:tc>
        <w:tc>
          <w:tcPr>
            <w:tcW w:w="1122" w:type="dxa"/>
            <w:vAlign w:val="bottom"/>
          </w:tcPr>
          <w:p w14:paraId="26FCBD40" w14:textId="77777777" w:rsidR="006E63C9" w:rsidRDefault="006E63C9" w:rsidP="00A42003">
            <w:pPr>
              <w:keepNext/>
              <w:jc w:val="center"/>
              <w:rPr>
                <w:rFonts w:ascii="Calibri" w:hAnsi="Calibri"/>
                <w:sz w:val="18"/>
                <w:szCs w:val="18"/>
              </w:rPr>
            </w:pPr>
            <w:r>
              <w:rPr>
                <w:rFonts w:ascii="Calibri" w:hAnsi="Calibri"/>
                <w:sz w:val="18"/>
                <w:szCs w:val="18"/>
              </w:rPr>
              <w:t xml:space="preserve">Heating </w:t>
            </w:r>
            <w:r w:rsidRPr="003F64CF">
              <w:rPr>
                <w:rFonts w:ascii="Calibri" w:hAnsi="Calibri"/>
                <w:sz w:val="18"/>
                <w:szCs w:val="18"/>
              </w:rPr>
              <w:t>Efficiency</w:t>
            </w:r>
          </w:p>
          <w:p w14:paraId="26FCBD41" w14:textId="77777777" w:rsidR="006E63C9" w:rsidRPr="00295655" w:rsidRDefault="006E63C9" w:rsidP="00196676">
            <w:pPr>
              <w:keepNext/>
              <w:jc w:val="center"/>
              <w:rPr>
                <w:rFonts w:ascii="Calibri" w:hAnsi="Calibri"/>
                <w:sz w:val="18"/>
                <w:szCs w:val="18"/>
              </w:rPr>
            </w:pPr>
            <w:r>
              <w:rPr>
                <w:rFonts w:ascii="Calibri" w:hAnsi="Calibri"/>
                <w:sz w:val="18"/>
                <w:szCs w:val="18"/>
              </w:rPr>
              <w:t>Value</w:t>
            </w:r>
          </w:p>
        </w:tc>
        <w:tc>
          <w:tcPr>
            <w:tcW w:w="1122" w:type="dxa"/>
            <w:vAlign w:val="bottom"/>
          </w:tcPr>
          <w:p w14:paraId="26FCBD42" w14:textId="77777777" w:rsidR="006E63C9" w:rsidRPr="00295655" w:rsidRDefault="006E63C9" w:rsidP="00196676">
            <w:pPr>
              <w:keepNext/>
              <w:jc w:val="center"/>
              <w:rPr>
                <w:rFonts w:ascii="Calibri" w:hAnsi="Calibri"/>
                <w:sz w:val="18"/>
                <w:szCs w:val="18"/>
              </w:rPr>
            </w:pPr>
            <w:r>
              <w:rPr>
                <w:rFonts w:ascii="Calibri" w:hAnsi="Calibri"/>
                <w:sz w:val="18"/>
                <w:szCs w:val="18"/>
              </w:rPr>
              <w:t>Cooling System Type</w:t>
            </w:r>
          </w:p>
        </w:tc>
        <w:tc>
          <w:tcPr>
            <w:tcW w:w="1123" w:type="dxa"/>
            <w:vAlign w:val="bottom"/>
          </w:tcPr>
          <w:p w14:paraId="26FCBD43" w14:textId="77777777" w:rsidR="006E63C9" w:rsidRDefault="006E63C9" w:rsidP="00A42003">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26FCBD44" w14:textId="77777777" w:rsidR="006E63C9" w:rsidRPr="00295655" w:rsidRDefault="006E63C9" w:rsidP="00196676">
            <w:pPr>
              <w:keepNext/>
              <w:jc w:val="center"/>
              <w:rPr>
                <w:rFonts w:ascii="Calibri" w:hAnsi="Calibri"/>
                <w:sz w:val="18"/>
                <w:szCs w:val="18"/>
              </w:rPr>
            </w:pPr>
            <w:r>
              <w:rPr>
                <w:rFonts w:ascii="Calibri" w:hAnsi="Calibri"/>
                <w:sz w:val="18"/>
                <w:szCs w:val="18"/>
              </w:rPr>
              <w:t>SEER</w:t>
            </w:r>
          </w:p>
        </w:tc>
        <w:tc>
          <w:tcPr>
            <w:tcW w:w="1122" w:type="dxa"/>
            <w:vAlign w:val="bottom"/>
          </w:tcPr>
          <w:p w14:paraId="26FCBD45" w14:textId="77777777" w:rsidR="006E63C9" w:rsidRDefault="006E63C9" w:rsidP="00A42003">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26FCBD46" w14:textId="77777777" w:rsidR="006E63C9" w:rsidRPr="00295655" w:rsidRDefault="006E63C9" w:rsidP="00196676">
            <w:pPr>
              <w:keepNext/>
              <w:jc w:val="center"/>
              <w:rPr>
                <w:rFonts w:ascii="Calibri" w:hAnsi="Calibri"/>
                <w:sz w:val="18"/>
                <w:szCs w:val="18"/>
              </w:rPr>
            </w:pPr>
            <w:r>
              <w:rPr>
                <w:rFonts w:ascii="Calibri" w:hAnsi="Calibri"/>
                <w:sz w:val="18"/>
                <w:szCs w:val="18"/>
              </w:rPr>
              <w:t>EER</w:t>
            </w:r>
          </w:p>
        </w:tc>
        <w:tc>
          <w:tcPr>
            <w:tcW w:w="1122" w:type="dxa"/>
            <w:vAlign w:val="bottom"/>
          </w:tcPr>
          <w:p w14:paraId="26FCBD47" w14:textId="77777777" w:rsidR="006E63C9" w:rsidRPr="00295655" w:rsidRDefault="006E63C9" w:rsidP="00196676">
            <w:pPr>
              <w:keepNext/>
              <w:jc w:val="center"/>
              <w:rPr>
                <w:rFonts w:ascii="Calibri" w:hAnsi="Calibri"/>
                <w:sz w:val="18"/>
                <w:szCs w:val="18"/>
              </w:rPr>
            </w:pPr>
            <w:r w:rsidRPr="00BC3BC8">
              <w:rPr>
                <w:rFonts w:ascii="Calibri" w:hAnsi="Calibri"/>
                <w:sz w:val="18"/>
                <w:szCs w:val="18"/>
              </w:rPr>
              <w:t>Distribution</w:t>
            </w:r>
            <w:r>
              <w:rPr>
                <w:rFonts w:ascii="Calibri" w:hAnsi="Calibri"/>
                <w:sz w:val="18"/>
                <w:szCs w:val="18"/>
              </w:rPr>
              <w:t xml:space="preserve"> System </w:t>
            </w:r>
            <w:r w:rsidRPr="00BC3BC8">
              <w:rPr>
                <w:rFonts w:ascii="Calibri" w:hAnsi="Calibri"/>
                <w:sz w:val="18"/>
                <w:szCs w:val="18"/>
              </w:rPr>
              <w:t>Type</w:t>
            </w:r>
          </w:p>
        </w:tc>
        <w:tc>
          <w:tcPr>
            <w:tcW w:w="1122" w:type="dxa"/>
            <w:vAlign w:val="bottom"/>
          </w:tcPr>
          <w:p w14:paraId="26FCBD48" w14:textId="77777777" w:rsidR="006E63C9" w:rsidRPr="00295655" w:rsidRDefault="006E63C9" w:rsidP="00196676">
            <w:pPr>
              <w:keepNext/>
              <w:jc w:val="center"/>
              <w:rPr>
                <w:rFonts w:ascii="Calibri" w:hAnsi="Calibri"/>
                <w:sz w:val="18"/>
                <w:szCs w:val="18"/>
              </w:rPr>
            </w:pPr>
            <w:r>
              <w:rPr>
                <w:rFonts w:ascii="Calibri" w:hAnsi="Calibri"/>
                <w:sz w:val="18"/>
                <w:szCs w:val="18"/>
              </w:rPr>
              <w:t>Duct Location</w:t>
            </w:r>
          </w:p>
        </w:tc>
        <w:tc>
          <w:tcPr>
            <w:tcW w:w="1122" w:type="dxa"/>
            <w:vAlign w:val="bottom"/>
          </w:tcPr>
          <w:p w14:paraId="26FCBD49" w14:textId="77777777" w:rsidR="006E63C9" w:rsidRPr="00295655" w:rsidRDefault="006E63C9" w:rsidP="00196676">
            <w:pPr>
              <w:keepNext/>
              <w:jc w:val="center"/>
              <w:rPr>
                <w:rFonts w:ascii="Calibri" w:hAnsi="Calibri"/>
                <w:sz w:val="18"/>
                <w:szCs w:val="18"/>
              </w:rPr>
            </w:pPr>
            <w:r>
              <w:rPr>
                <w:rFonts w:ascii="Calibri" w:hAnsi="Calibri"/>
                <w:sz w:val="18"/>
                <w:szCs w:val="18"/>
              </w:rPr>
              <w:t xml:space="preserve">Duct </w:t>
            </w:r>
            <w:r>
              <w:rPr>
                <w:rFonts w:ascii="Calibri" w:hAnsi="Calibri"/>
                <w:sz w:val="18"/>
                <w:szCs w:val="18"/>
              </w:rPr>
              <w:br/>
              <w:t>R-value</w:t>
            </w:r>
          </w:p>
        </w:tc>
        <w:tc>
          <w:tcPr>
            <w:tcW w:w="1123" w:type="dxa"/>
            <w:vAlign w:val="bottom"/>
          </w:tcPr>
          <w:p w14:paraId="26FCBD4A" w14:textId="77777777" w:rsidR="006E63C9" w:rsidRPr="00295655" w:rsidRDefault="006E63C9" w:rsidP="00196676">
            <w:pPr>
              <w:keepNext/>
              <w:jc w:val="center"/>
              <w:rPr>
                <w:rFonts w:ascii="Calibri" w:hAnsi="Calibri"/>
                <w:sz w:val="18"/>
                <w:szCs w:val="18"/>
              </w:rPr>
            </w:pPr>
            <w:r>
              <w:rPr>
                <w:rFonts w:ascii="Calibri" w:hAnsi="Calibri"/>
                <w:sz w:val="18"/>
                <w:szCs w:val="18"/>
              </w:rPr>
              <w:t>Thermostat Type</w:t>
            </w:r>
          </w:p>
        </w:tc>
        <w:tc>
          <w:tcPr>
            <w:tcW w:w="2160" w:type="dxa"/>
            <w:vAlign w:val="bottom"/>
          </w:tcPr>
          <w:p w14:paraId="26FCBD4B" w14:textId="77777777" w:rsidR="006E63C9" w:rsidRPr="00295655" w:rsidRDefault="006E63C9" w:rsidP="00196676">
            <w:pPr>
              <w:keepNext/>
              <w:jc w:val="center"/>
              <w:rPr>
                <w:rFonts w:ascii="Calibri" w:hAnsi="Calibri"/>
                <w:sz w:val="18"/>
                <w:szCs w:val="18"/>
              </w:rPr>
            </w:pPr>
            <w:r>
              <w:rPr>
                <w:rFonts w:ascii="Calibri" w:hAnsi="Calibri"/>
                <w:sz w:val="18"/>
                <w:szCs w:val="18"/>
              </w:rPr>
              <w:t>Comments</w:t>
            </w:r>
          </w:p>
        </w:tc>
      </w:tr>
      <w:tr w:rsidR="006E63C9" w:rsidRPr="0061440C" w14:paraId="26FCBD5D" w14:textId="77777777" w:rsidTr="00C359E1">
        <w:trPr>
          <w:cantSplit/>
          <w:trHeight w:val="359"/>
        </w:trPr>
        <w:tc>
          <w:tcPr>
            <w:tcW w:w="1216" w:type="dxa"/>
          </w:tcPr>
          <w:p w14:paraId="26FCBD4D" w14:textId="77777777" w:rsidR="006E63C9" w:rsidRPr="0061440C" w:rsidRDefault="00C56114" w:rsidP="00196676">
            <w:pPr>
              <w:keepNext/>
              <w:rPr>
                <w:rFonts w:ascii="Calibri" w:hAnsi="Calibri"/>
                <w:sz w:val="16"/>
                <w:szCs w:val="16"/>
              </w:rPr>
            </w:pPr>
            <w:r w:rsidRPr="0061440C">
              <w:rPr>
                <w:rFonts w:ascii="Calibri" w:hAnsi="Calibri"/>
                <w:sz w:val="16"/>
                <w:szCs w:val="16"/>
              </w:rPr>
              <w:t>&lt;auto filled text: referenced from CF1R&gt;&gt;</w:t>
            </w:r>
          </w:p>
        </w:tc>
        <w:tc>
          <w:tcPr>
            <w:tcW w:w="1122" w:type="dxa"/>
          </w:tcPr>
          <w:p w14:paraId="26FCBD4E" w14:textId="77777777" w:rsidR="006E63C9" w:rsidRPr="0061440C"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name&gt;&gt;</w:t>
            </w:r>
          </w:p>
        </w:tc>
        <w:tc>
          <w:tcPr>
            <w:tcW w:w="1122" w:type="dxa"/>
          </w:tcPr>
          <w:p w14:paraId="26FCBD4F" w14:textId="6EC1E89F" w:rsidR="006E63C9" w:rsidRPr="0061440C"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ins w:id="0" w:author="Shewmaker, Michael@Energy" w:date="2017-12-13T14:41:00Z">
              <w:r w:rsidR="00025A0F">
                <w:rPr>
                  <w:rFonts w:ascii="Calibri" w:hAnsi="Calibri"/>
                  <w:sz w:val="16"/>
                  <w:szCs w:val="16"/>
                </w:rPr>
                <w:t>if B02 = hydronic, hydronic + forced air, combined hydronic, combined hydronic + forced air, hydronic HP or hydronic HP + forc</w:t>
              </w:r>
            </w:ins>
            <w:ins w:id="1" w:author="Shewmaker, Michael@Energy" w:date="2017-12-13T14:42:00Z">
              <w:r w:rsidR="00025A0F">
                <w:rPr>
                  <w:rFonts w:ascii="Calibri" w:hAnsi="Calibri"/>
                  <w:sz w:val="16"/>
                  <w:szCs w:val="16"/>
                </w:rPr>
                <w:t xml:space="preserve">ed air, then report NA; else </w:t>
              </w:r>
            </w:ins>
            <w:r w:rsidRPr="00B62959">
              <w:rPr>
                <w:rFonts w:ascii="Calibri" w:hAnsi="Calibri"/>
                <w:sz w:val="16"/>
                <w:szCs w:val="16"/>
              </w:rPr>
              <w:t>auto filled text: referenced from CF1R for this system name&gt;&gt;</w:t>
            </w:r>
          </w:p>
        </w:tc>
        <w:tc>
          <w:tcPr>
            <w:tcW w:w="1122" w:type="dxa"/>
          </w:tcPr>
          <w:p w14:paraId="26FCBD50" w14:textId="4F17EA17" w:rsidR="006E63C9" w:rsidRPr="0061440C"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ins w:id="2" w:author="Shewmaker, Michael@Energy" w:date="2017-12-13T14:42:00Z">
              <w:r w:rsidR="00025A0F">
                <w:rPr>
                  <w:rFonts w:ascii="Calibri" w:hAnsi="Calibri"/>
                  <w:sz w:val="16"/>
                  <w:szCs w:val="16"/>
                </w:rPr>
                <w:t xml:space="preserve"> if B02 = hydronic, hydronic + forced air, combined hydronic, combined hydronic + forced air, hydronic HP or hydronic HP + forced air, then report NA; else </w:t>
              </w:r>
            </w:ins>
            <w:r w:rsidRPr="00B62959">
              <w:rPr>
                <w:rFonts w:ascii="Calibri" w:hAnsi="Calibri"/>
                <w:sz w:val="16"/>
                <w:szCs w:val="16"/>
              </w:rPr>
              <w:t>auto filled text: referenced from CF1R for this system name&gt;&gt;</w:t>
            </w:r>
          </w:p>
        </w:tc>
        <w:tc>
          <w:tcPr>
            <w:tcW w:w="1122" w:type="dxa"/>
          </w:tcPr>
          <w:p w14:paraId="26FCBD51" w14:textId="77777777" w:rsidR="006E63C9" w:rsidRPr="0061440C"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name&gt;&gt;</w:t>
            </w:r>
          </w:p>
        </w:tc>
        <w:tc>
          <w:tcPr>
            <w:tcW w:w="1123" w:type="dxa"/>
          </w:tcPr>
          <w:p w14:paraId="26FCBD52" w14:textId="77777777" w:rsidR="00C56114" w:rsidRDefault="00C56114" w:rsidP="00C56114">
            <w:pPr>
              <w:keepNext/>
              <w:rPr>
                <w:rFonts w:ascii="Calibri" w:hAnsi="Calibri"/>
                <w:sz w:val="16"/>
                <w:szCs w:val="16"/>
              </w:rPr>
            </w:pPr>
            <w:r>
              <w:rPr>
                <w:rFonts w:ascii="Calibri" w:hAnsi="Calibri"/>
                <w:sz w:val="16"/>
                <w:szCs w:val="16"/>
              </w:rPr>
              <w:tab/>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26FCBD53" w14:textId="77777777" w:rsidR="00C56114" w:rsidRDefault="00C56114" w:rsidP="00C56114">
            <w:pPr>
              <w:keepNext/>
              <w:rPr>
                <w:rFonts w:ascii="Calibri" w:hAnsi="Calibri"/>
                <w:sz w:val="16"/>
                <w:szCs w:val="16"/>
              </w:rPr>
            </w:pPr>
            <w:r>
              <w:rPr>
                <w:rFonts w:ascii="Calibri" w:hAnsi="Calibri"/>
                <w:sz w:val="16"/>
                <w:szCs w:val="16"/>
              </w:rPr>
              <w:t xml:space="preserve"> else if the system type on the CF1R does not provide this data, </w:t>
            </w:r>
          </w:p>
          <w:p w14:paraId="26FCBD54" w14:textId="77777777" w:rsidR="006E63C9" w:rsidRPr="00510646" w:rsidRDefault="00C56114" w:rsidP="00C56114">
            <w:pPr>
              <w:keepNext/>
              <w:tabs>
                <w:tab w:val="left" w:pos="589"/>
              </w:tabs>
              <w:rPr>
                <w:rFonts w:ascii="Calibri" w:hAnsi="Calibri"/>
                <w:sz w:val="16"/>
                <w:szCs w:val="16"/>
              </w:rPr>
            </w:pPr>
            <w:r>
              <w:rPr>
                <w:rFonts w:ascii="Calibri" w:hAnsi="Calibri"/>
                <w:sz w:val="16"/>
                <w:szCs w:val="16"/>
              </w:rPr>
              <w:t>then result=N/A</w:t>
            </w:r>
          </w:p>
        </w:tc>
        <w:tc>
          <w:tcPr>
            <w:tcW w:w="1122" w:type="dxa"/>
          </w:tcPr>
          <w:p w14:paraId="26FCBD55" w14:textId="77777777" w:rsidR="00C56114" w:rsidRDefault="00C56114" w:rsidP="00C56114">
            <w:pPr>
              <w:keepNext/>
              <w:rPr>
                <w:rFonts w:ascii="Calibri" w:hAnsi="Calibri"/>
                <w:sz w:val="16"/>
                <w:szCs w:val="16"/>
              </w:rPr>
            </w:pP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26FCBD56" w14:textId="77777777" w:rsidR="00C56114" w:rsidRDefault="00C56114" w:rsidP="00C56114">
            <w:pPr>
              <w:keepNext/>
              <w:rPr>
                <w:rFonts w:ascii="Calibri" w:hAnsi="Calibri"/>
                <w:sz w:val="16"/>
                <w:szCs w:val="16"/>
              </w:rPr>
            </w:pPr>
            <w:r>
              <w:rPr>
                <w:rFonts w:ascii="Calibri" w:hAnsi="Calibri"/>
                <w:sz w:val="16"/>
                <w:szCs w:val="16"/>
              </w:rPr>
              <w:t xml:space="preserve"> else if the system type on the CF1R does not provide this data, </w:t>
            </w:r>
          </w:p>
          <w:p w14:paraId="26FCBD57" w14:textId="77777777" w:rsidR="006E63C9" w:rsidRPr="0061440C" w:rsidRDefault="00C56114" w:rsidP="00C56114">
            <w:pPr>
              <w:keepNext/>
              <w:rPr>
                <w:rFonts w:ascii="Calibri" w:hAnsi="Calibri"/>
                <w:sz w:val="16"/>
                <w:szCs w:val="16"/>
              </w:rPr>
            </w:pPr>
            <w:r>
              <w:rPr>
                <w:rFonts w:ascii="Calibri" w:hAnsi="Calibri"/>
                <w:sz w:val="16"/>
                <w:szCs w:val="16"/>
              </w:rPr>
              <w:t>then result=N/A</w:t>
            </w:r>
          </w:p>
        </w:tc>
        <w:tc>
          <w:tcPr>
            <w:tcW w:w="1122" w:type="dxa"/>
          </w:tcPr>
          <w:p w14:paraId="26FCBD58" w14:textId="77777777" w:rsidR="006E63C9" w:rsidRPr="00510646"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name&gt;&gt;</w:t>
            </w:r>
          </w:p>
        </w:tc>
        <w:tc>
          <w:tcPr>
            <w:tcW w:w="1122" w:type="dxa"/>
          </w:tcPr>
          <w:p w14:paraId="26FCBD59" w14:textId="77777777" w:rsidR="006E63C9" w:rsidRPr="0061440C"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name&gt;&gt;</w:t>
            </w:r>
          </w:p>
        </w:tc>
        <w:tc>
          <w:tcPr>
            <w:tcW w:w="1122" w:type="dxa"/>
          </w:tcPr>
          <w:p w14:paraId="26FCBD5A" w14:textId="77777777" w:rsidR="006E63C9" w:rsidRPr="0061440C"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name&gt;&gt;</w:t>
            </w:r>
          </w:p>
        </w:tc>
        <w:tc>
          <w:tcPr>
            <w:tcW w:w="1123" w:type="dxa"/>
          </w:tcPr>
          <w:p w14:paraId="26FCBD5B" w14:textId="77777777" w:rsidR="006E63C9" w:rsidRPr="00B62959"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name&gt;&gt;</w:t>
            </w:r>
          </w:p>
        </w:tc>
        <w:tc>
          <w:tcPr>
            <w:tcW w:w="2160" w:type="dxa"/>
          </w:tcPr>
          <w:p w14:paraId="26FCBD5C" w14:textId="77777777" w:rsidR="006E63C9" w:rsidRPr="00B62959" w:rsidRDefault="00C56114" w:rsidP="00196676">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name&gt;&gt;</w:t>
            </w:r>
          </w:p>
        </w:tc>
      </w:tr>
      <w:tr w:rsidR="006E63C9" w:rsidRPr="00295655" w14:paraId="26FCBD6A" w14:textId="77777777" w:rsidTr="00C359E1">
        <w:trPr>
          <w:cantSplit/>
          <w:trHeight w:val="288"/>
        </w:trPr>
        <w:tc>
          <w:tcPr>
            <w:tcW w:w="1216" w:type="dxa"/>
            <w:vAlign w:val="center"/>
          </w:tcPr>
          <w:p w14:paraId="26FCBD5E" w14:textId="77777777" w:rsidR="006E63C9" w:rsidRPr="00295655" w:rsidRDefault="006E63C9" w:rsidP="00196676">
            <w:pPr>
              <w:keepNext/>
              <w:rPr>
                <w:rFonts w:ascii="Calibri" w:hAnsi="Calibri"/>
                <w:sz w:val="18"/>
                <w:szCs w:val="18"/>
              </w:rPr>
            </w:pPr>
          </w:p>
        </w:tc>
        <w:tc>
          <w:tcPr>
            <w:tcW w:w="1122" w:type="dxa"/>
            <w:vAlign w:val="center"/>
          </w:tcPr>
          <w:p w14:paraId="26FCBD5F" w14:textId="77777777" w:rsidR="006E63C9" w:rsidRPr="00295655" w:rsidRDefault="006E63C9" w:rsidP="00196676">
            <w:pPr>
              <w:keepNext/>
              <w:rPr>
                <w:rFonts w:ascii="Calibri" w:hAnsi="Calibri"/>
                <w:sz w:val="18"/>
                <w:szCs w:val="18"/>
              </w:rPr>
            </w:pPr>
          </w:p>
        </w:tc>
        <w:tc>
          <w:tcPr>
            <w:tcW w:w="1122" w:type="dxa"/>
            <w:vAlign w:val="center"/>
          </w:tcPr>
          <w:p w14:paraId="26FCBD60" w14:textId="77777777" w:rsidR="006E63C9" w:rsidRPr="00295655" w:rsidRDefault="006E63C9" w:rsidP="00196676">
            <w:pPr>
              <w:keepNext/>
              <w:rPr>
                <w:rFonts w:ascii="Calibri" w:hAnsi="Calibri"/>
                <w:sz w:val="18"/>
                <w:szCs w:val="18"/>
              </w:rPr>
            </w:pPr>
          </w:p>
        </w:tc>
        <w:tc>
          <w:tcPr>
            <w:tcW w:w="1122" w:type="dxa"/>
            <w:vAlign w:val="center"/>
          </w:tcPr>
          <w:p w14:paraId="26FCBD61" w14:textId="77777777" w:rsidR="006E63C9" w:rsidRPr="00295655" w:rsidRDefault="006E63C9" w:rsidP="00196676">
            <w:pPr>
              <w:keepNext/>
              <w:rPr>
                <w:rFonts w:ascii="Calibri" w:hAnsi="Calibri"/>
                <w:sz w:val="18"/>
                <w:szCs w:val="18"/>
              </w:rPr>
            </w:pPr>
          </w:p>
        </w:tc>
        <w:tc>
          <w:tcPr>
            <w:tcW w:w="1122" w:type="dxa"/>
            <w:vAlign w:val="center"/>
          </w:tcPr>
          <w:p w14:paraId="26FCBD62" w14:textId="77777777" w:rsidR="006E63C9" w:rsidRPr="00295655" w:rsidRDefault="006E63C9" w:rsidP="00196676">
            <w:pPr>
              <w:keepNext/>
              <w:rPr>
                <w:rFonts w:ascii="Calibri" w:hAnsi="Calibri"/>
                <w:sz w:val="18"/>
                <w:szCs w:val="18"/>
              </w:rPr>
            </w:pPr>
          </w:p>
        </w:tc>
        <w:tc>
          <w:tcPr>
            <w:tcW w:w="1123" w:type="dxa"/>
            <w:vAlign w:val="center"/>
          </w:tcPr>
          <w:p w14:paraId="26FCBD63" w14:textId="77777777" w:rsidR="006E63C9" w:rsidRPr="00295655" w:rsidRDefault="006E63C9" w:rsidP="00196676">
            <w:pPr>
              <w:keepNext/>
              <w:rPr>
                <w:rFonts w:ascii="Calibri" w:hAnsi="Calibri"/>
                <w:sz w:val="18"/>
                <w:szCs w:val="18"/>
              </w:rPr>
            </w:pPr>
          </w:p>
        </w:tc>
        <w:tc>
          <w:tcPr>
            <w:tcW w:w="1122" w:type="dxa"/>
            <w:vAlign w:val="center"/>
          </w:tcPr>
          <w:p w14:paraId="26FCBD64" w14:textId="77777777" w:rsidR="006E63C9" w:rsidRPr="00295655" w:rsidRDefault="006E63C9" w:rsidP="00196676">
            <w:pPr>
              <w:keepNext/>
              <w:rPr>
                <w:rFonts w:ascii="Calibri" w:hAnsi="Calibri"/>
                <w:sz w:val="18"/>
                <w:szCs w:val="18"/>
              </w:rPr>
            </w:pPr>
          </w:p>
        </w:tc>
        <w:tc>
          <w:tcPr>
            <w:tcW w:w="1122" w:type="dxa"/>
            <w:vAlign w:val="center"/>
          </w:tcPr>
          <w:p w14:paraId="26FCBD65" w14:textId="77777777" w:rsidR="006E63C9" w:rsidRPr="00295655" w:rsidRDefault="006E63C9" w:rsidP="00196676">
            <w:pPr>
              <w:keepNext/>
              <w:rPr>
                <w:rFonts w:ascii="Calibri" w:hAnsi="Calibri"/>
                <w:sz w:val="18"/>
                <w:szCs w:val="18"/>
              </w:rPr>
            </w:pPr>
          </w:p>
        </w:tc>
        <w:tc>
          <w:tcPr>
            <w:tcW w:w="1122" w:type="dxa"/>
            <w:vAlign w:val="center"/>
          </w:tcPr>
          <w:p w14:paraId="26FCBD66" w14:textId="77777777" w:rsidR="006E63C9" w:rsidRPr="00295655" w:rsidRDefault="006E63C9" w:rsidP="00196676">
            <w:pPr>
              <w:keepNext/>
              <w:rPr>
                <w:rFonts w:ascii="Calibri" w:hAnsi="Calibri"/>
                <w:sz w:val="18"/>
                <w:szCs w:val="18"/>
              </w:rPr>
            </w:pPr>
          </w:p>
        </w:tc>
        <w:tc>
          <w:tcPr>
            <w:tcW w:w="1122" w:type="dxa"/>
            <w:vAlign w:val="center"/>
          </w:tcPr>
          <w:p w14:paraId="26FCBD67" w14:textId="77777777" w:rsidR="006E63C9" w:rsidRPr="00295655" w:rsidRDefault="006E63C9" w:rsidP="00196676">
            <w:pPr>
              <w:keepNext/>
              <w:rPr>
                <w:rFonts w:ascii="Calibri" w:hAnsi="Calibri"/>
                <w:sz w:val="18"/>
                <w:szCs w:val="18"/>
              </w:rPr>
            </w:pPr>
          </w:p>
        </w:tc>
        <w:tc>
          <w:tcPr>
            <w:tcW w:w="1123" w:type="dxa"/>
            <w:vAlign w:val="center"/>
          </w:tcPr>
          <w:p w14:paraId="26FCBD68" w14:textId="77777777" w:rsidR="006E63C9" w:rsidRPr="00295655" w:rsidRDefault="006E63C9" w:rsidP="00196676">
            <w:pPr>
              <w:keepNext/>
              <w:rPr>
                <w:rFonts w:ascii="Calibri" w:hAnsi="Calibri"/>
                <w:sz w:val="18"/>
                <w:szCs w:val="18"/>
              </w:rPr>
            </w:pPr>
          </w:p>
        </w:tc>
        <w:tc>
          <w:tcPr>
            <w:tcW w:w="2160" w:type="dxa"/>
            <w:vAlign w:val="center"/>
          </w:tcPr>
          <w:p w14:paraId="26FCBD69" w14:textId="77777777" w:rsidR="006E63C9" w:rsidRPr="00295655" w:rsidRDefault="006E63C9" w:rsidP="00196676">
            <w:pPr>
              <w:keepNext/>
              <w:rPr>
                <w:rFonts w:ascii="Calibri" w:hAnsi="Calibri"/>
                <w:sz w:val="18"/>
                <w:szCs w:val="18"/>
              </w:rPr>
            </w:pPr>
          </w:p>
        </w:tc>
      </w:tr>
    </w:tbl>
    <w:p w14:paraId="26FCBD6B" w14:textId="77777777" w:rsidR="00196676" w:rsidRPr="00295655"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9"/>
        <w:gridCol w:w="1328"/>
        <w:gridCol w:w="1329"/>
        <w:gridCol w:w="1329"/>
        <w:gridCol w:w="1658"/>
        <w:gridCol w:w="1150"/>
        <w:gridCol w:w="1552"/>
        <w:gridCol w:w="990"/>
        <w:gridCol w:w="1293"/>
        <w:gridCol w:w="1329"/>
        <w:gridCol w:w="1329"/>
      </w:tblGrid>
      <w:tr w:rsidR="00FF6E1E" w:rsidRPr="00295655" w14:paraId="26FCBD6E" w14:textId="77777777" w:rsidTr="004402A8">
        <w:trPr>
          <w:cantSplit/>
        </w:trPr>
        <w:tc>
          <w:tcPr>
            <w:tcW w:w="14616" w:type="dxa"/>
            <w:gridSpan w:val="11"/>
          </w:tcPr>
          <w:p w14:paraId="26FCBD6C" w14:textId="30BB3925" w:rsidR="00FF6E1E" w:rsidRPr="001A53D0" w:rsidRDefault="00FF6E1E" w:rsidP="00196676">
            <w:pPr>
              <w:keepNext/>
              <w:rPr>
                <w:rFonts w:ascii="Calibri" w:hAnsi="Calibri"/>
                <w:b/>
                <w:szCs w:val="18"/>
              </w:rPr>
            </w:pPr>
            <w:r w:rsidRPr="001A53D0">
              <w:rPr>
                <w:rFonts w:ascii="Calibri" w:hAnsi="Calibri"/>
                <w:b/>
                <w:szCs w:val="18"/>
              </w:rPr>
              <w:lastRenderedPageBreak/>
              <w:t>C. Installed Space Conditioning (SC) System Component Information</w:t>
            </w:r>
          </w:p>
          <w:p w14:paraId="26FCBD6D" w14:textId="77777777" w:rsidR="00FF6E1E" w:rsidRPr="00FB4BFD" w:rsidRDefault="00FF6E1E" w:rsidP="00196676">
            <w:pPr>
              <w:keepNext/>
              <w:rPr>
                <w:rFonts w:ascii="Calibri" w:hAnsi="Calibri"/>
                <w:sz w:val="18"/>
                <w:szCs w:val="18"/>
              </w:rPr>
            </w:pPr>
            <w:r w:rsidRPr="00FB4BFD">
              <w:rPr>
                <w:rFonts w:ascii="Calibri" w:hAnsi="Calibri"/>
                <w:sz w:val="18"/>
                <w:szCs w:val="18"/>
              </w:rPr>
              <w:t xml:space="preserve">&lt;&lt; </w:t>
            </w:r>
            <w:proofErr w:type="gramStart"/>
            <w:r w:rsidRPr="00FB4BFD">
              <w:rPr>
                <w:rFonts w:ascii="Calibri" w:hAnsi="Calibri"/>
                <w:sz w:val="18"/>
                <w:szCs w:val="18"/>
              </w:rPr>
              <w:t>require</w:t>
            </w:r>
            <w:proofErr w:type="gramEnd"/>
            <w:r w:rsidRPr="00FB4BFD">
              <w:rPr>
                <w:rFonts w:ascii="Calibri" w:hAnsi="Calibri"/>
                <w:sz w:val="18"/>
                <w:szCs w:val="18"/>
              </w:rPr>
              <w:t xml:space="preserve"> one row of data to be entered in this table for each of the quantity of space conditioning systems entered in A04</w:t>
            </w:r>
            <w:r>
              <w:rPr>
                <w:rFonts w:ascii="Calibri" w:hAnsi="Calibri"/>
                <w:sz w:val="18"/>
                <w:szCs w:val="18"/>
              </w:rPr>
              <w:t>.</w:t>
            </w:r>
            <w:r w:rsidRPr="00FB4BFD">
              <w:rPr>
                <w:rFonts w:ascii="Calibri" w:hAnsi="Calibri"/>
                <w:sz w:val="18"/>
                <w:szCs w:val="18"/>
              </w:rPr>
              <w:t>&gt;&gt;</w:t>
            </w:r>
          </w:p>
        </w:tc>
      </w:tr>
      <w:tr w:rsidR="00FF6E1E" w:rsidRPr="00295655" w14:paraId="26FCBD7A" w14:textId="77777777" w:rsidTr="004402A8">
        <w:trPr>
          <w:cantSplit/>
          <w:trHeight w:val="224"/>
        </w:trPr>
        <w:tc>
          <w:tcPr>
            <w:tcW w:w="1329" w:type="dxa"/>
            <w:vAlign w:val="bottom"/>
          </w:tcPr>
          <w:p w14:paraId="26FCBD6F"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01</w:t>
            </w:r>
          </w:p>
        </w:tc>
        <w:tc>
          <w:tcPr>
            <w:tcW w:w="1328" w:type="dxa"/>
            <w:vAlign w:val="bottom"/>
          </w:tcPr>
          <w:p w14:paraId="26FCBD70"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02</w:t>
            </w:r>
          </w:p>
        </w:tc>
        <w:tc>
          <w:tcPr>
            <w:tcW w:w="1329" w:type="dxa"/>
            <w:vAlign w:val="bottom"/>
          </w:tcPr>
          <w:p w14:paraId="26FCBD71"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03</w:t>
            </w:r>
          </w:p>
        </w:tc>
        <w:tc>
          <w:tcPr>
            <w:tcW w:w="1329" w:type="dxa"/>
            <w:vAlign w:val="bottom"/>
          </w:tcPr>
          <w:p w14:paraId="26FCBD72" w14:textId="77777777" w:rsidR="00FF6E1E" w:rsidRPr="00295655" w:rsidRDefault="00FF6E1E" w:rsidP="00196676">
            <w:pPr>
              <w:keepNext/>
              <w:jc w:val="center"/>
              <w:rPr>
                <w:rFonts w:ascii="Calibri" w:hAnsi="Calibri"/>
                <w:sz w:val="18"/>
                <w:szCs w:val="18"/>
              </w:rPr>
            </w:pPr>
            <w:r>
              <w:rPr>
                <w:rFonts w:ascii="Calibri" w:hAnsi="Calibri"/>
                <w:sz w:val="18"/>
                <w:szCs w:val="18"/>
              </w:rPr>
              <w:t>04</w:t>
            </w:r>
          </w:p>
        </w:tc>
        <w:tc>
          <w:tcPr>
            <w:tcW w:w="1658" w:type="dxa"/>
            <w:vAlign w:val="bottom"/>
          </w:tcPr>
          <w:p w14:paraId="26FCBD73" w14:textId="77777777" w:rsidR="00FF6E1E" w:rsidRPr="00295655" w:rsidRDefault="00FF6E1E" w:rsidP="00196676">
            <w:pPr>
              <w:keepNext/>
              <w:jc w:val="center"/>
              <w:rPr>
                <w:rFonts w:ascii="Calibri" w:hAnsi="Calibri"/>
                <w:sz w:val="18"/>
                <w:szCs w:val="18"/>
              </w:rPr>
            </w:pPr>
            <w:r>
              <w:rPr>
                <w:rFonts w:ascii="Calibri" w:hAnsi="Calibri"/>
                <w:sz w:val="18"/>
                <w:szCs w:val="18"/>
              </w:rPr>
              <w:t>05</w:t>
            </w:r>
          </w:p>
        </w:tc>
        <w:tc>
          <w:tcPr>
            <w:tcW w:w="1150" w:type="dxa"/>
            <w:vAlign w:val="bottom"/>
          </w:tcPr>
          <w:p w14:paraId="26FCBD74" w14:textId="77777777" w:rsidR="00FF6E1E" w:rsidRPr="00295655" w:rsidRDefault="00FF6E1E" w:rsidP="00196676">
            <w:pPr>
              <w:keepNext/>
              <w:jc w:val="center"/>
              <w:rPr>
                <w:rFonts w:ascii="Calibri" w:hAnsi="Calibri"/>
                <w:sz w:val="18"/>
                <w:szCs w:val="18"/>
              </w:rPr>
            </w:pPr>
            <w:r>
              <w:rPr>
                <w:rFonts w:ascii="Calibri" w:hAnsi="Calibri"/>
                <w:sz w:val="18"/>
                <w:szCs w:val="18"/>
              </w:rPr>
              <w:t>06</w:t>
            </w:r>
          </w:p>
        </w:tc>
        <w:tc>
          <w:tcPr>
            <w:tcW w:w="1552" w:type="dxa"/>
          </w:tcPr>
          <w:p w14:paraId="26FCBD75" w14:textId="77777777" w:rsidR="00FF6E1E" w:rsidRPr="00295655" w:rsidRDefault="00FF6E1E" w:rsidP="00196676">
            <w:pPr>
              <w:keepNext/>
              <w:jc w:val="center"/>
              <w:rPr>
                <w:rFonts w:ascii="Calibri" w:hAnsi="Calibri"/>
                <w:sz w:val="18"/>
                <w:szCs w:val="18"/>
              </w:rPr>
            </w:pPr>
            <w:r>
              <w:rPr>
                <w:rFonts w:ascii="Calibri" w:hAnsi="Calibri"/>
                <w:sz w:val="18"/>
                <w:szCs w:val="18"/>
              </w:rPr>
              <w:t>07</w:t>
            </w:r>
          </w:p>
        </w:tc>
        <w:tc>
          <w:tcPr>
            <w:tcW w:w="990" w:type="dxa"/>
            <w:vAlign w:val="bottom"/>
          </w:tcPr>
          <w:p w14:paraId="26FCBD76" w14:textId="77777777" w:rsidR="00FF6E1E" w:rsidRDefault="00FF6E1E" w:rsidP="00196676">
            <w:pPr>
              <w:keepNext/>
              <w:jc w:val="center"/>
              <w:rPr>
                <w:rFonts w:ascii="Calibri" w:hAnsi="Calibri"/>
                <w:sz w:val="18"/>
                <w:szCs w:val="18"/>
              </w:rPr>
            </w:pPr>
            <w:r>
              <w:rPr>
                <w:rFonts w:ascii="Calibri" w:hAnsi="Calibri"/>
                <w:sz w:val="18"/>
                <w:szCs w:val="18"/>
              </w:rPr>
              <w:t>08</w:t>
            </w:r>
          </w:p>
        </w:tc>
        <w:tc>
          <w:tcPr>
            <w:tcW w:w="1293" w:type="dxa"/>
          </w:tcPr>
          <w:p w14:paraId="26FCBD77" w14:textId="77777777" w:rsidR="00FF6E1E" w:rsidRPr="00295655" w:rsidRDefault="00FF6E1E" w:rsidP="00196676">
            <w:pPr>
              <w:keepNext/>
              <w:jc w:val="center"/>
              <w:rPr>
                <w:rFonts w:ascii="Calibri" w:hAnsi="Calibri"/>
                <w:sz w:val="18"/>
                <w:szCs w:val="18"/>
              </w:rPr>
            </w:pPr>
            <w:r>
              <w:rPr>
                <w:rFonts w:ascii="Calibri" w:hAnsi="Calibri"/>
                <w:sz w:val="18"/>
                <w:szCs w:val="18"/>
              </w:rPr>
              <w:t>09</w:t>
            </w:r>
          </w:p>
        </w:tc>
        <w:tc>
          <w:tcPr>
            <w:tcW w:w="1329" w:type="dxa"/>
          </w:tcPr>
          <w:p w14:paraId="26FCBD78" w14:textId="77777777" w:rsidR="00FF6E1E" w:rsidRPr="00295655" w:rsidRDefault="00FF6E1E" w:rsidP="00A42003">
            <w:pPr>
              <w:keepNext/>
              <w:jc w:val="center"/>
              <w:rPr>
                <w:rFonts w:ascii="Calibri" w:hAnsi="Calibri"/>
                <w:sz w:val="18"/>
                <w:szCs w:val="18"/>
              </w:rPr>
            </w:pPr>
            <w:r>
              <w:rPr>
                <w:rFonts w:ascii="Calibri" w:hAnsi="Calibri"/>
                <w:sz w:val="18"/>
                <w:szCs w:val="18"/>
              </w:rPr>
              <w:t>10</w:t>
            </w:r>
          </w:p>
        </w:tc>
        <w:tc>
          <w:tcPr>
            <w:tcW w:w="1329" w:type="dxa"/>
          </w:tcPr>
          <w:p w14:paraId="26FCBD79" w14:textId="77777777" w:rsidR="00FF6E1E" w:rsidRPr="00295655" w:rsidRDefault="00FF6E1E" w:rsidP="00196676">
            <w:pPr>
              <w:keepNext/>
              <w:jc w:val="center"/>
              <w:rPr>
                <w:rFonts w:ascii="Calibri" w:hAnsi="Calibri"/>
                <w:sz w:val="18"/>
                <w:szCs w:val="18"/>
              </w:rPr>
            </w:pPr>
            <w:r>
              <w:rPr>
                <w:rFonts w:ascii="Calibri" w:hAnsi="Calibri"/>
                <w:sz w:val="18"/>
                <w:szCs w:val="18"/>
              </w:rPr>
              <w:t>11</w:t>
            </w:r>
          </w:p>
        </w:tc>
      </w:tr>
      <w:tr w:rsidR="00FF6E1E" w:rsidRPr="00D55CAB" w14:paraId="26FCBD89" w14:textId="77777777" w:rsidTr="004402A8">
        <w:trPr>
          <w:cantSplit/>
          <w:trHeight w:val="576"/>
        </w:trPr>
        <w:tc>
          <w:tcPr>
            <w:tcW w:w="1329" w:type="dxa"/>
            <w:vAlign w:val="bottom"/>
          </w:tcPr>
          <w:p w14:paraId="26FCBD7B"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SC System Identification or Name</w:t>
            </w:r>
          </w:p>
        </w:tc>
        <w:tc>
          <w:tcPr>
            <w:tcW w:w="1328" w:type="dxa"/>
            <w:vAlign w:val="bottom"/>
          </w:tcPr>
          <w:p w14:paraId="26FCBD7C"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SC System Location or Area Served</w:t>
            </w:r>
          </w:p>
        </w:tc>
        <w:tc>
          <w:tcPr>
            <w:tcW w:w="1329" w:type="dxa"/>
            <w:vAlign w:val="bottom"/>
          </w:tcPr>
          <w:p w14:paraId="26FCBD7D"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401448">
              <w:rPr>
                <w:rFonts w:ascii="Calibri" w:hAnsi="Calibri"/>
                <w:sz w:val="18"/>
                <w:szCs w:val="18"/>
                <w:vertAlign w:val="superscript"/>
              </w:rPr>
              <w:t>2</w:t>
            </w:r>
            <w:r w:rsidRPr="00D55CAB">
              <w:rPr>
                <w:rFonts w:ascii="Calibri" w:hAnsi="Calibri"/>
                <w:sz w:val="18"/>
                <w:szCs w:val="18"/>
              </w:rPr>
              <w:t>)</w:t>
            </w:r>
          </w:p>
        </w:tc>
        <w:tc>
          <w:tcPr>
            <w:tcW w:w="1329" w:type="dxa"/>
            <w:vAlign w:val="bottom"/>
          </w:tcPr>
          <w:p w14:paraId="26FCBD7E" w14:textId="77777777" w:rsidR="00FF6E1E" w:rsidRDefault="00FF6E1E" w:rsidP="00196676">
            <w:pPr>
              <w:keepNext/>
              <w:jc w:val="center"/>
              <w:rPr>
                <w:rFonts w:ascii="Calibri" w:hAnsi="Calibri"/>
                <w:sz w:val="18"/>
                <w:szCs w:val="18"/>
              </w:rPr>
            </w:pPr>
            <w:r w:rsidRPr="00D55CAB">
              <w:rPr>
                <w:rFonts w:ascii="Calibri" w:hAnsi="Calibri"/>
                <w:sz w:val="18"/>
                <w:szCs w:val="18"/>
              </w:rPr>
              <w:t xml:space="preserve">Heating </w:t>
            </w:r>
          </w:p>
          <w:p w14:paraId="26FCBD7F"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System Type</w:t>
            </w:r>
          </w:p>
        </w:tc>
        <w:tc>
          <w:tcPr>
            <w:tcW w:w="1658" w:type="dxa"/>
            <w:vAlign w:val="bottom"/>
          </w:tcPr>
          <w:p w14:paraId="26FCBD80" w14:textId="77777777" w:rsidR="00FF6E1E" w:rsidRDefault="00FF6E1E" w:rsidP="00196676">
            <w:pPr>
              <w:keepNext/>
              <w:jc w:val="center"/>
              <w:rPr>
                <w:rFonts w:ascii="Calibri" w:hAnsi="Calibri"/>
                <w:sz w:val="18"/>
                <w:szCs w:val="18"/>
              </w:rPr>
            </w:pPr>
            <w:r w:rsidRPr="00D55CAB">
              <w:rPr>
                <w:rFonts w:ascii="Calibri" w:hAnsi="Calibri"/>
                <w:sz w:val="18"/>
                <w:szCs w:val="18"/>
              </w:rPr>
              <w:t xml:space="preserve">Cooling </w:t>
            </w:r>
          </w:p>
          <w:p w14:paraId="26FCBD81"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System Type</w:t>
            </w:r>
          </w:p>
        </w:tc>
        <w:tc>
          <w:tcPr>
            <w:tcW w:w="1150" w:type="dxa"/>
            <w:vAlign w:val="bottom"/>
          </w:tcPr>
          <w:p w14:paraId="26FCBD82"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552" w:type="dxa"/>
            <w:vAlign w:val="bottom"/>
          </w:tcPr>
          <w:p w14:paraId="26FCBD83" w14:textId="77777777" w:rsidR="00FF6E1E" w:rsidRPr="00D55CAB" w:rsidRDefault="00FF6E1E" w:rsidP="00196676">
            <w:pPr>
              <w:keepNext/>
              <w:jc w:val="center"/>
              <w:rPr>
                <w:rFonts w:ascii="Calibri" w:hAnsi="Calibri"/>
                <w:sz w:val="18"/>
                <w:szCs w:val="18"/>
              </w:rPr>
            </w:pPr>
            <w:r>
              <w:rPr>
                <w:rFonts w:ascii="Calibri" w:hAnsi="Calibri"/>
                <w:sz w:val="18"/>
                <w:szCs w:val="18"/>
              </w:rPr>
              <w:t>Duct Location</w:t>
            </w:r>
          </w:p>
        </w:tc>
        <w:tc>
          <w:tcPr>
            <w:tcW w:w="990" w:type="dxa"/>
            <w:vAlign w:val="bottom"/>
          </w:tcPr>
          <w:p w14:paraId="26FCBD84" w14:textId="77777777" w:rsidR="00FF6E1E" w:rsidRPr="00D55CAB" w:rsidRDefault="00FF6E1E" w:rsidP="00196676">
            <w:pPr>
              <w:keepNext/>
              <w:jc w:val="center"/>
              <w:rPr>
                <w:rFonts w:ascii="Calibri" w:hAnsi="Calibri"/>
                <w:sz w:val="18"/>
                <w:szCs w:val="18"/>
              </w:rPr>
            </w:pPr>
            <w:r w:rsidRPr="00D55CAB">
              <w:rPr>
                <w:rFonts w:ascii="Calibri" w:hAnsi="Calibri"/>
                <w:sz w:val="18"/>
                <w:szCs w:val="18"/>
              </w:rPr>
              <w:t>SC System</w:t>
            </w:r>
          </w:p>
          <w:p w14:paraId="26FCBD85" w14:textId="77777777" w:rsidR="00FF6E1E" w:rsidRPr="00295655" w:rsidRDefault="00FF6E1E" w:rsidP="00196676">
            <w:pPr>
              <w:keepNext/>
              <w:jc w:val="center"/>
              <w:rPr>
                <w:rFonts w:ascii="Calibri" w:hAnsi="Calibri"/>
                <w:sz w:val="18"/>
                <w:szCs w:val="18"/>
              </w:rPr>
            </w:pPr>
            <w:r w:rsidRPr="00D55CAB">
              <w:rPr>
                <w:rFonts w:ascii="Calibri" w:hAnsi="Calibri"/>
                <w:sz w:val="18"/>
                <w:szCs w:val="18"/>
              </w:rPr>
              <w:t xml:space="preserve">Thermostat </w:t>
            </w:r>
            <w:r>
              <w:rPr>
                <w:rFonts w:ascii="Calibri" w:hAnsi="Calibri"/>
                <w:sz w:val="18"/>
                <w:szCs w:val="18"/>
              </w:rPr>
              <w:t>T</w:t>
            </w:r>
            <w:r w:rsidRPr="00D55CAB">
              <w:rPr>
                <w:rFonts w:ascii="Calibri" w:hAnsi="Calibri"/>
                <w:sz w:val="18"/>
                <w:szCs w:val="18"/>
              </w:rPr>
              <w:t>ype</w:t>
            </w:r>
          </w:p>
        </w:tc>
        <w:tc>
          <w:tcPr>
            <w:tcW w:w="1293" w:type="dxa"/>
            <w:vAlign w:val="bottom"/>
          </w:tcPr>
          <w:p w14:paraId="26FCBD86" w14:textId="77777777" w:rsidR="00FF6E1E" w:rsidRPr="00295655" w:rsidRDefault="00FF6E1E" w:rsidP="00196676">
            <w:pPr>
              <w:keepNext/>
              <w:jc w:val="center"/>
              <w:rPr>
                <w:rFonts w:ascii="Calibri" w:hAnsi="Calibri"/>
                <w:sz w:val="18"/>
                <w:szCs w:val="18"/>
              </w:rPr>
            </w:pPr>
            <w:r w:rsidRPr="00295655">
              <w:rPr>
                <w:rFonts w:ascii="Calibri" w:hAnsi="Calibri"/>
                <w:sz w:val="18"/>
                <w:szCs w:val="18"/>
              </w:rPr>
              <w:t>Cooling Zoning Type</w:t>
            </w:r>
          </w:p>
        </w:tc>
        <w:tc>
          <w:tcPr>
            <w:tcW w:w="1329" w:type="dxa"/>
            <w:vAlign w:val="bottom"/>
          </w:tcPr>
          <w:p w14:paraId="26FCBD87" w14:textId="77777777" w:rsidR="00FF6E1E" w:rsidRPr="00295655" w:rsidRDefault="00FF6E1E" w:rsidP="00A42003">
            <w:pPr>
              <w:keepNext/>
              <w:jc w:val="center"/>
              <w:rPr>
                <w:rFonts w:ascii="Calibri" w:hAnsi="Calibri"/>
                <w:sz w:val="18"/>
                <w:szCs w:val="18"/>
              </w:rPr>
            </w:pPr>
            <w:r w:rsidRPr="00295655">
              <w:rPr>
                <w:rFonts w:ascii="Calibri" w:hAnsi="Calibri"/>
                <w:sz w:val="18"/>
                <w:szCs w:val="18"/>
              </w:rPr>
              <w:t>Cooling System Compressor Speed Type</w:t>
            </w:r>
          </w:p>
        </w:tc>
        <w:tc>
          <w:tcPr>
            <w:tcW w:w="1329" w:type="dxa"/>
            <w:vAlign w:val="bottom"/>
          </w:tcPr>
          <w:p w14:paraId="26FCBD88" w14:textId="77777777" w:rsidR="00FF6E1E" w:rsidRPr="00295655" w:rsidRDefault="00873C78" w:rsidP="00196676">
            <w:pPr>
              <w:keepNext/>
              <w:jc w:val="center"/>
              <w:rPr>
                <w:rFonts w:ascii="Calibri" w:hAnsi="Calibri"/>
                <w:sz w:val="18"/>
                <w:szCs w:val="18"/>
              </w:rPr>
            </w:pPr>
            <w:r w:rsidRPr="00BD6432">
              <w:rPr>
                <w:rFonts w:asciiTheme="minorHAnsi" w:hAnsiTheme="minorHAnsi"/>
                <w:sz w:val="18"/>
                <w:szCs w:val="18"/>
              </w:rPr>
              <w:t>Central  Fan Integrated (CFI) Ventilation System Status</w:t>
            </w:r>
          </w:p>
        </w:tc>
      </w:tr>
      <w:tr w:rsidR="00FF6E1E" w:rsidRPr="00295655" w14:paraId="26FCBDDB" w14:textId="77777777" w:rsidTr="004402A8">
        <w:trPr>
          <w:cantSplit/>
          <w:trHeight w:val="395"/>
        </w:trPr>
        <w:tc>
          <w:tcPr>
            <w:tcW w:w="1329" w:type="dxa"/>
          </w:tcPr>
          <w:p w14:paraId="26FCBD8A" w14:textId="77777777" w:rsidR="00FF6E1E" w:rsidRPr="00295655" w:rsidRDefault="00FF6E1E" w:rsidP="00C359E1">
            <w:pPr>
              <w:keepNext/>
              <w:rPr>
                <w:rFonts w:asciiTheme="minorHAnsi" w:hAnsiTheme="minorHAnsi"/>
                <w:sz w:val="16"/>
                <w:szCs w:val="16"/>
              </w:rPr>
            </w:pPr>
            <w:r w:rsidRPr="00295655">
              <w:rPr>
                <w:rFonts w:asciiTheme="minorHAnsi" w:hAnsiTheme="minorHAnsi"/>
                <w:sz w:val="16"/>
                <w:szCs w:val="16"/>
              </w:rPr>
              <w:t xml:space="preserve">&lt;&lt; User select </w:t>
            </w:r>
            <w:r>
              <w:rPr>
                <w:rFonts w:asciiTheme="minorHAnsi" w:hAnsiTheme="minorHAnsi"/>
                <w:sz w:val="16"/>
                <w:szCs w:val="16"/>
              </w:rPr>
              <w:t>applicable</w:t>
            </w:r>
            <w:r w:rsidRPr="00295655">
              <w:rPr>
                <w:rFonts w:asciiTheme="minorHAnsi" w:hAnsiTheme="minorHAnsi"/>
                <w:sz w:val="16"/>
                <w:szCs w:val="16"/>
              </w:rPr>
              <w:t xml:space="preserve"> system name from a list </w:t>
            </w:r>
            <w:r>
              <w:rPr>
                <w:rFonts w:asciiTheme="minorHAnsi" w:hAnsiTheme="minorHAnsi"/>
                <w:sz w:val="16"/>
                <w:szCs w:val="16"/>
              </w:rPr>
              <w:t xml:space="preserve">comprised </w:t>
            </w:r>
            <w:r w:rsidRPr="00295655">
              <w:rPr>
                <w:rFonts w:asciiTheme="minorHAnsi" w:hAnsiTheme="minorHAnsi"/>
                <w:sz w:val="16"/>
                <w:szCs w:val="16"/>
              </w:rPr>
              <w:t xml:space="preserve">of the systems identified in column </w:t>
            </w:r>
            <w:r>
              <w:rPr>
                <w:rFonts w:asciiTheme="minorHAnsi" w:hAnsiTheme="minorHAnsi"/>
                <w:sz w:val="16"/>
                <w:szCs w:val="16"/>
              </w:rPr>
              <w:t>B01</w:t>
            </w:r>
            <w:r w:rsidRPr="00295655">
              <w:rPr>
                <w:rFonts w:asciiTheme="minorHAnsi" w:hAnsiTheme="minorHAnsi"/>
                <w:sz w:val="16"/>
                <w:szCs w:val="16"/>
              </w:rPr>
              <w:t>&gt;&gt;</w:t>
            </w:r>
          </w:p>
        </w:tc>
        <w:tc>
          <w:tcPr>
            <w:tcW w:w="1328" w:type="dxa"/>
          </w:tcPr>
          <w:p w14:paraId="26FCBD8B" w14:textId="77777777" w:rsidR="00FF6E1E" w:rsidRPr="00295655" w:rsidRDefault="00FF6E1E" w:rsidP="00196676">
            <w:pPr>
              <w:keepNext/>
              <w:rPr>
                <w:rFonts w:asciiTheme="minorHAnsi" w:hAnsiTheme="minorHAnsi"/>
                <w:sz w:val="16"/>
                <w:szCs w:val="16"/>
              </w:rPr>
            </w:pPr>
            <w:r w:rsidRPr="00295655">
              <w:rPr>
                <w:rFonts w:asciiTheme="minorHAnsi" w:hAnsiTheme="minorHAnsi"/>
                <w:sz w:val="16"/>
                <w:szCs w:val="16"/>
              </w:rPr>
              <w:t>&lt;&lt;user input, text, 15 characters maximum&gt;&gt;</w:t>
            </w:r>
          </w:p>
        </w:tc>
        <w:tc>
          <w:tcPr>
            <w:tcW w:w="1329" w:type="dxa"/>
          </w:tcPr>
          <w:p w14:paraId="26FCBD8C" w14:textId="77777777" w:rsidR="00FF6E1E" w:rsidRDefault="00FF6E1E" w:rsidP="00196676">
            <w:pPr>
              <w:keepNext/>
              <w:rPr>
                <w:rFonts w:asciiTheme="minorHAnsi" w:hAnsiTheme="minorHAnsi"/>
                <w:sz w:val="16"/>
                <w:szCs w:val="16"/>
              </w:rPr>
            </w:pPr>
            <w:r w:rsidRPr="00295655">
              <w:rPr>
                <w:rFonts w:asciiTheme="minorHAnsi" w:hAnsiTheme="minorHAnsi"/>
                <w:sz w:val="16"/>
                <w:szCs w:val="16"/>
              </w:rPr>
              <w:t xml:space="preserve">&lt;&lt; user input, numeric, </w:t>
            </w:r>
            <w:proofErr w:type="spellStart"/>
            <w:r w:rsidRPr="00295655">
              <w:rPr>
                <w:rFonts w:asciiTheme="minorHAnsi" w:hAnsiTheme="minorHAnsi"/>
                <w:sz w:val="16"/>
                <w:szCs w:val="16"/>
              </w:rPr>
              <w:t>xxxx</w:t>
            </w:r>
            <w:proofErr w:type="spellEnd"/>
            <w:r>
              <w:rPr>
                <w:rFonts w:asciiTheme="minorHAnsi" w:hAnsiTheme="minorHAnsi"/>
                <w:sz w:val="16"/>
                <w:szCs w:val="16"/>
              </w:rPr>
              <w:t>;</w:t>
            </w:r>
          </w:p>
          <w:p w14:paraId="26FCBD8D" w14:textId="77777777" w:rsidR="00FF6E1E" w:rsidRDefault="00FF6E1E" w:rsidP="00196676">
            <w:pPr>
              <w:keepNext/>
              <w:rPr>
                <w:rFonts w:asciiTheme="minorHAnsi" w:hAnsiTheme="minorHAnsi"/>
                <w:sz w:val="16"/>
                <w:szCs w:val="16"/>
              </w:rPr>
            </w:pPr>
          </w:p>
          <w:p w14:paraId="26FCBD8E" w14:textId="77777777" w:rsidR="00FF6E1E" w:rsidRPr="00295655" w:rsidRDefault="00FF6E1E" w:rsidP="00196676">
            <w:pPr>
              <w:keepNext/>
              <w:rPr>
                <w:rFonts w:asciiTheme="minorHAnsi" w:hAnsiTheme="minorHAnsi"/>
                <w:sz w:val="16"/>
                <w:szCs w:val="16"/>
              </w:rPr>
            </w:pPr>
            <w:r>
              <w:rPr>
                <w:rFonts w:asciiTheme="minorHAnsi" w:hAnsiTheme="minorHAnsi"/>
                <w:sz w:val="16"/>
                <w:szCs w:val="16"/>
              </w:rPr>
              <w:t>*Require the sum of the values in this column to be equal to the value in A03 as condition of completion of the doc</w:t>
            </w:r>
            <w:r w:rsidRPr="00295655">
              <w:rPr>
                <w:rFonts w:asciiTheme="minorHAnsi" w:hAnsiTheme="minorHAnsi"/>
                <w:sz w:val="16"/>
                <w:szCs w:val="16"/>
              </w:rPr>
              <w:t>&gt;&gt;</w:t>
            </w:r>
          </w:p>
        </w:tc>
        <w:tc>
          <w:tcPr>
            <w:tcW w:w="1329" w:type="dxa"/>
          </w:tcPr>
          <w:p w14:paraId="26FCBD8F" w14:textId="77777777"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&lt;&lt; reference value from </w:t>
            </w:r>
            <w:r>
              <w:rPr>
                <w:rFonts w:asciiTheme="minorHAnsi" w:hAnsiTheme="minorHAnsi"/>
                <w:sz w:val="12"/>
                <w:szCs w:val="12"/>
              </w:rPr>
              <w:t>B02</w:t>
            </w:r>
            <w:r w:rsidRPr="00CA2968">
              <w:rPr>
                <w:rFonts w:asciiTheme="minorHAnsi" w:hAnsiTheme="minorHAnsi"/>
                <w:sz w:val="12"/>
                <w:szCs w:val="12"/>
              </w:rPr>
              <w:t xml:space="preserve"> as default; allow user to override the default and pick one from list:</w:t>
            </w:r>
          </w:p>
          <w:p w14:paraId="26FCBD90" w14:textId="77777777" w:rsidR="00FF6E1E" w:rsidRPr="00CA2968" w:rsidRDefault="00FF6E1E" w:rsidP="00196676">
            <w:pPr>
              <w:keepNext/>
              <w:rPr>
                <w:rFonts w:asciiTheme="minorHAnsi" w:hAnsiTheme="minorHAnsi"/>
                <w:sz w:val="12"/>
                <w:szCs w:val="12"/>
              </w:rPr>
            </w:pPr>
          </w:p>
          <w:p w14:paraId="26FCBD91"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gas furnace;</w:t>
            </w:r>
          </w:p>
          <w:p w14:paraId="26FCBD92"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*central split HP; </w:t>
            </w:r>
          </w:p>
          <w:p w14:paraId="26FCBD93"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packaged HP</w:t>
            </w:r>
          </w:p>
          <w:p w14:paraId="26FCBD94"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large packaged HP</w:t>
            </w:r>
          </w:p>
          <w:p w14:paraId="26FCBD95" w14:textId="026F526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*ductless </w:t>
            </w:r>
            <w:r w:rsidR="000C6F22">
              <w:rPr>
                <w:rFonts w:asciiTheme="minorHAnsi" w:hAnsiTheme="minorHAnsi"/>
                <w:sz w:val="12"/>
                <w:szCs w:val="12"/>
              </w:rPr>
              <w:t>mini-</w:t>
            </w:r>
            <w:r w:rsidRPr="00CA2968">
              <w:rPr>
                <w:rFonts w:asciiTheme="minorHAnsi" w:hAnsiTheme="minorHAnsi"/>
                <w:sz w:val="12"/>
                <w:szCs w:val="12"/>
              </w:rPr>
              <w:t>split HP;</w:t>
            </w:r>
          </w:p>
          <w:p w14:paraId="26FCBD9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*room HP;</w:t>
            </w:r>
          </w:p>
          <w:p w14:paraId="26FCBD97"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*boiler;</w:t>
            </w:r>
          </w:p>
          <w:p w14:paraId="26FCBD98"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*hydronic;</w:t>
            </w:r>
          </w:p>
          <w:p w14:paraId="26FCBD99"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*combined hydronic;</w:t>
            </w:r>
          </w:p>
          <w:p w14:paraId="26FCBD9A"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spellStart"/>
            <w:r w:rsidRPr="00CA2968">
              <w:rPr>
                <w:rFonts w:asciiTheme="minorHAnsi" w:hAnsiTheme="minorHAnsi"/>
                <w:sz w:val="12"/>
                <w:szCs w:val="12"/>
              </w:rPr>
              <w:t>hydronic+forced</w:t>
            </w:r>
            <w:proofErr w:type="spellEnd"/>
            <w:r w:rsidRPr="00CA2968">
              <w:rPr>
                <w:rFonts w:asciiTheme="minorHAnsi" w:hAnsiTheme="minorHAnsi"/>
                <w:sz w:val="12"/>
                <w:szCs w:val="12"/>
              </w:rPr>
              <w:t xml:space="preserve"> air;</w:t>
            </w:r>
          </w:p>
          <w:p w14:paraId="26FCBD9B"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*combined </w:t>
            </w:r>
            <w:proofErr w:type="spellStart"/>
            <w:r w:rsidRPr="00CA2968">
              <w:rPr>
                <w:rFonts w:asciiTheme="minorHAnsi" w:hAnsiTheme="minorHAnsi"/>
                <w:sz w:val="12"/>
                <w:szCs w:val="12"/>
              </w:rPr>
              <w:t>hydronic+forced</w:t>
            </w:r>
            <w:proofErr w:type="spellEnd"/>
            <w:r w:rsidRPr="00CA2968">
              <w:rPr>
                <w:rFonts w:asciiTheme="minorHAnsi" w:hAnsiTheme="minorHAnsi"/>
                <w:sz w:val="12"/>
                <w:szCs w:val="12"/>
              </w:rPr>
              <w:t xml:space="preserve"> air;</w:t>
            </w:r>
          </w:p>
          <w:p w14:paraId="26FCBD9C"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*hydronic HP,</w:t>
            </w:r>
          </w:p>
          <w:p w14:paraId="26FCBD9D"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*hydronic </w:t>
            </w:r>
            <w:proofErr w:type="spellStart"/>
            <w:r w:rsidRPr="00CA2968">
              <w:rPr>
                <w:rFonts w:asciiTheme="minorHAnsi" w:hAnsiTheme="minorHAnsi"/>
                <w:sz w:val="12"/>
                <w:szCs w:val="12"/>
              </w:rPr>
              <w:t>HP+forced</w:t>
            </w:r>
            <w:proofErr w:type="spellEnd"/>
            <w:r w:rsidRPr="00CA2968">
              <w:rPr>
                <w:rFonts w:asciiTheme="minorHAnsi" w:hAnsiTheme="minorHAnsi"/>
                <w:sz w:val="12"/>
                <w:szCs w:val="12"/>
              </w:rPr>
              <w:t xml:space="preserve"> air;</w:t>
            </w:r>
          </w:p>
          <w:p w14:paraId="26FCBD9E"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*gas wall furnace;</w:t>
            </w:r>
          </w:p>
          <w:p w14:paraId="26FCBD9F"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*gas space heater;</w:t>
            </w:r>
          </w:p>
          <w:p w14:paraId="6851F165" w14:textId="77777777" w:rsidR="00CC689E" w:rsidRDefault="00FF6E1E" w:rsidP="00196676">
            <w:pPr>
              <w:keepNext/>
              <w:rPr>
                <w:rFonts w:asciiTheme="minorHAnsi" w:hAnsiTheme="minorHAnsi"/>
                <w:sz w:val="12"/>
                <w:szCs w:val="12"/>
              </w:rPr>
            </w:pPr>
            <w:r w:rsidRPr="00CA2968">
              <w:rPr>
                <w:rFonts w:asciiTheme="minorHAnsi" w:hAnsiTheme="minorHAnsi"/>
                <w:sz w:val="12"/>
                <w:szCs w:val="12"/>
              </w:rPr>
              <w:t>*electric ;</w:t>
            </w:r>
          </w:p>
          <w:p w14:paraId="26FCBDA0" w14:textId="53CB82FF" w:rsidR="00FF6E1E" w:rsidRPr="00CA2968" w:rsidRDefault="00CC689E" w:rsidP="00196676">
            <w:pPr>
              <w:keepNext/>
              <w:rPr>
                <w:rFonts w:asciiTheme="minorHAnsi" w:hAnsiTheme="minorHAnsi"/>
                <w:sz w:val="12"/>
                <w:szCs w:val="12"/>
              </w:rPr>
            </w:pPr>
            <w:r>
              <w:rPr>
                <w:rFonts w:asciiTheme="minorHAnsi" w:hAnsiTheme="minorHAnsi"/>
                <w:sz w:val="12"/>
                <w:szCs w:val="12"/>
              </w:rPr>
              <w:t>*Wood Heat;</w:t>
            </w:r>
            <w:r w:rsidR="00FF6E1E" w:rsidRPr="00CA2968">
              <w:rPr>
                <w:rFonts w:asciiTheme="minorHAnsi" w:hAnsiTheme="minorHAnsi"/>
                <w:sz w:val="12"/>
                <w:szCs w:val="12"/>
              </w:rPr>
              <w:t xml:space="preserve">  </w:t>
            </w:r>
          </w:p>
          <w:p w14:paraId="26FCBDA1" w14:textId="77777777" w:rsidR="00FF6E1E" w:rsidRDefault="000C6F22" w:rsidP="00196676">
            <w:pPr>
              <w:keepNext/>
              <w:rPr>
                <w:rFonts w:ascii="Calibri" w:hAnsi="Calibri"/>
                <w:sz w:val="12"/>
                <w:szCs w:val="12"/>
              </w:rPr>
            </w:pPr>
            <w:r>
              <w:rPr>
                <w:rFonts w:ascii="Calibri" w:hAnsi="Calibri"/>
                <w:sz w:val="12"/>
                <w:szCs w:val="12"/>
              </w:rPr>
              <w:t>*Small duct high velocity HP;</w:t>
            </w:r>
          </w:p>
          <w:p w14:paraId="69285612" w14:textId="77777777" w:rsidR="000C6F22" w:rsidRDefault="000C6F22" w:rsidP="00196676">
            <w:pPr>
              <w:keepNext/>
              <w:rPr>
                <w:rFonts w:ascii="Calibri" w:hAnsi="Calibri"/>
                <w:sz w:val="12"/>
                <w:szCs w:val="12"/>
              </w:rPr>
            </w:pPr>
            <w:r>
              <w:rPr>
                <w:rFonts w:ascii="Calibri" w:hAnsi="Calibri"/>
                <w:sz w:val="12"/>
                <w:szCs w:val="12"/>
              </w:rPr>
              <w:t>*ductless multi-split HP;</w:t>
            </w:r>
          </w:p>
          <w:p w14:paraId="42535C27" w14:textId="78F96C07" w:rsidR="000C6F22" w:rsidRDefault="000C6F22" w:rsidP="00196676">
            <w:pPr>
              <w:keepNext/>
              <w:rPr>
                <w:ins w:id="3" w:author="Shewmaker, Michael@Energy" w:date="2017-12-19T15:40:00Z"/>
                <w:rFonts w:ascii="Calibri" w:hAnsi="Calibri"/>
                <w:sz w:val="12"/>
                <w:szCs w:val="12"/>
              </w:rPr>
            </w:pPr>
            <w:r>
              <w:rPr>
                <w:rFonts w:ascii="Calibri" w:hAnsi="Calibri"/>
                <w:sz w:val="12"/>
                <w:szCs w:val="12"/>
              </w:rPr>
              <w:t>*ductless VRF HP;</w:t>
            </w:r>
          </w:p>
          <w:p w14:paraId="295270EE" w14:textId="5AC334E6" w:rsidR="008B3856" w:rsidRDefault="008B3856" w:rsidP="00196676">
            <w:pPr>
              <w:keepNext/>
              <w:rPr>
                <w:rFonts w:ascii="Calibri" w:hAnsi="Calibri"/>
                <w:sz w:val="12"/>
                <w:szCs w:val="12"/>
              </w:rPr>
            </w:pPr>
            <w:ins w:id="4" w:author="Shewmaker, Michael@Energy" w:date="2017-12-19T15:40:00Z">
              <w:r>
                <w:rPr>
                  <w:rFonts w:ascii="Calibri" w:hAnsi="Calibri"/>
                  <w:sz w:val="12"/>
                  <w:szCs w:val="12"/>
                </w:rPr>
                <w:t>*Packaged gas furnace</w:t>
              </w:r>
            </w:ins>
            <w:bookmarkStart w:id="5" w:name="_GoBack"/>
            <w:bookmarkEnd w:id="5"/>
          </w:p>
          <w:p w14:paraId="03B8F1FE" w14:textId="77777777" w:rsidR="000C6F22" w:rsidRPr="00CA2968" w:rsidRDefault="000C6F22" w:rsidP="00196676">
            <w:pPr>
              <w:keepNext/>
              <w:rPr>
                <w:rFonts w:ascii="Calibri" w:hAnsi="Calibri"/>
                <w:sz w:val="12"/>
                <w:szCs w:val="12"/>
              </w:rPr>
            </w:pPr>
          </w:p>
          <w:p w14:paraId="26FCBDA2" w14:textId="77777777" w:rsidR="00FF6E1E" w:rsidRPr="00295655" w:rsidRDefault="00FF6E1E" w:rsidP="00196676">
            <w:pPr>
              <w:keepNext/>
              <w:rPr>
                <w:rFonts w:asciiTheme="minorHAnsi" w:hAnsiTheme="minorHAnsi"/>
                <w:sz w:val="16"/>
                <w:szCs w:val="16"/>
              </w:rPr>
            </w:pPr>
            <w:r w:rsidRPr="00CA2968">
              <w:rPr>
                <w:rFonts w:asciiTheme="minorHAnsi" w:hAnsiTheme="minorHAnsi"/>
                <w:sz w:val="12"/>
                <w:szCs w:val="12"/>
              </w:rPr>
              <w:t xml:space="preserve">*flag non-default values and report in project status notes field; a revised CF1R may be required </w:t>
            </w:r>
            <w:r w:rsidRPr="00CA2968">
              <w:rPr>
                <w:rFonts w:ascii="Calibri" w:hAnsi="Calibri"/>
                <w:sz w:val="12"/>
                <w:szCs w:val="12"/>
              </w:rPr>
              <w:t>&gt;&gt;</w:t>
            </w:r>
          </w:p>
        </w:tc>
        <w:tc>
          <w:tcPr>
            <w:tcW w:w="1658" w:type="dxa"/>
          </w:tcPr>
          <w:p w14:paraId="26FCBDA3" w14:textId="77777777"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&lt;&lt; reference value from B05 as default; allow user to override the default and pick one from list: </w:t>
            </w:r>
          </w:p>
          <w:p w14:paraId="26FCBDA4" w14:textId="77777777" w:rsidR="00FF6E1E" w:rsidRPr="00CA2968" w:rsidRDefault="00FF6E1E" w:rsidP="00196676">
            <w:pPr>
              <w:keepNext/>
              <w:rPr>
                <w:rFonts w:asciiTheme="minorHAnsi" w:hAnsiTheme="minorHAnsi"/>
                <w:sz w:val="12"/>
                <w:szCs w:val="12"/>
              </w:rPr>
            </w:pPr>
          </w:p>
          <w:p w14:paraId="26FCBDA5"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split AC;</w:t>
            </w:r>
          </w:p>
          <w:p w14:paraId="26FCBDA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split HP</w:t>
            </w:r>
          </w:p>
          <w:p w14:paraId="26FCBDA7"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packaged AC ;</w:t>
            </w:r>
          </w:p>
          <w:p w14:paraId="26FCBDA8"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packaged HP</w:t>
            </w:r>
          </w:p>
          <w:p w14:paraId="26FCBDA9"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large packaged AC ;</w:t>
            </w:r>
          </w:p>
          <w:p w14:paraId="26FCBDAA"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*central large packaged HP</w:t>
            </w:r>
          </w:p>
          <w:p w14:paraId="26FCBDAB" w14:textId="13B22EE6"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*ductless </w:t>
            </w:r>
            <w:r w:rsidR="000C6F22">
              <w:rPr>
                <w:rFonts w:asciiTheme="minorHAnsi" w:hAnsiTheme="minorHAnsi"/>
                <w:sz w:val="12"/>
                <w:szCs w:val="12"/>
              </w:rPr>
              <w:t>mini-</w:t>
            </w:r>
            <w:r w:rsidRPr="00CA2968">
              <w:rPr>
                <w:rFonts w:asciiTheme="minorHAnsi" w:hAnsiTheme="minorHAnsi"/>
                <w:sz w:val="12"/>
                <w:szCs w:val="12"/>
              </w:rPr>
              <w:t>split AC;</w:t>
            </w:r>
          </w:p>
          <w:p w14:paraId="26FCBDAC" w14:textId="35BDE5AD"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*ductless </w:t>
            </w:r>
            <w:r w:rsidR="000C6F22">
              <w:rPr>
                <w:rFonts w:asciiTheme="minorHAnsi" w:hAnsiTheme="minorHAnsi"/>
                <w:sz w:val="12"/>
                <w:szCs w:val="12"/>
              </w:rPr>
              <w:t>mini-</w:t>
            </w:r>
            <w:r w:rsidRPr="00CA2968">
              <w:rPr>
                <w:rFonts w:asciiTheme="minorHAnsi" w:hAnsiTheme="minorHAnsi"/>
                <w:sz w:val="12"/>
                <w:szCs w:val="12"/>
              </w:rPr>
              <w:t>split HP;</w:t>
            </w:r>
          </w:p>
          <w:p w14:paraId="26FCBDAD"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*gas absorption AC</w:t>
            </w:r>
          </w:p>
          <w:p w14:paraId="26FCBDAE"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*room AC;</w:t>
            </w:r>
          </w:p>
          <w:p w14:paraId="26FCBDAF"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*room HP; </w:t>
            </w:r>
          </w:p>
          <w:p w14:paraId="26FCBDB0"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*hydronic HP,</w:t>
            </w:r>
          </w:p>
          <w:p w14:paraId="26FCBDB1"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*hydronic </w:t>
            </w:r>
            <w:proofErr w:type="spellStart"/>
            <w:r w:rsidRPr="00CA2968">
              <w:rPr>
                <w:rFonts w:asciiTheme="minorHAnsi" w:hAnsiTheme="minorHAnsi"/>
                <w:sz w:val="12"/>
                <w:szCs w:val="12"/>
              </w:rPr>
              <w:t>HP+forced</w:t>
            </w:r>
            <w:proofErr w:type="spellEnd"/>
            <w:r w:rsidRPr="00CA2968">
              <w:rPr>
                <w:rFonts w:asciiTheme="minorHAnsi" w:hAnsiTheme="minorHAnsi"/>
                <w:sz w:val="12"/>
                <w:szCs w:val="12"/>
              </w:rPr>
              <w:t xml:space="preserve"> air;</w:t>
            </w:r>
          </w:p>
          <w:p w14:paraId="26FCBDB2"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*evaporative - direct</w:t>
            </w:r>
          </w:p>
          <w:p w14:paraId="26FCBDB3"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*evaporative - indirect</w:t>
            </w:r>
          </w:p>
          <w:p w14:paraId="26FCBDB4"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 xml:space="preserve">*evaporative - </w:t>
            </w:r>
            <w:proofErr w:type="spellStart"/>
            <w:r w:rsidRPr="00CA2968">
              <w:rPr>
                <w:rFonts w:asciiTheme="minorHAnsi" w:hAnsiTheme="minorHAnsi"/>
                <w:sz w:val="12"/>
                <w:szCs w:val="12"/>
              </w:rPr>
              <w:t>indirectdirect</w:t>
            </w:r>
            <w:proofErr w:type="spellEnd"/>
          </w:p>
          <w:p w14:paraId="26FCBDB5"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w:t>
            </w:r>
            <w:proofErr w:type="spellStart"/>
            <w:r w:rsidRPr="00CA2968">
              <w:rPr>
                <w:rFonts w:asciiTheme="minorHAnsi" w:hAnsiTheme="minorHAnsi"/>
                <w:sz w:val="12"/>
                <w:szCs w:val="12"/>
              </w:rPr>
              <w:t>evaporatively</w:t>
            </w:r>
            <w:proofErr w:type="spellEnd"/>
            <w:r w:rsidRPr="00CA2968">
              <w:rPr>
                <w:rFonts w:asciiTheme="minorHAnsi" w:hAnsiTheme="minorHAnsi"/>
                <w:sz w:val="12"/>
                <w:szCs w:val="12"/>
              </w:rPr>
              <w:t xml:space="preserve"> cooled condenser</w:t>
            </w:r>
          </w:p>
          <w:p w14:paraId="26FCBDB6" w14:textId="77777777" w:rsidR="00FF6E1E" w:rsidRPr="00CA2968" w:rsidRDefault="00FF6E1E" w:rsidP="00196676">
            <w:pPr>
              <w:rPr>
                <w:rFonts w:asciiTheme="minorHAnsi" w:hAnsiTheme="minorHAnsi"/>
                <w:sz w:val="12"/>
                <w:szCs w:val="12"/>
              </w:rPr>
            </w:pPr>
            <w:r w:rsidRPr="00CA2968">
              <w:rPr>
                <w:rFonts w:asciiTheme="minorHAnsi" w:hAnsiTheme="minorHAnsi"/>
                <w:sz w:val="12"/>
                <w:szCs w:val="12"/>
              </w:rPr>
              <w:t>*Ice Storage AC</w:t>
            </w:r>
          </w:p>
          <w:p w14:paraId="26FCBDB7" w14:textId="77777777" w:rsidR="00FF6E1E" w:rsidRDefault="00FF6E1E" w:rsidP="00196676">
            <w:pPr>
              <w:rPr>
                <w:rFonts w:asciiTheme="minorHAnsi" w:hAnsiTheme="minorHAnsi"/>
                <w:sz w:val="12"/>
                <w:szCs w:val="12"/>
              </w:rPr>
            </w:pPr>
            <w:r w:rsidRPr="00CA2968">
              <w:rPr>
                <w:rFonts w:asciiTheme="minorHAnsi" w:hAnsiTheme="minorHAnsi"/>
                <w:sz w:val="12"/>
                <w:szCs w:val="12"/>
              </w:rPr>
              <w:t>*no cooling;</w:t>
            </w:r>
          </w:p>
          <w:p w14:paraId="5120F98F" w14:textId="77777777" w:rsidR="000C6F22" w:rsidRDefault="000C6F22" w:rsidP="00196676">
            <w:pPr>
              <w:rPr>
                <w:rFonts w:asciiTheme="minorHAnsi" w:hAnsiTheme="minorHAnsi"/>
                <w:sz w:val="12"/>
                <w:szCs w:val="12"/>
              </w:rPr>
            </w:pPr>
            <w:r>
              <w:rPr>
                <w:rFonts w:asciiTheme="minorHAnsi" w:hAnsiTheme="minorHAnsi"/>
                <w:sz w:val="12"/>
                <w:szCs w:val="12"/>
              </w:rPr>
              <w:t>*small duct high velocity HP;</w:t>
            </w:r>
          </w:p>
          <w:p w14:paraId="7912C95F" w14:textId="77777777" w:rsidR="000C6F22" w:rsidRDefault="000C6F22" w:rsidP="00196676">
            <w:pPr>
              <w:rPr>
                <w:rFonts w:asciiTheme="minorHAnsi" w:hAnsiTheme="minorHAnsi"/>
                <w:sz w:val="12"/>
                <w:szCs w:val="12"/>
              </w:rPr>
            </w:pPr>
            <w:r>
              <w:rPr>
                <w:rFonts w:asciiTheme="minorHAnsi" w:hAnsiTheme="minorHAnsi"/>
                <w:sz w:val="12"/>
                <w:szCs w:val="12"/>
              </w:rPr>
              <w:t>*small duct high velocity AC;</w:t>
            </w:r>
          </w:p>
          <w:p w14:paraId="65D7671B" w14:textId="77777777" w:rsidR="000C6F22" w:rsidRDefault="000C6F22" w:rsidP="00196676">
            <w:pPr>
              <w:rPr>
                <w:rFonts w:asciiTheme="minorHAnsi" w:hAnsiTheme="minorHAnsi"/>
                <w:sz w:val="12"/>
                <w:szCs w:val="12"/>
              </w:rPr>
            </w:pPr>
            <w:r>
              <w:rPr>
                <w:rFonts w:asciiTheme="minorHAnsi" w:hAnsiTheme="minorHAnsi"/>
                <w:sz w:val="12"/>
                <w:szCs w:val="12"/>
              </w:rPr>
              <w:t>*ductless multi-split HP;</w:t>
            </w:r>
          </w:p>
          <w:p w14:paraId="4A630B9A" w14:textId="77777777" w:rsidR="000C6F22" w:rsidRDefault="000C6F22" w:rsidP="00196676">
            <w:pPr>
              <w:rPr>
                <w:rFonts w:asciiTheme="minorHAnsi" w:hAnsiTheme="minorHAnsi"/>
                <w:sz w:val="12"/>
                <w:szCs w:val="12"/>
              </w:rPr>
            </w:pPr>
            <w:r>
              <w:rPr>
                <w:rFonts w:asciiTheme="minorHAnsi" w:hAnsiTheme="minorHAnsi"/>
                <w:sz w:val="12"/>
                <w:szCs w:val="12"/>
              </w:rPr>
              <w:t>*ductless multi-split AC;</w:t>
            </w:r>
          </w:p>
          <w:p w14:paraId="0A9BB1ED" w14:textId="77777777" w:rsidR="000C6F22" w:rsidRDefault="000C6F22" w:rsidP="00196676">
            <w:pPr>
              <w:rPr>
                <w:rFonts w:asciiTheme="minorHAnsi" w:hAnsiTheme="minorHAnsi"/>
                <w:sz w:val="12"/>
                <w:szCs w:val="12"/>
              </w:rPr>
            </w:pPr>
            <w:r>
              <w:rPr>
                <w:rFonts w:asciiTheme="minorHAnsi" w:hAnsiTheme="minorHAnsi"/>
                <w:sz w:val="12"/>
                <w:szCs w:val="12"/>
              </w:rPr>
              <w:t>*ductless VRF HP;</w:t>
            </w:r>
          </w:p>
          <w:p w14:paraId="774EBD7F" w14:textId="0628E0B9" w:rsidR="000C6F22" w:rsidRPr="00CA2968" w:rsidRDefault="000C6F22" w:rsidP="00196676">
            <w:pPr>
              <w:rPr>
                <w:rFonts w:asciiTheme="minorHAnsi" w:hAnsiTheme="minorHAnsi"/>
                <w:sz w:val="12"/>
                <w:szCs w:val="12"/>
              </w:rPr>
            </w:pPr>
            <w:r>
              <w:rPr>
                <w:rFonts w:asciiTheme="minorHAnsi" w:hAnsiTheme="minorHAnsi"/>
                <w:sz w:val="12"/>
                <w:szCs w:val="12"/>
              </w:rPr>
              <w:t>*ductless VRF AC;</w:t>
            </w:r>
          </w:p>
          <w:p w14:paraId="26FCBDB8" w14:textId="77777777" w:rsidR="00FF6E1E" w:rsidRPr="00CA2968" w:rsidRDefault="00FF6E1E" w:rsidP="00196676">
            <w:pPr>
              <w:keepNext/>
              <w:rPr>
                <w:rFonts w:asciiTheme="minorHAnsi" w:hAnsiTheme="minorHAnsi"/>
                <w:sz w:val="12"/>
                <w:szCs w:val="12"/>
              </w:rPr>
            </w:pPr>
          </w:p>
          <w:p w14:paraId="26FCBDB9" w14:textId="77777777" w:rsidR="00FF6E1E" w:rsidRPr="00CA2968" w:rsidRDefault="00FF6E1E" w:rsidP="00196676">
            <w:pPr>
              <w:keepNext/>
              <w:rPr>
                <w:rFonts w:asciiTheme="minorHAnsi" w:hAnsiTheme="minorHAnsi"/>
                <w:sz w:val="12"/>
                <w:szCs w:val="12"/>
              </w:rPr>
            </w:pPr>
            <w:r w:rsidRPr="00CA2968">
              <w:rPr>
                <w:rFonts w:asciiTheme="minorHAnsi" w:hAnsiTheme="minorHAnsi"/>
                <w:sz w:val="12"/>
                <w:szCs w:val="12"/>
              </w:rPr>
              <w:t xml:space="preserve"> note: cooling system type "</w:t>
            </w:r>
            <w:r w:rsidRPr="00CA2968">
              <w:rPr>
                <w:rFonts w:asciiTheme="minorHAnsi" w:hAnsiTheme="minorHAnsi"/>
                <w:b/>
                <w:sz w:val="12"/>
                <w:szCs w:val="12"/>
              </w:rPr>
              <w:t>No Cooling"</w:t>
            </w:r>
            <w:r w:rsidRPr="00CA2968">
              <w:rPr>
                <w:rFonts w:asciiTheme="minorHAnsi" w:hAnsiTheme="minorHAnsi"/>
                <w:sz w:val="12"/>
                <w:szCs w:val="12"/>
              </w:rPr>
              <w:t xml:space="preserve"> is the flag for heating-only system type; </w:t>
            </w:r>
            <w:r w:rsidRPr="00CA2968" w:rsidDel="004E5B78">
              <w:rPr>
                <w:rFonts w:asciiTheme="minorHAnsi" w:hAnsiTheme="minorHAnsi"/>
                <w:sz w:val="12"/>
                <w:szCs w:val="12"/>
              </w:rPr>
              <w:t xml:space="preserve"> </w:t>
            </w:r>
          </w:p>
          <w:p w14:paraId="26FCBDBA" w14:textId="77777777" w:rsidR="00FF6E1E" w:rsidRPr="00CA2968" w:rsidRDefault="00FF6E1E" w:rsidP="00196676">
            <w:pPr>
              <w:keepNext/>
              <w:rPr>
                <w:rFonts w:asciiTheme="minorHAnsi" w:hAnsiTheme="minorHAnsi"/>
                <w:sz w:val="12"/>
                <w:szCs w:val="12"/>
              </w:rPr>
            </w:pPr>
          </w:p>
          <w:p w14:paraId="26FCBDBB" w14:textId="77777777" w:rsidR="00FF6E1E" w:rsidRPr="00295655" w:rsidRDefault="00FF6E1E" w:rsidP="00196676">
            <w:pPr>
              <w:keepNext/>
              <w:rPr>
                <w:rFonts w:asciiTheme="minorHAnsi" w:hAnsiTheme="minorHAnsi"/>
                <w:sz w:val="16"/>
                <w:szCs w:val="16"/>
              </w:rPr>
            </w:pPr>
            <w:r w:rsidRPr="00CA2968">
              <w:rPr>
                <w:rFonts w:asciiTheme="minorHAnsi" w:hAnsiTheme="minorHAnsi"/>
                <w:sz w:val="12"/>
                <w:szCs w:val="12"/>
              </w:rPr>
              <w:t>*flag non-default values and report in project status notes field; a revised CF1R may be required &gt;&gt;&gt;&gt;</w:t>
            </w:r>
          </w:p>
        </w:tc>
        <w:tc>
          <w:tcPr>
            <w:tcW w:w="1150" w:type="dxa"/>
          </w:tcPr>
          <w:p w14:paraId="26FCBDBC" w14:textId="77777777" w:rsidR="00FF6E1E" w:rsidRPr="00CA2968" w:rsidRDefault="00FF6E1E" w:rsidP="00A811B7">
            <w:pPr>
              <w:pStyle w:val="PlainText"/>
              <w:rPr>
                <w:rFonts w:asciiTheme="minorHAnsi" w:hAnsiTheme="minorHAnsi"/>
                <w:sz w:val="12"/>
                <w:szCs w:val="12"/>
              </w:rPr>
            </w:pPr>
            <w:r>
              <w:rPr>
                <w:rFonts w:asciiTheme="minorHAnsi" w:hAnsiTheme="minorHAnsi"/>
                <w:sz w:val="16"/>
                <w:szCs w:val="16"/>
              </w:rPr>
              <w:t>&lt;&lt;</w:t>
            </w:r>
            <w:r w:rsidRPr="00CA2968">
              <w:rPr>
                <w:rFonts w:asciiTheme="minorHAnsi" w:hAnsiTheme="minorHAnsi" w:cs="Courier New"/>
                <w:sz w:val="12"/>
                <w:szCs w:val="12"/>
              </w:rPr>
              <w:t xml:space="preserve"> </w:t>
            </w:r>
            <w:proofErr w:type="gramStart"/>
            <w:r w:rsidRPr="00CA2968">
              <w:rPr>
                <w:rFonts w:asciiTheme="minorHAnsi" w:hAnsiTheme="minorHAnsi" w:cs="Courier New"/>
                <w:sz w:val="12"/>
                <w:szCs w:val="12"/>
              </w:rPr>
              <w:t>reference</w:t>
            </w:r>
            <w:proofErr w:type="gramEnd"/>
            <w:r w:rsidRPr="00CA2968">
              <w:rPr>
                <w:rFonts w:asciiTheme="minorHAnsi" w:hAnsiTheme="minorHAnsi" w:cs="Courier New"/>
                <w:sz w:val="12"/>
                <w:szCs w:val="12"/>
              </w:rPr>
              <w:t xml:space="preserve"> value from B0</w:t>
            </w:r>
            <w:r>
              <w:rPr>
                <w:rFonts w:asciiTheme="minorHAnsi" w:hAnsiTheme="minorHAnsi" w:cs="Courier New"/>
                <w:sz w:val="12"/>
                <w:szCs w:val="12"/>
              </w:rPr>
              <w:t>8</w:t>
            </w:r>
            <w:r w:rsidRPr="00CA2968">
              <w:rPr>
                <w:rFonts w:asciiTheme="minorHAnsi" w:hAnsiTheme="minorHAnsi" w:cs="Courier New"/>
                <w:sz w:val="12"/>
                <w:szCs w:val="12"/>
              </w:rPr>
              <w:t xml:space="preserve"> as default.  Allow user to </w:t>
            </w:r>
          </w:p>
          <w:p w14:paraId="26FCBDBD" w14:textId="77777777" w:rsidR="00FF6E1E" w:rsidRPr="00A811B7" w:rsidRDefault="00FF6E1E" w:rsidP="00A811B7">
            <w:pPr>
              <w:pStyle w:val="PlainText"/>
              <w:rPr>
                <w:rFonts w:asciiTheme="minorHAnsi" w:hAnsiTheme="minorHAnsi" w:cs="Courier New"/>
                <w:sz w:val="12"/>
                <w:szCs w:val="12"/>
              </w:rPr>
            </w:pPr>
            <w:r>
              <w:rPr>
                <w:rFonts w:asciiTheme="minorHAnsi" w:hAnsiTheme="minorHAnsi"/>
                <w:sz w:val="12"/>
                <w:szCs w:val="12"/>
              </w:rPr>
              <w:t>override default and</w:t>
            </w:r>
            <w:r w:rsidRPr="00CA2968">
              <w:rPr>
                <w:rFonts w:asciiTheme="minorHAnsi" w:hAnsiTheme="minorHAnsi"/>
                <w:sz w:val="12"/>
                <w:szCs w:val="12"/>
              </w:rPr>
              <w:t xml:space="preserve"> </w:t>
            </w:r>
            <w:r w:rsidRPr="00CA2968">
              <w:rPr>
                <w:rFonts w:asciiTheme="minorHAnsi" w:hAnsiTheme="minorHAnsi" w:cs="Courier New"/>
                <w:sz w:val="12"/>
                <w:szCs w:val="12"/>
              </w:rPr>
              <w:t xml:space="preserve">pick one from list: </w:t>
            </w:r>
          </w:p>
          <w:p w14:paraId="26FCBDBE" w14:textId="77777777" w:rsidR="00FF6E1E" w:rsidRDefault="00FF6E1E" w:rsidP="00196676">
            <w:pPr>
              <w:keepNext/>
              <w:rPr>
                <w:rFonts w:asciiTheme="minorHAnsi" w:hAnsiTheme="minorHAnsi"/>
                <w:sz w:val="16"/>
                <w:szCs w:val="16"/>
              </w:rPr>
            </w:pPr>
            <w:r w:rsidRPr="00DC2BBE">
              <w:rPr>
                <w:rFonts w:asciiTheme="minorHAnsi" w:hAnsiTheme="minorHAnsi" w:cs="Courier New"/>
                <w:b/>
                <w:sz w:val="12"/>
                <w:szCs w:val="12"/>
              </w:rPr>
              <w:t>*Ducted</w:t>
            </w:r>
            <w:r>
              <w:rPr>
                <w:rFonts w:asciiTheme="minorHAnsi" w:hAnsiTheme="minorHAnsi"/>
                <w:sz w:val="16"/>
                <w:szCs w:val="16"/>
              </w:rPr>
              <w:t xml:space="preserve"> - </w:t>
            </w:r>
            <w:r>
              <w:rPr>
                <w:rFonts w:asciiTheme="minorHAnsi" w:hAnsiTheme="minorHAnsi" w:cs="Courier New"/>
                <w:sz w:val="12"/>
                <w:szCs w:val="12"/>
              </w:rPr>
              <w:t>Air distribution systems with forced air</w:t>
            </w:r>
            <w:r w:rsidRPr="00CA2968">
              <w:rPr>
                <w:rFonts w:asciiTheme="minorHAnsi" w:hAnsiTheme="minorHAnsi" w:cs="Courier New"/>
                <w:sz w:val="12"/>
                <w:szCs w:val="12"/>
              </w:rPr>
              <w:t xml:space="preserve"> ducts</w:t>
            </w:r>
          </w:p>
          <w:p w14:paraId="26FCBDBF" w14:textId="77777777" w:rsidR="00FF6E1E" w:rsidRPr="00314BB5" w:rsidRDefault="00FF6E1E" w:rsidP="00314B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DuctsNone</w:t>
            </w:r>
            <w:proofErr w:type="spellEnd"/>
            <w:r w:rsidRPr="00CA2968">
              <w:rPr>
                <w:rFonts w:asciiTheme="minorHAnsi" w:hAnsiTheme="minorHAnsi" w:cs="Courier New"/>
                <w:sz w:val="12"/>
                <w:szCs w:val="12"/>
              </w:rPr>
              <w:t xml:space="preserve"> - Air distribution systems without </w:t>
            </w:r>
            <w:r>
              <w:rPr>
                <w:rFonts w:asciiTheme="minorHAnsi" w:hAnsiTheme="minorHAnsi" w:cs="Courier New"/>
                <w:sz w:val="12"/>
                <w:szCs w:val="12"/>
              </w:rPr>
              <w:t xml:space="preserve">forced air </w:t>
            </w:r>
            <w:r w:rsidRPr="00CA2968">
              <w:rPr>
                <w:rFonts w:asciiTheme="minorHAnsi" w:hAnsiTheme="minorHAnsi" w:cs="Courier New"/>
                <w:sz w:val="12"/>
                <w:szCs w:val="12"/>
              </w:rPr>
              <w:t>ducts</w:t>
            </w:r>
            <w:r>
              <w:rPr>
                <w:rFonts w:asciiTheme="minorHAnsi" w:hAnsiTheme="minorHAnsi" w:cs="Courier New"/>
                <w:sz w:val="12"/>
                <w:szCs w:val="12"/>
              </w:rPr>
              <w:t>&gt;&gt;</w:t>
            </w:r>
          </w:p>
        </w:tc>
        <w:tc>
          <w:tcPr>
            <w:tcW w:w="1552" w:type="dxa"/>
          </w:tcPr>
          <w:p w14:paraId="26FCBDC0" w14:textId="77777777" w:rsidR="00FF6E1E" w:rsidRPr="00CA2968" w:rsidRDefault="00FF6E1E" w:rsidP="00DC2BBE">
            <w:pPr>
              <w:pStyle w:val="PlainText"/>
              <w:rPr>
                <w:rFonts w:asciiTheme="minorHAnsi" w:hAnsiTheme="minorHAnsi"/>
                <w:sz w:val="12"/>
                <w:szCs w:val="12"/>
              </w:rPr>
            </w:pPr>
            <w:r w:rsidRPr="00CA2968">
              <w:rPr>
                <w:rFonts w:asciiTheme="minorHAnsi" w:hAnsiTheme="minorHAnsi" w:cs="Courier New"/>
                <w:sz w:val="12"/>
                <w:szCs w:val="12"/>
              </w:rPr>
              <w:t>&lt;&lt;reference value from B0</w:t>
            </w:r>
            <w:r>
              <w:rPr>
                <w:rFonts w:asciiTheme="minorHAnsi" w:hAnsiTheme="minorHAnsi" w:cs="Courier New"/>
                <w:sz w:val="12"/>
                <w:szCs w:val="12"/>
              </w:rPr>
              <w:t>9</w:t>
            </w:r>
            <w:r w:rsidRPr="00CA2968">
              <w:rPr>
                <w:rFonts w:asciiTheme="minorHAnsi" w:hAnsiTheme="minorHAnsi" w:cs="Courier New"/>
                <w:sz w:val="12"/>
                <w:szCs w:val="12"/>
              </w:rPr>
              <w:t xml:space="preserve"> as default.  Allow user to </w:t>
            </w:r>
          </w:p>
          <w:p w14:paraId="26FCBDC1" w14:textId="77777777" w:rsidR="00FF6E1E" w:rsidRPr="00CA2968" w:rsidRDefault="00FF6E1E" w:rsidP="00196676">
            <w:pPr>
              <w:pStyle w:val="PlainText"/>
              <w:rPr>
                <w:rFonts w:asciiTheme="minorHAnsi" w:hAnsiTheme="minorHAnsi" w:cs="Courier New"/>
                <w:sz w:val="12"/>
                <w:szCs w:val="12"/>
              </w:rPr>
            </w:pPr>
            <w:r>
              <w:rPr>
                <w:rFonts w:asciiTheme="minorHAnsi" w:hAnsiTheme="minorHAnsi"/>
                <w:sz w:val="12"/>
                <w:szCs w:val="12"/>
              </w:rPr>
              <w:t>override default and</w:t>
            </w:r>
            <w:r w:rsidRPr="00CA2968">
              <w:rPr>
                <w:rFonts w:asciiTheme="minorHAnsi" w:hAnsiTheme="minorHAnsi"/>
                <w:sz w:val="12"/>
                <w:szCs w:val="12"/>
              </w:rPr>
              <w:t xml:space="preserve"> </w:t>
            </w:r>
            <w:r w:rsidRPr="00CA2968">
              <w:rPr>
                <w:rFonts w:asciiTheme="minorHAnsi" w:hAnsiTheme="minorHAnsi" w:cs="Courier New"/>
                <w:sz w:val="12"/>
                <w:szCs w:val="12"/>
              </w:rPr>
              <w:t xml:space="preserve">pick one from list: </w:t>
            </w:r>
          </w:p>
          <w:p w14:paraId="26FCBDC2"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DuctsAttic</w:t>
            </w:r>
            <w:proofErr w:type="spellEnd"/>
            <w:r w:rsidRPr="00CA2968">
              <w:rPr>
                <w:rFonts w:asciiTheme="minorHAnsi" w:hAnsiTheme="minorHAnsi" w:cs="Courier New"/>
                <w:sz w:val="12"/>
                <w:szCs w:val="12"/>
              </w:rPr>
              <w:t xml:space="preserve"> - Ducts located overhead in unconditioned attic</w:t>
            </w:r>
          </w:p>
          <w:p w14:paraId="26FCBDC3"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DuctsCrawl</w:t>
            </w:r>
            <w:proofErr w:type="spellEnd"/>
            <w:r w:rsidRPr="00CA2968">
              <w:rPr>
                <w:rFonts w:asciiTheme="minorHAnsi" w:hAnsiTheme="minorHAnsi" w:cs="Courier New"/>
                <w:sz w:val="12"/>
                <w:szCs w:val="12"/>
              </w:rPr>
              <w:t xml:space="preserve"> - Ducts located underfloor in unconditioned crawl space</w:t>
            </w:r>
          </w:p>
          <w:p w14:paraId="26FCBDC4"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DuctsGarage</w:t>
            </w:r>
            <w:proofErr w:type="spellEnd"/>
            <w:r w:rsidRPr="00CA2968">
              <w:rPr>
                <w:rFonts w:asciiTheme="minorHAnsi" w:hAnsiTheme="minorHAnsi" w:cs="Courier New"/>
                <w:sz w:val="12"/>
                <w:szCs w:val="12"/>
              </w:rPr>
              <w:t xml:space="preserve"> - Ducts located in an unconditioned garage</w:t>
            </w:r>
          </w:p>
          <w:p w14:paraId="26FCBDC5"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*DuctsInEx12</w:t>
            </w:r>
            <w:r w:rsidRPr="00CA2968">
              <w:rPr>
                <w:rFonts w:asciiTheme="minorHAnsi" w:hAnsiTheme="minorHAnsi" w:cs="Courier New"/>
                <w:sz w:val="12"/>
                <w:szCs w:val="12"/>
              </w:rPr>
              <w:t xml:space="preserve"> - Ducts located within the conditioned space (except &lt; 12 lineal </w:t>
            </w:r>
            <w:proofErr w:type="spellStart"/>
            <w:r w:rsidRPr="00CA2968">
              <w:rPr>
                <w:rFonts w:asciiTheme="minorHAnsi" w:hAnsiTheme="minorHAnsi" w:cs="Courier New"/>
                <w:sz w:val="12"/>
                <w:szCs w:val="12"/>
              </w:rPr>
              <w:t>ft</w:t>
            </w:r>
            <w:proofErr w:type="spellEnd"/>
            <w:r w:rsidRPr="00CA2968">
              <w:rPr>
                <w:rFonts w:asciiTheme="minorHAnsi" w:hAnsiTheme="minorHAnsi" w:cs="Courier New"/>
                <w:sz w:val="12"/>
                <w:szCs w:val="12"/>
              </w:rPr>
              <w:t>)</w:t>
            </w:r>
          </w:p>
          <w:p w14:paraId="26FCBDC6"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DuctsInAll</w:t>
            </w:r>
            <w:proofErr w:type="spellEnd"/>
            <w:r w:rsidRPr="00CA2968">
              <w:rPr>
                <w:rFonts w:asciiTheme="minorHAnsi" w:hAnsiTheme="minorHAnsi" w:cs="Courier New"/>
                <w:sz w:val="12"/>
                <w:szCs w:val="12"/>
              </w:rPr>
              <w:t xml:space="preserve"> - HVAC system(s) with all HVAC ducts located in conditioned space</w:t>
            </w:r>
          </w:p>
          <w:p w14:paraId="26FCBDC7" w14:textId="77777777" w:rsidR="00FF6E1E" w:rsidRPr="00CA2968" w:rsidRDefault="00FF6E1E" w:rsidP="00196676">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DuctsOutdoor</w:t>
            </w:r>
            <w:proofErr w:type="spellEnd"/>
            <w:r w:rsidRPr="00CA2968">
              <w:rPr>
                <w:rFonts w:asciiTheme="minorHAnsi" w:hAnsiTheme="minorHAnsi" w:cs="Courier New"/>
                <w:sz w:val="12"/>
                <w:szCs w:val="12"/>
              </w:rPr>
              <w:t xml:space="preserve"> - Ducts located in exposed outdoor locations</w:t>
            </w:r>
          </w:p>
          <w:p w14:paraId="26FCBDC8" w14:textId="77777777" w:rsidR="00FF6E1E" w:rsidRPr="00CA2968" w:rsidRDefault="00FF6E1E" w:rsidP="00196676">
            <w:pPr>
              <w:pStyle w:val="PlainText"/>
              <w:rPr>
                <w:rFonts w:asciiTheme="minorHAnsi" w:hAnsiTheme="minorHAnsi" w:cs="Courier New"/>
                <w:sz w:val="12"/>
                <w:szCs w:val="12"/>
              </w:rPr>
            </w:pPr>
            <w:r w:rsidRPr="008B68A6">
              <w:rPr>
                <w:rFonts w:asciiTheme="minorHAnsi" w:hAnsiTheme="minorHAnsi" w:cs="Courier New"/>
                <w:b/>
                <w:sz w:val="12"/>
                <w:szCs w:val="12"/>
              </w:rPr>
              <w:t>*</w:t>
            </w:r>
            <w:proofErr w:type="spellStart"/>
            <w:r w:rsidRPr="008B68A6">
              <w:rPr>
                <w:rFonts w:asciiTheme="minorHAnsi" w:hAnsiTheme="minorHAnsi" w:cs="Courier New"/>
                <w:b/>
                <w:sz w:val="12"/>
                <w:szCs w:val="12"/>
              </w:rPr>
              <w:t>DuctsMultiplPL</w:t>
            </w:r>
            <w:proofErr w:type="spellEnd"/>
            <w:r>
              <w:rPr>
                <w:rFonts w:asciiTheme="minorHAnsi" w:hAnsiTheme="minorHAnsi"/>
                <w:sz w:val="12"/>
                <w:szCs w:val="12"/>
              </w:rPr>
              <w:t xml:space="preserve"> - </w:t>
            </w:r>
            <w:r w:rsidRPr="00CA2968">
              <w:rPr>
                <w:rFonts w:asciiTheme="minorHAnsi" w:hAnsiTheme="minorHAnsi"/>
                <w:sz w:val="12"/>
                <w:szCs w:val="12"/>
              </w:rPr>
              <w:t>Ducts located in multiple places</w:t>
            </w:r>
          </w:p>
          <w:p w14:paraId="26FCBDC9" w14:textId="77777777" w:rsidR="00FF6E1E" w:rsidRPr="005C3BB4" w:rsidRDefault="00FF6E1E" w:rsidP="00196676">
            <w:pPr>
              <w:pStyle w:val="PlainText"/>
              <w:rPr>
                <w:rFonts w:asciiTheme="minorHAnsi" w:hAnsiTheme="minorHAnsi" w:cs="Courier New"/>
                <w:sz w:val="12"/>
                <w:szCs w:val="12"/>
              </w:rPr>
            </w:pPr>
            <w:r w:rsidRPr="00CA2968">
              <w:rPr>
                <w:rFonts w:asciiTheme="minorHAnsi" w:hAnsiTheme="minorHAnsi" w:cs="Courier New"/>
                <w:sz w:val="12"/>
                <w:szCs w:val="12"/>
              </w:rPr>
              <w:t>*flag non-default values and report in project status notes field; a revised CF1R may be required &gt;&gt;</w:t>
            </w:r>
          </w:p>
        </w:tc>
        <w:tc>
          <w:tcPr>
            <w:tcW w:w="990" w:type="dxa"/>
          </w:tcPr>
          <w:p w14:paraId="26FCBDCA" w14:textId="77777777" w:rsidR="00FF6E1E" w:rsidRDefault="00FF6E1E" w:rsidP="00196676">
            <w:pPr>
              <w:keepNext/>
              <w:rPr>
                <w:rFonts w:asciiTheme="minorHAnsi" w:hAnsiTheme="minorHAnsi"/>
                <w:sz w:val="16"/>
                <w:szCs w:val="16"/>
              </w:rPr>
            </w:pPr>
            <w:r w:rsidRPr="00295655">
              <w:rPr>
                <w:rFonts w:asciiTheme="minorHAnsi" w:hAnsiTheme="minorHAnsi"/>
                <w:sz w:val="16"/>
                <w:szCs w:val="16"/>
              </w:rPr>
              <w:t xml:space="preserve">&lt;&lt;reference value from </w:t>
            </w:r>
            <w:r>
              <w:rPr>
                <w:rFonts w:asciiTheme="minorHAnsi" w:hAnsiTheme="minorHAnsi"/>
                <w:sz w:val="16"/>
                <w:szCs w:val="16"/>
              </w:rPr>
              <w:t>B11</w:t>
            </w:r>
            <w:r w:rsidRPr="00295655">
              <w:rPr>
                <w:rFonts w:asciiTheme="minorHAnsi" w:hAnsiTheme="minorHAnsi"/>
                <w:sz w:val="16"/>
                <w:szCs w:val="16"/>
              </w:rPr>
              <w:t xml:space="preserve"> as default; </w:t>
            </w:r>
            <w:r>
              <w:rPr>
                <w:rFonts w:asciiTheme="minorHAnsi" w:hAnsiTheme="minorHAnsi"/>
                <w:sz w:val="16"/>
                <w:szCs w:val="16"/>
              </w:rPr>
              <w:t xml:space="preserve"> </w:t>
            </w:r>
            <w:r w:rsidRPr="00295655">
              <w:rPr>
                <w:rFonts w:asciiTheme="minorHAnsi" w:hAnsiTheme="minorHAnsi"/>
                <w:sz w:val="16"/>
                <w:szCs w:val="16"/>
              </w:rPr>
              <w:t>allow user to override the default and pick one from list</w:t>
            </w:r>
            <w:r>
              <w:rPr>
                <w:rFonts w:asciiTheme="minorHAnsi" w:hAnsiTheme="minorHAnsi"/>
                <w:sz w:val="16"/>
                <w:szCs w:val="16"/>
              </w:rPr>
              <w:t>:</w:t>
            </w:r>
          </w:p>
          <w:p w14:paraId="26FCBDCB" w14:textId="77777777" w:rsidR="00FF6E1E" w:rsidRDefault="00FF6E1E" w:rsidP="00196676">
            <w:pPr>
              <w:keepNext/>
              <w:rPr>
                <w:rFonts w:asciiTheme="minorHAnsi" w:hAnsiTheme="minorHAnsi"/>
                <w:sz w:val="16"/>
                <w:szCs w:val="16"/>
              </w:rPr>
            </w:pPr>
            <w:r>
              <w:rPr>
                <w:rFonts w:asciiTheme="minorHAnsi" w:hAnsiTheme="minorHAnsi"/>
                <w:sz w:val="16"/>
                <w:szCs w:val="16"/>
              </w:rPr>
              <w:t>*setback</w:t>
            </w:r>
          </w:p>
          <w:p w14:paraId="26FCBDCC" w14:textId="77777777" w:rsidR="00FF6E1E" w:rsidRDefault="00FF6E1E" w:rsidP="00196676">
            <w:pPr>
              <w:keepNext/>
              <w:rPr>
                <w:rFonts w:asciiTheme="minorHAnsi" w:hAnsiTheme="minorHAnsi"/>
                <w:sz w:val="16"/>
                <w:szCs w:val="16"/>
              </w:rPr>
            </w:pPr>
            <w:r>
              <w:rPr>
                <w:rFonts w:asciiTheme="minorHAnsi" w:hAnsiTheme="minorHAnsi"/>
                <w:sz w:val="16"/>
                <w:szCs w:val="16"/>
              </w:rPr>
              <w:t xml:space="preserve">*OCST per JA5 </w:t>
            </w:r>
          </w:p>
          <w:p w14:paraId="6D6AA39A" w14:textId="2F133F63" w:rsidR="00BE23E3" w:rsidRDefault="00BE23E3" w:rsidP="00196676">
            <w:pPr>
              <w:keepNext/>
              <w:rPr>
                <w:rFonts w:asciiTheme="minorHAnsi" w:hAnsiTheme="minorHAnsi"/>
                <w:sz w:val="16"/>
                <w:szCs w:val="16"/>
              </w:rPr>
            </w:pPr>
            <w:r>
              <w:rPr>
                <w:rFonts w:asciiTheme="minorHAnsi" w:hAnsiTheme="minorHAnsi"/>
                <w:sz w:val="16"/>
                <w:szCs w:val="16"/>
              </w:rPr>
              <w:t>*</w:t>
            </w:r>
            <w:proofErr w:type="spellStart"/>
            <w:r>
              <w:rPr>
                <w:rFonts w:asciiTheme="minorHAnsi" w:hAnsiTheme="minorHAnsi"/>
                <w:sz w:val="16"/>
                <w:szCs w:val="16"/>
              </w:rPr>
              <w:t>EnergyManagementSystem</w:t>
            </w:r>
            <w:proofErr w:type="spellEnd"/>
          </w:p>
          <w:p w14:paraId="26FCBDCD" w14:textId="77777777" w:rsidR="00FF6E1E" w:rsidRPr="00295655" w:rsidRDefault="00FF6E1E" w:rsidP="00196676">
            <w:pPr>
              <w:keepNext/>
              <w:rPr>
                <w:rFonts w:asciiTheme="minorHAnsi" w:hAnsiTheme="minorHAnsi"/>
                <w:sz w:val="16"/>
                <w:szCs w:val="16"/>
              </w:rPr>
            </w:pPr>
            <w:r w:rsidRPr="00295655">
              <w:rPr>
                <w:rFonts w:asciiTheme="minorHAnsi" w:hAnsiTheme="minorHAnsi"/>
                <w:sz w:val="16"/>
                <w:szCs w:val="16"/>
              </w:rPr>
              <w:t>&gt;&gt;</w:t>
            </w:r>
          </w:p>
        </w:tc>
        <w:tc>
          <w:tcPr>
            <w:tcW w:w="1293" w:type="dxa"/>
          </w:tcPr>
          <w:p w14:paraId="26FCBDCE" w14:textId="77777777" w:rsidR="00FF6E1E" w:rsidRPr="000C08B8" w:rsidRDefault="00FF6E1E" w:rsidP="00196676">
            <w:pPr>
              <w:keepNext/>
              <w:rPr>
                <w:rFonts w:asciiTheme="minorHAnsi" w:hAnsiTheme="minorHAnsi"/>
                <w:sz w:val="16"/>
                <w:szCs w:val="16"/>
              </w:rPr>
            </w:pPr>
            <w:r w:rsidRPr="00295655">
              <w:rPr>
                <w:rFonts w:asciiTheme="minorHAnsi" w:hAnsiTheme="minorHAnsi"/>
                <w:sz w:val="16"/>
                <w:szCs w:val="16"/>
              </w:rPr>
              <w:t>&lt;&lt;</w:t>
            </w:r>
            <w:r>
              <w:rPr>
                <w:rFonts w:asciiTheme="minorHAnsi" w:hAnsiTheme="minorHAnsi"/>
                <w:sz w:val="16"/>
                <w:szCs w:val="16"/>
              </w:rPr>
              <w:t xml:space="preserve">if </w:t>
            </w:r>
            <w:r w:rsidRPr="00342DD4">
              <w:rPr>
                <w:rFonts w:ascii="Calibri" w:hAnsi="Calibri"/>
                <w:sz w:val="16"/>
                <w:szCs w:val="16"/>
              </w:rPr>
              <w:t>cooling system type</w:t>
            </w:r>
            <w:r>
              <w:rPr>
                <w:rFonts w:ascii="Calibri" w:hAnsi="Calibri"/>
                <w:sz w:val="16"/>
                <w:szCs w:val="16"/>
              </w:rPr>
              <w:t xml:space="preserve"> (C05) </w:t>
            </w:r>
            <w:r w:rsidRPr="00342DD4">
              <w:rPr>
                <w:rFonts w:ascii="Calibri" w:hAnsi="Calibri"/>
                <w:sz w:val="16"/>
                <w:szCs w:val="16"/>
              </w:rPr>
              <w:t xml:space="preserve">= </w:t>
            </w:r>
            <w:proofErr w:type="spellStart"/>
            <w:r w:rsidRPr="00342DD4">
              <w:rPr>
                <w:rFonts w:ascii="Calibri" w:hAnsi="Calibri"/>
                <w:sz w:val="16"/>
                <w:szCs w:val="16"/>
              </w:rPr>
              <w:t>NoCooling</w:t>
            </w:r>
            <w:proofErr w:type="spellEnd"/>
            <w:r w:rsidRPr="00342DD4">
              <w:rPr>
                <w:rFonts w:ascii="Calibri" w:hAnsi="Calibri"/>
                <w:sz w:val="16"/>
                <w:szCs w:val="16"/>
              </w:rPr>
              <w:t>,</w:t>
            </w:r>
          </w:p>
          <w:p w14:paraId="26FCBDCF" w14:textId="77777777" w:rsidR="00FF6E1E" w:rsidRPr="00342DD4" w:rsidRDefault="00FF6E1E" w:rsidP="00196676">
            <w:pPr>
              <w:keepNext/>
              <w:rPr>
                <w:rFonts w:ascii="Calibri" w:hAnsi="Calibri"/>
                <w:sz w:val="16"/>
                <w:szCs w:val="16"/>
              </w:rPr>
            </w:pPr>
            <w:r w:rsidRPr="00342DD4">
              <w:rPr>
                <w:rFonts w:ascii="Calibri" w:hAnsi="Calibri"/>
                <w:sz w:val="16"/>
                <w:szCs w:val="16"/>
              </w:rPr>
              <w:t>then display result=n/a</w:t>
            </w:r>
            <w:r>
              <w:rPr>
                <w:rFonts w:ascii="Calibri" w:hAnsi="Calibri"/>
                <w:sz w:val="16"/>
                <w:szCs w:val="16"/>
              </w:rPr>
              <w:t>;</w:t>
            </w:r>
          </w:p>
          <w:p w14:paraId="26FCBDD0" w14:textId="77777777" w:rsidR="00FF6E1E" w:rsidRDefault="00FF6E1E" w:rsidP="00196676">
            <w:pPr>
              <w:keepNext/>
              <w:rPr>
                <w:rFonts w:asciiTheme="minorHAnsi" w:hAnsiTheme="minorHAnsi"/>
                <w:sz w:val="16"/>
                <w:szCs w:val="16"/>
              </w:rPr>
            </w:pPr>
            <w:r>
              <w:rPr>
                <w:rFonts w:asciiTheme="minorHAnsi" w:hAnsiTheme="minorHAnsi"/>
                <w:sz w:val="16"/>
                <w:szCs w:val="16"/>
              </w:rPr>
              <w:t>else:</w:t>
            </w:r>
          </w:p>
          <w:p w14:paraId="26FCBDD1" w14:textId="77777777" w:rsidR="00FF6E1E" w:rsidRDefault="00FF6E1E" w:rsidP="00196676">
            <w:pPr>
              <w:keepNext/>
              <w:rPr>
                <w:rFonts w:asciiTheme="minorHAnsi" w:hAnsiTheme="minorHAnsi"/>
                <w:sz w:val="16"/>
                <w:szCs w:val="16"/>
              </w:rPr>
            </w:pPr>
            <w:r w:rsidRPr="00295655">
              <w:rPr>
                <w:rFonts w:asciiTheme="minorHAnsi" w:hAnsiTheme="minorHAnsi"/>
                <w:sz w:val="16"/>
                <w:szCs w:val="16"/>
              </w:rPr>
              <w:t>user pick one from list:</w:t>
            </w:r>
          </w:p>
          <w:p w14:paraId="26FCBDD2" w14:textId="599714B0" w:rsidR="00FF6E1E" w:rsidRPr="00B62959" w:rsidRDefault="00FF6E1E" w:rsidP="00196676">
            <w:pPr>
              <w:keepNext/>
              <w:rPr>
                <w:rFonts w:ascii="Calibri" w:hAnsi="Calibri"/>
                <w:sz w:val="16"/>
                <w:szCs w:val="16"/>
              </w:rPr>
            </w:pPr>
            <w:r>
              <w:rPr>
                <w:rFonts w:ascii="Calibri" w:hAnsi="Calibri"/>
                <w:sz w:val="16"/>
                <w:szCs w:val="16"/>
              </w:rPr>
              <w:t>*</w:t>
            </w:r>
            <w:r w:rsidRPr="00B62959">
              <w:rPr>
                <w:rFonts w:ascii="Calibri" w:hAnsi="Calibri"/>
                <w:sz w:val="16"/>
                <w:szCs w:val="16"/>
              </w:rPr>
              <w:t>Zonal</w:t>
            </w:r>
            <w:r w:rsidR="0055718C">
              <w:rPr>
                <w:rFonts w:ascii="Calibri" w:hAnsi="Calibri"/>
                <w:sz w:val="16"/>
                <w:szCs w:val="16"/>
              </w:rPr>
              <w:t>l</w:t>
            </w:r>
            <w:r w:rsidRPr="00B62959">
              <w:rPr>
                <w:rFonts w:ascii="Calibri" w:hAnsi="Calibri"/>
                <w:sz w:val="16"/>
                <w:szCs w:val="16"/>
              </w:rPr>
              <w:t xml:space="preserve">y Controlled, </w:t>
            </w:r>
            <w:r>
              <w:rPr>
                <w:rFonts w:ascii="Calibri" w:hAnsi="Calibri"/>
                <w:sz w:val="16"/>
                <w:szCs w:val="16"/>
              </w:rPr>
              <w:t>*</w:t>
            </w:r>
            <w:proofErr w:type="spellStart"/>
            <w:r w:rsidRPr="00B62959">
              <w:rPr>
                <w:rFonts w:ascii="Calibri" w:hAnsi="Calibri"/>
                <w:sz w:val="16"/>
                <w:szCs w:val="16"/>
              </w:rPr>
              <w:t>NotZona</w:t>
            </w:r>
            <w:r>
              <w:rPr>
                <w:rFonts w:ascii="Calibri" w:hAnsi="Calibri"/>
                <w:sz w:val="16"/>
                <w:szCs w:val="16"/>
              </w:rPr>
              <w:t>l</w:t>
            </w:r>
            <w:proofErr w:type="spellEnd"/>
            <w:r w:rsidRPr="00B62959">
              <w:rPr>
                <w:rFonts w:ascii="Calibri" w:hAnsi="Calibri"/>
                <w:sz w:val="16"/>
                <w:szCs w:val="16"/>
              </w:rPr>
              <w:t>&gt;&gt;</w:t>
            </w:r>
          </w:p>
        </w:tc>
        <w:tc>
          <w:tcPr>
            <w:tcW w:w="1329" w:type="dxa"/>
          </w:tcPr>
          <w:p w14:paraId="26FCBDD3" w14:textId="77777777" w:rsidR="00FF6E1E" w:rsidRPr="000C08B8" w:rsidRDefault="00FF6E1E" w:rsidP="00A42003">
            <w:pPr>
              <w:keepNext/>
              <w:rPr>
                <w:rFonts w:asciiTheme="minorHAnsi" w:hAnsiTheme="minorHAnsi"/>
                <w:sz w:val="16"/>
                <w:szCs w:val="16"/>
              </w:rPr>
            </w:pPr>
            <w:r w:rsidRPr="00295655">
              <w:rPr>
                <w:rFonts w:asciiTheme="minorHAnsi" w:hAnsiTheme="minorHAnsi"/>
                <w:sz w:val="16"/>
                <w:szCs w:val="16"/>
              </w:rPr>
              <w:t>&lt;&lt;</w:t>
            </w:r>
            <w:r>
              <w:rPr>
                <w:rFonts w:asciiTheme="minorHAnsi" w:hAnsiTheme="minorHAnsi"/>
                <w:sz w:val="16"/>
                <w:szCs w:val="16"/>
              </w:rPr>
              <w:t xml:space="preserve">if </w:t>
            </w:r>
            <w:r w:rsidRPr="00342DD4">
              <w:rPr>
                <w:rFonts w:ascii="Calibri" w:hAnsi="Calibri"/>
                <w:sz w:val="16"/>
                <w:szCs w:val="16"/>
              </w:rPr>
              <w:t>cooling system type</w:t>
            </w:r>
            <w:r>
              <w:rPr>
                <w:rFonts w:ascii="Calibri" w:hAnsi="Calibri"/>
                <w:sz w:val="16"/>
                <w:szCs w:val="16"/>
              </w:rPr>
              <w:t xml:space="preserve"> (C05) </w:t>
            </w:r>
            <w:r w:rsidRPr="00342DD4">
              <w:rPr>
                <w:rFonts w:ascii="Calibri" w:hAnsi="Calibri"/>
                <w:sz w:val="16"/>
                <w:szCs w:val="16"/>
              </w:rPr>
              <w:t xml:space="preserve">= </w:t>
            </w:r>
            <w:proofErr w:type="spellStart"/>
            <w:r w:rsidRPr="00342DD4">
              <w:rPr>
                <w:rFonts w:ascii="Calibri" w:hAnsi="Calibri"/>
                <w:sz w:val="16"/>
                <w:szCs w:val="16"/>
              </w:rPr>
              <w:t>NoCooling</w:t>
            </w:r>
            <w:proofErr w:type="spellEnd"/>
            <w:r w:rsidRPr="00342DD4">
              <w:rPr>
                <w:rFonts w:ascii="Calibri" w:hAnsi="Calibri"/>
                <w:sz w:val="16"/>
                <w:szCs w:val="16"/>
              </w:rPr>
              <w:t>,</w:t>
            </w:r>
          </w:p>
          <w:p w14:paraId="26FCBDD4" w14:textId="77777777" w:rsidR="00FF6E1E" w:rsidRPr="00342DD4" w:rsidRDefault="00FF6E1E" w:rsidP="00A42003">
            <w:pPr>
              <w:keepNext/>
              <w:rPr>
                <w:rFonts w:ascii="Calibri" w:hAnsi="Calibri"/>
                <w:sz w:val="16"/>
                <w:szCs w:val="16"/>
              </w:rPr>
            </w:pPr>
            <w:r w:rsidRPr="00342DD4">
              <w:rPr>
                <w:rFonts w:ascii="Calibri" w:hAnsi="Calibri"/>
                <w:sz w:val="16"/>
                <w:szCs w:val="16"/>
              </w:rPr>
              <w:t>then display result=n/a</w:t>
            </w:r>
            <w:r>
              <w:rPr>
                <w:rFonts w:ascii="Calibri" w:hAnsi="Calibri"/>
                <w:sz w:val="16"/>
                <w:szCs w:val="16"/>
              </w:rPr>
              <w:t>;</w:t>
            </w:r>
          </w:p>
          <w:p w14:paraId="26FCBDD5" w14:textId="77777777" w:rsidR="00FF6E1E" w:rsidRDefault="00FF6E1E" w:rsidP="00A42003">
            <w:pPr>
              <w:keepNext/>
              <w:rPr>
                <w:rFonts w:asciiTheme="minorHAnsi" w:hAnsiTheme="minorHAnsi"/>
                <w:sz w:val="16"/>
                <w:szCs w:val="16"/>
              </w:rPr>
            </w:pPr>
            <w:r>
              <w:rPr>
                <w:rFonts w:asciiTheme="minorHAnsi" w:hAnsiTheme="minorHAnsi"/>
                <w:sz w:val="16"/>
                <w:szCs w:val="16"/>
              </w:rPr>
              <w:t>else:</w:t>
            </w:r>
          </w:p>
          <w:p w14:paraId="26FCBDD6" w14:textId="77777777" w:rsidR="00FF6E1E" w:rsidRDefault="00FF6E1E" w:rsidP="00A42003">
            <w:pPr>
              <w:keepNext/>
              <w:rPr>
                <w:rFonts w:asciiTheme="minorHAnsi" w:hAnsiTheme="minorHAnsi"/>
                <w:sz w:val="16"/>
                <w:szCs w:val="16"/>
              </w:rPr>
            </w:pPr>
            <w:r w:rsidRPr="00295655">
              <w:rPr>
                <w:rFonts w:asciiTheme="minorHAnsi" w:hAnsiTheme="minorHAnsi"/>
                <w:sz w:val="16"/>
                <w:szCs w:val="16"/>
              </w:rPr>
              <w:t xml:space="preserve"> </w:t>
            </w:r>
            <w:r>
              <w:rPr>
                <w:rFonts w:asciiTheme="minorHAnsi" w:hAnsiTheme="minorHAnsi"/>
                <w:sz w:val="16"/>
                <w:szCs w:val="16"/>
              </w:rPr>
              <w:t xml:space="preserve">user </w:t>
            </w:r>
            <w:r w:rsidRPr="00295655">
              <w:rPr>
                <w:rFonts w:asciiTheme="minorHAnsi" w:hAnsiTheme="minorHAnsi"/>
                <w:sz w:val="16"/>
                <w:szCs w:val="16"/>
              </w:rPr>
              <w:t xml:space="preserve">pick one from list: </w:t>
            </w:r>
          </w:p>
          <w:p w14:paraId="26FCBDD7" w14:textId="77777777" w:rsidR="00FF6E1E" w:rsidRPr="00A811B7" w:rsidRDefault="00FF6E1E" w:rsidP="00A42003">
            <w:pPr>
              <w:keepNext/>
              <w:rPr>
                <w:rFonts w:ascii="Calibri" w:hAnsi="Calibri"/>
                <w:sz w:val="16"/>
                <w:szCs w:val="16"/>
              </w:rPr>
            </w:pPr>
            <w:r>
              <w:rPr>
                <w:rFonts w:ascii="Calibri" w:hAnsi="Calibri"/>
                <w:sz w:val="16"/>
                <w:szCs w:val="16"/>
              </w:rPr>
              <w:t>*</w:t>
            </w:r>
            <w:r w:rsidRPr="00C05911">
              <w:rPr>
                <w:rFonts w:ascii="Calibri" w:hAnsi="Calibri"/>
                <w:sz w:val="16"/>
                <w:szCs w:val="16"/>
              </w:rPr>
              <w:t>Multi</w:t>
            </w:r>
            <w:r>
              <w:rPr>
                <w:rFonts w:ascii="Calibri" w:hAnsi="Calibri"/>
                <w:sz w:val="16"/>
                <w:szCs w:val="16"/>
              </w:rPr>
              <w:t>-</w:t>
            </w:r>
            <w:r w:rsidRPr="00C05911">
              <w:rPr>
                <w:rFonts w:ascii="Calibri" w:hAnsi="Calibri"/>
                <w:sz w:val="16"/>
                <w:szCs w:val="16"/>
              </w:rPr>
              <w:t xml:space="preserve">Speed </w:t>
            </w:r>
            <w:r>
              <w:rPr>
                <w:rFonts w:ascii="Calibri" w:hAnsi="Calibri"/>
                <w:sz w:val="16"/>
                <w:szCs w:val="16"/>
              </w:rPr>
              <w:t>*</w:t>
            </w:r>
            <w:r w:rsidRPr="00B62959">
              <w:rPr>
                <w:rFonts w:asciiTheme="minorHAnsi" w:hAnsiTheme="minorHAnsi"/>
                <w:sz w:val="16"/>
                <w:szCs w:val="16"/>
              </w:rPr>
              <w:t>Single</w:t>
            </w:r>
            <w:r>
              <w:rPr>
                <w:rFonts w:asciiTheme="minorHAnsi" w:hAnsiTheme="minorHAnsi"/>
                <w:sz w:val="16"/>
                <w:szCs w:val="16"/>
              </w:rPr>
              <w:t xml:space="preserve"> </w:t>
            </w:r>
            <w:r w:rsidRPr="00B62959">
              <w:rPr>
                <w:rFonts w:asciiTheme="minorHAnsi" w:hAnsiTheme="minorHAnsi"/>
                <w:sz w:val="16"/>
                <w:szCs w:val="16"/>
              </w:rPr>
              <w:t>Speed</w:t>
            </w:r>
            <w:r w:rsidRPr="00B62959">
              <w:rPr>
                <w:rFonts w:ascii="Calibri" w:hAnsi="Calibri"/>
                <w:sz w:val="16"/>
                <w:szCs w:val="16"/>
              </w:rPr>
              <w:t>&gt;&gt;</w:t>
            </w:r>
          </w:p>
        </w:tc>
        <w:tc>
          <w:tcPr>
            <w:tcW w:w="1329" w:type="dxa"/>
          </w:tcPr>
          <w:p w14:paraId="26FCBDD8" w14:textId="77777777" w:rsidR="00873C78" w:rsidRDefault="00873C78" w:rsidP="00873C78">
            <w:pPr>
              <w:keepNext/>
              <w:rPr>
                <w:rFonts w:asciiTheme="minorHAnsi" w:hAnsiTheme="minorHAnsi"/>
                <w:sz w:val="16"/>
                <w:szCs w:val="16"/>
              </w:rPr>
            </w:pPr>
            <w:r>
              <w:rPr>
                <w:rFonts w:asciiTheme="minorHAnsi" w:hAnsiTheme="minorHAnsi"/>
                <w:sz w:val="16"/>
                <w:szCs w:val="16"/>
              </w:rPr>
              <w:t xml:space="preserve">&lt;&lt;user </w:t>
            </w:r>
            <w:r w:rsidRPr="00295655">
              <w:rPr>
                <w:rFonts w:asciiTheme="minorHAnsi" w:hAnsiTheme="minorHAnsi"/>
                <w:sz w:val="16"/>
                <w:szCs w:val="16"/>
              </w:rPr>
              <w:t xml:space="preserve">pick one from list: </w:t>
            </w:r>
          </w:p>
          <w:p w14:paraId="26FCBDD9" w14:textId="77777777" w:rsidR="00873C78" w:rsidRDefault="00873C78" w:rsidP="00873C78">
            <w:pPr>
              <w:keepNext/>
              <w:rPr>
                <w:rFonts w:ascii="Calibri" w:hAnsi="Calibri"/>
                <w:sz w:val="16"/>
                <w:szCs w:val="16"/>
              </w:rPr>
            </w:pPr>
            <w:r>
              <w:rPr>
                <w:rFonts w:ascii="Calibri" w:hAnsi="Calibri"/>
                <w:sz w:val="16"/>
                <w:szCs w:val="16"/>
              </w:rPr>
              <w:t>*CFI System</w:t>
            </w:r>
          </w:p>
          <w:p w14:paraId="26FCBDDA" w14:textId="77777777" w:rsidR="00FF6E1E" w:rsidRPr="00A811B7" w:rsidRDefault="00873C78" w:rsidP="00873C78">
            <w:pPr>
              <w:keepNext/>
              <w:rPr>
                <w:rFonts w:ascii="Calibri" w:hAnsi="Calibri"/>
                <w:sz w:val="16"/>
                <w:szCs w:val="16"/>
              </w:rPr>
            </w:pPr>
            <w:r>
              <w:rPr>
                <w:rFonts w:ascii="Calibri" w:hAnsi="Calibri"/>
                <w:sz w:val="16"/>
                <w:szCs w:val="16"/>
              </w:rPr>
              <w:t>*</w:t>
            </w:r>
            <w:r>
              <w:rPr>
                <w:rFonts w:asciiTheme="minorHAnsi" w:hAnsiTheme="minorHAnsi"/>
                <w:sz w:val="16"/>
                <w:szCs w:val="16"/>
              </w:rPr>
              <w:t>Not CFI&gt;&gt;</w:t>
            </w:r>
          </w:p>
        </w:tc>
      </w:tr>
      <w:tr w:rsidR="00FF6E1E" w:rsidRPr="00295655" w14:paraId="26FCBDE7" w14:textId="77777777" w:rsidTr="004402A8">
        <w:trPr>
          <w:cantSplit/>
          <w:trHeight w:val="288"/>
        </w:trPr>
        <w:tc>
          <w:tcPr>
            <w:tcW w:w="1329" w:type="dxa"/>
            <w:vAlign w:val="center"/>
          </w:tcPr>
          <w:p w14:paraId="26FCBDDC" w14:textId="22C8A32E" w:rsidR="00FF6E1E" w:rsidRPr="00295655" w:rsidRDefault="00FF6E1E" w:rsidP="00196676">
            <w:pPr>
              <w:keepNext/>
              <w:rPr>
                <w:rFonts w:ascii="Calibri" w:hAnsi="Calibri"/>
                <w:sz w:val="18"/>
                <w:szCs w:val="18"/>
              </w:rPr>
            </w:pPr>
          </w:p>
        </w:tc>
        <w:tc>
          <w:tcPr>
            <w:tcW w:w="1328" w:type="dxa"/>
            <w:vAlign w:val="center"/>
          </w:tcPr>
          <w:p w14:paraId="26FCBDDD" w14:textId="77777777" w:rsidR="00FF6E1E" w:rsidRPr="00295655" w:rsidRDefault="00FF6E1E" w:rsidP="00196676">
            <w:pPr>
              <w:keepNext/>
              <w:rPr>
                <w:rFonts w:ascii="Calibri" w:hAnsi="Calibri"/>
                <w:sz w:val="18"/>
                <w:szCs w:val="18"/>
              </w:rPr>
            </w:pPr>
          </w:p>
        </w:tc>
        <w:tc>
          <w:tcPr>
            <w:tcW w:w="1329" w:type="dxa"/>
            <w:vAlign w:val="center"/>
          </w:tcPr>
          <w:p w14:paraId="26FCBDDE" w14:textId="77777777" w:rsidR="00FF6E1E" w:rsidRPr="00295655" w:rsidRDefault="00FF6E1E" w:rsidP="00196676">
            <w:pPr>
              <w:keepNext/>
              <w:rPr>
                <w:rFonts w:ascii="Calibri" w:hAnsi="Calibri"/>
                <w:sz w:val="18"/>
                <w:szCs w:val="18"/>
              </w:rPr>
            </w:pPr>
          </w:p>
        </w:tc>
        <w:tc>
          <w:tcPr>
            <w:tcW w:w="1329" w:type="dxa"/>
            <w:vAlign w:val="center"/>
          </w:tcPr>
          <w:p w14:paraId="26FCBDDF" w14:textId="77777777" w:rsidR="00FF6E1E" w:rsidRPr="00295655" w:rsidRDefault="00FF6E1E" w:rsidP="00196676">
            <w:pPr>
              <w:keepNext/>
              <w:rPr>
                <w:rFonts w:ascii="Calibri" w:hAnsi="Calibri"/>
                <w:sz w:val="18"/>
                <w:szCs w:val="18"/>
              </w:rPr>
            </w:pPr>
          </w:p>
        </w:tc>
        <w:tc>
          <w:tcPr>
            <w:tcW w:w="1658" w:type="dxa"/>
            <w:vAlign w:val="center"/>
          </w:tcPr>
          <w:p w14:paraId="26FCBDE0" w14:textId="77777777" w:rsidR="00FF6E1E" w:rsidRPr="00295655" w:rsidRDefault="00FF6E1E" w:rsidP="00196676">
            <w:pPr>
              <w:keepNext/>
              <w:rPr>
                <w:rFonts w:ascii="Calibri" w:hAnsi="Calibri"/>
                <w:sz w:val="18"/>
                <w:szCs w:val="18"/>
              </w:rPr>
            </w:pPr>
          </w:p>
        </w:tc>
        <w:tc>
          <w:tcPr>
            <w:tcW w:w="1150" w:type="dxa"/>
            <w:vAlign w:val="center"/>
          </w:tcPr>
          <w:p w14:paraId="26FCBDE1" w14:textId="77777777" w:rsidR="00FF6E1E" w:rsidRPr="00295655" w:rsidRDefault="00FF6E1E" w:rsidP="00196676">
            <w:pPr>
              <w:keepNext/>
              <w:rPr>
                <w:rFonts w:ascii="Calibri" w:hAnsi="Calibri"/>
                <w:sz w:val="18"/>
                <w:szCs w:val="18"/>
              </w:rPr>
            </w:pPr>
          </w:p>
        </w:tc>
        <w:tc>
          <w:tcPr>
            <w:tcW w:w="1552" w:type="dxa"/>
            <w:vAlign w:val="center"/>
          </w:tcPr>
          <w:p w14:paraId="26FCBDE2" w14:textId="77777777" w:rsidR="00FF6E1E" w:rsidRPr="005C3BB4" w:rsidRDefault="00FF6E1E" w:rsidP="00196676">
            <w:pPr>
              <w:keepNext/>
              <w:rPr>
                <w:rFonts w:ascii="Calibri" w:hAnsi="Calibri"/>
                <w:sz w:val="16"/>
                <w:szCs w:val="16"/>
              </w:rPr>
            </w:pPr>
          </w:p>
        </w:tc>
        <w:tc>
          <w:tcPr>
            <w:tcW w:w="990" w:type="dxa"/>
          </w:tcPr>
          <w:p w14:paraId="26FCBDE3" w14:textId="77777777" w:rsidR="00FF6E1E" w:rsidRPr="00295655" w:rsidRDefault="00FF6E1E" w:rsidP="00196676">
            <w:pPr>
              <w:keepNext/>
              <w:rPr>
                <w:rFonts w:ascii="Calibri" w:hAnsi="Calibri"/>
                <w:sz w:val="18"/>
                <w:szCs w:val="18"/>
              </w:rPr>
            </w:pPr>
          </w:p>
        </w:tc>
        <w:tc>
          <w:tcPr>
            <w:tcW w:w="1293" w:type="dxa"/>
            <w:vAlign w:val="center"/>
          </w:tcPr>
          <w:p w14:paraId="26FCBDE4" w14:textId="77777777" w:rsidR="00FF6E1E" w:rsidRPr="00295655" w:rsidRDefault="00FF6E1E" w:rsidP="00196676">
            <w:pPr>
              <w:keepNext/>
              <w:rPr>
                <w:rFonts w:ascii="Calibri" w:hAnsi="Calibri"/>
                <w:sz w:val="18"/>
                <w:szCs w:val="18"/>
              </w:rPr>
            </w:pPr>
          </w:p>
        </w:tc>
        <w:tc>
          <w:tcPr>
            <w:tcW w:w="1329" w:type="dxa"/>
          </w:tcPr>
          <w:p w14:paraId="26FCBDE5" w14:textId="77777777" w:rsidR="00FF6E1E" w:rsidRPr="00295655" w:rsidRDefault="00FF6E1E" w:rsidP="00196676">
            <w:pPr>
              <w:keepNext/>
              <w:rPr>
                <w:rFonts w:ascii="Calibri" w:hAnsi="Calibri"/>
                <w:sz w:val="18"/>
                <w:szCs w:val="18"/>
              </w:rPr>
            </w:pPr>
          </w:p>
        </w:tc>
        <w:tc>
          <w:tcPr>
            <w:tcW w:w="1329" w:type="dxa"/>
            <w:vAlign w:val="center"/>
          </w:tcPr>
          <w:p w14:paraId="26FCBDE6" w14:textId="77777777" w:rsidR="00FF6E1E" w:rsidRPr="00295655" w:rsidRDefault="00FF6E1E" w:rsidP="00196676">
            <w:pPr>
              <w:keepNext/>
              <w:rPr>
                <w:rFonts w:ascii="Calibri" w:hAnsi="Calibri"/>
                <w:sz w:val="18"/>
                <w:szCs w:val="18"/>
              </w:rPr>
            </w:pPr>
          </w:p>
        </w:tc>
      </w:tr>
      <w:tr w:rsidR="00FF6E1E" w:rsidRPr="00295655" w14:paraId="26FCBDF3" w14:textId="77777777" w:rsidTr="004402A8">
        <w:trPr>
          <w:cantSplit/>
          <w:trHeight w:val="288"/>
        </w:trPr>
        <w:tc>
          <w:tcPr>
            <w:tcW w:w="1329" w:type="dxa"/>
            <w:vAlign w:val="center"/>
          </w:tcPr>
          <w:p w14:paraId="26FCBDE8" w14:textId="77777777" w:rsidR="00FF6E1E" w:rsidRPr="00295655" w:rsidRDefault="00FF6E1E" w:rsidP="00196676">
            <w:pPr>
              <w:keepNext/>
              <w:rPr>
                <w:rFonts w:ascii="Calibri" w:hAnsi="Calibri"/>
                <w:sz w:val="18"/>
                <w:szCs w:val="18"/>
              </w:rPr>
            </w:pPr>
          </w:p>
        </w:tc>
        <w:tc>
          <w:tcPr>
            <w:tcW w:w="1328" w:type="dxa"/>
            <w:vAlign w:val="center"/>
          </w:tcPr>
          <w:p w14:paraId="26FCBDE9" w14:textId="77777777" w:rsidR="00FF6E1E" w:rsidRPr="00295655" w:rsidRDefault="00FF6E1E" w:rsidP="00196676">
            <w:pPr>
              <w:keepNext/>
              <w:rPr>
                <w:rFonts w:ascii="Calibri" w:hAnsi="Calibri"/>
                <w:sz w:val="18"/>
                <w:szCs w:val="18"/>
              </w:rPr>
            </w:pPr>
          </w:p>
        </w:tc>
        <w:tc>
          <w:tcPr>
            <w:tcW w:w="1329" w:type="dxa"/>
            <w:vAlign w:val="center"/>
          </w:tcPr>
          <w:p w14:paraId="26FCBDEA" w14:textId="77777777" w:rsidR="00FF6E1E" w:rsidRPr="00295655" w:rsidRDefault="00FF6E1E" w:rsidP="00196676">
            <w:pPr>
              <w:keepNext/>
              <w:rPr>
                <w:rFonts w:ascii="Calibri" w:hAnsi="Calibri"/>
                <w:sz w:val="18"/>
                <w:szCs w:val="18"/>
              </w:rPr>
            </w:pPr>
          </w:p>
        </w:tc>
        <w:tc>
          <w:tcPr>
            <w:tcW w:w="1329" w:type="dxa"/>
            <w:vAlign w:val="center"/>
          </w:tcPr>
          <w:p w14:paraId="26FCBDEB" w14:textId="77777777" w:rsidR="00FF6E1E" w:rsidRPr="00295655" w:rsidRDefault="00FF6E1E" w:rsidP="00196676">
            <w:pPr>
              <w:keepNext/>
              <w:rPr>
                <w:rFonts w:ascii="Calibri" w:hAnsi="Calibri"/>
                <w:sz w:val="18"/>
                <w:szCs w:val="18"/>
              </w:rPr>
            </w:pPr>
          </w:p>
        </w:tc>
        <w:tc>
          <w:tcPr>
            <w:tcW w:w="1658" w:type="dxa"/>
            <w:vAlign w:val="center"/>
          </w:tcPr>
          <w:p w14:paraId="26FCBDEC" w14:textId="77777777" w:rsidR="00FF6E1E" w:rsidRPr="00295655" w:rsidRDefault="00FF6E1E" w:rsidP="00196676">
            <w:pPr>
              <w:keepNext/>
              <w:rPr>
                <w:rFonts w:ascii="Calibri" w:hAnsi="Calibri"/>
                <w:sz w:val="18"/>
                <w:szCs w:val="18"/>
              </w:rPr>
            </w:pPr>
          </w:p>
        </w:tc>
        <w:tc>
          <w:tcPr>
            <w:tcW w:w="1150" w:type="dxa"/>
            <w:vAlign w:val="center"/>
          </w:tcPr>
          <w:p w14:paraId="26FCBDED" w14:textId="77777777" w:rsidR="00FF6E1E" w:rsidRPr="00295655" w:rsidRDefault="00FF6E1E" w:rsidP="00196676">
            <w:pPr>
              <w:keepNext/>
              <w:rPr>
                <w:rFonts w:ascii="Calibri" w:hAnsi="Calibri"/>
                <w:sz w:val="18"/>
                <w:szCs w:val="18"/>
              </w:rPr>
            </w:pPr>
          </w:p>
        </w:tc>
        <w:tc>
          <w:tcPr>
            <w:tcW w:w="1552" w:type="dxa"/>
            <w:vAlign w:val="center"/>
          </w:tcPr>
          <w:p w14:paraId="26FCBDEE" w14:textId="77777777" w:rsidR="00FF6E1E" w:rsidRPr="00295655" w:rsidRDefault="00FF6E1E" w:rsidP="00196676">
            <w:pPr>
              <w:keepNext/>
              <w:rPr>
                <w:rFonts w:ascii="Calibri" w:hAnsi="Calibri"/>
                <w:sz w:val="18"/>
                <w:szCs w:val="18"/>
              </w:rPr>
            </w:pPr>
          </w:p>
        </w:tc>
        <w:tc>
          <w:tcPr>
            <w:tcW w:w="990" w:type="dxa"/>
          </w:tcPr>
          <w:p w14:paraId="26FCBDEF" w14:textId="77777777" w:rsidR="00FF6E1E" w:rsidRPr="00295655" w:rsidRDefault="00FF6E1E" w:rsidP="00196676">
            <w:pPr>
              <w:keepNext/>
              <w:rPr>
                <w:rFonts w:ascii="Calibri" w:hAnsi="Calibri"/>
                <w:sz w:val="18"/>
                <w:szCs w:val="18"/>
              </w:rPr>
            </w:pPr>
          </w:p>
        </w:tc>
        <w:tc>
          <w:tcPr>
            <w:tcW w:w="1293" w:type="dxa"/>
            <w:vAlign w:val="center"/>
          </w:tcPr>
          <w:p w14:paraId="26FCBDF0" w14:textId="77777777" w:rsidR="00FF6E1E" w:rsidRPr="00295655" w:rsidRDefault="00FF6E1E" w:rsidP="00196676">
            <w:pPr>
              <w:keepNext/>
              <w:rPr>
                <w:rFonts w:ascii="Calibri" w:hAnsi="Calibri"/>
                <w:sz w:val="18"/>
                <w:szCs w:val="18"/>
              </w:rPr>
            </w:pPr>
          </w:p>
        </w:tc>
        <w:tc>
          <w:tcPr>
            <w:tcW w:w="1329" w:type="dxa"/>
          </w:tcPr>
          <w:p w14:paraId="26FCBDF1" w14:textId="77777777" w:rsidR="00FF6E1E" w:rsidRPr="00295655" w:rsidRDefault="00FF6E1E" w:rsidP="00196676">
            <w:pPr>
              <w:keepNext/>
              <w:rPr>
                <w:rFonts w:ascii="Calibri" w:hAnsi="Calibri"/>
                <w:sz w:val="18"/>
                <w:szCs w:val="18"/>
              </w:rPr>
            </w:pPr>
          </w:p>
        </w:tc>
        <w:tc>
          <w:tcPr>
            <w:tcW w:w="1329" w:type="dxa"/>
            <w:vAlign w:val="center"/>
          </w:tcPr>
          <w:p w14:paraId="26FCBDF2" w14:textId="77777777" w:rsidR="00FF6E1E" w:rsidRPr="00295655" w:rsidRDefault="00FF6E1E" w:rsidP="00196676">
            <w:pPr>
              <w:keepNext/>
              <w:rPr>
                <w:rFonts w:ascii="Calibri" w:hAnsi="Calibri"/>
                <w:sz w:val="18"/>
                <w:szCs w:val="18"/>
              </w:rPr>
            </w:pPr>
          </w:p>
        </w:tc>
      </w:tr>
      <w:tr w:rsidR="004402A8" w:rsidRPr="00295655" w14:paraId="26FCBDF6" w14:textId="77777777" w:rsidTr="002F0741">
        <w:trPr>
          <w:cantSplit/>
        </w:trPr>
        <w:tc>
          <w:tcPr>
            <w:tcW w:w="14616" w:type="dxa"/>
            <w:gridSpan w:val="11"/>
          </w:tcPr>
          <w:p w14:paraId="26FCBDF5" w14:textId="77777777" w:rsidR="004402A8" w:rsidRPr="00295655" w:rsidRDefault="004402A8" w:rsidP="00196676">
            <w:pPr>
              <w:keepNext/>
              <w:rPr>
                <w:rFonts w:ascii="Calibri" w:hAnsi="Calibri"/>
                <w:sz w:val="18"/>
                <w:szCs w:val="18"/>
              </w:rPr>
            </w:pPr>
            <w:r w:rsidRPr="00295655">
              <w:rPr>
                <w:rFonts w:ascii="Calibri" w:hAnsi="Calibri"/>
                <w:sz w:val="18"/>
                <w:szCs w:val="18"/>
              </w:rPr>
              <w:t>Notes:</w:t>
            </w:r>
          </w:p>
        </w:tc>
      </w:tr>
    </w:tbl>
    <w:p w14:paraId="26FCBDF7" w14:textId="77777777" w:rsidR="00196676" w:rsidRDefault="00196676" w:rsidP="00196676">
      <w:pPr>
        <w:rPr>
          <w:rFonts w:ascii="Calibri" w:hAnsi="Calibri"/>
          <w:sz w:val="18"/>
          <w:szCs w:val="18"/>
        </w:rPr>
      </w:pPr>
    </w:p>
    <w:p w14:paraId="26FCBDF8" w14:textId="77777777" w:rsidR="00196676"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90"/>
        <w:gridCol w:w="990"/>
        <w:gridCol w:w="2910"/>
        <w:gridCol w:w="2910"/>
        <w:gridCol w:w="2910"/>
        <w:gridCol w:w="1008"/>
      </w:tblGrid>
      <w:tr w:rsidR="00196676" w:rsidRPr="00295655" w14:paraId="26FCBE02" w14:textId="77777777" w:rsidTr="00196676">
        <w:trPr>
          <w:cantSplit/>
        </w:trPr>
        <w:tc>
          <w:tcPr>
            <w:tcW w:w="14616" w:type="dxa"/>
            <w:gridSpan w:val="8"/>
          </w:tcPr>
          <w:p w14:paraId="26FCBDF9" w14:textId="4EC82C07" w:rsidR="00196676" w:rsidRPr="00620333" w:rsidRDefault="00A811B7" w:rsidP="00196676">
            <w:pPr>
              <w:keepNext/>
              <w:rPr>
                <w:rFonts w:ascii="Calibri" w:hAnsi="Calibri"/>
                <w:b/>
                <w:sz w:val="18"/>
                <w:szCs w:val="18"/>
              </w:rPr>
            </w:pPr>
            <w:r w:rsidRPr="001A53D0">
              <w:rPr>
                <w:rFonts w:ascii="Calibri" w:hAnsi="Calibri"/>
                <w:b/>
                <w:szCs w:val="18"/>
              </w:rPr>
              <w:lastRenderedPageBreak/>
              <w:t>D</w:t>
            </w:r>
            <w:r w:rsidR="00196676" w:rsidRPr="001A53D0">
              <w:rPr>
                <w:rFonts w:ascii="Calibri" w:hAnsi="Calibri"/>
                <w:b/>
                <w:szCs w:val="18"/>
              </w:rPr>
              <w:t>. Installed Heating System Equipment Information (not heat pumps)</w:t>
            </w:r>
          </w:p>
          <w:p w14:paraId="26FCBDFA" w14:textId="77777777" w:rsidR="00196676" w:rsidRDefault="00196676" w:rsidP="00196676">
            <w:pPr>
              <w:rPr>
                <w:rFonts w:asciiTheme="minorHAnsi" w:hAnsiTheme="minorHAnsi"/>
                <w:sz w:val="16"/>
                <w:szCs w:val="16"/>
              </w:rPr>
            </w:pPr>
            <w:r w:rsidRPr="00A82EF3">
              <w:rPr>
                <w:rFonts w:ascii="Calibri" w:hAnsi="Calibri"/>
                <w:sz w:val="18"/>
                <w:szCs w:val="18"/>
              </w:rPr>
              <w:t>&lt;&lt;</w:t>
            </w:r>
            <w:r>
              <w:rPr>
                <w:rFonts w:ascii="Calibri" w:hAnsi="Calibri"/>
                <w:sz w:val="18"/>
                <w:szCs w:val="18"/>
              </w:rPr>
              <w:t xml:space="preserve">&lt;if all of the SC Systems listed in Section </w:t>
            </w:r>
            <w:r w:rsidR="00A811B7">
              <w:rPr>
                <w:rFonts w:ascii="Calibri" w:hAnsi="Calibri"/>
                <w:sz w:val="18"/>
                <w:szCs w:val="18"/>
              </w:rPr>
              <w:t>C</w:t>
            </w:r>
            <w:r>
              <w:rPr>
                <w:rFonts w:ascii="Calibri" w:hAnsi="Calibri"/>
                <w:sz w:val="18"/>
                <w:szCs w:val="18"/>
              </w:rPr>
              <w:t xml:space="preserve"> have a value in </w:t>
            </w:r>
            <w:r w:rsidR="00A811B7">
              <w:rPr>
                <w:rFonts w:ascii="Calibri" w:hAnsi="Calibri"/>
                <w:sz w:val="18"/>
                <w:szCs w:val="18"/>
              </w:rPr>
              <w:t>C</w:t>
            </w:r>
            <w:r>
              <w:rPr>
                <w:rFonts w:ascii="Calibri" w:hAnsi="Calibri"/>
                <w:sz w:val="18"/>
                <w:szCs w:val="18"/>
              </w:rPr>
              <w:t>04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sidR="00C56114">
              <w:rPr>
                <w:rFonts w:ascii="Calibri" w:hAnsi="Calibri"/>
                <w:sz w:val="18"/>
                <w:szCs w:val="18"/>
              </w:rPr>
              <w:t xml:space="preserve"> for which the H</w:t>
            </w:r>
            <w:r>
              <w:rPr>
                <w:rFonts w:ascii="Calibri" w:hAnsi="Calibri"/>
                <w:sz w:val="18"/>
                <w:szCs w:val="18"/>
              </w:rPr>
              <w:t>eating System Type</w:t>
            </w:r>
            <w:r w:rsidRPr="00A82EF3">
              <w:rPr>
                <w:rFonts w:ascii="Calibri" w:hAnsi="Calibri"/>
                <w:sz w:val="18"/>
                <w:szCs w:val="18"/>
              </w:rPr>
              <w:t xml:space="preserve"> listed in </w:t>
            </w:r>
            <w:r w:rsidR="00A811B7">
              <w:rPr>
                <w:rFonts w:ascii="Calibri" w:hAnsi="Calibri"/>
                <w:sz w:val="18"/>
                <w:szCs w:val="18"/>
              </w:rPr>
              <w:t>C</w:t>
            </w:r>
            <w:r>
              <w:rPr>
                <w:rFonts w:ascii="Calibri" w:hAnsi="Calibri"/>
                <w:sz w:val="18"/>
                <w:szCs w:val="18"/>
              </w:rPr>
              <w:t>04</w:t>
            </w:r>
            <w:r w:rsidRPr="00A82EF3">
              <w:rPr>
                <w:rFonts w:ascii="Calibri" w:hAnsi="Calibri"/>
                <w:sz w:val="18"/>
                <w:szCs w:val="18"/>
              </w:rPr>
              <w:t xml:space="preserve"> </w:t>
            </w:r>
            <w:r>
              <w:rPr>
                <w:rFonts w:ascii="Calibri" w:hAnsi="Calibri"/>
                <w:sz w:val="18"/>
                <w:szCs w:val="18"/>
              </w:rPr>
              <w:t>≠ one of the following heat pump types:</w:t>
            </w:r>
          </w:p>
          <w:p w14:paraId="26FCBDFB" w14:textId="77777777" w:rsidR="00196676" w:rsidRPr="00A82EF3" w:rsidRDefault="00196676" w:rsidP="00196676">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26FCBDFC" w14:textId="77777777" w:rsidR="00196676" w:rsidRPr="00A82EF3" w:rsidRDefault="00196676" w:rsidP="00196676">
            <w:pPr>
              <w:rPr>
                <w:rFonts w:asciiTheme="minorHAnsi" w:hAnsiTheme="minorHAnsi"/>
                <w:sz w:val="16"/>
                <w:szCs w:val="16"/>
              </w:rPr>
            </w:pPr>
            <w:r w:rsidRPr="00A82EF3">
              <w:rPr>
                <w:rFonts w:asciiTheme="minorHAnsi" w:hAnsiTheme="minorHAnsi"/>
                <w:sz w:val="16"/>
                <w:szCs w:val="16"/>
              </w:rPr>
              <w:t>*central packaged HP</w:t>
            </w:r>
          </w:p>
          <w:p w14:paraId="26FCBDFD" w14:textId="77777777" w:rsidR="00196676" w:rsidRPr="00A82EF3" w:rsidRDefault="00196676" w:rsidP="00196676">
            <w:pPr>
              <w:rPr>
                <w:rFonts w:asciiTheme="minorHAnsi" w:hAnsiTheme="minorHAnsi"/>
                <w:sz w:val="16"/>
                <w:szCs w:val="16"/>
              </w:rPr>
            </w:pPr>
            <w:r w:rsidRPr="00A82EF3">
              <w:rPr>
                <w:rFonts w:asciiTheme="minorHAnsi" w:hAnsiTheme="minorHAnsi"/>
                <w:sz w:val="16"/>
                <w:szCs w:val="16"/>
              </w:rPr>
              <w:t>*central large packaged HP</w:t>
            </w:r>
          </w:p>
          <w:p w14:paraId="26FCBDFE" w14:textId="5A0F024F" w:rsidR="00196676" w:rsidRDefault="00196676" w:rsidP="00196676">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961697">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r w:rsidRPr="00761C61">
              <w:rPr>
                <w:rFonts w:asciiTheme="minorHAnsi" w:hAnsiTheme="minorHAnsi"/>
                <w:sz w:val="16"/>
                <w:szCs w:val="16"/>
              </w:rPr>
              <w:t xml:space="preserve"> </w:t>
            </w:r>
          </w:p>
          <w:p w14:paraId="26FCBDFF" w14:textId="77777777" w:rsidR="00196676"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26FCBE00" w14:textId="77777777" w:rsidR="00196676" w:rsidRPr="00A82EF3"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0CD8891D" w14:textId="77777777" w:rsidR="00961697" w:rsidRDefault="00196676" w:rsidP="00196676">
            <w:pPr>
              <w:keepNext/>
              <w:rPr>
                <w:rFonts w:asciiTheme="minorHAnsi" w:hAnsiTheme="minorHAnsi"/>
                <w:sz w:val="16"/>
                <w:szCs w:val="16"/>
              </w:rPr>
            </w:pPr>
            <w:r w:rsidRPr="00A82EF3">
              <w:rPr>
                <w:rFonts w:asciiTheme="minorHAnsi" w:hAnsiTheme="minorHAnsi"/>
                <w:sz w:val="16"/>
                <w:szCs w:val="16"/>
              </w:rPr>
              <w:t>*room HP</w:t>
            </w:r>
            <w:r w:rsidR="00961697">
              <w:rPr>
                <w:rFonts w:asciiTheme="minorHAnsi" w:hAnsiTheme="minorHAnsi"/>
                <w:sz w:val="16"/>
                <w:szCs w:val="16"/>
              </w:rPr>
              <w:t>;</w:t>
            </w:r>
          </w:p>
          <w:p w14:paraId="3E49CEBE" w14:textId="308D195B" w:rsidR="00961697" w:rsidRDefault="00961697" w:rsidP="00196676">
            <w:pPr>
              <w:keepNext/>
              <w:rPr>
                <w:rFonts w:asciiTheme="minorHAnsi" w:hAnsiTheme="minorHAnsi"/>
                <w:sz w:val="16"/>
                <w:szCs w:val="16"/>
              </w:rPr>
            </w:pPr>
            <w:r>
              <w:rPr>
                <w:rFonts w:asciiTheme="minorHAnsi" w:hAnsiTheme="minorHAnsi"/>
                <w:sz w:val="16"/>
                <w:szCs w:val="16"/>
              </w:rPr>
              <w:t>*small duct high velocity HP;</w:t>
            </w:r>
          </w:p>
          <w:p w14:paraId="2196D89E" w14:textId="77777777" w:rsidR="00961697" w:rsidRDefault="00961697" w:rsidP="00196676">
            <w:pPr>
              <w:keepNext/>
              <w:rPr>
                <w:rFonts w:asciiTheme="minorHAnsi" w:hAnsiTheme="minorHAnsi"/>
                <w:sz w:val="16"/>
                <w:szCs w:val="16"/>
              </w:rPr>
            </w:pPr>
            <w:r>
              <w:rPr>
                <w:rFonts w:asciiTheme="minorHAnsi" w:hAnsiTheme="minorHAnsi"/>
                <w:sz w:val="16"/>
                <w:szCs w:val="16"/>
              </w:rPr>
              <w:t>*ductless multi-split HP;</w:t>
            </w:r>
          </w:p>
          <w:p w14:paraId="26FCBE01" w14:textId="40FA44E6" w:rsidR="00196676" w:rsidRPr="00B36706" w:rsidRDefault="00961697" w:rsidP="00A3029A">
            <w:pPr>
              <w:keepNext/>
              <w:rPr>
                <w:rFonts w:asciiTheme="minorHAnsi" w:hAnsiTheme="minorHAnsi"/>
                <w:sz w:val="16"/>
                <w:szCs w:val="16"/>
              </w:rPr>
            </w:pPr>
            <w:r>
              <w:rPr>
                <w:rFonts w:asciiTheme="minorHAnsi" w:hAnsiTheme="minorHAnsi"/>
                <w:sz w:val="16"/>
                <w:szCs w:val="16"/>
              </w:rPr>
              <w:t>*ductless VRF HP</w:t>
            </w:r>
            <w:r w:rsidR="00196676" w:rsidRPr="00A82EF3">
              <w:rPr>
                <w:rFonts w:ascii="Calibri" w:hAnsi="Calibri"/>
                <w:sz w:val="18"/>
                <w:szCs w:val="18"/>
              </w:rPr>
              <w:t xml:space="preserve"> &gt;&gt;</w:t>
            </w:r>
          </w:p>
        </w:tc>
      </w:tr>
      <w:tr w:rsidR="00196676" w:rsidRPr="00295655" w14:paraId="26FCBE0B" w14:textId="77777777" w:rsidTr="00196676">
        <w:trPr>
          <w:cantSplit/>
          <w:trHeight w:val="188"/>
        </w:trPr>
        <w:tc>
          <w:tcPr>
            <w:tcW w:w="1458" w:type="dxa"/>
            <w:vAlign w:val="bottom"/>
          </w:tcPr>
          <w:p w14:paraId="26FCBE03"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E04"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990" w:type="dxa"/>
            <w:vAlign w:val="bottom"/>
          </w:tcPr>
          <w:p w14:paraId="26FCBE05"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990" w:type="dxa"/>
            <w:vAlign w:val="bottom"/>
          </w:tcPr>
          <w:p w14:paraId="26FCBE06"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2910" w:type="dxa"/>
            <w:vAlign w:val="bottom"/>
          </w:tcPr>
          <w:p w14:paraId="26FCBE07"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c>
          <w:tcPr>
            <w:tcW w:w="2910" w:type="dxa"/>
            <w:vAlign w:val="bottom"/>
          </w:tcPr>
          <w:p w14:paraId="26FCBE08"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06</w:t>
            </w:r>
          </w:p>
        </w:tc>
        <w:tc>
          <w:tcPr>
            <w:tcW w:w="2910" w:type="dxa"/>
            <w:vAlign w:val="bottom"/>
          </w:tcPr>
          <w:p w14:paraId="26FCBE09"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07</w:t>
            </w:r>
          </w:p>
        </w:tc>
        <w:tc>
          <w:tcPr>
            <w:tcW w:w="1008" w:type="dxa"/>
            <w:vAlign w:val="bottom"/>
          </w:tcPr>
          <w:p w14:paraId="26FCBE0A" w14:textId="77777777" w:rsidR="00196676" w:rsidRPr="00295655" w:rsidRDefault="00196676" w:rsidP="00196676">
            <w:pPr>
              <w:keepNext/>
              <w:jc w:val="center"/>
              <w:rPr>
                <w:rFonts w:ascii="Calibri" w:hAnsi="Calibri"/>
                <w:sz w:val="18"/>
                <w:szCs w:val="18"/>
              </w:rPr>
            </w:pPr>
            <w:r>
              <w:rPr>
                <w:rFonts w:ascii="Calibri" w:hAnsi="Calibri"/>
                <w:sz w:val="18"/>
                <w:szCs w:val="18"/>
              </w:rPr>
              <w:t>08</w:t>
            </w:r>
          </w:p>
        </w:tc>
      </w:tr>
      <w:tr w:rsidR="00196676" w:rsidRPr="00697221" w14:paraId="26FCBE16" w14:textId="77777777" w:rsidTr="00196676">
        <w:trPr>
          <w:cantSplit/>
          <w:trHeight w:val="576"/>
        </w:trPr>
        <w:tc>
          <w:tcPr>
            <w:tcW w:w="1458" w:type="dxa"/>
            <w:vAlign w:val="bottom"/>
          </w:tcPr>
          <w:p w14:paraId="26FCBE0C" w14:textId="77777777" w:rsidR="00196676" w:rsidRPr="00697221" w:rsidRDefault="00196676" w:rsidP="00196676">
            <w:pPr>
              <w:keepNext/>
              <w:jc w:val="center"/>
              <w:rPr>
                <w:rFonts w:ascii="Calibri" w:hAnsi="Calibri"/>
                <w:sz w:val="18"/>
                <w:szCs w:val="18"/>
              </w:rPr>
            </w:pPr>
            <w:r w:rsidRPr="00697221">
              <w:rPr>
                <w:rFonts w:ascii="Calibri" w:hAnsi="Calibri"/>
                <w:sz w:val="18"/>
                <w:szCs w:val="18"/>
              </w:rPr>
              <w:t>SC System Identification or Name</w:t>
            </w:r>
          </w:p>
        </w:tc>
        <w:tc>
          <w:tcPr>
            <w:tcW w:w="1440" w:type="dxa"/>
            <w:vAlign w:val="bottom"/>
          </w:tcPr>
          <w:p w14:paraId="26FCBE0D" w14:textId="77777777" w:rsidR="00196676" w:rsidRPr="00697221" w:rsidRDefault="00196676" w:rsidP="00196676">
            <w:pPr>
              <w:keepNext/>
              <w:jc w:val="center"/>
              <w:rPr>
                <w:rFonts w:ascii="Calibri" w:hAnsi="Calibri"/>
                <w:sz w:val="18"/>
                <w:szCs w:val="18"/>
              </w:rPr>
            </w:pPr>
            <w:r w:rsidRPr="00697221">
              <w:rPr>
                <w:rFonts w:ascii="Calibri" w:hAnsi="Calibri"/>
                <w:sz w:val="18"/>
                <w:szCs w:val="18"/>
              </w:rPr>
              <w:t>SC System Location or Area Served</w:t>
            </w:r>
          </w:p>
        </w:tc>
        <w:tc>
          <w:tcPr>
            <w:tcW w:w="990" w:type="dxa"/>
            <w:vAlign w:val="bottom"/>
          </w:tcPr>
          <w:p w14:paraId="26FCBE0E" w14:textId="77777777" w:rsidR="00196676" w:rsidRPr="00697221" w:rsidRDefault="00196676" w:rsidP="00196676">
            <w:pPr>
              <w:keepNext/>
              <w:jc w:val="center"/>
              <w:rPr>
                <w:rFonts w:ascii="Calibri" w:hAnsi="Calibri"/>
                <w:sz w:val="18"/>
                <w:szCs w:val="18"/>
              </w:rPr>
            </w:pPr>
            <w:r w:rsidRPr="00697221">
              <w:rPr>
                <w:rFonts w:ascii="Calibri" w:hAnsi="Calibri"/>
                <w:sz w:val="18"/>
                <w:szCs w:val="18"/>
              </w:rPr>
              <w:t>Heating Efficiency</w:t>
            </w:r>
          </w:p>
          <w:p w14:paraId="26FCBE0F" w14:textId="77777777" w:rsidR="00196676" w:rsidRPr="00697221" w:rsidRDefault="00196676" w:rsidP="00196676">
            <w:pPr>
              <w:keepNext/>
              <w:jc w:val="center"/>
              <w:rPr>
                <w:rFonts w:ascii="Calibri" w:hAnsi="Calibri"/>
                <w:sz w:val="18"/>
                <w:szCs w:val="18"/>
              </w:rPr>
            </w:pPr>
            <w:r w:rsidRPr="00697221">
              <w:rPr>
                <w:rFonts w:ascii="Calibri" w:hAnsi="Calibri"/>
                <w:sz w:val="18"/>
                <w:szCs w:val="18"/>
              </w:rPr>
              <w:t>Type</w:t>
            </w:r>
          </w:p>
        </w:tc>
        <w:tc>
          <w:tcPr>
            <w:tcW w:w="990" w:type="dxa"/>
            <w:vAlign w:val="bottom"/>
          </w:tcPr>
          <w:p w14:paraId="26FCBE10" w14:textId="77777777" w:rsidR="00196676" w:rsidRPr="00697221" w:rsidRDefault="00196676" w:rsidP="00196676">
            <w:pPr>
              <w:keepNext/>
              <w:jc w:val="center"/>
              <w:rPr>
                <w:rFonts w:ascii="Calibri" w:hAnsi="Calibri"/>
                <w:sz w:val="18"/>
                <w:szCs w:val="18"/>
              </w:rPr>
            </w:pPr>
            <w:r w:rsidRPr="00697221">
              <w:rPr>
                <w:rFonts w:ascii="Calibri" w:hAnsi="Calibri"/>
                <w:sz w:val="18"/>
                <w:szCs w:val="18"/>
              </w:rPr>
              <w:t>Heating Efficiency</w:t>
            </w:r>
          </w:p>
          <w:p w14:paraId="26FCBE11" w14:textId="77777777" w:rsidR="00196676" w:rsidRPr="00697221" w:rsidRDefault="00196676" w:rsidP="00196676">
            <w:pPr>
              <w:keepNext/>
              <w:jc w:val="center"/>
              <w:rPr>
                <w:rFonts w:ascii="Calibri" w:hAnsi="Calibri"/>
                <w:sz w:val="18"/>
                <w:szCs w:val="18"/>
              </w:rPr>
            </w:pPr>
            <w:r>
              <w:rPr>
                <w:rFonts w:ascii="Calibri" w:hAnsi="Calibri"/>
                <w:sz w:val="18"/>
                <w:szCs w:val="18"/>
              </w:rPr>
              <w:t>V</w:t>
            </w:r>
            <w:r w:rsidRPr="00697221">
              <w:rPr>
                <w:rFonts w:ascii="Calibri" w:hAnsi="Calibri"/>
                <w:sz w:val="18"/>
                <w:szCs w:val="18"/>
              </w:rPr>
              <w:t>alue</w:t>
            </w:r>
          </w:p>
        </w:tc>
        <w:tc>
          <w:tcPr>
            <w:tcW w:w="2910" w:type="dxa"/>
            <w:vAlign w:val="bottom"/>
          </w:tcPr>
          <w:p w14:paraId="26FCBE12" w14:textId="77777777" w:rsidR="00196676" w:rsidRPr="00697221" w:rsidRDefault="00196676" w:rsidP="00196676">
            <w:pPr>
              <w:keepNext/>
              <w:jc w:val="center"/>
              <w:rPr>
                <w:rFonts w:ascii="Calibri" w:hAnsi="Calibri"/>
                <w:sz w:val="18"/>
                <w:szCs w:val="18"/>
              </w:rPr>
            </w:pPr>
            <w:r w:rsidRPr="00697221">
              <w:rPr>
                <w:rFonts w:ascii="Calibri" w:hAnsi="Calibri"/>
                <w:sz w:val="18"/>
                <w:szCs w:val="18"/>
              </w:rPr>
              <w:t>Heating Unit Manufacturer</w:t>
            </w:r>
          </w:p>
        </w:tc>
        <w:tc>
          <w:tcPr>
            <w:tcW w:w="2910" w:type="dxa"/>
            <w:vAlign w:val="bottom"/>
          </w:tcPr>
          <w:p w14:paraId="26FCBE13" w14:textId="77777777" w:rsidR="00196676" w:rsidRPr="00697221" w:rsidRDefault="00196676" w:rsidP="00196676">
            <w:pPr>
              <w:keepNext/>
              <w:jc w:val="center"/>
              <w:rPr>
                <w:rFonts w:ascii="Calibri" w:hAnsi="Calibri"/>
                <w:sz w:val="18"/>
                <w:szCs w:val="18"/>
              </w:rPr>
            </w:pPr>
            <w:r w:rsidRPr="00697221">
              <w:rPr>
                <w:rFonts w:ascii="Calibri" w:hAnsi="Calibri"/>
                <w:sz w:val="18"/>
                <w:szCs w:val="18"/>
              </w:rPr>
              <w:t>Heating Unit Model Number</w:t>
            </w:r>
          </w:p>
        </w:tc>
        <w:tc>
          <w:tcPr>
            <w:tcW w:w="2910" w:type="dxa"/>
            <w:vAlign w:val="bottom"/>
          </w:tcPr>
          <w:p w14:paraId="26FCBE14" w14:textId="6D9AD2BF" w:rsidR="00196676" w:rsidRPr="00697221" w:rsidRDefault="00196676" w:rsidP="004402A8">
            <w:pPr>
              <w:keepNext/>
              <w:jc w:val="center"/>
              <w:rPr>
                <w:rFonts w:ascii="Calibri" w:hAnsi="Calibri"/>
                <w:sz w:val="18"/>
                <w:szCs w:val="18"/>
              </w:rPr>
            </w:pPr>
            <w:r w:rsidRPr="00697221">
              <w:rPr>
                <w:rFonts w:ascii="Calibri" w:hAnsi="Calibri"/>
                <w:sz w:val="18"/>
                <w:szCs w:val="18"/>
              </w:rPr>
              <w:t xml:space="preserve">Heating Unit </w:t>
            </w:r>
            <w:r w:rsidR="004402A8">
              <w:rPr>
                <w:rFonts w:ascii="Calibri" w:hAnsi="Calibri"/>
                <w:sz w:val="18"/>
                <w:szCs w:val="18"/>
              </w:rPr>
              <w:t>S</w:t>
            </w:r>
            <w:r w:rsidRPr="00697221">
              <w:rPr>
                <w:rFonts w:ascii="Calibri" w:hAnsi="Calibri"/>
                <w:sz w:val="18"/>
                <w:szCs w:val="18"/>
              </w:rPr>
              <w:t xml:space="preserve">erial </w:t>
            </w:r>
            <w:r w:rsidR="004402A8">
              <w:rPr>
                <w:rFonts w:ascii="Calibri" w:hAnsi="Calibri"/>
                <w:sz w:val="18"/>
                <w:szCs w:val="18"/>
              </w:rPr>
              <w:t>N</w:t>
            </w:r>
            <w:r w:rsidRPr="00697221">
              <w:rPr>
                <w:rFonts w:ascii="Calibri" w:hAnsi="Calibri"/>
                <w:sz w:val="18"/>
                <w:szCs w:val="18"/>
              </w:rPr>
              <w:t>umber</w:t>
            </w:r>
          </w:p>
        </w:tc>
        <w:tc>
          <w:tcPr>
            <w:tcW w:w="1008" w:type="dxa"/>
            <w:vAlign w:val="bottom"/>
          </w:tcPr>
          <w:p w14:paraId="26FCBE15" w14:textId="61EDFE30" w:rsidR="00196676" w:rsidRPr="00697221" w:rsidRDefault="00196676" w:rsidP="00196676">
            <w:pPr>
              <w:keepNext/>
              <w:jc w:val="center"/>
              <w:rPr>
                <w:rFonts w:ascii="Calibri" w:hAnsi="Calibri"/>
                <w:sz w:val="18"/>
                <w:szCs w:val="18"/>
              </w:rPr>
            </w:pPr>
            <w:r w:rsidRPr="00697221">
              <w:rPr>
                <w:rFonts w:ascii="Calibri" w:hAnsi="Calibri"/>
                <w:sz w:val="18"/>
                <w:szCs w:val="18"/>
              </w:rPr>
              <w:t>Rated Heating Capacity, Output (</w:t>
            </w:r>
            <w:r w:rsidR="00E32181">
              <w:rPr>
                <w:rFonts w:ascii="Calibri" w:hAnsi="Calibri"/>
                <w:sz w:val="18"/>
                <w:szCs w:val="18"/>
              </w:rPr>
              <w:t>Btu/h</w:t>
            </w:r>
            <w:r w:rsidRPr="00697221">
              <w:rPr>
                <w:rFonts w:ascii="Calibri" w:hAnsi="Calibri"/>
                <w:sz w:val="18"/>
                <w:szCs w:val="18"/>
              </w:rPr>
              <w:t>)</w:t>
            </w:r>
          </w:p>
        </w:tc>
      </w:tr>
      <w:tr w:rsidR="00196676" w:rsidRPr="00295655" w14:paraId="26FCBE23" w14:textId="77777777" w:rsidTr="00196676">
        <w:trPr>
          <w:cantSplit/>
          <w:trHeight w:val="395"/>
        </w:trPr>
        <w:tc>
          <w:tcPr>
            <w:tcW w:w="1458" w:type="dxa"/>
          </w:tcPr>
          <w:p w14:paraId="26FCBE17" w14:textId="77777777" w:rsidR="00196676" w:rsidRPr="00295655" w:rsidRDefault="00196676" w:rsidP="00A811B7">
            <w:pPr>
              <w:keepNext/>
              <w:rPr>
                <w:rFonts w:ascii="Calibri" w:hAnsi="Calibri"/>
                <w:sz w:val="18"/>
                <w:szCs w:val="18"/>
              </w:rPr>
            </w:pPr>
            <w:r w:rsidRPr="00295655">
              <w:rPr>
                <w:rFonts w:ascii="Calibri" w:hAnsi="Calibri"/>
                <w:sz w:val="18"/>
                <w:szCs w:val="18"/>
              </w:rPr>
              <w:t xml:space="preserve">&lt;&lt;auto filled from </w:t>
            </w:r>
            <w:r w:rsidR="00A811B7">
              <w:rPr>
                <w:rFonts w:ascii="Calibri" w:hAnsi="Calibri"/>
                <w:sz w:val="18"/>
                <w:szCs w:val="18"/>
              </w:rPr>
              <w:t>C</w:t>
            </w:r>
            <w:r>
              <w:rPr>
                <w:rFonts w:ascii="Calibri" w:hAnsi="Calibri"/>
                <w:sz w:val="18"/>
                <w:szCs w:val="18"/>
              </w:rPr>
              <w:t>01</w:t>
            </w:r>
            <w:r w:rsidRPr="00295655">
              <w:rPr>
                <w:rFonts w:ascii="Calibri" w:hAnsi="Calibri"/>
                <w:sz w:val="18"/>
                <w:szCs w:val="18"/>
              </w:rPr>
              <w:t>&gt;&gt;</w:t>
            </w:r>
          </w:p>
        </w:tc>
        <w:tc>
          <w:tcPr>
            <w:tcW w:w="1440" w:type="dxa"/>
          </w:tcPr>
          <w:p w14:paraId="26FCBE18" w14:textId="77777777" w:rsidR="00196676" w:rsidRPr="00EE5AA6" w:rsidRDefault="00196676" w:rsidP="00A811B7">
            <w:pPr>
              <w:rPr>
                <w:rFonts w:asciiTheme="minorHAnsi" w:hAnsiTheme="minorHAnsi"/>
                <w:sz w:val="16"/>
                <w:szCs w:val="16"/>
              </w:rPr>
            </w:pPr>
            <w:r w:rsidRPr="0098534B">
              <w:rPr>
                <w:rFonts w:ascii="Calibri" w:hAnsi="Calibri"/>
                <w:sz w:val="16"/>
                <w:szCs w:val="16"/>
              </w:rPr>
              <w:t xml:space="preserve">&lt;&lt;auto filled from </w:t>
            </w:r>
            <w:r w:rsidR="00A811B7">
              <w:rPr>
                <w:rFonts w:ascii="Calibri" w:hAnsi="Calibri"/>
                <w:sz w:val="16"/>
                <w:szCs w:val="16"/>
              </w:rPr>
              <w:t>C</w:t>
            </w:r>
            <w:r>
              <w:rPr>
                <w:rFonts w:ascii="Calibri" w:hAnsi="Calibri"/>
                <w:sz w:val="16"/>
                <w:szCs w:val="16"/>
              </w:rPr>
              <w:t>02</w:t>
            </w:r>
            <w:r w:rsidRPr="0098534B">
              <w:rPr>
                <w:rFonts w:ascii="Calibri" w:hAnsi="Calibri"/>
                <w:sz w:val="16"/>
                <w:szCs w:val="16"/>
              </w:rPr>
              <w:t xml:space="preserve">&gt;&gt; </w:t>
            </w:r>
          </w:p>
        </w:tc>
        <w:tc>
          <w:tcPr>
            <w:tcW w:w="990" w:type="dxa"/>
          </w:tcPr>
          <w:p w14:paraId="26FCBE19" w14:textId="77777777" w:rsidR="00196676" w:rsidRPr="00697221" w:rsidRDefault="00196676" w:rsidP="00196676">
            <w:pPr>
              <w:rPr>
                <w:rFonts w:asciiTheme="minorHAnsi" w:hAnsiTheme="minorHAnsi"/>
                <w:sz w:val="14"/>
                <w:szCs w:val="14"/>
              </w:rPr>
            </w:pPr>
            <w:r w:rsidRPr="00697221">
              <w:rPr>
                <w:rFonts w:asciiTheme="minorHAnsi" w:hAnsiTheme="minorHAnsi"/>
                <w:sz w:val="14"/>
                <w:szCs w:val="14"/>
              </w:rPr>
              <w:t xml:space="preserve">&lt;&lt;reference value from </w:t>
            </w:r>
            <w:r w:rsidR="00C56114">
              <w:rPr>
                <w:rFonts w:asciiTheme="minorHAnsi" w:hAnsiTheme="minorHAnsi"/>
                <w:sz w:val="14"/>
                <w:szCs w:val="14"/>
              </w:rPr>
              <w:t>B03</w:t>
            </w:r>
            <w:r w:rsidRPr="00697221">
              <w:rPr>
                <w:rFonts w:asciiTheme="minorHAnsi" w:hAnsiTheme="minorHAnsi"/>
                <w:sz w:val="14"/>
                <w:szCs w:val="14"/>
              </w:rPr>
              <w:t xml:space="preserve">; note: values may be </w:t>
            </w:r>
          </w:p>
          <w:p w14:paraId="26FCBE1A" w14:textId="77777777" w:rsidR="00196676" w:rsidRPr="00697221" w:rsidRDefault="00196676" w:rsidP="00196676">
            <w:pPr>
              <w:rPr>
                <w:rFonts w:asciiTheme="minorHAnsi" w:hAnsiTheme="minorHAnsi"/>
                <w:sz w:val="14"/>
                <w:szCs w:val="14"/>
              </w:rPr>
            </w:pPr>
            <w:r w:rsidRPr="00697221">
              <w:rPr>
                <w:rFonts w:asciiTheme="minorHAnsi" w:hAnsiTheme="minorHAnsi"/>
                <w:sz w:val="14"/>
                <w:szCs w:val="14"/>
              </w:rPr>
              <w:t>*AFUE;</w:t>
            </w:r>
          </w:p>
          <w:p w14:paraId="26FCBE1B" w14:textId="77777777" w:rsidR="00196676" w:rsidRPr="00697221" w:rsidRDefault="00196676" w:rsidP="00196676">
            <w:pPr>
              <w:rPr>
                <w:rFonts w:asciiTheme="minorHAnsi" w:hAnsiTheme="minorHAnsi"/>
                <w:sz w:val="14"/>
                <w:szCs w:val="14"/>
              </w:rPr>
            </w:pPr>
            <w:r w:rsidRPr="00697221">
              <w:rPr>
                <w:rFonts w:asciiTheme="minorHAnsi" w:hAnsiTheme="minorHAnsi"/>
                <w:sz w:val="14"/>
                <w:szCs w:val="14"/>
              </w:rPr>
              <w:t>*COP;</w:t>
            </w:r>
          </w:p>
          <w:p w14:paraId="26FCBE1C" w14:textId="77777777" w:rsidR="00196676" w:rsidRDefault="00196676" w:rsidP="00196676">
            <w:pPr>
              <w:rPr>
                <w:ins w:id="6" w:author="Shewmaker, Michael@Energy" w:date="2017-12-13T14:42:00Z"/>
                <w:rFonts w:asciiTheme="minorHAnsi" w:hAnsiTheme="minorHAnsi"/>
                <w:sz w:val="14"/>
                <w:szCs w:val="14"/>
              </w:rPr>
            </w:pPr>
            <w:r w:rsidRPr="00697221">
              <w:rPr>
                <w:rFonts w:asciiTheme="minorHAnsi" w:hAnsiTheme="minorHAnsi"/>
                <w:sz w:val="14"/>
                <w:szCs w:val="14"/>
              </w:rPr>
              <w:t>*HSPF</w:t>
            </w:r>
            <w:ins w:id="7" w:author="Shewmaker, Michael@Energy" w:date="2017-12-13T14:42:00Z">
              <w:r w:rsidR="00025A0F">
                <w:rPr>
                  <w:rFonts w:asciiTheme="minorHAnsi" w:hAnsiTheme="minorHAnsi"/>
                  <w:sz w:val="14"/>
                  <w:szCs w:val="14"/>
                </w:rPr>
                <w:t>; or</w:t>
              </w:r>
            </w:ins>
          </w:p>
          <w:p w14:paraId="637C45BA" w14:textId="5C621E7C" w:rsidR="00025A0F" w:rsidRPr="00697221" w:rsidRDefault="00025A0F" w:rsidP="00196676">
            <w:pPr>
              <w:rPr>
                <w:rFonts w:asciiTheme="minorHAnsi" w:hAnsiTheme="minorHAnsi"/>
                <w:sz w:val="14"/>
                <w:szCs w:val="14"/>
              </w:rPr>
            </w:pPr>
            <w:ins w:id="8" w:author="Shewmaker, Michael@Energy" w:date="2017-12-13T14:42:00Z">
              <w:r>
                <w:rPr>
                  <w:rFonts w:asciiTheme="minorHAnsi" w:hAnsiTheme="minorHAnsi"/>
                  <w:sz w:val="14"/>
                  <w:szCs w:val="14"/>
                </w:rPr>
                <w:t>*NA</w:t>
              </w:r>
            </w:ins>
          </w:p>
          <w:p w14:paraId="26FCBE1D" w14:textId="77777777" w:rsidR="00196676" w:rsidRPr="00295655" w:rsidRDefault="00196676" w:rsidP="00196676">
            <w:pPr>
              <w:rPr>
                <w:rFonts w:ascii="Calibri" w:hAnsi="Calibri"/>
                <w:sz w:val="18"/>
                <w:szCs w:val="18"/>
              </w:rPr>
            </w:pPr>
            <w:r w:rsidRPr="00697221">
              <w:rPr>
                <w:rFonts w:ascii="Calibri" w:hAnsi="Calibri"/>
                <w:sz w:val="14"/>
                <w:szCs w:val="14"/>
              </w:rPr>
              <w:t>&gt;&gt;</w:t>
            </w:r>
          </w:p>
        </w:tc>
        <w:tc>
          <w:tcPr>
            <w:tcW w:w="990" w:type="dxa"/>
          </w:tcPr>
          <w:p w14:paraId="26FCBE1E" w14:textId="7E8732D1" w:rsidR="00196676" w:rsidRPr="00697221" w:rsidRDefault="00196676" w:rsidP="00C56114">
            <w:pPr>
              <w:keepNext/>
              <w:rPr>
                <w:rFonts w:ascii="Calibri" w:hAnsi="Calibri"/>
                <w:sz w:val="14"/>
                <w:szCs w:val="14"/>
              </w:rPr>
            </w:pPr>
            <w:r w:rsidRPr="00697221">
              <w:rPr>
                <w:rFonts w:ascii="Calibri" w:hAnsi="Calibri"/>
                <w:sz w:val="14"/>
                <w:szCs w:val="14"/>
              </w:rPr>
              <w:t>&lt;&lt;</w:t>
            </w:r>
            <w:ins w:id="9" w:author="Shewmaker, Michael@Energy" w:date="2017-12-13T14:43:00Z">
              <w:r w:rsidR="00025A0F">
                <w:rPr>
                  <w:rFonts w:ascii="Calibri" w:hAnsi="Calibri"/>
                  <w:sz w:val="14"/>
                  <w:szCs w:val="14"/>
                </w:rPr>
                <w:t xml:space="preserve">if B04 = NA, then report NA; else </w:t>
              </w:r>
            </w:ins>
            <w:r w:rsidRPr="00697221">
              <w:rPr>
                <w:rFonts w:ascii="Calibri" w:hAnsi="Calibri"/>
                <w:sz w:val="14"/>
                <w:szCs w:val="14"/>
              </w:rPr>
              <w:t xml:space="preserve">user input, numeric, 100.0≥xx.x≥0.0;  check value must be ≥ value in </w:t>
            </w:r>
            <w:r w:rsidR="00C56114">
              <w:rPr>
                <w:rFonts w:ascii="Calibri" w:hAnsi="Calibri"/>
                <w:sz w:val="14"/>
                <w:szCs w:val="14"/>
              </w:rPr>
              <w:t>B04</w:t>
            </w:r>
            <w:r w:rsidRPr="00697221">
              <w:rPr>
                <w:rFonts w:ascii="Calibri" w:hAnsi="Calibri"/>
                <w:sz w:val="14"/>
                <w:szCs w:val="14"/>
              </w:rPr>
              <w:t xml:space="preserve">, to comply; else </w:t>
            </w:r>
            <w:r w:rsidRPr="00697221">
              <w:rPr>
                <w:rFonts w:asciiTheme="minorHAnsi" w:hAnsiTheme="minorHAnsi"/>
                <w:sz w:val="14"/>
                <w:szCs w:val="14"/>
              </w:rPr>
              <w:t xml:space="preserve">flag non-compliant value and </w:t>
            </w:r>
            <w:r w:rsidRPr="00697221">
              <w:rPr>
                <w:rFonts w:ascii="Calibri" w:hAnsi="Calibri"/>
                <w:sz w:val="14"/>
                <w:szCs w:val="14"/>
              </w:rPr>
              <w:t xml:space="preserve">else </w:t>
            </w:r>
            <w:r w:rsidRPr="00697221">
              <w:rPr>
                <w:rFonts w:asciiTheme="minorHAnsi" w:hAnsiTheme="minorHAnsi"/>
                <w:sz w:val="14"/>
                <w:szCs w:val="14"/>
              </w:rPr>
              <w:t>flag non-compliant value and do not allow registration to proceed</w:t>
            </w:r>
            <w:r w:rsidRPr="00697221" w:rsidDel="00B47621">
              <w:rPr>
                <w:rFonts w:asciiTheme="minorHAnsi" w:hAnsiTheme="minorHAnsi"/>
                <w:sz w:val="14"/>
                <w:szCs w:val="14"/>
              </w:rPr>
              <w:t xml:space="preserve"> </w:t>
            </w:r>
            <w:r w:rsidRPr="00697221">
              <w:rPr>
                <w:rFonts w:ascii="Calibri" w:hAnsi="Calibri"/>
                <w:sz w:val="14"/>
                <w:szCs w:val="14"/>
              </w:rPr>
              <w:t>&gt;&gt;</w:t>
            </w:r>
          </w:p>
        </w:tc>
        <w:tc>
          <w:tcPr>
            <w:tcW w:w="2910" w:type="dxa"/>
          </w:tcPr>
          <w:p w14:paraId="26FCBE1F"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2910" w:type="dxa"/>
          </w:tcPr>
          <w:p w14:paraId="26FCBE20"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2910" w:type="dxa"/>
          </w:tcPr>
          <w:p w14:paraId="26FCBE21"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1008" w:type="dxa"/>
          </w:tcPr>
          <w:p w14:paraId="26FCBE22" w14:textId="77777777" w:rsidR="00196676" w:rsidRPr="00295655" w:rsidRDefault="00196676" w:rsidP="00196676">
            <w:pPr>
              <w:keepNext/>
              <w:rPr>
                <w:rFonts w:ascii="Calibri" w:hAnsi="Calibri"/>
                <w:sz w:val="18"/>
                <w:szCs w:val="18"/>
              </w:rPr>
            </w:pPr>
            <w:r w:rsidRPr="00295655">
              <w:rPr>
                <w:rFonts w:ascii="Calibri" w:hAnsi="Calibri"/>
                <w:sz w:val="18"/>
                <w:szCs w:val="18"/>
              </w:rPr>
              <w:t xml:space="preserve">&lt;&lt;user input, numeric, </w:t>
            </w:r>
            <w:proofErr w:type="spellStart"/>
            <w:r w:rsidRPr="00295655">
              <w:rPr>
                <w:rFonts w:ascii="Calibri" w:hAnsi="Calibri"/>
                <w:sz w:val="18"/>
                <w:szCs w:val="18"/>
              </w:rPr>
              <w:t>xxxx</w:t>
            </w:r>
            <w:proofErr w:type="spellEnd"/>
            <w:r w:rsidRPr="00295655">
              <w:rPr>
                <w:rFonts w:ascii="Calibri" w:hAnsi="Calibri"/>
                <w:sz w:val="18"/>
                <w:szCs w:val="18"/>
              </w:rPr>
              <w:t>&gt;&gt;</w:t>
            </w:r>
          </w:p>
        </w:tc>
      </w:tr>
      <w:tr w:rsidR="00196676" w:rsidRPr="00295655" w14:paraId="26FCBE2C" w14:textId="77777777" w:rsidTr="00196676">
        <w:trPr>
          <w:cantSplit/>
          <w:trHeight w:val="288"/>
        </w:trPr>
        <w:tc>
          <w:tcPr>
            <w:tcW w:w="1458" w:type="dxa"/>
          </w:tcPr>
          <w:p w14:paraId="26FCBE24" w14:textId="77777777" w:rsidR="00196676" w:rsidRPr="00295655" w:rsidRDefault="00196676" w:rsidP="00196676">
            <w:pPr>
              <w:keepNext/>
              <w:rPr>
                <w:rFonts w:ascii="Calibri" w:hAnsi="Calibri"/>
                <w:sz w:val="18"/>
                <w:szCs w:val="18"/>
              </w:rPr>
            </w:pPr>
          </w:p>
        </w:tc>
        <w:tc>
          <w:tcPr>
            <w:tcW w:w="1440" w:type="dxa"/>
          </w:tcPr>
          <w:p w14:paraId="26FCBE25" w14:textId="77777777" w:rsidR="00196676" w:rsidRPr="00295655" w:rsidRDefault="00196676" w:rsidP="00196676">
            <w:pPr>
              <w:keepNext/>
              <w:rPr>
                <w:rFonts w:ascii="Calibri" w:hAnsi="Calibri"/>
                <w:sz w:val="18"/>
                <w:szCs w:val="18"/>
              </w:rPr>
            </w:pPr>
          </w:p>
        </w:tc>
        <w:tc>
          <w:tcPr>
            <w:tcW w:w="990" w:type="dxa"/>
          </w:tcPr>
          <w:p w14:paraId="26FCBE26" w14:textId="77777777" w:rsidR="00196676" w:rsidRPr="00295655" w:rsidRDefault="00196676" w:rsidP="00196676">
            <w:pPr>
              <w:keepNext/>
              <w:rPr>
                <w:rFonts w:ascii="Calibri" w:hAnsi="Calibri"/>
                <w:sz w:val="18"/>
                <w:szCs w:val="18"/>
              </w:rPr>
            </w:pPr>
          </w:p>
        </w:tc>
        <w:tc>
          <w:tcPr>
            <w:tcW w:w="990" w:type="dxa"/>
          </w:tcPr>
          <w:p w14:paraId="26FCBE27" w14:textId="77777777" w:rsidR="00196676" w:rsidRPr="00295655" w:rsidRDefault="00196676" w:rsidP="00196676">
            <w:pPr>
              <w:keepNext/>
              <w:rPr>
                <w:rFonts w:ascii="Calibri" w:hAnsi="Calibri"/>
                <w:sz w:val="18"/>
                <w:szCs w:val="18"/>
              </w:rPr>
            </w:pPr>
          </w:p>
        </w:tc>
        <w:tc>
          <w:tcPr>
            <w:tcW w:w="2910" w:type="dxa"/>
          </w:tcPr>
          <w:p w14:paraId="26FCBE28" w14:textId="77777777" w:rsidR="00196676" w:rsidRPr="00295655" w:rsidRDefault="00196676" w:rsidP="00196676">
            <w:pPr>
              <w:keepNext/>
              <w:rPr>
                <w:rFonts w:ascii="Calibri" w:hAnsi="Calibri"/>
                <w:sz w:val="18"/>
                <w:szCs w:val="18"/>
              </w:rPr>
            </w:pPr>
          </w:p>
        </w:tc>
        <w:tc>
          <w:tcPr>
            <w:tcW w:w="2910" w:type="dxa"/>
          </w:tcPr>
          <w:p w14:paraId="26FCBE29" w14:textId="77777777" w:rsidR="00196676" w:rsidRPr="00295655" w:rsidRDefault="00196676" w:rsidP="00196676">
            <w:pPr>
              <w:keepNext/>
              <w:rPr>
                <w:rFonts w:ascii="Calibri" w:hAnsi="Calibri"/>
                <w:sz w:val="18"/>
                <w:szCs w:val="18"/>
              </w:rPr>
            </w:pPr>
          </w:p>
        </w:tc>
        <w:tc>
          <w:tcPr>
            <w:tcW w:w="2910" w:type="dxa"/>
          </w:tcPr>
          <w:p w14:paraId="26FCBE2A" w14:textId="77777777" w:rsidR="00196676" w:rsidRPr="00295655" w:rsidRDefault="00196676" w:rsidP="00196676">
            <w:pPr>
              <w:keepNext/>
              <w:rPr>
                <w:rFonts w:ascii="Calibri" w:hAnsi="Calibri"/>
                <w:sz w:val="18"/>
                <w:szCs w:val="18"/>
              </w:rPr>
            </w:pPr>
          </w:p>
        </w:tc>
        <w:tc>
          <w:tcPr>
            <w:tcW w:w="1008" w:type="dxa"/>
          </w:tcPr>
          <w:p w14:paraId="26FCBE2B" w14:textId="77777777" w:rsidR="00196676" w:rsidRPr="00295655" w:rsidRDefault="00196676" w:rsidP="00196676">
            <w:pPr>
              <w:keepNext/>
              <w:rPr>
                <w:rFonts w:ascii="Calibri" w:hAnsi="Calibri"/>
                <w:sz w:val="18"/>
                <w:szCs w:val="18"/>
              </w:rPr>
            </w:pPr>
          </w:p>
        </w:tc>
      </w:tr>
      <w:tr w:rsidR="00196676" w:rsidRPr="00295655" w14:paraId="26FCBE35" w14:textId="77777777" w:rsidTr="00196676">
        <w:trPr>
          <w:cantSplit/>
          <w:trHeight w:val="288"/>
        </w:trPr>
        <w:tc>
          <w:tcPr>
            <w:tcW w:w="1458" w:type="dxa"/>
          </w:tcPr>
          <w:p w14:paraId="26FCBE2D" w14:textId="77777777" w:rsidR="00196676" w:rsidRPr="00295655" w:rsidRDefault="00196676" w:rsidP="00196676">
            <w:pPr>
              <w:keepNext/>
              <w:rPr>
                <w:rFonts w:ascii="Calibri" w:hAnsi="Calibri"/>
                <w:sz w:val="18"/>
                <w:szCs w:val="18"/>
              </w:rPr>
            </w:pPr>
          </w:p>
        </w:tc>
        <w:tc>
          <w:tcPr>
            <w:tcW w:w="1440" w:type="dxa"/>
          </w:tcPr>
          <w:p w14:paraId="26FCBE2E" w14:textId="77777777" w:rsidR="00196676" w:rsidRPr="00295655" w:rsidRDefault="00196676" w:rsidP="00196676">
            <w:pPr>
              <w:keepNext/>
              <w:rPr>
                <w:rFonts w:ascii="Calibri" w:hAnsi="Calibri"/>
                <w:sz w:val="18"/>
                <w:szCs w:val="18"/>
              </w:rPr>
            </w:pPr>
          </w:p>
        </w:tc>
        <w:tc>
          <w:tcPr>
            <w:tcW w:w="990" w:type="dxa"/>
          </w:tcPr>
          <w:p w14:paraId="26FCBE2F" w14:textId="77777777" w:rsidR="00196676" w:rsidRPr="00295655" w:rsidRDefault="00196676" w:rsidP="00196676">
            <w:pPr>
              <w:keepNext/>
              <w:rPr>
                <w:rFonts w:ascii="Calibri" w:hAnsi="Calibri"/>
                <w:sz w:val="18"/>
                <w:szCs w:val="18"/>
              </w:rPr>
            </w:pPr>
          </w:p>
        </w:tc>
        <w:tc>
          <w:tcPr>
            <w:tcW w:w="990" w:type="dxa"/>
          </w:tcPr>
          <w:p w14:paraId="26FCBE30" w14:textId="77777777" w:rsidR="00196676" w:rsidRPr="00295655" w:rsidRDefault="00196676" w:rsidP="00196676">
            <w:pPr>
              <w:keepNext/>
              <w:rPr>
                <w:rFonts w:ascii="Calibri" w:hAnsi="Calibri"/>
                <w:sz w:val="18"/>
                <w:szCs w:val="18"/>
              </w:rPr>
            </w:pPr>
          </w:p>
        </w:tc>
        <w:tc>
          <w:tcPr>
            <w:tcW w:w="2910" w:type="dxa"/>
          </w:tcPr>
          <w:p w14:paraId="26FCBE31" w14:textId="77777777" w:rsidR="00196676" w:rsidRPr="00295655" w:rsidRDefault="00196676" w:rsidP="00196676">
            <w:pPr>
              <w:keepNext/>
              <w:rPr>
                <w:rFonts w:ascii="Calibri" w:hAnsi="Calibri"/>
                <w:sz w:val="18"/>
                <w:szCs w:val="18"/>
              </w:rPr>
            </w:pPr>
          </w:p>
        </w:tc>
        <w:tc>
          <w:tcPr>
            <w:tcW w:w="2910" w:type="dxa"/>
          </w:tcPr>
          <w:p w14:paraId="26FCBE32" w14:textId="77777777" w:rsidR="00196676" w:rsidRPr="00295655" w:rsidRDefault="00196676" w:rsidP="00196676">
            <w:pPr>
              <w:keepNext/>
              <w:rPr>
                <w:rFonts w:ascii="Calibri" w:hAnsi="Calibri"/>
                <w:sz w:val="18"/>
                <w:szCs w:val="18"/>
              </w:rPr>
            </w:pPr>
          </w:p>
        </w:tc>
        <w:tc>
          <w:tcPr>
            <w:tcW w:w="2910" w:type="dxa"/>
          </w:tcPr>
          <w:p w14:paraId="26FCBE33" w14:textId="77777777" w:rsidR="00196676" w:rsidRPr="00295655" w:rsidRDefault="00196676" w:rsidP="00196676">
            <w:pPr>
              <w:keepNext/>
              <w:rPr>
                <w:rFonts w:ascii="Calibri" w:hAnsi="Calibri"/>
                <w:sz w:val="18"/>
                <w:szCs w:val="18"/>
              </w:rPr>
            </w:pPr>
          </w:p>
        </w:tc>
        <w:tc>
          <w:tcPr>
            <w:tcW w:w="1008" w:type="dxa"/>
          </w:tcPr>
          <w:p w14:paraId="26FCBE34" w14:textId="77777777" w:rsidR="00196676" w:rsidRPr="00295655" w:rsidRDefault="00196676" w:rsidP="00196676">
            <w:pPr>
              <w:keepNext/>
              <w:rPr>
                <w:rFonts w:ascii="Calibri" w:hAnsi="Calibri"/>
                <w:sz w:val="18"/>
                <w:szCs w:val="18"/>
              </w:rPr>
            </w:pPr>
          </w:p>
        </w:tc>
      </w:tr>
      <w:tr w:rsidR="00196676" w:rsidRPr="00295655" w14:paraId="26FCBE37" w14:textId="77777777" w:rsidTr="00196676">
        <w:trPr>
          <w:cantSplit/>
        </w:trPr>
        <w:tc>
          <w:tcPr>
            <w:tcW w:w="14616" w:type="dxa"/>
            <w:gridSpan w:val="8"/>
          </w:tcPr>
          <w:p w14:paraId="26FCBE36"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E38" w14:textId="77777777" w:rsidR="00196676" w:rsidRDefault="00196676" w:rsidP="00196676">
      <w:pPr>
        <w:rPr>
          <w:rFonts w:ascii="Calibri" w:hAnsi="Calibri"/>
          <w:sz w:val="18"/>
          <w:szCs w:val="18"/>
        </w:rPr>
      </w:pPr>
    </w:p>
    <w:p w14:paraId="26FCBE39" w14:textId="77777777" w:rsidR="00196676" w:rsidRDefault="00196676" w:rsidP="00196676">
      <w:pPr>
        <w:rPr>
          <w:rFonts w:ascii="Calibri" w:hAnsi="Calibri"/>
          <w:sz w:val="18"/>
          <w:szCs w:val="18"/>
        </w:rPr>
      </w:pPr>
    </w:p>
    <w:p w14:paraId="26FCBE3A" w14:textId="77777777" w:rsidR="00196676"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90"/>
        <w:gridCol w:w="990"/>
        <w:gridCol w:w="2460"/>
        <w:gridCol w:w="2580"/>
        <w:gridCol w:w="2610"/>
        <w:gridCol w:w="1080"/>
        <w:gridCol w:w="1008"/>
      </w:tblGrid>
      <w:tr w:rsidR="00196676" w:rsidRPr="00295655" w14:paraId="26FCBE44" w14:textId="77777777" w:rsidTr="00196676">
        <w:trPr>
          <w:cantSplit/>
        </w:trPr>
        <w:tc>
          <w:tcPr>
            <w:tcW w:w="14616" w:type="dxa"/>
            <w:gridSpan w:val="9"/>
          </w:tcPr>
          <w:p w14:paraId="26FCBE3B" w14:textId="79385CA5" w:rsidR="00196676" w:rsidRPr="001A53D0" w:rsidRDefault="00A811B7" w:rsidP="00196676">
            <w:pPr>
              <w:keepNext/>
              <w:rPr>
                <w:rFonts w:ascii="Calibri" w:hAnsi="Calibri"/>
                <w:b/>
                <w:szCs w:val="18"/>
              </w:rPr>
            </w:pPr>
            <w:r w:rsidRPr="001A53D0">
              <w:rPr>
                <w:rFonts w:ascii="Calibri" w:hAnsi="Calibri"/>
                <w:b/>
                <w:szCs w:val="18"/>
              </w:rPr>
              <w:lastRenderedPageBreak/>
              <w:t>E</w:t>
            </w:r>
            <w:r w:rsidR="00196676" w:rsidRPr="001A53D0">
              <w:rPr>
                <w:rFonts w:ascii="Calibri" w:hAnsi="Calibri"/>
                <w:b/>
                <w:szCs w:val="18"/>
              </w:rPr>
              <w:t>. Installed Cooling System Outdoor Condensing Unit or Package Unit Equipment Information (not heat pumps)</w:t>
            </w:r>
          </w:p>
          <w:p w14:paraId="26FCBE3C" w14:textId="77777777" w:rsidR="00196676" w:rsidRDefault="00196676" w:rsidP="00196676">
            <w:pPr>
              <w:rPr>
                <w:rFonts w:asciiTheme="minorHAnsi" w:hAnsiTheme="minorHAnsi"/>
                <w:sz w:val="16"/>
                <w:szCs w:val="16"/>
              </w:rPr>
            </w:pPr>
            <w:r w:rsidRPr="00FB4BFD">
              <w:rPr>
                <w:rFonts w:ascii="Calibri" w:hAnsi="Calibri"/>
                <w:sz w:val="18"/>
                <w:szCs w:val="18"/>
              </w:rPr>
              <w:t>&lt;&lt;</w:t>
            </w:r>
            <w:r>
              <w:rPr>
                <w:rFonts w:ascii="Calibri" w:hAnsi="Calibri"/>
                <w:sz w:val="18"/>
                <w:szCs w:val="18"/>
              </w:rPr>
              <w:t xml:space="preserve"> if all of the SC Systems listed in Section D have a value in </w:t>
            </w:r>
            <w:r w:rsidR="00C56114">
              <w:rPr>
                <w:rFonts w:ascii="Calibri" w:hAnsi="Calibri"/>
                <w:sz w:val="18"/>
                <w:szCs w:val="18"/>
              </w:rPr>
              <w:t>C</w:t>
            </w:r>
            <w:r>
              <w:rPr>
                <w:rFonts w:ascii="Calibri" w:hAnsi="Calibri"/>
                <w:sz w:val="18"/>
                <w:szCs w:val="18"/>
              </w:rPr>
              <w:t>05= No Cooling, then display the section does not apply message; else</w:t>
            </w:r>
            <w:r w:rsidRPr="00FB4BFD">
              <w:rPr>
                <w:rFonts w:ascii="Calibri" w:hAnsi="Calibri"/>
                <w:sz w:val="18"/>
                <w:szCs w:val="18"/>
              </w:rPr>
              <w:t xml:space="preserve"> require one row of data to be entered in this table for each of the SC System</w:t>
            </w:r>
            <w:r>
              <w:rPr>
                <w:rFonts w:ascii="Calibri" w:hAnsi="Calibri"/>
                <w:sz w:val="18"/>
                <w:szCs w:val="18"/>
              </w:rPr>
              <w:t>s</w:t>
            </w:r>
            <w:r w:rsidRPr="00FB4BFD">
              <w:rPr>
                <w:rFonts w:ascii="Calibri" w:hAnsi="Calibri"/>
                <w:sz w:val="18"/>
                <w:szCs w:val="18"/>
              </w:rPr>
              <w:t xml:space="preserve"> listed in Section </w:t>
            </w:r>
            <w:r w:rsidR="00C56114">
              <w:rPr>
                <w:rFonts w:ascii="Calibri" w:hAnsi="Calibri"/>
                <w:sz w:val="18"/>
                <w:szCs w:val="18"/>
              </w:rPr>
              <w:t>C</w:t>
            </w:r>
            <w:r w:rsidRPr="00FB4BFD">
              <w:rPr>
                <w:rFonts w:ascii="Calibri" w:hAnsi="Calibri"/>
                <w:sz w:val="18"/>
                <w:szCs w:val="18"/>
              </w:rPr>
              <w:t xml:space="preserve"> </w:t>
            </w:r>
            <w:r>
              <w:rPr>
                <w:rFonts w:ascii="Calibri" w:hAnsi="Calibri"/>
                <w:sz w:val="18"/>
                <w:szCs w:val="18"/>
              </w:rPr>
              <w:t xml:space="preserve">for which </w:t>
            </w:r>
            <w:r w:rsidR="00C56114">
              <w:rPr>
                <w:rFonts w:ascii="Calibri" w:hAnsi="Calibri"/>
                <w:sz w:val="18"/>
                <w:szCs w:val="18"/>
              </w:rPr>
              <w:t>C</w:t>
            </w:r>
            <w:r>
              <w:rPr>
                <w:rFonts w:ascii="Calibri" w:hAnsi="Calibri"/>
                <w:sz w:val="18"/>
                <w:szCs w:val="18"/>
              </w:rPr>
              <w:t>05≠</w:t>
            </w:r>
            <w:r w:rsidRPr="00FB4BFD">
              <w:rPr>
                <w:rFonts w:ascii="Calibri" w:hAnsi="Calibri"/>
                <w:sz w:val="18"/>
                <w:szCs w:val="18"/>
              </w:rPr>
              <w:t>no cooling</w:t>
            </w:r>
            <w:r>
              <w:rPr>
                <w:rFonts w:ascii="Calibri" w:hAnsi="Calibri"/>
                <w:sz w:val="18"/>
                <w:szCs w:val="18"/>
              </w:rPr>
              <w:t xml:space="preserve"> </w:t>
            </w:r>
            <w:r w:rsidRPr="00A52612">
              <w:rPr>
                <w:rFonts w:ascii="Calibri" w:hAnsi="Calibri"/>
                <w:sz w:val="18"/>
                <w:szCs w:val="18"/>
                <w:u w:val="single"/>
              </w:rPr>
              <w:t>and</w:t>
            </w:r>
            <w:r>
              <w:rPr>
                <w:rFonts w:ascii="Calibri" w:hAnsi="Calibri"/>
                <w:sz w:val="18"/>
                <w:szCs w:val="18"/>
              </w:rPr>
              <w:t xml:space="preserve"> the Cooling System Type</w:t>
            </w:r>
            <w:r w:rsidRPr="00A82EF3">
              <w:rPr>
                <w:rFonts w:ascii="Calibri" w:hAnsi="Calibri"/>
                <w:sz w:val="18"/>
                <w:szCs w:val="18"/>
              </w:rPr>
              <w:t xml:space="preserve"> listed in </w:t>
            </w:r>
            <w:r w:rsidR="00C56114">
              <w:rPr>
                <w:rFonts w:ascii="Calibri" w:hAnsi="Calibri"/>
                <w:sz w:val="18"/>
                <w:szCs w:val="18"/>
              </w:rPr>
              <w:t>C</w:t>
            </w:r>
            <w:r w:rsidRPr="00A82EF3">
              <w:rPr>
                <w:rFonts w:ascii="Calibri" w:hAnsi="Calibri"/>
                <w:sz w:val="18"/>
                <w:szCs w:val="18"/>
              </w:rPr>
              <w:t>0</w:t>
            </w:r>
            <w:r>
              <w:rPr>
                <w:rFonts w:ascii="Calibri" w:hAnsi="Calibri"/>
                <w:sz w:val="18"/>
                <w:szCs w:val="18"/>
              </w:rPr>
              <w:t>5</w:t>
            </w:r>
            <w:r w:rsidRPr="00A82EF3">
              <w:rPr>
                <w:rFonts w:ascii="Calibri" w:hAnsi="Calibri"/>
                <w:sz w:val="18"/>
                <w:szCs w:val="18"/>
              </w:rPr>
              <w:t xml:space="preserve"> </w:t>
            </w:r>
            <w:r>
              <w:rPr>
                <w:rFonts w:ascii="Calibri" w:hAnsi="Calibri"/>
                <w:sz w:val="18"/>
                <w:szCs w:val="18"/>
              </w:rPr>
              <w:t>≠ one of the heat pump types in the following list:</w:t>
            </w:r>
          </w:p>
          <w:p w14:paraId="26FCBE3D" w14:textId="77777777" w:rsidR="00196676" w:rsidRPr="00A82EF3" w:rsidRDefault="00196676" w:rsidP="00196676">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26FCBE3E" w14:textId="77777777" w:rsidR="00196676" w:rsidRPr="00A82EF3" w:rsidRDefault="00196676" w:rsidP="00196676">
            <w:pPr>
              <w:rPr>
                <w:rFonts w:asciiTheme="minorHAnsi" w:hAnsiTheme="minorHAnsi"/>
                <w:sz w:val="16"/>
                <w:szCs w:val="16"/>
              </w:rPr>
            </w:pPr>
            <w:r w:rsidRPr="00A82EF3">
              <w:rPr>
                <w:rFonts w:asciiTheme="minorHAnsi" w:hAnsiTheme="minorHAnsi"/>
                <w:sz w:val="16"/>
                <w:szCs w:val="16"/>
              </w:rPr>
              <w:t>*central packaged HP</w:t>
            </w:r>
          </w:p>
          <w:p w14:paraId="26FCBE3F" w14:textId="77777777" w:rsidR="00196676" w:rsidRPr="00A82EF3" w:rsidRDefault="00196676" w:rsidP="00196676">
            <w:pPr>
              <w:rPr>
                <w:rFonts w:asciiTheme="minorHAnsi" w:hAnsiTheme="minorHAnsi"/>
                <w:sz w:val="16"/>
                <w:szCs w:val="16"/>
              </w:rPr>
            </w:pPr>
            <w:r w:rsidRPr="00A82EF3">
              <w:rPr>
                <w:rFonts w:asciiTheme="minorHAnsi" w:hAnsiTheme="minorHAnsi"/>
                <w:sz w:val="16"/>
                <w:szCs w:val="16"/>
              </w:rPr>
              <w:t>*central large packaged HP</w:t>
            </w:r>
          </w:p>
          <w:p w14:paraId="26FCBE40" w14:textId="751570BD" w:rsidR="00196676" w:rsidRDefault="00196676" w:rsidP="00196676">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961697">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14:paraId="26FCBE41" w14:textId="77777777" w:rsidR="00196676"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26FCBE42" w14:textId="77777777" w:rsidR="00196676" w:rsidRPr="00A82EF3"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5292FBF8" w14:textId="77777777" w:rsidR="00961697" w:rsidRDefault="00196676" w:rsidP="00196676">
            <w:pPr>
              <w:keepNext/>
              <w:rPr>
                <w:rFonts w:asciiTheme="minorHAnsi" w:hAnsiTheme="minorHAnsi"/>
                <w:sz w:val="16"/>
                <w:szCs w:val="16"/>
              </w:rPr>
            </w:pPr>
            <w:r w:rsidRPr="00A82EF3">
              <w:rPr>
                <w:rFonts w:asciiTheme="minorHAnsi" w:hAnsiTheme="minorHAnsi"/>
                <w:sz w:val="16"/>
                <w:szCs w:val="16"/>
              </w:rPr>
              <w:t>*room HP</w:t>
            </w:r>
            <w:r w:rsidR="00961697">
              <w:rPr>
                <w:rFonts w:asciiTheme="minorHAnsi" w:hAnsiTheme="minorHAnsi"/>
                <w:sz w:val="16"/>
                <w:szCs w:val="16"/>
              </w:rPr>
              <w:t>;</w:t>
            </w:r>
          </w:p>
          <w:p w14:paraId="06F6C754" w14:textId="77777777" w:rsidR="00961697" w:rsidRDefault="00961697" w:rsidP="00196676">
            <w:pPr>
              <w:keepNext/>
              <w:rPr>
                <w:rFonts w:asciiTheme="minorHAnsi" w:hAnsiTheme="minorHAnsi"/>
                <w:sz w:val="16"/>
                <w:szCs w:val="16"/>
              </w:rPr>
            </w:pPr>
            <w:r>
              <w:rPr>
                <w:rFonts w:asciiTheme="minorHAnsi" w:hAnsiTheme="minorHAnsi"/>
                <w:sz w:val="16"/>
                <w:szCs w:val="16"/>
              </w:rPr>
              <w:t>*small duct high velocity HP;</w:t>
            </w:r>
          </w:p>
          <w:p w14:paraId="541F7A61" w14:textId="77777777" w:rsidR="00961697" w:rsidRDefault="00961697" w:rsidP="00196676">
            <w:pPr>
              <w:keepNext/>
              <w:rPr>
                <w:rFonts w:asciiTheme="minorHAnsi" w:hAnsiTheme="minorHAnsi"/>
                <w:sz w:val="16"/>
                <w:szCs w:val="16"/>
              </w:rPr>
            </w:pPr>
            <w:r>
              <w:rPr>
                <w:rFonts w:asciiTheme="minorHAnsi" w:hAnsiTheme="minorHAnsi"/>
                <w:sz w:val="16"/>
                <w:szCs w:val="16"/>
              </w:rPr>
              <w:t>*ductless multi-split HP;</w:t>
            </w:r>
          </w:p>
          <w:p w14:paraId="26FCBE43" w14:textId="42667676" w:rsidR="00196676" w:rsidRPr="00FB4BFD" w:rsidRDefault="00961697" w:rsidP="00A3029A">
            <w:pPr>
              <w:keepNext/>
              <w:rPr>
                <w:rFonts w:ascii="Calibri" w:hAnsi="Calibri"/>
                <w:sz w:val="18"/>
                <w:szCs w:val="18"/>
              </w:rPr>
            </w:pPr>
            <w:r>
              <w:rPr>
                <w:rFonts w:asciiTheme="minorHAnsi" w:hAnsiTheme="minorHAnsi"/>
                <w:sz w:val="16"/>
                <w:szCs w:val="16"/>
              </w:rPr>
              <w:t>*ductless VRF HP</w:t>
            </w:r>
            <w:r w:rsidR="00196676" w:rsidRPr="00FB4BFD">
              <w:rPr>
                <w:rFonts w:ascii="Calibri" w:hAnsi="Calibri"/>
                <w:sz w:val="18"/>
                <w:szCs w:val="18"/>
              </w:rPr>
              <w:t xml:space="preserve"> &gt;&gt;</w:t>
            </w:r>
          </w:p>
        </w:tc>
      </w:tr>
      <w:tr w:rsidR="00196676" w:rsidRPr="00295655" w14:paraId="26FCBE4E" w14:textId="77777777" w:rsidTr="004402A8">
        <w:trPr>
          <w:cantSplit/>
          <w:trHeight w:val="224"/>
        </w:trPr>
        <w:tc>
          <w:tcPr>
            <w:tcW w:w="1458" w:type="dxa"/>
            <w:vAlign w:val="bottom"/>
          </w:tcPr>
          <w:p w14:paraId="26FCBE45"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E46"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990" w:type="dxa"/>
            <w:vAlign w:val="bottom"/>
          </w:tcPr>
          <w:p w14:paraId="26FCBE47"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990" w:type="dxa"/>
            <w:vAlign w:val="bottom"/>
          </w:tcPr>
          <w:p w14:paraId="26FCBE48"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2460" w:type="dxa"/>
            <w:vAlign w:val="bottom"/>
          </w:tcPr>
          <w:p w14:paraId="26FCBE49"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c>
          <w:tcPr>
            <w:tcW w:w="2580" w:type="dxa"/>
            <w:vAlign w:val="bottom"/>
          </w:tcPr>
          <w:p w14:paraId="26FCBE4A"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06</w:t>
            </w:r>
          </w:p>
        </w:tc>
        <w:tc>
          <w:tcPr>
            <w:tcW w:w="2610" w:type="dxa"/>
            <w:vAlign w:val="bottom"/>
          </w:tcPr>
          <w:p w14:paraId="26FCBE4B"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07</w:t>
            </w:r>
          </w:p>
        </w:tc>
        <w:tc>
          <w:tcPr>
            <w:tcW w:w="1080" w:type="dxa"/>
            <w:vAlign w:val="bottom"/>
          </w:tcPr>
          <w:p w14:paraId="26FCBE4C"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08</w:t>
            </w:r>
          </w:p>
        </w:tc>
        <w:tc>
          <w:tcPr>
            <w:tcW w:w="1008" w:type="dxa"/>
            <w:vAlign w:val="bottom"/>
          </w:tcPr>
          <w:p w14:paraId="26FCBE4D" w14:textId="77777777" w:rsidR="00196676" w:rsidRPr="00295655" w:rsidRDefault="00196676" w:rsidP="00196676">
            <w:pPr>
              <w:keepNext/>
              <w:jc w:val="center"/>
              <w:rPr>
                <w:rFonts w:ascii="Calibri" w:hAnsi="Calibri"/>
                <w:sz w:val="18"/>
                <w:szCs w:val="18"/>
              </w:rPr>
            </w:pPr>
            <w:r>
              <w:rPr>
                <w:rFonts w:ascii="Calibri" w:hAnsi="Calibri"/>
                <w:sz w:val="18"/>
                <w:szCs w:val="18"/>
              </w:rPr>
              <w:t>09</w:t>
            </w:r>
          </w:p>
        </w:tc>
      </w:tr>
      <w:tr w:rsidR="00196676" w:rsidRPr="004402A8" w14:paraId="26FCBE5C" w14:textId="77777777" w:rsidTr="004402A8">
        <w:trPr>
          <w:cantSplit/>
          <w:trHeight w:val="576"/>
        </w:trPr>
        <w:tc>
          <w:tcPr>
            <w:tcW w:w="1458" w:type="dxa"/>
            <w:vAlign w:val="bottom"/>
          </w:tcPr>
          <w:p w14:paraId="26FCBE4F" w14:textId="77777777" w:rsidR="00196676" w:rsidRPr="004402A8" w:rsidRDefault="00196676" w:rsidP="00196676">
            <w:pPr>
              <w:keepNext/>
              <w:jc w:val="center"/>
              <w:rPr>
                <w:rFonts w:ascii="Calibri" w:hAnsi="Calibri"/>
                <w:b/>
                <w:sz w:val="18"/>
                <w:szCs w:val="18"/>
              </w:rPr>
            </w:pPr>
            <w:r w:rsidRPr="004402A8">
              <w:rPr>
                <w:rFonts w:ascii="Calibri" w:hAnsi="Calibri"/>
                <w:sz w:val="18"/>
                <w:szCs w:val="18"/>
              </w:rPr>
              <w:t>SC System Identification or Name</w:t>
            </w:r>
          </w:p>
        </w:tc>
        <w:tc>
          <w:tcPr>
            <w:tcW w:w="1440" w:type="dxa"/>
            <w:vAlign w:val="bottom"/>
          </w:tcPr>
          <w:p w14:paraId="26FCBE50" w14:textId="77777777" w:rsidR="00196676" w:rsidRPr="004402A8" w:rsidRDefault="00196676" w:rsidP="00196676">
            <w:pPr>
              <w:keepNext/>
              <w:jc w:val="center"/>
              <w:rPr>
                <w:rFonts w:ascii="Calibri" w:hAnsi="Calibri"/>
                <w:b/>
                <w:sz w:val="18"/>
                <w:szCs w:val="18"/>
              </w:rPr>
            </w:pPr>
            <w:r w:rsidRPr="004402A8">
              <w:rPr>
                <w:rFonts w:ascii="Calibri" w:hAnsi="Calibri"/>
                <w:sz w:val="18"/>
                <w:szCs w:val="18"/>
              </w:rPr>
              <w:t>SC System Location or Area Served</w:t>
            </w:r>
          </w:p>
        </w:tc>
        <w:tc>
          <w:tcPr>
            <w:tcW w:w="990" w:type="dxa"/>
            <w:vAlign w:val="bottom"/>
          </w:tcPr>
          <w:p w14:paraId="26FCBE51"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Cooling Efficiency</w:t>
            </w:r>
          </w:p>
          <w:p w14:paraId="26FCBE52"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SEER</w:t>
            </w:r>
          </w:p>
        </w:tc>
        <w:tc>
          <w:tcPr>
            <w:tcW w:w="990" w:type="dxa"/>
            <w:vAlign w:val="bottom"/>
          </w:tcPr>
          <w:p w14:paraId="26FCBE53"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Cooling Efficiency</w:t>
            </w:r>
          </w:p>
          <w:p w14:paraId="26FCBE54"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EER</w:t>
            </w:r>
          </w:p>
        </w:tc>
        <w:tc>
          <w:tcPr>
            <w:tcW w:w="2460" w:type="dxa"/>
            <w:vAlign w:val="bottom"/>
          </w:tcPr>
          <w:p w14:paraId="26FCBE55"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or Package Unit Manufacturer</w:t>
            </w:r>
          </w:p>
        </w:tc>
        <w:tc>
          <w:tcPr>
            <w:tcW w:w="2580" w:type="dxa"/>
            <w:vAlign w:val="bottom"/>
          </w:tcPr>
          <w:p w14:paraId="26FCBE56"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or Package Unit Model Number</w:t>
            </w:r>
          </w:p>
        </w:tc>
        <w:tc>
          <w:tcPr>
            <w:tcW w:w="2610" w:type="dxa"/>
            <w:vAlign w:val="bottom"/>
          </w:tcPr>
          <w:p w14:paraId="26FCBE57"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 xml:space="preserve">Condenser or Package Unit </w:t>
            </w:r>
          </w:p>
          <w:p w14:paraId="26FCBE58"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Serial Number</w:t>
            </w:r>
          </w:p>
        </w:tc>
        <w:tc>
          <w:tcPr>
            <w:tcW w:w="1080" w:type="dxa"/>
            <w:vAlign w:val="bottom"/>
          </w:tcPr>
          <w:p w14:paraId="26FCBE59" w14:textId="0A1E0C06" w:rsidR="00196676" w:rsidRPr="004402A8" w:rsidRDefault="00196676" w:rsidP="00196676">
            <w:pPr>
              <w:keepNext/>
              <w:jc w:val="center"/>
              <w:rPr>
                <w:rFonts w:ascii="Calibri" w:hAnsi="Calibri"/>
                <w:sz w:val="18"/>
                <w:szCs w:val="18"/>
              </w:rPr>
            </w:pPr>
            <w:r w:rsidRPr="004402A8">
              <w:rPr>
                <w:rFonts w:ascii="Calibri" w:hAnsi="Calibri"/>
                <w:sz w:val="18"/>
                <w:szCs w:val="18"/>
              </w:rPr>
              <w:t>System Rated Cooling Capacity at Design Conditions (</w:t>
            </w:r>
            <w:r w:rsidR="00E32181">
              <w:rPr>
                <w:rFonts w:ascii="Calibri" w:hAnsi="Calibri"/>
                <w:sz w:val="18"/>
                <w:szCs w:val="18"/>
              </w:rPr>
              <w:t>Btu/h</w:t>
            </w:r>
            <w:r w:rsidRPr="004402A8">
              <w:rPr>
                <w:rFonts w:ascii="Calibri" w:hAnsi="Calibri"/>
                <w:sz w:val="18"/>
                <w:szCs w:val="18"/>
              </w:rPr>
              <w:t>)</w:t>
            </w:r>
          </w:p>
        </w:tc>
        <w:tc>
          <w:tcPr>
            <w:tcW w:w="1008" w:type="dxa"/>
            <w:vAlign w:val="bottom"/>
          </w:tcPr>
          <w:p w14:paraId="26FCBE5A"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 xml:space="preserve">Condenser Rated Nominal Cooling Capacity </w:t>
            </w:r>
          </w:p>
          <w:p w14:paraId="26FCBE5B"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(ton)</w:t>
            </w:r>
          </w:p>
        </w:tc>
      </w:tr>
      <w:tr w:rsidR="00196676" w:rsidRPr="00295655" w14:paraId="26FCBE68" w14:textId="77777777" w:rsidTr="004402A8">
        <w:trPr>
          <w:cantSplit/>
          <w:trHeight w:val="395"/>
        </w:trPr>
        <w:tc>
          <w:tcPr>
            <w:tcW w:w="1458" w:type="dxa"/>
          </w:tcPr>
          <w:p w14:paraId="26FCBE5D" w14:textId="77777777" w:rsidR="00196676" w:rsidRPr="00295655" w:rsidRDefault="00196676" w:rsidP="00C56114">
            <w:pPr>
              <w:keepNext/>
              <w:rPr>
                <w:rFonts w:ascii="Calibri" w:hAnsi="Calibri"/>
                <w:sz w:val="16"/>
                <w:szCs w:val="16"/>
              </w:rPr>
            </w:pPr>
            <w:r w:rsidRPr="00295655">
              <w:rPr>
                <w:rFonts w:ascii="Calibri" w:hAnsi="Calibri"/>
                <w:sz w:val="16"/>
                <w:szCs w:val="16"/>
              </w:rPr>
              <w:t xml:space="preserve">&lt;&lt;auto filled from </w:t>
            </w:r>
            <w:r>
              <w:t xml:space="preserve"> </w:t>
            </w:r>
            <w:r w:rsidR="00C56114">
              <w:rPr>
                <w:rFonts w:ascii="Calibri" w:hAnsi="Calibri"/>
                <w:sz w:val="16"/>
                <w:szCs w:val="16"/>
              </w:rPr>
              <w:t>C</w:t>
            </w:r>
            <w:r w:rsidRPr="007822B3">
              <w:rPr>
                <w:rFonts w:ascii="Calibri" w:hAnsi="Calibri"/>
                <w:sz w:val="16"/>
                <w:szCs w:val="16"/>
              </w:rPr>
              <w:t>01</w:t>
            </w:r>
            <w:r w:rsidRPr="00295655">
              <w:rPr>
                <w:rFonts w:ascii="Calibri" w:hAnsi="Calibri"/>
                <w:sz w:val="16"/>
                <w:szCs w:val="16"/>
              </w:rPr>
              <w:t>&gt;&gt;</w:t>
            </w:r>
          </w:p>
        </w:tc>
        <w:tc>
          <w:tcPr>
            <w:tcW w:w="1440" w:type="dxa"/>
          </w:tcPr>
          <w:p w14:paraId="26FCBE5E" w14:textId="77777777" w:rsidR="00196676" w:rsidRPr="007E2934" w:rsidRDefault="00196676" w:rsidP="00C56114">
            <w:pPr>
              <w:keepNext/>
              <w:rPr>
                <w:rFonts w:ascii="Calibri" w:hAnsi="Calibri"/>
                <w:sz w:val="18"/>
                <w:szCs w:val="18"/>
              </w:rPr>
            </w:pPr>
            <w:r w:rsidRPr="0098534B">
              <w:rPr>
                <w:rFonts w:ascii="Calibri" w:hAnsi="Calibri"/>
                <w:sz w:val="16"/>
                <w:szCs w:val="16"/>
              </w:rPr>
              <w:t xml:space="preserve">&lt;&lt;auto filled from </w:t>
            </w:r>
            <w:r w:rsidR="00C56114">
              <w:rPr>
                <w:rFonts w:ascii="Calibri" w:hAnsi="Calibri"/>
                <w:sz w:val="16"/>
                <w:szCs w:val="16"/>
              </w:rPr>
              <w:t>C</w:t>
            </w:r>
            <w:r>
              <w:rPr>
                <w:rFonts w:ascii="Calibri" w:hAnsi="Calibri"/>
                <w:sz w:val="16"/>
                <w:szCs w:val="16"/>
              </w:rPr>
              <w:t>02</w:t>
            </w:r>
            <w:r w:rsidRPr="0098534B">
              <w:rPr>
                <w:rFonts w:ascii="Calibri" w:hAnsi="Calibri"/>
                <w:sz w:val="16"/>
                <w:szCs w:val="16"/>
              </w:rPr>
              <w:t xml:space="preserve">&gt;&gt; </w:t>
            </w:r>
          </w:p>
        </w:tc>
        <w:tc>
          <w:tcPr>
            <w:tcW w:w="990" w:type="dxa"/>
          </w:tcPr>
          <w:p w14:paraId="26FCBE5F" w14:textId="77777777" w:rsidR="00196676" w:rsidRPr="00DF197D" w:rsidRDefault="00196676" w:rsidP="00196676">
            <w:pPr>
              <w:keepNext/>
              <w:rPr>
                <w:rFonts w:ascii="Calibri" w:hAnsi="Calibri"/>
                <w:sz w:val="14"/>
                <w:szCs w:val="14"/>
              </w:rPr>
            </w:pPr>
            <w:r w:rsidRPr="00DF197D">
              <w:rPr>
                <w:rFonts w:ascii="Calibri" w:hAnsi="Calibri"/>
                <w:sz w:val="14"/>
                <w:szCs w:val="14"/>
              </w:rPr>
              <w:t xml:space="preserve">&lt;&lt; if value in </w:t>
            </w:r>
            <w:r w:rsidR="00B022B7">
              <w:rPr>
                <w:rFonts w:ascii="Calibri" w:hAnsi="Calibri"/>
                <w:sz w:val="14"/>
                <w:szCs w:val="14"/>
              </w:rPr>
              <w:t>B</w:t>
            </w:r>
            <w:r w:rsidRPr="00DF197D">
              <w:rPr>
                <w:rFonts w:ascii="Calibri" w:hAnsi="Calibri"/>
                <w:sz w:val="14"/>
                <w:szCs w:val="14"/>
              </w:rPr>
              <w:t>06=N/A, then result=NA;</w:t>
            </w:r>
          </w:p>
          <w:p w14:paraId="26FCBE60" w14:textId="77777777" w:rsidR="00196676" w:rsidRPr="00295655" w:rsidRDefault="00196676" w:rsidP="00B022B7">
            <w:pPr>
              <w:keepNext/>
              <w:rPr>
                <w:rFonts w:ascii="Calibri" w:hAnsi="Calibri"/>
                <w:sz w:val="16"/>
                <w:szCs w:val="16"/>
              </w:rPr>
            </w:pPr>
            <w:r w:rsidRPr="00DF197D">
              <w:rPr>
                <w:rFonts w:ascii="Calibri" w:hAnsi="Calibri"/>
                <w:sz w:val="14"/>
                <w:szCs w:val="14"/>
              </w:rPr>
              <w:t xml:space="preserve">else user input, numeric, </w:t>
            </w:r>
            <w:proofErr w:type="spellStart"/>
            <w:r w:rsidRPr="00DF197D">
              <w:rPr>
                <w:rFonts w:ascii="Calibri" w:hAnsi="Calibri"/>
                <w:sz w:val="14"/>
                <w:szCs w:val="14"/>
              </w:rPr>
              <w:t>xx.x</w:t>
            </w:r>
            <w:proofErr w:type="spellEnd"/>
            <w:r w:rsidRPr="00DF197D">
              <w:rPr>
                <w:rFonts w:ascii="Calibri" w:hAnsi="Calibri"/>
                <w:sz w:val="14"/>
                <w:szCs w:val="14"/>
              </w:rPr>
              <w:t xml:space="preserve">;  check value must be ≥ value in </w:t>
            </w:r>
            <w:r w:rsidR="00B022B7">
              <w:rPr>
                <w:rFonts w:ascii="Calibri" w:hAnsi="Calibri"/>
                <w:sz w:val="14"/>
                <w:szCs w:val="14"/>
              </w:rPr>
              <w:t>B</w:t>
            </w:r>
            <w:r w:rsidRPr="00DF197D">
              <w:rPr>
                <w:rFonts w:ascii="Calibri" w:hAnsi="Calibri"/>
                <w:sz w:val="14"/>
                <w:szCs w:val="14"/>
              </w:rPr>
              <w:t xml:space="preserve">06, to comply; else </w:t>
            </w:r>
            <w:r w:rsidRPr="00DF197D">
              <w:rPr>
                <w:rFonts w:asciiTheme="minorHAnsi" w:hAnsiTheme="minorHAnsi"/>
                <w:sz w:val="14"/>
                <w:szCs w:val="14"/>
              </w:rPr>
              <w:t>flag non-compliant value and do not allow registration to proceed&gt;&gt;</w:t>
            </w:r>
          </w:p>
        </w:tc>
        <w:tc>
          <w:tcPr>
            <w:tcW w:w="990" w:type="dxa"/>
          </w:tcPr>
          <w:p w14:paraId="26FCBE61" w14:textId="77777777" w:rsidR="00196676" w:rsidRPr="00DF197D" w:rsidRDefault="00196676" w:rsidP="00196676">
            <w:pPr>
              <w:keepNext/>
              <w:rPr>
                <w:rFonts w:ascii="Calibri" w:hAnsi="Calibri"/>
                <w:sz w:val="14"/>
                <w:szCs w:val="14"/>
              </w:rPr>
            </w:pPr>
            <w:r w:rsidRPr="00DF197D">
              <w:rPr>
                <w:rFonts w:ascii="Calibri" w:hAnsi="Calibri"/>
                <w:sz w:val="14"/>
                <w:szCs w:val="14"/>
              </w:rPr>
              <w:t xml:space="preserve">&lt;&lt; if value in </w:t>
            </w:r>
            <w:r w:rsidR="00B022B7">
              <w:rPr>
                <w:rFonts w:ascii="Calibri" w:hAnsi="Calibri"/>
                <w:sz w:val="14"/>
                <w:szCs w:val="14"/>
              </w:rPr>
              <w:t>B</w:t>
            </w:r>
            <w:r w:rsidRPr="00DF197D">
              <w:rPr>
                <w:rFonts w:ascii="Calibri" w:hAnsi="Calibri"/>
                <w:sz w:val="14"/>
                <w:szCs w:val="14"/>
              </w:rPr>
              <w:t>07=N/A, then result=NA;</w:t>
            </w:r>
          </w:p>
          <w:p w14:paraId="26FCBE62" w14:textId="77777777" w:rsidR="00196676" w:rsidRPr="00295655" w:rsidRDefault="00196676" w:rsidP="00B022B7">
            <w:pPr>
              <w:keepNext/>
              <w:rPr>
                <w:rFonts w:ascii="Calibri" w:hAnsi="Calibri"/>
                <w:sz w:val="16"/>
                <w:szCs w:val="16"/>
              </w:rPr>
            </w:pPr>
            <w:r w:rsidRPr="00DF197D">
              <w:rPr>
                <w:rFonts w:ascii="Calibri" w:hAnsi="Calibri"/>
                <w:sz w:val="14"/>
                <w:szCs w:val="14"/>
              </w:rPr>
              <w:t xml:space="preserve">else user input, numeric, </w:t>
            </w:r>
            <w:proofErr w:type="spellStart"/>
            <w:r w:rsidRPr="00DF197D">
              <w:rPr>
                <w:rFonts w:ascii="Calibri" w:hAnsi="Calibri"/>
                <w:sz w:val="14"/>
                <w:szCs w:val="14"/>
              </w:rPr>
              <w:t>xx.x</w:t>
            </w:r>
            <w:proofErr w:type="spellEnd"/>
            <w:r w:rsidRPr="00DF197D">
              <w:rPr>
                <w:rFonts w:ascii="Calibri" w:hAnsi="Calibri"/>
                <w:sz w:val="14"/>
                <w:szCs w:val="14"/>
              </w:rPr>
              <w:t xml:space="preserve">;  check value must be ≥ value in </w:t>
            </w:r>
            <w:r w:rsidR="00B022B7">
              <w:rPr>
                <w:rFonts w:ascii="Calibri" w:hAnsi="Calibri"/>
                <w:sz w:val="14"/>
                <w:szCs w:val="14"/>
              </w:rPr>
              <w:t>B</w:t>
            </w:r>
            <w:r w:rsidRPr="00DF197D">
              <w:rPr>
                <w:rFonts w:ascii="Calibri" w:hAnsi="Calibri"/>
                <w:sz w:val="14"/>
                <w:szCs w:val="14"/>
              </w:rPr>
              <w:t xml:space="preserve">07, to comply; else </w:t>
            </w:r>
            <w:r w:rsidRPr="00DF197D">
              <w:rPr>
                <w:rFonts w:asciiTheme="minorHAnsi" w:hAnsiTheme="minorHAnsi"/>
                <w:sz w:val="14"/>
                <w:szCs w:val="14"/>
              </w:rPr>
              <w:t>flag non-compliant value and do not allow registration to proceed&gt;&gt;</w:t>
            </w:r>
          </w:p>
        </w:tc>
        <w:tc>
          <w:tcPr>
            <w:tcW w:w="2460" w:type="dxa"/>
          </w:tcPr>
          <w:p w14:paraId="26FCBE63" w14:textId="77777777" w:rsidR="00196676" w:rsidRPr="00295655" w:rsidRDefault="00196676" w:rsidP="00196676">
            <w:pPr>
              <w:keepNext/>
              <w:rPr>
                <w:rFonts w:ascii="Calibri" w:hAnsi="Calibri"/>
                <w:sz w:val="16"/>
                <w:szCs w:val="16"/>
              </w:rPr>
            </w:pPr>
            <w:r w:rsidRPr="00295655">
              <w:rPr>
                <w:rFonts w:ascii="Calibri" w:hAnsi="Calibri"/>
                <w:sz w:val="16"/>
                <w:szCs w:val="16"/>
              </w:rPr>
              <w:t>&lt;&lt;user input alphanumeric text string max 50 characters&gt;&gt;</w:t>
            </w:r>
          </w:p>
        </w:tc>
        <w:tc>
          <w:tcPr>
            <w:tcW w:w="2580" w:type="dxa"/>
          </w:tcPr>
          <w:p w14:paraId="26FCBE64" w14:textId="77777777" w:rsidR="00196676" w:rsidRPr="00295655" w:rsidRDefault="00196676" w:rsidP="00196676">
            <w:pPr>
              <w:keepNext/>
              <w:rPr>
                <w:rFonts w:ascii="Calibri" w:hAnsi="Calibri"/>
                <w:sz w:val="16"/>
                <w:szCs w:val="16"/>
              </w:rPr>
            </w:pPr>
            <w:r w:rsidRPr="00295655">
              <w:rPr>
                <w:rFonts w:ascii="Calibri" w:hAnsi="Calibri"/>
                <w:sz w:val="16"/>
                <w:szCs w:val="16"/>
              </w:rPr>
              <w:t>&lt;&lt;user input alphanumeric text string max 50 characters&gt;&gt;</w:t>
            </w:r>
          </w:p>
        </w:tc>
        <w:tc>
          <w:tcPr>
            <w:tcW w:w="2610" w:type="dxa"/>
          </w:tcPr>
          <w:p w14:paraId="26FCBE65" w14:textId="77777777" w:rsidR="00196676" w:rsidRPr="00295655" w:rsidRDefault="00196676" w:rsidP="00196676">
            <w:pPr>
              <w:keepNext/>
              <w:rPr>
                <w:rFonts w:ascii="Calibri" w:hAnsi="Calibri"/>
                <w:sz w:val="16"/>
                <w:szCs w:val="16"/>
              </w:rPr>
            </w:pPr>
            <w:r w:rsidRPr="00295655">
              <w:rPr>
                <w:rFonts w:ascii="Calibri" w:hAnsi="Calibri"/>
                <w:sz w:val="16"/>
                <w:szCs w:val="16"/>
              </w:rPr>
              <w:t>&lt;&lt;user input alphanumeric text string max 50 characters&gt;&gt;</w:t>
            </w:r>
          </w:p>
        </w:tc>
        <w:tc>
          <w:tcPr>
            <w:tcW w:w="1080" w:type="dxa"/>
          </w:tcPr>
          <w:p w14:paraId="26FCBE66" w14:textId="77777777" w:rsidR="00196676" w:rsidRPr="00295655" w:rsidRDefault="00196676" w:rsidP="00196676">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1008" w:type="dxa"/>
          </w:tcPr>
          <w:p w14:paraId="26FCBE67" w14:textId="77777777" w:rsidR="00196676" w:rsidRPr="00295655" w:rsidRDefault="00196676" w:rsidP="00196676">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proofErr w:type="spellEnd"/>
            <w:r w:rsidRPr="00295655">
              <w:rPr>
                <w:rFonts w:ascii="Calibri" w:hAnsi="Calibri"/>
                <w:sz w:val="16"/>
                <w:szCs w:val="16"/>
              </w:rPr>
              <w:t>&gt;&gt;</w:t>
            </w:r>
          </w:p>
        </w:tc>
      </w:tr>
      <w:tr w:rsidR="00196676" w:rsidRPr="00295655" w14:paraId="26FCBE72" w14:textId="77777777" w:rsidTr="004402A8">
        <w:trPr>
          <w:cantSplit/>
          <w:trHeight w:val="288"/>
        </w:trPr>
        <w:tc>
          <w:tcPr>
            <w:tcW w:w="1458" w:type="dxa"/>
          </w:tcPr>
          <w:p w14:paraId="26FCBE69" w14:textId="77777777" w:rsidR="00196676" w:rsidRPr="00295655" w:rsidRDefault="00196676" w:rsidP="00196676">
            <w:pPr>
              <w:keepNext/>
              <w:rPr>
                <w:rFonts w:ascii="Calibri" w:hAnsi="Calibri"/>
                <w:sz w:val="18"/>
                <w:szCs w:val="18"/>
              </w:rPr>
            </w:pPr>
          </w:p>
        </w:tc>
        <w:tc>
          <w:tcPr>
            <w:tcW w:w="1440" w:type="dxa"/>
          </w:tcPr>
          <w:p w14:paraId="26FCBE6A" w14:textId="77777777" w:rsidR="00196676" w:rsidRPr="00295655" w:rsidRDefault="00196676" w:rsidP="00196676">
            <w:pPr>
              <w:keepNext/>
              <w:rPr>
                <w:rFonts w:ascii="Calibri" w:hAnsi="Calibri"/>
                <w:sz w:val="18"/>
                <w:szCs w:val="18"/>
              </w:rPr>
            </w:pPr>
          </w:p>
        </w:tc>
        <w:tc>
          <w:tcPr>
            <w:tcW w:w="990" w:type="dxa"/>
          </w:tcPr>
          <w:p w14:paraId="26FCBE6B" w14:textId="77777777" w:rsidR="00196676" w:rsidRPr="00295655" w:rsidRDefault="00196676" w:rsidP="00196676">
            <w:pPr>
              <w:keepNext/>
              <w:rPr>
                <w:rFonts w:ascii="Calibri" w:hAnsi="Calibri"/>
                <w:sz w:val="18"/>
                <w:szCs w:val="18"/>
              </w:rPr>
            </w:pPr>
          </w:p>
        </w:tc>
        <w:tc>
          <w:tcPr>
            <w:tcW w:w="990" w:type="dxa"/>
          </w:tcPr>
          <w:p w14:paraId="26FCBE6C" w14:textId="77777777" w:rsidR="00196676" w:rsidRPr="00295655" w:rsidRDefault="00196676" w:rsidP="00196676">
            <w:pPr>
              <w:keepNext/>
              <w:rPr>
                <w:rFonts w:ascii="Calibri" w:hAnsi="Calibri"/>
                <w:sz w:val="18"/>
                <w:szCs w:val="18"/>
              </w:rPr>
            </w:pPr>
          </w:p>
        </w:tc>
        <w:tc>
          <w:tcPr>
            <w:tcW w:w="2460" w:type="dxa"/>
          </w:tcPr>
          <w:p w14:paraId="26FCBE6D" w14:textId="77777777" w:rsidR="00196676" w:rsidRPr="00295655" w:rsidRDefault="00196676" w:rsidP="00196676">
            <w:pPr>
              <w:keepNext/>
              <w:rPr>
                <w:rFonts w:ascii="Calibri" w:hAnsi="Calibri"/>
                <w:sz w:val="18"/>
                <w:szCs w:val="18"/>
              </w:rPr>
            </w:pPr>
          </w:p>
        </w:tc>
        <w:tc>
          <w:tcPr>
            <w:tcW w:w="2580" w:type="dxa"/>
          </w:tcPr>
          <w:p w14:paraId="26FCBE6E" w14:textId="77777777" w:rsidR="00196676" w:rsidRPr="00295655" w:rsidRDefault="00196676" w:rsidP="00196676">
            <w:pPr>
              <w:keepNext/>
              <w:rPr>
                <w:rFonts w:ascii="Calibri" w:hAnsi="Calibri"/>
                <w:sz w:val="18"/>
                <w:szCs w:val="18"/>
              </w:rPr>
            </w:pPr>
          </w:p>
        </w:tc>
        <w:tc>
          <w:tcPr>
            <w:tcW w:w="2610" w:type="dxa"/>
          </w:tcPr>
          <w:p w14:paraId="26FCBE6F" w14:textId="77777777" w:rsidR="00196676" w:rsidRPr="00295655" w:rsidRDefault="00196676" w:rsidP="00196676">
            <w:pPr>
              <w:keepNext/>
              <w:rPr>
                <w:rFonts w:ascii="Calibri" w:hAnsi="Calibri"/>
                <w:sz w:val="18"/>
                <w:szCs w:val="18"/>
              </w:rPr>
            </w:pPr>
          </w:p>
        </w:tc>
        <w:tc>
          <w:tcPr>
            <w:tcW w:w="1080" w:type="dxa"/>
          </w:tcPr>
          <w:p w14:paraId="26FCBE70" w14:textId="77777777" w:rsidR="00196676" w:rsidRPr="00295655" w:rsidRDefault="00196676" w:rsidP="00196676">
            <w:pPr>
              <w:keepNext/>
              <w:rPr>
                <w:rFonts w:ascii="Calibri" w:hAnsi="Calibri"/>
                <w:sz w:val="18"/>
                <w:szCs w:val="18"/>
              </w:rPr>
            </w:pPr>
          </w:p>
        </w:tc>
        <w:tc>
          <w:tcPr>
            <w:tcW w:w="1008" w:type="dxa"/>
          </w:tcPr>
          <w:p w14:paraId="26FCBE71" w14:textId="77777777" w:rsidR="00196676" w:rsidRPr="00295655" w:rsidRDefault="00196676" w:rsidP="00196676">
            <w:pPr>
              <w:keepNext/>
              <w:rPr>
                <w:rFonts w:ascii="Calibri" w:hAnsi="Calibri"/>
                <w:sz w:val="18"/>
                <w:szCs w:val="18"/>
              </w:rPr>
            </w:pPr>
          </w:p>
        </w:tc>
      </w:tr>
      <w:tr w:rsidR="00196676" w:rsidRPr="00295655" w14:paraId="26FCBE7C" w14:textId="77777777" w:rsidTr="004402A8">
        <w:trPr>
          <w:cantSplit/>
          <w:trHeight w:val="288"/>
        </w:trPr>
        <w:tc>
          <w:tcPr>
            <w:tcW w:w="1458" w:type="dxa"/>
          </w:tcPr>
          <w:p w14:paraId="26FCBE73" w14:textId="77777777" w:rsidR="00196676" w:rsidRPr="00295655" w:rsidRDefault="00196676" w:rsidP="00196676">
            <w:pPr>
              <w:keepNext/>
              <w:rPr>
                <w:rFonts w:ascii="Calibri" w:hAnsi="Calibri"/>
                <w:sz w:val="18"/>
                <w:szCs w:val="18"/>
              </w:rPr>
            </w:pPr>
          </w:p>
        </w:tc>
        <w:tc>
          <w:tcPr>
            <w:tcW w:w="1440" w:type="dxa"/>
          </w:tcPr>
          <w:p w14:paraId="26FCBE74" w14:textId="77777777" w:rsidR="00196676" w:rsidRPr="00295655" w:rsidRDefault="00196676" w:rsidP="00196676">
            <w:pPr>
              <w:keepNext/>
              <w:rPr>
                <w:rFonts w:ascii="Calibri" w:hAnsi="Calibri"/>
                <w:sz w:val="18"/>
                <w:szCs w:val="18"/>
              </w:rPr>
            </w:pPr>
          </w:p>
        </w:tc>
        <w:tc>
          <w:tcPr>
            <w:tcW w:w="990" w:type="dxa"/>
          </w:tcPr>
          <w:p w14:paraId="26FCBE75" w14:textId="77777777" w:rsidR="00196676" w:rsidRPr="00295655" w:rsidRDefault="00196676" w:rsidP="00196676">
            <w:pPr>
              <w:keepNext/>
              <w:rPr>
                <w:rFonts w:ascii="Calibri" w:hAnsi="Calibri"/>
                <w:sz w:val="18"/>
                <w:szCs w:val="18"/>
              </w:rPr>
            </w:pPr>
          </w:p>
        </w:tc>
        <w:tc>
          <w:tcPr>
            <w:tcW w:w="990" w:type="dxa"/>
          </w:tcPr>
          <w:p w14:paraId="26FCBE76" w14:textId="77777777" w:rsidR="00196676" w:rsidRPr="00295655" w:rsidRDefault="00196676" w:rsidP="00196676">
            <w:pPr>
              <w:keepNext/>
              <w:rPr>
                <w:rFonts w:ascii="Calibri" w:hAnsi="Calibri"/>
                <w:sz w:val="18"/>
                <w:szCs w:val="18"/>
              </w:rPr>
            </w:pPr>
          </w:p>
        </w:tc>
        <w:tc>
          <w:tcPr>
            <w:tcW w:w="2460" w:type="dxa"/>
          </w:tcPr>
          <w:p w14:paraId="26FCBE77" w14:textId="77777777" w:rsidR="00196676" w:rsidRPr="00295655" w:rsidRDefault="00196676" w:rsidP="00196676">
            <w:pPr>
              <w:keepNext/>
              <w:rPr>
                <w:rFonts w:ascii="Calibri" w:hAnsi="Calibri"/>
                <w:sz w:val="18"/>
                <w:szCs w:val="18"/>
              </w:rPr>
            </w:pPr>
          </w:p>
        </w:tc>
        <w:tc>
          <w:tcPr>
            <w:tcW w:w="2580" w:type="dxa"/>
          </w:tcPr>
          <w:p w14:paraId="26FCBE78" w14:textId="77777777" w:rsidR="00196676" w:rsidRPr="00295655" w:rsidRDefault="00196676" w:rsidP="00196676">
            <w:pPr>
              <w:keepNext/>
              <w:rPr>
                <w:rFonts w:ascii="Calibri" w:hAnsi="Calibri"/>
                <w:sz w:val="18"/>
                <w:szCs w:val="18"/>
              </w:rPr>
            </w:pPr>
          </w:p>
        </w:tc>
        <w:tc>
          <w:tcPr>
            <w:tcW w:w="2610" w:type="dxa"/>
          </w:tcPr>
          <w:p w14:paraId="26FCBE79" w14:textId="77777777" w:rsidR="00196676" w:rsidRPr="00295655" w:rsidRDefault="00196676" w:rsidP="00196676">
            <w:pPr>
              <w:keepNext/>
              <w:rPr>
                <w:rFonts w:ascii="Calibri" w:hAnsi="Calibri"/>
                <w:sz w:val="18"/>
                <w:szCs w:val="18"/>
              </w:rPr>
            </w:pPr>
          </w:p>
        </w:tc>
        <w:tc>
          <w:tcPr>
            <w:tcW w:w="1080" w:type="dxa"/>
          </w:tcPr>
          <w:p w14:paraId="26FCBE7A" w14:textId="77777777" w:rsidR="00196676" w:rsidRPr="00295655" w:rsidRDefault="00196676" w:rsidP="00196676">
            <w:pPr>
              <w:keepNext/>
              <w:rPr>
                <w:rFonts w:ascii="Calibri" w:hAnsi="Calibri"/>
                <w:sz w:val="18"/>
                <w:szCs w:val="18"/>
              </w:rPr>
            </w:pPr>
          </w:p>
        </w:tc>
        <w:tc>
          <w:tcPr>
            <w:tcW w:w="1008" w:type="dxa"/>
          </w:tcPr>
          <w:p w14:paraId="26FCBE7B" w14:textId="77777777" w:rsidR="00196676" w:rsidRPr="00295655" w:rsidRDefault="00196676" w:rsidP="00196676">
            <w:pPr>
              <w:keepNext/>
              <w:rPr>
                <w:rFonts w:ascii="Calibri" w:hAnsi="Calibri"/>
                <w:sz w:val="18"/>
                <w:szCs w:val="18"/>
              </w:rPr>
            </w:pPr>
          </w:p>
        </w:tc>
      </w:tr>
      <w:tr w:rsidR="00196676" w:rsidRPr="00295655" w14:paraId="26FCBE7E" w14:textId="77777777" w:rsidTr="00196676">
        <w:trPr>
          <w:cantSplit/>
        </w:trPr>
        <w:tc>
          <w:tcPr>
            <w:tcW w:w="14616" w:type="dxa"/>
            <w:gridSpan w:val="9"/>
          </w:tcPr>
          <w:p w14:paraId="26FCBE7D"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E7F" w14:textId="77777777" w:rsidR="00196676" w:rsidRDefault="00196676" w:rsidP="00196676">
      <w:pPr>
        <w:rPr>
          <w:rFonts w:ascii="Calibri" w:hAnsi="Calibri"/>
          <w:sz w:val="18"/>
          <w:szCs w:val="18"/>
        </w:rPr>
      </w:pPr>
    </w:p>
    <w:p w14:paraId="26FCBE80" w14:textId="77777777" w:rsidR="00196676" w:rsidRDefault="00196676" w:rsidP="00196676">
      <w:pPr>
        <w:rPr>
          <w:rFonts w:ascii="Calibri" w:hAnsi="Calibri"/>
          <w:sz w:val="18"/>
          <w:szCs w:val="18"/>
        </w:rPr>
      </w:pPr>
    </w:p>
    <w:p w14:paraId="26FCBE81" w14:textId="77777777" w:rsidR="00196676"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196676" w:rsidRPr="00295655" w14:paraId="26FCBE90" w14:textId="77777777" w:rsidTr="00196676">
        <w:trPr>
          <w:cantSplit/>
        </w:trPr>
        <w:tc>
          <w:tcPr>
            <w:tcW w:w="14598" w:type="dxa"/>
            <w:gridSpan w:val="5"/>
            <w:shd w:val="clear" w:color="auto" w:fill="auto"/>
          </w:tcPr>
          <w:p w14:paraId="26FCBE82" w14:textId="5F94C755" w:rsidR="00196676" w:rsidRPr="001A53D0" w:rsidRDefault="00A811B7" w:rsidP="00196676">
            <w:pPr>
              <w:keepNext/>
              <w:rPr>
                <w:rFonts w:ascii="Calibri" w:hAnsi="Calibri"/>
                <w:b/>
                <w:szCs w:val="18"/>
              </w:rPr>
            </w:pPr>
            <w:r w:rsidRPr="001A53D0">
              <w:rPr>
                <w:rFonts w:ascii="Calibri" w:hAnsi="Calibri"/>
                <w:b/>
                <w:szCs w:val="18"/>
              </w:rPr>
              <w:lastRenderedPageBreak/>
              <w:t>F</w:t>
            </w:r>
            <w:r w:rsidR="00196676" w:rsidRPr="001A53D0">
              <w:rPr>
                <w:rFonts w:ascii="Calibri" w:hAnsi="Calibri"/>
                <w:b/>
                <w:szCs w:val="18"/>
              </w:rPr>
              <w:t>. Installed Split System Indoor Coil or Fan Coil Unit Equipment Information (applicable to DX or hydronic heating/cooling coils or fan coil units)</w:t>
            </w:r>
          </w:p>
          <w:p w14:paraId="26FCBE83" w14:textId="77777777" w:rsidR="00196676" w:rsidRPr="009F4F7F" w:rsidRDefault="00196676" w:rsidP="00196676">
            <w:pPr>
              <w:keepNext/>
              <w:rPr>
                <w:rFonts w:ascii="Calibri" w:hAnsi="Calibri"/>
                <w:sz w:val="18"/>
                <w:szCs w:val="18"/>
              </w:rPr>
            </w:pPr>
            <w:r w:rsidRPr="009F4F7F">
              <w:rPr>
                <w:rFonts w:ascii="Calibri" w:hAnsi="Calibri"/>
                <w:sz w:val="18"/>
                <w:szCs w:val="18"/>
              </w:rPr>
              <w:t xml:space="preserve">Systems with more than one indoor coil or fan coil unit </w:t>
            </w:r>
            <w:r>
              <w:rPr>
                <w:rFonts w:ascii="Calibri" w:hAnsi="Calibri"/>
                <w:sz w:val="18"/>
                <w:szCs w:val="18"/>
              </w:rPr>
              <w:t xml:space="preserve">(e.g. multi-split systems) </w:t>
            </w:r>
            <w:r w:rsidRPr="009F4F7F">
              <w:rPr>
                <w:rFonts w:ascii="Calibri" w:hAnsi="Calibri"/>
                <w:sz w:val="18"/>
                <w:szCs w:val="18"/>
              </w:rPr>
              <w:t xml:space="preserve">shall provide </w:t>
            </w:r>
            <w:r>
              <w:rPr>
                <w:rFonts w:ascii="Calibri" w:hAnsi="Calibri"/>
                <w:sz w:val="18"/>
                <w:szCs w:val="18"/>
              </w:rPr>
              <w:t>information for each of the system indoor coils or fan coil units.</w:t>
            </w:r>
          </w:p>
          <w:p w14:paraId="26FCBE84" w14:textId="77777777" w:rsidR="00196676" w:rsidRDefault="00196676" w:rsidP="00196676">
            <w:pPr>
              <w:rPr>
                <w:rFonts w:asciiTheme="minorHAnsi" w:hAnsiTheme="minorHAnsi"/>
                <w:sz w:val="16"/>
                <w:szCs w:val="16"/>
              </w:rPr>
            </w:pPr>
            <w:r w:rsidRPr="00233996">
              <w:rPr>
                <w:rFonts w:ascii="Calibri" w:hAnsi="Calibri"/>
                <w:sz w:val="18"/>
                <w:szCs w:val="18"/>
              </w:rPr>
              <w:t xml:space="preserve">&lt;&lt;&lt;if </w:t>
            </w:r>
            <w:r>
              <w:rPr>
                <w:rFonts w:ascii="Calibri" w:hAnsi="Calibri"/>
                <w:sz w:val="18"/>
                <w:szCs w:val="18"/>
              </w:rPr>
              <w:t xml:space="preserve">none </w:t>
            </w:r>
            <w:r w:rsidRPr="00233996">
              <w:rPr>
                <w:rFonts w:ascii="Calibri" w:hAnsi="Calibri"/>
                <w:sz w:val="18"/>
                <w:szCs w:val="18"/>
              </w:rPr>
              <w:t xml:space="preserve">of the SC Systems listed in Section </w:t>
            </w:r>
            <w:r w:rsidR="00B022B7">
              <w:rPr>
                <w:rFonts w:ascii="Calibri" w:hAnsi="Calibri"/>
                <w:sz w:val="18"/>
                <w:szCs w:val="18"/>
              </w:rPr>
              <w:t>C</w:t>
            </w:r>
            <w:r w:rsidRPr="00233996">
              <w:rPr>
                <w:rFonts w:ascii="Calibri" w:hAnsi="Calibri"/>
                <w:sz w:val="18"/>
                <w:szCs w:val="18"/>
              </w:rPr>
              <w:t xml:space="preserve"> have a value in</w:t>
            </w:r>
            <w:r>
              <w:rPr>
                <w:rFonts w:ascii="Calibri" w:hAnsi="Calibri"/>
                <w:sz w:val="18"/>
                <w:szCs w:val="18"/>
              </w:rPr>
              <w:t xml:space="preserve"> either</w:t>
            </w:r>
            <w:r w:rsidRPr="00233996">
              <w:rPr>
                <w:rFonts w:ascii="Calibri" w:hAnsi="Calibri"/>
                <w:sz w:val="18"/>
                <w:szCs w:val="18"/>
              </w:rPr>
              <w:t xml:space="preserve"> </w:t>
            </w:r>
            <w:r w:rsidR="00B022B7">
              <w:rPr>
                <w:rFonts w:ascii="Calibri" w:hAnsi="Calibri"/>
                <w:sz w:val="18"/>
                <w:szCs w:val="18"/>
              </w:rPr>
              <w:t>C</w:t>
            </w:r>
            <w:r>
              <w:rPr>
                <w:rFonts w:ascii="Calibri" w:hAnsi="Calibri"/>
                <w:sz w:val="18"/>
                <w:szCs w:val="18"/>
              </w:rPr>
              <w:t xml:space="preserve">04 or </w:t>
            </w:r>
            <w:r w:rsidR="00B022B7">
              <w:rPr>
                <w:rFonts w:ascii="Calibri" w:hAnsi="Calibri"/>
                <w:sz w:val="18"/>
                <w:szCs w:val="18"/>
              </w:rPr>
              <w:t>C</w:t>
            </w:r>
            <w:r w:rsidRPr="00233996">
              <w:rPr>
                <w:rFonts w:ascii="Calibri" w:hAnsi="Calibri"/>
                <w:sz w:val="18"/>
                <w:szCs w:val="18"/>
              </w:rPr>
              <w:t>05 =</w:t>
            </w:r>
            <w:r>
              <w:rPr>
                <w:rFonts w:ascii="Calibri" w:hAnsi="Calibri"/>
                <w:sz w:val="18"/>
                <w:szCs w:val="18"/>
              </w:rPr>
              <w:t xml:space="preserve"> one of the system types in the list that follows below, </w:t>
            </w:r>
            <w:r w:rsidRPr="00233996">
              <w:rPr>
                <w:rFonts w:ascii="Calibri" w:hAnsi="Calibri"/>
                <w:sz w:val="18"/>
                <w:szCs w:val="18"/>
              </w:rPr>
              <w:t>then display the section does not apply message; else require</w:t>
            </w:r>
            <w:r>
              <w:rPr>
                <w:rFonts w:ascii="Calibri" w:hAnsi="Calibri"/>
                <w:sz w:val="18"/>
                <w:szCs w:val="18"/>
              </w:rPr>
              <w:t xml:space="preserve"> a minimum of</w:t>
            </w:r>
            <w:r w:rsidRPr="00233996">
              <w:rPr>
                <w:rFonts w:ascii="Calibri" w:hAnsi="Calibri"/>
                <w:sz w:val="18"/>
                <w:szCs w:val="18"/>
              </w:rPr>
              <w:t xml:space="preserve"> one row of data to be entered in this table for each of the SC Systems listed in Section </w:t>
            </w:r>
            <w:r w:rsidR="00B022B7">
              <w:rPr>
                <w:rFonts w:ascii="Calibri" w:hAnsi="Calibri"/>
                <w:sz w:val="18"/>
                <w:szCs w:val="18"/>
              </w:rPr>
              <w:t>C</w:t>
            </w:r>
            <w:r w:rsidRPr="00233996">
              <w:rPr>
                <w:rFonts w:ascii="Calibri" w:hAnsi="Calibri"/>
                <w:sz w:val="18"/>
                <w:szCs w:val="18"/>
              </w:rPr>
              <w:t xml:space="preserve"> for which </w:t>
            </w:r>
            <w:r>
              <w:rPr>
                <w:rFonts w:ascii="Calibri" w:hAnsi="Calibri"/>
                <w:sz w:val="18"/>
                <w:szCs w:val="18"/>
              </w:rPr>
              <w:t xml:space="preserve">one of </w:t>
            </w:r>
            <w:r w:rsidRPr="00233996">
              <w:rPr>
                <w:rFonts w:ascii="Calibri" w:hAnsi="Calibri"/>
                <w:sz w:val="18"/>
                <w:szCs w:val="18"/>
              </w:rPr>
              <w:t>the System Type</w:t>
            </w:r>
            <w:r>
              <w:rPr>
                <w:rFonts w:ascii="Calibri" w:hAnsi="Calibri"/>
                <w:sz w:val="18"/>
                <w:szCs w:val="18"/>
              </w:rPr>
              <w:t>s</w:t>
            </w:r>
            <w:r w:rsidRPr="00233996">
              <w:rPr>
                <w:rFonts w:ascii="Calibri" w:hAnsi="Calibri"/>
                <w:sz w:val="18"/>
                <w:szCs w:val="18"/>
              </w:rPr>
              <w:t xml:space="preserve"> listed in </w:t>
            </w:r>
            <w:r>
              <w:rPr>
                <w:rFonts w:ascii="Calibri" w:hAnsi="Calibri"/>
                <w:sz w:val="18"/>
                <w:szCs w:val="18"/>
              </w:rPr>
              <w:t xml:space="preserve">either </w:t>
            </w:r>
            <w:r w:rsidR="00B022B7">
              <w:rPr>
                <w:rFonts w:ascii="Calibri" w:hAnsi="Calibri"/>
                <w:sz w:val="18"/>
                <w:szCs w:val="18"/>
              </w:rPr>
              <w:t>C</w:t>
            </w:r>
            <w:r>
              <w:rPr>
                <w:rFonts w:ascii="Calibri" w:hAnsi="Calibri"/>
                <w:sz w:val="18"/>
                <w:szCs w:val="18"/>
              </w:rPr>
              <w:t xml:space="preserve">04 or </w:t>
            </w:r>
            <w:r w:rsidR="00B022B7">
              <w:rPr>
                <w:rFonts w:ascii="Calibri" w:hAnsi="Calibri"/>
                <w:sz w:val="18"/>
                <w:szCs w:val="18"/>
              </w:rPr>
              <w:t>C</w:t>
            </w:r>
            <w:r w:rsidRPr="00233996">
              <w:rPr>
                <w:rFonts w:ascii="Calibri" w:hAnsi="Calibri"/>
                <w:sz w:val="18"/>
                <w:szCs w:val="18"/>
              </w:rPr>
              <w:t xml:space="preserve">05 </w:t>
            </w:r>
            <w:r>
              <w:rPr>
                <w:rFonts w:ascii="Calibri" w:hAnsi="Calibri"/>
                <w:sz w:val="18"/>
                <w:szCs w:val="18"/>
              </w:rPr>
              <w:t>is one of the system types in the following list:</w:t>
            </w:r>
          </w:p>
          <w:p w14:paraId="26FCBE85" w14:textId="77777777" w:rsidR="00196676" w:rsidRPr="00761C61" w:rsidRDefault="00196676" w:rsidP="00196676">
            <w:pPr>
              <w:rPr>
                <w:rFonts w:asciiTheme="minorHAnsi" w:hAnsiTheme="minorHAnsi"/>
                <w:sz w:val="16"/>
                <w:szCs w:val="16"/>
              </w:rPr>
            </w:pPr>
            <w:r>
              <w:rPr>
                <w:rFonts w:asciiTheme="minorHAnsi" w:hAnsiTheme="minorHAnsi"/>
                <w:sz w:val="16"/>
                <w:szCs w:val="16"/>
              </w:rPr>
              <w:t>*</w:t>
            </w:r>
            <w:r w:rsidRPr="00761C61">
              <w:rPr>
                <w:rFonts w:asciiTheme="minorHAnsi" w:hAnsiTheme="minorHAnsi"/>
                <w:sz w:val="16"/>
                <w:szCs w:val="16"/>
              </w:rPr>
              <w:t>central split AC;</w:t>
            </w:r>
          </w:p>
          <w:p w14:paraId="26FCBE86" w14:textId="77777777" w:rsidR="00196676" w:rsidRPr="00761C61" w:rsidRDefault="00196676" w:rsidP="00196676">
            <w:pPr>
              <w:rPr>
                <w:rFonts w:asciiTheme="minorHAnsi" w:hAnsiTheme="minorHAnsi"/>
                <w:sz w:val="16"/>
                <w:szCs w:val="16"/>
              </w:rPr>
            </w:pPr>
            <w:r w:rsidRPr="00761C61">
              <w:rPr>
                <w:rFonts w:asciiTheme="minorHAnsi" w:hAnsiTheme="minorHAnsi"/>
                <w:sz w:val="16"/>
                <w:szCs w:val="16"/>
              </w:rPr>
              <w:t>*central split HP</w:t>
            </w:r>
          </w:p>
          <w:p w14:paraId="26FCBE87" w14:textId="7AFFF41B" w:rsidR="00196676" w:rsidRPr="00761C61" w:rsidRDefault="00196676" w:rsidP="00196676">
            <w:pPr>
              <w:rPr>
                <w:rFonts w:asciiTheme="minorHAnsi" w:hAnsiTheme="minorHAnsi"/>
                <w:sz w:val="16"/>
                <w:szCs w:val="16"/>
              </w:rPr>
            </w:pPr>
            <w:r w:rsidRPr="00761C61">
              <w:rPr>
                <w:rFonts w:asciiTheme="minorHAnsi" w:hAnsiTheme="minorHAnsi"/>
                <w:sz w:val="16"/>
                <w:szCs w:val="16"/>
              </w:rPr>
              <w:t xml:space="preserve">*ductless </w:t>
            </w:r>
            <w:r w:rsidR="00961697">
              <w:rPr>
                <w:rFonts w:asciiTheme="minorHAnsi" w:hAnsiTheme="minorHAnsi"/>
                <w:sz w:val="16"/>
                <w:szCs w:val="16"/>
              </w:rPr>
              <w:t>mini-</w:t>
            </w:r>
            <w:r>
              <w:rPr>
                <w:rFonts w:asciiTheme="minorHAnsi" w:hAnsiTheme="minorHAnsi"/>
                <w:sz w:val="16"/>
                <w:szCs w:val="16"/>
              </w:rPr>
              <w:t xml:space="preserve">split </w:t>
            </w:r>
            <w:r w:rsidRPr="00761C61">
              <w:rPr>
                <w:rFonts w:asciiTheme="minorHAnsi" w:hAnsiTheme="minorHAnsi"/>
                <w:sz w:val="16"/>
                <w:szCs w:val="16"/>
              </w:rPr>
              <w:t>AC;</w:t>
            </w:r>
          </w:p>
          <w:p w14:paraId="26FCBE88" w14:textId="4844B196" w:rsidR="00196676" w:rsidRPr="00761C61" w:rsidRDefault="00196676" w:rsidP="00196676">
            <w:pPr>
              <w:rPr>
                <w:rFonts w:asciiTheme="minorHAnsi" w:hAnsiTheme="minorHAnsi"/>
                <w:sz w:val="16"/>
                <w:szCs w:val="16"/>
              </w:rPr>
            </w:pPr>
            <w:r w:rsidRPr="00761C61">
              <w:rPr>
                <w:rFonts w:asciiTheme="minorHAnsi" w:hAnsiTheme="minorHAnsi"/>
                <w:sz w:val="16"/>
                <w:szCs w:val="16"/>
              </w:rPr>
              <w:t>*ductless</w:t>
            </w:r>
            <w:r>
              <w:rPr>
                <w:rFonts w:asciiTheme="minorHAnsi" w:hAnsiTheme="minorHAnsi"/>
                <w:sz w:val="16"/>
                <w:szCs w:val="16"/>
              </w:rPr>
              <w:t xml:space="preserve"> </w:t>
            </w:r>
            <w:r w:rsidR="00961697">
              <w:rPr>
                <w:rFonts w:asciiTheme="minorHAnsi" w:hAnsiTheme="minorHAnsi"/>
                <w:sz w:val="16"/>
                <w:szCs w:val="16"/>
              </w:rPr>
              <w:t>mini-</w:t>
            </w:r>
            <w:r>
              <w:rPr>
                <w:rFonts w:asciiTheme="minorHAnsi" w:hAnsiTheme="minorHAnsi"/>
                <w:sz w:val="16"/>
                <w:szCs w:val="16"/>
              </w:rPr>
              <w:t xml:space="preserve">split </w:t>
            </w:r>
            <w:r w:rsidRPr="00761C61">
              <w:rPr>
                <w:rFonts w:asciiTheme="minorHAnsi" w:hAnsiTheme="minorHAnsi"/>
                <w:sz w:val="16"/>
                <w:szCs w:val="16"/>
              </w:rPr>
              <w:t xml:space="preserve"> HP;</w:t>
            </w:r>
          </w:p>
          <w:p w14:paraId="26FCBE89" w14:textId="77777777" w:rsidR="00196676" w:rsidRPr="00761C61"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 forced air</w:t>
            </w:r>
            <w:r w:rsidRPr="00761C61">
              <w:rPr>
                <w:rFonts w:asciiTheme="minorHAnsi" w:hAnsiTheme="minorHAnsi"/>
                <w:sz w:val="16"/>
                <w:szCs w:val="16"/>
              </w:rPr>
              <w:t>;</w:t>
            </w:r>
          </w:p>
          <w:p w14:paraId="26FCBE8A" w14:textId="77777777" w:rsidR="00196676" w:rsidRDefault="00196676" w:rsidP="00196676">
            <w:pPr>
              <w:rPr>
                <w:rFonts w:asciiTheme="minorHAnsi" w:hAnsiTheme="minorHAnsi"/>
                <w:sz w:val="16"/>
                <w:szCs w:val="16"/>
              </w:rPr>
            </w:pPr>
            <w:r w:rsidRPr="00761C61">
              <w:rPr>
                <w:rFonts w:asciiTheme="minorHAnsi" w:hAnsiTheme="minorHAnsi"/>
                <w:sz w:val="16"/>
                <w:szCs w:val="16"/>
              </w:rPr>
              <w:t>*combined hydronic</w:t>
            </w:r>
            <w:r>
              <w:rPr>
                <w:rFonts w:asciiTheme="minorHAnsi" w:hAnsiTheme="minorHAnsi"/>
                <w:sz w:val="16"/>
                <w:szCs w:val="16"/>
              </w:rPr>
              <w:t xml:space="preserve"> + forced air</w:t>
            </w:r>
            <w:r w:rsidRPr="00761C61">
              <w:rPr>
                <w:rFonts w:asciiTheme="minorHAnsi" w:hAnsiTheme="minorHAnsi"/>
                <w:sz w:val="16"/>
                <w:szCs w:val="16"/>
              </w:rPr>
              <w:t>;</w:t>
            </w:r>
          </w:p>
          <w:p w14:paraId="26FCBE8B" w14:textId="77777777" w:rsidR="00196676" w:rsidRPr="00761C61"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26FCBE8C" w14:textId="0E5DA8FA" w:rsidR="00196676" w:rsidRPr="00761C61" w:rsidRDefault="00196676" w:rsidP="00196676">
            <w:pPr>
              <w:rPr>
                <w:rFonts w:asciiTheme="minorHAnsi" w:hAnsiTheme="minorHAnsi"/>
                <w:sz w:val="16"/>
                <w:szCs w:val="16"/>
              </w:rPr>
            </w:pPr>
            <w:r>
              <w:rPr>
                <w:rFonts w:asciiTheme="minorHAnsi" w:hAnsiTheme="minorHAnsi"/>
                <w:sz w:val="16"/>
                <w:szCs w:val="16"/>
              </w:rPr>
              <w:t>*</w:t>
            </w:r>
            <w:r w:rsidRPr="00761C61">
              <w:rPr>
                <w:rFonts w:asciiTheme="minorHAnsi" w:hAnsiTheme="minorHAnsi"/>
                <w:sz w:val="16"/>
                <w:szCs w:val="16"/>
              </w:rPr>
              <w:t>gas absorption AC</w:t>
            </w:r>
            <w:r w:rsidR="00961697">
              <w:rPr>
                <w:rFonts w:asciiTheme="minorHAnsi" w:hAnsiTheme="minorHAnsi"/>
                <w:sz w:val="16"/>
                <w:szCs w:val="16"/>
              </w:rPr>
              <w:t>;</w:t>
            </w:r>
          </w:p>
          <w:p w14:paraId="26FCBE8D" w14:textId="3A283E5C" w:rsidR="00196676" w:rsidRPr="00761C61" w:rsidRDefault="00196676" w:rsidP="00196676">
            <w:pPr>
              <w:rPr>
                <w:rFonts w:asciiTheme="minorHAnsi" w:hAnsiTheme="minorHAnsi"/>
                <w:sz w:val="16"/>
                <w:szCs w:val="16"/>
              </w:rPr>
            </w:pPr>
            <w:r w:rsidRPr="00761C61">
              <w:rPr>
                <w:rFonts w:asciiTheme="minorHAnsi" w:hAnsiTheme="minorHAnsi"/>
                <w:sz w:val="16"/>
                <w:szCs w:val="16"/>
              </w:rPr>
              <w:t>*</w:t>
            </w:r>
            <w:proofErr w:type="spellStart"/>
            <w:r w:rsidRPr="00761C61">
              <w:rPr>
                <w:rFonts w:asciiTheme="minorHAnsi" w:hAnsiTheme="minorHAnsi"/>
                <w:sz w:val="16"/>
                <w:szCs w:val="16"/>
              </w:rPr>
              <w:t>evaporatively</w:t>
            </w:r>
            <w:proofErr w:type="spellEnd"/>
            <w:r w:rsidRPr="00761C61">
              <w:rPr>
                <w:rFonts w:asciiTheme="minorHAnsi" w:hAnsiTheme="minorHAnsi"/>
                <w:sz w:val="16"/>
                <w:szCs w:val="16"/>
              </w:rPr>
              <w:t xml:space="preserve"> cooled condenser</w:t>
            </w:r>
            <w:r w:rsidR="00961697">
              <w:rPr>
                <w:rFonts w:asciiTheme="minorHAnsi" w:hAnsiTheme="minorHAnsi"/>
                <w:sz w:val="16"/>
                <w:szCs w:val="16"/>
              </w:rPr>
              <w:t>;</w:t>
            </w:r>
          </w:p>
          <w:p w14:paraId="26FCBE8E" w14:textId="77777777" w:rsidR="00196676" w:rsidRDefault="00196676" w:rsidP="00196676">
            <w:pPr>
              <w:rPr>
                <w:rFonts w:asciiTheme="minorHAnsi" w:hAnsiTheme="minorHAnsi"/>
                <w:sz w:val="16"/>
                <w:szCs w:val="16"/>
              </w:rPr>
            </w:pPr>
            <w:r w:rsidRPr="00761C61">
              <w:rPr>
                <w:rFonts w:asciiTheme="minorHAnsi" w:hAnsiTheme="minorHAnsi"/>
                <w:sz w:val="16"/>
                <w:szCs w:val="16"/>
              </w:rPr>
              <w:t>*Ice Storage AC</w:t>
            </w:r>
            <w:r w:rsidR="00961697">
              <w:rPr>
                <w:rFonts w:asciiTheme="minorHAnsi" w:hAnsiTheme="minorHAnsi"/>
                <w:sz w:val="16"/>
                <w:szCs w:val="16"/>
              </w:rPr>
              <w:t>;</w:t>
            </w:r>
          </w:p>
          <w:p w14:paraId="34ED2A76" w14:textId="77777777" w:rsidR="00961697" w:rsidRDefault="00961697" w:rsidP="00196676">
            <w:pPr>
              <w:rPr>
                <w:rFonts w:asciiTheme="minorHAnsi" w:hAnsiTheme="minorHAnsi"/>
                <w:sz w:val="16"/>
                <w:szCs w:val="16"/>
              </w:rPr>
            </w:pPr>
            <w:r>
              <w:rPr>
                <w:rFonts w:asciiTheme="minorHAnsi" w:hAnsiTheme="minorHAnsi"/>
                <w:sz w:val="16"/>
                <w:szCs w:val="16"/>
              </w:rPr>
              <w:t>*small duct high velocity AC;</w:t>
            </w:r>
          </w:p>
          <w:p w14:paraId="77E407BA" w14:textId="77777777" w:rsidR="00961697" w:rsidRDefault="00961697" w:rsidP="00196676">
            <w:pPr>
              <w:rPr>
                <w:rFonts w:asciiTheme="minorHAnsi" w:hAnsiTheme="minorHAnsi"/>
                <w:sz w:val="16"/>
                <w:szCs w:val="16"/>
              </w:rPr>
            </w:pPr>
            <w:r>
              <w:rPr>
                <w:rFonts w:asciiTheme="minorHAnsi" w:hAnsiTheme="minorHAnsi"/>
                <w:sz w:val="16"/>
                <w:szCs w:val="16"/>
              </w:rPr>
              <w:t>*small duct high velocity HP;</w:t>
            </w:r>
          </w:p>
          <w:p w14:paraId="3D7A694D" w14:textId="77777777" w:rsidR="00961697" w:rsidRDefault="00961697" w:rsidP="00196676">
            <w:pPr>
              <w:rPr>
                <w:rFonts w:asciiTheme="minorHAnsi" w:hAnsiTheme="minorHAnsi"/>
                <w:sz w:val="16"/>
                <w:szCs w:val="16"/>
              </w:rPr>
            </w:pPr>
            <w:r>
              <w:rPr>
                <w:rFonts w:asciiTheme="minorHAnsi" w:hAnsiTheme="minorHAnsi"/>
                <w:sz w:val="16"/>
                <w:szCs w:val="16"/>
              </w:rPr>
              <w:t>*ductless multi-split AC;</w:t>
            </w:r>
          </w:p>
          <w:p w14:paraId="0D9D9944" w14:textId="77777777" w:rsidR="00961697" w:rsidRDefault="00961697" w:rsidP="00196676">
            <w:pPr>
              <w:rPr>
                <w:rFonts w:asciiTheme="minorHAnsi" w:hAnsiTheme="minorHAnsi"/>
                <w:sz w:val="16"/>
                <w:szCs w:val="16"/>
              </w:rPr>
            </w:pPr>
            <w:r>
              <w:rPr>
                <w:rFonts w:asciiTheme="minorHAnsi" w:hAnsiTheme="minorHAnsi"/>
                <w:sz w:val="16"/>
                <w:szCs w:val="16"/>
              </w:rPr>
              <w:t>*ductless multi-split HP;</w:t>
            </w:r>
          </w:p>
          <w:p w14:paraId="0B8C98C3" w14:textId="77777777" w:rsidR="00961697" w:rsidRDefault="00961697" w:rsidP="00196676">
            <w:pPr>
              <w:rPr>
                <w:rFonts w:asciiTheme="minorHAnsi" w:hAnsiTheme="minorHAnsi"/>
                <w:sz w:val="16"/>
                <w:szCs w:val="16"/>
              </w:rPr>
            </w:pPr>
            <w:r>
              <w:rPr>
                <w:rFonts w:asciiTheme="minorHAnsi" w:hAnsiTheme="minorHAnsi"/>
                <w:sz w:val="16"/>
                <w:szCs w:val="16"/>
              </w:rPr>
              <w:t>*ductless VRF AC;</w:t>
            </w:r>
          </w:p>
          <w:p w14:paraId="26FCBE8F" w14:textId="7C2B4661" w:rsidR="00196676" w:rsidRPr="00A410FF" w:rsidRDefault="00961697" w:rsidP="00196676">
            <w:pPr>
              <w:rPr>
                <w:rFonts w:asciiTheme="minorHAnsi" w:hAnsiTheme="minorHAnsi"/>
                <w:sz w:val="16"/>
                <w:szCs w:val="16"/>
              </w:rPr>
            </w:pPr>
            <w:r>
              <w:rPr>
                <w:rFonts w:asciiTheme="minorHAnsi" w:hAnsiTheme="minorHAnsi"/>
                <w:sz w:val="16"/>
                <w:szCs w:val="16"/>
              </w:rPr>
              <w:t xml:space="preserve">*ductless VRF </w:t>
            </w:r>
            <w:proofErr w:type="spellStart"/>
            <w:r>
              <w:rPr>
                <w:rFonts w:asciiTheme="minorHAnsi" w:hAnsiTheme="minorHAnsi"/>
                <w:sz w:val="16"/>
                <w:szCs w:val="16"/>
              </w:rPr>
              <w:t>HP</w:t>
            </w:r>
            <w:r w:rsidR="00196676">
              <w:rPr>
                <w:rFonts w:asciiTheme="minorHAnsi" w:hAnsiTheme="minorHAnsi"/>
                <w:sz w:val="16"/>
                <w:szCs w:val="16"/>
              </w:rPr>
              <w:t>Allow</w:t>
            </w:r>
            <w:proofErr w:type="spellEnd"/>
            <w:r w:rsidR="00196676">
              <w:rPr>
                <w:rFonts w:asciiTheme="minorHAnsi" w:hAnsiTheme="minorHAnsi"/>
                <w:sz w:val="16"/>
                <w:szCs w:val="16"/>
              </w:rPr>
              <w:t xml:space="preserve"> user to enter additional rows of data for systems that have more than one indoor coil or fan </w:t>
            </w:r>
            <w:r w:rsidR="00B022B7">
              <w:rPr>
                <w:rFonts w:asciiTheme="minorHAnsi" w:hAnsiTheme="minorHAnsi"/>
                <w:sz w:val="16"/>
                <w:szCs w:val="16"/>
              </w:rPr>
              <w:t>coil unit (e.g. multi-split HP)</w:t>
            </w:r>
            <w:r w:rsidR="00196676" w:rsidRPr="00233996">
              <w:rPr>
                <w:rFonts w:ascii="Calibri" w:hAnsi="Calibri"/>
                <w:sz w:val="18"/>
                <w:szCs w:val="18"/>
              </w:rPr>
              <w:t>&gt;&gt;</w:t>
            </w:r>
          </w:p>
        </w:tc>
      </w:tr>
      <w:tr w:rsidR="00196676" w:rsidRPr="00295655" w14:paraId="26FCBE96" w14:textId="77777777" w:rsidTr="00196676">
        <w:trPr>
          <w:cantSplit/>
          <w:trHeight w:val="188"/>
        </w:trPr>
        <w:tc>
          <w:tcPr>
            <w:tcW w:w="1458" w:type="dxa"/>
            <w:vAlign w:val="bottom"/>
          </w:tcPr>
          <w:p w14:paraId="26FCBE91"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E92"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26FCBE93"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26FCBE94"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26FCBE95"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r>
      <w:tr w:rsidR="00196676" w:rsidRPr="00295655" w14:paraId="26FCBE9C" w14:textId="77777777" w:rsidTr="00196676">
        <w:trPr>
          <w:cantSplit/>
          <w:trHeight w:val="576"/>
        </w:trPr>
        <w:tc>
          <w:tcPr>
            <w:tcW w:w="1458" w:type="dxa"/>
            <w:vAlign w:val="bottom"/>
          </w:tcPr>
          <w:p w14:paraId="26FCBE97" w14:textId="77777777" w:rsidR="00196676" w:rsidRPr="00295655" w:rsidRDefault="00196676" w:rsidP="00196676">
            <w:pPr>
              <w:keepNext/>
              <w:jc w:val="center"/>
              <w:rPr>
                <w:rFonts w:ascii="Calibri" w:hAnsi="Calibri"/>
                <w:b/>
                <w:sz w:val="18"/>
                <w:szCs w:val="18"/>
              </w:rPr>
            </w:pPr>
            <w:r w:rsidRPr="00D55CAB">
              <w:rPr>
                <w:rFonts w:ascii="Calibri" w:hAnsi="Calibri"/>
                <w:sz w:val="18"/>
                <w:szCs w:val="18"/>
              </w:rPr>
              <w:t>SC System Identification or Name</w:t>
            </w:r>
          </w:p>
        </w:tc>
        <w:tc>
          <w:tcPr>
            <w:tcW w:w="1440" w:type="dxa"/>
            <w:vAlign w:val="bottom"/>
          </w:tcPr>
          <w:p w14:paraId="26FCBE98" w14:textId="77777777" w:rsidR="00196676" w:rsidRPr="0098534B" w:rsidRDefault="00196676" w:rsidP="00196676">
            <w:pPr>
              <w:keepNext/>
              <w:jc w:val="center"/>
              <w:rPr>
                <w:rFonts w:ascii="Calibri" w:hAnsi="Calibri"/>
                <w:sz w:val="18"/>
                <w:szCs w:val="18"/>
              </w:rPr>
            </w:pPr>
            <w:r w:rsidRPr="0098534B">
              <w:rPr>
                <w:rFonts w:ascii="Calibri" w:hAnsi="Calibri"/>
                <w:sz w:val="18"/>
                <w:szCs w:val="18"/>
              </w:rPr>
              <w:t>SC System Location or Area Served</w:t>
            </w:r>
          </w:p>
        </w:tc>
        <w:tc>
          <w:tcPr>
            <w:tcW w:w="3900" w:type="dxa"/>
            <w:vAlign w:val="bottom"/>
          </w:tcPr>
          <w:p w14:paraId="26FCBE99" w14:textId="77777777" w:rsidR="00196676" w:rsidRPr="001A53D0" w:rsidRDefault="00196676" w:rsidP="00196676">
            <w:pPr>
              <w:keepNext/>
              <w:jc w:val="center"/>
              <w:rPr>
                <w:rFonts w:ascii="Calibri" w:hAnsi="Calibri"/>
                <w:sz w:val="18"/>
                <w:szCs w:val="18"/>
              </w:rPr>
            </w:pPr>
            <w:r w:rsidRPr="001A53D0">
              <w:rPr>
                <w:rFonts w:ascii="Calibri" w:hAnsi="Calibri"/>
                <w:sz w:val="18"/>
                <w:szCs w:val="18"/>
              </w:rPr>
              <w:t>Indoor Coil or Fan Coil Unit Manufacturer</w:t>
            </w:r>
          </w:p>
        </w:tc>
        <w:tc>
          <w:tcPr>
            <w:tcW w:w="3900" w:type="dxa"/>
            <w:vAlign w:val="bottom"/>
          </w:tcPr>
          <w:p w14:paraId="26FCBE9A" w14:textId="77777777" w:rsidR="00196676" w:rsidRPr="001A53D0" w:rsidRDefault="00196676" w:rsidP="00196676">
            <w:pPr>
              <w:keepNext/>
              <w:jc w:val="center"/>
              <w:rPr>
                <w:rFonts w:ascii="Calibri" w:hAnsi="Calibri"/>
                <w:sz w:val="18"/>
                <w:szCs w:val="18"/>
              </w:rPr>
            </w:pPr>
            <w:r w:rsidRPr="001A53D0">
              <w:rPr>
                <w:rFonts w:ascii="Calibri" w:hAnsi="Calibri"/>
                <w:sz w:val="18"/>
                <w:szCs w:val="18"/>
              </w:rPr>
              <w:t>Indoor Coil or Fan Coil Unit Model Number</w:t>
            </w:r>
          </w:p>
        </w:tc>
        <w:tc>
          <w:tcPr>
            <w:tcW w:w="3900" w:type="dxa"/>
            <w:vAlign w:val="bottom"/>
          </w:tcPr>
          <w:p w14:paraId="26FCBE9B" w14:textId="1CE89ADA" w:rsidR="00196676" w:rsidRPr="001A53D0" w:rsidRDefault="00196676" w:rsidP="001A4328">
            <w:pPr>
              <w:keepNext/>
              <w:jc w:val="center"/>
              <w:rPr>
                <w:rFonts w:ascii="Calibri" w:hAnsi="Calibri"/>
                <w:sz w:val="18"/>
                <w:szCs w:val="18"/>
              </w:rPr>
            </w:pPr>
            <w:r w:rsidRPr="001A53D0">
              <w:rPr>
                <w:rFonts w:ascii="Calibri" w:hAnsi="Calibri"/>
                <w:sz w:val="18"/>
                <w:szCs w:val="18"/>
              </w:rPr>
              <w:t xml:space="preserve">Indoor Coil or Fan Coil Unit </w:t>
            </w:r>
            <w:r w:rsidR="001A4328">
              <w:rPr>
                <w:rFonts w:ascii="Calibri" w:hAnsi="Calibri"/>
                <w:sz w:val="18"/>
                <w:szCs w:val="18"/>
              </w:rPr>
              <w:t>S</w:t>
            </w:r>
            <w:r w:rsidRPr="001A53D0">
              <w:rPr>
                <w:rFonts w:ascii="Calibri" w:hAnsi="Calibri"/>
                <w:sz w:val="18"/>
                <w:szCs w:val="18"/>
              </w:rPr>
              <w:t xml:space="preserve">erial </w:t>
            </w:r>
            <w:r w:rsidR="001A4328">
              <w:rPr>
                <w:rFonts w:ascii="Calibri" w:hAnsi="Calibri"/>
                <w:sz w:val="18"/>
                <w:szCs w:val="18"/>
              </w:rPr>
              <w:t>N</w:t>
            </w:r>
            <w:r w:rsidRPr="001A53D0">
              <w:rPr>
                <w:rFonts w:ascii="Calibri" w:hAnsi="Calibri"/>
                <w:sz w:val="18"/>
                <w:szCs w:val="18"/>
              </w:rPr>
              <w:t>umber</w:t>
            </w:r>
          </w:p>
        </w:tc>
      </w:tr>
      <w:tr w:rsidR="00196676" w:rsidRPr="00295655" w14:paraId="26FCBEA2" w14:textId="77777777" w:rsidTr="00196676">
        <w:trPr>
          <w:cantSplit/>
          <w:trHeight w:val="395"/>
        </w:trPr>
        <w:tc>
          <w:tcPr>
            <w:tcW w:w="1458" w:type="dxa"/>
          </w:tcPr>
          <w:p w14:paraId="26FCBE9D" w14:textId="77777777" w:rsidR="00196676" w:rsidRPr="00295655" w:rsidRDefault="00196676" w:rsidP="00B022B7">
            <w:pPr>
              <w:keepNext/>
              <w:rPr>
                <w:rFonts w:ascii="Calibri" w:hAnsi="Calibri"/>
                <w:sz w:val="18"/>
                <w:szCs w:val="18"/>
              </w:rPr>
            </w:pPr>
            <w:r w:rsidRPr="00295655">
              <w:rPr>
                <w:rFonts w:ascii="Calibri" w:hAnsi="Calibri"/>
                <w:sz w:val="18"/>
                <w:szCs w:val="18"/>
              </w:rPr>
              <w:t xml:space="preserve">&lt;&lt;auto filled from </w:t>
            </w:r>
            <w:r w:rsidRPr="007822B3">
              <w:rPr>
                <w:rFonts w:ascii="Calibri" w:hAnsi="Calibri"/>
                <w:sz w:val="16"/>
                <w:szCs w:val="16"/>
              </w:rPr>
              <w:t xml:space="preserve"> </w:t>
            </w:r>
            <w:r w:rsidR="00B022B7">
              <w:rPr>
                <w:rFonts w:ascii="Calibri" w:hAnsi="Calibri"/>
                <w:sz w:val="16"/>
                <w:szCs w:val="16"/>
              </w:rPr>
              <w:t>C</w:t>
            </w:r>
            <w:r w:rsidRPr="007822B3">
              <w:rPr>
                <w:rFonts w:ascii="Calibri" w:hAnsi="Calibri"/>
                <w:sz w:val="16"/>
                <w:szCs w:val="16"/>
              </w:rPr>
              <w:t>01</w:t>
            </w:r>
            <w:r w:rsidRPr="00295655">
              <w:rPr>
                <w:rFonts w:ascii="Calibri" w:hAnsi="Calibri"/>
                <w:sz w:val="18"/>
                <w:szCs w:val="18"/>
              </w:rPr>
              <w:t>&gt;&gt;</w:t>
            </w:r>
          </w:p>
        </w:tc>
        <w:tc>
          <w:tcPr>
            <w:tcW w:w="1440" w:type="dxa"/>
          </w:tcPr>
          <w:p w14:paraId="26FCBE9E" w14:textId="77777777" w:rsidR="00196676" w:rsidRPr="0098534B" w:rsidRDefault="00196676" w:rsidP="00B022B7">
            <w:pPr>
              <w:keepNext/>
              <w:rPr>
                <w:rFonts w:ascii="Calibri" w:hAnsi="Calibri"/>
                <w:sz w:val="16"/>
                <w:szCs w:val="16"/>
              </w:rPr>
            </w:pPr>
            <w:r w:rsidRPr="0098534B">
              <w:rPr>
                <w:rFonts w:ascii="Calibri" w:hAnsi="Calibri"/>
                <w:sz w:val="16"/>
                <w:szCs w:val="16"/>
              </w:rPr>
              <w:t xml:space="preserve">&lt;&lt;auto filled from </w:t>
            </w:r>
            <w:r w:rsidR="00B022B7">
              <w:rPr>
                <w:rFonts w:ascii="Calibri" w:hAnsi="Calibri"/>
                <w:sz w:val="16"/>
                <w:szCs w:val="16"/>
              </w:rPr>
              <w:t>C</w:t>
            </w:r>
            <w:r>
              <w:rPr>
                <w:rFonts w:ascii="Calibri" w:hAnsi="Calibri"/>
                <w:sz w:val="16"/>
                <w:szCs w:val="16"/>
              </w:rPr>
              <w:t>02</w:t>
            </w:r>
            <w:r w:rsidRPr="0098534B">
              <w:rPr>
                <w:rFonts w:ascii="Calibri" w:hAnsi="Calibri"/>
                <w:sz w:val="16"/>
                <w:szCs w:val="16"/>
              </w:rPr>
              <w:t xml:space="preserve">&gt;&gt; </w:t>
            </w:r>
          </w:p>
        </w:tc>
        <w:tc>
          <w:tcPr>
            <w:tcW w:w="3900" w:type="dxa"/>
          </w:tcPr>
          <w:p w14:paraId="26FCBE9F"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26FCBEA0"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26FCBEA1"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r>
      <w:tr w:rsidR="00196676" w:rsidRPr="00295655" w14:paraId="26FCBEA8" w14:textId="77777777" w:rsidTr="00196676">
        <w:trPr>
          <w:cantSplit/>
          <w:trHeight w:val="288"/>
        </w:trPr>
        <w:tc>
          <w:tcPr>
            <w:tcW w:w="1458" w:type="dxa"/>
          </w:tcPr>
          <w:p w14:paraId="26FCBEA3" w14:textId="77777777" w:rsidR="00196676" w:rsidRPr="00295655" w:rsidRDefault="00196676" w:rsidP="00196676">
            <w:pPr>
              <w:keepNext/>
              <w:rPr>
                <w:rFonts w:ascii="Calibri" w:hAnsi="Calibri"/>
                <w:sz w:val="18"/>
                <w:szCs w:val="18"/>
              </w:rPr>
            </w:pPr>
          </w:p>
        </w:tc>
        <w:tc>
          <w:tcPr>
            <w:tcW w:w="1440" w:type="dxa"/>
          </w:tcPr>
          <w:p w14:paraId="26FCBEA4" w14:textId="77777777" w:rsidR="00196676" w:rsidRPr="00295655" w:rsidRDefault="00196676" w:rsidP="00196676">
            <w:pPr>
              <w:keepNext/>
              <w:rPr>
                <w:rFonts w:ascii="Calibri" w:hAnsi="Calibri"/>
                <w:sz w:val="18"/>
                <w:szCs w:val="18"/>
              </w:rPr>
            </w:pPr>
          </w:p>
        </w:tc>
        <w:tc>
          <w:tcPr>
            <w:tcW w:w="3900" w:type="dxa"/>
          </w:tcPr>
          <w:p w14:paraId="26FCBEA5" w14:textId="77777777" w:rsidR="00196676" w:rsidRPr="00295655" w:rsidRDefault="00196676" w:rsidP="00196676">
            <w:pPr>
              <w:keepNext/>
              <w:rPr>
                <w:rFonts w:ascii="Calibri" w:hAnsi="Calibri"/>
                <w:sz w:val="18"/>
                <w:szCs w:val="18"/>
              </w:rPr>
            </w:pPr>
          </w:p>
        </w:tc>
        <w:tc>
          <w:tcPr>
            <w:tcW w:w="3900" w:type="dxa"/>
          </w:tcPr>
          <w:p w14:paraId="26FCBEA6" w14:textId="77777777" w:rsidR="00196676" w:rsidRPr="00295655" w:rsidRDefault="00196676" w:rsidP="00196676">
            <w:pPr>
              <w:keepNext/>
              <w:rPr>
                <w:rFonts w:ascii="Calibri" w:hAnsi="Calibri"/>
                <w:sz w:val="18"/>
                <w:szCs w:val="18"/>
              </w:rPr>
            </w:pPr>
          </w:p>
        </w:tc>
        <w:tc>
          <w:tcPr>
            <w:tcW w:w="3900" w:type="dxa"/>
          </w:tcPr>
          <w:p w14:paraId="26FCBEA7" w14:textId="77777777" w:rsidR="00196676" w:rsidRPr="00295655" w:rsidRDefault="00196676" w:rsidP="00196676">
            <w:pPr>
              <w:keepNext/>
              <w:rPr>
                <w:rFonts w:ascii="Calibri" w:hAnsi="Calibri"/>
                <w:sz w:val="18"/>
                <w:szCs w:val="18"/>
              </w:rPr>
            </w:pPr>
          </w:p>
        </w:tc>
      </w:tr>
      <w:tr w:rsidR="00196676" w:rsidRPr="00295655" w14:paraId="26FCBEAE" w14:textId="77777777" w:rsidTr="00196676">
        <w:trPr>
          <w:cantSplit/>
          <w:trHeight w:val="288"/>
        </w:trPr>
        <w:tc>
          <w:tcPr>
            <w:tcW w:w="1458" w:type="dxa"/>
          </w:tcPr>
          <w:p w14:paraId="26FCBEA9" w14:textId="77777777" w:rsidR="00196676" w:rsidRPr="00295655" w:rsidRDefault="00196676" w:rsidP="00196676">
            <w:pPr>
              <w:keepNext/>
              <w:rPr>
                <w:rFonts w:ascii="Calibri" w:hAnsi="Calibri"/>
                <w:sz w:val="18"/>
                <w:szCs w:val="18"/>
              </w:rPr>
            </w:pPr>
          </w:p>
        </w:tc>
        <w:tc>
          <w:tcPr>
            <w:tcW w:w="1440" w:type="dxa"/>
          </w:tcPr>
          <w:p w14:paraId="26FCBEAA" w14:textId="77777777" w:rsidR="00196676" w:rsidRPr="00295655" w:rsidRDefault="00196676" w:rsidP="00196676">
            <w:pPr>
              <w:keepNext/>
              <w:rPr>
                <w:rFonts w:ascii="Calibri" w:hAnsi="Calibri"/>
                <w:sz w:val="18"/>
                <w:szCs w:val="18"/>
              </w:rPr>
            </w:pPr>
          </w:p>
        </w:tc>
        <w:tc>
          <w:tcPr>
            <w:tcW w:w="3900" w:type="dxa"/>
          </w:tcPr>
          <w:p w14:paraId="26FCBEAB" w14:textId="77777777" w:rsidR="00196676" w:rsidRPr="00295655" w:rsidRDefault="00196676" w:rsidP="00196676">
            <w:pPr>
              <w:keepNext/>
              <w:rPr>
                <w:rFonts w:ascii="Calibri" w:hAnsi="Calibri"/>
                <w:sz w:val="18"/>
                <w:szCs w:val="18"/>
              </w:rPr>
            </w:pPr>
          </w:p>
        </w:tc>
        <w:tc>
          <w:tcPr>
            <w:tcW w:w="3900" w:type="dxa"/>
          </w:tcPr>
          <w:p w14:paraId="26FCBEAC" w14:textId="77777777" w:rsidR="00196676" w:rsidRPr="00295655" w:rsidRDefault="00196676" w:rsidP="00196676">
            <w:pPr>
              <w:keepNext/>
              <w:rPr>
                <w:rFonts w:ascii="Calibri" w:hAnsi="Calibri"/>
                <w:sz w:val="18"/>
                <w:szCs w:val="18"/>
              </w:rPr>
            </w:pPr>
          </w:p>
        </w:tc>
        <w:tc>
          <w:tcPr>
            <w:tcW w:w="3900" w:type="dxa"/>
          </w:tcPr>
          <w:p w14:paraId="26FCBEAD" w14:textId="77777777" w:rsidR="00196676" w:rsidRPr="00295655" w:rsidRDefault="00196676" w:rsidP="00196676">
            <w:pPr>
              <w:keepNext/>
              <w:rPr>
                <w:rFonts w:ascii="Calibri" w:hAnsi="Calibri"/>
                <w:sz w:val="18"/>
                <w:szCs w:val="18"/>
              </w:rPr>
            </w:pPr>
          </w:p>
        </w:tc>
      </w:tr>
      <w:tr w:rsidR="00196676" w:rsidRPr="00295655" w14:paraId="26FCBEB0" w14:textId="77777777" w:rsidTr="00196676">
        <w:trPr>
          <w:cantSplit/>
        </w:trPr>
        <w:tc>
          <w:tcPr>
            <w:tcW w:w="14598" w:type="dxa"/>
            <w:gridSpan w:val="5"/>
          </w:tcPr>
          <w:p w14:paraId="26FCBEAF"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EB1" w14:textId="77777777" w:rsidR="00196676"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196676" w:rsidRPr="00295655" w14:paraId="26FCBEBC" w14:textId="77777777" w:rsidTr="00196676">
        <w:trPr>
          <w:cantSplit/>
        </w:trPr>
        <w:tc>
          <w:tcPr>
            <w:tcW w:w="14598" w:type="dxa"/>
            <w:gridSpan w:val="5"/>
            <w:shd w:val="clear" w:color="auto" w:fill="auto"/>
          </w:tcPr>
          <w:p w14:paraId="26FCBEB2" w14:textId="6B4C7B59" w:rsidR="00196676" w:rsidRPr="001A53D0" w:rsidRDefault="00A811B7" w:rsidP="00196676">
            <w:pPr>
              <w:keepNext/>
              <w:rPr>
                <w:rFonts w:ascii="Calibri" w:hAnsi="Calibri"/>
                <w:b/>
                <w:szCs w:val="18"/>
              </w:rPr>
            </w:pPr>
            <w:r w:rsidRPr="001A53D0">
              <w:rPr>
                <w:rFonts w:ascii="Calibri" w:hAnsi="Calibri"/>
                <w:b/>
                <w:szCs w:val="18"/>
              </w:rPr>
              <w:lastRenderedPageBreak/>
              <w:t>G</w:t>
            </w:r>
            <w:r w:rsidR="00196676" w:rsidRPr="001A53D0">
              <w:rPr>
                <w:rFonts w:ascii="Calibri" w:hAnsi="Calibri"/>
                <w:b/>
                <w:szCs w:val="18"/>
              </w:rPr>
              <w:t>. Installed Heat Pump System – Split System Condensing Unit or Package Unit Equipment Information</w:t>
            </w:r>
          </w:p>
          <w:p w14:paraId="26FCBEB3" w14:textId="77777777" w:rsidR="00196676" w:rsidRDefault="00196676" w:rsidP="00196676">
            <w:pPr>
              <w:rPr>
                <w:rFonts w:asciiTheme="minorHAnsi" w:hAnsiTheme="minorHAnsi"/>
                <w:sz w:val="16"/>
                <w:szCs w:val="16"/>
              </w:rPr>
            </w:pPr>
            <w:r w:rsidRPr="00A82EF3">
              <w:rPr>
                <w:rFonts w:ascii="Calibri" w:hAnsi="Calibri"/>
                <w:sz w:val="18"/>
                <w:szCs w:val="18"/>
              </w:rPr>
              <w:t>&lt;&lt;</w:t>
            </w:r>
            <w:r>
              <w:rPr>
                <w:rFonts w:ascii="Calibri" w:hAnsi="Calibri"/>
                <w:sz w:val="18"/>
                <w:szCs w:val="18"/>
              </w:rPr>
              <w:t xml:space="preserve">&lt;if none of the SC Systems listed in Section </w:t>
            </w:r>
            <w:r w:rsidR="00B022B7">
              <w:rPr>
                <w:rFonts w:ascii="Calibri" w:hAnsi="Calibri"/>
                <w:sz w:val="18"/>
                <w:szCs w:val="18"/>
              </w:rPr>
              <w:t>C</w:t>
            </w:r>
            <w:r>
              <w:rPr>
                <w:rFonts w:ascii="Calibri" w:hAnsi="Calibri"/>
                <w:sz w:val="18"/>
                <w:szCs w:val="18"/>
              </w:rPr>
              <w:t xml:space="preserve"> have a value in </w:t>
            </w:r>
            <w:r w:rsidR="00B022B7">
              <w:rPr>
                <w:rFonts w:ascii="Calibri" w:hAnsi="Calibri"/>
                <w:sz w:val="18"/>
                <w:szCs w:val="18"/>
              </w:rPr>
              <w:t>C</w:t>
            </w:r>
            <w:r>
              <w:rPr>
                <w:rFonts w:ascii="Calibri" w:hAnsi="Calibri"/>
                <w:sz w:val="18"/>
                <w:szCs w:val="18"/>
              </w:rPr>
              <w:t>05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Cooling System Type</w:t>
            </w:r>
            <w:r w:rsidRPr="00A82EF3">
              <w:rPr>
                <w:rFonts w:ascii="Calibri" w:hAnsi="Calibri"/>
                <w:sz w:val="18"/>
                <w:szCs w:val="18"/>
              </w:rPr>
              <w:t xml:space="preserve"> listed in </w:t>
            </w:r>
            <w:r w:rsidR="00B022B7">
              <w:rPr>
                <w:rFonts w:ascii="Calibri" w:hAnsi="Calibri"/>
                <w:sz w:val="18"/>
                <w:szCs w:val="18"/>
              </w:rPr>
              <w:t>C</w:t>
            </w:r>
            <w:r w:rsidRPr="00A82EF3">
              <w:rPr>
                <w:rFonts w:ascii="Calibri" w:hAnsi="Calibri"/>
                <w:sz w:val="18"/>
                <w:szCs w:val="18"/>
              </w:rPr>
              <w:t>0</w:t>
            </w:r>
            <w:r>
              <w:rPr>
                <w:rFonts w:ascii="Calibri" w:hAnsi="Calibri"/>
                <w:sz w:val="18"/>
                <w:szCs w:val="18"/>
              </w:rPr>
              <w:t>5</w:t>
            </w:r>
            <w:r w:rsidRPr="00A82EF3">
              <w:rPr>
                <w:rFonts w:ascii="Calibri" w:hAnsi="Calibri"/>
                <w:sz w:val="18"/>
                <w:szCs w:val="18"/>
              </w:rPr>
              <w:t xml:space="preserve"> </w:t>
            </w:r>
            <w:r>
              <w:rPr>
                <w:rFonts w:ascii="Calibri" w:hAnsi="Calibri"/>
                <w:sz w:val="18"/>
                <w:szCs w:val="18"/>
              </w:rPr>
              <w:t>= one of the heat pump types in the following list:</w:t>
            </w:r>
          </w:p>
          <w:p w14:paraId="26FCBEB4" w14:textId="77777777" w:rsidR="00196676" w:rsidRPr="00A82EF3" w:rsidRDefault="00196676" w:rsidP="00196676">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26FCBEB5" w14:textId="77777777" w:rsidR="00196676" w:rsidRPr="00A82EF3" w:rsidRDefault="00196676" w:rsidP="00196676">
            <w:pPr>
              <w:rPr>
                <w:rFonts w:asciiTheme="minorHAnsi" w:hAnsiTheme="minorHAnsi"/>
                <w:sz w:val="16"/>
                <w:szCs w:val="16"/>
              </w:rPr>
            </w:pPr>
            <w:r w:rsidRPr="00A82EF3">
              <w:rPr>
                <w:rFonts w:asciiTheme="minorHAnsi" w:hAnsiTheme="minorHAnsi"/>
                <w:sz w:val="16"/>
                <w:szCs w:val="16"/>
              </w:rPr>
              <w:t>*central packaged HP</w:t>
            </w:r>
          </w:p>
          <w:p w14:paraId="26FCBEB6" w14:textId="77777777" w:rsidR="00196676" w:rsidRPr="00A82EF3" w:rsidRDefault="00196676" w:rsidP="00196676">
            <w:pPr>
              <w:rPr>
                <w:rFonts w:asciiTheme="minorHAnsi" w:hAnsiTheme="minorHAnsi"/>
                <w:sz w:val="16"/>
                <w:szCs w:val="16"/>
              </w:rPr>
            </w:pPr>
            <w:r w:rsidRPr="00A82EF3">
              <w:rPr>
                <w:rFonts w:asciiTheme="minorHAnsi" w:hAnsiTheme="minorHAnsi"/>
                <w:sz w:val="16"/>
                <w:szCs w:val="16"/>
              </w:rPr>
              <w:t>*central large packaged HP</w:t>
            </w:r>
          </w:p>
          <w:p w14:paraId="26FCBEB7" w14:textId="1F6CB3BD" w:rsidR="00196676" w:rsidRPr="00A82EF3" w:rsidRDefault="00196676" w:rsidP="00196676">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961697">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14:paraId="26FCBEB8" w14:textId="77777777" w:rsidR="00196676" w:rsidRDefault="00196676" w:rsidP="00196676">
            <w:pPr>
              <w:rPr>
                <w:rFonts w:ascii="Calibri" w:hAnsi="Calibri"/>
                <w:sz w:val="18"/>
                <w:szCs w:val="18"/>
              </w:rPr>
            </w:pPr>
            <w:r w:rsidRPr="00A82EF3">
              <w:rPr>
                <w:rFonts w:asciiTheme="minorHAnsi" w:hAnsiTheme="minorHAnsi"/>
                <w:sz w:val="16"/>
                <w:szCs w:val="16"/>
              </w:rPr>
              <w:t>*room HP</w:t>
            </w:r>
            <w:r w:rsidRPr="00A82EF3">
              <w:rPr>
                <w:rFonts w:ascii="Calibri" w:hAnsi="Calibri"/>
                <w:sz w:val="18"/>
                <w:szCs w:val="18"/>
              </w:rPr>
              <w:t xml:space="preserve"> </w:t>
            </w:r>
          </w:p>
          <w:p w14:paraId="26FCBEB9" w14:textId="77777777" w:rsidR="00196676"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26FCBEBA" w14:textId="77777777" w:rsidR="00196676"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28380BA4" w14:textId="77777777" w:rsidR="00961697" w:rsidRDefault="00961697" w:rsidP="00196676">
            <w:pPr>
              <w:rPr>
                <w:rFonts w:asciiTheme="minorHAnsi" w:hAnsiTheme="minorHAnsi"/>
                <w:sz w:val="16"/>
                <w:szCs w:val="16"/>
              </w:rPr>
            </w:pPr>
            <w:r>
              <w:rPr>
                <w:rFonts w:asciiTheme="minorHAnsi" w:hAnsiTheme="minorHAnsi"/>
                <w:sz w:val="16"/>
                <w:szCs w:val="16"/>
              </w:rPr>
              <w:t>*small duct high velocity HP;</w:t>
            </w:r>
          </w:p>
          <w:p w14:paraId="09234BFA" w14:textId="77777777" w:rsidR="00961697" w:rsidRDefault="00961697" w:rsidP="00196676">
            <w:pPr>
              <w:rPr>
                <w:rFonts w:asciiTheme="minorHAnsi" w:hAnsiTheme="minorHAnsi"/>
                <w:sz w:val="16"/>
                <w:szCs w:val="16"/>
              </w:rPr>
            </w:pPr>
            <w:r>
              <w:rPr>
                <w:rFonts w:asciiTheme="minorHAnsi" w:hAnsiTheme="minorHAnsi"/>
                <w:sz w:val="16"/>
                <w:szCs w:val="16"/>
              </w:rPr>
              <w:t>*ductless multi-split HP;</w:t>
            </w:r>
          </w:p>
          <w:p w14:paraId="26FCBEBB" w14:textId="2337F977" w:rsidR="00196676" w:rsidRPr="00A410FF" w:rsidRDefault="00961697" w:rsidP="00196676">
            <w:pPr>
              <w:rPr>
                <w:rFonts w:asciiTheme="minorHAnsi" w:hAnsiTheme="minorHAnsi"/>
                <w:sz w:val="16"/>
                <w:szCs w:val="16"/>
              </w:rPr>
            </w:pPr>
            <w:r>
              <w:rPr>
                <w:rFonts w:asciiTheme="minorHAnsi" w:hAnsiTheme="minorHAnsi"/>
                <w:sz w:val="16"/>
                <w:szCs w:val="16"/>
              </w:rPr>
              <w:t>*ductless VRF HP</w:t>
            </w:r>
            <w:r w:rsidR="00196676" w:rsidRPr="00A82EF3">
              <w:rPr>
                <w:rFonts w:ascii="Calibri" w:hAnsi="Calibri"/>
                <w:sz w:val="18"/>
                <w:szCs w:val="18"/>
              </w:rPr>
              <w:t>&gt;&gt;</w:t>
            </w:r>
          </w:p>
        </w:tc>
      </w:tr>
      <w:tr w:rsidR="00196676" w:rsidRPr="00295655" w14:paraId="26FCBEC2" w14:textId="77777777" w:rsidTr="00196676">
        <w:trPr>
          <w:cantSplit/>
          <w:trHeight w:val="188"/>
        </w:trPr>
        <w:tc>
          <w:tcPr>
            <w:tcW w:w="1458" w:type="dxa"/>
            <w:vAlign w:val="bottom"/>
          </w:tcPr>
          <w:p w14:paraId="26FCBEBD"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EBE"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26FCBEB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26FCBEC0"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26FCBEC1"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r>
      <w:tr w:rsidR="00196676" w:rsidRPr="00295655" w14:paraId="26FCBEC9" w14:textId="77777777" w:rsidTr="00196676">
        <w:trPr>
          <w:cantSplit/>
          <w:trHeight w:val="576"/>
        </w:trPr>
        <w:tc>
          <w:tcPr>
            <w:tcW w:w="1458" w:type="dxa"/>
            <w:vAlign w:val="bottom"/>
          </w:tcPr>
          <w:p w14:paraId="26FCBEC3" w14:textId="77777777" w:rsidR="00196676" w:rsidRPr="004402A8" w:rsidRDefault="00196676" w:rsidP="00196676">
            <w:pPr>
              <w:keepNext/>
              <w:jc w:val="center"/>
              <w:rPr>
                <w:rFonts w:ascii="Calibri" w:hAnsi="Calibri"/>
                <w:b/>
                <w:sz w:val="18"/>
                <w:szCs w:val="18"/>
              </w:rPr>
            </w:pPr>
            <w:r w:rsidRPr="004402A8">
              <w:rPr>
                <w:rFonts w:ascii="Calibri" w:hAnsi="Calibri"/>
                <w:sz w:val="18"/>
                <w:szCs w:val="18"/>
              </w:rPr>
              <w:t>SC System Identification or Name</w:t>
            </w:r>
          </w:p>
        </w:tc>
        <w:tc>
          <w:tcPr>
            <w:tcW w:w="1440" w:type="dxa"/>
            <w:vAlign w:val="bottom"/>
          </w:tcPr>
          <w:p w14:paraId="26FCBEC4"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SC System Location or Area Served</w:t>
            </w:r>
          </w:p>
        </w:tc>
        <w:tc>
          <w:tcPr>
            <w:tcW w:w="3900" w:type="dxa"/>
            <w:vAlign w:val="bottom"/>
          </w:tcPr>
          <w:p w14:paraId="26FCBEC5"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or Package Unit Manufacturer</w:t>
            </w:r>
          </w:p>
        </w:tc>
        <w:tc>
          <w:tcPr>
            <w:tcW w:w="3900" w:type="dxa"/>
            <w:vAlign w:val="bottom"/>
          </w:tcPr>
          <w:p w14:paraId="26FCBEC6"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or Package Unit Model Number</w:t>
            </w:r>
          </w:p>
        </w:tc>
        <w:tc>
          <w:tcPr>
            <w:tcW w:w="3900" w:type="dxa"/>
            <w:vAlign w:val="bottom"/>
          </w:tcPr>
          <w:p w14:paraId="26FCBEC7"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 xml:space="preserve">Condenser or Package Unit </w:t>
            </w:r>
          </w:p>
          <w:p w14:paraId="26FCBEC8"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Serial Number</w:t>
            </w:r>
          </w:p>
        </w:tc>
      </w:tr>
      <w:tr w:rsidR="00196676" w:rsidRPr="00295655" w14:paraId="26FCBECF" w14:textId="77777777" w:rsidTr="00196676">
        <w:trPr>
          <w:cantSplit/>
          <w:trHeight w:val="395"/>
        </w:trPr>
        <w:tc>
          <w:tcPr>
            <w:tcW w:w="1458" w:type="dxa"/>
          </w:tcPr>
          <w:p w14:paraId="26FCBECA" w14:textId="77777777" w:rsidR="00196676" w:rsidRPr="00295655" w:rsidRDefault="00196676" w:rsidP="00B022B7">
            <w:pPr>
              <w:keepNext/>
              <w:rPr>
                <w:rFonts w:ascii="Calibri" w:hAnsi="Calibri"/>
                <w:sz w:val="18"/>
                <w:szCs w:val="18"/>
              </w:rPr>
            </w:pPr>
            <w:r w:rsidRPr="00295655">
              <w:rPr>
                <w:rFonts w:ascii="Calibri" w:hAnsi="Calibri"/>
                <w:sz w:val="18"/>
                <w:szCs w:val="18"/>
              </w:rPr>
              <w:t xml:space="preserve">&lt;&lt;auto filled from </w:t>
            </w:r>
            <w:r w:rsidRPr="007822B3">
              <w:rPr>
                <w:rFonts w:ascii="Calibri" w:hAnsi="Calibri"/>
                <w:sz w:val="16"/>
                <w:szCs w:val="16"/>
              </w:rPr>
              <w:t xml:space="preserve"> </w:t>
            </w:r>
            <w:r w:rsidR="00B022B7">
              <w:rPr>
                <w:rFonts w:ascii="Calibri" w:hAnsi="Calibri"/>
                <w:sz w:val="16"/>
                <w:szCs w:val="16"/>
              </w:rPr>
              <w:t>C</w:t>
            </w:r>
            <w:r w:rsidRPr="007822B3">
              <w:rPr>
                <w:rFonts w:ascii="Calibri" w:hAnsi="Calibri"/>
                <w:sz w:val="16"/>
                <w:szCs w:val="16"/>
              </w:rPr>
              <w:t>01</w:t>
            </w:r>
            <w:r w:rsidRPr="00295655">
              <w:rPr>
                <w:rFonts w:ascii="Calibri" w:hAnsi="Calibri"/>
                <w:sz w:val="18"/>
                <w:szCs w:val="18"/>
              </w:rPr>
              <w:t>&gt;&gt;</w:t>
            </w:r>
          </w:p>
        </w:tc>
        <w:tc>
          <w:tcPr>
            <w:tcW w:w="1440" w:type="dxa"/>
          </w:tcPr>
          <w:p w14:paraId="26FCBECB" w14:textId="77777777" w:rsidR="00196676" w:rsidRPr="0098534B" w:rsidRDefault="00196676" w:rsidP="00B022B7">
            <w:pPr>
              <w:keepNext/>
              <w:rPr>
                <w:rFonts w:ascii="Calibri" w:hAnsi="Calibri"/>
                <w:sz w:val="16"/>
                <w:szCs w:val="16"/>
              </w:rPr>
            </w:pPr>
            <w:r w:rsidRPr="0098534B">
              <w:rPr>
                <w:rFonts w:ascii="Calibri" w:hAnsi="Calibri"/>
                <w:sz w:val="16"/>
                <w:szCs w:val="16"/>
              </w:rPr>
              <w:t xml:space="preserve">&lt;&lt;auto filled from </w:t>
            </w:r>
            <w:r w:rsidR="00B022B7">
              <w:rPr>
                <w:rFonts w:ascii="Calibri" w:hAnsi="Calibri"/>
                <w:sz w:val="16"/>
                <w:szCs w:val="16"/>
              </w:rPr>
              <w:t>C</w:t>
            </w:r>
            <w:r>
              <w:rPr>
                <w:rFonts w:ascii="Calibri" w:hAnsi="Calibri"/>
                <w:sz w:val="16"/>
                <w:szCs w:val="16"/>
              </w:rPr>
              <w:t>02</w:t>
            </w:r>
            <w:r w:rsidRPr="0098534B">
              <w:rPr>
                <w:rFonts w:ascii="Calibri" w:hAnsi="Calibri"/>
                <w:sz w:val="16"/>
                <w:szCs w:val="16"/>
              </w:rPr>
              <w:t xml:space="preserve">&gt;&gt; </w:t>
            </w:r>
          </w:p>
        </w:tc>
        <w:tc>
          <w:tcPr>
            <w:tcW w:w="3900" w:type="dxa"/>
          </w:tcPr>
          <w:p w14:paraId="26FCBECC"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26FCBECD"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26FCBECE"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alphanumeric text string max 50 characters&gt;&gt;</w:t>
            </w:r>
          </w:p>
        </w:tc>
      </w:tr>
      <w:tr w:rsidR="00196676" w:rsidRPr="00295655" w14:paraId="26FCBED5" w14:textId="77777777" w:rsidTr="00196676">
        <w:trPr>
          <w:cantSplit/>
          <w:trHeight w:val="288"/>
        </w:trPr>
        <w:tc>
          <w:tcPr>
            <w:tcW w:w="1458" w:type="dxa"/>
          </w:tcPr>
          <w:p w14:paraId="26FCBED0" w14:textId="77777777" w:rsidR="00196676" w:rsidRPr="00295655" w:rsidRDefault="00196676" w:rsidP="00196676">
            <w:pPr>
              <w:keepNext/>
              <w:rPr>
                <w:rFonts w:ascii="Calibri" w:hAnsi="Calibri"/>
                <w:sz w:val="18"/>
                <w:szCs w:val="18"/>
              </w:rPr>
            </w:pPr>
          </w:p>
        </w:tc>
        <w:tc>
          <w:tcPr>
            <w:tcW w:w="1440" w:type="dxa"/>
          </w:tcPr>
          <w:p w14:paraId="26FCBED1" w14:textId="77777777" w:rsidR="00196676" w:rsidRPr="00295655" w:rsidRDefault="00196676" w:rsidP="00196676">
            <w:pPr>
              <w:keepNext/>
              <w:rPr>
                <w:rFonts w:ascii="Calibri" w:hAnsi="Calibri"/>
                <w:sz w:val="18"/>
                <w:szCs w:val="18"/>
              </w:rPr>
            </w:pPr>
          </w:p>
        </w:tc>
        <w:tc>
          <w:tcPr>
            <w:tcW w:w="3900" w:type="dxa"/>
          </w:tcPr>
          <w:p w14:paraId="26FCBED2" w14:textId="77777777" w:rsidR="00196676" w:rsidRPr="00295655" w:rsidRDefault="00196676" w:rsidP="00196676">
            <w:pPr>
              <w:keepNext/>
              <w:rPr>
                <w:rFonts w:ascii="Calibri" w:hAnsi="Calibri"/>
                <w:sz w:val="18"/>
                <w:szCs w:val="18"/>
              </w:rPr>
            </w:pPr>
          </w:p>
        </w:tc>
        <w:tc>
          <w:tcPr>
            <w:tcW w:w="3900" w:type="dxa"/>
          </w:tcPr>
          <w:p w14:paraId="26FCBED3" w14:textId="77777777" w:rsidR="00196676" w:rsidRPr="00295655" w:rsidRDefault="00196676" w:rsidP="00196676">
            <w:pPr>
              <w:keepNext/>
              <w:rPr>
                <w:rFonts w:ascii="Calibri" w:hAnsi="Calibri"/>
                <w:sz w:val="18"/>
                <w:szCs w:val="18"/>
              </w:rPr>
            </w:pPr>
          </w:p>
        </w:tc>
        <w:tc>
          <w:tcPr>
            <w:tcW w:w="3900" w:type="dxa"/>
          </w:tcPr>
          <w:p w14:paraId="26FCBED4" w14:textId="77777777" w:rsidR="00196676" w:rsidRPr="00295655" w:rsidRDefault="00196676" w:rsidP="00196676">
            <w:pPr>
              <w:keepNext/>
              <w:rPr>
                <w:rFonts w:ascii="Calibri" w:hAnsi="Calibri"/>
                <w:sz w:val="18"/>
                <w:szCs w:val="18"/>
              </w:rPr>
            </w:pPr>
          </w:p>
        </w:tc>
      </w:tr>
      <w:tr w:rsidR="00196676" w:rsidRPr="00295655" w14:paraId="26FCBEDB" w14:textId="77777777" w:rsidTr="00196676">
        <w:trPr>
          <w:cantSplit/>
          <w:trHeight w:val="288"/>
        </w:trPr>
        <w:tc>
          <w:tcPr>
            <w:tcW w:w="1458" w:type="dxa"/>
          </w:tcPr>
          <w:p w14:paraId="26FCBED6" w14:textId="77777777" w:rsidR="00196676" w:rsidRPr="00295655" w:rsidRDefault="00196676" w:rsidP="00196676">
            <w:pPr>
              <w:keepNext/>
              <w:rPr>
                <w:rFonts w:ascii="Calibri" w:hAnsi="Calibri"/>
                <w:sz w:val="18"/>
                <w:szCs w:val="18"/>
              </w:rPr>
            </w:pPr>
          </w:p>
        </w:tc>
        <w:tc>
          <w:tcPr>
            <w:tcW w:w="1440" w:type="dxa"/>
          </w:tcPr>
          <w:p w14:paraId="26FCBED7" w14:textId="77777777" w:rsidR="00196676" w:rsidRPr="00295655" w:rsidRDefault="00196676" w:rsidP="00196676">
            <w:pPr>
              <w:keepNext/>
              <w:rPr>
                <w:rFonts w:ascii="Calibri" w:hAnsi="Calibri"/>
                <w:sz w:val="18"/>
                <w:szCs w:val="18"/>
              </w:rPr>
            </w:pPr>
          </w:p>
        </w:tc>
        <w:tc>
          <w:tcPr>
            <w:tcW w:w="3900" w:type="dxa"/>
          </w:tcPr>
          <w:p w14:paraId="26FCBED8" w14:textId="77777777" w:rsidR="00196676" w:rsidRPr="00295655" w:rsidRDefault="00196676" w:rsidP="00196676">
            <w:pPr>
              <w:keepNext/>
              <w:rPr>
                <w:rFonts w:ascii="Calibri" w:hAnsi="Calibri"/>
                <w:sz w:val="18"/>
                <w:szCs w:val="18"/>
              </w:rPr>
            </w:pPr>
          </w:p>
        </w:tc>
        <w:tc>
          <w:tcPr>
            <w:tcW w:w="3900" w:type="dxa"/>
          </w:tcPr>
          <w:p w14:paraId="26FCBED9" w14:textId="77777777" w:rsidR="00196676" w:rsidRPr="00295655" w:rsidRDefault="00196676" w:rsidP="00196676">
            <w:pPr>
              <w:keepNext/>
              <w:rPr>
                <w:rFonts w:ascii="Calibri" w:hAnsi="Calibri"/>
                <w:sz w:val="18"/>
                <w:szCs w:val="18"/>
              </w:rPr>
            </w:pPr>
          </w:p>
        </w:tc>
        <w:tc>
          <w:tcPr>
            <w:tcW w:w="3900" w:type="dxa"/>
          </w:tcPr>
          <w:p w14:paraId="26FCBEDA" w14:textId="77777777" w:rsidR="00196676" w:rsidRPr="00295655" w:rsidRDefault="00196676" w:rsidP="00196676">
            <w:pPr>
              <w:keepNext/>
              <w:rPr>
                <w:rFonts w:ascii="Calibri" w:hAnsi="Calibri"/>
                <w:sz w:val="18"/>
                <w:szCs w:val="18"/>
              </w:rPr>
            </w:pPr>
          </w:p>
        </w:tc>
      </w:tr>
      <w:tr w:rsidR="00196676" w:rsidRPr="00295655" w14:paraId="26FCBEDD" w14:textId="77777777" w:rsidTr="00196676">
        <w:trPr>
          <w:cantSplit/>
        </w:trPr>
        <w:tc>
          <w:tcPr>
            <w:tcW w:w="14598" w:type="dxa"/>
            <w:gridSpan w:val="5"/>
          </w:tcPr>
          <w:p w14:paraId="26FCBEDC"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EDE" w14:textId="77777777" w:rsidR="00196676" w:rsidRDefault="00196676" w:rsidP="00196676">
      <w:pPr>
        <w:rPr>
          <w:rFonts w:ascii="Calibri" w:hAnsi="Calibri"/>
          <w:sz w:val="18"/>
          <w:szCs w:val="18"/>
        </w:rPr>
      </w:pPr>
    </w:p>
    <w:p w14:paraId="26FCBEDF" w14:textId="77777777" w:rsidR="00196676"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464"/>
        <w:gridCol w:w="1465"/>
        <w:gridCol w:w="1465"/>
        <w:gridCol w:w="1465"/>
        <w:gridCol w:w="1464"/>
        <w:gridCol w:w="1465"/>
        <w:gridCol w:w="1465"/>
        <w:gridCol w:w="1465"/>
      </w:tblGrid>
      <w:tr w:rsidR="00196676" w:rsidRPr="00295655" w14:paraId="26FCBEE9" w14:textId="77777777" w:rsidTr="00196676">
        <w:trPr>
          <w:cantSplit/>
        </w:trPr>
        <w:tc>
          <w:tcPr>
            <w:tcW w:w="14616" w:type="dxa"/>
            <w:gridSpan w:val="10"/>
          </w:tcPr>
          <w:p w14:paraId="26FCBEE0" w14:textId="2D4CAC16" w:rsidR="00196676" w:rsidRPr="001A53D0" w:rsidRDefault="00A811B7" w:rsidP="00196676">
            <w:pPr>
              <w:keepNext/>
              <w:rPr>
                <w:rFonts w:ascii="Calibri" w:hAnsi="Calibri"/>
                <w:b/>
                <w:szCs w:val="18"/>
              </w:rPr>
            </w:pPr>
            <w:r w:rsidRPr="001A53D0">
              <w:rPr>
                <w:rFonts w:ascii="Calibri" w:hAnsi="Calibri"/>
                <w:b/>
                <w:szCs w:val="18"/>
              </w:rPr>
              <w:lastRenderedPageBreak/>
              <w:t>H</w:t>
            </w:r>
            <w:r w:rsidR="00196676" w:rsidRPr="001A53D0">
              <w:rPr>
                <w:rFonts w:ascii="Calibri" w:hAnsi="Calibri"/>
                <w:b/>
                <w:szCs w:val="18"/>
              </w:rPr>
              <w:t>. Installed Heat Pump System – Efficiency and Performance Compliance Information</w:t>
            </w:r>
          </w:p>
          <w:p w14:paraId="26FCBEE1" w14:textId="77777777" w:rsidR="00196676" w:rsidRDefault="00196676" w:rsidP="00196676">
            <w:pPr>
              <w:rPr>
                <w:rFonts w:asciiTheme="minorHAnsi" w:hAnsiTheme="minorHAnsi"/>
                <w:sz w:val="16"/>
                <w:szCs w:val="16"/>
              </w:rPr>
            </w:pPr>
            <w:r w:rsidRPr="00A82EF3">
              <w:rPr>
                <w:rFonts w:ascii="Calibri" w:hAnsi="Calibri"/>
                <w:sz w:val="18"/>
                <w:szCs w:val="18"/>
              </w:rPr>
              <w:t>&lt;&lt;</w:t>
            </w:r>
            <w:r>
              <w:rPr>
                <w:rFonts w:ascii="Calibri" w:hAnsi="Calibri"/>
                <w:sz w:val="18"/>
                <w:szCs w:val="18"/>
              </w:rPr>
              <w:t xml:space="preserve">&lt;if none of the SC Systems listed in Section D have a value in </w:t>
            </w:r>
            <w:r w:rsidR="00B022B7">
              <w:rPr>
                <w:rFonts w:ascii="Calibri" w:hAnsi="Calibri"/>
                <w:sz w:val="18"/>
                <w:szCs w:val="18"/>
              </w:rPr>
              <w:t>C</w:t>
            </w:r>
            <w:r>
              <w:rPr>
                <w:rFonts w:ascii="Calibri" w:hAnsi="Calibri"/>
                <w:sz w:val="18"/>
                <w:szCs w:val="18"/>
              </w:rPr>
              <w:t>05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Cooling System Types</w:t>
            </w:r>
            <w:r w:rsidRPr="00A82EF3">
              <w:rPr>
                <w:rFonts w:ascii="Calibri" w:hAnsi="Calibri"/>
                <w:sz w:val="18"/>
                <w:szCs w:val="18"/>
              </w:rPr>
              <w:t xml:space="preserve"> listed in </w:t>
            </w:r>
            <w:r w:rsidR="00B022B7">
              <w:rPr>
                <w:rFonts w:ascii="Calibri" w:hAnsi="Calibri"/>
                <w:sz w:val="18"/>
                <w:szCs w:val="18"/>
              </w:rPr>
              <w:t>C</w:t>
            </w:r>
            <w:r w:rsidRPr="00A82EF3">
              <w:rPr>
                <w:rFonts w:ascii="Calibri" w:hAnsi="Calibri"/>
                <w:sz w:val="18"/>
                <w:szCs w:val="18"/>
              </w:rPr>
              <w:t>0</w:t>
            </w:r>
            <w:r>
              <w:rPr>
                <w:rFonts w:ascii="Calibri" w:hAnsi="Calibri"/>
                <w:sz w:val="18"/>
                <w:szCs w:val="18"/>
              </w:rPr>
              <w:t>5</w:t>
            </w:r>
            <w:r w:rsidRPr="00A82EF3">
              <w:rPr>
                <w:rFonts w:ascii="Calibri" w:hAnsi="Calibri"/>
                <w:sz w:val="18"/>
                <w:szCs w:val="18"/>
              </w:rPr>
              <w:t xml:space="preserve"> </w:t>
            </w:r>
            <w:r>
              <w:rPr>
                <w:rFonts w:ascii="Calibri" w:hAnsi="Calibri"/>
                <w:sz w:val="18"/>
                <w:szCs w:val="18"/>
              </w:rPr>
              <w:t>= one of the heat pump types in the following list:</w:t>
            </w:r>
          </w:p>
          <w:p w14:paraId="26FCBEE2" w14:textId="77777777" w:rsidR="00196676" w:rsidRPr="00A82EF3" w:rsidRDefault="00196676" w:rsidP="00196676">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26FCBEE3" w14:textId="77777777" w:rsidR="00196676" w:rsidRPr="00A82EF3" w:rsidRDefault="00196676" w:rsidP="00196676">
            <w:pPr>
              <w:rPr>
                <w:rFonts w:asciiTheme="minorHAnsi" w:hAnsiTheme="minorHAnsi"/>
                <w:sz w:val="16"/>
                <w:szCs w:val="16"/>
              </w:rPr>
            </w:pPr>
            <w:r w:rsidRPr="00A82EF3">
              <w:rPr>
                <w:rFonts w:asciiTheme="minorHAnsi" w:hAnsiTheme="minorHAnsi"/>
                <w:sz w:val="16"/>
                <w:szCs w:val="16"/>
              </w:rPr>
              <w:t>*central packaged HP</w:t>
            </w:r>
          </w:p>
          <w:p w14:paraId="26FCBEE4" w14:textId="77777777" w:rsidR="00196676" w:rsidRPr="00A82EF3" w:rsidRDefault="00196676" w:rsidP="00196676">
            <w:pPr>
              <w:rPr>
                <w:rFonts w:asciiTheme="minorHAnsi" w:hAnsiTheme="minorHAnsi"/>
                <w:sz w:val="16"/>
                <w:szCs w:val="16"/>
              </w:rPr>
            </w:pPr>
            <w:r w:rsidRPr="00A82EF3">
              <w:rPr>
                <w:rFonts w:asciiTheme="minorHAnsi" w:hAnsiTheme="minorHAnsi"/>
                <w:sz w:val="16"/>
                <w:szCs w:val="16"/>
              </w:rPr>
              <w:t>*central large packaged HP</w:t>
            </w:r>
          </w:p>
          <w:p w14:paraId="26FCBEE5" w14:textId="566386CF" w:rsidR="00196676" w:rsidRDefault="00196676" w:rsidP="00196676">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7926E5">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14:paraId="26FCBEE6" w14:textId="77777777" w:rsidR="00196676"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26FCBEE7" w14:textId="77777777" w:rsidR="00196676" w:rsidRPr="00A82EF3" w:rsidRDefault="00196676" w:rsidP="00196676">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4337A863" w14:textId="77777777" w:rsidR="007926E5" w:rsidRDefault="00196676" w:rsidP="00196676">
            <w:pPr>
              <w:keepNext/>
              <w:rPr>
                <w:rFonts w:asciiTheme="minorHAnsi" w:hAnsiTheme="minorHAnsi"/>
                <w:sz w:val="16"/>
                <w:szCs w:val="16"/>
              </w:rPr>
            </w:pPr>
            <w:r w:rsidRPr="00A82EF3">
              <w:rPr>
                <w:rFonts w:asciiTheme="minorHAnsi" w:hAnsiTheme="minorHAnsi"/>
                <w:sz w:val="16"/>
                <w:szCs w:val="16"/>
              </w:rPr>
              <w:t>*room HP</w:t>
            </w:r>
            <w:r w:rsidR="007926E5">
              <w:rPr>
                <w:rFonts w:asciiTheme="minorHAnsi" w:hAnsiTheme="minorHAnsi"/>
                <w:sz w:val="16"/>
                <w:szCs w:val="16"/>
              </w:rPr>
              <w:t>;</w:t>
            </w:r>
          </w:p>
          <w:p w14:paraId="466DA5D1" w14:textId="77777777" w:rsidR="007926E5" w:rsidRDefault="007926E5" w:rsidP="00196676">
            <w:pPr>
              <w:keepNext/>
              <w:rPr>
                <w:rFonts w:asciiTheme="minorHAnsi" w:hAnsiTheme="minorHAnsi"/>
                <w:sz w:val="16"/>
                <w:szCs w:val="16"/>
              </w:rPr>
            </w:pPr>
            <w:r>
              <w:rPr>
                <w:rFonts w:asciiTheme="minorHAnsi" w:hAnsiTheme="minorHAnsi"/>
                <w:sz w:val="16"/>
                <w:szCs w:val="16"/>
              </w:rPr>
              <w:t>*small duct high velocity;</w:t>
            </w:r>
          </w:p>
          <w:p w14:paraId="64008B8B" w14:textId="77777777" w:rsidR="007926E5" w:rsidRDefault="007926E5" w:rsidP="00196676">
            <w:pPr>
              <w:keepNext/>
              <w:rPr>
                <w:rFonts w:asciiTheme="minorHAnsi" w:hAnsiTheme="minorHAnsi"/>
                <w:sz w:val="16"/>
                <w:szCs w:val="16"/>
              </w:rPr>
            </w:pPr>
            <w:r>
              <w:rPr>
                <w:rFonts w:asciiTheme="minorHAnsi" w:hAnsiTheme="minorHAnsi"/>
                <w:sz w:val="16"/>
                <w:szCs w:val="16"/>
              </w:rPr>
              <w:t>*ductless multi-split HP;</w:t>
            </w:r>
          </w:p>
          <w:p w14:paraId="26FCBEE8" w14:textId="5216D442" w:rsidR="00196676" w:rsidRPr="00FB4BFD" w:rsidRDefault="007926E5" w:rsidP="00A3029A">
            <w:pPr>
              <w:keepNext/>
              <w:rPr>
                <w:rFonts w:ascii="Calibri" w:hAnsi="Calibri"/>
                <w:sz w:val="18"/>
                <w:szCs w:val="18"/>
              </w:rPr>
            </w:pPr>
            <w:r>
              <w:rPr>
                <w:rFonts w:asciiTheme="minorHAnsi" w:hAnsiTheme="minorHAnsi"/>
                <w:sz w:val="16"/>
                <w:szCs w:val="16"/>
              </w:rPr>
              <w:t>*ductless VRF HP</w:t>
            </w:r>
            <w:r w:rsidR="00196676" w:rsidRPr="00A82EF3">
              <w:rPr>
                <w:rFonts w:ascii="Calibri" w:hAnsi="Calibri"/>
                <w:sz w:val="18"/>
                <w:szCs w:val="18"/>
              </w:rPr>
              <w:t xml:space="preserve"> &gt;&gt;</w:t>
            </w:r>
          </w:p>
        </w:tc>
      </w:tr>
      <w:tr w:rsidR="00196676" w:rsidRPr="00295655" w14:paraId="26FCBEF4" w14:textId="77777777" w:rsidTr="00196676">
        <w:trPr>
          <w:cantSplit/>
          <w:trHeight w:val="224"/>
        </w:trPr>
        <w:tc>
          <w:tcPr>
            <w:tcW w:w="1458" w:type="dxa"/>
            <w:vAlign w:val="bottom"/>
          </w:tcPr>
          <w:p w14:paraId="26FCBEEA"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EEB"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1464" w:type="dxa"/>
            <w:vAlign w:val="bottom"/>
          </w:tcPr>
          <w:p w14:paraId="26FCBEEC"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1465" w:type="dxa"/>
            <w:vAlign w:val="bottom"/>
          </w:tcPr>
          <w:p w14:paraId="26FCBEED"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1465" w:type="dxa"/>
            <w:vAlign w:val="bottom"/>
          </w:tcPr>
          <w:p w14:paraId="26FCBEEE"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c>
          <w:tcPr>
            <w:tcW w:w="1465" w:type="dxa"/>
            <w:vAlign w:val="bottom"/>
          </w:tcPr>
          <w:p w14:paraId="26FCBEE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06</w:t>
            </w:r>
          </w:p>
        </w:tc>
        <w:tc>
          <w:tcPr>
            <w:tcW w:w="1464" w:type="dxa"/>
            <w:vAlign w:val="bottom"/>
          </w:tcPr>
          <w:p w14:paraId="26FCBEF0"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07</w:t>
            </w:r>
          </w:p>
        </w:tc>
        <w:tc>
          <w:tcPr>
            <w:tcW w:w="1465" w:type="dxa"/>
            <w:vAlign w:val="bottom"/>
          </w:tcPr>
          <w:p w14:paraId="26FCBEF1"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08</w:t>
            </w:r>
          </w:p>
        </w:tc>
        <w:tc>
          <w:tcPr>
            <w:tcW w:w="1465" w:type="dxa"/>
            <w:vAlign w:val="bottom"/>
          </w:tcPr>
          <w:p w14:paraId="26FCBEF2" w14:textId="77777777" w:rsidR="00196676" w:rsidRPr="00295655" w:rsidRDefault="00196676" w:rsidP="00196676">
            <w:pPr>
              <w:keepNext/>
              <w:jc w:val="center"/>
              <w:rPr>
                <w:rFonts w:ascii="Calibri" w:hAnsi="Calibri"/>
                <w:sz w:val="18"/>
                <w:szCs w:val="18"/>
              </w:rPr>
            </w:pPr>
            <w:r>
              <w:rPr>
                <w:rFonts w:ascii="Calibri" w:hAnsi="Calibri"/>
                <w:sz w:val="18"/>
                <w:szCs w:val="18"/>
              </w:rPr>
              <w:t>09</w:t>
            </w:r>
          </w:p>
        </w:tc>
        <w:tc>
          <w:tcPr>
            <w:tcW w:w="1465" w:type="dxa"/>
            <w:vAlign w:val="bottom"/>
          </w:tcPr>
          <w:p w14:paraId="26FCBEF3" w14:textId="77777777" w:rsidR="00196676" w:rsidRPr="00295655" w:rsidRDefault="00196676" w:rsidP="00196676">
            <w:pPr>
              <w:keepNext/>
              <w:jc w:val="center"/>
              <w:rPr>
                <w:rFonts w:ascii="Calibri" w:hAnsi="Calibri"/>
                <w:sz w:val="18"/>
                <w:szCs w:val="18"/>
              </w:rPr>
            </w:pPr>
            <w:r>
              <w:rPr>
                <w:rFonts w:ascii="Calibri" w:hAnsi="Calibri"/>
                <w:sz w:val="18"/>
                <w:szCs w:val="18"/>
              </w:rPr>
              <w:t>10</w:t>
            </w:r>
          </w:p>
        </w:tc>
      </w:tr>
      <w:tr w:rsidR="00196676" w:rsidRPr="005A5C17" w14:paraId="26FCBF06" w14:textId="77777777" w:rsidTr="00196676">
        <w:trPr>
          <w:cantSplit/>
          <w:trHeight w:val="576"/>
        </w:trPr>
        <w:tc>
          <w:tcPr>
            <w:tcW w:w="1458" w:type="dxa"/>
            <w:vAlign w:val="bottom"/>
          </w:tcPr>
          <w:p w14:paraId="26FCBEF5"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SC System Identification or Name</w:t>
            </w:r>
          </w:p>
        </w:tc>
        <w:tc>
          <w:tcPr>
            <w:tcW w:w="1440" w:type="dxa"/>
            <w:vAlign w:val="bottom"/>
          </w:tcPr>
          <w:p w14:paraId="26FCBEF6"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SC System Location or Area Served</w:t>
            </w:r>
          </w:p>
        </w:tc>
        <w:tc>
          <w:tcPr>
            <w:tcW w:w="1464" w:type="dxa"/>
            <w:vAlign w:val="bottom"/>
          </w:tcPr>
          <w:p w14:paraId="26FCBEF7"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Heating Efficiency Type</w:t>
            </w:r>
          </w:p>
        </w:tc>
        <w:tc>
          <w:tcPr>
            <w:tcW w:w="1465" w:type="dxa"/>
            <w:vAlign w:val="bottom"/>
          </w:tcPr>
          <w:p w14:paraId="26FCBEF8"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Heating Efficiency Value</w:t>
            </w:r>
          </w:p>
        </w:tc>
        <w:tc>
          <w:tcPr>
            <w:tcW w:w="1465" w:type="dxa"/>
            <w:vAlign w:val="bottom"/>
          </w:tcPr>
          <w:p w14:paraId="26FCBEF9"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System Rated</w:t>
            </w:r>
          </w:p>
          <w:p w14:paraId="26FCBEFA" w14:textId="5D013494" w:rsidR="00196676" w:rsidRPr="004402A8" w:rsidRDefault="00196676" w:rsidP="00196676">
            <w:pPr>
              <w:keepNext/>
              <w:jc w:val="center"/>
              <w:rPr>
                <w:rFonts w:ascii="Calibri" w:hAnsi="Calibri"/>
                <w:sz w:val="18"/>
                <w:szCs w:val="18"/>
              </w:rPr>
            </w:pPr>
            <w:r w:rsidRPr="004402A8">
              <w:rPr>
                <w:rFonts w:ascii="Calibri" w:hAnsi="Calibri"/>
                <w:sz w:val="18"/>
                <w:szCs w:val="18"/>
              </w:rPr>
              <w:t>Heating Capacity at 47</w:t>
            </w:r>
            <w:r w:rsidR="004402A8">
              <w:rPr>
                <w:rFonts w:ascii="Calibri" w:hAnsi="Calibri"/>
                <w:sz w:val="18"/>
                <w:szCs w:val="18"/>
              </w:rPr>
              <w:t>°</w:t>
            </w:r>
            <w:r w:rsidRPr="004402A8">
              <w:rPr>
                <w:rFonts w:ascii="Calibri" w:hAnsi="Calibri"/>
                <w:sz w:val="18"/>
                <w:szCs w:val="18"/>
              </w:rPr>
              <w:t>F</w:t>
            </w:r>
          </w:p>
        </w:tc>
        <w:tc>
          <w:tcPr>
            <w:tcW w:w="1465" w:type="dxa"/>
            <w:vAlign w:val="bottom"/>
          </w:tcPr>
          <w:p w14:paraId="26FCBEFB"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System Rated</w:t>
            </w:r>
          </w:p>
          <w:p w14:paraId="26FCBEFC" w14:textId="52008067" w:rsidR="00196676" w:rsidRPr="004402A8" w:rsidRDefault="00196676" w:rsidP="00196676">
            <w:pPr>
              <w:keepNext/>
              <w:jc w:val="center"/>
              <w:rPr>
                <w:rFonts w:ascii="Calibri" w:hAnsi="Calibri"/>
                <w:sz w:val="18"/>
                <w:szCs w:val="18"/>
              </w:rPr>
            </w:pPr>
            <w:r w:rsidRPr="004402A8">
              <w:rPr>
                <w:rFonts w:ascii="Calibri" w:hAnsi="Calibri"/>
                <w:sz w:val="18"/>
                <w:szCs w:val="18"/>
              </w:rPr>
              <w:t>Heating Capacity at 17</w:t>
            </w:r>
            <w:r w:rsidR="004402A8">
              <w:rPr>
                <w:rFonts w:ascii="Calibri" w:hAnsi="Calibri"/>
                <w:sz w:val="18"/>
                <w:szCs w:val="18"/>
              </w:rPr>
              <w:t>°</w:t>
            </w:r>
            <w:r w:rsidRPr="004402A8">
              <w:rPr>
                <w:rFonts w:ascii="Calibri" w:hAnsi="Calibri"/>
                <w:sz w:val="18"/>
                <w:szCs w:val="18"/>
              </w:rPr>
              <w:t>F</w:t>
            </w:r>
          </w:p>
        </w:tc>
        <w:tc>
          <w:tcPr>
            <w:tcW w:w="1464" w:type="dxa"/>
            <w:vAlign w:val="bottom"/>
          </w:tcPr>
          <w:p w14:paraId="26FCBEFD"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System Rated</w:t>
            </w:r>
          </w:p>
          <w:p w14:paraId="26FCBEFE"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Cooling Efficiency</w:t>
            </w:r>
          </w:p>
          <w:p w14:paraId="26FCBEFF"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SEER</w:t>
            </w:r>
          </w:p>
        </w:tc>
        <w:tc>
          <w:tcPr>
            <w:tcW w:w="1465" w:type="dxa"/>
            <w:vAlign w:val="bottom"/>
          </w:tcPr>
          <w:p w14:paraId="26FCBF00"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System Rated</w:t>
            </w:r>
          </w:p>
          <w:p w14:paraId="26FCBF01"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Cooling Efficiency</w:t>
            </w:r>
          </w:p>
          <w:p w14:paraId="26FCBF02"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EER</w:t>
            </w:r>
          </w:p>
        </w:tc>
        <w:tc>
          <w:tcPr>
            <w:tcW w:w="1465" w:type="dxa"/>
            <w:vAlign w:val="bottom"/>
          </w:tcPr>
          <w:p w14:paraId="26FCBF03" w14:textId="06E44659" w:rsidR="00196676" w:rsidRPr="004402A8" w:rsidRDefault="00196676" w:rsidP="00196676">
            <w:pPr>
              <w:keepNext/>
              <w:jc w:val="center"/>
              <w:rPr>
                <w:rFonts w:ascii="Calibri" w:hAnsi="Calibri"/>
                <w:sz w:val="18"/>
                <w:szCs w:val="18"/>
              </w:rPr>
            </w:pPr>
            <w:r w:rsidRPr="004402A8">
              <w:rPr>
                <w:rFonts w:ascii="Calibri" w:hAnsi="Calibri"/>
                <w:sz w:val="18"/>
                <w:szCs w:val="18"/>
              </w:rPr>
              <w:t>System Rated Cooling Capacity at Design Conditions (</w:t>
            </w:r>
            <w:r w:rsidR="00E32181">
              <w:rPr>
                <w:rFonts w:ascii="Calibri" w:hAnsi="Calibri"/>
                <w:sz w:val="18"/>
                <w:szCs w:val="18"/>
              </w:rPr>
              <w:t>Btu/h</w:t>
            </w:r>
            <w:r w:rsidRPr="004402A8">
              <w:rPr>
                <w:rFonts w:ascii="Calibri" w:hAnsi="Calibri"/>
                <w:sz w:val="18"/>
                <w:szCs w:val="18"/>
              </w:rPr>
              <w:t>)</w:t>
            </w:r>
          </w:p>
        </w:tc>
        <w:tc>
          <w:tcPr>
            <w:tcW w:w="1465" w:type="dxa"/>
            <w:vAlign w:val="bottom"/>
          </w:tcPr>
          <w:p w14:paraId="26FCBF04"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Condenser Rated Nominal Cooling Capacity</w:t>
            </w:r>
          </w:p>
          <w:p w14:paraId="26FCBF05" w14:textId="77777777" w:rsidR="00196676" w:rsidRPr="004402A8" w:rsidRDefault="00196676" w:rsidP="00196676">
            <w:pPr>
              <w:keepNext/>
              <w:jc w:val="center"/>
              <w:rPr>
                <w:rFonts w:ascii="Calibri" w:hAnsi="Calibri"/>
                <w:sz w:val="18"/>
                <w:szCs w:val="18"/>
              </w:rPr>
            </w:pPr>
            <w:r w:rsidRPr="004402A8">
              <w:rPr>
                <w:rFonts w:ascii="Calibri" w:hAnsi="Calibri"/>
                <w:sz w:val="18"/>
                <w:szCs w:val="18"/>
              </w:rPr>
              <w:t>(ton)</w:t>
            </w:r>
          </w:p>
        </w:tc>
      </w:tr>
      <w:tr w:rsidR="00196676" w:rsidRPr="00295655" w14:paraId="26FCBF18" w14:textId="77777777" w:rsidTr="00196676">
        <w:trPr>
          <w:cantSplit/>
          <w:trHeight w:val="395"/>
        </w:trPr>
        <w:tc>
          <w:tcPr>
            <w:tcW w:w="1458" w:type="dxa"/>
          </w:tcPr>
          <w:p w14:paraId="26FCBF07" w14:textId="77777777" w:rsidR="00196676" w:rsidRPr="00295655" w:rsidRDefault="00196676" w:rsidP="00B022B7">
            <w:pPr>
              <w:keepNext/>
              <w:rPr>
                <w:rFonts w:ascii="Calibri" w:hAnsi="Calibri"/>
                <w:sz w:val="16"/>
                <w:szCs w:val="16"/>
              </w:rPr>
            </w:pPr>
            <w:r w:rsidRPr="00295655">
              <w:rPr>
                <w:rFonts w:ascii="Calibri" w:hAnsi="Calibri"/>
                <w:sz w:val="16"/>
                <w:szCs w:val="16"/>
              </w:rPr>
              <w:t xml:space="preserve">&lt;&lt;auto filled from </w:t>
            </w:r>
            <w:r w:rsidRPr="007822B3">
              <w:rPr>
                <w:rFonts w:ascii="Calibri" w:hAnsi="Calibri"/>
                <w:sz w:val="16"/>
                <w:szCs w:val="16"/>
              </w:rPr>
              <w:t xml:space="preserve"> </w:t>
            </w:r>
            <w:r w:rsidR="00B022B7">
              <w:rPr>
                <w:rFonts w:ascii="Calibri" w:hAnsi="Calibri"/>
                <w:sz w:val="16"/>
                <w:szCs w:val="16"/>
              </w:rPr>
              <w:t>C</w:t>
            </w:r>
            <w:r w:rsidRPr="007822B3">
              <w:rPr>
                <w:rFonts w:ascii="Calibri" w:hAnsi="Calibri"/>
                <w:sz w:val="16"/>
                <w:szCs w:val="16"/>
              </w:rPr>
              <w:t>01</w:t>
            </w:r>
            <w:r w:rsidRPr="00295655">
              <w:rPr>
                <w:rFonts w:ascii="Calibri" w:hAnsi="Calibri"/>
                <w:sz w:val="16"/>
                <w:szCs w:val="16"/>
              </w:rPr>
              <w:t>&gt;&gt;</w:t>
            </w:r>
          </w:p>
        </w:tc>
        <w:tc>
          <w:tcPr>
            <w:tcW w:w="1440" w:type="dxa"/>
          </w:tcPr>
          <w:p w14:paraId="26FCBF08" w14:textId="77777777" w:rsidR="00196676" w:rsidRPr="0098534B" w:rsidRDefault="00196676" w:rsidP="00B022B7">
            <w:pPr>
              <w:keepNext/>
              <w:rPr>
                <w:rFonts w:ascii="Calibri" w:hAnsi="Calibri"/>
                <w:sz w:val="16"/>
                <w:szCs w:val="16"/>
              </w:rPr>
            </w:pPr>
            <w:r w:rsidRPr="0098534B">
              <w:rPr>
                <w:rFonts w:ascii="Calibri" w:hAnsi="Calibri"/>
                <w:sz w:val="16"/>
                <w:szCs w:val="16"/>
              </w:rPr>
              <w:t xml:space="preserve">&lt;&lt;auto filled from </w:t>
            </w:r>
            <w:r w:rsidR="00B022B7">
              <w:rPr>
                <w:rFonts w:ascii="Calibri" w:hAnsi="Calibri"/>
                <w:sz w:val="16"/>
                <w:szCs w:val="16"/>
              </w:rPr>
              <w:t>C</w:t>
            </w:r>
            <w:r>
              <w:rPr>
                <w:rFonts w:ascii="Calibri" w:hAnsi="Calibri"/>
                <w:sz w:val="16"/>
                <w:szCs w:val="16"/>
              </w:rPr>
              <w:t>02</w:t>
            </w:r>
            <w:r w:rsidRPr="0098534B">
              <w:rPr>
                <w:rFonts w:ascii="Calibri" w:hAnsi="Calibri"/>
                <w:sz w:val="16"/>
                <w:szCs w:val="16"/>
              </w:rPr>
              <w:t xml:space="preserve">&gt;&gt; </w:t>
            </w:r>
          </w:p>
        </w:tc>
        <w:tc>
          <w:tcPr>
            <w:tcW w:w="1464" w:type="dxa"/>
          </w:tcPr>
          <w:p w14:paraId="26FCBF09" w14:textId="77777777" w:rsidR="00196676" w:rsidRPr="00697221" w:rsidRDefault="00196676" w:rsidP="00196676">
            <w:pPr>
              <w:rPr>
                <w:rFonts w:asciiTheme="minorHAnsi" w:hAnsiTheme="minorHAnsi"/>
                <w:sz w:val="14"/>
                <w:szCs w:val="14"/>
              </w:rPr>
            </w:pPr>
            <w:r w:rsidRPr="00EE5AA6">
              <w:rPr>
                <w:rFonts w:asciiTheme="minorHAnsi" w:hAnsiTheme="minorHAnsi"/>
                <w:sz w:val="16"/>
                <w:szCs w:val="16"/>
              </w:rPr>
              <w:t>&lt;&lt;</w:t>
            </w:r>
            <w:r>
              <w:rPr>
                <w:rFonts w:asciiTheme="minorHAnsi" w:hAnsiTheme="minorHAnsi"/>
                <w:sz w:val="16"/>
                <w:szCs w:val="16"/>
              </w:rPr>
              <w:t xml:space="preserve">reference value from </w:t>
            </w:r>
            <w:r w:rsidR="00B022B7">
              <w:rPr>
                <w:rFonts w:asciiTheme="minorHAnsi" w:hAnsiTheme="minorHAnsi"/>
                <w:sz w:val="16"/>
                <w:szCs w:val="16"/>
              </w:rPr>
              <w:t>B03</w:t>
            </w:r>
            <w:r w:rsidRPr="00697221">
              <w:rPr>
                <w:rFonts w:asciiTheme="minorHAnsi" w:hAnsiTheme="minorHAnsi"/>
                <w:sz w:val="14"/>
                <w:szCs w:val="14"/>
              </w:rPr>
              <w:t xml:space="preserve">; note: values may be </w:t>
            </w:r>
          </w:p>
          <w:p w14:paraId="26FCBF0A" w14:textId="77777777" w:rsidR="00196676" w:rsidRPr="00697221" w:rsidRDefault="00196676" w:rsidP="00196676">
            <w:pPr>
              <w:rPr>
                <w:rFonts w:asciiTheme="minorHAnsi" w:hAnsiTheme="minorHAnsi"/>
                <w:sz w:val="14"/>
                <w:szCs w:val="14"/>
              </w:rPr>
            </w:pPr>
            <w:r w:rsidRPr="00697221">
              <w:rPr>
                <w:rFonts w:asciiTheme="minorHAnsi" w:hAnsiTheme="minorHAnsi"/>
                <w:sz w:val="14"/>
                <w:szCs w:val="14"/>
              </w:rPr>
              <w:t>*AFUE;</w:t>
            </w:r>
          </w:p>
          <w:p w14:paraId="26FCBF0B" w14:textId="77777777" w:rsidR="00196676" w:rsidRPr="00697221" w:rsidRDefault="00196676" w:rsidP="00196676">
            <w:pPr>
              <w:rPr>
                <w:rFonts w:asciiTheme="minorHAnsi" w:hAnsiTheme="minorHAnsi"/>
                <w:sz w:val="14"/>
                <w:szCs w:val="14"/>
              </w:rPr>
            </w:pPr>
            <w:r w:rsidRPr="00697221">
              <w:rPr>
                <w:rFonts w:asciiTheme="minorHAnsi" w:hAnsiTheme="minorHAnsi"/>
                <w:sz w:val="14"/>
                <w:szCs w:val="14"/>
              </w:rPr>
              <w:t>*COP;</w:t>
            </w:r>
          </w:p>
          <w:p w14:paraId="23B588DE" w14:textId="77777777" w:rsidR="00025A0F" w:rsidRDefault="00196676" w:rsidP="00196676">
            <w:pPr>
              <w:rPr>
                <w:ins w:id="10" w:author="Shewmaker, Michael@Energy" w:date="2017-12-13T14:43:00Z"/>
                <w:rFonts w:asciiTheme="minorHAnsi" w:hAnsiTheme="minorHAnsi"/>
                <w:sz w:val="14"/>
                <w:szCs w:val="14"/>
              </w:rPr>
            </w:pPr>
            <w:r w:rsidRPr="00697221">
              <w:rPr>
                <w:rFonts w:asciiTheme="minorHAnsi" w:hAnsiTheme="minorHAnsi"/>
                <w:sz w:val="14"/>
                <w:szCs w:val="14"/>
              </w:rPr>
              <w:t>*HSPF</w:t>
            </w:r>
            <w:ins w:id="11" w:author="Shewmaker, Michael@Energy" w:date="2017-12-13T14:43:00Z">
              <w:r w:rsidR="00025A0F">
                <w:rPr>
                  <w:rFonts w:asciiTheme="minorHAnsi" w:hAnsiTheme="minorHAnsi"/>
                  <w:sz w:val="14"/>
                  <w:szCs w:val="14"/>
                </w:rPr>
                <w:t>; or</w:t>
              </w:r>
            </w:ins>
          </w:p>
          <w:p w14:paraId="26FCBF0C" w14:textId="585B9111" w:rsidR="00196676" w:rsidRPr="00697221" w:rsidRDefault="00025A0F" w:rsidP="00196676">
            <w:pPr>
              <w:rPr>
                <w:rFonts w:asciiTheme="minorHAnsi" w:hAnsiTheme="minorHAnsi"/>
                <w:sz w:val="14"/>
                <w:szCs w:val="14"/>
              </w:rPr>
            </w:pPr>
            <w:ins w:id="12" w:author="Shewmaker, Michael@Energy" w:date="2017-12-13T14:43:00Z">
              <w:r>
                <w:rPr>
                  <w:rFonts w:asciiTheme="minorHAnsi" w:hAnsiTheme="minorHAnsi"/>
                  <w:sz w:val="14"/>
                  <w:szCs w:val="14"/>
                </w:rPr>
                <w:t>*NA</w:t>
              </w:r>
            </w:ins>
            <w:r w:rsidR="00196676">
              <w:rPr>
                <w:rFonts w:asciiTheme="minorHAnsi" w:hAnsiTheme="minorHAnsi"/>
                <w:sz w:val="14"/>
                <w:szCs w:val="14"/>
              </w:rPr>
              <w:t>&gt;&gt;</w:t>
            </w:r>
          </w:p>
          <w:p w14:paraId="26FCBF0D" w14:textId="77777777" w:rsidR="00196676" w:rsidRPr="00295655" w:rsidRDefault="00196676" w:rsidP="00196676">
            <w:pPr>
              <w:rPr>
                <w:rFonts w:ascii="Calibri" w:hAnsi="Calibri"/>
                <w:sz w:val="16"/>
                <w:szCs w:val="16"/>
              </w:rPr>
            </w:pPr>
            <w:r w:rsidRPr="00A33D4F">
              <w:rPr>
                <w:rFonts w:asciiTheme="minorHAnsi" w:hAnsiTheme="minorHAnsi"/>
                <w:sz w:val="16"/>
                <w:szCs w:val="16"/>
              </w:rPr>
              <w:t xml:space="preserve"> </w:t>
            </w:r>
          </w:p>
        </w:tc>
        <w:tc>
          <w:tcPr>
            <w:tcW w:w="1465" w:type="dxa"/>
          </w:tcPr>
          <w:p w14:paraId="26FCBF0E" w14:textId="4BD91C9B" w:rsidR="00196676" w:rsidRDefault="00196676" w:rsidP="00196676">
            <w:pPr>
              <w:keepNext/>
              <w:rPr>
                <w:rFonts w:asciiTheme="minorHAnsi" w:hAnsiTheme="minorHAnsi"/>
                <w:sz w:val="16"/>
                <w:szCs w:val="16"/>
              </w:rPr>
            </w:pPr>
            <w:r w:rsidRPr="007E2934">
              <w:rPr>
                <w:rFonts w:ascii="Calibri" w:hAnsi="Calibri"/>
                <w:sz w:val="18"/>
                <w:szCs w:val="18"/>
              </w:rPr>
              <w:t>&lt;&lt;</w:t>
            </w:r>
            <w:ins w:id="13" w:author="Shewmaker, Michael@Energy" w:date="2017-12-13T14:43:00Z">
              <w:r w:rsidR="00025A0F">
                <w:rPr>
                  <w:rFonts w:ascii="Calibri" w:hAnsi="Calibri"/>
                  <w:sz w:val="18"/>
                  <w:szCs w:val="18"/>
                </w:rPr>
                <w:t>if B04 = NA, then report NA; else</w:t>
              </w:r>
            </w:ins>
            <w:r>
              <w:rPr>
                <w:rFonts w:ascii="Calibri" w:hAnsi="Calibri"/>
                <w:sz w:val="18"/>
                <w:szCs w:val="18"/>
              </w:rPr>
              <w:t xml:space="preserve"> </w:t>
            </w:r>
            <w:r w:rsidRPr="007E2934">
              <w:rPr>
                <w:rFonts w:ascii="Calibri" w:hAnsi="Calibri"/>
                <w:sz w:val="18"/>
                <w:szCs w:val="18"/>
              </w:rPr>
              <w:t xml:space="preserve">user input, numeric, </w:t>
            </w:r>
            <w:r w:rsidRPr="00697221">
              <w:rPr>
                <w:rFonts w:ascii="Calibri" w:hAnsi="Calibri"/>
                <w:sz w:val="14"/>
                <w:szCs w:val="14"/>
              </w:rPr>
              <w:t>100.0≥</w:t>
            </w:r>
            <w:r>
              <w:rPr>
                <w:rFonts w:ascii="Calibri" w:hAnsi="Calibri"/>
                <w:sz w:val="18"/>
                <w:szCs w:val="18"/>
              </w:rPr>
              <w:t>xx.x</w:t>
            </w:r>
            <w:r w:rsidRPr="00697221">
              <w:rPr>
                <w:rFonts w:ascii="Calibri" w:hAnsi="Calibri"/>
                <w:sz w:val="14"/>
                <w:szCs w:val="14"/>
              </w:rPr>
              <w:t>≥0.0</w:t>
            </w:r>
            <w:r>
              <w:rPr>
                <w:rFonts w:ascii="Calibri" w:hAnsi="Calibri"/>
                <w:sz w:val="18"/>
                <w:szCs w:val="18"/>
              </w:rPr>
              <w:t xml:space="preserve">;  check value must be ≥ value in </w:t>
            </w:r>
            <w:r w:rsidR="00B022B7">
              <w:rPr>
                <w:rFonts w:ascii="Calibri" w:hAnsi="Calibri"/>
                <w:sz w:val="18"/>
                <w:szCs w:val="18"/>
              </w:rPr>
              <w:t>B04</w:t>
            </w:r>
            <w:r>
              <w:rPr>
                <w:rFonts w:ascii="Calibri" w:hAnsi="Calibri"/>
                <w:sz w:val="18"/>
                <w:szCs w:val="18"/>
              </w:rPr>
              <w:t xml:space="preserve">, 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and</w:t>
            </w:r>
            <w:r>
              <w:rPr>
                <w:rFonts w:asciiTheme="minorHAnsi" w:hAnsiTheme="minorHAnsi"/>
                <w:sz w:val="16"/>
                <w:szCs w:val="16"/>
              </w:rPr>
              <w:t xml:space="preserve"> do not allow registration to proceed&gt;&gt;</w:t>
            </w:r>
          </w:p>
          <w:p w14:paraId="26FCBF0F" w14:textId="77777777" w:rsidR="00196676" w:rsidRPr="00295655" w:rsidRDefault="00196676" w:rsidP="00196676">
            <w:pPr>
              <w:keepNext/>
              <w:rPr>
                <w:rFonts w:ascii="Calibri" w:hAnsi="Calibri"/>
                <w:sz w:val="16"/>
                <w:szCs w:val="16"/>
              </w:rPr>
            </w:pPr>
          </w:p>
        </w:tc>
        <w:tc>
          <w:tcPr>
            <w:tcW w:w="1465" w:type="dxa"/>
          </w:tcPr>
          <w:p w14:paraId="26FCBF10" w14:textId="77777777" w:rsidR="00196676" w:rsidRPr="00295655" w:rsidRDefault="00196676" w:rsidP="00B022B7">
            <w:pPr>
              <w:keepNext/>
              <w:rPr>
                <w:rFonts w:ascii="Calibri" w:hAnsi="Calibri"/>
                <w:sz w:val="16"/>
                <w:szCs w:val="16"/>
              </w:rPr>
            </w:pPr>
            <w:r w:rsidRPr="007E2934">
              <w:rPr>
                <w:rFonts w:ascii="Calibri" w:hAnsi="Calibri"/>
                <w:sz w:val="18"/>
                <w:szCs w:val="18"/>
              </w:rPr>
              <w:t xml:space="preserve">&lt;&lt;user input, numeric, </w:t>
            </w:r>
            <w:proofErr w:type="spellStart"/>
            <w:r>
              <w:rPr>
                <w:rFonts w:ascii="Calibri" w:hAnsi="Calibri"/>
                <w:sz w:val="18"/>
                <w:szCs w:val="18"/>
              </w:rPr>
              <w:t>xx.x</w:t>
            </w:r>
            <w:proofErr w:type="spellEnd"/>
            <w:r>
              <w:rPr>
                <w:rFonts w:asciiTheme="minorHAnsi" w:hAnsiTheme="minorHAnsi"/>
                <w:sz w:val="16"/>
                <w:szCs w:val="16"/>
              </w:rPr>
              <w:t>&gt;&gt;</w:t>
            </w:r>
            <w:r w:rsidRPr="00A33D4F">
              <w:rPr>
                <w:rFonts w:asciiTheme="minorHAnsi" w:hAnsiTheme="minorHAnsi"/>
                <w:sz w:val="16"/>
                <w:szCs w:val="16"/>
              </w:rPr>
              <w:t xml:space="preserve"> </w:t>
            </w:r>
          </w:p>
        </w:tc>
        <w:tc>
          <w:tcPr>
            <w:tcW w:w="1465" w:type="dxa"/>
          </w:tcPr>
          <w:p w14:paraId="26FCBF11" w14:textId="77777777" w:rsidR="00196676" w:rsidRPr="00295655" w:rsidRDefault="00196676" w:rsidP="00B022B7">
            <w:pPr>
              <w:keepNext/>
              <w:rPr>
                <w:rFonts w:ascii="Calibri" w:hAnsi="Calibri"/>
                <w:sz w:val="16"/>
                <w:szCs w:val="16"/>
              </w:rPr>
            </w:pPr>
            <w:r w:rsidRPr="007E2934">
              <w:rPr>
                <w:rFonts w:ascii="Calibri" w:hAnsi="Calibri"/>
                <w:sz w:val="18"/>
                <w:szCs w:val="18"/>
              </w:rPr>
              <w:t xml:space="preserve">&lt;&lt;user input, numeric, </w:t>
            </w:r>
            <w:proofErr w:type="spellStart"/>
            <w:r>
              <w:rPr>
                <w:rFonts w:ascii="Calibri" w:hAnsi="Calibri"/>
                <w:sz w:val="18"/>
                <w:szCs w:val="18"/>
              </w:rPr>
              <w:t>xx.x</w:t>
            </w:r>
            <w:proofErr w:type="spellEnd"/>
            <w:r>
              <w:rPr>
                <w:rFonts w:asciiTheme="minorHAnsi" w:hAnsiTheme="minorHAnsi"/>
                <w:sz w:val="16"/>
                <w:szCs w:val="16"/>
              </w:rPr>
              <w:t xml:space="preserve">&gt;&gt; </w:t>
            </w:r>
          </w:p>
        </w:tc>
        <w:tc>
          <w:tcPr>
            <w:tcW w:w="1464" w:type="dxa"/>
          </w:tcPr>
          <w:p w14:paraId="26FCBF12" w14:textId="77777777" w:rsidR="00196676" w:rsidRDefault="00196676" w:rsidP="00196676">
            <w:pPr>
              <w:keepNext/>
              <w:rPr>
                <w:rFonts w:ascii="Calibri" w:hAnsi="Calibri"/>
                <w:sz w:val="18"/>
                <w:szCs w:val="18"/>
              </w:rPr>
            </w:pPr>
            <w:r w:rsidRPr="007E2934">
              <w:rPr>
                <w:rFonts w:ascii="Calibri" w:hAnsi="Calibri"/>
                <w:sz w:val="18"/>
                <w:szCs w:val="18"/>
              </w:rPr>
              <w:t>&lt;&lt;</w:t>
            </w:r>
            <w:r>
              <w:rPr>
                <w:rFonts w:ascii="Calibri" w:hAnsi="Calibri"/>
                <w:sz w:val="18"/>
                <w:szCs w:val="18"/>
              </w:rPr>
              <w:t xml:space="preserve"> if value in </w:t>
            </w:r>
            <w:r w:rsidR="00B022B7">
              <w:rPr>
                <w:rFonts w:ascii="Calibri" w:hAnsi="Calibri"/>
                <w:sz w:val="18"/>
                <w:szCs w:val="18"/>
              </w:rPr>
              <w:t>B</w:t>
            </w:r>
            <w:r>
              <w:rPr>
                <w:rFonts w:ascii="Calibri" w:hAnsi="Calibri"/>
                <w:sz w:val="18"/>
                <w:szCs w:val="18"/>
              </w:rPr>
              <w:t>06=N/A, then result=NA;</w:t>
            </w:r>
          </w:p>
          <w:p w14:paraId="26FCBF13" w14:textId="77777777" w:rsidR="00196676" w:rsidRPr="00295655" w:rsidRDefault="00196676" w:rsidP="00B022B7">
            <w:pPr>
              <w:keepNext/>
              <w:rPr>
                <w:rFonts w:ascii="Calibri" w:hAnsi="Calibri"/>
                <w:sz w:val="16"/>
                <w:szCs w:val="16"/>
              </w:rPr>
            </w:pPr>
            <w:r>
              <w:rPr>
                <w:rFonts w:ascii="Calibri" w:hAnsi="Calibri"/>
                <w:sz w:val="18"/>
                <w:szCs w:val="18"/>
              </w:rPr>
              <w:t xml:space="preserve">else </w:t>
            </w:r>
            <w:r w:rsidRPr="007E2934">
              <w:rPr>
                <w:rFonts w:ascii="Calibri" w:hAnsi="Calibri"/>
                <w:sz w:val="18"/>
                <w:szCs w:val="18"/>
              </w:rPr>
              <w:t xml:space="preserve">user input, numeric, </w:t>
            </w:r>
            <w:proofErr w:type="spellStart"/>
            <w:r>
              <w:rPr>
                <w:rFonts w:ascii="Calibri" w:hAnsi="Calibri"/>
                <w:sz w:val="18"/>
                <w:szCs w:val="18"/>
              </w:rPr>
              <w:t>xx.x</w:t>
            </w:r>
            <w:proofErr w:type="spellEnd"/>
            <w:r>
              <w:rPr>
                <w:rFonts w:ascii="Calibri" w:hAnsi="Calibri"/>
                <w:sz w:val="18"/>
                <w:szCs w:val="18"/>
              </w:rPr>
              <w:t xml:space="preserve">;  check value must be ≥ value in </w:t>
            </w:r>
            <w:r w:rsidR="00B022B7">
              <w:rPr>
                <w:rFonts w:ascii="Calibri" w:hAnsi="Calibri"/>
                <w:sz w:val="18"/>
                <w:szCs w:val="18"/>
              </w:rPr>
              <w:t>B</w:t>
            </w:r>
            <w:r>
              <w:rPr>
                <w:rFonts w:ascii="Calibri" w:hAnsi="Calibri"/>
                <w:sz w:val="18"/>
                <w:szCs w:val="18"/>
              </w:rPr>
              <w:t xml:space="preserve">06, 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and</w:t>
            </w:r>
            <w:r>
              <w:rPr>
                <w:rFonts w:asciiTheme="minorHAnsi" w:hAnsiTheme="minorHAnsi"/>
                <w:sz w:val="16"/>
                <w:szCs w:val="16"/>
              </w:rPr>
              <w:t xml:space="preserve"> do not allow registration to proceed&gt;&gt;</w:t>
            </w:r>
            <w:r w:rsidRPr="00A33D4F">
              <w:rPr>
                <w:rFonts w:asciiTheme="minorHAnsi" w:hAnsiTheme="minorHAnsi"/>
                <w:sz w:val="16"/>
                <w:szCs w:val="16"/>
              </w:rPr>
              <w:t xml:space="preserve"> </w:t>
            </w:r>
          </w:p>
        </w:tc>
        <w:tc>
          <w:tcPr>
            <w:tcW w:w="1465" w:type="dxa"/>
          </w:tcPr>
          <w:p w14:paraId="26FCBF14" w14:textId="77777777" w:rsidR="00196676" w:rsidRDefault="00196676" w:rsidP="00196676">
            <w:pPr>
              <w:keepNext/>
              <w:rPr>
                <w:rFonts w:ascii="Calibri" w:hAnsi="Calibri"/>
                <w:sz w:val="18"/>
                <w:szCs w:val="18"/>
              </w:rPr>
            </w:pPr>
            <w:r w:rsidRPr="007E2934">
              <w:rPr>
                <w:rFonts w:ascii="Calibri" w:hAnsi="Calibri"/>
                <w:sz w:val="18"/>
                <w:szCs w:val="18"/>
              </w:rPr>
              <w:t>&lt;&lt;</w:t>
            </w:r>
            <w:r>
              <w:rPr>
                <w:rFonts w:ascii="Calibri" w:hAnsi="Calibri"/>
                <w:sz w:val="18"/>
                <w:szCs w:val="18"/>
              </w:rPr>
              <w:t xml:space="preserve"> if value in </w:t>
            </w:r>
            <w:r w:rsidR="00B022B7">
              <w:rPr>
                <w:rFonts w:ascii="Calibri" w:hAnsi="Calibri"/>
                <w:sz w:val="18"/>
                <w:szCs w:val="18"/>
              </w:rPr>
              <w:t>B</w:t>
            </w:r>
            <w:r>
              <w:rPr>
                <w:rFonts w:ascii="Calibri" w:hAnsi="Calibri"/>
                <w:sz w:val="18"/>
                <w:szCs w:val="18"/>
              </w:rPr>
              <w:t>07=N/A, then result=NA;</w:t>
            </w:r>
          </w:p>
          <w:p w14:paraId="26FCBF15" w14:textId="77777777" w:rsidR="00196676" w:rsidRPr="00295655" w:rsidRDefault="00196676" w:rsidP="00B022B7">
            <w:pPr>
              <w:keepNext/>
              <w:rPr>
                <w:rFonts w:ascii="Calibri" w:hAnsi="Calibri"/>
                <w:sz w:val="16"/>
                <w:szCs w:val="16"/>
              </w:rPr>
            </w:pPr>
            <w:r>
              <w:rPr>
                <w:rFonts w:ascii="Calibri" w:hAnsi="Calibri"/>
                <w:sz w:val="18"/>
                <w:szCs w:val="18"/>
              </w:rPr>
              <w:t xml:space="preserve">else </w:t>
            </w:r>
            <w:r w:rsidRPr="007E2934">
              <w:rPr>
                <w:rFonts w:ascii="Calibri" w:hAnsi="Calibri"/>
                <w:sz w:val="18"/>
                <w:szCs w:val="18"/>
              </w:rPr>
              <w:t xml:space="preserve">user input, numeric, </w:t>
            </w:r>
            <w:proofErr w:type="spellStart"/>
            <w:r>
              <w:rPr>
                <w:rFonts w:ascii="Calibri" w:hAnsi="Calibri"/>
                <w:sz w:val="18"/>
                <w:szCs w:val="18"/>
              </w:rPr>
              <w:t>xx.x</w:t>
            </w:r>
            <w:proofErr w:type="spellEnd"/>
            <w:r>
              <w:rPr>
                <w:rFonts w:ascii="Calibri" w:hAnsi="Calibri"/>
                <w:sz w:val="18"/>
                <w:szCs w:val="18"/>
              </w:rPr>
              <w:t xml:space="preserve">;  check value must be ≥ value in </w:t>
            </w:r>
            <w:r w:rsidR="00B022B7">
              <w:rPr>
                <w:rFonts w:ascii="Calibri" w:hAnsi="Calibri"/>
                <w:sz w:val="18"/>
                <w:szCs w:val="18"/>
              </w:rPr>
              <w:t>B</w:t>
            </w:r>
            <w:r>
              <w:rPr>
                <w:rFonts w:ascii="Calibri" w:hAnsi="Calibri"/>
                <w:sz w:val="18"/>
                <w:szCs w:val="18"/>
              </w:rPr>
              <w:t xml:space="preserve">07, 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and</w:t>
            </w:r>
            <w:r>
              <w:rPr>
                <w:rFonts w:asciiTheme="minorHAnsi" w:hAnsiTheme="minorHAnsi"/>
                <w:sz w:val="16"/>
                <w:szCs w:val="16"/>
              </w:rPr>
              <w:t xml:space="preserve"> do not allow registration to proceed&gt;&gt;</w:t>
            </w:r>
            <w:r w:rsidRPr="00A33D4F">
              <w:rPr>
                <w:rFonts w:asciiTheme="minorHAnsi" w:hAnsiTheme="minorHAnsi"/>
                <w:sz w:val="16"/>
                <w:szCs w:val="16"/>
              </w:rPr>
              <w:t xml:space="preserve"> </w:t>
            </w:r>
          </w:p>
        </w:tc>
        <w:tc>
          <w:tcPr>
            <w:tcW w:w="1465" w:type="dxa"/>
          </w:tcPr>
          <w:p w14:paraId="26FCBF16" w14:textId="77777777" w:rsidR="00196676" w:rsidRPr="00295655" w:rsidRDefault="00196676" w:rsidP="00196676">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1465" w:type="dxa"/>
          </w:tcPr>
          <w:p w14:paraId="26FCBF17" w14:textId="77777777" w:rsidR="00196676" w:rsidRPr="00295655" w:rsidRDefault="00196676" w:rsidP="00196676">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proofErr w:type="spellEnd"/>
            <w:r w:rsidRPr="00295655">
              <w:rPr>
                <w:rFonts w:ascii="Calibri" w:hAnsi="Calibri"/>
                <w:sz w:val="16"/>
                <w:szCs w:val="16"/>
              </w:rPr>
              <w:t>&gt;&gt;</w:t>
            </w:r>
          </w:p>
        </w:tc>
      </w:tr>
      <w:tr w:rsidR="00196676" w:rsidRPr="00295655" w14:paraId="26FCBF23" w14:textId="77777777" w:rsidTr="00196676">
        <w:trPr>
          <w:cantSplit/>
          <w:trHeight w:val="288"/>
        </w:trPr>
        <w:tc>
          <w:tcPr>
            <w:tcW w:w="1458" w:type="dxa"/>
          </w:tcPr>
          <w:p w14:paraId="26FCBF19" w14:textId="77777777" w:rsidR="00196676" w:rsidRPr="00295655" w:rsidRDefault="00196676" w:rsidP="00196676">
            <w:pPr>
              <w:keepNext/>
              <w:rPr>
                <w:rFonts w:ascii="Calibri" w:hAnsi="Calibri"/>
                <w:sz w:val="18"/>
                <w:szCs w:val="18"/>
              </w:rPr>
            </w:pPr>
          </w:p>
        </w:tc>
        <w:tc>
          <w:tcPr>
            <w:tcW w:w="1440" w:type="dxa"/>
          </w:tcPr>
          <w:p w14:paraId="26FCBF1A" w14:textId="77777777" w:rsidR="00196676" w:rsidRPr="00295655" w:rsidRDefault="00196676" w:rsidP="00196676">
            <w:pPr>
              <w:keepNext/>
              <w:rPr>
                <w:rFonts w:ascii="Calibri" w:hAnsi="Calibri"/>
                <w:sz w:val="18"/>
                <w:szCs w:val="18"/>
              </w:rPr>
            </w:pPr>
          </w:p>
        </w:tc>
        <w:tc>
          <w:tcPr>
            <w:tcW w:w="1464" w:type="dxa"/>
          </w:tcPr>
          <w:p w14:paraId="26FCBF1B" w14:textId="77777777" w:rsidR="00196676" w:rsidRPr="00295655" w:rsidRDefault="00196676" w:rsidP="00196676">
            <w:pPr>
              <w:keepNext/>
              <w:rPr>
                <w:rFonts w:ascii="Calibri" w:hAnsi="Calibri"/>
                <w:sz w:val="18"/>
                <w:szCs w:val="18"/>
              </w:rPr>
            </w:pPr>
          </w:p>
        </w:tc>
        <w:tc>
          <w:tcPr>
            <w:tcW w:w="1465" w:type="dxa"/>
          </w:tcPr>
          <w:p w14:paraId="26FCBF1C" w14:textId="77777777" w:rsidR="00196676" w:rsidRPr="00295655" w:rsidRDefault="00196676" w:rsidP="00196676">
            <w:pPr>
              <w:keepNext/>
              <w:rPr>
                <w:rFonts w:ascii="Calibri" w:hAnsi="Calibri"/>
                <w:sz w:val="18"/>
                <w:szCs w:val="18"/>
              </w:rPr>
            </w:pPr>
          </w:p>
        </w:tc>
        <w:tc>
          <w:tcPr>
            <w:tcW w:w="1465" w:type="dxa"/>
          </w:tcPr>
          <w:p w14:paraId="26FCBF1D" w14:textId="77777777" w:rsidR="00196676" w:rsidRPr="00295655" w:rsidRDefault="00196676" w:rsidP="00196676">
            <w:pPr>
              <w:keepNext/>
              <w:rPr>
                <w:rFonts w:ascii="Calibri" w:hAnsi="Calibri"/>
                <w:sz w:val="18"/>
                <w:szCs w:val="18"/>
              </w:rPr>
            </w:pPr>
          </w:p>
        </w:tc>
        <w:tc>
          <w:tcPr>
            <w:tcW w:w="1465" w:type="dxa"/>
          </w:tcPr>
          <w:p w14:paraId="26FCBF1E" w14:textId="77777777" w:rsidR="00196676" w:rsidRPr="00295655" w:rsidRDefault="00196676" w:rsidP="00196676">
            <w:pPr>
              <w:keepNext/>
              <w:rPr>
                <w:rFonts w:ascii="Calibri" w:hAnsi="Calibri"/>
                <w:sz w:val="18"/>
                <w:szCs w:val="18"/>
              </w:rPr>
            </w:pPr>
          </w:p>
        </w:tc>
        <w:tc>
          <w:tcPr>
            <w:tcW w:w="1464" w:type="dxa"/>
          </w:tcPr>
          <w:p w14:paraId="26FCBF1F" w14:textId="77777777" w:rsidR="00196676" w:rsidRPr="00295655" w:rsidRDefault="00196676" w:rsidP="00196676">
            <w:pPr>
              <w:keepNext/>
              <w:rPr>
                <w:rFonts w:ascii="Calibri" w:hAnsi="Calibri"/>
                <w:sz w:val="18"/>
                <w:szCs w:val="18"/>
              </w:rPr>
            </w:pPr>
          </w:p>
        </w:tc>
        <w:tc>
          <w:tcPr>
            <w:tcW w:w="1465" w:type="dxa"/>
          </w:tcPr>
          <w:p w14:paraId="26FCBF20" w14:textId="77777777" w:rsidR="00196676" w:rsidRPr="00295655" w:rsidRDefault="00196676" w:rsidP="00196676">
            <w:pPr>
              <w:keepNext/>
              <w:rPr>
                <w:rFonts w:ascii="Calibri" w:hAnsi="Calibri"/>
                <w:sz w:val="18"/>
                <w:szCs w:val="18"/>
              </w:rPr>
            </w:pPr>
          </w:p>
        </w:tc>
        <w:tc>
          <w:tcPr>
            <w:tcW w:w="1465" w:type="dxa"/>
          </w:tcPr>
          <w:p w14:paraId="26FCBF21" w14:textId="77777777" w:rsidR="00196676" w:rsidRPr="00295655" w:rsidRDefault="00196676" w:rsidP="00196676">
            <w:pPr>
              <w:keepNext/>
              <w:rPr>
                <w:rFonts w:ascii="Calibri" w:hAnsi="Calibri"/>
                <w:sz w:val="18"/>
                <w:szCs w:val="18"/>
              </w:rPr>
            </w:pPr>
          </w:p>
        </w:tc>
        <w:tc>
          <w:tcPr>
            <w:tcW w:w="1465" w:type="dxa"/>
          </w:tcPr>
          <w:p w14:paraId="26FCBF22" w14:textId="77777777" w:rsidR="00196676" w:rsidRPr="00295655" w:rsidRDefault="00196676" w:rsidP="00196676">
            <w:pPr>
              <w:keepNext/>
              <w:rPr>
                <w:rFonts w:ascii="Calibri" w:hAnsi="Calibri"/>
                <w:sz w:val="18"/>
                <w:szCs w:val="18"/>
              </w:rPr>
            </w:pPr>
          </w:p>
        </w:tc>
      </w:tr>
      <w:tr w:rsidR="00196676" w:rsidRPr="00295655" w14:paraId="26FCBF2E" w14:textId="77777777" w:rsidTr="00196676">
        <w:trPr>
          <w:cantSplit/>
          <w:trHeight w:val="288"/>
        </w:trPr>
        <w:tc>
          <w:tcPr>
            <w:tcW w:w="1458" w:type="dxa"/>
          </w:tcPr>
          <w:p w14:paraId="26FCBF24" w14:textId="77777777" w:rsidR="00196676" w:rsidRPr="00295655" w:rsidRDefault="00196676" w:rsidP="00196676">
            <w:pPr>
              <w:keepNext/>
              <w:rPr>
                <w:rFonts w:ascii="Calibri" w:hAnsi="Calibri"/>
                <w:sz w:val="18"/>
                <w:szCs w:val="18"/>
              </w:rPr>
            </w:pPr>
          </w:p>
        </w:tc>
        <w:tc>
          <w:tcPr>
            <w:tcW w:w="1440" w:type="dxa"/>
          </w:tcPr>
          <w:p w14:paraId="26FCBF25" w14:textId="77777777" w:rsidR="00196676" w:rsidRPr="00295655" w:rsidRDefault="00196676" w:rsidP="00196676">
            <w:pPr>
              <w:keepNext/>
              <w:rPr>
                <w:rFonts w:ascii="Calibri" w:hAnsi="Calibri"/>
                <w:sz w:val="18"/>
                <w:szCs w:val="18"/>
              </w:rPr>
            </w:pPr>
          </w:p>
        </w:tc>
        <w:tc>
          <w:tcPr>
            <w:tcW w:w="1464" w:type="dxa"/>
          </w:tcPr>
          <w:p w14:paraId="26FCBF26" w14:textId="77777777" w:rsidR="00196676" w:rsidRPr="00295655" w:rsidRDefault="00196676" w:rsidP="00196676">
            <w:pPr>
              <w:keepNext/>
              <w:rPr>
                <w:rFonts w:ascii="Calibri" w:hAnsi="Calibri"/>
                <w:sz w:val="18"/>
                <w:szCs w:val="18"/>
              </w:rPr>
            </w:pPr>
          </w:p>
        </w:tc>
        <w:tc>
          <w:tcPr>
            <w:tcW w:w="1465" w:type="dxa"/>
          </w:tcPr>
          <w:p w14:paraId="26FCBF27" w14:textId="77777777" w:rsidR="00196676" w:rsidRPr="00295655" w:rsidRDefault="00196676" w:rsidP="00196676">
            <w:pPr>
              <w:keepNext/>
              <w:rPr>
                <w:rFonts w:ascii="Calibri" w:hAnsi="Calibri"/>
                <w:sz w:val="18"/>
                <w:szCs w:val="18"/>
              </w:rPr>
            </w:pPr>
          </w:p>
        </w:tc>
        <w:tc>
          <w:tcPr>
            <w:tcW w:w="1465" w:type="dxa"/>
          </w:tcPr>
          <w:p w14:paraId="26FCBF28" w14:textId="77777777" w:rsidR="00196676" w:rsidRPr="00295655" w:rsidRDefault="00196676" w:rsidP="00196676">
            <w:pPr>
              <w:keepNext/>
              <w:rPr>
                <w:rFonts w:ascii="Calibri" w:hAnsi="Calibri"/>
                <w:sz w:val="18"/>
                <w:szCs w:val="18"/>
              </w:rPr>
            </w:pPr>
          </w:p>
        </w:tc>
        <w:tc>
          <w:tcPr>
            <w:tcW w:w="1465" w:type="dxa"/>
          </w:tcPr>
          <w:p w14:paraId="26FCBF29" w14:textId="77777777" w:rsidR="00196676" w:rsidRPr="00295655" w:rsidRDefault="00196676" w:rsidP="00196676">
            <w:pPr>
              <w:keepNext/>
              <w:rPr>
                <w:rFonts w:ascii="Calibri" w:hAnsi="Calibri"/>
                <w:sz w:val="18"/>
                <w:szCs w:val="18"/>
              </w:rPr>
            </w:pPr>
          </w:p>
        </w:tc>
        <w:tc>
          <w:tcPr>
            <w:tcW w:w="1464" w:type="dxa"/>
          </w:tcPr>
          <w:p w14:paraId="26FCBF2A" w14:textId="77777777" w:rsidR="00196676" w:rsidRPr="00295655" w:rsidRDefault="00196676" w:rsidP="00196676">
            <w:pPr>
              <w:keepNext/>
              <w:rPr>
                <w:rFonts w:ascii="Calibri" w:hAnsi="Calibri"/>
                <w:sz w:val="18"/>
                <w:szCs w:val="18"/>
              </w:rPr>
            </w:pPr>
          </w:p>
        </w:tc>
        <w:tc>
          <w:tcPr>
            <w:tcW w:w="1465" w:type="dxa"/>
          </w:tcPr>
          <w:p w14:paraId="26FCBF2B" w14:textId="77777777" w:rsidR="00196676" w:rsidRPr="00295655" w:rsidRDefault="00196676" w:rsidP="00196676">
            <w:pPr>
              <w:keepNext/>
              <w:rPr>
                <w:rFonts w:ascii="Calibri" w:hAnsi="Calibri"/>
                <w:sz w:val="18"/>
                <w:szCs w:val="18"/>
              </w:rPr>
            </w:pPr>
          </w:p>
        </w:tc>
        <w:tc>
          <w:tcPr>
            <w:tcW w:w="1465" w:type="dxa"/>
          </w:tcPr>
          <w:p w14:paraId="26FCBF2C" w14:textId="77777777" w:rsidR="00196676" w:rsidRPr="00295655" w:rsidRDefault="00196676" w:rsidP="00196676">
            <w:pPr>
              <w:keepNext/>
              <w:rPr>
                <w:rFonts w:ascii="Calibri" w:hAnsi="Calibri"/>
                <w:sz w:val="18"/>
                <w:szCs w:val="18"/>
              </w:rPr>
            </w:pPr>
          </w:p>
        </w:tc>
        <w:tc>
          <w:tcPr>
            <w:tcW w:w="1465" w:type="dxa"/>
          </w:tcPr>
          <w:p w14:paraId="26FCBF2D" w14:textId="77777777" w:rsidR="00196676" w:rsidRPr="00295655" w:rsidRDefault="00196676" w:rsidP="00196676">
            <w:pPr>
              <w:keepNext/>
              <w:rPr>
                <w:rFonts w:ascii="Calibri" w:hAnsi="Calibri"/>
                <w:sz w:val="18"/>
                <w:szCs w:val="18"/>
              </w:rPr>
            </w:pPr>
          </w:p>
        </w:tc>
      </w:tr>
      <w:tr w:rsidR="00196676" w:rsidRPr="00295655" w14:paraId="26FCBF30" w14:textId="77777777" w:rsidTr="00196676">
        <w:trPr>
          <w:cantSplit/>
        </w:trPr>
        <w:tc>
          <w:tcPr>
            <w:tcW w:w="14616" w:type="dxa"/>
            <w:gridSpan w:val="10"/>
          </w:tcPr>
          <w:p w14:paraId="26FCBF2F"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F31" w14:textId="77777777" w:rsidR="00196676" w:rsidRDefault="00196676" w:rsidP="00196676">
      <w:pPr>
        <w:rPr>
          <w:rFonts w:ascii="Calibri" w:hAnsi="Calibri"/>
          <w:sz w:val="18"/>
          <w:szCs w:val="18"/>
        </w:rPr>
      </w:pPr>
    </w:p>
    <w:p w14:paraId="26FCBF32" w14:textId="77777777" w:rsidR="00196676" w:rsidRPr="00295655"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7"/>
        <w:gridCol w:w="1329"/>
        <w:gridCol w:w="1329"/>
        <w:gridCol w:w="1329"/>
        <w:gridCol w:w="1329"/>
        <w:gridCol w:w="1328"/>
        <w:gridCol w:w="1227"/>
        <w:gridCol w:w="1980"/>
        <w:gridCol w:w="1080"/>
        <w:gridCol w:w="1170"/>
        <w:gridCol w:w="1188"/>
      </w:tblGrid>
      <w:tr w:rsidR="002F0741" w:rsidRPr="00295655" w14:paraId="26FCBF35" w14:textId="3A95A2CC" w:rsidTr="002F0741">
        <w:trPr>
          <w:cantSplit/>
          <w:trHeight w:val="910"/>
        </w:trPr>
        <w:tc>
          <w:tcPr>
            <w:tcW w:w="14616" w:type="dxa"/>
            <w:gridSpan w:val="11"/>
          </w:tcPr>
          <w:p w14:paraId="4FB4A25C" w14:textId="77777777" w:rsidR="002F0741" w:rsidRPr="001A53D0" w:rsidRDefault="002F0741" w:rsidP="00196676">
            <w:pPr>
              <w:keepNext/>
              <w:rPr>
                <w:rFonts w:ascii="Calibri" w:hAnsi="Calibri"/>
                <w:b/>
                <w:szCs w:val="18"/>
              </w:rPr>
            </w:pPr>
            <w:r w:rsidRPr="001A53D0">
              <w:rPr>
                <w:rFonts w:ascii="Calibri" w:hAnsi="Calibri"/>
                <w:b/>
                <w:szCs w:val="18"/>
              </w:rPr>
              <w:lastRenderedPageBreak/>
              <w:t xml:space="preserve">I. Installed Duct System </w:t>
            </w:r>
            <w:r>
              <w:rPr>
                <w:rFonts w:ascii="Calibri" w:hAnsi="Calibri"/>
                <w:b/>
                <w:szCs w:val="18"/>
              </w:rPr>
              <w:t>I</w:t>
            </w:r>
            <w:r w:rsidRPr="001A53D0">
              <w:rPr>
                <w:rFonts w:ascii="Calibri" w:hAnsi="Calibri"/>
                <w:b/>
                <w:szCs w:val="18"/>
              </w:rPr>
              <w:t xml:space="preserve">nformation </w:t>
            </w:r>
          </w:p>
          <w:p w14:paraId="19932D73" w14:textId="5FC58367" w:rsidR="002F0741" w:rsidRPr="001A53D0" w:rsidRDefault="002F0741" w:rsidP="00196676">
            <w:pPr>
              <w:keepNext/>
              <w:rPr>
                <w:rFonts w:ascii="Calibri" w:hAnsi="Calibri"/>
                <w:b/>
                <w:szCs w:val="18"/>
              </w:rPr>
            </w:pPr>
            <w:r w:rsidRPr="00AD1D84">
              <w:rPr>
                <w:rFonts w:ascii="Calibri" w:hAnsi="Calibri"/>
                <w:sz w:val="18"/>
                <w:szCs w:val="18"/>
              </w:rPr>
              <w:t xml:space="preserve">&lt;&lt;if </w:t>
            </w:r>
            <w:r>
              <w:rPr>
                <w:rFonts w:ascii="Calibri" w:hAnsi="Calibri"/>
                <w:sz w:val="18"/>
                <w:szCs w:val="18"/>
              </w:rPr>
              <w:t>all of the SC Systems listed in Section C have a Distribution System Type value in C06 =</w:t>
            </w:r>
            <w:proofErr w:type="spellStart"/>
            <w:r w:rsidRPr="00DB6E81">
              <w:rPr>
                <w:rFonts w:ascii="Calibri" w:hAnsi="Calibri"/>
                <w:sz w:val="18"/>
                <w:szCs w:val="18"/>
              </w:rPr>
              <w:t>DuctsNone</w:t>
            </w:r>
            <w:proofErr w:type="spellEnd"/>
            <w:r w:rsidRPr="00DB6E81">
              <w:rPr>
                <w:rFonts w:ascii="Calibri" w:hAnsi="Calibri"/>
                <w:sz w:val="18"/>
                <w:szCs w:val="18"/>
              </w:rPr>
              <w:t xml:space="preserve"> - Air distribution systems without </w:t>
            </w:r>
            <w:r>
              <w:rPr>
                <w:rFonts w:ascii="Calibri" w:hAnsi="Calibri"/>
                <w:sz w:val="18"/>
                <w:szCs w:val="18"/>
              </w:rPr>
              <w:t xml:space="preserve">forced air </w:t>
            </w:r>
            <w:r w:rsidRPr="00DB6E81">
              <w:rPr>
                <w:rFonts w:ascii="Calibri" w:hAnsi="Calibri"/>
                <w:sz w:val="18"/>
                <w:szCs w:val="18"/>
              </w:rPr>
              <w:t>ducts</w:t>
            </w:r>
            <w:r w:rsidRPr="00DB6E81" w:rsidDel="008838DC">
              <w:rPr>
                <w:rFonts w:ascii="Calibri" w:hAnsi="Calibri"/>
                <w:sz w:val="18"/>
                <w:szCs w:val="18"/>
              </w:rPr>
              <w:t xml:space="preserve"> </w:t>
            </w:r>
            <w:r>
              <w:rPr>
                <w:rFonts w:ascii="Calibri" w:hAnsi="Calibri"/>
                <w:sz w:val="18"/>
                <w:szCs w:val="18"/>
              </w:rPr>
              <w:t xml:space="preserve">, </w:t>
            </w:r>
            <w:r>
              <w:rPr>
                <w:rFonts w:asciiTheme="minorHAnsi" w:hAnsiTheme="minorHAnsi"/>
                <w:sz w:val="16"/>
                <w:szCs w:val="16"/>
              </w:rPr>
              <w:t xml:space="preserve"> </w:t>
            </w:r>
            <w:r w:rsidRPr="00AD1D84">
              <w:rPr>
                <w:rFonts w:ascii="Calibri" w:hAnsi="Calibri"/>
                <w:sz w:val="18"/>
                <w:szCs w:val="18"/>
              </w:rPr>
              <w:t>then display the section does not apply message</w:t>
            </w:r>
            <w:r>
              <w:rPr>
                <w:rFonts w:ascii="Calibri" w:hAnsi="Calibri"/>
                <w:sz w:val="18"/>
                <w:szCs w:val="18"/>
              </w:rPr>
              <w:t>; else</w:t>
            </w:r>
            <w:r w:rsidRPr="00392860">
              <w:rPr>
                <w:rFonts w:ascii="Calibri" w:hAnsi="Calibri"/>
                <w:sz w:val="18"/>
                <w:szCs w:val="18"/>
              </w:rPr>
              <w:t xml:space="preserve"> require one row of data in this table </w:t>
            </w:r>
            <w:r>
              <w:rPr>
                <w:rFonts w:ascii="Calibri" w:hAnsi="Calibri"/>
                <w:sz w:val="18"/>
                <w:szCs w:val="18"/>
              </w:rPr>
              <w:t xml:space="preserve">for each of the SC Systems listed in Section C that have a value in C07 = one of the Duct Location types:  </w:t>
            </w:r>
            <w:proofErr w:type="spellStart"/>
            <w:r w:rsidRPr="00DB6E81">
              <w:rPr>
                <w:rFonts w:ascii="Calibri" w:hAnsi="Calibri"/>
                <w:sz w:val="18"/>
                <w:szCs w:val="18"/>
              </w:rPr>
              <w:t>DuctsAttic</w:t>
            </w:r>
            <w:proofErr w:type="spellEnd"/>
            <w:r w:rsidRPr="00DB6E81">
              <w:rPr>
                <w:rFonts w:ascii="Calibri" w:hAnsi="Calibri"/>
                <w:sz w:val="18"/>
                <w:szCs w:val="18"/>
              </w:rPr>
              <w:t xml:space="preserve">; </w:t>
            </w:r>
            <w:proofErr w:type="spellStart"/>
            <w:r w:rsidRPr="00DB6E81">
              <w:rPr>
                <w:rFonts w:ascii="Calibri" w:hAnsi="Calibri"/>
                <w:sz w:val="18"/>
                <w:szCs w:val="18"/>
              </w:rPr>
              <w:t>DuctsCrawl</w:t>
            </w:r>
            <w:proofErr w:type="spellEnd"/>
            <w:r w:rsidRPr="00DB6E81">
              <w:rPr>
                <w:rFonts w:ascii="Calibri" w:hAnsi="Calibri"/>
                <w:sz w:val="18"/>
                <w:szCs w:val="18"/>
              </w:rPr>
              <w:t xml:space="preserve">; </w:t>
            </w:r>
            <w:proofErr w:type="spellStart"/>
            <w:r w:rsidRPr="00DB6E81">
              <w:rPr>
                <w:rFonts w:ascii="Calibri" w:hAnsi="Calibri"/>
                <w:sz w:val="18"/>
                <w:szCs w:val="18"/>
              </w:rPr>
              <w:t>DuctsGarage</w:t>
            </w:r>
            <w:proofErr w:type="spellEnd"/>
            <w:r w:rsidRPr="00DB6E81">
              <w:rPr>
                <w:rFonts w:ascii="Calibri" w:hAnsi="Calibri"/>
                <w:sz w:val="18"/>
                <w:szCs w:val="18"/>
              </w:rPr>
              <w:t xml:space="preserve">; DuctsInEx12; </w:t>
            </w:r>
            <w:proofErr w:type="spellStart"/>
            <w:r w:rsidRPr="00DB6E81">
              <w:rPr>
                <w:rFonts w:ascii="Calibri" w:hAnsi="Calibri"/>
                <w:sz w:val="18"/>
                <w:szCs w:val="18"/>
              </w:rPr>
              <w:t>DuctsInAll</w:t>
            </w:r>
            <w:proofErr w:type="spellEnd"/>
            <w:r w:rsidRPr="00DB6E81">
              <w:rPr>
                <w:rFonts w:ascii="Calibri" w:hAnsi="Calibri"/>
                <w:sz w:val="18"/>
                <w:szCs w:val="18"/>
              </w:rPr>
              <w:t xml:space="preserve">; </w:t>
            </w:r>
            <w:proofErr w:type="spellStart"/>
            <w:r w:rsidRPr="00DB6E81">
              <w:rPr>
                <w:rFonts w:ascii="Calibri" w:hAnsi="Calibri"/>
                <w:sz w:val="18"/>
                <w:szCs w:val="18"/>
              </w:rPr>
              <w:t>DuctsOutdoor</w:t>
            </w:r>
            <w:proofErr w:type="spellEnd"/>
            <w:r w:rsidRPr="00DB6E81">
              <w:rPr>
                <w:rFonts w:ascii="Calibri" w:hAnsi="Calibri"/>
                <w:sz w:val="18"/>
                <w:szCs w:val="18"/>
              </w:rPr>
              <w:t xml:space="preserve">; </w:t>
            </w:r>
            <w:proofErr w:type="spellStart"/>
            <w:r>
              <w:rPr>
                <w:rFonts w:ascii="Calibri" w:hAnsi="Calibri"/>
                <w:sz w:val="18"/>
                <w:szCs w:val="18"/>
              </w:rPr>
              <w:t>DuctsMultiplPL</w:t>
            </w:r>
            <w:proofErr w:type="spellEnd"/>
            <w:r>
              <w:rPr>
                <w:rFonts w:ascii="Calibri" w:hAnsi="Calibri"/>
                <w:sz w:val="18"/>
                <w:szCs w:val="18"/>
              </w:rPr>
              <w:t>&gt;&gt;</w:t>
            </w:r>
            <w:r w:rsidDel="00DB6E81">
              <w:rPr>
                <w:rFonts w:ascii="Calibri" w:hAnsi="Calibri"/>
                <w:sz w:val="18"/>
                <w:szCs w:val="18"/>
              </w:rPr>
              <w:t xml:space="preserve"> </w:t>
            </w:r>
          </w:p>
        </w:tc>
      </w:tr>
      <w:tr w:rsidR="002F0741" w:rsidRPr="00295655" w14:paraId="26FCBF40" w14:textId="3E43573D" w:rsidTr="003741D6">
        <w:trPr>
          <w:cantSplit/>
          <w:trHeight w:val="136"/>
        </w:trPr>
        <w:tc>
          <w:tcPr>
            <w:tcW w:w="1327" w:type="dxa"/>
            <w:vAlign w:val="bottom"/>
          </w:tcPr>
          <w:p w14:paraId="26FCBF36" w14:textId="77777777" w:rsidR="002F0741" w:rsidRPr="00295655" w:rsidRDefault="002F0741" w:rsidP="00196676">
            <w:pPr>
              <w:keepNext/>
              <w:jc w:val="center"/>
              <w:rPr>
                <w:rFonts w:ascii="Calibri" w:hAnsi="Calibri"/>
                <w:sz w:val="18"/>
                <w:szCs w:val="18"/>
              </w:rPr>
            </w:pPr>
            <w:r w:rsidRPr="00295655">
              <w:rPr>
                <w:rFonts w:ascii="Calibri" w:hAnsi="Calibri"/>
                <w:sz w:val="18"/>
                <w:szCs w:val="18"/>
              </w:rPr>
              <w:t>01</w:t>
            </w:r>
          </w:p>
        </w:tc>
        <w:tc>
          <w:tcPr>
            <w:tcW w:w="1329" w:type="dxa"/>
            <w:vAlign w:val="bottom"/>
          </w:tcPr>
          <w:p w14:paraId="26FCBF37" w14:textId="77777777" w:rsidR="002F0741" w:rsidRPr="00295655" w:rsidRDefault="002F0741" w:rsidP="00196676">
            <w:pPr>
              <w:keepNext/>
              <w:jc w:val="center"/>
              <w:rPr>
                <w:rFonts w:ascii="Calibri" w:hAnsi="Calibri"/>
                <w:sz w:val="18"/>
                <w:szCs w:val="18"/>
              </w:rPr>
            </w:pPr>
            <w:r w:rsidRPr="00295655">
              <w:rPr>
                <w:rFonts w:ascii="Calibri" w:hAnsi="Calibri"/>
                <w:sz w:val="18"/>
                <w:szCs w:val="18"/>
              </w:rPr>
              <w:t>02</w:t>
            </w:r>
          </w:p>
        </w:tc>
        <w:tc>
          <w:tcPr>
            <w:tcW w:w="1329" w:type="dxa"/>
            <w:vAlign w:val="bottom"/>
          </w:tcPr>
          <w:p w14:paraId="26FCBF38" w14:textId="77777777" w:rsidR="002F0741" w:rsidRPr="00295655" w:rsidRDefault="002F0741" w:rsidP="00196676">
            <w:pPr>
              <w:keepNext/>
              <w:jc w:val="center"/>
              <w:rPr>
                <w:rFonts w:ascii="Calibri" w:hAnsi="Calibri"/>
                <w:sz w:val="18"/>
                <w:szCs w:val="18"/>
              </w:rPr>
            </w:pPr>
            <w:r w:rsidRPr="00295655">
              <w:rPr>
                <w:rFonts w:ascii="Calibri" w:hAnsi="Calibri"/>
                <w:sz w:val="18"/>
                <w:szCs w:val="18"/>
              </w:rPr>
              <w:t>03</w:t>
            </w:r>
          </w:p>
        </w:tc>
        <w:tc>
          <w:tcPr>
            <w:tcW w:w="1329" w:type="dxa"/>
            <w:vAlign w:val="bottom"/>
          </w:tcPr>
          <w:p w14:paraId="26FCBF39" w14:textId="77777777" w:rsidR="002F0741" w:rsidRPr="00295655" w:rsidRDefault="002F0741" w:rsidP="00196676">
            <w:pPr>
              <w:keepNext/>
              <w:jc w:val="center"/>
              <w:rPr>
                <w:rFonts w:ascii="Calibri" w:hAnsi="Calibri"/>
                <w:sz w:val="18"/>
                <w:szCs w:val="18"/>
              </w:rPr>
            </w:pPr>
            <w:r w:rsidRPr="00295655">
              <w:rPr>
                <w:rFonts w:ascii="Calibri" w:hAnsi="Calibri"/>
                <w:sz w:val="18"/>
                <w:szCs w:val="18"/>
              </w:rPr>
              <w:t>04</w:t>
            </w:r>
          </w:p>
        </w:tc>
        <w:tc>
          <w:tcPr>
            <w:tcW w:w="1329" w:type="dxa"/>
            <w:vAlign w:val="bottom"/>
          </w:tcPr>
          <w:p w14:paraId="26FCBF3A" w14:textId="77777777" w:rsidR="002F0741" w:rsidRPr="00295655" w:rsidRDefault="002F0741" w:rsidP="00196676">
            <w:pPr>
              <w:keepNext/>
              <w:jc w:val="center"/>
              <w:rPr>
                <w:rFonts w:ascii="Calibri" w:hAnsi="Calibri"/>
                <w:sz w:val="18"/>
                <w:szCs w:val="18"/>
              </w:rPr>
            </w:pPr>
            <w:r w:rsidRPr="00295655">
              <w:rPr>
                <w:rFonts w:ascii="Calibri" w:hAnsi="Calibri"/>
                <w:sz w:val="18"/>
                <w:szCs w:val="18"/>
              </w:rPr>
              <w:t>05</w:t>
            </w:r>
          </w:p>
        </w:tc>
        <w:tc>
          <w:tcPr>
            <w:tcW w:w="1328" w:type="dxa"/>
            <w:vAlign w:val="bottom"/>
          </w:tcPr>
          <w:p w14:paraId="26FCBF3B" w14:textId="77777777" w:rsidR="002F0741" w:rsidRPr="00295655" w:rsidRDefault="002F0741" w:rsidP="00196676">
            <w:pPr>
              <w:keepNext/>
              <w:jc w:val="center"/>
              <w:rPr>
                <w:rFonts w:ascii="Calibri" w:hAnsi="Calibri"/>
                <w:sz w:val="18"/>
                <w:szCs w:val="18"/>
              </w:rPr>
            </w:pPr>
            <w:r w:rsidRPr="00295655">
              <w:rPr>
                <w:rFonts w:ascii="Calibri" w:hAnsi="Calibri"/>
                <w:sz w:val="18"/>
                <w:szCs w:val="18"/>
              </w:rPr>
              <w:t>06</w:t>
            </w:r>
          </w:p>
        </w:tc>
        <w:tc>
          <w:tcPr>
            <w:tcW w:w="1227" w:type="dxa"/>
            <w:vAlign w:val="bottom"/>
          </w:tcPr>
          <w:p w14:paraId="26FCBF3C" w14:textId="77777777" w:rsidR="002F0741" w:rsidRPr="00295655" w:rsidRDefault="002F0741" w:rsidP="00196676">
            <w:pPr>
              <w:keepNext/>
              <w:jc w:val="center"/>
              <w:rPr>
                <w:rFonts w:ascii="Calibri" w:hAnsi="Calibri"/>
                <w:sz w:val="18"/>
                <w:szCs w:val="18"/>
              </w:rPr>
            </w:pPr>
            <w:r w:rsidRPr="00295655">
              <w:rPr>
                <w:rFonts w:ascii="Calibri" w:hAnsi="Calibri"/>
                <w:sz w:val="18"/>
                <w:szCs w:val="18"/>
              </w:rPr>
              <w:t>07</w:t>
            </w:r>
          </w:p>
        </w:tc>
        <w:tc>
          <w:tcPr>
            <w:tcW w:w="1980" w:type="dxa"/>
            <w:vAlign w:val="bottom"/>
          </w:tcPr>
          <w:p w14:paraId="26FCBF3D" w14:textId="77777777" w:rsidR="002F0741" w:rsidRPr="00295655" w:rsidRDefault="002F0741" w:rsidP="00196676">
            <w:pPr>
              <w:keepNext/>
              <w:jc w:val="center"/>
              <w:rPr>
                <w:rFonts w:ascii="Calibri" w:hAnsi="Calibri"/>
                <w:sz w:val="18"/>
                <w:szCs w:val="18"/>
              </w:rPr>
            </w:pPr>
            <w:r w:rsidRPr="00295655">
              <w:rPr>
                <w:rFonts w:ascii="Calibri" w:hAnsi="Calibri"/>
                <w:sz w:val="18"/>
                <w:szCs w:val="18"/>
              </w:rPr>
              <w:t>08</w:t>
            </w:r>
          </w:p>
        </w:tc>
        <w:tc>
          <w:tcPr>
            <w:tcW w:w="1080" w:type="dxa"/>
            <w:vAlign w:val="bottom"/>
          </w:tcPr>
          <w:p w14:paraId="26FCBF3E" w14:textId="77777777" w:rsidR="002F0741" w:rsidRPr="00295655" w:rsidRDefault="002F0741" w:rsidP="00196676">
            <w:pPr>
              <w:keepNext/>
              <w:jc w:val="center"/>
              <w:rPr>
                <w:rFonts w:ascii="Calibri" w:hAnsi="Calibri"/>
                <w:sz w:val="18"/>
                <w:szCs w:val="18"/>
              </w:rPr>
            </w:pPr>
            <w:r>
              <w:rPr>
                <w:rFonts w:ascii="Calibri" w:hAnsi="Calibri"/>
                <w:sz w:val="18"/>
                <w:szCs w:val="18"/>
              </w:rPr>
              <w:t>09</w:t>
            </w:r>
          </w:p>
        </w:tc>
        <w:tc>
          <w:tcPr>
            <w:tcW w:w="1170" w:type="dxa"/>
            <w:vAlign w:val="bottom"/>
          </w:tcPr>
          <w:p w14:paraId="26FCBF3F" w14:textId="77777777" w:rsidR="002F0741" w:rsidRPr="00295655" w:rsidRDefault="002F0741" w:rsidP="00196676">
            <w:pPr>
              <w:keepNext/>
              <w:jc w:val="center"/>
              <w:rPr>
                <w:rFonts w:ascii="Calibri" w:hAnsi="Calibri"/>
                <w:sz w:val="18"/>
                <w:szCs w:val="18"/>
              </w:rPr>
            </w:pPr>
            <w:r>
              <w:rPr>
                <w:rFonts w:ascii="Calibri" w:hAnsi="Calibri"/>
                <w:sz w:val="18"/>
                <w:szCs w:val="18"/>
              </w:rPr>
              <w:t>10</w:t>
            </w:r>
          </w:p>
        </w:tc>
        <w:tc>
          <w:tcPr>
            <w:tcW w:w="1188" w:type="dxa"/>
          </w:tcPr>
          <w:p w14:paraId="38769D6C" w14:textId="374EFA68" w:rsidR="002F0741" w:rsidRDefault="002F0741" w:rsidP="00196676">
            <w:pPr>
              <w:keepNext/>
              <w:jc w:val="center"/>
              <w:rPr>
                <w:rFonts w:ascii="Calibri" w:hAnsi="Calibri"/>
                <w:sz w:val="18"/>
                <w:szCs w:val="18"/>
              </w:rPr>
            </w:pPr>
            <w:r>
              <w:rPr>
                <w:rFonts w:ascii="Calibri" w:hAnsi="Calibri"/>
                <w:sz w:val="18"/>
                <w:szCs w:val="18"/>
              </w:rPr>
              <w:t>11</w:t>
            </w:r>
          </w:p>
        </w:tc>
      </w:tr>
      <w:tr w:rsidR="002F0741" w:rsidRPr="001139B2" w14:paraId="26FCBF4D" w14:textId="3981FF0B" w:rsidTr="003741D6">
        <w:trPr>
          <w:cantSplit/>
          <w:trHeight w:val="584"/>
        </w:trPr>
        <w:tc>
          <w:tcPr>
            <w:tcW w:w="1327" w:type="dxa"/>
            <w:vAlign w:val="bottom"/>
          </w:tcPr>
          <w:p w14:paraId="26FCBF41"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SC System Identification or Name</w:t>
            </w:r>
          </w:p>
        </w:tc>
        <w:tc>
          <w:tcPr>
            <w:tcW w:w="1329" w:type="dxa"/>
            <w:vAlign w:val="bottom"/>
          </w:tcPr>
          <w:p w14:paraId="26FCBF42"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SC System Location or Area Served</w:t>
            </w:r>
          </w:p>
        </w:tc>
        <w:tc>
          <w:tcPr>
            <w:tcW w:w="1329" w:type="dxa"/>
            <w:vAlign w:val="bottom"/>
          </w:tcPr>
          <w:p w14:paraId="26FCBF43"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Supply Duct Location</w:t>
            </w:r>
          </w:p>
        </w:tc>
        <w:tc>
          <w:tcPr>
            <w:tcW w:w="1329" w:type="dxa"/>
            <w:vAlign w:val="bottom"/>
          </w:tcPr>
          <w:p w14:paraId="26FCBF44" w14:textId="77777777" w:rsidR="002F0741" w:rsidRDefault="002F0741" w:rsidP="00196676">
            <w:pPr>
              <w:keepNext/>
              <w:jc w:val="center"/>
              <w:rPr>
                <w:rFonts w:ascii="Calibri" w:hAnsi="Calibri"/>
                <w:sz w:val="18"/>
                <w:szCs w:val="18"/>
              </w:rPr>
            </w:pPr>
            <w:r w:rsidRPr="001139B2">
              <w:rPr>
                <w:rFonts w:ascii="Calibri" w:hAnsi="Calibri"/>
                <w:sz w:val="18"/>
                <w:szCs w:val="18"/>
              </w:rPr>
              <w:t xml:space="preserve">Supply Duct </w:t>
            </w:r>
          </w:p>
          <w:p w14:paraId="26FCBF45"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R-Value</w:t>
            </w:r>
          </w:p>
        </w:tc>
        <w:tc>
          <w:tcPr>
            <w:tcW w:w="1329" w:type="dxa"/>
            <w:vAlign w:val="bottom"/>
          </w:tcPr>
          <w:p w14:paraId="26FCBF46"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Return Duct Location</w:t>
            </w:r>
          </w:p>
        </w:tc>
        <w:tc>
          <w:tcPr>
            <w:tcW w:w="1328" w:type="dxa"/>
            <w:vAlign w:val="bottom"/>
          </w:tcPr>
          <w:p w14:paraId="26FCBF47" w14:textId="77777777" w:rsidR="002F0741" w:rsidRDefault="002F0741" w:rsidP="00196676">
            <w:pPr>
              <w:keepNext/>
              <w:jc w:val="center"/>
              <w:rPr>
                <w:rFonts w:ascii="Calibri" w:hAnsi="Calibri"/>
                <w:sz w:val="18"/>
                <w:szCs w:val="18"/>
              </w:rPr>
            </w:pPr>
            <w:r w:rsidRPr="001139B2">
              <w:rPr>
                <w:rFonts w:ascii="Calibri" w:hAnsi="Calibri"/>
                <w:sz w:val="18"/>
                <w:szCs w:val="18"/>
              </w:rPr>
              <w:t xml:space="preserve">Return Duct </w:t>
            </w:r>
          </w:p>
          <w:p w14:paraId="26FCBF48"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R-Value</w:t>
            </w:r>
          </w:p>
        </w:tc>
        <w:tc>
          <w:tcPr>
            <w:tcW w:w="1227" w:type="dxa"/>
            <w:vAlign w:val="bottom"/>
          </w:tcPr>
          <w:p w14:paraId="018CA409" w14:textId="77777777" w:rsidR="00A47825" w:rsidRDefault="002F0741" w:rsidP="00196676">
            <w:pPr>
              <w:keepNext/>
              <w:jc w:val="center"/>
              <w:rPr>
                <w:rFonts w:ascii="Calibri" w:hAnsi="Calibri"/>
                <w:sz w:val="18"/>
                <w:szCs w:val="18"/>
              </w:rPr>
            </w:pPr>
            <w:r w:rsidRPr="001139B2">
              <w:rPr>
                <w:rFonts w:ascii="Calibri" w:hAnsi="Calibri"/>
                <w:sz w:val="18"/>
                <w:szCs w:val="18"/>
              </w:rPr>
              <w:t xml:space="preserve">Exemption from </w:t>
            </w:r>
            <w:r>
              <w:rPr>
                <w:rFonts w:ascii="Calibri" w:hAnsi="Calibri"/>
                <w:sz w:val="18"/>
                <w:szCs w:val="18"/>
              </w:rPr>
              <w:t>Min</w:t>
            </w:r>
            <w:r w:rsidRPr="001139B2">
              <w:rPr>
                <w:rFonts w:ascii="Calibri" w:hAnsi="Calibri"/>
                <w:sz w:val="18"/>
                <w:szCs w:val="18"/>
              </w:rPr>
              <w:t xml:space="preserve"> </w:t>
            </w:r>
          </w:p>
          <w:p w14:paraId="26FCBF49" w14:textId="0B7D925D" w:rsidR="002F0741" w:rsidRPr="001139B2" w:rsidRDefault="002F0741" w:rsidP="00196676">
            <w:pPr>
              <w:keepNext/>
              <w:jc w:val="center"/>
              <w:rPr>
                <w:rFonts w:ascii="Calibri" w:hAnsi="Calibri"/>
                <w:sz w:val="18"/>
                <w:szCs w:val="18"/>
              </w:rPr>
            </w:pPr>
            <w:r w:rsidRPr="001139B2">
              <w:rPr>
                <w:rFonts w:ascii="Calibri" w:hAnsi="Calibri"/>
                <w:sz w:val="18"/>
                <w:szCs w:val="18"/>
              </w:rPr>
              <w:t>R-Value for Ducts In Conditioned Space</w:t>
            </w:r>
          </w:p>
        </w:tc>
        <w:tc>
          <w:tcPr>
            <w:tcW w:w="1980" w:type="dxa"/>
            <w:vAlign w:val="bottom"/>
          </w:tcPr>
          <w:p w14:paraId="26FCBF4A"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 xml:space="preserve">Method of compliance with duct and filter grille sizing </w:t>
            </w:r>
            <w:proofErr w:type="spellStart"/>
            <w:r w:rsidRPr="001139B2">
              <w:rPr>
                <w:rFonts w:ascii="Calibri" w:hAnsi="Calibri"/>
                <w:sz w:val="18"/>
                <w:szCs w:val="18"/>
              </w:rPr>
              <w:t>Req's</w:t>
            </w:r>
            <w:proofErr w:type="spellEnd"/>
            <w:r w:rsidRPr="001139B2">
              <w:rPr>
                <w:rFonts w:ascii="Calibri" w:hAnsi="Calibri"/>
                <w:sz w:val="18"/>
                <w:szCs w:val="18"/>
              </w:rPr>
              <w:t xml:space="preserve"> in 150.0(m)13</w:t>
            </w:r>
          </w:p>
        </w:tc>
        <w:tc>
          <w:tcPr>
            <w:tcW w:w="1080" w:type="dxa"/>
            <w:vAlign w:val="bottom"/>
          </w:tcPr>
          <w:p w14:paraId="26FCBF4B"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Bypass Duct Status</w:t>
            </w:r>
          </w:p>
        </w:tc>
        <w:tc>
          <w:tcPr>
            <w:tcW w:w="1170" w:type="dxa"/>
            <w:vAlign w:val="bottom"/>
          </w:tcPr>
          <w:p w14:paraId="26FCBF4C" w14:textId="77777777" w:rsidR="002F0741" w:rsidRPr="001139B2" w:rsidRDefault="002F0741" w:rsidP="00196676">
            <w:pPr>
              <w:keepNext/>
              <w:jc w:val="center"/>
              <w:rPr>
                <w:rFonts w:ascii="Calibri" w:hAnsi="Calibri"/>
                <w:sz w:val="18"/>
                <w:szCs w:val="18"/>
              </w:rPr>
            </w:pPr>
            <w:r w:rsidRPr="001139B2">
              <w:rPr>
                <w:rFonts w:ascii="Calibri" w:hAnsi="Calibri"/>
                <w:sz w:val="18"/>
                <w:szCs w:val="18"/>
              </w:rPr>
              <w:t>Number of Air Filter Devices on System</w:t>
            </w:r>
          </w:p>
        </w:tc>
        <w:tc>
          <w:tcPr>
            <w:tcW w:w="1188" w:type="dxa"/>
            <w:vAlign w:val="bottom"/>
          </w:tcPr>
          <w:p w14:paraId="4B22156C" w14:textId="6BE94883" w:rsidR="002F0741" w:rsidRPr="001139B2" w:rsidRDefault="002F0741" w:rsidP="002F0741">
            <w:pPr>
              <w:keepNext/>
              <w:jc w:val="center"/>
              <w:rPr>
                <w:rFonts w:ascii="Calibri" w:hAnsi="Calibri"/>
                <w:sz w:val="18"/>
                <w:szCs w:val="18"/>
              </w:rPr>
            </w:pPr>
            <w:r>
              <w:rPr>
                <w:rFonts w:ascii="Calibri" w:hAnsi="Calibri"/>
                <w:sz w:val="18"/>
                <w:szCs w:val="18"/>
              </w:rPr>
              <w:t>Can RA3.3 Airflow Protocols be used to test this System?</w:t>
            </w:r>
          </w:p>
        </w:tc>
      </w:tr>
      <w:tr w:rsidR="002F0741" w:rsidRPr="0065068B" w14:paraId="26FCBF8C" w14:textId="759CB48F" w:rsidTr="003741D6">
        <w:trPr>
          <w:cantSplit/>
          <w:trHeight w:val="401"/>
        </w:trPr>
        <w:tc>
          <w:tcPr>
            <w:tcW w:w="1327" w:type="dxa"/>
          </w:tcPr>
          <w:p w14:paraId="26FCBF4E" w14:textId="77777777" w:rsidR="002F0741" w:rsidRPr="0065068B" w:rsidRDefault="002F0741" w:rsidP="006222B5">
            <w:pPr>
              <w:keepNext/>
              <w:rPr>
                <w:rFonts w:ascii="Calibri" w:hAnsi="Calibri"/>
                <w:sz w:val="14"/>
                <w:szCs w:val="14"/>
              </w:rPr>
            </w:pPr>
            <w:r w:rsidRPr="0065068B">
              <w:rPr>
                <w:rFonts w:ascii="Calibri" w:hAnsi="Calibri"/>
                <w:sz w:val="14"/>
                <w:szCs w:val="14"/>
              </w:rPr>
              <w:t xml:space="preserve">&lt;&lt;auto filled  </w:t>
            </w:r>
            <w:r>
              <w:rPr>
                <w:rFonts w:ascii="Calibri" w:hAnsi="Calibri"/>
                <w:sz w:val="14"/>
                <w:szCs w:val="14"/>
              </w:rPr>
              <w:t>C</w:t>
            </w:r>
            <w:r w:rsidRPr="0065068B">
              <w:rPr>
                <w:rFonts w:ascii="Calibri" w:hAnsi="Calibri"/>
                <w:sz w:val="14"/>
                <w:szCs w:val="14"/>
              </w:rPr>
              <w:t>01&gt;&gt;</w:t>
            </w:r>
          </w:p>
        </w:tc>
        <w:tc>
          <w:tcPr>
            <w:tcW w:w="1329" w:type="dxa"/>
          </w:tcPr>
          <w:p w14:paraId="26FCBF4F" w14:textId="77777777" w:rsidR="002F0741" w:rsidRPr="0065068B" w:rsidRDefault="002F0741" w:rsidP="006222B5">
            <w:pPr>
              <w:keepNext/>
              <w:rPr>
                <w:rFonts w:ascii="Calibri" w:hAnsi="Calibri"/>
                <w:sz w:val="14"/>
                <w:szCs w:val="14"/>
              </w:rPr>
            </w:pPr>
            <w:r w:rsidRPr="0065068B">
              <w:rPr>
                <w:rFonts w:ascii="Calibri" w:hAnsi="Calibri"/>
                <w:sz w:val="14"/>
                <w:szCs w:val="14"/>
              </w:rPr>
              <w:t xml:space="preserve">&lt;&lt;auto filled from </w:t>
            </w:r>
            <w:r>
              <w:rPr>
                <w:rFonts w:ascii="Calibri" w:hAnsi="Calibri"/>
                <w:sz w:val="14"/>
                <w:szCs w:val="14"/>
              </w:rPr>
              <w:t>C</w:t>
            </w:r>
            <w:r w:rsidRPr="0065068B">
              <w:rPr>
                <w:rFonts w:ascii="Calibri" w:hAnsi="Calibri"/>
                <w:sz w:val="14"/>
                <w:szCs w:val="14"/>
              </w:rPr>
              <w:t xml:space="preserve">02&gt;&gt; </w:t>
            </w:r>
          </w:p>
        </w:tc>
        <w:tc>
          <w:tcPr>
            <w:tcW w:w="1329" w:type="dxa"/>
          </w:tcPr>
          <w:p w14:paraId="26FCBF50" w14:textId="77777777" w:rsidR="002F0741" w:rsidRPr="001C3D31" w:rsidRDefault="002F0741" w:rsidP="006222B5">
            <w:pPr>
              <w:pStyle w:val="PlainText"/>
              <w:rPr>
                <w:rFonts w:asciiTheme="minorHAnsi" w:hAnsiTheme="minorHAnsi" w:cs="Courier New"/>
                <w:sz w:val="12"/>
                <w:szCs w:val="12"/>
              </w:rPr>
            </w:pPr>
            <w:r w:rsidRPr="001C3D31">
              <w:rPr>
                <w:rFonts w:asciiTheme="minorHAnsi" w:hAnsiTheme="minorHAnsi" w:cs="Courier New"/>
                <w:sz w:val="12"/>
                <w:szCs w:val="12"/>
              </w:rPr>
              <w:t xml:space="preserve">&lt;&lt;reference value from </w:t>
            </w:r>
            <w:r>
              <w:rPr>
                <w:rFonts w:asciiTheme="minorHAnsi" w:hAnsiTheme="minorHAnsi" w:cs="Courier New"/>
                <w:sz w:val="12"/>
                <w:szCs w:val="12"/>
              </w:rPr>
              <w:t>C</w:t>
            </w:r>
            <w:r w:rsidRPr="001C3D31">
              <w:rPr>
                <w:rFonts w:asciiTheme="minorHAnsi" w:hAnsiTheme="minorHAnsi" w:cs="Courier New"/>
                <w:sz w:val="12"/>
                <w:szCs w:val="12"/>
              </w:rPr>
              <w:t xml:space="preserve">07 as default.  Allow user to overwrite </w:t>
            </w:r>
            <w:r>
              <w:rPr>
                <w:rFonts w:asciiTheme="minorHAnsi" w:hAnsiTheme="minorHAnsi" w:cs="Courier New"/>
                <w:sz w:val="12"/>
                <w:szCs w:val="12"/>
              </w:rPr>
              <w:t>and</w:t>
            </w:r>
            <w:r w:rsidRPr="001C3D31">
              <w:rPr>
                <w:rFonts w:asciiTheme="minorHAnsi" w:hAnsiTheme="minorHAnsi"/>
                <w:sz w:val="12"/>
                <w:szCs w:val="12"/>
              </w:rPr>
              <w:t xml:space="preserve"> </w:t>
            </w:r>
            <w:r w:rsidRPr="001C3D31">
              <w:rPr>
                <w:rFonts w:asciiTheme="minorHAnsi" w:hAnsiTheme="minorHAnsi" w:cs="Courier New"/>
                <w:sz w:val="12"/>
                <w:szCs w:val="12"/>
              </w:rPr>
              <w:t xml:space="preserve">pick one from list: </w:t>
            </w:r>
          </w:p>
          <w:p w14:paraId="26FCBF51"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DuctsAttic</w:t>
            </w:r>
            <w:proofErr w:type="spellEnd"/>
            <w:r w:rsidRPr="00CA2968">
              <w:rPr>
                <w:rFonts w:asciiTheme="minorHAnsi" w:hAnsiTheme="minorHAnsi" w:cs="Courier New"/>
                <w:sz w:val="12"/>
                <w:szCs w:val="12"/>
              </w:rPr>
              <w:t xml:space="preserve"> - Ducts located overhead in unconditioned attic</w:t>
            </w:r>
          </w:p>
          <w:p w14:paraId="26FCBF52"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DuctsCrawl</w:t>
            </w:r>
            <w:proofErr w:type="spellEnd"/>
            <w:r w:rsidRPr="00CA2968">
              <w:rPr>
                <w:rFonts w:asciiTheme="minorHAnsi" w:hAnsiTheme="minorHAnsi" w:cs="Courier New"/>
                <w:sz w:val="12"/>
                <w:szCs w:val="12"/>
              </w:rPr>
              <w:t xml:space="preserve"> - Ducts located underfloor in unconditioned crawl space</w:t>
            </w:r>
          </w:p>
          <w:p w14:paraId="26FCBF53"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DuctsGarage</w:t>
            </w:r>
            <w:proofErr w:type="spellEnd"/>
            <w:r w:rsidRPr="00CA2968">
              <w:rPr>
                <w:rFonts w:asciiTheme="minorHAnsi" w:hAnsiTheme="minorHAnsi" w:cs="Courier New"/>
                <w:sz w:val="12"/>
                <w:szCs w:val="12"/>
              </w:rPr>
              <w:t xml:space="preserve"> - Ducts located in an unconditioned garage</w:t>
            </w:r>
          </w:p>
          <w:p w14:paraId="26FCBF54"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*DuctsInEx12</w:t>
            </w:r>
            <w:r w:rsidRPr="00CA2968">
              <w:rPr>
                <w:rFonts w:asciiTheme="minorHAnsi" w:hAnsiTheme="minorHAnsi" w:cs="Courier New"/>
                <w:sz w:val="12"/>
                <w:szCs w:val="12"/>
              </w:rPr>
              <w:t xml:space="preserve"> - Ducts located within the conditioned space (except &lt; 12 lineal </w:t>
            </w:r>
            <w:proofErr w:type="spellStart"/>
            <w:r w:rsidRPr="00CA2968">
              <w:rPr>
                <w:rFonts w:asciiTheme="minorHAnsi" w:hAnsiTheme="minorHAnsi" w:cs="Courier New"/>
                <w:sz w:val="12"/>
                <w:szCs w:val="12"/>
              </w:rPr>
              <w:t>ft</w:t>
            </w:r>
            <w:proofErr w:type="spellEnd"/>
            <w:r w:rsidRPr="00CA2968">
              <w:rPr>
                <w:rFonts w:asciiTheme="minorHAnsi" w:hAnsiTheme="minorHAnsi" w:cs="Courier New"/>
                <w:sz w:val="12"/>
                <w:szCs w:val="12"/>
              </w:rPr>
              <w:t>)</w:t>
            </w:r>
          </w:p>
          <w:p w14:paraId="26FCBF55"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DuctsInAll</w:t>
            </w:r>
            <w:proofErr w:type="spellEnd"/>
            <w:r w:rsidRPr="00CA2968">
              <w:rPr>
                <w:rFonts w:asciiTheme="minorHAnsi" w:hAnsiTheme="minorHAnsi" w:cs="Courier New"/>
                <w:sz w:val="12"/>
                <w:szCs w:val="12"/>
              </w:rPr>
              <w:t xml:space="preserve"> - HVAC system(s) with all HVAC ducts located in conditioned space</w:t>
            </w:r>
          </w:p>
          <w:p w14:paraId="26FCBF56"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DuctsOutdoor</w:t>
            </w:r>
            <w:proofErr w:type="spellEnd"/>
            <w:r w:rsidRPr="00CA2968">
              <w:rPr>
                <w:rFonts w:asciiTheme="minorHAnsi" w:hAnsiTheme="minorHAnsi" w:cs="Courier New"/>
                <w:sz w:val="12"/>
                <w:szCs w:val="12"/>
              </w:rPr>
              <w:t xml:space="preserve"> - Ducts located in exposed outdoor locations</w:t>
            </w:r>
          </w:p>
          <w:p w14:paraId="26FCBF57" w14:textId="77777777" w:rsidR="002F0741" w:rsidRPr="00CA2968" w:rsidRDefault="002F0741" w:rsidP="006222B5">
            <w:pPr>
              <w:pStyle w:val="PlainText"/>
              <w:rPr>
                <w:rFonts w:asciiTheme="minorHAnsi" w:hAnsiTheme="minorHAnsi" w:cs="Courier New"/>
                <w:sz w:val="12"/>
                <w:szCs w:val="12"/>
              </w:rPr>
            </w:pPr>
            <w:r w:rsidRPr="008B68A6">
              <w:rPr>
                <w:rFonts w:asciiTheme="minorHAnsi" w:hAnsiTheme="minorHAnsi" w:cs="Courier New"/>
                <w:b/>
                <w:sz w:val="12"/>
                <w:szCs w:val="12"/>
              </w:rPr>
              <w:t>*</w:t>
            </w:r>
            <w:proofErr w:type="spellStart"/>
            <w:r w:rsidRPr="008B68A6">
              <w:rPr>
                <w:rFonts w:asciiTheme="minorHAnsi" w:hAnsiTheme="minorHAnsi" w:cs="Courier New"/>
                <w:b/>
                <w:sz w:val="12"/>
                <w:szCs w:val="12"/>
              </w:rPr>
              <w:t>DuctsMultiplPL</w:t>
            </w:r>
            <w:proofErr w:type="spellEnd"/>
            <w:r>
              <w:rPr>
                <w:rFonts w:asciiTheme="minorHAnsi" w:hAnsiTheme="minorHAnsi"/>
                <w:sz w:val="12"/>
                <w:szCs w:val="12"/>
              </w:rPr>
              <w:t xml:space="preserve"> - </w:t>
            </w:r>
            <w:r w:rsidRPr="00CA2968">
              <w:rPr>
                <w:rFonts w:asciiTheme="minorHAnsi" w:hAnsiTheme="minorHAnsi"/>
                <w:sz w:val="12"/>
                <w:szCs w:val="12"/>
              </w:rPr>
              <w:t>Ducts located in multiple places</w:t>
            </w:r>
          </w:p>
          <w:p w14:paraId="26FCBF58" w14:textId="77777777" w:rsidR="002F0741" w:rsidRPr="001C3D31" w:rsidRDefault="002F0741" w:rsidP="00196676">
            <w:pPr>
              <w:rPr>
                <w:rFonts w:asciiTheme="minorHAnsi" w:hAnsiTheme="minorHAnsi"/>
                <w:sz w:val="12"/>
                <w:szCs w:val="12"/>
              </w:rPr>
            </w:pPr>
          </w:p>
          <w:p w14:paraId="26FCBF59" w14:textId="77777777" w:rsidR="002F0741" w:rsidRPr="0065068B" w:rsidRDefault="002F0741" w:rsidP="00196676">
            <w:pPr>
              <w:keepNext/>
              <w:rPr>
                <w:rFonts w:ascii="Calibri" w:hAnsi="Calibri"/>
                <w:sz w:val="14"/>
                <w:szCs w:val="14"/>
              </w:rPr>
            </w:pPr>
            <w:r w:rsidRPr="001C3D31">
              <w:rPr>
                <w:rFonts w:asciiTheme="minorHAnsi" w:hAnsiTheme="minorHAnsi"/>
                <w:sz w:val="12"/>
                <w:szCs w:val="12"/>
              </w:rPr>
              <w:t xml:space="preserve">flag non-default values and report in project status notes field; a revised CF1R may be required </w:t>
            </w:r>
            <w:r w:rsidRPr="001C3D31">
              <w:rPr>
                <w:rFonts w:ascii="Calibri" w:hAnsi="Calibri"/>
                <w:sz w:val="12"/>
                <w:szCs w:val="12"/>
              </w:rPr>
              <w:t>&gt;&gt;</w:t>
            </w:r>
          </w:p>
        </w:tc>
        <w:tc>
          <w:tcPr>
            <w:tcW w:w="1329" w:type="dxa"/>
          </w:tcPr>
          <w:p w14:paraId="26FCBF5A"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&lt;&lt;user pick from list:</w:t>
            </w:r>
          </w:p>
          <w:p w14:paraId="26FCBF5E"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 xml:space="preserve">R-6, </w:t>
            </w:r>
          </w:p>
          <w:p w14:paraId="26FCBF5F"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 xml:space="preserve">R-8, </w:t>
            </w:r>
          </w:p>
          <w:p w14:paraId="26FCBF60"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 xml:space="preserve">R-10, </w:t>
            </w:r>
          </w:p>
          <w:p w14:paraId="26FCBF61"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 xml:space="preserve">R-12;  </w:t>
            </w:r>
          </w:p>
          <w:p w14:paraId="26FCBF62" w14:textId="1A5DC872" w:rsidR="002F0741" w:rsidRPr="0065068B" w:rsidRDefault="002F0741" w:rsidP="00183D83">
            <w:pPr>
              <w:keepNext/>
              <w:rPr>
                <w:rFonts w:ascii="Calibri" w:hAnsi="Calibri"/>
                <w:sz w:val="14"/>
                <w:szCs w:val="14"/>
              </w:rPr>
            </w:pPr>
            <w:r w:rsidRPr="0065068B">
              <w:rPr>
                <w:rFonts w:asciiTheme="minorHAnsi" w:hAnsiTheme="minorHAnsi"/>
                <w:sz w:val="14"/>
                <w:szCs w:val="14"/>
              </w:rPr>
              <w:t xml:space="preserve">check value: must be ≥ value in </w:t>
            </w:r>
            <w:r>
              <w:rPr>
                <w:rFonts w:asciiTheme="minorHAnsi" w:hAnsiTheme="minorHAnsi"/>
                <w:sz w:val="14"/>
                <w:szCs w:val="14"/>
              </w:rPr>
              <w:t>B</w:t>
            </w:r>
            <w:r w:rsidRPr="0065068B">
              <w:rPr>
                <w:rFonts w:asciiTheme="minorHAnsi" w:hAnsiTheme="minorHAnsi"/>
                <w:sz w:val="14"/>
                <w:szCs w:val="14"/>
              </w:rPr>
              <w:t>10 &gt;&gt;</w:t>
            </w:r>
          </w:p>
        </w:tc>
        <w:tc>
          <w:tcPr>
            <w:tcW w:w="1329" w:type="dxa"/>
          </w:tcPr>
          <w:p w14:paraId="26FCBF63" w14:textId="77777777" w:rsidR="002F0741" w:rsidRPr="001C3D31" w:rsidRDefault="002F0741" w:rsidP="006222B5">
            <w:pPr>
              <w:pStyle w:val="PlainText"/>
              <w:rPr>
                <w:rFonts w:asciiTheme="minorHAnsi" w:hAnsiTheme="minorHAnsi" w:cs="Courier New"/>
                <w:sz w:val="12"/>
                <w:szCs w:val="12"/>
              </w:rPr>
            </w:pPr>
            <w:r w:rsidRPr="001C3D31">
              <w:rPr>
                <w:rFonts w:asciiTheme="minorHAnsi" w:hAnsiTheme="minorHAnsi" w:cs="Courier New"/>
                <w:sz w:val="12"/>
                <w:szCs w:val="12"/>
              </w:rPr>
              <w:t xml:space="preserve">&lt;&lt;reference value from </w:t>
            </w:r>
            <w:r>
              <w:rPr>
                <w:rFonts w:asciiTheme="minorHAnsi" w:hAnsiTheme="minorHAnsi" w:cs="Courier New"/>
                <w:sz w:val="12"/>
                <w:szCs w:val="12"/>
              </w:rPr>
              <w:t>C</w:t>
            </w:r>
            <w:r w:rsidRPr="001C3D31">
              <w:rPr>
                <w:rFonts w:asciiTheme="minorHAnsi" w:hAnsiTheme="minorHAnsi" w:cs="Courier New"/>
                <w:sz w:val="12"/>
                <w:szCs w:val="12"/>
              </w:rPr>
              <w:t xml:space="preserve">07 as default.  Allow user to overwrite </w:t>
            </w:r>
            <w:r>
              <w:rPr>
                <w:rFonts w:asciiTheme="minorHAnsi" w:hAnsiTheme="minorHAnsi" w:cs="Courier New"/>
                <w:sz w:val="12"/>
                <w:szCs w:val="12"/>
              </w:rPr>
              <w:t>and</w:t>
            </w:r>
            <w:r w:rsidRPr="001C3D31">
              <w:rPr>
                <w:rFonts w:asciiTheme="minorHAnsi" w:hAnsiTheme="minorHAnsi"/>
                <w:sz w:val="12"/>
                <w:szCs w:val="12"/>
              </w:rPr>
              <w:t xml:space="preserve"> </w:t>
            </w:r>
            <w:r w:rsidRPr="001C3D31">
              <w:rPr>
                <w:rFonts w:asciiTheme="minorHAnsi" w:hAnsiTheme="minorHAnsi" w:cs="Courier New"/>
                <w:sz w:val="12"/>
                <w:szCs w:val="12"/>
              </w:rPr>
              <w:t xml:space="preserve">pick one from list: </w:t>
            </w:r>
          </w:p>
          <w:p w14:paraId="26FCBF64"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DuctsAttic</w:t>
            </w:r>
            <w:proofErr w:type="spellEnd"/>
            <w:r w:rsidRPr="00CA2968">
              <w:rPr>
                <w:rFonts w:asciiTheme="minorHAnsi" w:hAnsiTheme="minorHAnsi" w:cs="Courier New"/>
                <w:sz w:val="12"/>
                <w:szCs w:val="12"/>
              </w:rPr>
              <w:t xml:space="preserve"> - Ducts located overhead in unconditioned attic</w:t>
            </w:r>
          </w:p>
          <w:p w14:paraId="26FCBF65"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DuctsCrawl</w:t>
            </w:r>
            <w:proofErr w:type="spellEnd"/>
            <w:r w:rsidRPr="00CA2968">
              <w:rPr>
                <w:rFonts w:asciiTheme="minorHAnsi" w:hAnsiTheme="minorHAnsi" w:cs="Courier New"/>
                <w:sz w:val="12"/>
                <w:szCs w:val="12"/>
              </w:rPr>
              <w:t xml:space="preserve"> - Ducts located underfloor in unconditioned crawl space</w:t>
            </w:r>
          </w:p>
          <w:p w14:paraId="26FCBF66"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DuctsGarage</w:t>
            </w:r>
            <w:proofErr w:type="spellEnd"/>
            <w:r w:rsidRPr="00CA2968">
              <w:rPr>
                <w:rFonts w:asciiTheme="minorHAnsi" w:hAnsiTheme="minorHAnsi" w:cs="Courier New"/>
                <w:sz w:val="12"/>
                <w:szCs w:val="12"/>
              </w:rPr>
              <w:t xml:space="preserve"> - Ducts located in an unconditioned garage</w:t>
            </w:r>
          </w:p>
          <w:p w14:paraId="26FCBF67"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*DuctsInEx12</w:t>
            </w:r>
            <w:r w:rsidRPr="00CA2968">
              <w:rPr>
                <w:rFonts w:asciiTheme="minorHAnsi" w:hAnsiTheme="minorHAnsi" w:cs="Courier New"/>
                <w:sz w:val="12"/>
                <w:szCs w:val="12"/>
              </w:rPr>
              <w:t xml:space="preserve"> - Ducts located within the conditioned space (except &lt; 12 lineal </w:t>
            </w:r>
            <w:proofErr w:type="spellStart"/>
            <w:r w:rsidRPr="00CA2968">
              <w:rPr>
                <w:rFonts w:asciiTheme="minorHAnsi" w:hAnsiTheme="minorHAnsi" w:cs="Courier New"/>
                <w:sz w:val="12"/>
                <w:szCs w:val="12"/>
              </w:rPr>
              <w:t>ft</w:t>
            </w:r>
            <w:proofErr w:type="spellEnd"/>
            <w:r w:rsidRPr="00CA2968">
              <w:rPr>
                <w:rFonts w:asciiTheme="minorHAnsi" w:hAnsiTheme="minorHAnsi" w:cs="Courier New"/>
                <w:sz w:val="12"/>
                <w:szCs w:val="12"/>
              </w:rPr>
              <w:t>)</w:t>
            </w:r>
          </w:p>
          <w:p w14:paraId="26FCBF68"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DuctsInAll</w:t>
            </w:r>
            <w:proofErr w:type="spellEnd"/>
            <w:r w:rsidRPr="00CA2968">
              <w:rPr>
                <w:rFonts w:asciiTheme="minorHAnsi" w:hAnsiTheme="minorHAnsi" w:cs="Courier New"/>
                <w:sz w:val="12"/>
                <w:szCs w:val="12"/>
              </w:rPr>
              <w:t xml:space="preserve"> - HVAC system(s) with all HVAC ducts located in conditioned space</w:t>
            </w:r>
          </w:p>
          <w:p w14:paraId="26FCBF69" w14:textId="77777777" w:rsidR="002F0741" w:rsidRPr="00CA2968" w:rsidRDefault="002F0741" w:rsidP="006222B5">
            <w:pPr>
              <w:pStyle w:val="PlainText"/>
              <w:rPr>
                <w:rFonts w:asciiTheme="minorHAnsi" w:hAnsiTheme="minorHAnsi" w:cs="Courier New"/>
                <w:sz w:val="12"/>
                <w:szCs w:val="12"/>
              </w:rPr>
            </w:pPr>
            <w:r w:rsidRPr="00CA2968">
              <w:rPr>
                <w:rFonts w:asciiTheme="minorHAnsi" w:hAnsiTheme="minorHAnsi" w:cs="Courier New"/>
                <w:b/>
                <w:sz w:val="12"/>
                <w:szCs w:val="12"/>
              </w:rPr>
              <w:t>*</w:t>
            </w:r>
            <w:proofErr w:type="spellStart"/>
            <w:r w:rsidRPr="00CA2968">
              <w:rPr>
                <w:rFonts w:asciiTheme="minorHAnsi" w:hAnsiTheme="minorHAnsi" w:cs="Courier New"/>
                <w:b/>
                <w:sz w:val="12"/>
                <w:szCs w:val="12"/>
              </w:rPr>
              <w:t>DuctsOutdoor</w:t>
            </w:r>
            <w:proofErr w:type="spellEnd"/>
            <w:r w:rsidRPr="00CA2968">
              <w:rPr>
                <w:rFonts w:asciiTheme="minorHAnsi" w:hAnsiTheme="minorHAnsi" w:cs="Courier New"/>
                <w:sz w:val="12"/>
                <w:szCs w:val="12"/>
              </w:rPr>
              <w:t xml:space="preserve"> - Ducts located in exposed outdoor locations</w:t>
            </w:r>
          </w:p>
          <w:p w14:paraId="26FCBF6A" w14:textId="77777777" w:rsidR="002F0741" w:rsidRPr="00CA2968" w:rsidRDefault="002F0741" w:rsidP="006222B5">
            <w:pPr>
              <w:pStyle w:val="PlainText"/>
              <w:rPr>
                <w:rFonts w:asciiTheme="minorHAnsi" w:hAnsiTheme="minorHAnsi" w:cs="Courier New"/>
                <w:sz w:val="12"/>
                <w:szCs w:val="12"/>
              </w:rPr>
            </w:pPr>
            <w:r w:rsidRPr="008B68A6">
              <w:rPr>
                <w:rFonts w:asciiTheme="minorHAnsi" w:hAnsiTheme="minorHAnsi" w:cs="Courier New"/>
                <w:b/>
                <w:sz w:val="12"/>
                <w:szCs w:val="12"/>
              </w:rPr>
              <w:t>*</w:t>
            </w:r>
            <w:proofErr w:type="spellStart"/>
            <w:r w:rsidRPr="008B68A6">
              <w:rPr>
                <w:rFonts w:asciiTheme="minorHAnsi" w:hAnsiTheme="minorHAnsi" w:cs="Courier New"/>
                <w:b/>
                <w:sz w:val="12"/>
                <w:szCs w:val="12"/>
              </w:rPr>
              <w:t>DuctsMultiplPL</w:t>
            </w:r>
            <w:proofErr w:type="spellEnd"/>
            <w:r>
              <w:rPr>
                <w:rFonts w:asciiTheme="minorHAnsi" w:hAnsiTheme="minorHAnsi"/>
                <w:sz w:val="12"/>
                <w:szCs w:val="12"/>
              </w:rPr>
              <w:t xml:space="preserve"> - </w:t>
            </w:r>
            <w:r w:rsidRPr="00CA2968">
              <w:rPr>
                <w:rFonts w:asciiTheme="minorHAnsi" w:hAnsiTheme="minorHAnsi"/>
                <w:sz w:val="12"/>
                <w:szCs w:val="12"/>
              </w:rPr>
              <w:t>Ducts located in multiple places</w:t>
            </w:r>
          </w:p>
          <w:p w14:paraId="26FCBF6B" w14:textId="77777777" w:rsidR="002F0741" w:rsidRPr="001C3D31" w:rsidRDefault="002F0741" w:rsidP="006222B5">
            <w:pPr>
              <w:rPr>
                <w:rFonts w:asciiTheme="minorHAnsi" w:hAnsiTheme="minorHAnsi"/>
                <w:sz w:val="12"/>
                <w:szCs w:val="12"/>
              </w:rPr>
            </w:pPr>
          </w:p>
          <w:p w14:paraId="26FCBF6C" w14:textId="77777777" w:rsidR="002F0741" w:rsidRPr="0065068B" w:rsidRDefault="002F0741" w:rsidP="006222B5">
            <w:pPr>
              <w:keepNext/>
              <w:rPr>
                <w:rFonts w:ascii="Calibri" w:hAnsi="Calibri"/>
                <w:sz w:val="14"/>
                <w:szCs w:val="14"/>
              </w:rPr>
            </w:pPr>
            <w:r w:rsidRPr="001C3D31">
              <w:rPr>
                <w:rFonts w:asciiTheme="minorHAnsi" w:hAnsiTheme="minorHAnsi"/>
                <w:sz w:val="12"/>
                <w:szCs w:val="12"/>
              </w:rPr>
              <w:t xml:space="preserve">flag non-default values and report in project status notes field; a revised CF1R may be required </w:t>
            </w:r>
            <w:r w:rsidRPr="001C3D31">
              <w:rPr>
                <w:rFonts w:ascii="Calibri" w:hAnsi="Calibri"/>
                <w:sz w:val="12"/>
                <w:szCs w:val="12"/>
              </w:rPr>
              <w:t>&gt;&gt;</w:t>
            </w:r>
          </w:p>
        </w:tc>
        <w:tc>
          <w:tcPr>
            <w:tcW w:w="1328" w:type="dxa"/>
          </w:tcPr>
          <w:p w14:paraId="26FCBF6D"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&lt;&lt;user pick from list:</w:t>
            </w:r>
          </w:p>
          <w:p w14:paraId="26FCBF71"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 xml:space="preserve">R-6, </w:t>
            </w:r>
          </w:p>
          <w:p w14:paraId="26FCBF72"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 xml:space="preserve">R-8, </w:t>
            </w:r>
          </w:p>
          <w:p w14:paraId="26FCBF73"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 xml:space="preserve">R-10, </w:t>
            </w:r>
          </w:p>
          <w:p w14:paraId="26FCBF74"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 xml:space="preserve">R-12;  </w:t>
            </w:r>
          </w:p>
          <w:p w14:paraId="26FCBF75" w14:textId="009F5DB8" w:rsidR="002F0741" w:rsidRPr="0065068B" w:rsidRDefault="002F0741" w:rsidP="00183D83">
            <w:pPr>
              <w:keepNext/>
              <w:rPr>
                <w:rFonts w:ascii="Calibri" w:hAnsi="Calibri"/>
                <w:sz w:val="14"/>
                <w:szCs w:val="14"/>
              </w:rPr>
            </w:pPr>
            <w:r w:rsidRPr="0065068B">
              <w:rPr>
                <w:rFonts w:asciiTheme="minorHAnsi" w:hAnsiTheme="minorHAnsi"/>
                <w:sz w:val="14"/>
                <w:szCs w:val="14"/>
              </w:rPr>
              <w:t xml:space="preserve">check value: must be ≥ value in </w:t>
            </w:r>
            <w:r>
              <w:rPr>
                <w:rFonts w:asciiTheme="minorHAnsi" w:hAnsiTheme="minorHAnsi"/>
                <w:sz w:val="14"/>
                <w:szCs w:val="14"/>
              </w:rPr>
              <w:t>B</w:t>
            </w:r>
            <w:r w:rsidRPr="0065068B">
              <w:rPr>
                <w:rFonts w:asciiTheme="minorHAnsi" w:hAnsiTheme="minorHAnsi"/>
                <w:sz w:val="14"/>
                <w:szCs w:val="14"/>
              </w:rPr>
              <w:t>10 &gt;&gt;</w:t>
            </w:r>
          </w:p>
        </w:tc>
        <w:tc>
          <w:tcPr>
            <w:tcW w:w="1227" w:type="dxa"/>
          </w:tcPr>
          <w:p w14:paraId="26FCBF78" w14:textId="201B40C0" w:rsidR="002F0741" w:rsidRPr="0065068B" w:rsidRDefault="002F0741">
            <w:pPr>
              <w:keepNext/>
              <w:rPr>
                <w:rFonts w:asciiTheme="minorHAnsi" w:hAnsiTheme="minorHAnsi"/>
                <w:sz w:val="14"/>
                <w:szCs w:val="14"/>
              </w:rPr>
            </w:pPr>
            <w:r w:rsidRPr="0065068B">
              <w:rPr>
                <w:rFonts w:asciiTheme="minorHAnsi" w:hAnsiTheme="minorHAnsi"/>
                <w:sz w:val="14"/>
                <w:szCs w:val="14"/>
              </w:rPr>
              <w:t>&lt;&lt; Default Value=</w:t>
            </w:r>
            <w:r w:rsidRPr="0065068B">
              <w:rPr>
                <w:rFonts w:asciiTheme="minorHAnsi" w:hAnsiTheme="minorHAnsi"/>
                <w:sz w:val="14"/>
                <w:szCs w:val="14"/>
                <w:u w:val="single"/>
              </w:rPr>
              <w:t>No Exemption</w:t>
            </w:r>
            <w:r w:rsidR="00183D83" w:rsidRPr="0065068B" w:rsidDel="00183D83">
              <w:rPr>
                <w:rFonts w:asciiTheme="minorHAnsi" w:hAnsiTheme="minorHAnsi"/>
                <w:sz w:val="14"/>
                <w:szCs w:val="14"/>
              </w:rPr>
              <w:t xml:space="preserve"> </w:t>
            </w:r>
            <w:r w:rsidRPr="0065068B">
              <w:rPr>
                <w:rFonts w:asciiTheme="minorHAnsi" w:hAnsiTheme="minorHAnsi"/>
                <w:sz w:val="14"/>
                <w:szCs w:val="14"/>
              </w:rPr>
              <w:t>&gt;&gt;</w:t>
            </w:r>
          </w:p>
        </w:tc>
        <w:tc>
          <w:tcPr>
            <w:tcW w:w="1980" w:type="dxa"/>
          </w:tcPr>
          <w:p w14:paraId="79D296E7" w14:textId="77777777" w:rsidR="00D57BA5" w:rsidRPr="00D57BA5" w:rsidRDefault="002F0741" w:rsidP="00D57BA5">
            <w:pPr>
              <w:keepNext/>
              <w:rPr>
                <w:rFonts w:ascii="Calibri" w:hAnsi="Calibri"/>
                <w:sz w:val="14"/>
                <w:szCs w:val="14"/>
              </w:rPr>
            </w:pPr>
            <w:r w:rsidRPr="0065068B">
              <w:rPr>
                <w:rFonts w:ascii="Calibri" w:hAnsi="Calibri"/>
                <w:sz w:val="14"/>
                <w:szCs w:val="14"/>
              </w:rPr>
              <w:t>&lt;&lt;</w:t>
            </w:r>
            <w:r w:rsidR="00D57BA5" w:rsidRPr="00D57BA5">
              <w:rPr>
                <w:rFonts w:ascii="Calibri" w:hAnsi="Calibri"/>
                <w:sz w:val="14"/>
                <w:szCs w:val="14"/>
              </w:rPr>
              <w:t xml:space="preserve"> if System Type in C05=no cooling,</w:t>
            </w:r>
          </w:p>
          <w:p w14:paraId="177730F6" w14:textId="77777777" w:rsidR="00D57BA5" w:rsidRDefault="00D57BA5" w:rsidP="00D57BA5">
            <w:pPr>
              <w:keepNext/>
              <w:rPr>
                <w:rFonts w:asciiTheme="minorHAnsi" w:hAnsiTheme="minorHAnsi"/>
                <w:sz w:val="14"/>
                <w:szCs w:val="14"/>
              </w:rPr>
            </w:pPr>
            <w:r w:rsidRPr="00D57BA5">
              <w:rPr>
                <w:rFonts w:ascii="Calibri" w:hAnsi="Calibri"/>
                <w:sz w:val="14"/>
                <w:szCs w:val="14"/>
              </w:rPr>
              <w:t>then result = Exempt - No Cooling;</w:t>
            </w:r>
            <w:r w:rsidR="002F0741" w:rsidRPr="0065068B">
              <w:rPr>
                <w:rFonts w:asciiTheme="minorHAnsi" w:hAnsiTheme="minorHAnsi"/>
                <w:sz w:val="14"/>
                <w:szCs w:val="14"/>
              </w:rPr>
              <w:t xml:space="preserve"> </w:t>
            </w:r>
          </w:p>
          <w:p w14:paraId="12E68C65" w14:textId="77777777" w:rsidR="00D57BA5" w:rsidRDefault="00D57BA5" w:rsidP="00D57BA5">
            <w:pPr>
              <w:keepNext/>
              <w:rPr>
                <w:rFonts w:asciiTheme="minorHAnsi" w:hAnsiTheme="minorHAnsi"/>
                <w:sz w:val="14"/>
                <w:szCs w:val="14"/>
              </w:rPr>
            </w:pPr>
          </w:p>
          <w:p w14:paraId="26FCBF79" w14:textId="5BE4E151" w:rsidR="002F0741" w:rsidRPr="0065068B" w:rsidRDefault="00D57BA5" w:rsidP="00D57BA5">
            <w:pPr>
              <w:keepNext/>
              <w:rPr>
                <w:rFonts w:asciiTheme="minorHAnsi" w:hAnsiTheme="minorHAnsi"/>
                <w:sz w:val="14"/>
                <w:szCs w:val="14"/>
              </w:rPr>
            </w:pPr>
            <w:proofErr w:type="spellStart"/>
            <w:r>
              <w:rPr>
                <w:rFonts w:asciiTheme="minorHAnsi" w:hAnsiTheme="minorHAnsi"/>
                <w:sz w:val="14"/>
                <w:szCs w:val="14"/>
              </w:rPr>
              <w:t>else</w:t>
            </w:r>
            <w:r w:rsidR="002F0741" w:rsidRPr="0065068B">
              <w:rPr>
                <w:rFonts w:asciiTheme="minorHAnsi" w:hAnsiTheme="minorHAnsi"/>
                <w:sz w:val="14"/>
                <w:szCs w:val="14"/>
              </w:rPr>
              <w:t>if</w:t>
            </w:r>
            <w:proofErr w:type="spellEnd"/>
            <w:r w:rsidR="002F0741">
              <w:rPr>
                <w:rFonts w:asciiTheme="minorHAnsi" w:hAnsiTheme="minorHAnsi"/>
                <w:sz w:val="14"/>
                <w:szCs w:val="14"/>
              </w:rPr>
              <w:t xml:space="preserve"> Sy</w:t>
            </w:r>
            <w:r w:rsidR="002F0741" w:rsidRPr="0065068B">
              <w:rPr>
                <w:rFonts w:asciiTheme="minorHAnsi" w:hAnsiTheme="minorHAnsi"/>
                <w:sz w:val="14"/>
                <w:szCs w:val="14"/>
              </w:rPr>
              <w:t>stem Type in</w:t>
            </w:r>
            <w:r w:rsidR="002F0741">
              <w:rPr>
                <w:rFonts w:asciiTheme="minorHAnsi" w:hAnsiTheme="minorHAnsi"/>
                <w:sz w:val="14"/>
                <w:szCs w:val="14"/>
              </w:rPr>
              <w:t xml:space="preserve"> C</w:t>
            </w:r>
            <w:r w:rsidR="002F0741" w:rsidRPr="0065068B">
              <w:rPr>
                <w:rFonts w:asciiTheme="minorHAnsi" w:hAnsiTheme="minorHAnsi"/>
                <w:sz w:val="14"/>
                <w:szCs w:val="14"/>
              </w:rPr>
              <w:t>05=one of the following</w:t>
            </w:r>
            <w:r>
              <w:t xml:space="preserve"> </w:t>
            </w:r>
            <w:r w:rsidRPr="00D57BA5">
              <w:rPr>
                <w:rFonts w:asciiTheme="minorHAnsi" w:hAnsiTheme="minorHAnsi"/>
                <w:sz w:val="14"/>
                <w:szCs w:val="14"/>
              </w:rPr>
              <w:t>three system types</w:t>
            </w:r>
            <w:r w:rsidR="002F0741" w:rsidRPr="0065068B">
              <w:rPr>
                <w:rFonts w:asciiTheme="minorHAnsi" w:hAnsiTheme="minorHAnsi"/>
                <w:sz w:val="14"/>
                <w:szCs w:val="14"/>
              </w:rPr>
              <w:t>:</w:t>
            </w:r>
          </w:p>
          <w:p w14:paraId="26FCBF7A" w14:textId="7E6B854B" w:rsidR="002F0741" w:rsidRPr="0065068B" w:rsidRDefault="002F0741" w:rsidP="00196676">
            <w:pPr>
              <w:keepNext/>
              <w:rPr>
                <w:rFonts w:asciiTheme="minorHAnsi" w:hAnsiTheme="minorHAnsi"/>
                <w:sz w:val="14"/>
                <w:szCs w:val="14"/>
              </w:rPr>
            </w:pPr>
          </w:p>
          <w:p w14:paraId="26FCBF7B" w14:textId="77777777" w:rsidR="002F0741" w:rsidRPr="0065068B" w:rsidRDefault="002F0741" w:rsidP="00196676">
            <w:pPr>
              <w:keepNext/>
              <w:rPr>
                <w:rFonts w:asciiTheme="minorHAnsi" w:hAnsiTheme="minorHAnsi"/>
                <w:sz w:val="14"/>
                <w:szCs w:val="14"/>
              </w:rPr>
            </w:pPr>
            <w:r w:rsidRPr="0065068B">
              <w:rPr>
                <w:rFonts w:asciiTheme="minorHAnsi" w:hAnsiTheme="minorHAnsi"/>
                <w:sz w:val="14"/>
                <w:szCs w:val="14"/>
              </w:rPr>
              <w:t>*evaporative - direct, or</w:t>
            </w:r>
          </w:p>
          <w:p w14:paraId="26FCBF7C" w14:textId="77777777" w:rsidR="002F0741" w:rsidRPr="0065068B" w:rsidRDefault="002F0741" w:rsidP="00196676">
            <w:pPr>
              <w:rPr>
                <w:rFonts w:asciiTheme="minorHAnsi" w:hAnsiTheme="minorHAnsi"/>
                <w:sz w:val="14"/>
                <w:szCs w:val="14"/>
              </w:rPr>
            </w:pPr>
            <w:r w:rsidRPr="0065068B">
              <w:rPr>
                <w:rFonts w:asciiTheme="minorHAnsi" w:hAnsiTheme="minorHAnsi"/>
                <w:sz w:val="14"/>
                <w:szCs w:val="14"/>
              </w:rPr>
              <w:t>*evaporative - indirect, or</w:t>
            </w:r>
          </w:p>
          <w:p w14:paraId="26FCBF7D" w14:textId="77777777" w:rsidR="002F0741" w:rsidRPr="0065068B" w:rsidRDefault="002F0741" w:rsidP="00196676">
            <w:pPr>
              <w:keepNext/>
              <w:rPr>
                <w:rFonts w:asciiTheme="minorHAnsi" w:hAnsiTheme="minorHAnsi"/>
                <w:sz w:val="14"/>
                <w:szCs w:val="14"/>
              </w:rPr>
            </w:pPr>
            <w:r w:rsidRPr="0065068B">
              <w:rPr>
                <w:rFonts w:asciiTheme="minorHAnsi" w:hAnsiTheme="minorHAnsi"/>
                <w:sz w:val="14"/>
                <w:szCs w:val="14"/>
              </w:rPr>
              <w:t xml:space="preserve">*evaporative - </w:t>
            </w:r>
            <w:proofErr w:type="spellStart"/>
            <w:r w:rsidRPr="0065068B">
              <w:rPr>
                <w:rFonts w:asciiTheme="minorHAnsi" w:hAnsiTheme="minorHAnsi"/>
                <w:sz w:val="14"/>
                <w:szCs w:val="14"/>
              </w:rPr>
              <w:t>indirectdirect</w:t>
            </w:r>
            <w:proofErr w:type="spellEnd"/>
            <w:r w:rsidRPr="0065068B">
              <w:rPr>
                <w:rFonts w:asciiTheme="minorHAnsi" w:hAnsiTheme="minorHAnsi"/>
                <w:sz w:val="14"/>
                <w:szCs w:val="14"/>
              </w:rPr>
              <w:t>,</w:t>
            </w:r>
          </w:p>
          <w:p w14:paraId="26FCBF7E" w14:textId="71A9A4CB" w:rsidR="002F0741" w:rsidRPr="0065068B" w:rsidRDefault="002F0741" w:rsidP="00196676">
            <w:pPr>
              <w:keepNext/>
              <w:rPr>
                <w:rFonts w:asciiTheme="minorHAnsi" w:hAnsiTheme="minorHAnsi"/>
                <w:sz w:val="14"/>
                <w:szCs w:val="14"/>
              </w:rPr>
            </w:pPr>
            <w:r w:rsidRPr="0065068B">
              <w:rPr>
                <w:rFonts w:asciiTheme="minorHAnsi" w:hAnsiTheme="minorHAnsi"/>
                <w:sz w:val="14"/>
                <w:szCs w:val="14"/>
              </w:rPr>
              <w:t>then result = Exempt</w:t>
            </w:r>
            <w:r w:rsidR="00D57BA5">
              <w:rPr>
                <w:rFonts w:asciiTheme="minorHAnsi" w:hAnsiTheme="minorHAnsi"/>
                <w:sz w:val="14"/>
                <w:szCs w:val="14"/>
              </w:rPr>
              <w:t xml:space="preserve"> - </w:t>
            </w:r>
            <w:r w:rsidR="00D57BA5" w:rsidRPr="00D57BA5">
              <w:rPr>
                <w:rFonts w:asciiTheme="minorHAnsi" w:hAnsiTheme="minorHAnsi"/>
                <w:sz w:val="14"/>
                <w:szCs w:val="14"/>
              </w:rPr>
              <w:t>Evaporative System</w:t>
            </w:r>
            <w:r w:rsidRPr="0065068B">
              <w:rPr>
                <w:rFonts w:asciiTheme="minorHAnsi" w:hAnsiTheme="minorHAnsi"/>
                <w:sz w:val="14"/>
                <w:szCs w:val="14"/>
              </w:rPr>
              <w:t>;</w:t>
            </w:r>
          </w:p>
          <w:p w14:paraId="26FCBF7F" w14:textId="77777777" w:rsidR="002F0741" w:rsidRDefault="002F0741" w:rsidP="00196676">
            <w:pPr>
              <w:keepNext/>
              <w:rPr>
                <w:rFonts w:ascii="Calibri" w:hAnsi="Calibri"/>
                <w:sz w:val="14"/>
                <w:szCs w:val="14"/>
              </w:rPr>
            </w:pPr>
          </w:p>
          <w:p w14:paraId="3CCEC0F8" w14:textId="20F3226B" w:rsidR="008E7960" w:rsidRDefault="008E7960" w:rsidP="00196676">
            <w:pPr>
              <w:keepNext/>
              <w:rPr>
                <w:rFonts w:ascii="Calibri" w:hAnsi="Calibri"/>
                <w:sz w:val="14"/>
                <w:szCs w:val="14"/>
              </w:rPr>
            </w:pPr>
            <w:proofErr w:type="spellStart"/>
            <w:r>
              <w:rPr>
                <w:rFonts w:ascii="Calibri" w:hAnsi="Calibri"/>
                <w:sz w:val="14"/>
                <w:szCs w:val="14"/>
              </w:rPr>
              <w:t>elseif</w:t>
            </w:r>
            <w:proofErr w:type="spellEnd"/>
            <w:r>
              <w:rPr>
                <w:rFonts w:ascii="Calibri" w:hAnsi="Calibri"/>
                <w:sz w:val="14"/>
                <w:szCs w:val="14"/>
              </w:rPr>
              <w:t xml:space="preserve"> Section I field 11=no, then result =</w:t>
            </w:r>
            <w:r w:rsidR="003F36E6">
              <w:t xml:space="preserve"> </w:t>
            </w:r>
            <w:r w:rsidR="003F36E6" w:rsidRPr="003F36E6">
              <w:rPr>
                <w:rFonts w:ascii="Calibri" w:hAnsi="Calibri"/>
                <w:sz w:val="14"/>
                <w:szCs w:val="14"/>
              </w:rPr>
              <w:t>Exempt - RA3.3 Protocols are N/A</w:t>
            </w:r>
            <w:r>
              <w:rPr>
                <w:rFonts w:ascii="Calibri" w:hAnsi="Calibri"/>
                <w:sz w:val="14"/>
                <w:szCs w:val="14"/>
              </w:rPr>
              <w:t>;</w:t>
            </w:r>
          </w:p>
          <w:p w14:paraId="62CDB000" w14:textId="77777777" w:rsidR="008E7960" w:rsidRDefault="008E7960" w:rsidP="00196676">
            <w:pPr>
              <w:keepNext/>
              <w:rPr>
                <w:rFonts w:ascii="Calibri" w:hAnsi="Calibri"/>
                <w:sz w:val="14"/>
                <w:szCs w:val="14"/>
              </w:rPr>
            </w:pPr>
          </w:p>
          <w:p w14:paraId="26FCBF80" w14:textId="0A38E427" w:rsidR="002F0741" w:rsidRPr="00EF1B8F" w:rsidRDefault="002F0741" w:rsidP="00EF1B8F">
            <w:pPr>
              <w:keepNext/>
              <w:rPr>
                <w:rFonts w:ascii="Calibri" w:hAnsi="Calibri"/>
                <w:sz w:val="14"/>
                <w:szCs w:val="14"/>
              </w:rPr>
            </w:pPr>
            <w:proofErr w:type="spellStart"/>
            <w:r w:rsidRPr="00EF1B8F">
              <w:rPr>
                <w:rFonts w:ascii="Calibri" w:hAnsi="Calibri"/>
                <w:sz w:val="14"/>
                <w:szCs w:val="14"/>
              </w:rPr>
              <w:t>elseif</w:t>
            </w:r>
            <w:proofErr w:type="spellEnd"/>
            <w:r w:rsidRPr="00EF1B8F">
              <w:rPr>
                <w:rFonts w:ascii="Calibri" w:hAnsi="Calibri"/>
                <w:sz w:val="14"/>
                <w:szCs w:val="14"/>
              </w:rPr>
              <w:t xml:space="preserve"> one or </w:t>
            </w:r>
            <w:r w:rsidR="003741D6">
              <w:rPr>
                <w:rFonts w:ascii="Calibri" w:hAnsi="Calibri"/>
                <w:sz w:val="14"/>
                <w:szCs w:val="14"/>
              </w:rPr>
              <w:t>both</w:t>
            </w:r>
            <w:r w:rsidR="003741D6" w:rsidRPr="00EF1B8F">
              <w:rPr>
                <w:rFonts w:ascii="Calibri" w:hAnsi="Calibri"/>
                <w:sz w:val="14"/>
                <w:szCs w:val="14"/>
              </w:rPr>
              <w:t xml:space="preserve"> </w:t>
            </w:r>
            <w:r w:rsidRPr="00EF1B8F">
              <w:rPr>
                <w:rFonts w:ascii="Calibri" w:hAnsi="Calibri"/>
                <w:sz w:val="14"/>
                <w:szCs w:val="14"/>
              </w:rPr>
              <w:t xml:space="preserve">of the following </w:t>
            </w:r>
            <w:r>
              <w:rPr>
                <w:rFonts w:ascii="Calibri" w:hAnsi="Calibri"/>
                <w:sz w:val="14"/>
                <w:szCs w:val="14"/>
              </w:rPr>
              <w:t>two</w:t>
            </w:r>
            <w:r w:rsidRPr="00EF1B8F">
              <w:rPr>
                <w:rFonts w:ascii="Calibri" w:hAnsi="Calibri"/>
                <w:sz w:val="14"/>
                <w:szCs w:val="14"/>
              </w:rPr>
              <w:t xml:space="preserve"> conditions is true:</w:t>
            </w:r>
          </w:p>
          <w:p w14:paraId="26FCBF81" w14:textId="439558C0" w:rsidR="002F0741" w:rsidRPr="00EF1B8F" w:rsidRDefault="003741D6" w:rsidP="00EF1B8F">
            <w:pPr>
              <w:keepNext/>
              <w:rPr>
                <w:rFonts w:ascii="Calibri" w:hAnsi="Calibri"/>
                <w:sz w:val="14"/>
                <w:szCs w:val="14"/>
              </w:rPr>
            </w:pPr>
            <w:r>
              <w:rPr>
                <w:rFonts w:ascii="Calibri" w:hAnsi="Calibri"/>
                <w:sz w:val="14"/>
                <w:szCs w:val="14"/>
              </w:rPr>
              <w:t>*</w:t>
            </w:r>
            <w:r w:rsidR="002F0741">
              <w:rPr>
                <w:rFonts w:ascii="Calibri" w:hAnsi="Calibri"/>
                <w:sz w:val="14"/>
                <w:szCs w:val="14"/>
              </w:rPr>
              <w:t>*C</w:t>
            </w:r>
            <w:r w:rsidR="002F0741" w:rsidRPr="00EF1B8F">
              <w:rPr>
                <w:rFonts w:ascii="Calibri" w:hAnsi="Calibri"/>
                <w:sz w:val="14"/>
                <w:szCs w:val="14"/>
              </w:rPr>
              <w:t>09=Zonally Controlled</w:t>
            </w:r>
          </w:p>
          <w:p w14:paraId="26FCBF82" w14:textId="537A9A83" w:rsidR="002F0741" w:rsidRPr="00EF1B8F" w:rsidRDefault="003741D6" w:rsidP="00EF1B8F">
            <w:pPr>
              <w:keepNext/>
              <w:rPr>
                <w:rFonts w:ascii="Calibri" w:hAnsi="Calibri"/>
                <w:sz w:val="14"/>
                <w:szCs w:val="14"/>
              </w:rPr>
            </w:pPr>
            <w:r>
              <w:rPr>
                <w:rFonts w:ascii="Calibri" w:hAnsi="Calibri"/>
                <w:sz w:val="14"/>
                <w:szCs w:val="14"/>
              </w:rPr>
              <w:t>*</w:t>
            </w:r>
            <w:r w:rsidR="002F0741" w:rsidRPr="00EF1B8F">
              <w:rPr>
                <w:rFonts w:ascii="Calibri" w:hAnsi="Calibri"/>
                <w:sz w:val="14"/>
                <w:szCs w:val="14"/>
              </w:rPr>
              <w:t>*</w:t>
            </w:r>
            <w:r w:rsidR="002F0741">
              <w:rPr>
                <w:rFonts w:ascii="Calibri" w:hAnsi="Calibri"/>
                <w:sz w:val="14"/>
                <w:szCs w:val="14"/>
              </w:rPr>
              <w:t>C</w:t>
            </w:r>
            <w:r w:rsidR="002F0741" w:rsidRPr="00EF1B8F">
              <w:rPr>
                <w:rFonts w:ascii="Calibri" w:hAnsi="Calibri"/>
                <w:sz w:val="14"/>
                <w:szCs w:val="14"/>
              </w:rPr>
              <w:t>11=CFI System</w:t>
            </w:r>
          </w:p>
          <w:p w14:paraId="26FCBF83" w14:textId="77777777" w:rsidR="002F0741" w:rsidRDefault="002F0741" w:rsidP="00EF1B8F">
            <w:pPr>
              <w:keepNext/>
              <w:rPr>
                <w:rFonts w:ascii="Calibri" w:hAnsi="Calibri"/>
                <w:sz w:val="14"/>
                <w:szCs w:val="14"/>
              </w:rPr>
            </w:pPr>
            <w:r w:rsidRPr="00EF1B8F">
              <w:rPr>
                <w:rFonts w:ascii="Calibri" w:hAnsi="Calibri"/>
                <w:sz w:val="14"/>
                <w:szCs w:val="14"/>
              </w:rPr>
              <w:t xml:space="preserve">then result = </w:t>
            </w:r>
            <w:r w:rsidRPr="003741D6">
              <w:rPr>
                <w:rFonts w:ascii="Calibri" w:hAnsi="Calibri"/>
                <w:sz w:val="14"/>
                <w:szCs w:val="14"/>
                <w:u w:val="single"/>
              </w:rPr>
              <w:t>HERS Verified Fan Efficacy and Airflow Rat</w:t>
            </w:r>
            <w:r w:rsidRPr="00EF1B8F">
              <w:rPr>
                <w:rFonts w:ascii="Calibri" w:hAnsi="Calibri"/>
                <w:sz w:val="14"/>
                <w:szCs w:val="14"/>
              </w:rPr>
              <w:t>e;</w:t>
            </w:r>
          </w:p>
          <w:p w14:paraId="26FCBF84" w14:textId="77777777" w:rsidR="002F0741" w:rsidRPr="0065068B" w:rsidRDefault="002F0741" w:rsidP="00196676">
            <w:pPr>
              <w:keepNext/>
              <w:rPr>
                <w:rFonts w:ascii="Calibri" w:hAnsi="Calibri"/>
                <w:sz w:val="14"/>
                <w:szCs w:val="14"/>
              </w:rPr>
            </w:pPr>
          </w:p>
          <w:p w14:paraId="26FCBF85" w14:textId="14636127" w:rsidR="002F0741" w:rsidRPr="0065068B" w:rsidRDefault="002F0741" w:rsidP="00196676">
            <w:pPr>
              <w:keepNext/>
              <w:rPr>
                <w:rFonts w:ascii="Calibri" w:hAnsi="Calibri"/>
                <w:sz w:val="14"/>
                <w:szCs w:val="14"/>
              </w:rPr>
            </w:pPr>
            <w:r>
              <w:rPr>
                <w:rFonts w:ascii="Calibri" w:hAnsi="Calibri"/>
                <w:sz w:val="14"/>
                <w:szCs w:val="14"/>
              </w:rPr>
              <w:t xml:space="preserve">else </w:t>
            </w:r>
            <w:r w:rsidRPr="0065068B">
              <w:rPr>
                <w:rFonts w:ascii="Calibri" w:hAnsi="Calibri"/>
                <w:sz w:val="14"/>
                <w:szCs w:val="14"/>
              </w:rPr>
              <w:t>user select one from</w:t>
            </w:r>
            <w:r w:rsidR="003741D6">
              <w:rPr>
                <w:rFonts w:ascii="Calibri" w:hAnsi="Calibri"/>
                <w:sz w:val="14"/>
                <w:szCs w:val="14"/>
              </w:rPr>
              <w:t xml:space="preserve"> the following two values</w:t>
            </w:r>
            <w:r w:rsidRPr="0065068B">
              <w:rPr>
                <w:rFonts w:ascii="Calibri" w:hAnsi="Calibri"/>
                <w:sz w:val="14"/>
                <w:szCs w:val="14"/>
              </w:rPr>
              <w:t xml:space="preserve">: </w:t>
            </w:r>
          </w:p>
          <w:p w14:paraId="26FCBF86" w14:textId="2186687C" w:rsidR="002F0741" w:rsidRPr="0065068B" w:rsidRDefault="003741D6" w:rsidP="00196676">
            <w:pPr>
              <w:keepNext/>
              <w:rPr>
                <w:rFonts w:ascii="Calibri" w:hAnsi="Calibri"/>
                <w:sz w:val="14"/>
                <w:szCs w:val="14"/>
              </w:rPr>
            </w:pPr>
            <w:r>
              <w:rPr>
                <w:rFonts w:ascii="Calibri" w:hAnsi="Calibri"/>
                <w:sz w:val="14"/>
                <w:szCs w:val="14"/>
              </w:rPr>
              <w:t>*</w:t>
            </w:r>
            <w:r w:rsidR="002F0741" w:rsidRPr="0065068B">
              <w:rPr>
                <w:rFonts w:ascii="Calibri" w:hAnsi="Calibri"/>
                <w:sz w:val="14"/>
                <w:szCs w:val="14"/>
              </w:rPr>
              <w:t>*</w:t>
            </w:r>
            <w:r w:rsidR="002F0741" w:rsidRPr="003741D6">
              <w:rPr>
                <w:rFonts w:ascii="Calibri" w:hAnsi="Calibri"/>
                <w:sz w:val="14"/>
                <w:szCs w:val="14"/>
                <w:u w:val="single"/>
              </w:rPr>
              <w:t>HERS Verified Fan Efficacy and Airflow Rate</w:t>
            </w:r>
            <w:r w:rsidR="002F0741" w:rsidRPr="0065068B">
              <w:rPr>
                <w:rFonts w:ascii="Calibri" w:hAnsi="Calibri"/>
                <w:sz w:val="14"/>
                <w:szCs w:val="14"/>
              </w:rPr>
              <w:t xml:space="preserve">; </w:t>
            </w:r>
          </w:p>
          <w:p w14:paraId="26FCBF87" w14:textId="3C632F2B" w:rsidR="002F0741" w:rsidRPr="00926E48" w:rsidRDefault="003741D6" w:rsidP="00D2371A">
            <w:pPr>
              <w:keepNext/>
              <w:rPr>
                <w:rFonts w:ascii="Calibri" w:hAnsi="Calibri"/>
                <w:sz w:val="14"/>
                <w:szCs w:val="14"/>
                <w:u w:val="single"/>
              </w:rPr>
            </w:pPr>
            <w:r>
              <w:rPr>
                <w:rFonts w:ascii="Calibri" w:hAnsi="Calibri"/>
                <w:sz w:val="14"/>
                <w:szCs w:val="14"/>
              </w:rPr>
              <w:t>*</w:t>
            </w:r>
            <w:r w:rsidR="002F0741" w:rsidRPr="0065068B">
              <w:rPr>
                <w:rFonts w:ascii="Calibri" w:hAnsi="Calibri"/>
                <w:sz w:val="14"/>
                <w:szCs w:val="14"/>
              </w:rPr>
              <w:t>*</w:t>
            </w:r>
            <w:r w:rsidR="002F0741" w:rsidRPr="003741D6">
              <w:rPr>
                <w:rFonts w:ascii="Calibri" w:hAnsi="Calibri"/>
                <w:sz w:val="14"/>
                <w:szCs w:val="14"/>
                <w:u w:val="single"/>
              </w:rPr>
              <w:t>HERS verified Return Duct Design per Table 150.0-B, C</w:t>
            </w:r>
            <w:r w:rsidR="002F0741" w:rsidRPr="0065068B">
              <w:rPr>
                <w:rFonts w:ascii="Calibri" w:hAnsi="Calibri"/>
                <w:sz w:val="14"/>
                <w:szCs w:val="14"/>
                <w:u w:val="single"/>
              </w:rPr>
              <w:t xml:space="preserve">; </w:t>
            </w:r>
            <w:r w:rsidR="002F0741" w:rsidRPr="0065068B">
              <w:rPr>
                <w:rFonts w:ascii="Calibri" w:hAnsi="Calibri"/>
                <w:sz w:val="14"/>
                <w:szCs w:val="14"/>
              </w:rPr>
              <w:t>&gt;&gt;</w:t>
            </w:r>
          </w:p>
        </w:tc>
        <w:tc>
          <w:tcPr>
            <w:tcW w:w="1080" w:type="dxa"/>
          </w:tcPr>
          <w:p w14:paraId="26FCBF88" w14:textId="77777777" w:rsidR="002F0741" w:rsidRPr="0065068B" w:rsidRDefault="002F0741" w:rsidP="00196676">
            <w:pPr>
              <w:keepNext/>
              <w:rPr>
                <w:rFonts w:asciiTheme="minorHAnsi" w:hAnsiTheme="minorHAnsi"/>
                <w:sz w:val="14"/>
                <w:szCs w:val="14"/>
              </w:rPr>
            </w:pPr>
            <w:r w:rsidRPr="0065068B">
              <w:rPr>
                <w:rFonts w:asciiTheme="minorHAnsi" w:hAnsiTheme="minorHAnsi"/>
                <w:sz w:val="14"/>
                <w:szCs w:val="14"/>
              </w:rPr>
              <w:t>&lt;</w:t>
            </w:r>
            <w:r>
              <w:rPr>
                <w:rFonts w:asciiTheme="minorHAnsi" w:hAnsiTheme="minorHAnsi"/>
                <w:sz w:val="14"/>
                <w:szCs w:val="14"/>
              </w:rPr>
              <w:t>&lt;</w:t>
            </w:r>
            <w:r w:rsidRPr="0065068B">
              <w:rPr>
                <w:rFonts w:asciiTheme="minorHAnsi" w:hAnsiTheme="minorHAnsi"/>
                <w:sz w:val="14"/>
                <w:szCs w:val="14"/>
              </w:rPr>
              <w:t>user pick one from list:</w:t>
            </w:r>
          </w:p>
          <w:p w14:paraId="26FCBF89" w14:textId="77777777" w:rsidR="002F0741" w:rsidRPr="0065068B" w:rsidRDefault="002F0741" w:rsidP="00196676">
            <w:pPr>
              <w:keepNext/>
              <w:rPr>
                <w:rFonts w:ascii="Calibri" w:hAnsi="Calibri"/>
                <w:sz w:val="14"/>
                <w:szCs w:val="14"/>
              </w:rPr>
            </w:pPr>
            <w:r w:rsidRPr="0065068B">
              <w:rPr>
                <w:rFonts w:ascii="Calibri" w:hAnsi="Calibri"/>
                <w:sz w:val="14"/>
                <w:szCs w:val="14"/>
              </w:rPr>
              <w:t xml:space="preserve">*Has </w:t>
            </w:r>
            <w:proofErr w:type="spellStart"/>
            <w:r w:rsidRPr="0065068B">
              <w:rPr>
                <w:rFonts w:ascii="Calibri" w:hAnsi="Calibri"/>
                <w:sz w:val="14"/>
                <w:szCs w:val="14"/>
              </w:rPr>
              <w:t>Bypasss</w:t>
            </w:r>
            <w:proofErr w:type="spellEnd"/>
            <w:r w:rsidRPr="0065068B">
              <w:rPr>
                <w:rFonts w:ascii="Calibri" w:hAnsi="Calibri"/>
                <w:sz w:val="14"/>
                <w:szCs w:val="14"/>
              </w:rPr>
              <w:t xml:space="preserve"> Duct,</w:t>
            </w:r>
          </w:p>
          <w:p w14:paraId="26FCBF8A" w14:textId="77777777" w:rsidR="002F0741" w:rsidRPr="0065068B" w:rsidRDefault="002F0741" w:rsidP="00196676">
            <w:pPr>
              <w:keepNext/>
              <w:rPr>
                <w:rFonts w:ascii="Calibri" w:hAnsi="Calibri"/>
                <w:sz w:val="14"/>
                <w:szCs w:val="14"/>
              </w:rPr>
            </w:pPr>
            <w:r w:rsidRPr="0065068B">
              <w:rPr>
                <w:rFonts w:ascii="Calibri" w:hAnsi="Calibri"/>
                <w:sz w:val="14"/>
                <w:szCs w:val="14"/>
              </w:rPr>
              <w:t>*None&gt;&gt;</w:t>
            </w:r>
          </w:p>
        </w:tc>
        <w:tc>
          <w:tcPr>
            <w:tcW w:w="1170" w:type="dxa"/>
          </w:tcPr>
          <w:p w14:paraId="26FCBF8B" w14:textId="77777777" w:rsidR="002F0741" w:rsidRPr="0065068B" w:rsidRDefault="002F0741" w:rsidP="00196676">
            <w:pPr>
              <w:keepNext/>
              <w:rPr>
                <w:rFonts w:ascii="Calibri" w:hAnsi="Calibri"/>
                <w:sz w:val="14"/>
                <w:szCs w:val="14"/>
              </w:rPr>
            </w:pPr>
            <w:r w:rsidRPr="0065068B">
              <w:rPr>
                <w:rFonts w:ascii="Calibri" w:hAnsi="Calibri"/>
                <w:sz w:val="14"/>
                <w:szCs w:val="14"/>
              </w:rPr>
              <w:t xml:space="preserve">&lt;&lt;user enter integer value </w:t>
            </w:r>
            <w:r>
              <w:rPr>
                <w:rFonts w:ascii="Calibri" w:hAnsi="Calibri"/>
                <w:sz w:val="14"/>
                <w:szCs w:val="14"/>
              </w:rPr>
              <w:t>(</w:t>
            </w:r>
            <w:r w:rsidRPr="0065068B">
              <w:rPr>
                <w:rFonts w:ascii="Calibri" w:hAnsi="Calibri"/>
                <w:sz w:val="14"/>
                <w:szCs w:val="14"/>
              </w:rPr>
              <w:t>will determine number or rows per system in next section</w:t>
            </w:r>
            <w:r>
              <w:rPr>
                <w:rFonts w:ascii="Calibri" w:hAnsi="Calibri"/>
                <w:sz w:val="14"/>
                <w:szCs w:val="14"/>
              </w:rPr>
              <w:t>)</w:t>
            </w:r>
            <w:r w:rsidRPr="0065068B">
              <w:rPr>
                <w:rFonts w:ascii="Calibri" w:hAnsi="Calibri"/>
                <w:sz w:val="14"/>
                <w:szCs w:val="14"/>
              </w:rPr>
              <w:t>&gt;&gt;</w:t>
            </w:r>
          </w:p>
        </w:tc>
        <w:tc>
          <w:tcPr>
            <w:tcW w:w="1188" w:type="dxa"/>
          </w:tcPr>
          <w:p w14:paraId="6F8FB688" w14:textId="77777777" w:rsidR="002F0741" w:rsidRDefault="002F0741" w:rsidP="00196676">
            <w:pPr>
              <w:keepNext/>
              <w:rPr>
                <w:rFonts w:ascii="Calibri" w:hAnsi="Calibri"/>
                <w:sz w:val="14"/>
                <w:szCs w:val="14"/>
              </w:rPr>
            </w:pPr>
            <w:r>
              <w:rPr>
                <w:rFonts w:ascii="Calibri" w:hAnsi="Calibri"/>
                <w:sz w:val="14"/>
                <w:szCs w:val="14"/>
              </w:rPr>
              <w:t>&lt;&lt;user pick one from list:</w:t>
            </w:r>
          </w:p>
          <w:p w14:paraId="66798E6F" w14:textId="77777777" w:rsidR="002F0741" w:rsidRDefault="002F0741" w:rsidP="00196676">
            <w:pPr>
              <w:keepNext/>
              <w:rPr>
                <w:rFonts w:ascii="Calibri" w:hAnsi="Calibri"/>
                <w:sz w:val="14"/>
                <w:szCs w:val="14"/>
              </w:rPr>
            </w:pPr>
            <w:r>
              <w:rPr>
                <w:rFonts w:ascii="Calibri" w:hAnsi="Calibri"/>
                <w:sz w:val="14"/>
                <w:szCs w:val="14"/>
              </w:rPr>
              <w:t>**yes</w:t>
            </w:r>
          </w:p>
          <w:p w14:paraId="17C7DA79" w14:textId="7C99CE5B" w:rsidR="002F0741" w:rsidRPr="0065068B" w:rsidRDefault="002F0741" w:rsidP="00196676">
            <w:pPr>
              <w:keepNext/>
              <w:rPr>
                <w:rFonts w:ascii="Calibri" w:hAnsi="Calibri"/>
                <w:sz w:val="14"/>
                <w:szCs w:val="14"/>
              </w:rPr>
            </w:pPr>
            <w:r>
              <w:rPr>
                <w:rFonts w:ascii="Calibri" w:hAnsi="Calibri"/>
                <w:sz w:val="14"/>
                <w:szCs w:val="14"/>
              </w:rPr>
              <w:t>**no&gt;&gt;</w:t>
            </w:r>
          </w:p>
        </w:tc>
      </w:tr>
      <w:tr w:rsidR="002F0741" w:rsidRPr="00295655" w14:paraId="26FCBF97" w14:textId="6915057C" w:rsidTr="003741D6">
        <w:trPr>
          <w:cantSplit/>
          <w:trHeight w:val="364"/>
        </w:trPr>
        <w:tc>
          <w:tcPr>
            <w:tcW w:w="1327" w:type="dxa"/>
            <w:vAlign w:val="bottom"/>
          </w:tcPr>
          <w:p w14:paraId="26FCBF8D" w14:textId="605A2066" w:rsidR="002F0741" w:rsidRPr="00295655" w:rsidRDefault="002F0741" w:rsidP="00196676">
            <w:pPr>
              <w:keepNext/>
              <w:rPr>
                <w:rFonts w:ascii="Calibri" w:hAnsi="Calibri"/>
                <w:sz w:val="18"/>
                <w:szCs w:val="18"/>
              </w:rPr>
            </w:pPr>
          </w:p>
        </w:tc>
        <w:tc>
          <w:tcPr>
            <w:tcW w:w="1329" w:type="dxa"/>
            <w:vAlign w:val="bottom"/>
          </w:tcPr>
          <w:p w14:paraId="26FCBF8E" w14:textId="77777777" w:rsidR="002F0741" w:rsidRPr="00295655" w:rsidRDefault="002F0741" w:rsidP="00196676">
            <w:pPr>
              <w:keepNext/>
              <w:rPr>
                <w:rFonts w:ascii="Calibri" w:hAnsi="Calibri"/>
                <w:sz w:val="18"/>
                <w:szCs w:val="18"/>
              </w:rPr>
            </w:pPr>
          </w:p>
        </w:tc>
        <w:tc>
          <w:tcPr>
            <w:tcW w:w="1329" w:type="dxa"/>
            <w:vAlign w:val="bottom"/>
          </w:tcPr>
          <w:p w14:paraId="26FCBF8F" w14:textId="77777777" w:rsidR="002F0741" w:rsidRPr="00295655" w:rsidRDefault="002F0741" w:rsidP="00196676">
            <w:pPr>
              <w:keepNext/>
              <w:rPr>
                <w:rFonts w:ascii="Calibri" w:hAnsi="Calibri"/>
                <w:sz w:val="18"/>
                <w:szCs w:val="18"/>
              </w:rPr>
            </w:pPr>
          </w:p>
        </w:tc>
        <w:tc>
          <w:tcPr>
            <w:tcW w:w="1329" w:type="dxa"/>
            <w:vAlign w:val="bottom"/>
          </w:tcPr>
          <w:p w14:paraId="26FCBF90" w14:textId="77777777" w:rsidR="002F0741" w:rsidRPr="00295655" w:rsidRDefault="002F0741" w:rsidP="00196676">
            <w:pPr>
              <w:keepNext/>
              <w:rPr>
                <w:rFonts w:ascii="Calibri" w:hAnsi="Calibri"/>
                <w:sz w:val="18"/>
                <w:szCs w:val="18"/>
              </w:rPr>
            </w:pPr>
          </w:p>
        </w:tc>
        <w:tc>
          <w:tcPr>
            <w:tcW w:w="1329" w:type="dxa"/>
            <w:vAlign w:val="bottom"/>
          </w:tcPr>
          <w:p w14:paraId="26FCBF91" w14:textId="77777777" w:rsidR="002F0741" w:rsidRPr="00295655" w:rsidRDefault="002F0741" w:rsidP="00196676">
            <w:pPr>
              <w:keepNext/>
              <w:rPr>
                <w:rFonts w:ascii="Calibri" w:hAnsi="Calibri"/>
                <w:sz w:val="18"/>
                <w:szCs w:val="18"/>
              </w:rPr>
            </w:pPr>
          </w:p>
        </w:tc>
        <w:tc>
          <w:tcPr>
            <w:tcW w:w="1328" w:type="dxa"/>
            <w:vAlign w:val="bottom"/>
          </w:tcPr>
          <w:p w14:paraId="26FCBF92" w14:textId="77777777" w:rsidR="002F0741" w:rsidRPr="00295655" w:rsidRDefault="002F0741" w:rsidP="00196676">
            <w:pPr>
              <w:keepNext/>
              <w:rPr>
                <w:rFonts w:ascii="Calibri" w:hAnsi="Calibri"/>
                <w:sz w:val="18"/>
                <w:szCs w:val="18"/>
              </w:rPr>
            </w:pPr>
          </w:p>
        </w:tc>
        <w:tc>
          <w:tcPr>
            <w:tcW w:w="1227" w:type="dxa"/>
          </w:tcPr>
          <w:p w14:paraId="26FCBF93" w14:textId="77777777" w:rsidR="002F0741" w:rsidRPr="00295655" w:rsidRDefault="002F0741" w:rsidP="00196676">
            <w:pPr>
              <w:keepNext/>
              <w:rPr>
                <w:rFonts w:ascii="Calibri" w:hAnsi="Calibri"/>
                <w:sz w:val="18"/>
                <w:szCs w:val="18"/>
              </w:rPr>
            </w:pPr>
          </w:p>
        </w:tc>
        <w:tc>
          <w:tcPr>
            <w:tcW w:w="1980" w:type="dxa"/>
            <w:vAlign w:val="bottom"/>
          </w:tcPr>
          <w:p w14:paraId="26FCBF94" w14:textId="77777777" w:rsidR="002F0741" w:rsidRPr="00295655" w:rsidRDefault="002F0741" w:rsidP="00196676">
            <w:pPr>
              <w:keepNext/>
              <w:rPr>
                <w:rFonts w:ascii="Calibri" w:hAnsi="Calibri"/>
                <w:sz w:val="18"/>
                <w:szCs w:val="18"/>
              </w:rPr>
            </w:pPr>
          </w:p>
        </w:tc>
        <w:tc>
          <w:tcPr>
            <w:tcW w:w="1080" w:type="dxa"/>
            <w:vAlign w:val="bottom"/>
          </w:tcPr>
          <w:p w14:paraId="26FCBF95" w14:textId="77777777" w:rsidR="002F0741" w:rsidRPr="00295655" w:rsidRDefault="002F0741" w:rsidP="00196676">
            <w:pPr>
              <w:keepNext/>
              <w:rPr>
                <w:rFonts w:ascii="Calibri" w:hAnsi="Calibri"/>
                <w:sz w:val="18"/>
                <w:szCs w:val="18"/>
              </w:rPr>
            </w:pPr>
          </w:p>
        </w:tc>
        <w:tc>
          <w:tcPr>
            <w:tcW w:w="1170" w:type="dxa"/>
            <w:vAlign w:val="bottom"/>
          </w:tcPr>
          <w:p w14:paraId="26FCBF96" w14:textId="77777777" w:rsidR="002F0741" w:rsidRPr="00295655" w:rsidRDefault="002F0741" w:rsidP="00196676">
            <w:pPr>
              <w:keepNext/>
              <w:rPr>
                <w:rFonts w:ascii="Calibri" w:hAnsi="Calibri"/>
                <w:sz w:val="18"/>
                <w:szCs w:val="18"/>
              </w:rPr>
            </w:pPr>
          </w:p>
        </w:tc>
        <w:tc>
          <w:tcPr>
            <w:tcW w:w="1188" w:type="dxa"/>
          </w:tcPr>
          <w:p w14:paraId="6680425B" w14:textId="77777777" w:rsidR="002F0741" w:rsidRPr="00295655" w:rsidRDefault="002F0741" w:rsidP="00196676">
            <w:pPr>
              <w:keepNext/>
              <w:rPr>
                <w:rFonts w:ascii="Calibri" w:hAnsi="Calibri"/>
                <w:sz w:val="18"/>
                <w:szCs w:val="18"/>
              </w:rPr>
            </w:pPr>
          </w:p>
        </w:tc>
      </w:tr>
      <w:tr w:rsidR="002F0741" w:rsidRPr="00295655" w14:paraId="26FCBF99" w14:textId="617E94DE" w:rsidTr="00D57BA5">
        <w:trPr>
          <w:cantSplit/>
          <w:trHeight w:val="220"/>
        </w:trPr>
        <w:tc>
          <w:tcPr>
            <w:tcW w:w="13428" w:type="dxa"/>
            <w:gridSpan w:val="10"/>
          </w:tcPr>
          <w:p w14:paraId="26FCBF98" w14:textId="77777777" w:rsidR="002F0741" w:rsidRPr="00295655" w:rsidRDefault="002F0741" w:rsidP="00196676">
            <w:pPr>
              <w:keepNext/>
              <w:rPr>
                <w:rFonts w:ascii="Calibri" w:hAnsi="Calibri"/>
                <w:sz w:val="18"/>
                <w:szCs w:val="18"/>
              </w:rPr>
            </w:pPr>
            <w:r w:rsidRPr="00295655">
              <w:rPr>
                <w:rFonts w:ascii="Calibri" w:hAnsi="Calibri"/>
                <w:sz w:val="18"/>
                <w:szCs w:val="18"/>
              </w:rPr>
              <w:t>Notes:</w:t>
            </w:r>
          </w:p>
        </w:tc>
        <w:tc>
          <w:tcPr>
            <w:tcW w:w="1188" w:type="dxa"/>
          </w:tcPr>
          <w:p w14:paraId="5021F37F" w14:textId="77777777" w:rsidR="002F0741" w:rsidRPr="00295655" w:rsidRDefault="002F0741" w:rsidP="00196676">
            <w:pPr>
              <w:keepNext/>
              <w:rPr>
                <w:rFonts w:ascii="Calibri" w:hAnsi="Calibri"/>
                <w:sz w:val="18"/>
                <w:szCs w:val="18"/>
              </w:rPr>
            </w:pPr>
          </w:p>
        </w:tc>
      </w:tr>
    </w:tbl>
    <w:p w14:paraId="26FCBF9A" w14:textId="77777777" w:rsidR="00196676" w:rsidRPr="00295655" w:rsidRDefault="00196676" w:rsidP="00196676">
      <w:pPr>
        <w:rPr>
          <w:rFonts w:ascii="Calibri" w:hAnsi="Calibri"/>
          <w:sz w:val="18"/>
          <w:szCs w:val="18"/>
        </w:rPr>
      </w:pPr>
    </w:p>
    <w:p w14:paraId="26FCBF9B" w14:textId="77777777" w:rsidR="00196676" w:rsidRPr="00295655" w:rsidRDefault="00196676" w:rsidP="00196676">
      <w:pPr>
        <w:rPr>
          <w:rFonts w:ascii="Calibri" w:hAnsi="Calibri"/>
          <w:sz w:val="18"/>
          <w:szCs w:val="18"/>
        </w:rPr>
      </w:pPr>
    </w:p>
    <w:p w14:paraId="26FCBF9C" w14:textId="77777777" w:rsidR="00196676" w:rsidRPr="00295655"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2340"/>
        <w:gridCol w:w="2340"/>
        <w:gridCol w:w="2341"/>
        <w:gridCol w:w="2340"/>
        <w:gridCol w:w="2339"/>
      </w:tblGrid>
      <w:tr w:rsidR="00196676" w:rsidRPr="00295655" w14:paraId="26FCBFA0" w14:textId="77777777" w:rsidTr="000B4BDC">
        <w:trPr>
          <w:cantSplit/>
        </w:trPr>
        <w:tc>
          <w:tcPr>
            <w:tcW w:w="14598" w:type="dxa"/>
            <w:gridSpan w:val="7"/>
            <w:shd w:val="clear" w:color="auto" w:fill="auto"/>
          </w:tcPr>
          <w:p w14:paraId="26FCBF9D" w14:textId="11C100AD" w:rsidR="00926E48" w:rsidRPr="001A53D0" w:rsidRDefault="00A811B7" w:rsidP="00196676">
            <w:pPr>
              <w:keepNext/>
              <w:rPr>
                <w:rFonts w:ascii="Calibri" w:hAnsi="Calibri"/>
                <w:b/>
                <w:szCs w:val="18"/>
              </w:rPr>
            </w:pPr>
            <w:r w:rsidRPr="001A53D0">
              <w:rPr>
                <w:rFonts w:ascii="Calibri" w:hAnsi="Calibri"/>
                <w:b/>
                <w:szCs w:val="18"/>
              </w:rPr>
              <w:lastRenderedPageBreak/>
              <w:t>J</w:t>
            </w:r>
            <w:r w:rsidR="00196676" w:rsidRPr="001A53D0">
              <w:rPr>
                <w:rFonts w:ascii="Calibri" w:hAnsi="Calibri"/>
                <w:b/>
                <w:szCs w:val="18"/>
              </w:rPr>
              <w:t xml:space="preserve">. Installed Air Filter Device Information  </w:t>
            </w:r>
          </w:p>
          <w:p w14:paraId="26FCBF9E" w14:textId="77777777" w:rsidR="00926E48" w:rsidRPr="00926E48" w:rsidRDefault="00926E48" w:rsidP="00196676">
            <w:pPr>
              <w:keepNext/>
              <w:rPr>
                <w:rFonts w:ascii="Calibri" w:hAnsi="Calibri"/>
                <w:sz w:val="18"/>
                <w:szCs w:val="18"/>
              </w:rPr>
            </w:pPr>
            <w:r w:rsidRPr="00926E48">
              <w:rPr>
                <w:rFonts w:ascii="Calibri" w:hAnsi="Calibri"/>
                <w:sz w:val="18"/>
                <w:szCs w:val="18"/>
              </w:rPr>
              <w:t>Mandatory requirements for air filter devices are specified Section 150.0(m</w:t>
            </w:r>
            <w:proofErr w:type="gramStart"/>
            <w:r w:rsidRPr="00926E48">
              <w:rPr>
                <w:rFonts w:ascii="Calibri" w:hAnsi="Calibri"/>
                <w:sz w:val="18"/>
                <w:szCs w:val="18"/>
              </w:rPr>
              <w:t>)12</w:t>
            </w:r>
            <w:proofErr w:type="gramEnd"/>
            <w:r w:rsidRPr="00926E48">
              <w:rPr>
                <w:rFonts w:ascii="Calibri" w:hAnsi="Calibri"/>
                <w:sz w:val="18"/>
                <w:szCs w:val="18"/>
              </w:rPr>
              <w:t>.</w:t>
            </w:r>
          </w:p>
          <w:p w14:paraId="26FCBF9F" w14:textId="77777777" w:rsidR="00196676" w:rsidRPr="00926E48" w:rsidRDefault="00196676" w:rsidP="000B4BDC">
            <w:pPr>
              <w:keepNext/>
              <w:rPr>
                <w:rFonts w:ascii="Calibri" w:hAnsi="Calibri"/>
                <w:sz w:val="18"/>
                <w:szCs w:val="18"/>
              </w:rPr>
            </w:pPr>
            <w:r w:rsidRPr="00926E48">
              <w:rPr>
                <w:rFonts w:ascii="Calibri" w:hAnsi="Calibri"/>
                <w:sz w:val="18"/>
                <w:szCs w:val="18"/>
              </w:rPr>
              <w:t>&lt;&lt;</w:t>
            </w:r>
            <w:r w:rsidR="00926E48">
              <w:rPr>
                <w:rFonts w:ascii="Calibri" w:hAnsi="Calibri"/>
                <w:sz w:val="18"/>
                <w:szCs w:val="18"/>
              </w:rPr>
              <w:t>if</w:t>
            </w:r>
            <w:r w:rsidRPr="00926E48">
              <w:t xml:space="preserve"> </w:t>
            </w:r>
            <w:r w:rsidRPr="00926E48">
              <w:rPr>
                <w:rFonts w:ascii="Calibri" w:hAnsi="Calibri"/>
                <w:sz w:val="18"/>
                <w:szCs w:val="18"/>
              </w:rPr>
              <w:t xml:space="preserve">all of the SC Systems listed in Section </w:t>
            </w:r>
            <w:r w:rsidR="00926E48">
              <w:rPr>
                <w:rFonts w:ascii="Calibri" w:hAnsi="Calibri"/>
                <w:sz w:val="18"/>
                <w:szCs w:val="18"/>
              </w:rPr>
              <w:t>C</w:t>
            </w:r>
            <w:r w:rsidRPr="00926E48">
              <w:rPr>
                <w:rFonts w:ascii="Calibri" w:hAnsi="Calibri"/>
                <w:sz w:val="18"/>
                <w:szCs w:val="18"/>
              </w:rPr>
              <w:t xml:space="preserve"> have a Distribution System Type value in </w:t>
            </w:r>
            <w:r w:rsidR="00926E48">
              <w:rPr>
                <w:rFonts w:ascii="Calibri" w:hAnsi="Calibri"/>
                <w:sz w:val="18"/>
                <w:szCs w:val="18"/>
              </w:rPr>
              <w:t>C06</w:t>
            </w:r>
            <w:r w:rsidRPr="00926E48">
              <w:rPr>
                <w:rFonts w:ascii="Calibri" w:hAnsi="Calibri"/>
                <w:sz w:val="18"/>
                <w:szCs w:val="18"/>
              </w:rPr>
              <w:t xml:space="preserve"> =</w:t>
            </w:r>
            <w:proofErr w:type="spellStart"/>
            <w:r w:rsidRPr="00926E48">
              <w:rPr>
                <w:rFonts w:ascii="Calibri" w:hAnsi="Calibri"/>
                <w:sz w:val="18"/>
                <w:szCs w:val="18"/>
              </w:rPr>
              <w:t>DuctsNone</w:t>
            </w:r>
            <w:proofErr w:type="spellEnd"/>
            <w:r w:rsidRPr="00926E48">
              <w:rPr>
                <w:rFonts w:ascii="Calibri" w:hAnsi="Calibri"/>
                <w:sz w:val="18"/>
                <w:szCs w:val="18"/>
              </w:rPr>
              <w:t xml:space="preserve"> - Air distribution systems without </w:t>
            </w:r>
            <w:r w:rsidR="00926E48">
              <w:rPr>
                <w:rFonts w:ascii="Calibri" w:hAnsi="Calibri"/>
                <w:sz w:val="18"/>
                <w:szCs w:val="18"/>
              </w:rPr>
              <w:t xml:space="preserve">forced air </w:t>
            </w:r>
            <w:r w:rsidRPr="00926E48">
              <w:rPr>
                <w:rFonts w:ascii="Calibri" w:hAnsi="Calibri"/>
                <w:sz w:val="18"/>
                <w:szCs w:val="18"/>
              </w:rPr>
              <w:t xml:space="preserve">ducts ,  then display the section does not apply message; else require one row of data (each) for the quantity of Air filter devices tagged in </w:t>
            </w:r>
            <w:r w:rsidR="000B4BDC">
              <w:rPr>
                <w:rFonts w:ascii="Calibri" w:hAnsi="Calibri"/>
                <w:sz w:val="18"/>
                <w:szCs w:val="18"/>
              </w:rPr>
              <w:t xml:space="preserve">Section I field </w:t>
            </w:r>
            <w:r w:rsidRPr="00926E48">
              <w:rPr>
                <w:rFonts w:ascii="Calibri" w:hAnsi="Calibri"/>
                <w:sz w:val="18"/>
                <w:szCs w:val="18"/>
              </w:rPr>
              <w:t>1</w:t>
            </w:r>
            <w:r w:rsidR="000B4BDC">
              <w:rPr>
                <w:rFonts w:ascii="Calibri" w:hAnsi="Calibri"/>
                <w:sz w:val="18"/>
                <w:szCs w:val="18"/>
              </w:rPr>
              <w:t xml:space="preserve">0 </w:t>
            </w:r>
            <w:r w:rsidRPr="00926E48">
              <w:rPr>
                <w:rFonts w:ascii="Calibri" w:hAnsi="Calibri"/>
                <w:sz w:val="18"/>
                <w:szCs w:val="18"/>
              </w:rPr>
              <w:t xml:space="preserve">for all of the System Names in </w:t>
            </w:r>
            <w:r w:rsidR="000B4BDC">
              <w:rPr>
                <w:rFonts w:ascii="Calibri" w:hAnsi="Calibri"/>
                <w:sz w:val="18"/>
                <w:szCs w:val="18"/>
              </w:rPr>
              <w:t xml:space="preserve">Section I field </w:t>
            </w:r>
            <w:r w:rsidRPr="00926E48">
              <w:rPr>
                <w:rFonts w:ascii="Calibri" w:hAnsi="Calibri"/>
                <w:sz w:val="18"/>
                <w:szCs w:val="18"/>
              </w:rPr>
              <w:t>01&gt;&gt;</w:t>
            </w:r>
          </w:p>
        </w:tc>
      </w:tr>
      <w:tr w:rsidR="00196676" w:rsidRPr="00295655" w14:paraId="26FCBFA8" w14:textId="77777777" w:rsidTr="000B4BDC">
        <w:trPr>
          <w:cantSplit/>
          <w:trHeight w:val="134"/>
        </w:trPr>
        <w:tc>
          <w:tcPr>
            <w:tcW w:w="1458" w:type="dxa"/>
            <w:vAlign w:val="bottom"/>
          </w:tcPr>
          <w:p w14:paraId="26FCBFA1"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26FCBFA2"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2340" w:type="dxa"/>
          </w:tcPr>
          <w:p w14:paraId="26FCBFA3"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2340" w:type="dxa"/>
            <w:vAlign w:val="bottom"/>
          </w:tcPr>
          <w:p w14:paraId="26FCBFA4"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2341" w:type="dxa"/>
            <w:vAlign w:val="bottom"/>
          </w:tcPr>
          <w:p w14:paraId="26FCBFA5"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c>
          <w:tcPr>
            <w:tcW w:w="2340" w:type="dxa"/>
            <w:vAlign w:val="bottom"/>
          </w:tcPr>
          <w:p w14:paraId="26FCBFA6"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06</w:t>
            </w:r>
          </w:p>
        </w:tc>
        <w:tc>
          <w:tcPr>
            <w:tcW w:w="2339" w:type="dxa"/>
            <w:vAlign w:val="bottom"/>
          </w:tcPr>
          <w:p w14:paraId="26FCBFA7"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07</w:t>
            </w:r>
          </w:p>
        </w:tc>
      </w:tr>
      <w:tr w:rsidR="00196676" w:rsidRPr="00B82750" w14:paraId="26FCBFB3" w14:textId="77777777" w:rsidTr="000B4BDC">
        <w:trPr>
          <w:cantSplit/>
          <w:trHeight w:val="576"/>
        </w:trPr>
        <w:tc>
          <w:tcPr>
            <w:tcW w:w="1458" w:type="dxa"/>
            <w:vAlign w:val="bottom"/>
          </w:tcPr>
          <w:p w14:paraId="26FCBFA9"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SC System Identification or Name</w:t>
            </w:r>
          </w:p>
        </w:tc>
        <w:tc>
          <w:tcPr>
            <w:tcW w:w="1440" w:type="dxa"/>
            <w:vAlign w:val="bottom"/>
          </w:tcPr>
          <w:p w14:paraId="26FCBFAA"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SC System Location or Area Served</w:t>
            </w:r>
          </w:p>
        </w:tc>
        <w:tc>
          <w:tcPr>
            <w:tcW w:w="2340" w:type="dxa"/>
            <w:vAlign w:val="bottom"/>
          </w:tcPr>
          <w:p w14:paraId="26FCBFAB"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Air Filter Identification or Name</w:t>
            </w:r>
          </w:p>
        </w:tc>
        <w:tc>
          <w:tcPr>
            <w:tcW w:w="2340" w:type="dxa"/>
            <w:vAlign w:val="bottom"/>
          </w:tcPr>
          <w:p w14:paraId="26FCBFAC"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Air Filter Device Type</w:t>
            </w:r>
          </w:p>
        </w:tc>
        <w:tc>
          <w:tcPr>
            <w:tcW w:w="2341" w:type="dxa"/>
            <w:vAlign w:val="bottom"/>
          </w:tcPr>
          <w:p w14:paraId="26FCBFAD"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Air Filter Device Location</w:t>
            </w:r>
          </w:p>
        </w:tc>
        <w:tc>
          <w:tcPr>
            <w:tcW w:w="2340" w:type="dxa"/>
            <w:vAlign w:val="bottom"/>
          </w:tcPr>
          <w:p w14:paraId="26FCBFAE"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 xml:space="preserve">Determined Design Airflow Rate </w:t>
            </w:r>
          </w:p>
          <w:p w14:paraId="26FCBFAF"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 xml:space="preserve">for Air Filter Device </w:t>
            </w:r>
          </w:p>
          <w:p w14:paraId="26FCBFB0"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(cfm)</w:t>
            </w:r>
          </w:p>
        </w:tc>
        <w:tc>
          <w:tcPr>
            <w:tcW w:w="2339" w:type="dxa"/>
            <w:vAlign w:val="bottom"/>
          </w:tcPr>
          <w:p w14:paraId="26FCBFB1"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 xml:space="preserve">Determined Design Allowable Pressure Drop for Air Filter Device </w:t>
            </w:r>
          </w:p>
          <w:p w14:paraId="26FCBFB2" w14:textId="77777777" w:rsidR="00196676" w:rsidRPr="00B82750" w:rsidRDefault="00196676" w:rsidP="00196676">
            <w:pPr>
              <w:keepNext/>
              <w:jc w:val="center"/>
              <w:rPr>
                <w:rFonts w:ascii="Calibri" w:hAnsi="Calibri"/>
                <w:sz w:val="18"/>
                <w:szCs w:val="18"/>
              </w:rPr>
            </w:pPr>
            <w:r w:rsidRPr="00B82750">
              <w:rPr>
                <w:rFonts w:ascii="Calibri" w:hAnsi="Calibri"/>
                <w:sz w:val="18"/>
                <w:szCs w:val="18"/>
              </w:rPr>
              <w:t>(</w:t>
            </w:r>
            <w:proofErr w:type="gramStart"/>
            <w:r w:rsidRPr="00B82750">
              <w:rPr>
                <w:rFonts w:ascii="Calibri" w:hAnsi="Calibri"/>
                <w:sz w:val="18"/>
                <w:szCs w:val="18"/>
              </w:rPr>
              <w:t>inch</w:t>
            </w:r>
            <w:proofErr w:type="gramEnd"/>
            <w:r w:rsidRPr="00B82750">
              <w:rPr>
                <w:rFonts w:ascii="Calibri" w:hAnsi="Calibri"/>
                <w:sz w:val="18"/>
                <w:szCs w:val="18"/>
              </w:rPr>
              <w:t xml:space="preserve"> W.C.) </w:t>
            </w:r>
          </w:p>
        </w:tc>
      </w:tr>
      <w:tr w:rsidR="00196676" w:rsidRPr="00295655" w14:paraId="26FCBFBF" w14:textId="77777777" w:rsidTr="000B4BDC">
        <w:trPr>
          <w:cantSplit/>
          <w:trHeight w:val="395"/>
        </w:trPr>
        <w:tc>
          <w:tcPr>
            <w:tcW w:w="1458" w:type="dxa"/>
          </w:tcPr>
          <w:p w14:paraId="26FCBFB4" w14:textId="77777777" w:rsidR="00196676" w:rsidRPr="00295655" w:rsidRDefault="00196676" w:rsidP="000B4BDC">
            <w:pPr>
              <w:keepNext/>
              <w:rPr>
                <w:rFonts w:ascii="Calibri" w:hAnsi="Calibri"/>
                <w:sz w:val="18"/>
                <w:szCs w:val="18"/>
              </w:rPr>
            </w:pPr>
            <w:r w:rsidRPr="00295655">
              <w:rPr>
                <w:rFonts w:ascii="Calibri" w:hAnsi="Calibri"/>
                <w:sz w:val="18"/>
                <w:szCs w:val="18"/>
              </w:rPr>
              <w:t xml:space="preserve">&lt;&lt;auto filled from </w:t>
            </w:r>
            <w:r w:rsidRPr="007822B3">
              <w:rPr>
                <w:rFonts w:ascii="Calibri" w:hAnsi="Calibri"/>
                <w:sz w:val="16"/>
                <w:szCs w:val="16"/>
              </w:rPr>
              <w:t xml:space="preserve"> </w:t>
            </w:r>
            <w:r w:rsidR="000B4BDC">
              <w:rPr>
                <w:rFonts w:ascii="Calibri" w:hAnsi="Calibri"/>
                <w:sz w:val="16"/>
                <w:szCs w:val="16"/>
              </w:rPr>
              <w:t>C</w:t>
            </w:r>
            <w:r w:rsidRPr="007822B3">
              <w:rPr>
                <w:rFonts w:ascii="Calibri" w:hAnsi="Calibri"/>
                <w:sz w:val="16"/>
                <w:szCs w:val="16"/>
              </w:rPr>
              <w:t>01</w:t>
            </w:r>
            <w:r w:rsidRPr="00295655">
              <w:rPr>
                <w:rFonts w:ascii="Calibri" w:hAnsi="Calibri"/>
                <w:sz w:val="18"/>
                <w:szCs w:val="18"/>
              </w:rPr>
              <w:t>&gt;&gt;</w:t>
            </w:r>
          </w:p>
        </w:tc>
        <w:tc>
          <w:tcPr>
            <w:tcW w:w="1440" w:type="dxa"/>
          </w:tcPr>
          <w:p w14:paraId="26FCBFB5" w14:textId="77777777" w:rsidR="00196676" w:rsidRPr="00295655" w:rsidRDefault="00196676" w:rsidP="000B4BDC">
            <w:pPr>
              <w:keepNext/>
              <w:rPr>
                <w:rFonts w:ascii="Calibri" w:hAnsi="Calibri"/>
                <w:sz w:val="18"/>
                <w:szCs w:val="18"/>
              </w:rPr>
            </w:pPr>
            <w:r w:rsidRPr="00295655">
              <w:rPr>
                <w:rFonts w:ascii="Calibri" w:hAnsi="Calibri"/>
                <w:sz w:val="18"/>
                <w:szCs w:val="18"/>
              </w:rPr>
              <w:t xml:space="preserve">&lt;&lt;auto filled from </w:t>
            </w:r>
            <w:r w:rsidR="000B4BDC">
              <w:rPr>
                <w:rFonts w:ascii="Calibri" w:hAnsi="Calibri"/>
                <w:sz w:val="18"/>
                <w:szCs w:val="18"/>
              </w:rPr>
              <w:t>C</w:t>
            </w:r>
            <w:r w:rsidRPr="00295655">
              <w:rPr>
                <w:rFonts w:ascii="Calibri" w:hAnsi="Calibri"/>
                <w:sz w:val="18"/>
                <w:szCs w:val="18"/>
              </w:rPr>
              <w:t xml:space="preserve">02&gt;&gt; </w:t>
            </w:r>
          </w:p>
        </w:tc>
        <w:tc>
          <w:tcPr>
            <w:tcW w:w="2340" w:type="dxa"/>
          </w:tcPr>
          <w:p w14:paraId="26FCBFB6" w14:textId="77777777" w:rsidR="00196676" w:rsidRPr="00295655" w:rsidRDefault="00196676" w:rsidP="00196676">
            <w:pPr>
              <w:keepNext/>
              <w:rPr>
                <w:rFonts w:ascii="Calibri" w:hAnsi="Calibri"/>
                <w:sz w:val="18"/>
                <w:szCs w:val="18"/>
              </w:rPr>
            </w:pPr>
            <w:r w:rsidRPr="00295655">
              <w:rPr>
                <w:rFonts w:ascii="Calibri" w:hAnsi="Calibri"/>
                <w:sz w:val="16"/>
                <w:szCs w:val="16"/>
              </w:rPr>
              <w:t>&lt;&lt;user input text, maximum 20? characters&gt;&gt;</w:t>
            </w:r>
          </w:p>
        </w:tc>
        <w:tc>
          <w:tcPr>
            <w:tcW w:w="2340" w:type="dxa"/>
          </w:tcPr>
          <w:p w14:paraId="26FCBFB7" w14:textId="77777777" w:rsidR="00196676" w:rsidRPr="00295655" w:rsidRDefault="00196676" w:rsidP="00196676">
            <w:pPr>
              <w:keepNext/>
              <w:rPr>
                <w:rFonts w:ascii="Calibri" w:hAnsi="Calibri"/>
                <w:sz w:val="18"/>
                <w:szCs w:val="18"/>
              </w:rPr>
            </w:pPr>
            <w:r w:rsidRPr="00295655">
              <w:rPr>
                <w:rFonts w:ascii="Calibri" w:hAnsi="Calibri"/>
                <w:sz w:val="18"/>
                <w:szCs w:val="18"/>
              </w:rPr>
              <w:t>&lt;&lt;user select f</w:t>
            </w:r>
            <w:r>
              <w:rPr>
                <w:rFonts w:ascii="Calibri" w:hAnsi="Calibri"/>
                <w:sz w:val="18"/>
                <w:szCs w:val="18"/>
              </w:rPr>
              <w:t>r</w:t>
            </w:r>
            <w:r w:rsidRPr="00295655">
              <w:rPr>
                <w:rFonts w:ascii="Calibri" w:hAnsi="Calibri"/>
                <w:sz w:val="18"/>
                <w:szCs w:val="18"/>
              </w:rPr>
              <w:t xml:space="preserve">om list:  </w:t>
            </w:r>
          </w:p>
          <w:p w14:paraId="26FCBFB8" w14:textId="77777777" w:rsidR="00196676" w:rsidRPr="00295655" w:rsidRDefault="00196676" w:rsidP="00196676">
            <w:pPr>
              <w:keepNext/>
              <w:rPr>
                <w:rFonts w:ascii="Calibri" w:hAnsi="Calibri"/>
                <w:sz w:val="18"/>
                <w:szCs w:val="18"/>
              </w:rPr>
            </w:pPr>
            <w:r w:rsidRPr="00295655">
              <w:rPr>
                <w:rFonts w:ascii="Calibri" w:hAnsi="Calibri"/>
                <w:sz w:val="18"/>
                <w:szCs w:val="18"/>
              </w:rPr>
              <w:t>*Filter Grille</w:t>
            </w:r>
          </w:p>
          <w:p w14:paraId="26FCBFB9" w14:textId="77777777" w:rsidR="00196676" w:rsidRPr="00295655" w:rsidRDefault="00196676" w:rsidP="00196676">
            <w:pPr>
              <w:keepNext/>
              <w:rPr>
                <w:rFonts w:ascii="Calibri" w:hAnsi="Calibri"/>
                <w:sz w:val="18"/>
                <w:szCs w:val="18"/>
              </w:rPr>
            </w:pPr>
            <w:r w:rsidRPr="00295655">
              <w:rPr>
                <w:rFonts w:ascii="Calibri" w:hAnsi="Calibri"/>
                <w:sz w:val="18"/>
                <w:szCs w:val="18"/>
              </w:rPr>
              <w:t>*Furnace Mounted</w:t>
            </w:r>
          </w:p>
          <w:p w14:paraId="26FCBFBA" w14:textId="77777777" w:rsidR="00196676" w:rsidRPr="00295655" w:rsidRDefault="00196676" w:rsidP="00196676">
            <w:pPr>
              <w:keepNext/>
              <w:rPr>
                <w:rFonts w:ascii="Calibri" w:hAnsi="Calibri"/>
                <w:sz w:val="18"/>
                <w:szCs w:val="18"/>
              </w:rPr>
            </w:pPr>
            <w:r w:rsidRPr="00295655">
              <w:rPr>
                <w:rFonts w:ascii="Calibri" w:hAnsi="Calibri"/>
                <w:sz w:val="18"/>
                <w:szCs w:val="18"/>
              </w:rPr>
              <w:t>*Duct Mounted</w:t>
            </w:r>
          </w:p>
          <w:p w14:paraId="26FCBFBB" w14:textId="77777777" w:rsidR="00196676" w:rsidRPr="00295655" w:rsidRDefault="00196676" w:rsidP="00196676">
            <w:pPr>
              <w:keepNext/>
              <w:rPr>
                <w:rFonts w:ascii="Calibri" w:hAnsi="Calibri"/>
                <w:sz w:val="18"/>
                <w:szCs w:val="18"/>
              </w:rPr>
            </w:pPr>
            <w:r w:rsidRPr="00295655">
              <w:rPr>
                <w:rFonts w:ascii="Calibri" w:hAnsi="Calibri"/>
                <w:sz w:val="18"/>
                <w:szCs w:val="18"/>
              </w:rPr>
              <w:t>&gt;&gt;</w:t>
            </w:r>
          </w:p>
        </w:tc>
        <w:tc>
          <w:tcPr>
            <w:tcW w:w="2341" w:type="dxa"/>
          </w:tcPr>
          <w:p w14:paraId="26FCBFBC" w14:textId="77777777" w:rsidR="00196676" w:rsidRPr="00295655" w:rsidRDefault="00196676" w:rsidP="00196676">
            <w:pPr>
              <w:keepNext/>
              <w:rPr>
                <w:rFonts w:ascii="Calibri" w:hAnsi="Calibri"/>
                <w:sz w:val="18"/>
                <w:szCs w:val="18"/>
              </w:rPr>
            </w:pPr>
            <w:r w:rsidRPr="00295655">
              <w:rPr>
                <w:rFonts w:ascii="Calibri" w:hAnsi="Calibri"/>
                <w:sz w:val="18"/>
                <w:szCs w:val="18"/>
              </w:rPr>
              <w:t>&lt;&lt;user input text, maximum 30 characters&gt;&gt;</w:t>
            </w:r>
          </w:p>
        </w:tc>
        <w:tc>
          <w:tcPr>
            <w:tcW w:w="2340" w:type="dxa"/>
          </w:tcPr>
          <w:p w14:paraId="26FCBFBD" w14:textId="77777777" w:rsidR="00196676" w:rsidRPr="00295655" w:rsidRDefault="00196676" w:rsidP="00196676">
            <w:pPr>
              <w:keepNext/>
              <w:rPr>
                <w:rFonts w:ascii="Calibri" w:hAnsi="Calibri"/>
                <w:sz w:val="18"/>
                <w:szCs w:val="18"/>
              </w:rPr>
            </w:pPr>
            <w:r w:rsidRPr="00295655">
              <w:rPr>
                <w:rFonts w:ascii="Calibri" w:hAnsi="Calibri"/>
                <w:sz w:val="18"/>
                <w:szCs w:val="18"/>
              </w:rPr>
              <w:t>&lt;&lt;user enter numeric, xxx&gt;&gt;</w:t>
            </w:r>
          </w:p>
        </w:tc>
        <w:tc>
          <w:tcPr>
            <w:tcW w:w="2339" w:type="dxa"/>
          </w:tcPr>
          <w:p w14:paraId="26FCBFBE" w14:textId="77777777" w:rsidR="00196676" w:rsidRPr="00295655" w:rsidRDefault="00196676" w:rsidP="00196676">
            <w:pPr>
              <w:keepNext/>
              <w:rPr>
                <w:rFonts w:ascii="Calibri" w:hAnsi="Calibri"/>
                <w:sz w:val="18"/>
                <w:szCs w:val="18"/>
              </w:rPr>
            </w:pPr>
            <w:r w:rsidRPr="00295655">
              <w:rPr>
                <w:rFonts w:ascii="Calibri" w:hAnsi="Calibri"/>
                <w:sz w:val="18"/>
                <w:szCs w:val="18"/>
              </w:rPr>
              <w:t xml:space="preserve">&lt;&lt;user enter value, numeric, </w:t>
            </w:r>
            <w:proofErr w:type="spellStart"/>
            <w:r w:rsidRPr="00295655">
              <w:rPr>
                <w:rFonts w:ascii="Calibri" w:hAnsi="Calibri"/>
                <w:sz w:val="18"/>
                <w:szCs w:val="18"/>
              </w:rPr>
              <w:t>x.xx</w:t>
            </w:r>
            <w:proofErr w:type="spellEnd"/>
            <w:r w:rsidRPr="00295655">
              <w:rPr>
                <w:rFonts w:ascii="Calibri" w:hAnsi="Calibri"/>
                <w:sz w:val="18"/>
                <w:szCs w:val="18"/>
              </w:rPr>
              <w:t>&gt;&gt;</w:t>
            </w:r>
          </w:p>
        </w:tc>
      </w:tr>
      <w:tr w:rsidR="00196676" w:rsidRPr="00295655" w14:paraId="26FCBFC7" w14:textId="77777777" w:rsidTr="000B4BDC">
        <w:trPr>
          <w:cantSplit/>
          <w:trHeight w:val="288"/>
        </w:trPr>
        <w:tc>
          <w:tcPr>
            <w:tcW w:w="1458" w:type="dxa"/>
            <w:vAlign w:val="center"/>
          </w:tcPr>
          <w:p w14:paraId="26FCBFC0" w14:textId="77777777" w:rsidR="00196676" w:rsidRPr="00295655" w:rsidRDefault="00196676" w:rsidP="00196676">
            <w:pPr>
              <w:keepNext/>
              <w:jc w:val="center"/>
              <w:rPr>
                <w:rFonts w:ascii="Calibri" w:hAnsi="Calibri"/>
                <w:sz w:val="18"/>
                <w:szCs w:val="18"/>
              </w:rPr>
            </w:pPr>
          </w:p>
        </w:tc>
        <w:tc>
          <w:tcPr>
            <w:tcW w:w="1440" w:type="dxa"/>
            <w:vAlign w:val="center"/>
          </w:tcPr>
          <w:p w14:paraId="26FCBFC1" w14:textId="77777777" w:rsidR="00196676" w:rsidRPr="00295655" w:rsidRDefault="00196676" w:rsidP="00196676">
            <w:pPr>
              <w:keepNext/>
              <w:jc w:val="center"/>
              <w:rPr>
                <w:rFonts w:ascii="Calibri" w:hAnsi="Calibri"/>
                <w:sz w:val="18"/>
                <w:szCs w:val="18"/>
              </w:rPr>
            </w:pPr>
          </w:p>
        </w:tc>
        <w:tc>
          <w:tcPr>
            <w:tcW w:w="2340" w:type="dxa"/>
            <w:vAlign w:val="center"/>
          </w:tcPr>
          <w:p w14:paraId="26FCBFC2" w14:textId="77777777" w:rsidR="00196676" w:rsidRPr="00295655" w:rsidRDefault="00196676" w:rsidP="00196676">
            <w:pPr>
              <w:keepNext/>
              <w:jc w:val="center"/>
              <w:rPr>
                <w:rFonts w:ascii="Calibri" w:hAnsi="Calibri"/>
                <w:sz w:val="18"/>
                <w:szCs w:val="18"/>
              </w:rPr>
            </w:pPr>
          </w:p>
        </w:tc>
        <w:tc>
          <w:tcPr>
            <w:tcW w:w="2340" w:type="dxa"/>
            <w:vAlign w:val="center"/>
          </w:tcPr>
          <w:p w14:paraId="26FCBFC3" w14:textId="77777777" w:rsidR="00196676" w:rsidRPr="00295655" w:rsidRDefault="00196676" w:rsidP="00196676">
            <w:pPr>
              <w:keepNext/>
              <w:jc w:val="center"/>
              <w:rPr>
                <w:rFonts w:ascii="Calibri" w:hAnsi="Calibri"/>
                <w:sz w:val="18"/>
                <w:szCs w:val="18"/>
              </w:rPr>
            </w:pPr>
          </w:p>
        </w:tc>
        <w:tc>
          <w:tcPr>
            <w:tcW w:w="2341" w:type="dxa"/>
            <w:vAlign w:val="center"/>
          </w:tcPr>
          <w:p w14:paraId="26FCBFC4" w14:textId="77777777" w:rsidR="00196676" w:rsidRPr="00295655" w:rsidRDefault="00196676" w:rsidP="00196676">
            <w:pPr>
              <w:keepNext/>
              <w:jc w:val="center"/>
              <w:rPr>
                <w:rFonts w:ascii="Calibri" w:hAnsi="Calibri"/>
                <w:sz w:val="18"/>
                <w:szCs w:val="18"/>
              </w:rPr>
            </w:pPr>
          </w:p>
        </w:tc>
        <w:tc>
          <w:tcPr>
            <w:tcW w:w="2340" w:type="dxa"/>
            <w:vAlign w:val="center"/>
          </w:tcPr>
          <w:p w14:paraId="26FCBFC5" w14:textId="77777777" w:rsidR="00196676" w:rsidRPr="00295655" w:rsidRDefault="00196676" w:rsidP="00196676">
            <w:pPr>
              <w:keepNext/>
              <w:jc w:val="center"/>
              <w:rPr>
                <w:rFonts w:ascii="Calibri" w:hAnsi="Calibri"/>
                <w:sz w:val="18"/>
                <w:szCs w:val="18"/>
              </w:rPr>
            </w:pPr>
          </w:p>
        </w:tc>
        <w:tc>
          <w:tcPr>
            <w:tcW w:w="2339" w:type="dxa"/>
            <w:vAlign w:val="center"/>
          </w:tcPr>
          <w:p w14:paraId="26FCBFC6" w14:textId="77777777" w:rsidR="00196676" w:rsidRPr="00295655" w:rsidRDefault="00196676" w:rsidP="00196676">
            <w:pPr>
              <w:keepNext/>
              <w:jc w:val="center"/>
              <w:rPr>
                <w:rFonts w:ascii="Calibri" w:hAnsi="Calibri"/>
                <w:sz w:val="18"/>
                <w:szCs w:val="18"/>
              </w:rPr>
            </w:pPr>
          </w:p>
        </w:tc>
      </w:tr>
      <w:tr w:rsidR="00196676" w:rsidRPr="00295655" w14:paraId="26FCBFCF" w14:textId="77777777" w:rsidTr="000B4BDC">
        <w:trPr>
          <w:cantSplit/>
          <w:trHeight w:val="288"/>
        </w:trPr>
        <w:tc>
          <w:tcPr>
            <w:tcW w:w="1458" w:type="dxa"/>
            <w:vAlign w:val="center"/>
          </w:tcPr>
          <w:p w14:paraId="26FCBFC8" w14:textId="77777777" w:rsidR="00196676" w:rsidRPr="00295655" w:rsidRDefault="00196676" w:rsidP="00196676">
            <w:pPr>
              <w:keepNext/>
              <w:jc w:val="center"/>
              <w:rPr>
                <w:rFonts w:ascii="Calibri" w:hAnsi="Calibri"/>
                <w:sz w:val="18"/>
                <w:szCs w:val="18"/>
              </w:rPr>
            </w:pPr>
          </w:p>
        </w:tc>
        <w:tc>
          <w:tcPr>
            <w:tcW w:w="1440" w:type="dxa"/>
            <w:vAlign w:val="center"/>
          </w:tcPr>
          <w:p w14:paraId="26FCBFC9" w14:textId="77777777" w:rsidR="00196676" w:rsidRPr="00295655" w:rsidRDefault="00196676" w:rsidP="00196676">
            <w:pPr>
              <w:keepNext/>
              <w:jc w:val="center"/>
              <w:rPr>
                <w:rFonts w:ascii="Calibri" w:hAnsi="Calibri"/>
                <w:sz w:val="18"/>
                <w:szCs w:val="18"/>
              </w:rPr>
            </w:pPr>
          </w:p>
        </w:tc>
        <w:tc>
          <w:tcPr>
            <w:tcW w:w="2340" w:type="dxa"/>
            <w:vAlign w:val="center"/>
          </w:tcPr>
          <w:p w14:paraId="26FCBFCA" w14:textId="77777777" w:rsidR="00196676" w:rsidRPr="00295655" w:rsidRDefault="00196676" w:rsidP="00196676">
            <w:pPr>
              <w:keepNext/>
              <w:jc w:val="center"/>
              <w:rPr>
                <w:rFonts w:ascii="Calibri" w:hAnsi="Calibri"/>
                <w:sz w:val="18"/>
                <w:szCs w:val="18"/>
              </w:rPr>
            </w:pPr>
          </w:p>
        </w:tc>
        <w:tc>
          <w:tcPr>
            <w:tcW w:w="2340" w:type="dxa"/>
            <w:vAlign w:val="center"/>
          </w:tcPr>
          <w:p w14:paraId="26FCBFCB" w14:textId="77777777" w:rsidR="00196676" w:rsidRPr="00295655" w:rsidRDefault="00196676" w:rsidP="00196676">
            <w:pPr>
              <w:keepNext/>
              <w:jc w:val="center"/>
              <w:rPr>
                <w:rFonts w:ascii="Calibri" w:hAnsi="Calibri"/>
                <w:sz w:val="18"/>
                <w:szCs w:val="18"/>
              </w:rPr>
            </w:pPr>
          </w:p>
        </w:tc>
        <w:tc>
          <w:tcPr>
            <w:tcW w:w="2341" w:type="dxa"/>
            <w:vAlign w:val="center"/>
          </w:tcPr>
          <w:p w14:paraId="26FCBFCC" w14:textId="77777777" w:rsidR="00196676" w:rsidRPr="00295655" w:rsidRDefault="00196676" w:rsidP="00196676">
            <w:pPr>
              <w:keepNext/>
              <w:jc w:val="center"/>
              <w:rPr>
                <w:rFonts w:ascii="Calibri" w:hAnsi="Calibri"/>
                <w:sz w:val="18"/>
                <w:szCs w:val="18"/>
              </w:rPr>
            </w:pPr>
          </w:p>
        </w:tc>
        <w:tc>
          <w:tcPr>
            <w:tcW w:w="2340" w:type="dxa"/>
            <w:vAlign w:val="center"/>
          </w:tcPr>
          <w:p w14:paraId="26FCBFCD" w14:textId="77777777" w:rsidR="00196676" w:rsidRPr="00295655" w:rsidRDefault="00196676" w:rsidP="00196676">
            <w:pPr>
              <w:keepNext/>
              <w:jc w:val="center"/>
              <w:rPr>
                <w:rFonts w:ascii="Calibri" w:hAnsi="Calibri"/>
                <w:sz w:val="18"/>
                <w:szCs w:val="18"/>
              </w:rPr>
            </w:pPr>
          </w:p>
        </w:tc>
        <w:tc>
          <w:tcPr>
            <w:tcW w:w="2339" w:type="dxa"/>
            <w:vAlign w:val="center"/>
          </w:tcPr>
          <w:p w14:paraId="26FCBFCE" w14:textId="77777777" w:rsidR="00196676" w:rsidRPr="00295655" w:rsidRDefault="00196676" w:rsidP="00196676">
            <w:pPr>
              <w:keepNext/>
              <w:jc w:val="center"/>
              <w:rPr>
                <w:rFonts w:ascii="Calibri" w:hAnsi="Calibri"/>
                <w:sz w:val="18"/>
                <w:szCs w:val="18"/>
              </w:rPr>
            </w:pPr>
          </w:p>
        </w:tc>
      </w:tr>
      <w:tr w:rsidR="00196676" w:rsidRPr="00295655" w14:paraId="26FCBFD1" w14:textId="77777777" w:rsidTr="000B4BDC">
        <w:trPr>
          <w:cantSplit/>
        </w:trPr>
        <w:tc>
          <w:tcPr>
            <w:tcW w:w="14598" w:type="dxa"/>
            <w:gridSpan w:val="7"/>
          </w:tcPr>
          <w:p w14:paraId="26FCBFD0"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BFD2" w14:textId="77777777" w:rsidR="00196676" w:rsidRPr="00295655" w:rsidRDefault="00196676" w:rsidP="001966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196676" w:rsidRPr="00295655" w14:paraId="26FCBFD5" w14:textId="77777777" w:rsidTr="00196676">
        <w:trPr>
          <w:cantSplit/>
        </w:trPr>
        <w:tc>
          <w:tcPr>
            <w:tcW w:w="14616" w:type="dxa"/>
            <w:gridSpan w:val="2"/>
            <w:shd w:val="clear" w:color="auto" w:fill="auto"/>
          </w:tcPr>
          <w:p w14:paraId="26FCBFD3" w14:textId="34439E3A" w:rsidR="00196676" w:rsidRPr="001A53D0" w:rsidRDefault="00A811B7" w:rsidP="00196676">
            <w:pPr>
              <w:keepNext/>
              <w:rPr>
                <w:rFonts w:ascii="Calibri" w:hAnsi="Calibri"/>
                <w:b/>
                <w:szCs w:val="18"/>
              </w:rPr>
            </w:pPr>
            <w:r w:rsidRPr="001A53D0">
              <w:rPr>
                <w:rFonts w:ascii="Calibri" w:hAnsi="Calibri"/>
                <w:b/>
                <w:szCs w:val="18"/>
              </w:rPr>
              <w:t>K</w:t>
            </w:r>
            <w:r w:rsidR="00196676" w:rsidRPr="001A53D0">
              <w:rPr>
                <w:rFonts w:ascii="Calibri" w:hAnsi="Calibri"/>
                <w:b/>
                <w:szCs w:val="18"/>
              </w:rPr>
              <w:t xml:space="preserve">. Air Filter Device Requirements  </w:t>
            </w:r>
          </w:p>
          <w:p w14:paraId="26FCBFD4" w14:textId="77777777" w:rsidR="00196676" w:rsidRPr="00295655" w:rsidRDefault="000B4BDC" w:rsidP="000B4BDC">
            <w:pPr>
              <w:keepNext/>
              <w:rPr>
                <w:rFonts w:ascii="Calibri" w:hAnsi="Calibri"/>
                <w:b/>
                <w:sz w:val="18"/>
                <w:szCs w:val="18"/>
              </w:rPr>
            </w:pPr>
            <w:r w:rsidRPr="00926E48">
              <w:rPr>
                <w:rFonts w:ascii="Calibri" w:hAnsi="Calibri"/>
                <w:sz w:val="18"/>
                <w:szCs w:val="18"/>
              </w:rPr>
              <w:t>&lt;&lt;</w:t>
            </w:r>
            <w:r>
              <w:rPr>
                <w:rFonts w:ascii="Calibri" w:hAnsi="Calibri"/>
                <w:sz w:val="18"/>
                <w:szCs w:val="18"/>
              </w:rPr>
              <w:t>if</w:t>
            </w:r>
            <w:r w:rsidRPr="00926E48">
              <w:t xml:space="preserve"> </w:t>
            </w:r>
            <w:r w:rsidRPr="00926E48">
              <w:rPr>
                <w:rFonts w:ascii="Calibri" w:hAnsi="Calibri"/>
                <w:sz w:val="18"/>
                <w:szCs w:val="18"/>
              </w:rPr>
              <w:t xml:space="preserve">all of the SC Systems listed in Section </w:t>
            </w:r>
            <w:r>
              <w:rPr>
                <w:rFonts w:ascii="Calibri" w:hAnsi="Calibri"/>
                <w:sz w:val="18"/>
                <w:szCs w:val="18"/>
              </w:rPr>
              <w:t>C</w:t>
            </w:r>
            <w:r w:rsidRPr="00926E48">
              <w:rPr>
                <w:rFonts w:ascii="Calibri" w:hAnsi="Calibri"/>
                <w:sz w:val="18"/>
                <w:szCs w:val="18"/>
              </w:rPr>
              <w:t xml:space="preserve"> have a Distribution System Type value in </w:t>
            </w:r>
            <w:r>
              <w:rPr>
                <w:rFonts w:ascii="Calibri" w:hAnsi="Calibri"/>
                <w:sz w:val="18"/>
                <w:szCs w:val="18"/>
              </w:rPr>
              <w:t>C06</w:t>
            </w:r>
            <w:r w:rsidRPr="00926E48">
              <w:rPr>
                <w:rFonts w:ascii="Calibri" w:hAnsi="Calibri"/>
                <w:sz w:val="18"/>
                <w:szCs w:val="18"/>
              </w:rPr>
              <w:t xml:space="preserve"> =</w:t>
            </w:r>
            <w:proofErr w:type="spellStart"/>
            <w:r w:rsidRPr="00926E48">
              <w:rPr>
                <w:rFonts w:ascii="Calibri" w:hAnsi="Calibri"/>
                <w:sz w:val="18"/>
                <w:szCs w:val="18"/>
              </w:rPr>
              <w:t>DuctsNone</w:t>
            </w:r>
            <w:proofErr w:type="spellEnd"/>
            <w:r w:rsidRPr="00926E48">
              <w:rPr>
                <w:rFonts w:ascii="Calibri" w:hAnsi="Calibri"/>
                <w:sz w:val="18"/>
                <w:szCs w:val="18"/>
              </w:rPr>
              <w:t xml:space="preserve"> - Air distribution systems without </w:t>
            </w:r>
            <w:r>
              <w:rPr>
                <w:rFonts w:ascii="Calibri" w:hAnsi="Calibri"/>
                <w:sz w:val="18"/>
                <w:szCs w:val="18"/>
              </w:rPr>
              <w:t xml:space="preserve">forced air </w:t>
            </w:r>
            <w:r w:rsidRPr="00926E48">
              <w:rPr>
                <w:rFonts w:ascii="Calibri" w:hAnsi="Calibri"/>
                <w:sz w:val="18"/>
                <w:szCs w:val="18"/>
              </w:rPr>
              <w:t xml:space="preserve">ducts ,  then display the section does not apply message; </w:t>
            </w:r>
            <w:r>
              <w:rPr>
                <w:rFonts w:ascii="Calibri" w:hAnsi="Calibri"/>
                <w:sz w:val="18"/>
                <w:szCs w:val="18"/>
              </w:rPr>
              <w:t>else display this section</w:t>
            </w:r>
            <w:r w:rsidRPr="00926E48">
              <w:rPr>
                <w:rFonts w:ascii="Calibri" w:hAnsi="Calibri"/>
                <w:sz w:val="18"/>
                <w:szCs w:val="18"/>
              </w:rPr>
              <w:t>&gt;&gt;</w:t>
            </w:r>
          </w:p>
        </w:tc>
      </w:tr>
      <w:tr w:rsidR="00196676" w:rsidRPr="00295655" w14:paraId="26FCBFD8" w14:textId="77777777" w:rsidTr="00196676">
        <w:trPr>
          <w:cantSplit/>
        </w:trPr>
        <w:tc>
          <w:tcPr>
            <w:tcW w:w="468" w:type="dxa"/>
            <w:shd w:val="clear" w:color="auto" w:fill="auto"/>
            <w:vAlign w:val="center"/>
          </w:tcPr>
          <w:p w14:paraId="26FCBFD6"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26FCBFD7" w14:textId="77777777" w:rsidR="00196676" w:rsidRPr="00295655" w:rsidRDefault="00196676" w:rsidP="00196676">
            <w:pPr>
              <w:keepNext/>
              <w:spacing w:after="60"/>
              <w:rPr>
                <w:rFonts w:ascii="Calibri" w:hAnsi="Calibri"/>
                <w:sz w:val="18"/>
                <w:szCs w:val="18"/>
              </w:rPr>
            </w:pPr>
            <w:r w:rsidRPr="00295655">
              <w:rPr>
                <w:rFonts w:ascii="Calibri" w:hAnsi="Calibri"/>
                <w:sz w:val="18"/>
                <w:szCs w:val="18"/>
              </w:rPr>
              <w:t xml:space="preserve">The system shall be designed to ensure that all recirculated air and all outdoor air supplied to the </w:t>
            </w:r>
            <w:proofErr w:type="spellStart"/>
            <w:r w:rsidRPr="00295655">
              <w:rPr>
                <w:rFonts w:ascii="Calibri" w:hAnsi="Calibri"/>
                <w:sz w:val="18"/>
                <w:szCs w:val="18"/>
              </w:rPr>
              <w:t>occupiable</w:t>
            </w:r>
            <w:proofErr w:type="spellEnd"/>
            <w:r w:rsidRPr="00295655">
              <w:rPr>
                <w:rFonts w:ascii="Calibri" w:hAnsi="Calibri"/>
                <w:sz w:val="18"/>
                <w:szCs w:val="18"/>
              </w:rPr>
              <w:t xml:space="preserve"> space is filtered before passing through the system's thermal conditioning components.</w:t>
            </w:r>
          </w:p>
        </w:tc>
      </w:tr>
      <w:tr w:rsidR="00196676" w:rsidRPr="00295655" w14:paraId="26FCBFDB" w14:textId="77777777" w:rsidTr="00196676">
        <w:trPr>
          <w:cantSplit/>
        </w:trPr>
        <w:tc>
          <w:tcPr>
            <w:tcW w:w="468" w:type="dxa"/>
            <w:shd w:val="clear" w:color="auto" w:fill="auto"/>
            <w:vAlign w:val="center"/>
          </w:tcPr>
          <w:p w14:paraId="26FCBFD9"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26FCBFDA" w14:textId="77777777" w:rsidR="00196676" w:rsidRPr="00295655" w:rsidRDefault="00196676" w:rsidP="00196676">
            <w:pPr>
              <w:keepNext/>
              <w:spacing w:after="60"/>
              <w:rPr>
                <w:rFonts w:ascii="Calibri" w:hAnsi="Calibri"/>
                <w:sz w:val="18"/>
                <w:szCs w:val="18"/>
              </w:rPr>
            </w:pPr>
            <w:r w:rsidRPr="00295655">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device shall be determined, and all system air filter device locations shall be labeled to disclose the applicable design airflow rate and the maximum allowable clean-filter pressure drop.  The labels shall be permanently affixed to the air filter device, readily legible, and visible to a person replacing the air filter media, and the air filter devices shall be provided with air filter media that conforms to these determined/labeled maximum allowable clean-filter pressure drop values as rated using AHRI Standard 680.</w:t>
            </w:r>
          </w:p>
        </w:tc>
      </w:tr>
      <w:tr w:rsidR="00196676" w:rsidRPr="00295655" w14:paraId="26FCBFDE" w14:textId="77777777" w:rsidTr="00196676">
        <w:trPr>
          <w:cantSplit/>
        </w:trPr>
        <w:tc>
          <w:tcPr>
            <w:tcW w:w="468" w:type="dxa"/>
            <w:shd w:val="clear" w:color="auto" w:fill="auto"/>
            <w:vAlign w:val="center"/>
          </w:tcPr>
          <w:p w14:paraId="26FCBFDC"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26FCBFDD" w14:textId="77777777" w:rsidR="00196676" w:rsidRPr="00295655" w:rsidRDefault="00196676" w:rsidP="00196676">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196676" w:rsidRPr="00295655" w14:paraId="26FCBFE1" w14:textId="77777777" w:rsidTr="00196676">
        <w:trPr>
          <w:cantSplit/>
        </w:trPr>
        <w:tc>
          <w:tcPr>
            <w:tcW w:w="468" w:type="dxa"/>
            <w:shd w:val="clear" w:color="auto" w:fill="auto"/>
            <w:vAlign w:val="center"/>
          </w:tcPr>
          <w:p w14:paraId="26FCBFDF"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26FCBFE0" w14:textId="2119E573" w:rsidR="00196676" w:rsidRPr="00295655" w:rsidRDefault="00196676" w:rsidP="00196676">
            <w:pPr>
              <w:keepNext/>
              <w:spacing w:after="60"/>
              <w:rPr>
                <w:rFonts w:ascii="Calibri" w:hAnsi="Calibri"/>
                <w:sz w:val="18"/>
                <w:szCs w:val="18"/>
              </w:rPr>
            </w:pPr>
            <w:r w:rsidRPr="00295655">
              <w:rPr>
                <w:rFonts w:ascii="Calibri" w:hAnsi="Calibri"/>
                <w:sz w:val="18"/>
                <w:szCs w:val="18"/>
              </w:rPr>
              <w:t>The system shall be provided with air filter media having a designated efficiency equal to or greater than MERV 6 when tested in accordance with ASHRAE Standard 52.2, or a particle size efficiency rating equal to or greater than 50</w:t>
            </w:r>
            <w:r w:rsidR="004402A8">
              <w:rPr>
                <w:rFonts w:ascii="Calibri" w:hAnsi="Calibri"/>
                <w:sz w:val="18"/>
                <w:szCs w:val="18"/>
              </w:rPr>
              <w:t>%</w:t>
            </w:r>
            <w:r w:rsidRPr="00295655">
              <w:rPr>
                <w:rFonts w:ascii="Calibri" w:hAnsi="Calibri"/>
                <w:sz w:val="18"/>
                <w:szCs w:val="18"/>
              </w:rPr>
              <w:t xml:space="preserve"> in the 3.0–10 </w:t>
            </w:r>
            <w:proofErr w:type="spellStart"/>
            <w:r w:rsidRPr="00295655">
              <w:rPr>
                <w:rFonts w:ascii="Calibri" w:hAnsi="Calibri"/>
                <w:sz w:val="18"/>
                <w:szCs w:val="18"/>
              </w:rPr>
              <w:t>μm</w:t>
            </w:r>
            <w:proofErr w:type="spellEnd"/>
            <w:r w:rsidRPr="00295655">
              <w:rPr>
                <w:rFonts w:ascii="Calibri" w:hAnsi="Calibri"/>
                <w:sz w:val="18"/>
                <w:szCs w:val="18"/>
              </w:rPr>
              <w:t xml:space="preserve"> range when tested in accordance with AHRI Standard 680.</w:t>
            </w:r>
          </w:p>
        </w:tc>
      </w:tr>
      <w:tr w:rsidR="00196676" w:rsidRPr="00295655" w14:paraId="26FCBFE4" w14:textId="77777777" w:rsidTr="00196676">
        <w:trPr>
          <w:cantSplit/>
        </w:trPr>
        <w:tc>
          <w:tcPr>
            <w:tcW w:w="468" w:type="dxa"/>
            <w:shd w:val="clear" w:color="auto" w:fill="auto"/>
            <w:vAlign w:val="center"/>
          </w:tcPr>
          <w:p w14:paraId="26FCBFE2" w14:textId="77777777" w:rsidR="00196676" w:rsidRPr="00295655" w:rsidRDefault="00196676" w:rsidP="00196676">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26FCBFE3" w14:textId="77777777" w:rsidR="00196676" w:rsidRPr="00295655" w:rsidRDefault="00196676" w:rsidP="00196676">
            <w:pPr>
              <w:keepNext/>
              <w:spacing w:after="60"/>
              <w:rPr>
                <w:rFonts w:ascii="Calibri" w:hAnsi="Calibri"/>
                <w:sz w:val="18"/>
                <w:szCs w:val="18"/>
              </w:rPr>
            </w:pPr>
            <w:r w:rsidRPr="00295655">
              <w:rPr>
                <w:rFonts w:ascii="Calibri" w:hAnsi="Calibri"/>
                <w:sz w:val="18"/>
                <w:szCs w:val="18"/>
              </w:rPr>
              <w:t>The system shall be provided with air filter media that has been labeled by the manufacturer to disclose the efficiency and pressure drop ratings that conform to the required efficiency and pressure drop requirements for the air filter device.</w:t>
            </w:r>
          </w:p>
        </w:tc>
      </w:tr>
      <w:tr w:rsidR="00196676" w:rsidRPr="00295655" w14:paraId="26FCBFE6" w14:textId="77777777" w:rsidTr="00196676">
        <w:trPr>
          <w:cantSplit/>
        </w:trPr>
        <w:tc>
          <w:tcPr>
            <w:tcW w:w="14616" w:type="dxa"/>
            <w:gridSpan w:val="2"/>
            <w:shd w:val="clear" w:color="auto" w:fill="auto"/>
            <w:vAlign w:val="center"/>
          </w:tcPr>
          <w:p w14:paraId="26FCBFE5" w14:textId="77777777" w:rsidR="00196676" w:rsidRPr="00295655" w:rsidRDefault="00196676" w:rsidP="00196676">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26FCBFE7" w14:textId="77777777" w:rsidR="00196676" w:rsidRPr="00295655" w:rsidRDefault="00196676" w:rsidP="00196676">
      <w:pPr>
        <w:rPr>
          <w:rFonts w:ascii="Calibri" w:hAnsi="Calibri"/>
          <w:sz w:val="18"/>
          <w:szCs w:val="18"/>
        </w:rPr>
      </w:pPr>
    </w:p>
    <w:p w14:paraId="26FCBFE8" w14:textId="77777777" w:rsidR="00196676" w:rsidRPr="00295655"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2"/>
        <w:gridCol w:w="1622"/>
        <w:gridCol w:w="1622"/>
        <w:gridCol w:w="1622"/>
        <w:gridCol w:w="1622"/>
        <w:gridCol w:w="1622"/>
        <w:gridCol w:w="1622"/>
        <w:gridCol w:w="1622"/>
        <w:gridCol w:w="1622"/>
      </w:tblGrid>
      <w:tr w:rsidR="00196676" w:rsidRPr="00295655" w14:paraId="26FCBFEA" w14:textId="77777777" w:rsidTr="000B4BDC">
        <w:trPr>
          <w:cantSplit/>
        </w:trPr>
        <w:tc>
          <w:tcPr>
            <w:tcW w:w="14598" w:type="dxa"/>
            <w:gridSpan w:val="9"/>
          </w:tcPr>
          <w:p w14:paraId="26FCBFE9" w14:textId="77777777" w:rsidR="00196676" w:rsidRPr="00295655" w:rsidRDefault="00A811B7" w:rsidP="00196676">
            <w:pPr>
              <w:keepNext/>
              <w:rPr>
                <w:rFonts w:ascii="Calibri" w:hAnsi="Calibri"/>
                <w:b/>
                <w:sz w:val="18"/>
                <w:szCs w:val="18"/>
              </w:rPr>
            </w:pPr>
            <w:r w:rsidRPr="001A53D0">
              <w:rPr>
                <w:rFonts w:ascii="Calibri" w:hAnsi="Calibri"/>
                <w:b/>
                <w:szCs w:val="18"/>
              </w:rPr>
              <w:lastRenderedPageBreak/>
              <w:t>L</w:t>
            </w:r>
            <w:r w:rsidR="00196676" w:rsidRPr="001A53D0">
              <w:rPr>
                <w:rFonts w:ascii="Calibri" w:hAnsi="Calibri"/>
                <w:b/>
                <w:szCs w:val="18"/>
              </w:rPr>
              <w:t xml:space="preserve">. HERS Verification Requirements </w:t>
            </w:r>
          </w:p>
        </w:tc>
      </w:tr>
      <w:tr w:rsidR="000B4BDC" w:rsidRPr="00295655" w14:paraId="26FCBFF4" w14:textId="77777777" w:rsidTr="000B4BDC">
        <w:trPr>
          <w:cantSplit/>
          <w:trHeight w:val="188"/>
        </w:trPr>
        <w:tc>
          <w:tcPr>
            <w:tcW w:w="1622" w:type="dxa"/>
            <w:vAlign w:val="bottom"/>
          </w:tcPr>
          <w:p w14:paraId="26FCBFEB" w14:textId="77777777" w:rsidR="000B4BDC" w:rsidRPr="00295655" w:rsidRDefault="000B4BDC"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622" w:type="dxa"/>
            <w:vAlign w:val="bottom"/>
          </w:tcPr>
          <w:p w14:paraId="26FCBFEC" w14:textId="77777777" w:rsidR="000B4BDC" w:rsidRPr="00295655" w:rsidRDefault="000B4BDC"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622" w:type="dxa"/>
            <w:vAlign w:val="bottom"/>
          </w:tcPr>
          <w:p w14:paraId="26FCBFED" w14:textId="77777777" w:rsidR="000B4BDC" w:rsidRPr="00295655" w:rsidRDefault="000B4BDC"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3</w:t>
            </w:r>
          </w:p>
        </w:tc>
        <w:tc>
          <w:tcPr>
            <w:tcW w:w="1622" w:type="dxa"/>
            <w:vAlign w:val="bottom"/>
          </w:tcPr>
          <w:p w14:paraId="26FCBFEE" w14:textId="77777777" w:rsidR="000B4BDC" w:rsidRPr="00295655" w:rsidRDefault="000B4BDC"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4</w:t>
            </w:r>
          </w:p>
        </w:tc>
        <w:tc>
          <w:tcPr>
            <w:tcW w:w="1622" w:type="dxa"/>
            <w:vAlign w:val="bottom"/>
          </w:tcPr>
          <w:p w14:paraId="26FCBFEF" w14:textId="77777777" w:rsidR="000B4BDC" w:rsidRPr="00295655" w:rsidRDefault="000B4BDC"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5</w:t>
            </w:r>
          </w:p>
        </w:tc>
        <w:tc>
          <w:tcPr>
            <w:tcW w:w="1622" w:type="dxa"/>
            <w:vAlign w:val="bottom"/>
          </w:tcPr>
          <w:p w14:paraId="26FCBFF0" w14:textId="77777777" w:rsidR="000B4BDC" w:rsidRPr="00295655" w:rsidRDefault="000B4BDC"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6</w:t>
            </w:r>
          </w:p>
        </w:tc>
        <w:tc>
          <w:tcPr>
            <w:tcW w:w="1622" w:type="dxa"/>
            <w:vAlign w:val="bottom"/>
          </w:tcPr>
          <w:p w14:paraId="26FCBFF1" w14:textId="77777777" w:rsidR="000B4BDC" w:rsidRPr="00295655" w:rsidRDefault="000B4BDC" w:rsidP="00196676">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7</w:t>
            </w:r>
          </w:p>
        </w:tc>
        <w:tc>
          <w:tcPr>
            <w:tcW w:w="1622" w:type="dxa"/>
            <w:vAlign w:val="bottom"/>
          </w:tcPr>
          <w:p w14:paraId="26FCBFF2" w14:textId="77777777" w:rsidR="000B4BDC" w:rsidRPr="00295655" w:rsidRDefault="003A232C" w:rsidP="00196676">
            <w:pPr>
              <w:keepNext/>
              <w:jc w:val="center"/>
              <w:rPr>
                <w:rFonts w:ascii="Calibri" w:hAnsi="Calibri"/>
                <w:sz w:val="18"/>
                <w:szCs w:val="18"/>
              </w:rPr>
            </w:pPr>
            <w:r>
              <w:rPr>
                <w:rFonts w:ascii="Calibri" w:hAnsi="Calibri"/>
                <w:sz w:val="18"/>
                <w:szCs w:val="18"/>
              </w:rPr>
              <w:t>08</w:t>
            </w:r>
          </w:p>
        </w:tc>
        <w:tc>
          <w:tcPr>
            <w:tcW w:w="1622" w:type="dxa"/>
            <w:vAlign w:val="bottom"/>
          </w:tcPr>
          <w:p w14:paraId="26FCBFF3" w14:textId="77777777" w:rsidR="000B4BDC" w:rsidRPr="00295655" w:rsidRDefault="003A232C" w:rsidP="00196676">
            <w:pPr>
              <w:keepNext/>
              <w:jc w:val="center"/>
              <w:rPr>
                <w:rFonts w:ascii="Calibri" w:hAnsi="Calibri"/>
                <w:sz w:val="18"/>
                <w:szCs w:val="18"/>
              </w:rPr>
            </w:pPr>
            <w:r>
              <w:rPr>
                <w:rFonts w:ascii="Calibri" w:hAnsi="Calibri"/>
                <w:sz w:val="18"/>
                <w:szCs w:val="18"/>
              </w:rPr>
              <w:t>09</w:t>
            </w:r>
          </w:p>
        </w:tc>
      </w:tr>
      <w:tr w:rsidR="000B4BDC" w:rsidRPr="00B82750" w14:paraId="26FCBFFE" w14:textId="77777777" w:rsidTr="000B4BDC">
        <w:trPr>
          <w:cantSplit/>
          <w:trHeight w:val="359"/>
        </w:trPr>
        <w:tc>
          <w:tcPr>
            <w:tcW w:w="1622" w:type="dxa"/>
            <w:tcBorders>
              <w:bottom w:val="nil"/>
            </w:tcBorders>
            <w:vAlign w:val="bottom"/>
          </w:tcPr>
          <w:p w14:paraId="26FCBFF5" w14:textId="77777777" w:rsidR="000B4BDC" w:rsidRPr="00B82750" w:rsidRDefault="000B4BDC" w:rsidP="00196676">
            <w:pPr>
              <w:keepNext/>
              <w:jc w:val="center"/>
              <w:rPr>
                <w:rFonts w:ascii="Calibri" w:hAnsi="Calibri"/>
                <w:sz w:val="18"/>
                <w:szCs w:val="18"/>
              </w:rPr>
            </w:pPr>
          </w:p>
        </w:tc>
        <w:tc>
          <w:tcPr>
            <w:tcW w:w="1622" w:type="dxa"/>
            <w:tcBorders>
              <w:bottom w:val="nil"/>
            </w:tcBorders>
            <w:vAlign w:val="bottom"/>
          </w:tcPr>
          <w:p w14:paraId="26FCBFF6" w14:textId="77777777" w:rsidR="000B4BDC" w:rsidRPr="00B82750" w:rsidRDefault="000B4BDC" w:rsidP="00196676">
            <w:pPr>
              <w:keepNext/>
              <w:jc w:val="center"/>
              <w:rPr>
                <w:rFonts w:ascii="Calibri" w:hAnsi="Calibri"/>
                <w:sz w:val="18"/>
                <w:szCs w:val="18"/>
              </w:rPr>
            </w:pPr>
          </w:p>
        </w:tc>
        <w:tc>
          <w:tcPr>
            <w:tcW w:w="1622" w:type="dxa"/>
            <w:tcBorders>
              <w:bottom w:val="nil"/>
            </w:tcBorders>
            <w:vAlign w:val="bottom"/>
          </w:tcPr>
          <w:p w14:paraId="26FCBFF7"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1622" w:type="dxa"/>
            <w:tcBorders>
              <w:bottom w:val="nil"/>
            </w:tcBorders>
            <w:vAlign w:val="bottom"/>
          </w:tcPr>
          <w:p w14:paraId="26FCBFF8"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1622" w:type="dxa"/>
            <w:tcBorders>
              <w:bottom w:val="nil"/>
            </w:tcBorders>
            <w:vAlign w:val="bottom"/>
          </w:tcPr>
          <w:p w14:paraId="26FCBFF9"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622" w:type="dxa"/>
            <w:tcBorders>
              <w:bottom w:val="nil"/>
            </w:tcBorders>
            <w:vAlign w:val="bottom"/>
          </w:tcPr>
          <w:p w14:paraId="26FCBFFA"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1622" w:type="dxa"/>
            <w:tcBorders>
              <w:bottom w:val="nil"/>
            </w:tcBorders>
            <w:vAlign w:val="bottom"/>
          </w:tcPr>
          <w:p w14:paraId="26FCBFFB"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25</w:t>
            </w:r>
          </w:p>
        </w:tc>
        <w:tc>
          <w:tcPr>
            <w:tcW w:w="1622" w:type="dxa"/>
            <w:tcBorders>
              <w:bottom w:val="nil"/>
            </w:tcBorders>
            <w:vAlign w:val="bottom"/>
          </w:tcPr>
          <w:p w14:paraId="26FCBFFC" w14:textId="77777777" w:rsidR="000B4BDC" w:rsidRPr="00B82750" w:rsidRDefault="000B4BDC" w:rsidP="00196676">
            <w:pPr>
              <w:keepNext/>
              <w:jc w:val="center"/>
              <w:rPr>
                <w:rFonts w:ascii="Calibri" w:hAnsi="Calibri"/>
                <w:sz w:val="18"/>
                <w:szCs w:val="18"/>
              </w:rPr>
            </w:pPr>
            <w:r>
              <w:rPr>
                <w:rFonts w:ascii="Calibri" w:hAnsi="Calibri"/>
                <w:sz w:val="18"/>
                <w:szCs w:val="18"/>
              </w:rPr>
              <w:t>MCH-27</w:t>
            </w:r>
          </w:p>
        </w:tc>
        <w:tc>
          <w:tcPr>
            <w:tcW w:w="1622" w:type="dxa"/>
            <w:tcBorders>
              <w:bottom w:val="nil"/>
            </w:tcBorders>
            <w:vAlign w:val="bottom"/>
          </w:tcPr>
          <w:p w14:paraId="26FCBFFD"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r>
      <w:tr w:rsidR="000B4BDC" w:rsidRPr="00B82750" w14:paraId="26FCC009" w14:textId="77777777" w:rsidTr="000B4BDC">
        <w:trPr>
          <w:cantSplit/>
          <w:trHeight w:val="972"/>
        </w:trPr>
        <w:tc>
          <w:tcPr>
            <w:tcW w:w="1622" w:type="dxa"/>
            <w:tcBorders>
              <w:top w:val="nil"/>
            </w:tcBorders>
            <w:vAlign w:val="bottom"/>
          </w:tcPr>
          <w:p w14:paraId="26FCBFFF"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SC System Identification or Name</w:t>
            </w:r>
          </w:p>
        </w:tc>
        <w:tc>
          <w:tcPr>
            <w:tcW w:w="1622" w:type="dxa"/>
            <w:tcBorders>
              <w:top w:val="nil"/>
            </w:tcBorders>
            <w:vAlign w:val="bottom"/>
          </w:tcPr>
          <w:p w14:paraId="26FCC000"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SC System Location or Area Served</w:t>
            </w:r>
          </w:p>
        </w:tc>
        <w:tc>
          <w:tcPr>
            <w:tcW w:w="1622" w:type="dxa"/>
            <w:tcBorders>
              <w:top w:val="nil"/>
            </w:tcBorders>
            <w:vAlign w:val="bottom"/>
          </w:tcPr>
          <w:p w14:paraId="26FCC001"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Duct Leakage Test</w:t>
            </w:r>
          </w:p>
        </w:tc>
        <w:tc>
          <w:tcPr>
            <w:tcW w:w="1622" w:type="dxa"/>
            <w:tcBorders>
              <w:top w:val="nil"/>
            </w:tcBorders>
            <w:vAlign w:val="bottom"/>
          </w:tcPr>
          <w:p w14:paraId="26FCC002"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Duct Location Verification</w:t>
            </w:r>
          </w:p>
        </w:tc>
        <w:tc>
          <w:tcPr>
            <w:tcW w:w="1622" w:type="dxa"/>
            <w:tcBorders>
              <w:top w:val="nil"/>
            </w:tcBorders>
            <w:vAlign w:val="bottom"/>
          </w:tcPr>
          <w:p w14:paraId="26FCC003"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AHU Fan Efficacy (W/cfm)</w:t>
            </w:r>
          </w:p>
        </w:tc>
        <w:tc>
          <w:tcPr>
            <w:tcW w:w="1622" w:type="dxa"/>
            <w:tcBorders>
              <w:top w:val="nil"/>
            </w:tcBorders>
            <w:vAlign w:val="bottom"/>
          </w:tcPr>
          <w:p w14:paraId="26FCC004"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AHU Airflow Rate</w:t>
            </w:r>
          </w:p>
          <w:p w14:paraId="26FCC005"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(cfm/ton)</w:t>
            </w:r>
          </w:p>
        </w:tc>
        <w:tc>
          <w:tcPr>
            <w:tcW w:w="1622" w:type="dxa"/>
            <w:tcBorders>
              <w:top w:val="nil"/>
            </w:tcBorders>
            <w:vAlign w:val="bottom"/>
          </w:tcPr>
          <w:p w14:paraId="26FCC006" w14:textId="77777777" w:rsidR="000B4BDC" w:rsidRPr="00B82750" w:rsidRDefault="000B4BDC" w:rsidP="00196676">
            <w:pPr>
              <w:keepNext/>
              <w:jc w:val="center"/>
              <w:rPr>
                <w:rFonts w:ascii="Calibri" w:hAnsi="Calibri"/>
                <w:sz w:val="18"/>
                <w:szCs w:val="18"/>
              </w:rPr>
            </w:pPr>
            <w:r w:rsidRPr="00B82750">
              <w:rPr>
                <w:rFonts w:ascii="Calibri" w:hAnsi="Calibri"/>
                <w:sz w:val="18"/>
                <w:szCs w:val="18"/>
              </w:rPr>
              <w:t>Refrigerant Charge</w:t>
            </w:r>
          </w:p>
        </w:tc>
        <w:tc>
          <w:tcPr>
            <w:tcW w:w="1622" w:type="dxa"/>
            <w:tcBorders>
              <w:top w:val="nil"/>
            </w:tcBorders>
            <w:vAlign w:val="bottom"/>
          </w:tcPr>
          <w:p w14:paraId="26FCC007" w14:textId="77777777" w:rsidR="000B4BDC" w:rsidRPr="00B82750" w:rsidRDefault="000B4BDC" w:rsidP="00196676">
            <w:pPr>
              <w:keepNext/>
              <w:jc w:val="center"/>
              <w:rPr>
                <w:rFonts w:ascii="Calibri" w:hAnsi="Calibri"/>
                <w:sz w:val="18"/>
                <w:szCs w:val="18"/>
              </w:rPr>
            </w:pPr>
            <w:r>
              <w:rPr>
                <w:rFonts w:ascii="Calibri" w:hAnsi="Calibri"/>
                <w:sz w:val="18"/>
                <w:szCs w:val="18"/>
              </w:rPr>
              <w:t>IAQ Mechanical Ventilation</w:t>
            </w:r>
          </w:p>
        </w:tc>
        <w:tc>
          <w:tcPr>
            <w:tcW w:w="1622" w:type="dxa"/>
            <w:tcBorders>
              <w:top w:val="nil"/>
            </w:tcBorders>
            <w:vAlign w:val="bottom"/>
          </w:tcPr>
          <w:p w14:paraId="26FCC008" w14:textId="5CD06F8B" w:rsidR="000B4BDC" w:rsidRPr="00B82750" w:rsidRDefault="000B4BDC" w:rsidP="00D2371A">
            <w:pPr>
              <w:keepNext/>
              <w:jc w:val="center"/>
              <w:rPr>
                <w:rFonts w:ascii="Calibri" w:hAnsi="Calibri"/>
                <w:sz w:val="18"/>
                <w:szCs w:val="18"/>
              </w:rPr>
            </w:pPr>
            <w:r w:rsidRPr="00B82750">
              <w:rPr>
                <w:rFonts w:ascii="Calibri" w:hAnsi="Calibri"/>
                <w:sz w:val="18"/>
                <w:szCs w:val="18"/>
              </w:rPr>
              <w:t>Return Duct Design - Table 150.0-</w:t>
            </w:r>
            <w:r w:rsidR="00D2371A">
              <w:rPr>
                <w:rFonts w:ascii="Calibri" w:hAnsi="Calibri"/>
                <w:sz w:val="18"/>
                <w:szCs w:val="18"/>
              </w:rPr>
              <w:t>B</w:t>
            </w:r>
            <w:r w:rsidRPr="00B82750">
              <w:rPr>
                <w:rFonts w:ascii="Calibri" w:hAnsi="Calibri"/>
                <w:sz w:val="18"/>
                <w:szCs w:val="18"/>
              </w:rPr>
              <w:t xml:space="preserve"> or </w:t>
            </w:r>
            <w:r w:rsidR="00D2371A">
              <w:rPr>
                <w:rFonts w:ascii="Calibri" w:hAnsi="Calibri"/>
                <w:sz w:val="18"/>
                <w:szCs w:val="18"/>
              </w:rPr>
              <w:t>C</w:t>
            </w:r>
          </w:p>
        </w:tc>
      </w:tr>
      <w:tr w:rsidR="000B4BDC" w:rsidRPr="000970D6" w14:paraId="26FCC049" w14:textId="77777777" w:rsidTr="000B4BDC">
        <w:trPr>
          <w:cantSplit/>
        </w:trPr>
        <w:tc>
          <w:tcPr>
            <w:tcW w:w="1622" w:type="dxa"/>
          </w:tcPr>
          <w:p w14:paraId="26FCC00A" w14:textId="77777777" w:rsidR="000B4BDC" w:rsidRPr="000970D6" w:rsidRDefault="000B4BDC" w:rsidP="00196676">
            <w:pPr>
              <w:keepNext/>
              <w:rPr>
                <w:rFonts w:ascii="Calibri" w:hAnsi="Calibri"/>
                <w:sz w:val="14"/>
                <w:szCs w:val="14"/>
              </w:rPr>
            </w:pPr>
            <w:r w:rsidRPr="000970D6">
              <w:rPr>
                <w:rFonts w:ascii="Calibri" w:hAnsi="Calibri"/>
                <w:sz w:val="14"/>
                <w:szCs w:val="14"/>
              </w:rPr>
              <w:t>&lt;&lt;auto filled from  D01&gt;&gt;</w:t>
            </w:r>
          </w:p>
        </w:tc>
        <w:tc>
          <w:tcPr>
            <w:tcW w:w="1622" w:type="dxa"/>
          </w:tcPr>
          <w:p w14:paraId="26FCC00B" w14:textId="77777777" w:rsidR="000B4BDC" w:rsidRPr="000970D6" w:rsidRDefault="000B4BDC" w:rsidP="00196676">
            <w:pPr>
              <w:keepNext/>
              <w:rPr>
                <w:rFonts w:ascii="Calibri" w:hAnsi="Calibri"/>
                <w:sz w:val="14"/>
                <w:szCs w:val="14"/>
              </w:rPr>
            </w:pPr>
            <w:r w:rsidRPr="000970D6">
              <w:rPr>
                <w:rFonts w:ascii="Calibri" w:hAnsi="Calibri"/>
                <w:sz w:val="14"/>
                <w:szCs w:val="14"/>
              </w:rPr>
              <w:t xml:space="preserve">&lt;&lt;auto filled from D02&gt;&gt; </w:t>
            </w:r>
          </w:p>
        </w:tc>
        <w:tc>
          <w:tcPr>
            <w:tcW w:w="1622" w:type="dxa"/>
          </w:tcPr>
          <w:p w14:paraId="26FCC00C" w14:textId="77777777" w:rsidR="000B4BDC" w:rsidRPr="000970D6" w:rsidRDefault="000B4BDC" w:rsidP="00196676">
            <w:pPr>
              <w:keepNext/>
              <w:rPr>
                <w:rFonts w:asciiTheme="minorHAnsi" w:hAnsiTheme="minorHAnsi"/>
                <w:sz w:val="14"/>
                <w:szCs w:val="14"/>
              </w:rPr>
            </w:pPr>
            <w:r w:rsidRPr="000970D6">
              <w:rPr>
                <w:rFonts w:asciiTheme="minorHAnsi" w:hAnsiTheme="minorHAnsi"/>
                <w:sz w:val="14"/>
                <w:szCs w:val="14"/>
              </w:rPr>
              <w:t xml:space="preserve">&lt;&lt;Calculated field: </w:t>
            </w:r>
          </w:p>
          <w:p w14:paraId="26FCC00D" w14:textId="77777777" w:rsidR="000B4BDC" w:rsidRPr="000970D6" w:rsidRDefault="000B4BDC" w:rsidP="00196676">
            <w:pPr>
              <w:keepNext/>
              <w:rPr>
                <w:rFonts w:asciiTheme="minorHAnsi" w:hAnsiTheme="minorHAnsi"/>
                <w:sz w:val="14"/>
                <w:szCs w:val="14"/>
              </w:rPr>
            </w:pPr>
            <w:r w:rsidRPr="000970D6">
              <w:rPr>
                <w:rFonts w:asciiTheme="minorHAnsi" w:hAnsiTheme="minorHAnsi"/>
                <w:sz w:val="14"/>
                <w:szCs w:val="14"/>
              </w:rPr>
              <w:t>if C06=</w:t>
            </w:r>
            <w:proofErr w:type="spellStart"/>
            <w:r w:rsidR="00FF6E1E" w:rsidRPr="000970D6">
              <w:rPr>
                <w:rFonts w:asciiTheme="minorHAnsi" w:hAnsiTheme="minorHAnsi" w:cs="Courier New"/>
                <w:b/>
                <w:sz w:val="14"/>
                <w:szCs w:val="14"/>
              </w:rPr>
              <w:t>DuctsNone</w:t>
            </w:r>
            <w:proofErr w:type="spellEnd"/>
            <w:r w:rsidR="00FF6E1E" w:rsidRPr="000970D6">
              <w:rPr>
                <w:rFonts w:asciiTheme="minorHAnsi" w:hAnsiTheme="minorHAnsi" w:cs="Courier New"/>
                <w:sz w:val="14"/>
                <w:szCs w:val="14"/>
              </w:rPr>
              <w:t xml:space="preserve"> - Air distribution systems without forced air duct</w:t>
            </w:r>
          </w:p>
          <w:p w14:paraId="26FCC00E" w14:textId="77777777" w:rsidR="000B4BDC" w:rsidRPr="000970D6" w:rsidRDefault="000B4BDC" w:rsidP="00196676">
            <w:pPr>
              <w:keepNext/>
              <w:rPr>
                <w:rFonts w:asciiTheme="minorHAnsi" w:hAnsiTheme="minorHAnsi"/>
                <w:sz w:val="14"/>
                <w:szCs w:val="14"/>
              </w:rPr>
            </w:pPr>
            <w:r w:rsidRPr="000970D6">
              <w:rPr>
                <w:rFonts w:asciiTheme="minorHAnsi" w:hAnsiTheme="minorHAnsi"/>
                <w:sz w:val="14"/>
                <w:szCs w:val="14"/>
              </w:rPr>
              <w:t>then display result = no;</w:t>
            </w:r>
          </w:p>
          <w:p w14:paraId="26FCC00F" w14:textId="77777777" w:rsidR="000B4BDC" w:rsidRPr="000970D6" w:rsidRDefault="00FF6E1E" w:rsidP="00196676">
            <w:pPr>
              <w:keepNext/>
              <w:rPr>
                <w:rFonts w:asciiTheme="minorHAnsi" w:hAnsiTheme="minorHAnsi"/>
                <w:sz w:val="14"/>
                <w:szCs w:val="14"/>
              </w:rPr>
            </w:pPr>
            <w:r w:rsidRPr="000970D6">
              <w:rPr>
                <w:rFonts w:asciiTheme="minorHAnsi" w:hAnsiTheme="minorHAnsi"/>
                <w:sz w:val="14"/>
                <w:szCs w:val="14"/>
              </w:rPr>
              <w:t xml:space="preserve">else </w:t>
            </w:r>
            <w:r w:rsidR="000B4BDC" w:rsidRPr="000970D6">
              <w:rPr>
                <w:rFonts w:ascii="Calibri" w:hAnsi="Calibri"/>
                <w:sz w:val="14"/>
                <w:szCs w:val="14"/>
              </w:rPr>
              <w:t>display result=yes&gt;&gt;</w:t>
            </w:r>
          </w:p>
        </w:tc>
        <w:tc>
          <w:tcPr>
            <w:tcW w:w="1622" w:type="dxa"/>
          </w:tcPr>
          <w:p w14:paraId="26FCC017" w14:textId="5EC01AEC" w:rsidR="000B4BDC" w:rsidRPr="000970D6" w:rsidRDefault="000B4BDC">
            <w:pPr>
              <w:keepNext/>
              <w:rPr>
                <w:rFonts w:ascii="Calibri" w:hAnsi="Calibri"/>
                <w:sz w:val="14"/>
                <w:szCs w:val="14"/>
              </w:rPr>
            </w:pPr>
            <w:r w:rsidRPr="000970D6">
              <w:rPr>
                <w:rFonts w:asciiTheme="minorHAnsi" w:hAnsiTheme="minorHAnsi"/>
                <w:sz w:val="14"/>
                <w:szCs w:val="14"/>
              </w:rPr>
              <w:t>&lt;&lt;</w:t>
            </w:r>
            <w:r w:rsidR="00F94225">
              <w:rPr>
                <w:rFonts w:asciiTheme="minorHAnsi" w:hAnsiTheme="minorHAnsi"/>
                <w:sz w:val="14"/>
                <w:szCs w:val="14"/>
              </w:rPr>
              <w:t xml:space="preserve"> display result=no&gt;&gt;</w:t>
            </w:r>
          </w:p>
          <w:p w14:paraId="26FCC018" w14:textId="77777777" w:rsidR="000B4BDC" w:rsidRPr="000970D6" w:rsidRDefault="000B4BDC" w:rsidP="00196676">
            <w:pPr>
              <w:keepNext/>
              <w:rPr>
                <w:rFonts w:ascii="Calibri" w:hAnsi="Calibri"/>
                <w:sz w:val="14"/>
                <w:szCs w:val="14"/>
              </w:rPr>
            </w:pPr>
          </w:p>
          <w:p w14:paraId="26FCC019" w14:textId="77777777" w:rsidR="000B4BDC" w:rsidRPr="000970D6" w:rsidRDefault="000B4BDC" w:rsidP="00196676">
            <w:pPr>
              <w:keepNext/>
              <w:rPr>
                <w:rFonts w:ascii="Calibri" w:hAnsi="Calibri"/>
                <w:sz w:val="14"/>
                <w:szCs w:val="14"/>
              </w:rPr>
            </w:pPr>
          </w:p>
        </w:tc>
        <w:tc>
          <w:tcPr>
            <w:tcW w:w="1622" w:type="dxa"/>
          </w:tcPr>
          <w:p w14:paraId="26FCC01A" w14:textId="77777777" w:rsidR="000B4BDC" w:rsidRPr="000970D6" w:rsidRDefault="000B4BDC" w:rsidP="00196676">
            <w:pPr>
              <w:keepNext/>
              <w:rPr>
                <w:rFonts w:ascii="Calibri" w:hAnsi="Calibri"/>
                <w:sz w:val="14"/>
                <w:szCs w:val="14"/>
              </w:rPr>
            </w:pPr>
            <w:r w:rsidRPr="000970D6">
              <w:rPr>
                <w:rFonts w:ascii="Calibri" w:hAnsi="Calibri"/>
                <w:sz w:val="14"/>
                <w:szCs w:val="14"/>
              </w:rPr>
              <w:t xml:space="preserve">&lt;&lt;calculated field: </w:t>
            </w:r>
          </w:p>
          <w:p w14:paraId="26FCC01B" w14:textId="77777777" w:rsidR="000970D6" w:rsidRPr="000970D6" w:rsidRDefault="000970D6" w:rsidP="000970D6">
            <w:pPr>
              <w:keepNext/>
              <w:rPr>
                <w:rFonts w:asciiTheme="minorHAnsi" w:hAnsiTheme="minorHAnsi"/>
                <w:sz w:val="14"/>
                <w:szCs w:val="14"/>
              </w:rPr>
            </w:pPr>
            <w:r w:rsidRPr="000970D6">
              <w:rPr>
                <w:rFonts w:asciiTheme="minorHAnsi" w:hAnsiTheme="minorHAnsi"/>
                <w:sz w:val="14"/>
                <w:szCs w:val="14"/>
              </w:rPr>
              <w:t>if C06=</w:t>
            </w:r>
            <w:proofErr w:type="spellStart"/>
            <w:r w:rsidRPr="000970D6">
              <w:rPr>
                <w:rFonts w:asciiTheme="minorHAnsi" w:hAnsiTheme="minorHAnsi" w:cs="Courier New"/>
                <w:b/>
                <w:sz w:val="14"/>
                <w:szCs w:val="14"/>
              </w:rPr>
              <w:t>DuctsNone</w:t>
            </w:r>
            <w:proofErr w:type="spellEnd"/>
            <w:r w:rsidRPr="000970D6">
              <w:rPr>
                <w:rFonts w:asciiTheme="minorHAnsi" w:hAnsiTheme="minorHAnsi" w:cs="Courier New"/>
                <w:sz w:val="14"/>
                <w:szCs w:val="14"/>
              </w:rPr>
              <w:t xml:space="preserve"> - Air distribution systems without </w:t>
            </w:r>
            <w:r w:rsidR="00F94225">
              <w:rPr>
                <w:rFonts w:asciiTheme="minorHAnsi" w:hAnsiTheme="minorHAnsi" w:cs="Courier New"/>
                <w:sz w:val="14"/>
                <w:szCs w:val="14"/>
              </w:rPr>
              <w:t>forced air duct</w:t>
            </w:r>
            <w:r w:rsidR="00F94225">
              <w:rPr>
                <w:rFonts w:asciiTheme="minorHAnsi" w:hAnsiTheme="minorHAnsi"/>
                <w:sz w:val="14"/>
                <w:szCs w:val="14"/>
              </w:rPr>
              <w:t xml:space="preserve"> then display result = no;</w:t>
            </w:r>
          </w:p>
          <w:p w14:paraId="1831CF9D" w14:textId="7DE57A97" w:rsidR="008E7960" w:rsidRDefault="008E7960" w:rsidP="00196676">
            <w:pPr>
              <w:keepNext/>
              <w:rPr>
                <w:rFonts w:ascii="Calibri" w:hAnsi="Calibri"/>
                <w:sz w:val="14"/>
                <w:szCs w:val="14"/>
              </w:rPr>
            </w:pPr>
          </w:p>
          <w:p w14:paraId="49F67155" w14:textId="77777777" w:rsidR="008E7960" w:rsidRPr="000970D6" w:rsidRDefault="008E7960" w:rsidP="00196676">
            <w:pPr>
              <w:keepNext/>
              <w:rPr>
                <w:rFonts w:ascii="Calibri" w:hAnsi="Calibri"/>
                <w:sz w:val="14"/>
                <w:szCs w:val="14"/>
              </w:rPr>
            </w:pPr>
          </w:p>
          <w:p w14:paraId="26FCC01D" w14:textId="5210A9AB" w:rsidR="000B4BDC" w:rsidRPr="000970D6" w:rsidRDefault="000970D6" w:rsidP="00196676">
            <w:pPr>
              <w:keepNext/>
              <w:rPr>
                <w:rFonts w:ascii="Calibri" w:hAnsi="Calibri"/>
                <w:sz w:val="14"/>
                <w:szCs w:val="14"/>
              </w:rPr>
            </w:pPr>
            <w:proofErr w:type="spellStart"/>
            <w:r w:rsidRPr="000970D6">
              <w:rPr>
                <w:rFonts w:ascii="Calibri" w:hAnsi="Calibri"/>
                <w:sz w:val="14"/>
                <w:szCs w:val="14"/>
              </w:rPr>
              <w:t>else</w:t>
            </w:r>
            <w:r w:rsidR="00FF6E1E" w:rsidRPr="000970D6">
              <w:rPr>
                <w:rFonts w:ascii="Calibri" w:hAnsi="Calibri"/>
                <w:sz w:val="14"/>
                <w:szCs w:val="14"/>
              </w:rPr>
              <w:t>if</w:t>
            </w:r>
            <w:proofErr w:type="spellEnd"/>
            <w:r w:rsidR="00FF6E1E" w:rsidRPr="000970D6">
              <w:rPr>
                <w:rFonts w:ascii="Calibri" w:hAnsi="Calibri"/>
                <w:sz w:val="14"/>
                <w:szCs w:val="14"/>
              </w:rPr>
              <w:t xml:space="preserve"> section I field </w:t>
            </w:r>
            <w:r w:rsidR="000B4BDC" w:rsidRPr="000970D6">
              <w:rPr>
                <w:rFonts w:ascii="Calibri" w:hAnsi="Calibri"/>
                <w:sz w:val="14"/>
                <w:szCs w:val="14"/>
              </w:rPr>
              <w:t xml:space="preserve">08 result is </w:t>
            </w:r>
            <w:r w:rsidR="00EA1D49" w:rsidRPr="00E83EF7">
              <w:rPr>
                <w:rFonts w:ascii="Calibri" w:hAnsi="Calibri"/>
                <w:sz w:val="14"/>
                <w:szCs w:val="14"/>
                <w:u w:val="single"/>
              </w:rPr>
              <w:t xml:space="preserve">HERS Verified </w:t>
            </w:r>
            <w:r w:rsidR="000B4BDC" w:rsidRPr="00E83EF7">
              <w:rPr>
                <w:rFonts w:ascii="Calibri" w:hAnsi="Calibri"/>
                <w:sz w:val="14"/>
                <w:szCs w:val="14"/>
                <w:u w:val="single"/>
              </w:rPr>
              <w:t>Fan Efficacy</w:t>
            </w:r>
            <w:r w:rsidR="000B4BDC" w:rsidRPr="00E83EF7">
              <w:rPr>
                <w:sz w:val="14"/>
                <w:szCs w:val="14"/>
                <w:u w:val="single"/>
              </w:rPr>
              <w:t xml:space="preserve"> </w:t>
            </w:r>
            <w:r w:rsidR="000B4BDC" w:rsidRPr="00E83EF7">
              <w:rPr>
                <w:rFonts w:ascii="Calibri" w:hAnsi="Calibri"/>
                <w:sz w:val="14"/>
                <w:szCs w:val="14"/>
                <w:u w:val="single"/>
              </w:rPr>
              <w:t>and Airflow Rate</w:t>
            </w:r>
            <w:r w:rsidR="000B4BDC" w:rsidRPr="000970D6">
              <w:rPr>
                <w:rFonts w:ascii="Calibri" w:hAnsi="Calibri"/>
                <w:sz w:val="14"/>
                <w:szCs w:val="14"/>
              </w:rPr>
              <w:t xml:space="preserve">, </w:t>
            </w:r>
          </w:p>
          <w:p w14:paraId="26FCC01E" w14:textId="77777777" w:rsidR="000B4BDC" w:rsidRPr="000970D6" w:rsidRDefault="000B4BDC" w:rsidP="00196676">
            <w:pPr>
              <w:keepNext/>
              <w:rPr>
                <w:rFonts w:ascii="Calibri" w:hAnsi="Calibri"/>
                <w:sz w:val="14"/>
                <w:szCs w:val="14"/>
              </w:rPr>
            </w:pPr>
            <w:r w:rsidRPr="000970D6">
              <w:rPr>
                <w:rFonts w:ascii="Calibri" w:hAnsi="Calibri"/>
                <w:sz w:val="14"/>
                <w:szCs w:val="14"/>
              </w:rPr>
              <w:t>then result is yes,</w:t>
            </w:r>
          </w:p>
          <w:p w14:paraId="26FCC01F" w14:textId="77777777" w:rsidR="000B4BDC" w:rsidRPr="000970D6" w:rsidRDefault="000B4BDC" w:rsidP="00196676">
            <w:pPr>
              <w:keepNext/>
              <w:rPr>
                <w:rFonts w:ascii="Calibri" w:hAnsi="Calibri"/>
                <w:sz w:val="14"/>
                <w:szCs w:val="14"/>
              </w:rPr>
            </w:pPr>
          </w:p>
          <w:p w14:paraId="26FCC020" w14:textId="77777777" w:rsidR="000A1603" w:rsidRDefault="000B4BDC" w:rsidP="000A1603">
            <w:pPr>
              <w:keepNext/>
              <w:rPr>
                <w:rFonts w:asciiTheme="minorHAnsi" w:hAnsiTheme="minorHAnsi"/>
                <w:sz w:val="14"/>
                <w:szCs w:val="14"/>
              </w:rPr>
            </w:pPr>
            <w:proofErr w:type="spellStart"/>
            <w:r w:rsidRPr="000970D6">
              <w:rPr>
                <w:rFonts w:ascii="Calibri" w:hAnsi="Calibri"/>
                <w:sz w:val="14"/>
                <w:szCs w:val="14"/>
              </w:rPr>
              <w:t>elseif</w:t>
            </w:r>
            <w:proofErr w:type="spellEnd"/>
            <w:r w:rsidRPr="000970D6">
              <w:rPr>
                <w:rFonts w:ascii="Calibri" w:hAnsi="Calibri"/>
                <w:sz w:val="14"/>
                <w:szCs w:val="14"/>
              </w:rPr>
              <w:t xml:space="preserve"> </w:t>
            </w:r>
            <w:r w:rsidR="000A1603">
              <w:rPr>
                <w:rFonts w:asciiTheme="minorHAnsi" w:hAnsiTheme="minorHAnsi"/>
                <w:sz w:val="14"/>
                <w:szCs w:val="14"/>
              </w:rPr>
              <w:t xml:space="preserve">both of the following two conditions are true: </w:t>
            </w:r>
          </w:p>
          <w:p w14:paraId="26FCC021" w14:textId="77777777" w:rsidR="000A1603" w:rsidRPr="005A608D" w:rsidRDefault="000A1603" w:rsidP="000A1603">
            <w:pPr>
              <w:keepNext/>
              <w:rPr>
                <w:rFonts w:asciiTheme="minorHAnsi" w:hAnsiTheme="minorHAnsi"/>
                <w:sz w:val="14"/>
                <w:szCs w:val="14"/>
              </w:rPr>
            </w:pPr>
            <w:r>
              <w:rPr>
                <w:rFonts w:asciiTheme="minorHAnsi" w:hAnsiTheme="minorHAnsi"/>
                <w:sz w:val="14"/>
                <w:szCs w:val="14"/>
              </w:rPr>
              <w:t>**C05=no cooling</w:t>
            </w:r>
          </w:p>
          <w:p w14:paraId="26FCC022" w14:textId="77777777" w:rsidR="000B4BDC" w:rsidRPr="000970D6" w:rsidRDefault="000A1603" w:rsidP="00873C78">
            <w:pPr>
              <w:keepNext/>
              <w:rPr>
                <w:rFonts w:ascii="Calibri" w:hAnsi="Calibri"/>
                <w:sz w:val="14"/>
                <w:szCs w:val="14"/>
              </w:rPr>
            </w:pPr>
            <w:r>
              <w:rPr>
                <w:rFonts w:asciiTheme="minorHAnsi" w:hAnsiTheme="minorHAnsi"/>
                <w:sz w:val="14"/>
                <w:szCs w:val="14"/>
              </w:rPr>
              <w:t>**</w:t>
            </w:r>
            <w:r w:rsidR="00873C78" w:rsidRPr="000970D6">
              <w:rPr>
                <w:rFonts w:ascii="Calibri" w:hAnsi="Calibri"/>
                <w:sz w:val="14"/>
                <w:szCs w:val="14"/>
              </w:rPr>
              <w:t>C11</w:t>
            </w:r>
            <w:r w:rsidR="000B4BDC" w:rsidRPr="000970D6">
              <w:rPr>
                <w:rFonts w:asciiTheme="minorHAnsi" w:hAnsiTheme="minorHAnsi"/>
                <w:sz w:val="14"/>
                <w:szCs w:val="14"/>
              </w:rPr>
              <w:t xml:space="preserve"> =CFI</w:t>
            </w:r>
            <w:r w:rsidR="00873C78" w:rsidRPr="000970D6">
              <w:rPr>
                <w:rFonts w:asciiTheme="minorHAnsi" w:hAnsiTheme="minorHAnsi"/>
                <w:sz w:val="14"/>
                <w:szCs w:val="14"/>
              </w:rPr>
              <w:t xml:space="preserve"> System</w:t>
            </w:r>
            <w:r w:rsidR="000B4BDC" w:rsidRPr="000970D6">
              <w:rPr>
                <w:rFonts w:asciiTheme="minorHAnsi" w:hAnsiTheme="minorHAnsi"/>
                <w:sz w:val="14"/>
                <w:szCs w:val="14"/>
              </w:rPr>
              <w:t xml:space="preserve">, </w:t>
            </w:r>
            <w:r w:rsidR="000B4BDC" w:rsidRPr="000970D6">
              <w:rPr>
                <w:rFonts w:ascii="Calibri" w:hAnsi="Calibri"/>
                <w:sz w:val="14"/>
                <w:szCs w:val="14"/>
              </w:rPr>
              <w:t>then result= yes;</w:t>
            </w:r>
          </w:p>
          <w:p w14:paraId="26FCC023" w14:textId="77777777" w:rsidR="000B4BDC" w:rsidRPr="000970D6" w:rsidRDefault="000B4BDC" w:rsidP="00196676">
            <w:pPr>
              <w:keepNext/>
              <w:rPr>
                <w:rFonts w:ascii="Calibri" w:hAnsi="Calibri"/>
                <w:sz w:val="14"/>
                <w:szCs w:val="14"/>
              </w:rPr>
            </w:pPr>
          </w:p>
          <w:p w14:paraId="26FCC024" w14:textId="77777777" w:rsidR="000B4BDC" w:rsidRPr="000970D6" w:rsidRDefault="000B4BDC" w:rsidP="00196676">
            <w:pPr>
              <w:keepNext/>
              <w:rPr>
                <w:rFonts w:ascii="Calibri" w:hAnsi="Calibri"/>
                <w:sz w:val="14"/>
                <w:szCs w:val="14"/>
              </w:rPr>
            </w:pPr>
            <w:r w:rsidRPr="000970D6">
              <w:rPr>
                <w:rFonts w:ascii="Calibri" w:hAnsi="Calibri"/>
                <w:sz w:val="14"/>
                <w:szCs w:val="14"/>
              </w:rPr>
              <w:t>else result=no&gt;&gt;</w:t>
            </w:r>
          </w:p>
        </w:tc>
        <w:tc>
          <w:tcPr>
            <w:tcW w:w="1622" w:type="dxa"/>
          </w:tcPr>
          <w:p w14:paraId="26FCC025" w14:textId="77777777" w:rsidR="000B4BDC" w:rsidRPr="000970D6" w:rsidRDefault="000B4BDC" w:rsidP="00196676">
            <w:pPr>
              <w:keepNext/>
              <w:rPr>
                <w:rFonts w:asciiTheme="minorHAnsi" w:hAnsiTheme="minorHAnsi"/>
                <w:sz w:val="14"/>
                <w:szCs w:val="14"/>
              </w:rPr>
            </w:pPr>
            <w:r w:rsidRPr="000970D6">
              <w:rPr>
                <w:rFonts w:ascii="Calibri" w:hAnsi="Calibri"/>
                <w:sz w:val="14"/>
                <w:szCs w:val="14"/>
              </w:rPr>
              <w:t xml:space="preserve">&lt;&lt;calculated </w:t>
            </w:r>
            <w:proofErr w:type="spellStart"/>
            <w:r w:rsidRPr="000970D6">
              <w:rPr>
                <w:rFonts w:ascii="Calibri" w:hAnsi="Calibri"/>
                <w:sz w:val="14"/>
                <w:szCs w:val="14"/>
              </w:rPr>
              <w:t>field:</w:t>
            </w:r>
            <w:r w:rsidRPr="000970D6">
              <w:rPr>
                <w:rFonts w:asciiTheme="minorHAnsi" w:hAnsiTheme="minorHAnsi"/>
                <w:sz w:val="14"/>
                <w:szCs w:val="14"/>
              </w:rPr>
              <w:t>if</w:t>
            </w:r>
            <w:proofErr w:type="spellEnd"/>
            <w:r w:rsidRPr="000970D6">
              <w:rPr>
                <w:rFonts w:asciiTheme="minorHAnsi" w:hAnsiTheme="minorHAnsi"/>
                <w:sz w:val="14"/>
                <w:szCs w:val="14"/>
              </w:rPr>
              <w:t xml:space="preserve"> value in </w:t>
            </w:r>
            <w:r w:rsidR="00873C78" w:rsidRPr="000970D6">
              <w:rPr>
                <w:rFonts w:asciiTheme="minorHAnsi" w:hAnsiTheme="minorHAnsi"/>
                <w:sz w:val="14"/>
                <w:szCs w:val="14"/>
              </w:rPr>
              <w:t xml:space="preserve">C06 </w:t>
            </w:r>
            <w:r w:rsidRPr="000970D6">
              <w:rPr>
                <w:rFonts w:asciiTheme="minorHAnsi" w:hAnsiTheme="minorHAnsi"/>
                <w:sz w:val="14"/>
                <w:szCs w:val="14"/>
              </w:rPr>
              <w:t>=*</w:t>
            </w:r>
            <w:proofErr w:type="spellStart"/>
            <w:r w:rsidRPr="000970D6">
              <w:rPr>
                <w:rFonts w:asciiTheme="minorHAnsi" w:hAnsiTheme="minorHAnsi"/>
                <w:sz w:val="14"/>
                <w:szCs w:val="14"/>
              </w:rPr>
              <w:t>DuctsNone</w:t>
            </w:r>
            <w:proofErr w:type="spellEnd"/>
            <w:r w:rsidRPr="000970D6">
              <w:rPr>
                <w:rFonts w:asciiTheme="minorHAnsi" w:hAnsiTheme="minorHAnsi"/>
                <w:sz w:val="14"/>
                <w:szCs w:val="14"/>
              </w:rPr>
              <w:t xml:space="preserve"> - Air distribution systems without ducts,</w:t>
            </w:r>
          </w:p>
          <w:p w14:paraId="26FCC026" w14:textId="77777777" w:rsidR="000B4BDC" w:rsidRPr="000970D6" w:rsidRDefault="000B4BDC" w:rsidP="00196676">
            <w:pPr>
              <w:keepNext/>
              <w:rPr>
                <w:rFonts w:ascii="Calibri" w:hAnsi="Calibri"/>
                <w:sz w:val="14"/>
                <w:szCs w:val="14"/>
              </w:rPr>
            </w:pPr>
            <w:r w:rsidRPr="000970D6">
              <w:rPr>
                <w:rFonts w:asciiTheme="minorHAnsi" w:hAnsiTheme="minorHAnsi"/>
                <w:sz w:val="14"/>
                <w:szCs w:val="14"/>
              </w:rPr>
              <w:t>then display result =no</w:t>
            </w:r>
          </w:p>
          <w:p w14:paraId="12EE5828" w14:textId="679CE5B8" w:rsidR="008E7960" w:rsidRDefault="008E7960" w:rsidP="00196676">
            <w:pPr>
              <w:keepNext/>
              <w:rPr>
                <w:rFonts w:ascii="Calibri" w:hAnsi="Calibri"/>
                <w:sz w:val="14"/>
                <w:szCs w:val="14"/>
              </w:rPr>
            </w:pPr>
          </w:p>
          <w:p w14:paraId="5CB8B180" w14:textId="77777777" w:rsidR="008E7960" w:rsidRPr="000970D6" w:rsidRDefault="008E7960" w:rsidP="00196676">
            <w:pPr>
              <w:keepNext/>
              <w:rPr>
                <w:rFonts w:ascii="Calibri" w:hAnsi="Calibri"/>
                <w:sz w:val="14"/>
                <w:szCs w:val="14"/>
              </w:rPr>
            </w:pPr>
          </w:p>
          <w:p w14:paraId="26FCC029" w14:textId="7564EBF1" w:rsidR="000B4BDC" w:rsidRPr="000970D6" w:rsidRDefault="000B4BDC" w:rsidP="00196676">
            <w:pPr>
              <w:keepNext/>
              <w:rPr>
                <w:rFonts w:ascii="Calibri" w:hAnsi="Calibri"/>
                <w:sz w:val="14"/>
                <w:szCs w:val="14"/>
                <w:u w:val="single"/>
              </w:rPr>
            </w:pPr>
            <w:proofErr w:type="spellStart"/>
            <w:r w:rsidRPr="000970D6">
              <w:rPr>
                <w:rFonts w:ascii="Calibri" w:hAnsi="Calibri"/>
                <w:sz w:val="14"/>
                <w:szCs w:val="14"/>
              </w:rPr>
              <w:t>elseif</w:t>
            </w:r>
            <w:proofErr w:type="spellEnd"/>
            <w:r w:rsidRPr="000970D6">
              <w:rPr>
                <w:rFonts w:ascii="Calibri" w:hAnsi="Calibri"/>
                <w:sz w:val="14"/>
                <w:szCs w:val="14"/>
              </w:rPr>
              <w:t xml:space="preserve"> if</w:t>
            </w:r>
            <w:r w:rsidR="00873C78" w:rsidRPr="000970D6">
              <w:rPr>
                <w:rFonts w:ascii="Calibri" w:hAnsi="Calibri"/>
                <w:sz w:val="14"/>
                <w:szCs w:val="14"/>
              </w:rPr>
              <w:t xml:space="preserve"> section I field 08</w:t>
            </w:r>
            <w:r w:rsidRPr="000970D6">
              <w:rPr>
                <w:rFonts w:ascii="Calibri" w:hAnsi="Calibri"/>
                <w:sz w:val="14"/>
                <w:szCs w:val="14"/>
              </w:rPr>
              <w:t xml:space="preserve"> result is </w:t>
            </w:r>
            <w:r w:rsidR="00B27D0B" w:rsidRPr="00EA1D49">
              <w:rPr>
                <w:rFonts w:ascii="Calibri" w:hAnsi="Calibri"/>
                <w:sz w:val="14"/>
                <w:szCs w:val="14"/>
                <w:u w:val="single"/>
              </w:rPr>
              <w:t>HERS Ve</w:t>
            </w:r>
            <w:r w:rsidR="00EA1D49" w:rsidRPr="00EA1D49">
              <w:rPr>
                <w:rFonts w:ascii="Calibri" w:hAnsi="Calibri"/>
                <w:sz w:val="14"/>
                <w:szCs w:val="14"/>
                <w:u w:val="single"/>
              </w:rPr>
              <w:t xml:space="preserve">rified </w:t>
            </w:r>
            <w:r w:rsidRPr="00EA1D49">
              <w:rPr>
                <w:rFonts w:ascii="Calibri" w:hAnsi="Calibri"/>
                <w:sz w:val="14"/>
                <w:szCs w:val="14"/>
                <w:u w:val="single"/>
              </w:rPr>
              <w:t>Fan Efficacy and Airflow Rate</w:t>
            </w:r>
          </w:p>
          <w:p w14:paraId="26FCC02A" w14:textId="77777777" w:rsidR="000B4BDC" w:rsidRPr="000970D6" w:rsidRDefault="000B4BDC" w:rsidP="00196676">
            <w:pPr>
              <w:keepNext/>
              <w:rPr>
                <w:rFonts w:ascii="Calibri" w:hAnsi="Calibri"/>
                <w:sz w:val="14"/>
                <w:szCs w:val="14"/>
              </w:rPr>
            </w:pPr>
            <w:r w:rsidRPr="000970D6">
              <w:rPr>
                <w:rFonts w:ascii="Calibri" w:hAnsi="Calibri"/>
                <w:sz w:val="14"/>
                <w:szCs w:val="14"/>
              </w:rPr>
              <w:t>then result = yes,</w:t>
            </w:r>
          </w:p>
          <w:p w14:paraId="26FCC02B" w14:textId="77777777" w:rsidR="000B4BDC" w:rsidRPr="000970D6" w:rsidRDefault="000B4BDC" w:rsidP="00196676">
            <w:pPr>
              <w:keepNext/>
              <w:rPr>
                <w:rFonts w:ascii="Calibri" w:hAnsi="Calibri"/>
                <w:sz w:val="14"/>
                <w:szCs w:val="14"/>
              </w:rPr>
            </w:pPr>
          </w:p>
          <w:p w14:paraId="26FCC02F" w14:textId="7F5F368E" w:rsidR="00025F66" w:rsidRDefault="000B4BDC" w:rsidP="00196676">
            <w:pPr>
              <w:keepNext/>
              <w:rPr>
                <w:rFonts w:ascii="Calibri" w:hAnsi="Calibri"/>
                <w:sz w:val="14"/>
                <w:szCs w:val="14"/>
              </w:rPr>
            </w:pPr>
            <w:proofErr w:type="spellStart"/>
            <w:r w:rsidRPr="000970D6">
              <w:rPr>
                <w:rFonts w:ascii="Calibri" w:hAnsi="Calibri"/>
                <w:sz w:val="14"/>
                <w:szCs w:val="14"/>
              </w:rPr>
              <w:t>elseif</w:t>
            </w:r>
            <w:proofErr w:type="spellEnd"/>
            <w:r w:rsidRPr="000970D6">
              <w:rPr>
                <w:rFonts w:ascii="Calibri" w:hAnsi="Calibri"/>
                <w:sz w:val="14"/>
                <w:szCs w:val="14"/>
              </w:rPr>
              <w:t xml:space="preserve"> </w:t>
            </w:r>
            <w:r w:rsidR="00EA1D49">
              <w:rPr>
                <w:rFonts w:ascii="Calibri" w:hAnsi="Calibri"/>
                <w:sz w:val="14"/>
                <w:szCs w:val="14"/>
              </w:rPr>
              <w:t xml:space="preserve">the value in </w:t>
            </w:r>
            <w:r w:rsidR="00873C78" w:rsidRPr="000970D6">
              <w:rPr>
                <w:rFonts w:ascii="Calibri" w:hAnsi="Calibri"/>
                <w:sz w:val="14"/>
                <w:szCs w:val="14"/>
              </w:rPr>
              <w:t>L</w:t>
            </w:r>
            <w:r w:rsidRPr="000970D6">
              <w:rPr>
                <w:rFonts w:ascii="Calibri" w:hAnsi="Calibri"/>
                <w:sz w:val="14"/>
                <w:szCs w:val="14"/>
              </w:rPr>
              <w:t>07=yes,</w:t>
            </w:r>
            <w:r w:rsidR="00EA1D49">
              <w:rPr>
                <w:rFonts w:ascii="Calibri" w:hAnsi="Calibri"/>
                <w:sz w:val="14"/>
                <w:szCs w:val="14"/>
              </w:rPr>
              <w:t xml:space="preserve"> AND the</w:t>
            </w:r>
            <w:r w:rsidR="00025F66">
              <w:rPr>
                <w:rFonts w:ascii="Calibri" w:hAnsi="Calibri"/>
                <w:sz w:val="14"/>
                <w:szCs w:val="14"/>
              </w:rPr>
              <w:t xml:space="preserve"> value in </w:t>
            </w:r>
            <w:r w:rsidR="00025F66" w:rsidRPr="003A232C">
              <w:rPr>
                <w:rFonts w:ascii="Calibri" w:hAnsi="Calibri"/>
                <w:b/>
                <w:sz w:val="14"/>
                <w:szCs w:val="14"/>
              </w:rPr>
              <w:t>L</w:t>
            </w:r>
            <w:r w:rsidR="003A232C" w:rsidRPr="003A232C">
              <w:rPr>
                <w:rFonts w:ascii="Calibri" w:hAnsi="Calibri"/>
                <w:b/>
                <w:sz w:val="14"/>
                <w:szCs w:val="14"/>
              </w:rPr>
              <w:t>09</w:t>
            </w:r>
            <w:r w:rsidR="00025F66">
              <w:rPr>
                <w:rFonts w:ascii="Calibri" w:hAnsi="Calibri"/>
                <w:sz w:val="14"/>
                <w:szCs w:val="14"/>
              </w:rPr>
              <w:t>=no,</w:t>
            </w:r>
            <w:r w:rsidR="00EA1D49">
              <w:rPr>
                <w:rFonts w:ascii="Calibri" w:hAnsi="Calibri"/>
                <w:sz w:val="14"/>
                <w:szCs w:val="14"/>
              </w:rPr>
              <w:t xml:space="preserve"> </w:t>
            </w:r>
            <w:r w:rsidR="00D36D98">
              <w:rPr>
                <w:rFonts w:ascii="Calibri" w:hAnsi="Calibri"/>
                <w:sz w:val="14"/>
                <w:szCs w:val="14"/>
              </w:rPr>
              <w:t xml:space="preserve"> then </w:t>
            </w:r>
            <w:r w:rsidR="00EA1D49">
              <w:rPr>
                <w:rFonts w:ascii="Calibri" w:hAnsi="Calibri"/>
                <w:sz w:val="14"/>
                <w:szCs w:val="14"/>
              </w:rPr>
              <w:t xml:space="preserve">result </w:t>
            </w:r>
            <w:r w:rsidR="00D36D98">
              <w:rPr>
                <w:rFonts w:ascii="Calibri" w:hAnsi="Calibri"/>
                <w:sz w:val="14"/>
                <w:szCs w:val="14"/>
              </w:rPr>
              <w:t>in this</w:t>
            </w:r>
            <w:r w:rsidR="00EA1D49">
              <w:rPr>
                <w:rFonts w:ascii="Calibri" w:hAnsi="Calibri"/>
                <w:sz w:val="14"/>
                <w:szCs w:val="14"/>
              </w:rPr>
              <w:t xml:space="preserve"> </w:t>
            </w:r>
            <w:r w:rsidR="00025F66">
              <w:rPr>
                <w:rFonts w:ascii="Calibri" w:hAnsi="Calibri"/>
                <w:sz w:val="14"/>
                <w:szCs w:val="14"/>
              </w:rPr>
              <w:t>field=yes</w:t>
            </w:r>
          </w:p>
          <w:p w14:paraId="26FCC030" w14:textId="77777777" w:rsidR="00025F66" w:rsidRDefault="00025F66" w:rsidP="00196676">
            <w:pPr>
              <w:keepNext/>
              <w:rPr>
                <w:rFonts w:ascii="Calibri" w:hAnsi="Calibri"/>
                <w:sz w:val="14"/>
                <w:szCs w:val="14"/>
              </w:rPr>
            </w:pPr>
          </w:p>
          <w:p w14:paraId="26FCC031" w14:textId="77777777" w:rsidR="000B4BDC" w:rsidRPr="000970D6" w:rsidRDefault="000B4BDC" w:rsidP="00196676">
            <w:pPr>
              <w:keepNext/>
              <w:rPr>
                <w:rFonts w:ascii="Calibri" w:hAnsi="Calibri"/>
                <w:sz w:val="14"/>
                <w:szCs w:val="14"/>
              </w:rPr>
            </w:pPr>
          </w:p>
          <w:p w14:paraId="26FCC032" w14:textId="77777777" w:rsidR="000A1603" w:rsidRDefault="000B4BDC" w:rsidP="000A1603">
            <w:pPr>
              <w:keepNext/>
              <w:rPr>
                <w:rFonts w:asciiTheme="minorHAnsi" w:hAnsiTheme="minorHAnsi"/>
                <w:sz w:val="14"/>
                <w:szCs w:val="14"/>
              </w:rPr>
            </w:pPr>
            <w:proofErr w:type="spellStart"/>
            <w:r w:rsidRPr="000970D6">
              <w:rPr>
                <w:rFonts w:ascii="Calibri" w:hAnsi="Calibri"/>
                <w:sz w:val="14"/>
                <w:szCs w:val="14"/>
              </w:rPr>
              <w:t>elseif</w:t>
            </w:r>
            <w:proofErr w:type="spellEnd"/>
            <w:r w:rsidRPr="000970D6">
              <w:rPr>
                <w:rFonts w:ascii="Calibri" w:hAnsi="Calibri"/>
                <w:sz w:val="14"/>
                <w:szCs w:val="14"/>
              </w:rPr>
              <w:t xml:space="preserve"> </w:t>
            </w:r>
            <w:r w:rsidR="000A1603">
              <w:rPr>
                <w:rFonts w:asciiTheme="minorHAnsi" w:hAnsiTheme="minorHAnsi"/>
                <w:sz w:val="14"/>
                <w:szCs w:val="14"/>
              </w:rPr>
              <w:t xml:space="preserve">both of the following two conditions are true: </w:t>
            </w:r>
          </w:p>
          <w:p w14:paraId="26FCC033" w14:textId="77777777" w:rsidR="000A1603" w:rsidRPr="005A608D" w:rsidRDefault="000A1603" w:rsidP="000A1603">
            <w:pPr>
              <w:keepNext/>
              <w:rPr>
                <w:rFonts w:asciiTheme="minorHAnsi" w:hAnsiTheme="minorHAnsi"/>
                <w:sz w:val="14"/>
                <w:szCs w:val="14"/>
              </w:rPr>
            </w:pPr>
            <w:r>
              <w:rPr>
                <w:rFonts w:asciiTheme="minorHAnsi" w:hAnsiTheme="minorHAnsi"/>
                <w:sz w:val="14"/>
                <w:szCs w:val="14"/>
              </w:rPr>
              <w:t>**C05=no cooling</w:t>
            </w:r>
          </w:p>
          <w:p w14:paraId="26FCC034" w14:textId="20C8CA96" w:rsidR="000B4BDC" w:rsidRPr="000970D6" w:rsidRDefault="000A1603" w:rsidP="000A1603">
            <w:pPr>
              <w:keepNext/>
              <w:rPr>
                <w:rFonts w:ascii="Calibri" w:hAnsi="Calibri"/>
                <w:sz w:val="14"/>
                <w:szCs w:val="14"/>
              </w:rPr>
            </w:pPr>
            <w:r>
              <w:rPr>
                <w:rFonts w:asciiTheme="minorHAnsi" w:hAnsiTheme="minorHAnsi"/>
                <w:sz w:val="14"/>
                <w:szCs w:val="14"/>
              </w:rPr>
              <w:t>**</w:t>
            </w:r>
            <w:r w:rsidR="00EC47E8" w:rsidRPr="000970D6">
              <w:rPr>
                <w:rFonts w:ascii="Calibri" w:hAnsi="Calibri"/>
                <w:sz w:val="14"/>
                <w:szCs w:val="14"/>
              </w:rPr>
              <w:t>C11</w:t>
            </w:r>
            <w:r w:rsidR="00EA1D49">
              <w:rPr>
                <w:rFonts w:ascii="Calibri" w:hAnsi="Calibri"/>
                <w:sz w:val="14"/>
                <w:szCs w:val="14"/>
              </w:rPr>
              <w:t>=</w:t>
            </w:r>
            <w:r w:rsidR="00EC47E8" w:rsidRPr="000970D6">
              <w:rPr>
                <w:rFonts w:ascii="Calibri" w:hAnsi="Calibri"/>
                <w:sz w:val="14"/>
                <w:szCs w:val="14"/>
              </w:rPr>
              <w:t>CFI System, then result</w:t>
            </w:r>
            <w:r w:rsidR="000B4BDC" w:rsidRPr="000970D6">
              <w:rPr>
                <w:rFonts w:ascii="Calibri" w:hAnsi="Calibri"/>
                <w:sz w:val="14"/>
                <w:szCs w:val="14"/>
              </w:rPr>
              <w:t>= yes;</w:t>
            </w:r>
          </w:p>
          <w:p w14:paraId="26FCC035" w14:textId="77777777" w:rsidR="000B4BDC" w:rsidRPr="000970D6" w:rsidRDefault="000B4BDC" w:rsidP="00196676">
            <w:pPr>
              <w:keepNext/>
              <w:rPr>
                <w:rFonts w:ascii="Calibri" w:hAnsi="Calibri"/>
                <w:sz w:val="14"/>
                <w:szCs w:val="14"/>
              </w:rPr>
            </w:pPr>
          </w:p>
          <w:p w14:paraId="26FCC036" w14:textId="77777777" w:rsidR="000B4BDC" w:rsidRPr="000970D6" w:rsidRDefault="000B4BDC" w:rsidP="00196676">
            <w:pPr>
              <w:keepNext/>
              <w:rPr>
                <w:rFonts w:ascii="Calibri" w:hAnsi="Calibri"/>
                <w:sz w:val="14"/>
                <w:szCs w:val="14"/>
              </w:rPr>
            </w:pPr>
            <w:r w:rsidRPr="000970D6">
              <w:rPr>
                <w:rFonts w:ascii="Calibri" w:hAnsi="Calibri"/>
                <w:sz w:val="14"/>
                <w:szCs w:val="14"/>
              </w:rPr>
              <w:t xml:space="preserve">else result=no </w:t>
            </w:r>
          </w:p>
          <w:p w14:paraId="26FCC037" w14:textId="77777777" w:rsidR="000B4BDC" w:rsidRPr="000970D6" w:rsidRDefault="000B4BDC" w:rsidP="00196676">
            <w:pPr>
              <w:keepNext/>
              <w:rPr>
                <w:rFonts w:ascii="Calibri" w:hAnsi="Calibri"/>
                <w:sz w:val="14"/>
                <w:szCs w:val="14"/>
              </w:rPr>
            </w:pPr>
          </w:p>
        </w:tc>
        <w:tc>
          <w:tcPr>
            <w:tcW w:w="1622" w:type="dxa"/>
          </w:tcPr>
          <w:p w14:paraId="26FCC038" w14:textId="77777777" w:rsidR="000B4BDC" w:rsidRPr="000970D6" w:rsidRDefault="000B4BDC" w:rsidP="00196676">
            <w:pPr>
              <w:keepNext/>
              <w:rPr>
                <w:rFonts w:ascii="Calibri" w:hAnsi="Calibri"/>
                <w:sz w:val="14"/>
                <w:szCs w:val="14"/>
              </w:rPr>
            </w:pPr>
            <w:r w:rsidRPr="000970D6">
              <w:rPr>
                <w:rFonts w:ascii="Calibri" w:hAnsi="Calibri"/>
                <w:sz w:val="14"/>
                <w:szCs w:val="14"/>
              </w:rPr>
              <w:t>&lt;&lt;calculated field:</w:t>
            </w:r>
          </w:p>
          <w:p w14:paraId="26FCC039" w14:textId="77777777" w:rsidR="000A1603" w:rsidRDefault="00EC47E8" w:rsidP="000A1603">
            <w:pPr>
              <w:keepNext/>
              <w:rPr>
                <w:rFonts w:ascii="Calibri" w:hAnsi="Calibri"/>
                <w:sz w:val="14"/>
                <w:szCs w:val="14"/>
              </w:rPr>
            </w:pPr>
            <w:r w:rsidRPr="000970D6">
              <w:rPr>
                <w:rFonts w:ascii="Calibri" w:hAnsi="Calibri"/>
                <w:sz w:val="14"/>
                <w:szCs w:val="14"/>
              </w:rPr>
              <w:t>if the system is listed in either Section E or Section H</w:t>
            </w:r>
            <w:r w:rsidR="000B4BDC" w:rsidRPr="000970D6">
              <w:rPr>
                <w:rFonts w:ascii="Calibri" w:hAnsi="Calibri"/>
                <w:sz w:val="14"/>
                <w:szCs w:val="14"/>
              </w:rPr>
              <w:t xml:space="preserve"> then </w:t>
            </w:r>
          </w:p>
          <w:p w14:paraId="26FCC03A" w14:textId="77777777" w:rsidR="000A1603" w:rsidRDefault="000A1603" w:rsidP="000A1603">
            <w:pPr>
              <w:keepNext/>
              <w:rPr>
                <w:rFonts w:ascii="Calibri" w:hAnsi="Calibri"/>
                <w:sz w:val="14"/>
                <w:szCs w:val="14"/>
              </w:rPr>
            </w:pPr>
            <w:r>
              <w:rPr>
                <w:rFonts w:ascii="Calibri" w:hAnsi="Calibri"/>
                <w:sz w:val="14"/>
                <w:szCs w:val="14"/>
              </w:rPr>
              <w:t xml:space="preserve">     if A02= one of the </w:t>
            </w:r>
          </w:p>
          <w:p w14:paraId="26FCC03B" w14:textId="77777777" w:rsidR="000A1603" w:rsidRDefault="000A1603" w:rsidP="000A1603">
            <w:pPr>
              <w:keepNext/>
              <w:rPr>
                <w:rFonts w:ascii="Calibri" w:hAnsi="Calibri"/>
                <w:sz w:val="14"/>
                <w:szCs w:val="14"/>
              </w:rPr>
            </w:pPr>
            <w:r>
              <w:rPr>
                <w:rFonts w:ascii="Calibri" w:hAnsi="Calibri"/>
                <w:sz w:val="14"/>
                <w:szCs w:val="14"/>
              </w:rPr>
              <w:t xml:space="preserve">     following values: 2; 8, </w:t>
            </w:r>
          </w:p>
          <w:p w14:paraId="26FCC03C" w14:textId="77777777" w:rsidR="000A1603" w:rsidRDefault="000A1603" w:rsidP="000A1603">
            <w:pPr>
              <w:keepNext/>
              <w:rPr>
                <w:rFonts w:ascii="Calibri" w:hAnsi="Calibri"/>
                <w:sz w:val="14"/>
                <w:szCs w:val="14"/>
              </w:rPr>
            </w:pPr>
            <w:r>
              <w:rPr>
                <w:rFonts w:ascii="Calibri" w:hAnsi="Calibri"/>
                <w:sz w:val="14"/>
                <w:szCs w:val="14"/>
              </w:rPr>
              <w:t xml:space="preserve">     9, 10, 11, 12, 13, 14, </w:t>
            </w:r>
          </w:p>
          <w:p w14:paraId="26FCC03D" w14:textId="77777777" w:rsidR="000A1603" w:rsidRDefault="000A1603" w:rsidP="000A1603">
            <w:pPr>
              <w:keepNext/>
              <w:rPr>
                <w:rFonts w:ascii="Calibri" w:hAnsi="Calibri"/>
                <w:sz w:val="14"/>
                <w:szCs w:val="14"/>
              </w:rPr>
            </w:pPr>
            <w:r>
              <w:rPr>
                <w:rFonts w:ascii="Calibri" w:hAnsi="Calibri"/>
                <w:sz w:val="14"/>
                <w:szCs w:val="14"/>
              </w:rPr>
              <w:t xml:space="preserve">     15</w:t>
            </w:r>
          </w:p>
          <w:p w14:paraId="26FCC03E" w14:textId="77777777" w:rsidR="000B4BDC" w:rsidRPr="000970D6" w:rsidRDefault="000A1603" w:rsidP="000A1603">
            <w:pPr>
              <w:keepNext/>
              <w:rPr>
                <w:rFonts w:ascii="Calibri" w:hAnsi="Calibri"/>
                <w:sz w:val="14"/>
                <w:szCs w:val="14"/>
              </w:rPr>
            </w:pPr>
            <w:r>
              <w:rPr>
                <w:rFonts w:ascii="Calibri" w:hAnsi="Calibri"/>
                <w:sz w:val="14"/>
                <w:szCs w:val="14"/>
              </w:rPr>
              <w:t xml:space="preserve">then </w:t>
            </w:r>
            <w:r w:rsidR="000B4BDC" w:rsidRPr="000970D6">
              <w:rPr>
                <w:rFonts w:ascii="Calibri" w:hAnsi="Calibri"/>
                <w:sz w:val="14"/>
                <w:szCs w:val="14"/>
              </w:rPr>
              <w:t>result=yes,</w:t>
            </w:r>
          </w:p>
          <w:p w14:paraId="26FCC03F" w14:textId="77777777" w:rsidR="000B4BDC" w:rsidRPr="000970D6" w:rsidRDefault="000B4BDC" w:rsidP="00196676">
            <w:pPr>
              <w:keepNext/>
              <w:rPr>
                <w:rFonts w:ascii="Calibri" w:hAnsi="Calibri"/>
                <w:sz w:val="14"/>
                <w:szCs w:val="14"/>
              </w:rPr>
            </w:pPr>
          </w:p>
          <w:p w14:paraId="26FCC040" w14:textId="77777777" w:rsidR="000B4BDC" w:rsidRPr="000970D6" w:rsidRDefault="000B4BDC" w:rsidP="00196676">
            <w:pPr>
              <w:keepNext/>
              <w:rPr>
                <w:rFonts w:ascii="Calibri" w:hAnsi="Calibri"/>
                <w:sz w:val="14"/>
                <w:szCs w:val="14"/>
              </w:rPr>
            </w:pPr>
            <w:r w:rsidRPr="000970D6">
              <w:rPr>
                <w:rFonts w:ascii="Calibri" w:hAnsi="Calibri"/>
                <w:sz w:val="14"/>
                <w:szCs w:val="14"/>
              </w:rPr>
              <w:t xml:space="preserve"> else result=no&gt;&gt;</w:t>
            </w:r>
          </w:p>
        </w:tc>
        <w:tc>
          <w:tcPr>
            <w:tcW w:w="1622" w:type="dxa"/>
          </w:tcPr>
          <w:p w14:paraId="7B02921B" w14:textId="588C9F60" w:rsidR="00935D23" w:rsidRPr="000970D6" w:rsidRDefault="000B4BDC" w:rsidP="00196676">
            <w:pPr>
              <w:keepNext/>
              <w:tabs>
                <w:tab w:val="center" w:pos="4320"/>
                <w:tab w:val="right" w:pos="8640"/>
              </w:tabs>
              <w:rPr>
                <w:rFonts w:ascii="Calibri" w:hAnsi="Calibri"/>
                <w:sz w:val="14"/>
                <w:szCs w:val="14"/>
              </w:rPr>
            </w:pPr>
            <w:r w:rsidRPr="000970D6">
              <w:rPr>
                <w:rFonts w:ascii="Calibri" w:hAnsi="Calibri"/>
                <w:sz w:val="14"/>
                <w:szCs w:val="14"/>
              </w:rPr>
              <w:t>&lt;&lt;calculated field:</w:t>
            </w:r>
          </w:p>
          <w:p w14:paraId="26FCC042" w14:textId="7013D075" w:rsidR="000B4BDC" w:rsidRPr="000970D6" w:rsidRDefault="00EC47E8" w:rsidP="00196676">
            <w:pPr>
              <w:keepNext/>
              <w:tabs>
                <w:tab w:val="center" w:pos="4320"/>
                <w:tab w:val="right" w:pos="8640"/>
              </w:tabs>
              <w:rPr>
                <w:rFonts w:ascii="Calibri" w:hAnsi="Calibri"/>
                <w:sz w:val="14"/>
                <w:szCs w:val="14"/>
              </w:rPr>
            </w:pPr>
            <w:r w:rsidRPr="000970D6">
              <w:rPr>
                <w:rFonts w:ascii="Calibri" w:hAnsi="Calibri"/>
                <w:sz w:val="14"/>
                <w:szCs w:val="14"/>
              </w:rPr>
              <w:t>result=yes (mandatory for all newly constructed buildings</w:t>
            </w:r>
            <w:r w:rsidR="000A7145">
              <w:rPr>
                <w:rFonts w:ascii="Calibri" w:hAnsi="Calibri"/>
                <w:sz w:val="14"/>
                <w:szCs w:val="14"/>
              </w:rPr>
              <w:t xml:space="preserve"> and </w:t>
            </w:r>
            <w:r w:rsidR="00542335">
              <w:rPr>
                <w:rFonts w:ascii="Calibri" w:hAnsi="Calibri"/>
                <w:sz w:val="14"/>
                <w:szCs w:val="14"/>
              </w:rPr>
              <w:t xml:space="preserve">all </w:t>
            </w:r>
            <w:r w:rsidR="000A7145">
              <w:rPr>
                <w:rFonts w:ascii="Calibri" w:hAnsi="Calibri"/>
                <w:sz w:val="14"/>
                <w:szCs w:val="14"/>
              </w:rPr>
              <w:t xml:space="preserve">additions greater than 1000 </w:t>
            </w:r>
            <w:proofErr w:type="spellStart"/>
            <w:r w:rsidR="000A7145">
              <w:rPr>
                <w:rFonts w:ascii="Calibri" w:hAnsi="Calibri"/>
                <w:sz w:val="14"/>
                <w:szCs w:val="14"/>
              </w:rPr>
              <w:t>sqft</w:t>
            </w:r>
            <w:proofErr w:type="spellEnd"/>
            <w:r w:rsidRPr="000970D6">
              <w:rPr>
                <w:rFonts w:ascii="Calibri" w:hAnsi="Calibri"/>
                <w:sz w:val="14"/>
                <w:szCs w:val="14"/>
              </w:rPr>
              <w:t>)</w:t>
            </w:r>
            <w:r w:rsidR="000B4BDC" w:rsidRPr="000970D6">
              <w:rPr>
                <w:rFonts w:ascii="Calibri" w:hAnsi="Calibri"/>
                <w:sz w:val="14"/>
                <w:szCs w:val="14"/>
              </w:rPr>
              <w:t>&gt;&gt;</w:t>
            </w:r>
          </w:p>
        </w:tc>
        <w:tc>
          <w:tcPr>
            <w:tcW w:w="1622" w:type="dxa"/>
          </w:tcPr>
          <w:p w14:paraId="26FCC043" w14:textId="77777777" w:rsidR="000B4BDC" w:rsidRDefault="000B4BDC" w:rsidP="00196676">
            <w:pPr>
              <w:keepNext/>
              <w:tabs>
                <w:tab w:val="center" w:pos="4320"/>
                <w:tab w:val="right" w:pos="8640"/>
              </w:tabs>
              <w:rPr>
                <w:rFonts w:ascii="Calibri" w:hAnsi="Calibri"/>
                <w:sz w:val="14"/>
                <w:szCs w:val="14"/>
              </w:rPr>
            </w:pPr>
            <w:r w:rsidRPr="000970D6">
              <w:rPr>
                <w:rFonts w:ascii="Calibri" w:hAnsi="Calibri"/>
                <w:sz w:val="14"/>
                <w:szCs w:val="14"/>
              </w:rPr>
              <w:t>&lt;&lt;calculated field:</w:t>
            </w:r>
          </w:p>
          <w:p w14:paraId="26FCC044" w14:textId="77777777" w:rsidR="00025F66" w:rsidRPr="000970D6" w:rsidRDefault="00025F66" w:rsidP="00025F66">
            <w:pPr>
              <w:keepNext/>
              <w:rPr>
                <w:rFonts w:asciiTheme="minorHAnsi" w:hAnsiTheme="minorHAnsi"/>
                <w:sz w:val="14"/>
                <w:szCs w:val="14"/>
              </w:rPr>
            </w:pPr>
            <w:r w:rsidRPr="000970D6">
              <w:rPr>
                <w:rFonts w:asciiTheme="minorHAnsi" w:hAnsiTheme="minorHAnsi"/>
                <w:sz w:val="14"/>
                <w:szCs w:val="14"/>
              </w:rPr>
              <w:t>if C06=</w:t>
            </w:r>
            <w:proofErr w:type="spellStart"/>
            <w:r w:rsidRPr="000970D6">
              <w:rPr>
                <w:rFonts w:asciiTheme="minorHAnsi" w:hAnsiTheme="minorHAnsi" w:cs="Courier New"/>
                <w:b/>
                <w:sz w:val="14"/>
                <w:szCs w:val="14"/>
              </w:rPr>
              <w:t>DuctsNone</w:t>
            </w:r>
            <w:proofErr w:type="spellEnd"/>
            <w:r w:rsidRPr="000970D6">
              <w:rPr>
                <w:rFonts w:asciiTheme="minorHAnsi" w:hAnsiTheme="minorHAnsi" w:cs="Courier New"/>
                <w:sz w:val="14"/>
                <w:szCs w:val="14"/>
              </w:rPr>
              <w:t xml:space="preserve"> - Air distribution systems without forced air duct</w:t>
            </w:r>
            <w:r w:rsidRPr="000970D6">
              <w:rPr>
                <w:rFonts w:asciiTheme="minorHAnsi" w:hAnsiTheme="minorHAnsi"/>
                <w:sz w:val="14"/>
                <w:szCs w:val="14"/>
              </w:rPr>
              <w:t xml:space="preserve"> then display result = no;</w:t>
            </w:r>
          </w:p>
          <w:p w14:paraId="6D54DF82" w14:textId="0925AF38" w:rsidR="008E7960" w:rsidRDefault="008E7960" w:rsidP="00196676">
            <w:pPr>
              <w:keepNext/>
              <w:tabs>
                <w:tab w:val="center" w:pos="4320"/>
                <w:tab w:val="right" w:pos="8640"/>
              </w:tabs>
              <w:rPr>
                <w:rFonts w:ascii="Calibri" w:hAnsi="Calibri"/>
                <w:sz w:val="14"/>
                <w:szCs w:val="14"/>
              </w:rPr>
            </w:pPr>
          </w:p>
          <w:p w14:paraId="6C0F71EA" w14:textId="77777777" w:rsidR="008E7960" w:rsidRPr="000970D6" w:rsidRDefault="008E7960" w:rsidP="00196676">
            <w:pPr>
              <w:keepNext/>
              <w:tabs>
                <w:tab w:val="center" w:pos="4320"/>
                <w:tab w:val="right" w:pos="8640"/>
              </w:tabs>
              <w:rPr>
                <w:rFonts w:ascii="Calibri" w:hAnsi="Calibri"/>
                <w:sz w:val="14"/>
                <w:szCs w:val="14"/>
              </w:rPr>
            </w:pPr>
          </w:p>
          <w:p w14:paraId="26FCC046" w14:textId="5A0AC321" w:rsidR="000B4BDC" w:rsidRDefault="00025F66" w:rsidP="00196676">
            <w:pPr>
              <w:keepNext/>
              <w:rPr>
                <w:rFonts w:ascii="Calibri" w:hAnsi="Calibri"/>
                <w:sz w:val="14"/>
                <w:szCs w:val="14"/>
              </w:rPr>
            </w:pPr>
            <w:proofErr w:type="spellStart"/>
            <w:r>
              <w:rPr>
                <w:rFonts w:ascii="Calibri" w:hAnsi="Calibri"/>
                <w:sz w:val="14"/>
                <w:szCs w:val="14"/>
              </w:rPr>
              <w:t>else</w:t>
            </w:r>
            <w:r w:rsidR="00EC47E8" w:rsidRPr="000970D6">
              <w:rPr>
                <w:rFonts w:ascii="Calibri" w:hAnsi="Calibri"/>
                <w:sz w:val="14"/>
                <w:szCs w:val="14"/>
              </w:rPr>
              <w:t>if</w:t>
            </w:r>
            <w:proofErr w:type="spellEnd"/>
            <w:r w:rsidR="00EC47E8" w:rsidRPr="000970D6">
              <w:rPr>
                <w:rFonts w:ascii="Calibri" w:hAnsi="Calibri"/>
                <w:sz w:val="14"/>
                <w:szCs w:val="14"/>
              </w:rPr>
              <w:t xml:space="preserve"> Section I field </w:t>
            </w:r>
            <w:r w:rsidR="000B4BDC" w:rsidRPr="000970D6">
              <w:rPr>
                <w:rFonts w:ascii="Calibri" w:hAnsi="Calibri"/>
                <w:sz w:val="14"/>
                <w:szCs w:val="14"/>
              </w:rPr>
              <w:t xml:space="preserve">08 result is </w:t>
            </w:r>
            <w:r w:rsidR="009F7212" w:rsidRPr="00E83EF7">
              <w:rPr>
                <w:rFonts w:ascii="Calibri" w:hAnsi="Calibri"/>
                <w:sz w:val="14"/>
                <w:szCs w:val="14"/>
                <w:u w:val="single"/>
              </w:rPr>
              <w:t xml:space="preserve">HERS Verified </w:t>
            </w:r>
            <w:r w:rsidR="000B4BDC" w:rsidRPr="009F7212">
              <w:rPr>
                <w:rFonts w:ascii="Calibri" w:hAnsi="Calibri"/>
                <w:sz w:val="14"/>
                <w:szCs w:val="14"/>
                <w:u w:val="single"/>
              </w:rPr>
              <w:t>Return Duct Design per Table 150.0-</w:t>
            </w:r>
            <w:r w:rsidR="00D2371A">
              <w:rPr>
                <w:rFonts w:ascii="Calibri" w:hAnsi="Calibri"/>
                <w:sz w:val="14"/>
                <w:u w:val="single"/>
              </w:rPr>
              <w:t>B</w:t>
            </w:r>
            <w:r w:rsidR="000B4BDC" w:rsidRPr="000970D6">
              <w:rPr>
                <w:rFonts w:ascii="Calibri" w:hAnsi="Calibri"/>
                <w:sz w:val="14"/>
                <w:u w:val="single"/>
              </w:rPr>
              <w:t xml:space="preserve">, </w:t>
            </w:r>
            <w:r w:rsidR="00D2371A">
              <w:rPr>
                <w:rFonts w:ascii="Calibri" w:hAnsi="Calibri"/>
                <w:sz w:val="14"/>
                <w:u w:val="single"/>
              </w:rPr>
              <w:t>C</w:t>
            </w:r>
            <w:r w:rsidR="000B4BDC" w:rsidRPr="000970D6">
              <w:rPr>
                <w:rFonts w:ascii="Calibri" w:hAnsi="Calibri"/>
                <w:sz w:val="14"/>
                <w:szCs w:val="14"/>
                <w:u w:val="single"/>
              </w:rPr>
              <w:t>;</w:t>
            </w:r>
            <w:r w:rsidR="000B4BDC" w:rsidRPr="000970D6">
              <w:rPr>
                <w:rFonts w:ascii="Calibri" w:hAnsi="Calibri"/>
                <w:sz w:val="14"/>
                <w:szCs w:val="14"/>
              </w:rPr>
              <w:t xml:space="preserve"> then result=yes </w:t>
            </w:r>
          </w:p>
          <w:p w14:paraId="26FCC047" w14:textId="77777777" w:rsidR="00025F66" w:rsidRPr="000970D6" w:rsidRDefault="00025F66" w:rsidP="00196676">
            <w:pPr>
              <w:keepNext/>
              <w:rPr>
                <w:rFonts w:ascii="Calibri" w:hAnsi="Calibri"/>
                <w:sz w:val="14"/>
                <w:szCs w:val="14"/>
              </w:rPr>
            </w:pPr>
          </w:p>
          <w:p w14:paraId="26FCC048" w14:textId="77777777" w:rsidR="000B4BDC" w:rsidRPr="000970D6" w:rsidRDefault="000B4BDC" w:rsidP="00196676">
            <w:pPr>
              <w:keepNext/>
              <w:rPr>
                <w:rFonts w:ascii="Calibri" w:hAnsi="Calibri"/>
                <w:sz w:val="14"/>
                <w:szCs w:val="14"/>
              </w:rPr>
            </w:pPr>
            <w:r w:rsidRPr="000970D6">
              <w:rPr>
                <w:rFonts w:ascii="Calibri" w:hAnsi="Calibri"/>
                <w:sz w:val="14"/>
                <w:szCs w:val="14"/>
              </w:rPr>
              <w:t>else result=no&gt;&gt;</w:t>
            </w:r>
          </w:p>
        </w:tc>
      </w:tr>
      <w:tr w:rsidR="000B4BDC" w:rsidRPr="00295655" w14:paraId="26FCC053" w14:textId="77777777" w:rsidTr="000B4BDC">
        <w:trPr>
          <w:cantSplit/>
          <w:trHeight w:val="332"/>
        </w:trPr>
        <w:tc>
          <w:tcPr>
            <w:tcW w:w="1622" w:type="dxa"/>
            <w:vAlign w:val="bottom"/>
          </w:tcPr>
          <w:p w14:paraId="26FCC04A" w14:textId="065AE27C" w:rsidR="000B4BDC" w:rsidRPr="00295655" w:rsidRDefault="000B4BDC" w:rsidP="00196676">
            <w:pPr>
              <w:keepNext/>
              <w:jc w:val="center"/>
              <w:rPr>
                <w:rFonts w:ascii="Calibri" w:hAnsi="Calibri"/>
                <w:sz w:val="18"/>
                <w:szCs w:val="18"/>
              </w:rPr>
            </w:pPr>
          </w:p>
        </w:tc>
        <w:tc>
          <w:tcPr>
            <w:tcW w:w="1622" w:type="dxa"/>
          </w:tcPr>
          <w:p w14:paraId="26FCC04B" w14:textId="77777777" w:rsidR="000B4BDC" w:rsidRPr="00295655" w:rsidRDefault="000B4BDC" w:rsidP="00196676">
            <w:pPr>
              <w:keepNext/>
              <w:jc w:val="center"/>
              <w:rPr>
                <w:rFonts w:ascii="Calibri" w:hAnsi="Calibri"/>
                <w:sz w:val="18"/>
                <w:szCs w:val="18"/>
              </w:rPr>
            </w:pPr>
          </w:p>
        </w:tc>
        <w:tc>
          <w:tcPr>
            <w:tcW w:w="1622" w:type="dxa"/>
            <w:vAlign w:val="bottom"/>
          </w:tcPr>
          <w:p w14:paraId="26FCC04C" w14:textId="77777777" w:rsidR="000B4BDC" w:rsidRPr="00295655" w:rsidRDefault="000B4BDC" w:rsidP="00196676">
            <w:pPr>
              <w:keepNext/>
              <w:jc w:val="center"/>
              <w:rPr>
                <w:rFonts w:ascii="Calibri" w:hAnsi="Calibri"/>
                <w:sz w:val="18"/>
                <w:szCs w:val="18"/>
              </w:rPr>
            </w:pPr>
          </w:p>
        </w:tc>
        <w:tc>
          <w:tcPr>
            <w:tcW w:w="1622" w:type="dxa"/>
            <w:vAlign w:val="bottom"/>
          </w:tcPr>
          <w:p w14:paraId="26FCC04D" w14:textId="77777777" w:rsidR="000B4BDC" w:rsidRPr="00295655" w:rsidRDefault="000B4BDC" w:rsidP="00196676">
            <w:pPr>
              <w:keepNext/>
              <w:jc w:val="center"/>
              <w:rPr>
                <w:rFonts w:ascii="Calibri" w:hAnsi="Calibri"/>
                <w:sz w:val="18"/>
                <w:szCs w:val="18"/>
              </w:rPr>
            </w:pPr>
          </w:p>
        </w:tc>
        <w:tc>
          <w:tcPr>
            <w:tcW w:w="1622" w:type="dxa"/>
            <w:vAlign w:val="bottom"/>
          </w:tcPr>
          <w:p w14:paraId="26FCC04E" w14:textId="77777777" w:rsidR="000B4BDC" w:rsidRPr="00295655" w:rsidRDefault="000B4BDC" w:rsidP="00196676">
            <w:pPr>
              <w:keepNext/>
              <w:jc w:val="center"/>
              <w:rPr>
                <w:rFonts w:ascii="Calibri" w:hAnsi="Calibri"/>
                <w:sz w:val="18"/>
                <w:szCs w:val="18"/>
              </w:rPr>
            </w:pPr>
          </w:p>
        </w:tc>
        <w:tc>
          <w:tcPr>
            <w:tcW w:w="1622" w:type="dxa"/>
            <w:vAlign w:val="bottom"/>
          </w:tcPr>
          <w:p w14:paraId="26FCC04F" w14:textId="77777777" w:rsidR="000B4BDC" w:rsidRPr="00295655" w:rsidRDefault="000B4BDC" w:rsidP="00196676">
            <w:pPr>
              <w:keepNext/>
              <w:jc w:val="center"/>
              <w:rPr>
                <w:rFonts w:ascii="Calibri" w:hAnsi="Calibri"/>
                <w:sz w:val="18"/>
                <w:szCs w:val="18"/>
              </w:rPr>
            </w:pPr>
          </w:p>
        </w:tc>
        <w:tc>
          <w:tcPr>
            <w:tcW w:w="1622" w:type="dxa"/>
            <w:vAlign w:val="bottom"/>
          </w:tcPr>
          <w:p w14:paraId="26FCC050" w14:textId="77777777" w:rsidR="000B4BDC" w:rsidRPr="00295655" w:rsidRDefault="000B4BDC" w:rsidP="00196676">
            <w:pPr>
              <w:keepNext/>
              <w:jc w:val="center"/>
              <w:rPr>
                <w:rFonts w:ascii="Calibri" w:hAnsi="Calibri"/>
                <w:sz w:val="18"/>
                <w:szCs w:val="18"/>
              </w:rPr>
            </w:pPr>
          </w:p>
        </w:tc>
        <w:tc>
          <w:tcPr>
            <w:tcW w:w="1622" w:type="dxa"/>
            <w:vAlign w:val="bottom"/>
          </w:tcPr>
          <w:p w14:paraId="26FCC051" w14:textId="77777777" w:rsidR="000B4BDC" w:rsidRPr="00295655" w:rsidRDefault="000B4BDC" w:rsidP="00196676">
            <w:pPr>
              <w:keepNext/>
              <w:jc w:val="center"/>
              <w:rPr>
                <w:rFonts w:ascii="Calibri" w:hAnsi="Calibri"/>
                <w:sz w:val="18"/>
                <w:szCs w:val="18"/>
              </w:rPr>
            </w:pPr>
          </w:p>
        </w:tc>
        <w:tc>
          <w:tcPr>
            <w:tcW w:w="1622" w:type="dxa"/>
            <w:vAlign w:val="bottom"/>
          </w:tcPr>
          <w:p w14:paraId="26FCC052" w14:textId="77777777" w:rsidR="000B4BDC" w:rsidRPr="00295655" w:rsidRDefault="000B4BDC" w:rsidP="00196676">
            <w:pPr>
              <w:keepNext/>
              <w:jc w:val="center"/>
              <w:rPr>
                <w:rFonts w:ascii="Calibri" w:hAnsi="Calibri"/>
                <w:sz w:val="18"/>
                <w:szCs w:val="18"/>
              </w:rPr>
            </w:pPr>
          </w:p>
        </w:tc>
      </w:tr>
      <w:tr w:rsidR="00196676" w:rsidRPr="00295655" w14:paraId="26FCC055" w14:textId="77777777" w:rsidTr="000B4BDC">
        <w:trPr>
          <w:cantSplit/>
        </w:trPr>
        <w:tc>
          <w:tcPr>
            <w:tcW w:w="14598" w:type="dxa"/>
            <w:gridSpan w:val="9"/>
          </w:tcPr>
          <w:p w14:paraId="26FCC054" w14:textId="77777777" w:rsidR="00196676" w:rsidRPr="00295655" w:rsidRDefault="00196676" w:rsidP="00196676">
            <w:pPr>
              <w:keepNext/>
              <w:rPr>
                <w:rFonts w:ascii="Calibri" w:hAnsi="Calibri"/>
                <w:sz w:val="18"/>
                <w:szCs w:val="18"/>
              </w:rPr>
            </w:pPr>
            <w:r w:rsidRPr="00295655">
              <w:rPr>
                <w:rFonts w:ascii="Calibri" w:hAnsi="Calibri"/>
                <w:sz w:val="18"/>
                <w:szCs w:val="18"/>
              </w:rPr>
              <w:t>Notes:</w:t>
            </w:r>
          </w:p>
        </w:tc>
      </w:tr>
    </w:tbl>
    <w:p w14:paraId="26FCC056" w14:textId="77777777" w:rsidR="00196676" w:rsidRPr="00295655" w:rsidRDefault="00196676" w:rsidP="00196676">
      <w:pPr>
        <w:rPr>
          <w:rFonts w:ascii="Calibri" w:hAnsi="Calibri"/>
          <w:sz w:val="18"/>
          <w:szCs w:val="18"/>
        </w:rPr>
      </w:pPr>
    </w:p>
    <w:p w14:paraId="26FCC057" w14:textId="77777777" w:rsidR="00196676" w:rsidRPr="00295655" w:rsidRDefault="00196676" w:rsidP="00196676">
      <w:pPr>
        <w:rPr>
          <w:rFonts w:ascii="Calibri" w:hAnsi="Calibri"/>
          <w:sz w:val="18"/>
          <w:szCs w:val="18"/>
        </w:rPr>
      </w:pPr>
    </w:p>
    <w:p w14:paraId="26FCC058" w14:textId="77777777" w:rsidR="00196676" w:rsidRPr="00295655" w:rsidRDefault="00196676" w:rsidP="00196676">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50"/>
        <w:gridCol w:w="24"/>
      </w:tblGrid>
      <w:tr w:rsidR="00196676" w:rsidRPr="00295655" w14:paraId="26FCC05B" w14:textId="77777777" w:rsidTr="00196676">
        <w:trPr>
          <w:gridBefore w:val="1"/>
          <w:gridAfter w:val="1"/>
          <w:wBefore w:w="12" w:type="dxa"/>
          <w:wAfter w:w="24" w:type="dxa"/>
          <w:cantSplit/>
        </w:trPr>
        <w:tc>
          <w:tcPr>
            <w:tcW w:w="14618" w:type="dxa"/>
            <w:gridSpan w:val="2"/>
            <w:shd w:val="clear" w:color="auto" w:fill="auto"/>
          </w:tcPr>
          <w:p w14:paraId="26FCC059" w14:textId="318B1C07" w:rsidR="00196676" w:rsidRPr="001A53D0" w:rsidRDefault="00A811B7" w:rsidP="00196676">
            <w:pPr>
              <w:keepNext/>
              <w:rPr>
                <w:rFonts w:ascii="Calibri" w:hAnsi="Calibri"/>
                <w:b/>
                <w:szCs w:val="18"/>
              </w:rPr>
            </w:pPr>
            <w:r w:rsidRPr="001A53D0">
              <w:rPr>
                <w:rFonts w:ascii="Calibri" w:hAnsi="Calibri"/>
                <w:b/>
                <w:szCs w:val="18"/>
              </w:rPr>
              <w:lastRenderedPageBreak/>
              <w:t>M</w:t>
            </w:r>
            <w:r w:rsidR="00196676" w:rsidRPr="001A53D0">
              <w:rPr>
                <w:rFonts w:ascii="Calibri" w:hAnsi="Calibri"/>
                <w:b/>
                <w:szCs w:val="18"/>
              </w:rPr>
              <w:t>. Space Conditioning Systems, Ducts and Fans – Mandatory Requirements and Additional Measures</w:t>
            </w:r>
          </w:p>
          <w:p w14:paraId="26FCC05A" w14:textId="77777777" w:rsidR="00196676" w:rsidRPr="00295655" w:rsidRDefault="00196676" w:rsidP="00196676">
            <w:pPr>
              <w:keepNext/>
              <w:rPr>
                <w:rFonts w:ascii="Calibri" w:hAnsi="Calibri"/>
                <w:b/>
                <w:sz w:val="18"/>
                <w:szCs w:val="18"/>
              </w:rPr>
            </w:pPr>
            <w:r w:rsidRPr="00295655">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196676" w:rsidRPr="00295655" w14:paraId="26FCC05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5C" w14:textId="77777777" w:rsidR="00196676" w:rsidRPr="00295655" w:rsidRDefault="00196676" w:rsidP="00196676">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196676" w:rsidRPr="00295655" w14:paraId="26FCC06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5E"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174" w:type="dxa"/>
            <w:gridSpan w:val="2"/>
            <w:shd w:val="clear" w:color="auto" w:fill="auto"/>
            <w:vAlign w:val="center"/>
          </w:tcPr>
          <w:p w14:paraId="26FCC05F"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196676" w:rsidRPr="00295655" w14:paraId="26FCC063"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1"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174" w:type="dxa"/>
            <w:gridSpan w:val="2"/>
            <w:shd w:val="clear" w:color="auto" w:fill="auto"/>
            <w:vAlign w:val="center"/>
          </w:tcPr>
          <w:p w14:paraId="26FCC062"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295655">
              <w:rPr>
                <w:rFonts w:asciiTheme="minorHAnsi" w:eastAsia="Cambria" w:hAnsiTheme="minorHAnsi"/>
                <w:sz w:val="18"/>
                <w:szCs w:val="18"/>
              </w:rPr>
              <w:t>i</w:t>
            </w:r>
            <w:proofErr w:type="spellEnd"/>
            <w:r w:rsidRPr="00295655">
              <w:rPr>
                <w:rFonts w:asciiTheme="minorHAnsi" w:eastAsia="Cambria" w:hAnsiTheme="minorHAnsi"/>
                <w:sz w:val="18"/>
                <w:szCs w:val="18"/>
              </w:rPr>
              <w:t>), 110.2(b).</w:t>
            </w:r>
          </w:p>
        </w:tc>
      </w:tr>
      <w:tr w:rsidR="00196676" w:rsidRPr="00295655" w14:paraId="26FCC066"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4"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174" w:type="dxa"/>
            <w:gridSpan w:val="2"/>
            <w:shd w:val="clear" w:color="auto" w:fill="auto"/>
            <w:vAlign w:val="center"/>
          </w:tcPr>
          <w:p w14:paraId="26FCC065"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sections 150.0(h</w:t>
            </w:r>
            <w:proofErr w:type="gramStart"/>
            <w:r w:rsidRPr="00295655">
              <w:rPr>
                <w:rFonts w:asciiTheme="minorHAnsi" w:eastAsia="Cambria" w:hAnsiTheme="minorHAnsi"/>
                <w:sz w:val="18"/>
                <w:szCs w:val="18"/>
              </w:rPr>
              <w:t>)1</w:t>
            </w:r>
            <w:proofErr w:type="gramEnd"/>
            <w:r w:rsidRPr="00295655">
              <w:rPr>
                <w:rFonts w:asciiTheme="minorHAnsi" w:eastAsia="Cambria" w:hAnsiTheme="minorHAnsi"/>
                <w:sz w:val="18"/>
                <w:szCs w:val="18"/>
              </w:rPr>
              <w:t xml:space="preserve"> and 2).</w:t>
            </w:r>
          </w:p>
        </w:tc>
      </w:tr>
      <w:tr w:rsidR="00196676" w:rsidRPr="00295655" w14:paraId="26FCC06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7"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174" w:type="dxa"/>
            <w:gridSpan w:val="2"/>
            <w:shd w:val="clear" w:color="auto" w:fill="auto"/>
            <w:vAlign w:val="center"/>
          </w:tcPr>
          <w:p w14:paraId="26FCC068"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w:t>
            </w:r>
            <w:proofErr w:type="gramStart"/>
            <w:r w:rsidRPr="00295655">
              <w:rPr>
                <w:rFonts w:asciiTheme="minorHAnsi" w:eastAsia="Cambria" w:hAnsiTheme="minorHAnsi"/>
                <w:sz w:val="18"/>
                <w:szCs w:val="18"/>
              </w:rPr>
              <w:t>)4</w:t>
            </w:r>
            <w:proofErr w:type="gramEnd"/>
            <w:r w:rsidRPr="00295655">
              <w:rPr>
                <w:rFonts w:asciiTheme="minorHAnsi" w:eastAsia="Cambria" w:hAnsiTheme="minorHAnsi"/>
                <w:sz w:val="18"/>
                <w:szCs w:val="18"/>
              </w:rPr>
              <w:t>.</w:t>
            </w:r>
          </w:p>
        </w:tc>
      </w:tr>
      <w:tr w:rsidR="00196676" w:rsidRPr="00295655" w14:paraId="26FCC06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A"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174" w:type="dxa"/>
            <w:gridSpan w:val="2"/>
            <w:shd w:val="clear" w:color="auto" w:fill="auto"/>
            <w:vAlign w:val="center"/>
          </w:tcPr>
          <w:p w14:paraId="26FCC06B"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196676" w:rsidRPr="00295655" w14:paraId="26FCC06E"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6D"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196676" w:rsidRPr="00295655" w14:paraId="26FCC071"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F"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174" w:type="dxa"/>
            <w:gridSpan w:val="2"/>
            <w:shd w:val="clear" w:color="auto" w:fill="auto"/>
            <w:vAlign w:val="center"/>
          </w:tcPr>
          <w:p w14:paraId="26FCC070"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196676" w:rsidRPr="00295655" w14:paraId="26FCC07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2"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174" w:type="dxa"/>
            <w:gridSpan w:val="2"/>
            <w:shd w:val="clear" w:color="auto" w:fill="auto"/>
            <w:vAlign w:val="center"/>
          </w:tcPr>
          <w:p w14:paraId="26FCC073"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196676" w:rsidRPr="00295655" w14:paraId="26FCC07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5"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174" w:type="dxa"/>
            <w:gridSpan w:val="2"/>
            <w:shd w:val="clear" w:color="auto" w:fill="auto"/>
            <w:vAlign w:val="center"/>
          </w:tcPr>
          <w:p w14:paraId="26FCC076" w14:textId="7B8A7E48"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5 feet of a dryer vent outlet. See Section 150.0(h</w:t>
            </w:r>
            <w:proofErr w:type="gramStart"/>
            <w:r w:rsidRPr="00295655">
              <w:rPr>
                <w:rFonts w:asciiTheme="minorHAnsi" w:eastAsia="Cambria" w:hAnsiTheme="minorHAnsi"/>
                <w:sz w:val="18"/>
                <w:szCs w:val="18"/>
              </w:rPr>
              <w:t>)3A</w:t>
            </w:r>
            <w:proofErr w:type="gramEnd"/>
            <w:r w:rsidRPr="00295655">
              <w:rPr>
                <w:rFonts w:asciiTheme="minorHAnsi" w:eastAsia="Cambria" w:hAnsiTheme="minorHAnsi"/>
                <w:sz w:val="18"/>
                <w:szCs w:val="18"/>
              </w:rPr>
              <w:t>.</w:t>
            </w:r>
          </w:p>
        </w:tc>
      </w:tr>
      <w:tr w:rsidR="007D7339" w:rsidRPr="00295655" w14:paraId="3D815B4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CB1F63" w14:textId="285E0869" w:rsidR="007D7339"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09</w:t>
            </w:r>
          </w:p>
        </w:tc>
        <w:tc>
          <w:tcPr>
            <w:tcW w:w="14174" w:type="dxa"/>
            <w:gridSpan w:val="2"/>
            <w:shd w:val="clear" w:color="auto" w:fill="auto"/>
            <w:vAlign w:val="center"/>
          </w:tcPr>
          <w:p w14:paraId="6E7FF25A" w14:textId="08FE9CC5" w:rsidR="007D7339" w:rsidRPr="00295655" w:rsidRDefault="007D7339" w:rsidP="00196676">
            <w:pPr>
              <w:keepNext/>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Liquid Line Filter Drier: If applicable, a liquid line filter drier shall be installed according to the manufacturer’s specifications.</w:t>
            </w:r>
          </w:p>
        </w:tc>
      </w:tr>
      <w:tr w:rsidR="00196676" w:rsidRPr="00295655" w14:paraId="26FCC07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8" w14:textId="0B1B87E5"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10</w:t>
            </w:r>
          </w:p>
        </w:tc>
        <w:tc>
          <w:tcPr>
            <w:tcW w:w="14174" w:type="dxa"/>
            <w:gridSpan w:val="2"/>
            <w:shd w:val="clear" w:color="auto" w:fill="auto"/>
            <w:vAlign w:val="center"/>
          </w:tcPr>
          <w:p w14:paraId="26FCC079"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 150.0(h</w:t>
            </w:r>
            <w:proofErr w:type="gramStart"/>
            <w:r w:rsidRPr="00295655">
              <w:rPr>
                <w:rFonts w:asciiTheme="minorHAnsi" w:eastAsia="Cambria" w:hAnsiTheme="minorHAnsi"/>
                <w:sz w:val="18"/>
                <w:szCs w:val="18"/>
              </w:rPr>
              <w:t>)1</w:t>
            </w:r>
            <w:proofErr w:type="gramEnd"/>
            <w:r w:rsidRPr="00295655">
              <w:rPr>
                <w:rFonts w:asciiTheme="minorHAnsi" w:eastAsia="Cambria" w:hAnsiTheme="minorHAnsi"/>
                <w:sz w:val="18"/>
                <w:szCs w:val="18"/>
              </w:rPr>
              <w:t xml:space="preserve"> and 2.</w:t>
            </w:r>
          </w:p>
        </w:tc>
      </w:tr>
      <w:tr w:rsidR="00196676" w:rsidRPr="00295655" w14:paraId="26FCC07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7B"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196676" w:rsidRPr="00295655" w14:paraId="26FCC07F"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D" w14:textId="3A3919B5"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11</w:t>
            </w:r>
          </w:p>
        </w:tc>
        <w:tc>
          <w:tcPr>
            <w:tcW w:w="14174" w:type="dxa"/>
            <w:gridSpan w:val="2"/>
            <w:shd w:val="clear" w:color="auto" w:fill="auto"/>
            <w:vAlign w:val="center"/>
          </w:tcPr>
          <w:p w14:paraId="26FCC07E" w14:textId="77777777" w:rsidR="00196676" w:rsidRPr="00295655" w:rsidRDefault="00196676" w:rsidP="00196676">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Insulation:  In all cases, unless ducts are enclosed entirely in directly conditioned space, the minimum duct insulation value is R-6. Note that higher values may be required by the prescriptive or performance requirements. See Section 150.0(m</w:t>
            </w:r>
            <w:proofErr w:type="gramStart"/>
            <w:r w:rsidRPr="00295655">
              <w:rPr>
                <w:rFonts w:asciiTheme="minorHAnsi" w:eastAsia="Cambria" w:hAnsiTheme="minorHAnsi"/>
                <w:sz w:val="18"/>
                <w:szCs w:val="18"/>
              </w:rPr>
              <w:t>)1</w:t>
            </w:r>
            <w:proofErr w:type="gramEnd"/>
            <w:r w:rsidRPr="00295655">
              <w:rPr>
                <w:rFonts w:asciiTheme="minorHAnsi" w:eastAsia="Cambria" w:hAnsiTheme="minorHAnsi"/>
                <w:sz w:val="18"/>
                <w:szCs w:val="18"/>
              </w:rPr>
              <w:t>.</w:t>
            </w:r>
          </w:p>
        </w:tc>
      </w:tr>
      <w:tr w:rsidR="00196676" w:rsidRPr="00295655" w14:paraId="26FCC082"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0" w14:textId="3B9C1377"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12</w:t>
            </w:r>
          </w:p>
        </w:tc>
        <w:tc>
          <w:tcPr>
            <w:tcW w:w="14174" w:type="dxa"/>
            <w:gridSpan w:val="2"/>
            <w:shd w:val="clear" w:color="auto" w:fill="auto"/>
            <w:vAlign w:val="center"/>
          </w:tcPr>
          <w:p w14:paraId="26FCC081" w14:textId="77777777" w:rsidR="00196676" w:rsidRPr="00295655" w:rsidRDefault="00196676" w:rsidP="00196676">
            <w:pPr>
              <w:keepNext/>
              <w:rPr>
                <w:rFonts w:asciiTheme="minorHAnsi" w:eastAsia="Cambria" w:hAnsiTheme="minorHAnsi"/>
                <w:sz w:val="18"/>
                <w:szCs w:val="18"/>
              </w:rPr>
            </w:pPr>
            <w:r w:rsidRPr="00295655">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Supply-air and return-air ducts and plenums must be insulated to a minimum installed level of R-6.0 or enclosed entirely in directly conditioned space as confirmed through field verification and diagnostic testing in accordance with the requirements of Reference Residential Appendix RA3.1.4.3.8. </w:t>
            </w:r>
          </w:p>
        </w:tc>
      </w:tr>
      <w:tr w:rsidR="00196676" w:rsidRPr="00295655" w14:paraId="26FCC08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83" w14:textId="77777777" w:rsidR="00196676" w:rsidRPr="00295655" w:rsidRDefault="00196676" w:rsidP="00196676">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196676" w:rsidRPr="00295655" w14:paraId="26FCC08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5" w14:textId="6DA3867B"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13</w:t>
            </w:r>
          </w:p>
        </w:tc>
        <w:tc>
          <w:tcPr>
            <w:tcW w:w="14174" w:type="dxa"/>
            <w:gridSpan w:val="2"/>
            <w:shd w:val="clear" w:color="auto" w:fill="auto"/>
            <w:vAlign w:val="center"/>
          </w:tcPr>
          <w:p w14:paraId="26FCC086"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196676" w:rsidRPr="00295655" w14:paraId="26FCC08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8" w14:textId="356B1D1D"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14</w:t>
            </w:r>
          </w:p>
        </w:tc>
        <w:tc>
          <w:tcPr>
            <w:tcW w:w="14174" w:type="dxa"/>
            <w:gridSpan w:val="2"/>
            <w:shd w:val="clear" w:color="auto" w:fill="auto"/>
            <w:vAlign w:val="center"/>
          </w:tcPr>
          <w:p w14:paraId="26FCC089"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196676" w:rsidRPr="00295655" w14:paraId="26FCC08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B" w14:textId="6948A1BF"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15</w:t>
            </w:r>
          </w:p>
        </w:tc>
        <w:tc>
          <w:tcPr>
            <w:tcW w:w="14174" w:type="dxa"/>
            <w:gridSpan w:val="2"/>
            <w:shd w:val="clear" w:color="auto" w:fill="auto"/>
            <w:vAlign w:val="center"/>
          </w:tcPr>
          <w:p w14:paraId="26FCC08C"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196676" w:rsidRPr="00295655" w14:paraId="26FCC09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E" w14:textId="22720FC7" w:rsidR="00196676" w:rsidRPr="00295655" w:rsidRDefault="007D7339" w:rsidP="00196676">
            <w:pPr>
              <w:keepNext/>
              <w:rPr>
                <w:rFonts w:asciiTheme="minorHAnsi" w:eastAsia="Cambria" w:hAnsiTheme="minorHAnsi"/>
                <w:sz w:val="18"/>
                <w:szCs w:val="18"/>
              </w:rPr>
            </w:pPr>
            <w:r>
              <w:rPr>
                <w:rFonts w:asciiTheme="minorHAnsi" w:eastAsia="Cambria" w:hAnsiTheme="minorHAnsi"/>
                <w:sz w:val="18"/>
                <w:szCs w:val="18"/>
              </w:rPr>
              <w:t>16</w:t>
            </w:r>
          </w:p>
        </w:tc>
        <w:tc>
          <w:tcPr>
            <w:tcW w:w="14174" w:type="dxa"/>
            <w:gridSpan w:val="2"/>
            <w:shd w:val="clear" w:color="auto" w:fill="auto"/>
            <w:vAlign w:val="center"/>
          </w:tcPr>
          <w:p w14:paraId="26FCC08F" w14:textId="77777777" w:rsidR="00196676" w:rsidRPr="00295655" w:rsidRDefault="00196676" w:rsidP="00196676">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196676" w14:paraId="26FCC092" w14:textId="77777777" w:rsidTr="001966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26FCC091" w14:textId="77777777" w:rsidR="00196676" w:rsidRPr="007E2934" w:rsidRDefault="00196676" w:rsidP="00196676">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26FCC093" w14:textId="77777777" w:rsidR="003F5196" w:rsidRPr="002F7A16" w:rsidRDefault="003F5196" w:rsidP="0035199F">
      <w:pPr>
        <w:rPr>
          <w:rFonts w:ascii="Calibri" w:hAnsi="Calibri"/>
          <w:sz w:val="18"/>
          <w:szCs w:val="18"/>
        </w:rPr>
      </w:pPr>
    </w:p>
    <w:sectPr w:rsidR="003F5196" w:rsidRPr="002F7A16" w:rsidSect="00EF13C4">
      <w:headerReference w:type="even" r:id="rId19"/>
      <w:headerReference w:type="default" r:id="rId20"/>
      <w:headerReference w:type="first" r:id="rId21"/>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3F367C" w14:textId="77777777" w:rsidR="00025A0F" w:rsidRDefault="00025A0F">
      <w:r>
        <w:separator/>
      </w:r>
    </w:p>
  </w:endnote>
  <w:endnote w:type="continuationSeparator" w:id="0">
    <w:p w14:paraId="2A4D9390" w14:textId="77777777" w:rsidR="00025A0F" w:rsidRDefault="00025A0F">
      <w:r>
        <w:continuationSeparator/>
      </w:r>
    </w:p>
  </w:endnote>
  <w:endnote w:type="continuationNotice" w:id="1">
    <w:p w14:paraId="379261CE" w14:textId="77777777" w:rsidR="00025A0F" w:rsidRDefault="00025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4A3302" w14:textId="77777777" w:rsidR="00025A0F" w:rsidRDefault="00025A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AD" w14:textId="77777777" w:rsidR="00025A0F" w:rsidRPr="00EF13C4" w:rsidRDefault="00025A0F" w:rsidP="00EF13C4">
    <w:pPr>
      <w:pStyle w:val="Footer"/>
    </w:pPr>
    <w:r w:rsidRPr="00EF13C4">
      <w:t xml:space="preserve">Registration Number:                                                                                          Registration Date/Time:                                                                                                            HERS Provider:                       </w:t>
    </w:r>
  </w:p>
  <w:p w14:paraId="26FCC0AE" w14:textId="208B8909" w:rsidR="00025A0F" w:rsidRPr="00EF13C4" w:rsidRDefault="00025A0F" w:rsidP="00EF13C4">
    <w:pPr>
      <w:pStyle w:val="Footer"/>
    </w:pPr>
    <w:r w:rsidRPr="00EF13C4">
      <w:t>CA Building Energy Efficiency Standards - 201</w:t>
    </w:r>
    <w:r>
      <w:t>6</w:t>
    </w:r>
    <w:r w:rsidRPr="00EF13C4">
      <w:t xml:space="preserve"> Residential Compliance</w:t>
    </w:r>
    <w:r w:rsidRPr="00EF13C4">
      <w:tab/>
    </w:r>
    <w:r w:rsidRPr="00EF13C4">
      <w:tab/>
    </w:r>
    <w:r w:rsidRPr="00EF13C4">
      <w:tab/>
    </w:r>
    <w:r>
      <w:t>October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C4AFE5" w14:textId="77777777" w:rsidR="00025A0F" w:rsidRDefault="00025A0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B8" w14:textId="2414D844" w:rsidR="00025A0F" w:rsidRPr="00A51249" w:rsidRDefault="00025A0F" w:rsidP="00EF13C4">
    <w:pPr>
      <w:pStyle w:val="Footer"/>
    </w:pPr>
    <w:r w:rsidRPr="00EF13C4">
      <w:t>CA Building Energy Efficiency Standards - 201</w:t>
    </w:r>
    <w:r>
      <w:t>6</w:t>
    </w:r>
    <w:r w:rsidRPr="00EF13C4">
      <w:t xml:space="preserve"> Residential Compliance</w:t>
    </w:r>
    <w:r w:rsidRPr="00EF13C4">
      <w:tab/>
    </w:r>
    <w:r>
      <w:tab/>
    </w:r>
    <w:r>
      <w:tab/>
      <w:t>October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9E8C31" w14:textId="77777777" w:rsidR="00025A0F" w:rsidRDefault="00025A0F">
      <w:r>
        <w:separator/>
      </w:r>
    </w:p>
  </w:footnote>
  <w:footnote w:type="continuationSeparator" w:id="0">
    <w:p w14:paraId="73001710" w14:textId="77777777" w:rsidR="00025A0F" w:rsidRDefault="00025A0F">
      <w:r>
        <w:continuationSeparator/>
      </w:r>
    </w:p>
  </w:footnote>
  <w:footnote w:type="continuationNotice" w:id="1">
    <w:p w14:paraId="3A9D8D3E" w14:textId="77777777" w:rsidR="00025A0F" w:rsidRDefault="00025A0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9A" w14:textId="77777777" w:rsidR="00025A0F" w:rsidRDefault="008B3856">
    <w:pPr>
      <w:pStyle w:val="Header"/>
    </w:pPr>
    <w:r>
      <w:rPr>
        <w:noProof/>
      </w:rPr>
      <w:pict w14:anchorId="26FCC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5"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9B" w14:textId="77777777" w:rsidR="00025A0F" w:rsidRPr="007770C5" w:rsidRDefault="00025A0F" w:rsidP="00587D54">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26FCC0C4" wp14:editId="26FCC0C5">
          <wp:simplePos x="0" y="0"/>
          <wp:positionH relativeFrom="margin">
            <wp:posOffset>8877300</wp:posOffset>
          </wp:positionH>
          <wp:positionV relativeFrom="margin">
            <wp:posOffset>-1243965</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anchor>
      </w:drawing>
    </w:r>
    <w:r w:rsidR="008B3856">
      <w:rPr>
        <w:rFonts w:ascii="Arial" w:hAnsi="Arial" w:cs="Arial"/>
        <w:noProof/>
        <w:sz w:val="14"/>
        <w:szCs w:val="14"/>
      </w:rPr>
      <w:pict w14:anchorId="26FCC0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6"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770C5">
      <w:rPr>
        <w:rFonts w:ascii="Arial" w:hAnsi="Arial" w:cs="Arial"/>
        <w:sz w:val="14"/>
        <w:szCs w:val="14"/>
      </w:rPr>
      <w:t>STATE OF CALIFORNIA</w:t>
    </w:r>
  </w:p>
  <w:p w14:paraId="26FCC09C" w14:textId="140186D9" w:rsidR="00025A0F" w:rsidRPr="007770C5" w:rsidRDefault="00025A0F"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26FCC09D" w14:textId="68A86DDC" w:rsidR="00025A0F" w:rsidRPr="007770C5" w:rsidRDefault="00025A0F"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5254"/>
      <w:gridCol w:w="2067"/>
    </w:tblGrid>
    <w:tr w:rsidR="00025A0F" w:rsidRPr="00F85124" w14:paraId="26FCC0A0" w14:textId="77777777">
      <w:trPr>
        <w:cantSplit/>
        <w:trHeight w:val="288"/>
      </w:trPr>
      <w:tc>
        <w:tcPr>
          <w:tcW w:w="4155" w:type="pct"/>
          <w:gridSpan w:val="2"/>
          <w:tcBorders>
            <w:right w:val="nil"/>
          </w:tcBorders>
          <w:vAlign w:val="center"/>
        </w:tcPr>
        <w:p w14:paraId="26FCC09E" w14:textId="77777777" w:rsidR="00025A0F" w:rsidRPr="001A53D0" w:rsidRDefault="00025A0F" w:rsidP="00A20629">
          <w:pPr>
            <w:pStyle w:val="Heading1"/>
            <w:rPr>
              <w:rFonts w:asciiTheme="minorHAnsi" w:hAnsiTheme="minorHAnsi"/>
              <w:b w:val="0"/>
              <w:bCs/>
              <w:sz w:val="20"/>
            </w:rPr>
          </w:pPr>
          <w:r w:rsidRPr="001A53D0">
            <w:rPr>
              <w:rFonts w:asciiTheme="minorHAnsi" w:hAnsiTheme="minorHAnsi"/>
              <w:b w:val="0"/>
              <w:bCs/>
              <w:sz w:val="20"/>
            </w:rPr>
            <w:t>CERTIFICATE OF INSTALLATION</w:t>
          </w:r>
        </w:p>
      </w:tc>
      <w:tc>
        <w:tcPr>
          <w:tcW w:w="845" w:type="pct"/>
          <w:tcBorders>
            <w:left w:val="nil"/>
          </w:tcBorders>
          <w:tcMar>
            <w:left w:w="115" w:type="dxa"/>
            <w:right w:w="115" w:type="dxa"/>
          </w:tcMar>
          <w:vAlign w:val="center"/>
        </w:tcPr>
        <w:p w14:paraId="26FCC09F" w14:textId="77777777" w:rsidR="00025A0F" w:rsidRPr="001A53D0" w:rsidRDefault="00025A0F" w:rsidP="00117004">
          <w:pPr>
            <w:pStyle w:val="Heading1"/>
            <w:jc w:val="right"/>
            <w:rPr>
              <w:rFonts w:asciiTheme="minorHAnsi" w:hAnsiTheme="minorHAnsi"/>
              <w:b w:val="0"/>
              <w:bCs/>
              <w:sz w:val="20"/>
            </w:rPr>
          </w:pPr>
          <w:r w:rsidRPr="001A53D0">
            <w:rPr>
              <w:rFonts w:asciiTheme="minorHAnsi" w:hAnsiTheme="minorHAnsi"/>
              <w:b w:val="0"/>
              <w:bCs/>
              <w:sz w:val="20"/>
            </w:rPr>
            <w:t>CF2R-MCH-01-E</w:t>
          </w:r>
        </w:p>
      </w:tc>
    </w:tr>
    <w:tr w:rsidR="00025A0F" w:rsidRPr="00F85124" w14:paraId="26FCC0A3" w14:textId="77777777">
      <w:trPr>
        <w:cantSplit/>
        <w:trHeight w:val="288"/>
      </w:trPr>
      <w:tc>
        <w:tcPr>
          <w:tcW w:w="2500" w:type="pct"/>
          <w:tcBorders>
            <w:right w:val="nil"/>
          </w:tcBorders>
        </w:tcPr>
        <w:p w14:paraId="26FCC0A1" w14:textId="77777777" w:rsidR="00025A0F" w:rsidRPr="001A53D0" w:rsidRDefault="00025A0F" w:rsidP="00A20629">
          <w:pPr>
            <w:tabs>
              <w:tab w:val="right" w:pos="10543"/>
            </w:tabs>
            <w:rPr>
              <w:rFonts w:asciiTheme="minorHAnsi" w:hAnsiTheme="minorHAnsi"/>
              <w:sz w:val="12"/>
              <w:szCs w:val="12"/>
            </w:rPr>
          </w:pPr>
          <w:r w:rsidRPr="001A53D0">
            <w:rPr>
              <w:rFonts w:asciiTheme="minorHAnsi" w:hAnsiTheme="minorHAnsi"/>
              <w:bCs/>
            </w:rPr>
            <w:t>Space Conditioning Systems Ducts and Fans</w:t>
          </w:r>
        </w:p>
      </w:tc>
      <w:tc>
        <w:tcPr>
          <w:tcW w:w="2500" w:type="pct"/>
          <w:gridSpan w:val="2"/>
          <w:tcBorders>
            <w:left w:val="nil"/>
          </w:tcBorders>
        </w:tcPr>
        <w:p w14:paraId="26FCC0A2" w14:textId="0CD414A5" w:rsidR="00025A0F" w:rsidRPr="002F5E3B" w:rsidRDefault="00025A0F" w:rsidP="003F7A4E">
          <w:pPr>
            <w:pStyle w:val="ListParagraph"/>
            <w:tabs>
              <w:tab w:val="right" w:pos="10543"/>
            </w:tabs>
            <w:jc w:val="right"/>
            <w:rPr>
              <w:rFonts w:asciiTheme="minorHAnsi" w:hAnsiTheme="minorHAnsi"/>
              <w:sz w:val="12"/>
            </w:rPr>
          </w:pPr>
          <w:r w:rsidRPr="002F5E3B">
            <w:rPr>
              <w:rFonts w:asciiTheme="minorHAnsi" w:hAnsiTheme="minorHAnsi"/>
            </w:rPr>
            <w:t xml:space="preserve">(Page </w:t>
          </w:r>
          <w:r w:rsidRPr="002F5E3B">
            <w:rPr>
              <w:rFonts w:asciiTheme="minorHAnsi" w:hAnsiTheme="minorHAnsi"/>
            </w:rPr>
            <w:fldChar w:fldCharType="begin"/>
          </w:r>
          <w:r w:rsidRPr="002F5E3B">
            <w:rPr>
              <w:rFonts w:asciiTheme="minorHAnsi" w:hAnsiTheme="minorHAnsi"/>
            </w:rPr>
            <w:instrText xml:space="preserve"> PAGE   \* MERGEFORMAT </w:instrText>
          </w:r>
          <w:r w:rsidRPr="002F5E3B">
            <w:rPr>
              <w:rFonts w:asciiTheme="minorHAnsi" w:hAnsiTheme="minorHAnsi"/>
            </w:rPr>
            <w:fldChar w:fldCharType="separate"/>
          </w:r>
          <w:r w:rsidR="008B3856" w:rsidRPr="008B3856">
            <w:rPr>
              <w:rFonts w:asciiTheme="minorHAnsi" w:hAnsiTheme="minorHAnsi"/>
              <w:bCs/>
              <w:noProof/>
            </w:rPr>
            <w:t>8</w:t>
          </w:r>
          <w:r w:rsidRPr="002F5E3B">
            <w:rPr>
              <w:rFonts w:asciiTheme="minorHAnsi" w:hAnsiTheme="minorHAnsi"/>
            </w:rPr>
            <w:fldChar w:fldCharType="end"/>
          </w:r>
          <w:r w:rsidRPr="002F5E3B">
            <w:rPr>
              <w:rFonts w:asciiTheme="minorHAnsi" w:hAnsiTheme="minorHAnsi"/>
            </w:rPr>
            <w:t xml:space="preserve"> of </w:t>
          </w:r>
          <w:r w:rsidRPr="001A53D0">
            <w:rPr>
              <w:rFonts w:asciiTheme="minorHAnsi" w:hAnsiTheme="minorHAnsi"/>
            </w:rPr>
            <w:fldChar w:fldCharType="begin"/>
          </w:r>
          <w:r w:rsidRPr="001A53D0">
            <w:rPr>
              <w:rFonts w:asciiTheme="minorHAnsi" w:hAnsiTheme="minorHAnsi"/>
            </w:rPr>
            <w:instrText xml:space="preserve"> SECTIONPAGES   \* MERGEFORMAT </w:instrText>
          </w:r>
          <w:r w:rsidRPr="001A53D0">
            <w:rPr>
              <w:rFonts w:asciiTheme="minorHAnsi" w:hAnsiTheme="minorHAnsi"/>
            </w:rPr>
            <w:fldChar w:fldCharType="separate"/>
          </w:r>
          <w:r w:rsidR="008B3856">
            <w:rPr>
              <w:rFonts w:asciiTheme="minorHAnsi" w:hAnsiTheme="minorHAnsi"/>
              <w:noProof/>
            </w:rPr>
            <w:t>8</w:t>
          </w:r>
          <w:r w:rsidRPr="001A53D0">
            <w:rPr>
              <w:rFonts w:asciiTheme="minorHAnsi" w:hAnsiTheme="minorHAnsi"/>
              <w:noProof/>
            </w:rPr>
            <w:fldChar w:fldCharType="end"/>
          </w:r>
          <w:r w:rsidRPr="002F5E3B">
            <w:rPr>
              <w:rFonts w:asciiTheme="minorHAnsi" w:hAnsiTheme="minorHAnsi"/>
            </w:rPr>
            <w:t>)</w:t>
          </w:r>
        </w:p>
      </w:tc>
    </w:tr>
    <w:tr w:rsidR="00025A0F" w:rsidRPr="00F85124" w14:paraId="26FCC0A7" w14:textId="77777777">
      <w:trPr>
        <w:cantSplit/>
        <w:trHeight w:val="288"/>
      </w:trPr>
      <w:tc>
        <w:tcPr>
          <w:tcW w:w="0" w:type="auto"/>
        </w:tcPr>
        <w:p w14:paraId="26FCC0A4" w14:textId="77777777" w:rsidR="00025A0F" w:rsidRPr="00F85124" w:rsidRDefault="00025A0F" w:rsidP="00A20629">
          <w:pPr>
            <w:rPr>
              <w:rFonts w:ascii="Calibri" w:hAnsi="Calibri"/>
              <w:sz w:val="12"/>
              <w:szCs w:val="12"/>
            </w:rPr>
          </w:pPr>
          <w:r w:rsidRPr="00F85124">
            <w:rPr>
              <w:rFonts w:ascii="Calibri" w:hAnsi="Calibri"/>
              <w:sz w:val="12"/>
              <w:szCs w:val="12"/>
            </w:rPr>
            <w:t>Project Name:</w:t>
          </w:r>
        </w:p>
      </w:tc>
      <w:tc>
        <w:tcPr>
          <w:tcW w:w="1794" w:type="pct"/>
        </w:tcPr>
        <w:p w14:paraId="26FCC0A5" w14:textId="77777777" w:rsidR="00025A0F" w:rsidRPr="00F85124" w:rsidRDefault="00025A0F" w:rsidP="00A20629">
          <w:pPr>
            <w:rPr>
              <w:rFonts w:ascii="Calibri" w:hAnsi="Calibri"/>
              <w:sz w:val="12"/>
              <w:szCs w:val="12"/>
            </w:rPr>
          </w:pPr>
          <w:r w:rsidRPr="00F85124">
            <w:rPr>
              <w:rFonts w:ascii="Calibri" w:hAnsi="Calibri"/>
              <w:sz w:val="12"/>
              <w:szCs w:val="12"/>
            </w:rPr>
            <w:t>Enforcement Agency:</w:t>
          </w:r>
        </w:p>
      </w:tc>
      <w:tc>
        <w:tcPr>
          <w:tcW w:w="845" w:type="pct"/>
        </w:tcPr>
        <w:p w14:paraId="26FCC0A6" w14:textId="77777777" w:rsidR="00025A0F" w:rsidRPr="00F85124" w:rsidRDefault="00025A0F" w:rsidP="00A20629">
          <w:pPr>
            <w:rPr>
              <w:rFonts w:ascii="Calibri" w:hAnsi="Calibri"/>
              <w:sz w:val="12"/>
              <w:szCs w:val="12"/>
            </w:rPr>
          </w:pPr>
          <w:r w:rsidRPr="00F85124">
            <w:rPr>
              <w:rFonts w:ascii="Calibri" w:hAnsi="Calibri"/>
              <w:sz w:val="12"/>
              <w:szCs w:val="12"/>
            </w:rPr>
            <w:t>Permit Number:</w:t>
          </w:r>
        </w:p>
      </w:tc>
    </w:tr>
    <w:tr w:rsidR="00025A0F" w:rsidRPr="00F85124" w14:paraId="26FCC0AB" w14:textId="77777777">
      <w:trPr>
        <w:cantSplit/>
        <w:trHeight w:val="288"/>
      </w:trPr>
      <w:tc>
        <w:tcPr>
          <w:tcW w:w="0" w:type="auto"/>
        </w:tcPr>
        <w:p w14:paraId="26FCC0A8" w14:textId="77777777" w:rsidR="00025A0F" w:rsidRPr="00F85124" w:rsidRDefault="00025A0F" w:rsidP="00A20629">
          <w:pPr>
            <w:rPr>
              <w:rFonts w:ascii="Calibri" w:hAnsi="Calibri"/>
              <w:sz w:val="12"/>
              <w:szCs w:val="12"/>
              <w:vertAlign w:val="superscript"/>
            </w:rPr>
          </w:pPr>
          <w:r w:rsidRPr="00F85124">
            <w:rPr>
              <w:rFonts w:ascii="Calibri" w:hAnsi="Calibri"/>
              <w:sz w:val="12"/>
              <w:szCs w:val="12"/>
            </w:rPr>
            <w:t>Dwelling Address:</w:t>
          </w:r>
        </w:p>
      </w:tc>
      <w:tc>
        <w:tcPr>
          <w:tcW w:w="1794" w:type="pct"/>
        </w:tcPr>
        <w:p w14:paraId="26FCC0A9" w14:textId="26C83F09" w:rsidR="00025A0F" w:rsidRPr="00F85124" w:rsidRDefault="00025A0F"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26FCC0AA" w14:textId="6B27101D" w:rsidR="00025A0F" w:rsidRPr="00F85124" w:rsidRDefault="00025A0F"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6FCC0AC" w14:textId="77777777" w:rsidR="00025A0F" w:rsidRDefault="00025A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AF" w14:textId="77777777" w:rsidR="00025A0F" w:rsidRDefault="008B3856">
    <w:pPr>
      <w:pStyle w:val="Header"/>
    </w:pPr>
    <w:r>
      <w:rPr>
        <w:noProof/>
      </w:rPr>
      <w:pict w14:anchorId="26FCC0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4"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B0" w14:textId="77777777" w:rsidR="00025A0F" w:rsidRDefault="008B3856">
    <w:pPr>
      <w:pStyle w:val="Header"/>
    </w:pPr>
    <w:r>
      <w:rPr>
        <w:noProof/>
      </w:rPr>
      <w:pict w14:anchorId="26FCC0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8"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025A0F" w:rsidRPr="00F85124" w14:paraId="26FCC0B3" w14:textId="77777777">
      <w:trPr>
        <w:cantSplit/>
        <w:trHeight w:val="288"/>
      </w:trPr>
      <w:tc>
        <w:tcPr>
          <w:tcW w:w="4016" w:type="pct"/>
          <w:gridSpan w:val="2"/>
          <w:tcBorders>
            <w:right w:val="nil"/>
          </w:tcBorders>
          <w:vAlign w:val="center"/>
        </w:tcPr>
        <w:p w14:paraId="26FCC0B1" w14:textId="77777777" w:rsidR="00025A0F" w:rsidRPr="00F85124" w:rsidRDefault="008B3856" w:rsidP="00A20629">
          <w:pPr>
            <w:pStyle w:val="Heading1"/>
            <w:rPr>
              <w:rFonts w:ascii="Calibri" w:hAnsi="Calibri"/>
              <w:b w:val="0"/>
              <w:bCs/>
              <w:sz w:val="20"/>
            </w:rPr>
          </w:pPr>
          <w:r>
            <w:rPr>
              <w:rFonts w:ascii="Calibri" w:hAnsi="Calibri"/>
              <w:b w:val="0"/>
              <w:bCs/>
              <w:noProof/>
              <w:sz w:val="20"/>
            </w:rPr>
            <w:pict w14:anchorId="26FCC0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9"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025A0F">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FCC0B2" w14:textId="77777777" w:rsidR="00025A0F" w:rsidRPr="00F85124" w:rsidRDefault="00025A0F" w:rsidP="00117004">
          <w:pPr>
            <w:pStyle w:val="Heading1"/>
            <w:jc w:val="right"/>
            <w:rPr>
              <w:rFonts w:ascii="Calibri" w:hAnsi="Calibri"/>
              <w:b w:val="0"/>
              <w:bCs/>
              <w:sz w:val="20"/>
            </w:rPr>
          </w:pPr>
          <w:r>
            <w:rPr>
              <w:rFonts w:ascii="Calibri" w:hAnsi="Calibri"/>
              <w:b w:val="0"/>
              <w:bCs/>
              <w:sz w:val="20"/>
            </w:rPr>
            <w:t>CF2R-MCH-01-E</w:t>
          </w:r>
        </w:p>
      </w:tc>
    </w:tr>
    <w:tr w:rsidR="00025A0F" w:rsidRPr="00F85124" w14:paraId="26FCC0B6" w14:textId="77777777">
      <w:trPr>
        <w:cantSplit/>
        <w:trHeight w:val="288"/>
      </w:trPr>
      <w:tc>
        <w:tcPr>
          <w:tcW w:w="2500" w:type="pct"/>
          <w:tcBorders>
            <w:right w:val="nil"/>
          </w:tcBorders>
        </w:tcPr>
        <w:p w14:paraId="26FCC0B4" w14:textId="77777777" w:rsidR="00025A0F" w:rsidRPr="00F85124" w:rsidRDefault="00025A0F"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26FCC0B5" w14:textId="77777777" w:rsidR="00025A0F" w:rsidRPr="0089125D" w:rsidRDefault="00025A0F" w:rsidP="009148E8">
          <w:pPr>
            <w:pStyle w:val="ListParagraph"/>
            <w:tabs>
              <w:tab w:val="right" w:pos="10543"/>
            </w:tabs>
            <w:ind w:left="1080"/>
            <w:jc w:val="right"/>
            <w:rPr>
              <w:rFonts w:asciiTheme="minorHAnsi" w:hAnsiTheme="minorHAnsi"/>
              <w:sz w:val="12"/>
            </w:rPr>
          </w:pPr>
          <w:r w:rsidRPr="0089125D">
            <w:rPr>
              <w:rFonts w:asciiTheme="minorHAnsi" w:hAnsiTheme="minorHAnsi"/>
            </w:rPr>
            <w:t xml:space="preserve">(Page </w:t>
          </w:r>
          <w:r w:rsidRPr="00E26E0F">
            <w:rPr>
              <w:rFonts w:asciiTheme="minorHAnsi" w:hAnsiTheme="minorHAnsi"/>
            </w:rPr>
            <w:fldChar w:fldCharType="begin"/>
          </w:r>
          <w:r w:rsidRPr="00E26E0F">
            <w:rPr>
              <w:rFonts w:asciiTheme="minorHAnsi" w:hAnsiTheme="minorHAnsi"/>
            </w:rPr>
            <w:instrText xml:space="preserve"> PAGE   \* MERGEFORMAT </w:instrText>
          </w:r>
          <w:r w:rsidRPr="00E26E0F">
            <w:rPr>
              <w:rFonts w:asciiTheme="minorHAnsi" w:hAnsiTheme="minorHAnsi"/>
            </w:rPr>
            <w:fldChar w:fldCharType="separate"/>
          </w:r>
          <w:r w:rsidR="008B3856">
            <w:rPr>
              <w:rFonts w:asciiTheme="minorHAnsi" w:hAnsiTheme="minorHAnsi"/>
              <w:noProof/>
            </w:rPr>
            <w:t>5</w:t>
          </w:r>
          <w:r w:rsidRPr="00E26E0F">
            <w:rPr>
              <w:rFonts w:asciiTheme="minorHAnsi" w:hAnsiTheme="minorHAnsi"/>
            </w:rPr>
            <w:fldChar w:fldCharType="end"/>
          </w:r>
          <w:r w:rsidRPr="0089125D">
            <w:rPr>
              <w:rFonts w:asciiTheme="minorHAnsi" w:hAnsiTheme="minorHAnsi"/>
            </w:rPr>
            <w:t xml:space="preserve"> of </w:t>
          </w:r>
          <w:r w:rsidR="008B3856">
            <w:fldChar w:fldCharType="begin"/>
          </w:r>
          <w:r w:rsidR="008B3856">
            <w:instrText xml:space="preserve"> SECTIONPAGES   \* MERGEFORMAT </w:instrText>
          </w:r>
          <w:r w:rsidR="008B3856">
            <w:fldChar w:fldCharType="separate"/>
          </w:r>
          <w:r w:rsidR="008B3856" w:rsidRPr="008B3856">
            <w:rPr>
              <w:rFonts w:asciiTheme="minorHAnsi" w:hAnsiTheme="minorHAnsi"/>
              <w:noProof/>
            </w:rPr>
            <w:t>5</w:t>
          </w:r>
          <w:r w:rsidR="008B3856">
            <w:rPr>
              <w:rFonts w:asciiTheme="minorHAnsi" w:hAnsiTheme="minorHAnsi"/>
              <w:noProof/>
            </w:rPr>
            <w:fldChar w:fldCharType="end"/>
          </w:r>
          <w:r w:rsidRPr="0089125D">
            <w:rPr>
              <w:rFonts w:asciiTheme="minorHAnsi" w:hAnsiTheme="minorHAnsi"/>
            </w:rPr>
            <w:t>))</w:t>
          </w:r>
        </w:p>
      </w:tc>
    </w:tr>
  </w:tbl>
  <w:p w14:paraId="26FCC0B7" w14:textId="77777777" w:rsidR="00025A0F" w:rsidRDefault="00025A0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B9" w14:textId="77777777" w:rsidR="00025A0F" w:rsidRDefault="008B3856">
    <w:pPr>
      <w:pStyle w:val="Header"/>
    </w:pPr>
    <w:r>
      <w:rPr>
        <w:noProof/>
      </w:rPr>
      <w:pict w14:anchorId="26FCC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7"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BA" w14:textId="77777777" w:rsidR="00025A0F" w:rsidRDefault="008B3856">
    <w:pPr>
      <w:pStyle w:val="Header"/>
    </w:pPr>
    <w:r>
      <w:rPr>
        <w:noProof/>
      </w:rPr>
      <w:pict w14:anchorId="26FCC0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1"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466"/>
      <w:gridCol w:w="1294"/>
      <w:gridCol w:w="2882"/>
    </w:tblGrid>
    <w:tr w:rsidR="00025A0F" w:rsidRPr="00F85124" w14:paraId="26FCC0BD" w14:textId="77777777">
      <w:trPr>
        <w:cantSplit/>
        <w:trHeight w:val="288"/>
      </w:trPr>
      <w:tc>
        <w:tcPr>
          <w:tcW w:w="4016" w:type="pct"/>
          <w:gridSpan w:val="2"/>
          <w:tcBorders>
            <w:right w:val="nil"/>
          </w:tcBorders>
          <w:vAlign w:val="center"/>
        </w:tcPr>
        <w:p w14:paraId="26FCC0BB" w14:textId="77777777" w:rsidR="00025A0F" w:rsidRPr="00F85124" w:rsidRDefault="008B3856" w:rsidP="00A20629">
          <w:pPr>
            <w:pStyle w:val="Heading1"/>
            <w:rPr>
              <w:rFonts w:ascii="Calibri" w:hAnsi="Calibri"/>
              <w:b w:val="0"/>
              <w:bCs/>
              <w:sz w:val="20"/>
            </w:rPr>
          </w:pPr>
          <w:r>
            <w:rPr>
              <w:rFonts w:ascii="Calibri" w:hAnsi="Calibri"/>
              <w:b w:val="0"/>
              <w:bCs/>
              <w:noProof/>
              <w:sz w:val="20"/>
            </w:rPr>
            <w:pict w14:anchorId="26FCC0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2"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025A0F">
            <w:rPr>
              <w:rFonts w:ascii="Calibri" w:hAnsi="Calibri"/>
              <w:b w:val="0"/>
              <w:bCs/>
              <w:sz w:val="20"/>
            </w:rPr>
            <w:t xml:space="preserve">CERTIFICATE OF INSTALLATION - </w:t>
          </w:r>
          <w:r w:rsidR="00025A0F"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FCC0BC" w14:textId="77777777" w:rsidR="00025A0F" w:rsidRPr="00F85124" w:rsidRDefault="00025A0F" w:rsidP="00117004">
          <w:pPr>
            <w:pStyle w:val="Heading1"/>
            <w:jc w:val="right"/>
            <w:rPr>
              <w:rFonts w:ascii="Calibri" w:hAnsi="Calibri"/>
              <w:b w:val="0"/>
              <w:bCs/>
              <w:sz w:val="20"/>
            </w:rPr>
          </w:pPr>
          <w:r>
            <w:rPr>
              <w:rFonts w:ascii="Calibri" w:hAnsi="Calibri"/>
              <w:b w:val="0"/>
              <w:bCs/>
              <w:sz w:val="20"/>
            </w:rPr>
            <w:t>CF2R-MCH-01-E</w:t>
          </w:r>
        </w:p>
      </w:tc>
    </w:tr>
    <w:tr w:rsidR="00025A0F" w:rsidRPr="00F85124" w14:paraId="26FCC0C0" w14:textId="77777777">
      <w:trPr>
        <w:cantSplit/>
        <w:trHeight w:val="288"/>
      </w:trPr>
      <w:tc>
        <w:tcPr>
          <w:tcW w:w="3574" w:type="pct"/>
          <w:tcBorders>
            <w:right w:val="nil"/>
          </w:tcBorders>
        </w:tcPr>
        <w:p w14:paraId="26FCC0BE" w14:textId="77777777" w:rsidR="00025A0F" w:rsidRPr="00F85124" w:rsidRDefault="00025A0F"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26FCC0BF" w14:textId="77777777" w:rsidR="00025A0F" w:rsidRPr="00F85124" w:rsidRDefault="00025A0F" w:rsidP="0035199F">
          <w:pPr>
            <w:tabs>
              <w:tab w:val="right" w:pos="10543"/>
            </w:tabs>
            <w:jc w:val="right"/>
            <w:rPr>
              <w:rFonts w:ascii="Calibri" w:hAnsi="Calibri"/>
              <w:sz w:val="12"/>
              <w:szCs w:val="12"/>
            </w:rPr>
          </w:pPr>
          <w:r w:rsidRPr="0089125D">
            <w:rPr>
              <w:rFonts w:asciiTheme="minorHAnsi" w:hAnsiTheme="minorHAnsi"/>
            </w:rPr>
            <w:t xml:space="preserve">(Page </w:t>
          </w:r>
          <w:r w:rsidRPr="0089125D">
            <w:rPr>
              <w:rStyle w:val="PageNumber"/>
              <w:rFonts w:asciiTheme="minorHAnsi" w:hAnsiTheme="minorHAnsi"/>
            </w:rPr>
            <w:fldChar w:fldCharType="begin"/>
          </w:r>
          <w:r w:rsidRPr="0089125D">
            <w:rPr>
              <w:rStyle w:val="PageNumber"/>
              <w:rFonts w:asciiTheme="minorHAnsi" w:hAnsiTheme="minorHAnsi"/>
            </w:rPr>
            <w:instrText xml:space="preserve"> PAGE </w:instrText>
          </w:r>
          <w:r w:rsidRPr="0089125D">
            <w:rPr>
              <w:rStyle w:val="PageNumber"/>
              <w:rFonts w:asciiTheme="minorHAnsi" w:hAnsiTheme="minorHAnsi"/>
            </w:rPr>
            <w:fldChar w:fldCharType="separate"/>
          </w:r>
          <w:r w:rsidR="008B3856">
            <w:rPr>
              <w:rStyle w:val="PageNumber"/>
              <w:rFonts w:asciiTheme="minorHAnsi" w:hAnsiTheme="minorHAnsi"/>
              <w:noProof/>
            </w:rPr>
            <w:t>5</w:t>
          </w:r>
          <w:r w:rsidRPr="0089125D">
            <w:rPr>
              <w:rStyle w:val="PageNumber"/>
              <w:rFonts w:asciiTheme="minorHAnsi" w:hAnsiTheme="minorHAnsi"/>
            </w:rPr>
            <w:fldChar w:fldCharType="end"/>
          </w:r>
          <w:r w:rsidRPr="0089125D">
            <w:rPr>
              <w:rFonts w:asciiTheme="minorHAnsi" w:hAnsiTheme="minorHAnsi"/>
            </w:rPr>
            <w:t xml:space="preserve"> of </w:t>
          </w:r>
          <w:r w:rsidR="008B3856">
            <w:fldChar w:fldCharType="begin"/>
          </w:r>
          <w:r w:rsidR="008B3856">
            <w:instrText xml:space="preserve"> SECTIONPAGES   \* MERGEFORMAT </w:instrText>
          </w:r>
          <w:r w:rsidR="008B3856">
            <w:fldChar w:fldCharType="separate"/>
          </w:r>
          <w:r w:rsidR="008B3856" w:rsidRPr="008B3856">
            <w:rPr>
              <w:rFonts w:asciiTheme="minorHAnsi" w:hAnsiTheme="minorHAnsi"/>
              <w:noProof/>
            </w:rPr>
            <w:t>14</w:t>
          </w:r>
          <w:r w:rsidR="008B3856">
            <w:rPr>
              <w:rFonts w:asciiTheme="minorHAnsi" w:hAnsiTheme="minorHAnsi"/>
              <w:noProof/>
            </w:rPr>
            <w:fldChar w:fldCharType="end"/>
          </w:r>
          <w:r w:rsidRPr="00F85124">
            <w:rPr>
              <w:rFonts w:ascii="Calibri" w:hAnsi="Calibri"/>
              <w:bCs/>
            </w:rPr>
            <w:t>)</w:t>
          </w:r>
        </w:p>
      </w:tc>
    </w:tr>
  </w:tbl>
  <w:p w14:paraId="26FCC0C1" w14:textId="77777777" w:rsidR="00025A0F" w:rsidRDefault="00025A0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CC0C2" w14:textId="77777777" w:rsidR="00025A0F" w:rsidRDefault="008B3856">
    <w:pPr>
      <w:pStyle w:val="Header"/>
    </w:pPr>
    <w:r>
      <w:rPr>
        <w:noProof/>
      </w:rPr>
      <w:pict w14:anchorId="26FCC0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0"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17FF51E8"/>
    <w:multiLevelType w:val="multilevel"/>
    <w:tmpl w:val="D08AD9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7AD4FAA"/>
    <w:multiLevelType w:val="hybridMultilevel"/>
    <w:tmpl w:val="B1B89318"/>
    <w:lvl w:ilvl="0" w:tplc="14D45FAE">
      <w:start w:val="1"/>
      <w:numFmt w:val="decimal"/>
      <w:lvlText w:val="%1."/>
      <w:lvlJc w:val="left"/>
      <w:pPr>
        <w:ind w:left="360" w:hanging="360"/>
      </w:pPr>
      <w:rPr>
        <w:rFonts w:asciiTheme="minorHAnsi" w:hAnsiTheme="minorHAnsi" w:cs="Times New Roman" w:hint="default"/>
        <w:color w:val="auto"/>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3EA8786B"/>
    <w:multiLevelType w:val="hybridMultilevel"/>
    <w:tmpl w:val="30022DA2"/>
    <w:lvl w:ilvl="0" w:tplc="FD6A940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E8A3FAE"/>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751E3F7A"/>
    <w:multiLevelType w:val="hybridMultilevel"/>
    <w:tmpl w:val="6A6C3B76"/>
    <w:lvl w:ilvl="0" w:tplc="AC9A10F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6"/>
  </w:num>
  <w:num w:numId="5">
    <w:abstractNumId w:val="15"/>
  </w:num>
  <w:num w:numId="6">
    <w:abstractNumId w:val="4"/>
  </w:num>
  <w:num w:numId="7">
    <w:abstractNumId w:val="9"/>
  </w:num>
  <w:num w:numId="8">
    <w:abstractNumId w:val="14"/>
  </w:num>
  <w:num w:numId="9">
    <w:abstractNumId w:val="12"/>
  </w:num>
  <w:num w:numId="10">
    <w:abstractNumId w:val="11"/>
  </w:num>
  <w:num w:numId="11">
    <w:abstractNumId w:val="17"/>
  </w:num>
  <w:num w:numId="12">
    <w:abstractNumId w:val="7"/>
  </w:num>
  <w:num w:numId="13">
    <w:abstractNumId w:val="16"/>
  </w:num>
  <w:num w:numId="14">
    <w:abstractNumId w:val="8"/>
  </w:num>
  <w:num w:numId="15">
    <w:abstractNumId w:val="13"/>
  </w:num>
  <w:num w:numId="16">
    <w:abstractNumId w:val="10"/>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num>
  <w:num w:numId="31">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9A7"/>
    <w:rsid w:val="000016CE"/>
    <w:rsid w:val="00003076"/>
    <w:rsid w:val="000031F8"/>
    <w:rsid w:val="000036FF"/>
    <w:rsid w:val="00007A64"/>
    <w:rsid w:val="00010658"/>
    <w:rsid w:val="00013B2A"/>
    <w:rsid w:val="00013FC2"/>
    <w:rsid w:val="00015CD5"/>
    <w:rsid w:val="000215FE"/>
    <w:rsid w:val="00021E6F"/>
    <w:rsid w:val="000222EC"/>
    <w:rsid w:val="00025A0F"/>
    <w:rsid w:val="00025F66"/>
    <w:rsid w:val="00026750"/>
    <w:rsid w:val="000277B8"/>
    <w:rsid w:val="00031066"/>
    <w:rsid w:val="000346D1"/>
    <w:rsid w:val="00034F4B"/>
    <w:rsid w:val="00035A79"/>
    <w:rsid w:val="0003670F"/>
    <w:rsid w:val="00037926"/>
    <w:rsid w:val="000417B3"/>
    <w:rsid w:val="00045C77"/>
    <w:rsid w:val="000470D7"/>
    <w:rsid w:val="000471F6"/>
    <w:rsid w:val="00047B1F"/>
    <w:rsid w:val="000519FE"/>
    <w:rsid w:val="00051F14"/>
    <w:rsid w:val="00053A0E"/>
    <w:rsid w:val="0006016B"/>
    <w:rsid w:val="000607E6"/>
    <w:rsid w:val="000610E8"/>
    <w:rsid w:val="00062BCA"/>
    <w:rsid w:val="00062CDE"/>
    <w:rsid w:val="000631C6"/>
    <w:rsid w:val="000631C9"/>
    <w:rsid w:val="000634FF"/>
    <w:rsid w:val="000644B7"/>
    <w:rsid w:val="00072013"/>
    <w:rsid w:val="000755A8"/>
    <w:rsid w:val="00076F08"/>
    <w:rsid w:val="00080A37"/>
    <w:rsid w:val="00080EEE"/>
    <w:rsid w:val="00082604"/>
    <w:rsid w:val="0008294C"/>
    <w:rsid w:val="000861F1"/>
    <w:rsid w:val="00091139"/>
    <w:rsid w:val="0009186D"/>
    <w:rsid w:val="00091D81"/>
    <w:rsid w:val="0009391D"/>
    <w:rsid w:val="00094EF2"/>
    <w:rsid w:val="00095361"/>
    <w:rsid w:val="000970D6"/>
    <w:rsid w:val="000A0D18"/>
    <w:rsid w:val="000A105B"/>
    <w:rsid w:val="000A1603"/>
    <w:rsid w:val="000A1F02"/>
    <w:rsid w:val="000A23E5"/>
    <w:rsid w:val="000A35C7"/>
    <w:rsid w:val="000A4A99"/>
    <w:rsid w:val="000A51C8"/>
    <w:rsid w:val="000A7145"/>
    <w:rsid w:val="000B101B"/>
    <w:rsid w:val="000B1D07"/>
    <w:rsid w:val="000B3CAF"/>
    <w:rsid w:val="000B3D60"/>
    <w:rsid w:val="000B4491"/>
    <w:rsid w:val="000B4BDC"/>
    <w:rsid w:val="000B7F1D"/>
    <w:rsid w:val="000C1A4A"/>
    <w:rsid w:val="000C2427"/>
    <w:rsid w:val="000C4C97"/>
    <w:rsid w:val="000C6426"/>
    <w:rsid w:val="000C6B8F"/>
    <w:rsid w:val="000C6F22"/>
    <w:rsid w:val="000C7320"/>
    <w:rsid w:val="000D25DB"/>
    <w:rsid w:val="000D45A1"/>
    <w:rsid w:val="000D45E6"/>
    <w:rsid w:val="000D508A"/>
    <w:rsid w:val="000D5794"/>
    <w:rsid w:val="000D6702"/>
    <w:rsid w:val="000D6F0D"/>
    <w:rsid w:val="000D78D5"/>
    <w:rsid w:val="000D7C25"/>
    <w:rsid w:val="000D7DA8"/>
    <w:rsid w:val="000E0BE1"/>
    <w:rsid w:val="000E244F"/>
    <w:rsid w:val="000E53E9"/>
    <w:rsid w:val="000E6CB8"/>
    <w:rsid w:val="000E7297"/>
    <w:rsid w:val="000E7ABD"/>
    <w:rsid w:val="000F070F"/>
    <w:rsid w:val="000F0BA7"/>
    <w:rsid w:val="000F1E4A"/>
    <w:rsid w:val="000F202C"/>
    <w:rsid w:val="000F413D"/>
    <w:rsid w:val="000F67E7"/>
    <w:rsid w:val="000F754C"/>
    <w:rsid w:val="00101201"/>
    <w:rsid w:val="00104F99"/>
    <w:rsid w:val="00106005"/>
    <w:rsid w:val="001131A2"/>
    <w:rsid w:val="00116421"/>
    <w:rsid w:val="00117004"/>
    <w:rsid w:val="00122A49"/>
    <w:rsid w:val="00126F26"/>
    <w:rsid w:val="001305CE"/>
    <w:rsid w:val="001306F6"/>
    <w:rsid w:val="001315EE"/>
    <w:rsid w:val="001325A2"/>
    <w:rsid w:val="001345D1"/>
    <w:rsid w:val="00135763"/>
    <w:rsid w:val="00136E88"/>
    <w:rsid w:val="00137AA4"/>
    <w:rsid w:val="00142FD3"/>
    <w:rsid w:val="00143C83"/>
    <w:rsid w:val="00145641"/>
    <w:rsid w:val="00147EFB"/>
    <w:rsid w:val="00147F4A"/>
    <w:rsid w:val="001524F0"/>
    <w:rsid w:val="00155ACD"/>
    <w:rsid w:val="001568F5"/>
    <w:rsid w:val="00156F7A"/>
    <w:rsid w:val="001577AB"/>
    <w:rsid w:val="001600C0"/>
    <w:rsid w:val="001615D7"/>
    <w:rsid w:val="00162081"/>
    <w:rsid w:val="00162930"/>
    <w:rsid w:val="00171597"/>
    <w:rsid w:val="0017334A"/>
    <w:rsid w:val="00173712"/>
    <w:rsid w:val="001739FA"/>
    <w:rsid w:val="00174BD1"/>
    <w:rsid w:val="0017592C"/>
    <w:rsid w:val="00175D42"/>
    <w:rsid w:val="00176ED3"/>
    <w:rsid w:val="00181190"/>
    <w:rsid w:val="00181EA5"/>
    <w:rsid w:val="00183D83"/>
    <w:rsid w:val="00184533"/>
    <w:rsid w:val="00185100"/>
    <w:rsid w:val="00186CCE"/>
    <w:rsid w:val="001919B3"/>
    <w:rsid w:val="00192959"/>
    <w:rsid w:val="0019624F"/>
    <w:rsid w:val="00196676"/>
    <w:rsid w:val="00197ED6"/>
    <w:rsid w:val="001A3693"/>
    <w:rsid w:val="001A4267"/>
    <w:rsid w:val="001A4328"/>
    <w:rsid w:val="001A4E98"/>
    <w:rsid w:val="001A53D0"/>
    <w:rsid w:val="001A5583"/>
    <w:rsid w:val="001A7412"/>
    <w:rsid w:val="001B5BA4"/>
    <w:rsid w:val="001C6AE4"/>
    <w:rsid w:val="001D2654"/>
    <w:rsid w:val="001D7E33"/>
    <w:rsid w:val="001E22BC"/>
    <w:rsid w:val="001E3C52"/>
    <w:rsid w:val="001E47B4"/>
    <w:rsid w:val="001F0E8D"/>
    <w:rsid w:val="001F20EE"/>
    <w:rsid w:val="001F5077"/>
    <w:rsid w:val="001F6EDB"/>
    <w:rsid w:val="00200E53"/>
    <w:rsid w:val="002014D7"/>
    <w:rsid w:val="00202608"/>
    <w:rsid w:val="00206039"/>
    <w:rsid w:val="002110BF"/>
    <w:rsid w:val="00213E8E"/>
    <w:rsid w:val="002151EA"/>
    <w:rsid w:val="00216C55"/>
    <w:rsid w:val="00217C9E"/>
    <w:rsid w:val="00222F6D"/>
    <w:rsid w:val="002241A5"/>
    <w:rsid w:val="00230CA5"/>
    <w:rsid w:val="00231393"/>
    <w:rsid w:val="00233D09"/>
    <w:rsid w:val="0023666B"/>
    <w:rsid w:val="00236FD2"/>
    <w:rsid w:val="002420D2"/>
    <w:rsid w:val="00243047"/>
    <w:rsid w:val="0024332B"/>
    <w:rsid w:val="00244C95"/>
    <w:rsid w:val="00245AF0"/>
    <w:rsid w:val="00251B09"/>
    <w:rsid w:val="002532A8"/>
    <w:rsid w:val="002553A5"/>
    <w:rsid w:val="002562A4"/>
    <w:rsid w:val="0025650A"/>
    <w:rsid w:val="00257307"/>
    <w:rsid w:val="002615BC"/>
    <w:rsid w:val="002620E3"/>
    <w:rsid w:val="00262454"/>
    <w:rsid w:val="00262721"/>
    <w:rsid w:val="002641C7"/>
    <w:rsid w:val="002643C4"/>
    <w:rsid w:val="00267BCC"/>
    <w:rsid w:val="00270181"/>
    <w:rsid w:val="00270657"/>
    <w:rsid w:val="002710BB"/>
    <w:rsid w:val="002719D2"/>
    <w:rsid w:val="00271E1D"/>
    <w:rsid w:val="00274618"/>
    <w:rsid w:val="002756B9"/>
    <w:rsid w:val="00275982"/>
    <w:rsid w:val="00277212"/>
    <w:rsid w:val="00281866"/>
    <w:rsid w:val="00281C08"/>
    <w:rsid w:val="00281F61"/>
    <w:rsid w:val="0028466E"/>
    <w:rsid w:val="00284AFC"/>
    <w:rsid w:val="00284C8F"/>
    <w:rsid w:val="0028534D"/>
    <w:rsid w:val="00285A7C"/>
    <w:rsid w:val="00285BA3"/>
    <w:rsid w:val="0028649B"/>
    <w:rsid w:val="00287573"/>
    <w:rsid w:val="002905D8"/>
    <w:rsid w:val="00291F72"/>
    <w:rsid w:val="002945CD"/>
    <w:rsid w:val="00295ED5"/>
    <w:rsid w:val="002A018B"/>
    <w:rsid w:val="002A1004"/>
    <w:rsid w:val="002A199B"/>
    <w:rsid w:val="002A3F41"/>
    <w:rsid w:val="002A6A1F"/>
    <w:rsid w:val="002B2393"/>
    <w:rsid w:val="002B4F6F"/>
    <w:rsid w:val="002C107D"/>
    <w:rsid w:val="002C131A"/>
    <w:rsid w:val="002C1EAE"/>
    <w:rsid w:val="002C3C8B"/>
    <w:rsid w:val="002C586B"/>
    <w:rsid w:val="002D06AE"/>
    <w:rsid w:val="002D1475"/>
    <w:rsid w:val="002D2E8F"/>
    <w:rsid w:val="002D3B3F"/>
    <w:rsid w:val="002D3BA6"/>
    <w:rsid w:val="002D4F00"/>
    <w:rsid w:val="002D61F8"/>
    <w:rsid w:val="002D6333"/>
    <w:rsid w:val="002D680A"/>
    <w:rsid w:val="002D7DB8"/>
    <w:rsid w:val="002E07DC"/>
    <w:rsid w:val="002E0818"/>
    <w:rsid w:val="002E233B"/>
    <w:rsid w:val="002E3676"/>
    <w:rsid w:val="002E3B86"/>
    <w:rsid w:val="002E42FC"/>
    <w:rsid w:val="002E62BB"/>
    <w:rsid w:val="002E62D5"/>
    <w:rsid w:val="002E7941"/>
    <w:rsid w:val="002F0194"/>
    <w:rsid w:val="002F0741"/>
    <w:rsid w:val="002F27B3"/>
    <w:rsid w:val="002F40A7"/>
    <w:rsid w:val="002F5AD8"/>
    <w:rsid w:val="002F5E3B"/>
    <w:rsid w:val="002F6133"/>
    <w:rsid w:val="002F6775"/>
    <w:rsid w:val="002F6794"/>
    <w:rsid w:val="002F6DFF"/>
    <w:rsid w:val="002F7A16"/>
    <w:rsid w:val="003051D0"/>
    <w:rsid w:val="00306026"/>
    <w:rsid w:val="00306762"/>
    <w:rsid w:val="00314BB5"/>
    <w:rsid w:val="00314D52"/>
    <w:rsid w:val="00314EC3"/>
    <w:rsid w:val="00317EDB"/>
    <w:rsid w:val="0032018D"/>
    <w:rsid w:val="00320F01"/>
    <w:rsid w:val="00321790"/>
    <w:rsid w:val="0032194D"/>
    <w:rsid w:val="003247CA"/>
    <w:rsid w:val="00326360"/>
    <w:rsid w:val="00330F80"/>
    <w:rsid w:val="0033113E"/>
    <w:rsid w:val="00337397"/>
    <w:rsid w:val="00340546"/>
    <w:rsid w:val="00340CE9"/>
    <w:rsid w:val="003500C8"/>
    <w:rsid w:val="00350A8C"/>
    <w:rsid w:val="0035199F"/>
    <w:rsid w:val="00352B76"/>
    <w:rsid w:val="00353C3B"/>
    <w:rsid w:val="00353F90"/>
    <w:rsid w:val="0035603C"/>
    <w:rsid w:val="00357343"/>
    <w:rsid w:val="00360BC0"/>
    <w:rsid w:val="00360D6F"/>
    <w:rsid w:val="00362F1D"/>
    <w:rsid w:val="00363A97"/>
    <w:rsid w:val="00364142"/>
    <w:rsid w:val="003649EC"/>
    <w:rsid w:val="00371157"/>
    <w:rsid w:val="00372700"/>
    <w:rsid w:val="003741D6"/>
    <w:rsid w:val="00376EAA"/>
    <w:rsid w:val="00380474"/>
    <w:rsid w:val="003809C0"/>
    <w:rsid w:val="003850E9"/>
    <w:rsid w:val="00386209"/>
    <w:rsid w:val="0038684E"/>
    <w:rsid w:val="003903AB"/>
    <w:rsid w:val="00390476"/>
    <w:rsid w:val="0039142A"/>
    <w:rsid w:val="00392860"/>
    <w:rsid w:val="00394C8C"/>
    <w:rsid w:val="00395329"/>
    <w:rsid w:val="003A232C"/>
    <w:rsid w:val="003A30F6"/>
    <w:rsid w:val="003A3B66"/>
    <w:rsid w:val="003A3D89"/>
    <w:rsid w:val="003A4BD6"/>
    <w:rsid w:val="003A60B5"/>
    <w:rsid w:val="003B0CFE"/>
    <w:rsid w:val="003B3641"/>
    <w:rsid w:val="003B46BF"/>
    <w:rsid w:val="003B494A"/>
    <w:rsid w:val="003B5B3C"/>
    <w:rsid w:val="003B7EE6"/>
    <w:rsid w:val="003C3E85"/>
    <w:rsid w:val="003C3FF1"/>
    <w:rsid w:val="003C41F9"/>
    <w:rsid w:val="003C5900"/>
    <w:rsid w:val="003C7B7A"/>
    <w:rsid w:val="003D349A"/>
    <w:rsid w:val="003D5183"/>
    <w:rsid w:val="003D5350"/>
    <w:rsid w:val="003D61BA"/>
    <w:rsid w:val="003D72D1"/>
    <w:rsid w:val="003E1094"/>
    <w:rsid w:val="003E1652"/>
    <w:rsid w:val="003E1E09"/>
    <w:rsid w:val="003E22AB"/>
    <w:rsid w:val="003E4F35"/>
    <w:rsid w:val="003F064C"/>
    <w:rsid w:val="003F1C6F"/>
    <w:rsid w:val="003F36E6"/>
    <w:rsid w:val="003F49BD"/>
    <w:rsid w:val="003F5196"/>
    <w:rsid w:val="003F6A76"/>
    <w:rsid w:val="003F6C8D"/>
    <w:rsid w:val="003F6CED"/>
    <w:rsid w:val="003F7A4E"/>
    <w:rsid w:val="00401448"/>
    <w:rsid w:val="004016C1"/>
    <w:rsid w:val="00412665"/>
    <w:rsid w:val="0041315D"/>
    <w:rsid w:val="00414AB5"/>
    <w:rsid w:val="00414C9A"/>
    <w:rsid w:val="00415FD0"/>
    <w:rsid w:val="004217F8"/>
    <w:rsid w:val="004232AB"/>
    <w:rsid w:val="00430476"/>
    <w:rsid w:val="00430650"/>
    <w:rsid w:val="00430CEA"/>
    <w:rsid w:val="00431A34"/>
    <w:rsid w:val="00432098"/>
    <w:rsid w:val="00432A13"/>
    <w:rsid w:val="0043390E"/>
    <w:rsid w:val="0043422C"/>
    <w:rsid w:val="00435279"/>
    <w:rsid w:val="00435E57"/>
    <w:rsid w:val="00437EEF"/>
    <w:rsid w:val="004402A8"/>
    <w:rsid w:val="00440657"/>
    <w:rsid w:val="00440841"/>
    <w:rsid w:val="004468C8"/>
    <w:rsid w:val="004507D3"/>
    <w:rsid w:val="004510F5"/>
    <w:rsid w:val="00452390"/>
    <w:rsid w:val="00452589"/>
    <w:rsid w:val="00454C3D"/>
    <w:rsid w:val="00456718"/>
    <w:rsid w:val="0045695E"/>
    <w:rsid w:val="004619D4"/>
    <w:rsid w:val="00462AC1"/>
    <w:rsid w:val="004652A7"/>
    <w:rsid w:val="00466765"/>
    <w:rsid w:val="0046705B"/>
    <w:rsid w:val="00470951"/>
    <w:rsid w:val="00472B7E"/>
    <w:rsid w:val="004737C4"/>
    <w:rsid w:val="00474509"/>
    <w:rsid w:val="00474A7A"/>
    <w:rsid w:val="00475987"/>
    <w:rsid w:val="00477D56"/>
    <w:rsid w:val="0048031E"/>
    <w:rsid w:val="004809EE"/>
    <w:rsid w:val="00486237"/>
    <w:rsid w:val="00486F0B"/>
    <w:rsid w:val="0049036B"/>
    <w:rsid w:val="004913FA"/>
    <w:rsid w:val="00492D16"/>
    <w:rsid w:val="004944D6"/>
    <w:rsid w:val="004948E2"/>
    <w:rsid w:val="0049778F"/>
    <w:rsid w:val="004A0937"/>
    <w:rsid w:val="004A1BEB"/>
    <w:rsid w:val="004A264A"/>
    <w:rsid w:val="004A5C7F"/>
    <w:rsid w:val="004A6E0D"/>
    <w:rsid w:val="004A6E7F"/>
    <w:rsid w:val="004B1012"/>
    <w:rsid w:val="004B2C18"/>
    <w:rsid w:val="004B3A6C"/>
    <w:rsid w:val="004B4582"/>
    <w:rsid w:val="004B6A3E"/>
    <w:rsid w:val="004B7BD2"/>
    <w:rsid w:val="004C23D9"/>
    <w:rsid w:val="004C2C61"/>
    <w:rsid w:val="004C5851"/>
    <w:rsid w:val="004D17DC"/>
    <w:rsid w:val="004D1CE3"/>
    <w:rsid w:val="004D287C"/>
    <w:rsid w:val="004D288F"/>
    <w:rsid w:val="004D570F"/>
    <w:rsid w:val="004D722F"/>
    <w:rsid w:val="004E0DB2"/>
    <w:rsid w:val="004E112A"/>
    <w:rsid w:val="004E22E9"/>
    <w:rsid w:val="004E230B"/>
    <w:rsid w:val="004E6521"/>
    <w:rsid w:val="004E670E"/>
    <w:rsid w:val="004F0A7F"/>
    <w:rsid w:val="004F40C1"/>
    <w:rsid w:val="004F4BAD"/>
    <w:rsid w:val="004F59FF"/>
    <w:rsid w:val="005043D6"/>
    <w:rsid w:val="00504F87"/>
    <w:rsid w:val="00507653"/>
    <w:rsid w:val="00513D83"/>
    <w:rsid w:val="00514ADB"/>
    <w:rsid w:val="00516471"/>
    <w:rsid w:val="00520412"/>
    <w:rsid w:val="005222CB"/>
    <w:rsid w:val="00522926"/>
    <w:rsid w:val="0052315C"/>
    <w:rsid w:val="00524C14"/>
    <w:rsid w:val="005264ED"/>
    <w:rsid w:val="005278E7"/>
    <w:rsid w:val="00527ACC"/>
    <w:rsid w:val="00530F4C"/>
    <w:rsid w:val="00531044"/>
    <w:rsid w:val="00532124"/>
    <w:rsid w:val="00532B26"/>
    <w:rsid w:val="005340A2"/>
    <w:rsid w:val="00536AA4"/>
    <w:rsid w:val="00541293"/>
    <w:rsid w:val="00542335"/>
    <w:rsid w:val="00543720"/>
    <w:rsid w:val="005437EB"/>
    <w:rsid w:val="00551599"/>
    <w:rsid w:val="00552A3E"/>
    <w:rsid w:val="00552F18"/>
    <w:rsid w:val="00555884"/>
    <w:rsid w:val="0055718C"/>
    <w:rsid w:val="00560007"/>
    <w:rsid w:val="00562BA8"/>
    <w:rsid w:val="00563AC0"/>
    <w:rsid w:val="005678C7"/>
    <w:rsid w:val="00572B72"/>
    <w:rsid w:val="00573417"/>
    <w:rsid w:val="00574E6A"/>
    <w:rsid w:val="00580886"/>
    <w:rsid w:val="005813CE"/>
    <w:rsid w:val="005821CB"/>
    <w:rsid w:val="005877FC"/>
    <w:rsid w:val="00587D54"/>
    <w:rsid w:val="0059070E"/>
    <w:rsid w:val="00594C36"/>
    <w:rsid w:val="0059535D"/>
    <w:rsid w:val="005A1C95"/>
    <w:rsid w:val="005A4DB0"/>
    <w:rsid w:val="005A527B"/>
    <w:rsid w:val="005A52E4"/>
    <w:rsid w:val="005A54D0"/>
    <w:rsid w:val="005A625E"/>
    <w:rsid w:val="005B0F58"/>
    <w:rsid w:val="005B29E1"/>
    <w:rsid w:val="005B7507"/>
    <w:rsid w:val="005C309B"/>
    <w:rsid w:val="005C4233"/>
    <w:rsid w:val="005C5038"/>
    <w:rsid w:val="005C73C7"/>
    <w:rsid w:val="005D15B1"/>
    <w:rsid w:val="005D2752"/>
    <w:rsid w:val="005D30D4"/>
    <w:rsid w:val="005D55BB"/>
    <w:rsid w:val="005E23CD"/>
    <w:rsid w:val="005E2724"/>
    <w:rsid w:val="005E3E55"/>
    <w:rsid w:val="005E68FF"/>
    <w:rsid w:val="005F178B"/>
    <w:rsid w:val="005F4CDC"/>
    <w:rsid w:val="005F5C9A"/>
    <w:rsid w:val="005F620A"/>
    <w:rsid w:val="005F7844"/>
    <w:rsid w:val="006016EB"/>
    <w:rsid w:val="006019F9"/>
    <w:rsid w:val="00601C19"/>
    <w:rsid w:val="00605944"/>
    <w:rsid w:val="0060689C"/>
    <w:rsid w:val="00606A4E"/>
    <w:rsid w:val="00611910"/>
    <w:rsid w:val="00613F4A"/>
    <w:rsid w:val="00614268"/>
    <w:rsid w:val="00616C4D"/>
    <w:rsid w:val="00617176"/>
    <w:rsid w:val="00617B42"/>
    <w:rsid w:val="006200D7"/>
    <w:rsid w:val="006200E9"/>
    <w:rsid w:val="006222B5"/>
    <w:rsid w:val="006227B1"/>
    <w:rsid w:val="00622990"/>
    <w:rsid w:val="00622F0C"/>
    <w:rsid w:val="0062332B"/>
    <w:rsid w:val="00623CFE"/>
    <w:rsid w:val="00623D5B"/>
    <w:rsid w:val="00627B03"/>
    <w:rsid w:val="00627FA8"/>
    <w:rsid w:val="00631115"/>
    <w:rsid w:val="00632F51"/>
    <w:rsid w:val="00632F73"/>
    <w:rsid w:val="006343F5"/>
    <w:rsid w:val="0063530D"/>
    <w:rsid w:val="006411CF"/>
    <w:rsid w:val="00641793"/>
    <w:rsid w:val="00641C71"/>
    <w:rsid w:val="0064300C"/>
    <w:rsid w:val="00644D21"/>
    <w:rsid w:val="00646463"/>
    <w:rsid w:val="00647027"/>
    <w:rsid w:val="00652633"/>
    <w:rsid w:val="0065306D"/>
    <w:rsid w:val="00654F37"/>
    <w:rsid w:val="006562EF"/>
    <w:rsid w:val="00656430"/>
    <w:rsid w:val="0066142F"/>
    <w:rsid w:val="00663AF7"/>
    <w:rsid w:val="00665DEC"/>
    <w:rsid w:val="00667362"/>
    <w:rsid w:val="00674FED"/>
    <w:rsid w:val="0067503F"/>
    <w:rsid w:val="00680BAB"/>
    <w:rsid w:val="0068226F"/>
    <w:rsid w:val="00682CBA"/>
    <w:rsid w:val="00682E52"/>
    <w:rsid w:val="00683390"/>
    <w:rsid w:val="00685D72"/>
    <w:rsid w:val="00686B8B"/>
    <w:rsid w:val="00691CED"/>
    <w:rsid w:val="00692EDF"/>
    <w:rsid w:val="006930E5"/>
    <w:rsid w:val="00695B4E"/>
    <w:rsid w:val="00697E29"/>
    <w:rsid w:val="006A156C"/>
    <w:rsid w:val="006A3125"/>
    <w:rsid w:val="006A371C"/>
    <w:rsid w:val="006A57F1"/>
    <w:rsid w:val="006A6109"/>
    <w:rsid w:val="006A722E"/>
    <w:rsid w:val="006B1949"/>
    <w:rsid w:val="006B406F"/>
    <w:rsid w:val="006B4081"/>
    <w:rsid w:val="006B631C"/>
    <w:rsid w:val="006C0044"/>
    <w:rsid w:val="006C0E98"/>
    <w:rsid w:val="006C11F9"/>
    <w:rsid w:val="006C2731"/>
    <w:rsid w:val="006C3F63"/>
    <w:rsid w:val="006C7335"/>
    <w:rsid w:val="006C7406"/>
    <w:rsid w:val="006D21DC"/>
    <w:rsid w:val="006D4D01"/>
    <w:rsid w:val="006D4E67"/>
    <w:rsid w:val="006D6CD6"/>
    <w:rsid w:val="006D7492"/>
    <w:rsid w:val="006E0131"/>
    <w:rsid w:val="006E0E02"/>
    <w:rsid w:val="006E1FC1"/>
    <w:rsid w:val="006E5F17"/>
    <w:rsid w:val="006E63C9"/>
    <w:rsid w:val="006E6DA4"/>
    <w:rsid w:val="006E781A"/>
    <w:rsid w:val="006E7988"/>
    <w:rsid w:val="006E7B9D"/>
    <w:rsid w:val="006F0277"/>
    <w:rsid w:val="006F0546"/>
    <w:rsid w:val="006F0652"/>
    <w:rsid w:val="006F12BA"/>
    <w:rsid w:val="006F23C1"/>
    <w:rsid w:val="006F267B"/>
    <w:rsid w:val="006F2C70"/>
    <w:rsid w:val="006F31A3"/>
    <w:rsid w:val="006F5702"/>
    <w:rsid w:val="006F6B45"/>
    <w:rsid w:val="0070354F"/>
    <w:rsid w:val="00704B79"/>
    <w:rsid w:val="0070639B"/>
    <w:rsid w:val="00706747"/>
    <w:rsid w:val="00706FFC"/>
    <w:rsid w:val="007108CC"/>
    <w:rsid w:val="00714442"/>
    <w:rsid w:val="00714CBC"/>
    <w:rsid w:val="00714DAD"/>
    <w:rsid w:val="0071761E"/>
    <w:rsid w:val="00717DEA"/>
    <w:rsid w:val="00720306"/>
    <w:rsid w:val="0072286F"/>
    <w:rsid w:val="00723136"/>
    <w:rsid w:val="00725DBD"/>
    <w:rsid w:val="00731769"/>
    <w:rsid w:val="0073412E"/>
    <w:rsid w:val="00743217"/>
    <w:rsid w:val="0074424A"/>
    <w:rsid w:val="00750DAB"/>
    <w:rsid w:val="0075147E"/>
    <w:rsid w:val="00751673"/>
    <w:rsid w:val="00751A1C"/>
    <w:rsid w:val="00751F56"/>
    <w:rsid w:val="00752310"/>
    <w:rsid w:val="00753CFA"/>
    <w:rsid w:val="007551EC"/>
    <w:rsid w:val="0076102F"/>
    <w:rsid w:val="0076161D"/>
    <w:rsid w:val="00761C61"/>
    <w:rsid w:val="0076282D"/>
    <w:rsid w:val="00762B64"/>
    <w:rsid w:val="00762E33"/>
    <w:rsid w:val="007635A5"/>
    <w:rsid w:val="0076441C"/>
    <w:rsid w:val="00765F67"/>
    <w:rsid w:val="00770715"/>
    <w:rsid w:val="007738E8"/>
    <w:rsid w:val="0077426D"/>
    <w:rsid w:val="007755D6"/>
    <w:rsid w:val="007756F6"/>
    <w:rsid w:val="00776799"/>
    <w:rsid w:val="007770C5"/>
    <w:rsid w:val="007772D7"/>
    <w:rsid w:val="00777B2F"/>
    <w:rsid w:val="00777EB3"/>
    <w:rsid w:val="00780A09"/>
    <w:rsid w:val="007821F5"/>
    <w:rsid w:val="00785B34"/>
    <w:rsid w:val="00787C67"/>
    <w:rsid w:val="00790726"/>
    <w:rsid w:val="007926E5"/>
    <w:rsid w:val="007931AC"/>
    <w:rsid w:val="00793E1C"/>
    <w:rsid w:val="007946A0"/>
    <w:rsid w:val="00795EB8"/>
    <w:rsid w:val="00797224"/>
    <w:rsid w:val="00797290"/>
    <w:rsid w:val="00797860"/>
    <w:rsid w:val="007A2B47"/>
    <w:rsid w:val="007A2FF6"/>
    <w:rsid w:val="007A4603"/>
    <w:rsid w:val="007A68AD"/>
    <w:rsid w:val="007A77D3"/>
    <w:rsid w:val="007B0261"/>
    <w:rsid w:val="007B1A2C"/>
    <w:rsid w:val="007B4BEA"/>
    <w:rsid w:val="007B645E"/>
    <w:rsid w:val="007C12FC"/>
    <w:rsid w:val="007C24A3"/>
    <w:rsid w:val="007C4172"/>
    <w:rsid w:val="007C4891"/>
    <w:rsid w:val="007D060B"/>
    <w:rsid w:val="007D0D8F"/>
    <w:rsid w:val="007D19B2"/>
    <w:rsid w:val="007D2DD3"/>
    <w:rsid w:val="007D401C"/>
    <w:rsid w:val="007D726A"/>
    <w:rsid w:val="007D7339"/>
    <w:rsid w:val="007D77F0"/>
    <w:rsid w:val="007D7803"/>
    <w:rsid w:val="007E26E9"/>
    <w:rsid w:val="007E2934"/>
    <w:rsid w:val="007E32B3"/>
    <w:rsid w:val="007E3BA8"/>
    <w:rsid w:val="007E49E0"/>
    <w:rsid w:val="007E6563"/>
    <w:rsid w:val="007F3E17"/>
    <w:rsid w:val="007F4CEE"/>
    <w:rsid w:val="007F57DC"/>
    <w:rsid w:val="008022E4"/>
    <w:rsid w:val="00803F95"/>
    <w:rsid w:val="00804C36"/>
    <w:rsid w:val="00806FF1"/>
    <w:rsid w:val="00807045"/>
    <w:rsid w:val="008108A2"/>
    <w:rsid w:val="00811FEA"/>
    <w:rsid w:val="00815AA1"/>
    <w:rsid w:val="0081628C"/>
    <w:rsid w:val="00821F42"/>
    <w:rsid w:val="008224EE"/>
    <w:rsid w:val="00822C02"/>
    <w:rsid w:val="0082448D"/>
    <w:rsid w:val="00825320"/>
    <w:rsid w:val="00827844"/>
    <w:rsid w:val="008318B8"/>
    <w:rsid w:val="00834832"/>
    <w:rsid w:val="008353B6"/>
    <w:rsid w:val="0083592E"/>
    <w:rsid w:val="00841186"/>
    <w:rsid w:val="008459F6"/>
    <w:rsid w:val="00846AE7"/>
    <w:rsid w:val="00847E91"/>
    <w:rsid w:val="00847EF3"/>
    <w:rsid w:val="0085268F"/>
    <w:rsid w:val="00853177"/>
    <w:rsid w:val="008540F3"/>
    <w:rsid w:val="00857939"/>
    <w:rsid w:val="0086044E"/>
    <w:rsid w:val="00860A70"/>
    <w:rsid w:val="00860E60"/>
    <w:rsid w:val="00861580"/>
    <w:rsid w:val="00861BF8"/>
    <w:rsid w:val="008625AC"/>
    <w:rsid w:val="00862A62"/>
    <w:rsid w:val="00865346"/>
    <w:rsid w:val="00865861"/>
    <w:rsid w:val="008660DE"/>
    <w:rsid w:val="00866ABB"/>
    <w:rsid w:val="00866AF2"/>
    <w:rsid w:val="00870511"/>
    <w:rsid w:val="008730AC"/>
    <w:rsid w:val="00873A16"/>
    <w:rsid w:val="00873C78"/>
    <w:rsid w:val="00875C96"/>
    <w:rsid w:val="00877F58"/>
    <w:rsid w:val="00881FD4"/>
    <w:rsid w:val="00882BE5"/>
    <w:rsid w:val="008846F4"/>
    <w:rsid w:val="00885676"/>
    <w:rsid w:val="008858FA"/>
    <w:rsid w:val="00886660"/>
    <w:rsid w:val="008871FF"/>
    <w:rsid w:val="00887BC4"/>
    <w:rsid w:val="00890B25"/>
    <w:rsid w:val="00890DB2"/>
    <w:rsid w:val="0089125D"/>
    <w:rsid w:val="00893633"/>
    <w:rsid w:val="00894814"/>
    <w:rsid w:val="00894E3E"/>
    <w:rsid w:val="008A1593"/>
    <w:rsid w:val="008A2DD0"/>
    <w:rsid w:val="008A528A"/>
    <w:rsid w:val="008A5B91"/>
    <w:rsid w:val="008A6B97"/>
    <w:rsid w:val="008A7891"/>
    <w:rsid w:val="008A7F5C"/>
    <w:rsid w:val="008B05CC"/>
    <w:rsid w:val="008B0B23"/>
    <w:rsid w:val="008B28C3"/>
    <w:rsid w:val="008B2D24"/>
    <w:rsid w:val="008B3856"/>
    <w:rsid w:val="008B3CAD"/>
    <w:rsid w:val="008B54A2"/>
    <w:rsid w:val="008B5C3E"/>
    <w:rsid w:val="008B68A6"/>
    <w:rsid w:val="008C10F1"/>
    <w:rsid w:val="008C23D7"/>
    <w:rsid w:val="008D054D"/>
    <w:rsid w:val="008D0B8D"/>
    <w:rsid w:val="008D3743"/>
    <w:rsid w:val="008D3813"/>
    <w:rsid w:val="008D5873"/>
    <w:rsid w:val="008E10A1"/>
    <w:rsid w:val="008E429B"/>
    <w:rsid w:val="008E4542"/>
    <w:rsid w:val="008E7960"/>
    <w:rsid w:val="008F0E89"/>
    <w:rsid w:val="008F1106"/>
    <w:rsid w:val="008F1900"/>
    <w:rsid w:val="00900286"/>
    <w:rsid w:val="0090068F"/>
    <w:rsid w:val="00900C86"/>
    <w:rsid w:val="009010CA"/>
    <w:rsid w:val="00904DC9"/>
    <w:rsid w:val="00910674"/>
    <w:rsid w:val="009119ED"/>
    <w:rsid w:val="009148E8"/>
    <w:rsid w:val="00915BCF"/>
    <w:rsid w:val="009164AC"/>
    <w:rsid w:val="0091716A"/>
    <w:rsid w:val="0091798A"/>
    <w:rsid w:val="009206C7"/>
    <w:rsid w:val="00922006"/>
    <w:rsid w:val="00926E48"/>
    <w:rsid w:val="00930A59"/>
    <w:rsid w:val="009317AC"/>
    <w:rsid w:val="0093207C"/>
    <w:rsid w:val="009345AD"/>
    <w:rsid w:val="00935D23"/>
    <w:rsid w:val="009379DB"/>
    <w:rsid w:val="00937D85"/>
    <w:rsid w:val="00941459"/>
    <w:rsid w:val="00941530"/>
    <w:rsid w:val="00941E17"/>
    <w:rsid w:val="009437C6"/>
    <w:rsid w:val="00946688"/>
    <w:rsid w:val="00951856"/>
    <w:rsid w:val="00951A08"/>
    <w:rsid w:val="00951F8F"/>
    <w:rsid w:val="009524DE"/>
    <w:rsid w:val="00955A9A"/>
    <w:rsid w:val="009564C7"/>
    <w:rsid w:val="009572B7"/>
    <w:rsid w:val="00961697"/>
    <w:rsid w:val="009620F6"/>
    <w:rsid w:val="009622D2"/>
    <w:rsid w:val="009706CE"/>
    <w:rsid w:val="00970D23"/>
    <w:rsid w:val="009715BD"/>
    <w:rsid w:val="00972766"/>
    <w:rsid w:val="009727B8"/>
    <w:rsid w:val="00973E29"/>
    <w:rsid w:val="0097504B"/>
    <w:rsid w:val="0097558E"/>
    <w:rsid w:val="009764A9"/>
    <w:rsid w:val="00976637"/>
    <w:rsid w:val="00977832"/>
    <w:rsid w:val="00980FB6"/>
    <w:rsid w:val="0098136D"/>
    <w:rsid w:val="00982255"/>
    <w:rsid w:val="00982441"/>
    <w:rsid w:val="00982535"/>
    <w:rsid w:val="0098629E"/>
    <w:rsid w:val="00986586"/>
    <w:rsid w:val="00991802"/>
    <w:rsid w:val="00992035"/>
    <w:rsid w:val="00992EF8"/>
    <w:rsid w:val="0099342A"/>
    <w:rsid w:val="009938B0"/>
    <w:rsid w:val="0099743B"/>
    <w:rsid w:val="009A059F"/>
    <w:rsid w:val="009A082E"/>
    <w:rsid w:val="009A1F14"/>
    <w:rsid w:val="009A32F5"/>
    <w:rsid w:val="009A3318"/>
    <w:rsid w:val="009A698F"/>
    <w:rsid w:val="009A6B37"/>
    <w:rsid w:val="009A6CEC"/>
    <w:rsid w:val="009A6F10"/>
    <w:rsid w:val="009B6EE6"/>
    <w:rsid w:val="009C1B80"/>
    <w:rsid w:val="009C1F4E"/>
    <w:rsid w:val="009C4B49"/>
    <w:rsid w:val="009C4F9A"/>
    <w:rsid w:val="009C5A15"/>
    <w:rsid w:val="009D0F10"/>
    <w:rsid w:val="009D4A00"/>
    <w:rsid w:val="009E0018"/>
    <w:rsid w:val="009E0BB1"/>
    <w:rsid w:val="009E286D"/>
    <w:rsid w:val="009E2E57"/>
    <w:rsid w:val="009E3BB5"/>
    <w:rsid w:val="009E6B59"/>
    <w:rsid w:val="009F08DA"/>
    <w:rsid w:val="009F17D2"/>
    <w:rsid w:val="009F2090"/>
    <w:rsid w:val="009F2C48"/>
    <w:rsid w:val="009F7212"/>
    <w:rsid w:val="00A0027A"/>
    <w:rsid w:val="00A00AE7"/>
    <w:rsid w:val="00A01268"/>
    <w:rsid w:val="00A02090"/>
    <w:rsid w:val="00A030B0"/>
    <w:rsid w:val="00A03926"/>
    <w:rsid w:val="00A05D8F"/>
    <w:rsid w:val="00A062A1"/>
    <w:rsid w:val="00A07D19"/>
    <w:rsid w:val="00A12015"/>
    <w:rsid w:val="00A12B19"/>
    <w:rsid w:val="00A1635F"/>
    <w:rsid w:val="00A16546"/>
    <w:rsid w:val="00A20063"/>
    <w:rsid w:val="00A20629"/>
    <w:rsid w:val="00A20A3C"/>
    <w:rsid w:val="00A22E02"/>
    <w:rsid w:val="00A24BE2"/>
    <w:rsid w:val="00A24F9F"/>
    <w:rsid w:val="00A275EE"/>
    <w:rsid w:val="00A27F4F"/>
    <w:rsid w:val="00A3029A"/>
    <w:rsid w:val="00A3165F"/>
    <w:rsid w:val="00A335B6"/>
    <w:rsid w:val="00A33A50"/>
    <w:rsid w:val="00A33D4F"/>
    <w:rsid w:val="00A3438B"/>
    <w:rsid w:val="00A34954"/>
    <w:rsid w:val="00A34F6A"/>
    <w:rsid w:val="00A369FD"/>
    <w:rsid w:val="00A36CE6"/>
    <w:rsid w:val="00A373F5"/>
    <w:rsid w:val="00A4179A"/>
    <w:rsid w:val="00A42003"/>
    <w:rsid w:val="00A42C60"/>
    <w:rsid w:val="00A44A18"/>
    <w:rsid w:val="00A46AEC"/>
    <w:rsid w:val="00A47825"/>
    <w:rsid w:val="00A51249"/>
    <w:rsid w:val="00A51851"/>
    <w:rsid w:val="00A52637"/>
    <w:rsid w:val="00A55365"/>
    <w:rsid w:val="00A55444"/>
    <w:rsid w:val="00A56156"/>
    <w:rsid w:val="00A600A9"/>
    <w:rsid w:val="00A677BB"/>
    <w:rsid w:val="00A67BC6"/>
    <w:rsid w:val="00A702F0"/>
    <w:rsid w:val="00A70722"/>
    <w:rsid w:val="00A70A1B"/>
    <w:rsid w:val="00A742B3"/>
    <w:rsid w:val="00A75B9B"/>
    <w:rsid w:val="00A76033"/>
    <w:rsid w:val="00A81137"/>
    <w:rsid w:val="00A811B7"/>
    <w:rsid w:val="00A8530F"/>
    <w:rsid w:val="00A86AE7"/>
    <w:rsid w:val="00A86B66"/>
    <w:rsid w:val="00A87572"/>
    <w:rsid w:val="00A935AE"/>
    <w:rsid w:val="00A94DF7"/>
    <w:rsid w:val="00A960D9"/>
    <w:rsid w:val="00A96758"/>
    <w:rsid w:val="00A96C9B"/>
    <w:rsid w:val="00AA01C1"/>
    <w:rsid w:val="00AA18EC"/>
    <w:rsid w:val="00AA767E"/>
    <w:rsid w:val="00AB033A"/>
    <w:rsid w:val="00AB1578"/>
    <w:rsid w:val="00AB2BD9"/>
    <w:rsid w:val="00AB4166"/>
    <w:rsid w:val="00AB542E"/>
    <w:rsid w:val="00AB659F"/>
    <w:rsid w:val="00AB703A"/>
    <w:rsid w:val="00AC13F3"/>
    <w:rsid w:val="00AC1F44"/>
    <w:rsid w:val="00AC2C0E"/>
    <w:rsid w:val="00AC348D"/>
    <w:rsid w:val="00AC4755"/>
    <w:rsid w:val="00AC5DE9"/>
    <w:rsid w:val="00AC65B1"/>
    <w:rsid w:val="00AC6AD7"/>
    <w:rsid w:val="00AD147E"/>
    <w:rsid w:val="00AD1D84"/>
    <w:rsid w:val="00AD2115"/>
    <w:rsid w:val="00AD3DF7"/>
    <w:rsid w:val="00AD4FAE"/>
    <w:rsid w:val="00AD5A7C"/>
    <w:rsid w:val="00AD67BC"/>
    <w:rsid w:val="00AE39CC"/>
    <w:rsid w:val="00AE4414"/>
    <w:rsid w:val="00AE7B33"/>
    <w:rsid w:val="00AE7E9A"/>
    <w:rsid w:val="00AF38CD"/>
    <w:rsid w:val="00AF4004"/>
    <w:rsid w:val="00AF46BC"/>
    <w:rsid w:val="00AF66BD"/>
    <w:rsid w:val="00AF6CE7"/>
    <w:rsid w:val="00B01676"/>
    <w:rsid w:val="00B01E75"/>
    <w:rsid w:val="00B022B7"/>
    <w:rsid w:val="00B02E79"/>
    <w:rsid w:val="00B0570C"/>
    <w:rsid w:val="00B0584E"/>
    <w:rsid w:val="00B07005"/>
    <w:rsid w:val="00B109CE"/>
    <w:rsid w:val="00B10B9C"/>
    <w:rsid w:val="00B10DF6"/>
    <w:rsid w:val="00B133B3"/>
    <w:rsid w:val="00B17F24"/>
    <w:rsid w:val="00B230A1"/>
    <w:rsid w:val="00B23304"/>
    <w:rsid w:val="00B237DA"/>
    <w:rsid w:val="00B2723B"/>
    <w:rsid w:val="00B273D8"/>
    <w:rsid w:val="00B27A2A"/>
    <w:rsid w:val="00B27C35"/>
    <w:rsid w:val="00B27D0B"/>
    <w:rsid w:val="00B32200"/>
    <w:rsid w:val="00B3336B"/>
    <w:rsid w:val="00B33471"/>
    <w:rsid w:val="00B33A62"/>
    <w:rsid w:val="00B34290"/>
    <w:rsid w:val="00B35C45"/>
    <w:rsid w:val="00B401EA"/>
    <w:rsid w:val="00B4146E"/>
    <w:rsid w:val="00B41DD8"/>
    <w:rsid w:val="00B4216F"/>
    <w:rsid w:val="00B4247F"/>
    <w:rsid w:val="00B429F3"/>
    <w:rsid w:val="00B446FE"/>
    <w:rsid w:val="00B47B99"/>
    <w:rsid w:val="00B50F98"/>
    <w:rsid w:val="00B5122D"/>
    <w:rsid w:val="00B51352"/>
    <w:rsid w:val="00B524E0"/>
    <w:rsid w:val="00B54D8E"/>
    <w:rsid w:val="00B55F60"/>
    <w:rsid w:val="00B56901"/>
    <w:rsid w:val="00B6238C"/>
    <w:rsid w:val="00B625D7"/>
    <w:rsid w:val="00B64637"/>
    <w:rsid w:val="00B6647D"/>
    <w:rsid w:val="00B72661"/>
    <w:rsid w:val="00B73E17"/>
    <w:rsid w:val="00B73F71"/>
    <w:rsid w:val="00B778B9"/>
    <w:rsid w:val="00B7799D"/>
    <w:rsid w:val="00B82CAC"/>
    <w:rsid w:val="00B82F13"/>
    <w:rsid w:val="00B82F48"/>
    <w:rsid w:val="00B83314"/>
    <w:rsid w:val="00B83B46"/>
    <w:rsid w:val="00B867D6"/>
    <w:rsid w:val="00B869B6"/>
    <w:rsid w:val="00B90943"/>
    <w:rsid w:val="00B96567"/>
    <w:rsid w:val="00B972D7"/>
    <w:rsid w:val="00B97A72"/>
    <w:rsid w:val="00BA02F4"/>
    <w:rsid w:val="00BA2927"/>
    <w:rsid w:val="00BA3419"/>
    <w:rsid w:val="00BA590F"/>
    <w:rsid w:val="00BA6169"/>
    <w:rsid w:val="00BA6FA0"/>
    <w:rsid w:val="00BB4142"/>
    <w:rsid w:val="00BB5107"/>
    <w:rsid w:val="00BB569C"/>
    <w:rsid w:val="00BC0A2C"/>
    <w:rsid w:val="00BC33C4"/>
    <w:rsid w:val="00BC6F83"/>
    <w:rsid w:val="00BD71C5"/>
    <w:rsid w:val="00BD7DA4"/>
    <w:rsid w:val="00BE0D1A"/>
    <w:rsid w:val="00BE2145"/>
    <w:rsid w:val="00BE23E3"/>
    <w:rsid w:val="00BE4ADE"/>
    <w:rsid w:val="00BE70E6"/>
    <w:rsid w:val="00BE7F99"/>
    <w:rsid w:val="00BF2635"/>
    <w:rsid w:val="00BF530C"/>
    <w:rsid w:val="00BF6480"/>
    <w:rsid w:val="00C0383D"/>
    <w:rsid w:val="00C04EA8"/>
    <w:rsid w:val="00C06085"/>
    <w:rsid w:val="00C060F0"/>
    <w:rsid w:val="00C06AE0"/>
    <w:rsid w:val="00C072DB"/>
    <w:rsid w:val="00C107D2"/>
    <w:rsid w:val="00C13757"/>
    <w:rsid w:val="00C14210"/>
    <w:rsid w:val="00C173DB"/>
    <w:rsid w:val="00C21D8E"/>
    <w:rsid w:val="00C2497D"/>
    <w:rsid w:val="00C24A3C"/>
    <w:rsid w:val="00C26BD8"/>
    <w:rsid w:val="00C27AD1"/>
    <w:rsid w:val="00C30FB6"/>
    <w:rsid w:val="00C30FDD"/>
    <w:rsid w:val="00C32697"/>
    <w:rsid w:val="00C32C72"/>
    <w:rsid w:val="00C330BE"/>
    <w:rsid w:val="00C3362F"/>
    <w:rsid w:val="00C35471"/>
    <w:rsid w:val="00C359E1"/>
    <w:rsid w:val="00C367B7"/>
    <w:rsid w:val="00C36879"/>
    <w:rsid w:val="00C374B0"/>
    <w:rsid w:val="00C40D30"/>
    <w:rsid w:val="00C42AF0"/>
    <w:rsid w:val="00C42DEA"/>
    <w:rsid w:val="00C477A7"/>
    <w:rsid w:val="00C50E08"/>
    <w:rsid w:val="00C51617"/>
    <w:rsid w:val="00C55233"/>
    <w:rsid w:val="00C56114"/>
    <w:rsid w:val="00C5702B"/>
    <w:rsid w:val="00C573AE"/>
    <w:rsid w:val="00C60365"/>
    <w:rsid w:val="00C6068F"/>
    <w:rsid w:val="00C644AA"/>
    <w:rsid w:val="00C65399"/>
    <w:rsid w:val="00C65957"/>
    <w:rsid w:val="00C67305"/>
    <w:rsid w:val="00C70384"/>
    <w:rsid w:val="00C71EA2"/>
    <w:rsid w:val="00C73E32"/>
    <w:rsid w:val="00C75B83"/>
    <w:rsid w:val="00C77CB0"/>
    <w:rsid w:val="00C84D21"/>
    <w:rsid w:val="00C874DA"/>
    <w:rsid w:val="00CA0126"/>
    <w:rsid w:val="00CA129C"/>
    <w:rsid w:val="00CA1A3D"/>
    <w:rsid w:val="00CA1FA3"/>
    <w:rsid w:val="00CA291B"/>
    <w:rsid w:val="00CA2CCA"/>
    <w:rsid w:val="00CA7DCC"/>
    <w:rsid w:val="00CB303E"/>
    <w:rsid w:val="00CB3D99"/>
    <w:rsid w:val="00CB7159"/>
    <w:rsid w:val="00CC211E"/>
    <w:rsid w:val="00CC2F36"/>
    <w:rsid w:val="00CC3614"/>
    <w:rsid w:val="00CC3DEC"/>
    <w:rsid w:val="00CC689E"/>
    <w:rsid w:val="00CC6E96"/>
    <w:rsid w:val="00CD322A"/>
    <w:rsid w:val="00CD394A"/>
    <w:rsid w:val="00CD3EBD"/>
    <w:rsid w:val="00CD5F68"/>
    <w:rsid w:val="00CD7D13"/>
    <w:rsid w:val="00CE0193"/>
    <w:rsid w:val="00CE0AD9"/>
    <w:rsid w:val="00CE2183"/>
    <w:rsid w:val="00CE2409"/>
    <w:rsid w:val="00CE258F"/>
    <w:rsid w:val="00CE33A8"/>
    <w:rsid w:val="00CE4AF0"/>
    <w:rsid w:val="00CE4CCD"/>
    <w:rsid w:val="00CE536F"/>
    <w:rsid w:val="00CE5A98"/>
    <w:rsid w:val="00CE6EA5"/>
    <w:rsid w:val="00CF2C96"/>
    <w:rsid w:val="00CF5152"/>
    <w:rsid w:val="00CF6791"/>
    <w:rsid w:val="00D00C1A"/>
    <w:rsid w:val="00D01766"/>
    <w:rsid w:val="00D04FC9"/>
    <w:rsid w:val="00D05A28"/>
    <w:rsid w:val="00D06E4B"/>
    <w:rsid w:val="00D1366B"/>
    <w:rsid w:val="00D13AA7"/>
    <w:rsid w:val="00D13C00"/>
    <w:rsid w:val="00D1452A"/>
    <w:rsid w:val="00D159F0"/>
    <w:rsid w:val="00D15DC3"/>
    <w:rsid w:val="00D165AA"/>
    <w:rsid w:val="00D17E5B"/>
    <w:rsid w:val="00D22B86"/>
    <w:rsid w:val="00D2371A"/>
    <w:rsid w:val="00D2673F"/>
    <w:rsid w:val="00D31BD1"/>
    <w:rsid w:val="00D32BE4"/>
    <w:rsid w:val="00D32E73"/>
    <w:rsid w:val="00D345DB"/>
    <w:rsid w:val="00D35026"/>
    <w:rsid w:val="00D36D98"/>
    <w:rsid w:val="00D403BD"/>
    <w:rsid w:val="00D430F6"/>
    <w:rsid w:val="00D462C2"/>
    <w:rsid w:val="00D475D3"/>
    <w:rsid w:val="00D47F2D"/>
    <w:rsid w:val="00D50B07"/>
    <w:rsid w:val="00D53733"/>
    <w:rsid w:val="00D56CD8"/>
    <w:rsid w:val="00D572FA"/>
    <w:rsid w:val="00D57BA5"/>
    <w:rsid w:val="00D601DD"/>
    <w:rsid w:val="00D61E1F"/>
    <w:rsid w:val="00D62DB5"/>
    <w:rsid w:val="00D635CD"/>
    <w:rsid w:val="00D66740"/>
    <w:rsid w:val="00D67071"/>
    <w:rsid w:val="00D77E2E"/>
    <w:rsid w:val="00D804BD"/>
    <w:rsid w:val="00D81ED4"/>
    <w:rsid w:val="00D82516"/>
    <w:rsid w:val="00D82C48"/>
    <w:rsid w:val="00D83CD6"/>
    <w:rsid w:val="00D84532"/>
    <w:rsid w:val="00D87559"/>
    <w:rsid w:val="00D916A4"/>
    <w:rsid w:val="00D96D0D"/>
    <w:rsid w:val="00DA149F"/>
    <w:rsid w:val="00DA19DB"/>
    <w:rsid w:val="00DA23E0"/>
    <w:rsid w:val="00DA2699"/>
    <w:rsid w:val="00DA3D14"/>
    <w:rsid w:val="00DA41D8"/>
    <w:rsid w:val="00DA5592"/>
    <w:rsid w:val="00DA5AC7"/>
    <w:rsid w:val="00DA6171"/>
    <w:rsid w:val="00DA728D"/>
    <w:rsid w:val="00DA7914"/>
    <w:rsid w:val="00DB17CA"/>
    <w:rsid w:val="00DB44FE"/>
    <w:rsid w:val="00DB49D1"/>
    <w:rsid w:val="00DB5125"/>
    <w:rsid w:val="00DB7F88"/>
    <w:rsid w:val="00DC0321"/>
    <w:rsid w:val="00DC0505"/>
    <w:rsid w:val="00DC06DB"/>
    <w:rsid w:val="00DC20F2"/>
    <w:rsid w:val="00DC242D"/>
    <w:rsid w:val="00DC2BBE"/>
    <w:rsid w:val="00DC6782"/>
    <w:rsid w:val="00DC7484"/>
    <w:rsid w:val="00DC7A37"/>
    <w:rsid w:val="00DD03E5"/>
    <w:rsid w:val="00DD0C9F"/>
    <w:rsid w:val="00DD1539"/>
    <w:rsid w:val="00DD29F2"/>
    <w:rsid w:val="00DD2B0C"/>
    <w:rsid w:val="00DD3746"/>
    <w:rsid w:val="00DD4EE1"/>
    <w:rsid w:val="00DD5CB8"/>
    <w:rsid w:val="00DE0192"/>
    <w:rsid w:val="00DE0768"/>
    <w:rsid w:val="00DE0AD3"/>
    <w:rsid w:val="00DE2035"/>
    <w:rsid w:val="00DE3E61"/>
    <w:rsid w:val="00DE451F"/>
    <w:rsid w:val="00DE4647"/>
    <w:rsid w:val="00DE6C63"/>
    <w:rsid w:val="00DF1740"/>
    <w:rsid w:val="00DF176E"/>
    <w:rsid w:val="00DF37A1"/>
    <w:rsid w:val="00DF6614"/>
    <w:rsid w:val="00DF6ADD"/>
    <w:rsid w:val="00E00E19"/>
    <w:rsid w:val="00E00E2C"/>
    <w:rsid w:val="00E00F00"/>
    <w:rsid w:val="00E0235F"/>
    <w:rsid w:val="00E04005"/>
    <w:rsid w:val="00E074BC"/>
    <w:rsid w:val="00E11363"/>
    <w:rsid w:val="00E12AFD"/>
    <w:rsid w:val="00E12FCC"/>
    <w:rsid w:val="00E1414A"/>
    <w:rsid w:val="00E14401"/>
    <w:rsid w:val="00E1720A"/>
    <w:rsid w:val="00E21C47"/>
    <w:rsid w:val="00E224A4"/>
    <w:rsid w:val="00E22AAF"/>
    <w:rsid w:val="00E2323D"/>
    <w:rsid w:val="00E23A7C"/>
    <w:rsid w:val="00E25F01"/>
    <w:rsid w:val="00E26E0F"/>
    <w:rsid w:val="00E3026D"/>
    <w:rsid w:val="00E311C0"/>
    <w:rsid w:val="00E32181"/>
    <w:rsid w:val="00E32371"/>
    <w:rsid w:val="00E336A6"/>
    <w:rsid w:val="00E3382B"/>
    <w:rsid w:val="00E36AEC"/>
    <w:rsid w:val="00E40256"/>
    <w:rsid w:val="00E40A37"/>
    <w:rsid w:val="00E419F7"/>
    <w:rsid w:val="00E42CE9"/>
    <w:rsid w:val="00E45327"/>
    <w:rsid w:val="00E4720B"/>
    <w:rsid w:val="00E47FB6"/>
    <w:rsid w:val="00E510FF"/>
    <w:rsid w:val="00E55DB5"/>
    <w:rsid w:val="00E570A4"/>
    <w:rsid w:val="00E61ADA"/>
    <w:rsid w:val="00E62909"/>
    <w:rsid w:val="00E6411D"/>
    <w:rsid w:val="00E66261"/>
    <w:rsid w:val="00E719F4"/>
    <w:rsid w:val="00E72366"/>
    <w:rsid w:val="00E756C6"/>
    <w:rsid w:val="00E75CF4"/>
    <w:rsid w:val="00E76912"/>
    <w:rsid w:val="00E779B8"/>
    <w:rsid w:val="00E80238"/>
    <w:rsid w:val="00E8095A"/>
    <w:rsid w:val="00E81C65"/>
    <w:rsid w:val="00E824FB"/>
    <w:rsid w:val="00E829EB"/>
    <w:rsid w:val="00E83EF7"/>
    <w:rsid w:val="00E84EF3"/>
    <w:rsid w:val="00E85989"/>
    <w:rsid w:val="00E85E9E"/>
    <w:rsid w:val="00E8775B"/>
    <w:rsid w:val="00E93D64"/>
    <w:rsid w:val="00E9472F"/>
    <w:rsid w:val="00E9540C"/>
    <w:rsid w:val="00EA1D49"/>
    <w:rsid w:val="00EA2860"/>
    <w:rsid w:val="00EB00C7"/>
    <w:rsid w:val="00EB1719"/>
    <w:rsid w:val="00EB19D1"/>
    <w:rsid w:val="00EB42BF"/>
    <w:rsid w:val="00EB59AF"/>
    <w:rsid w:val="00EB607A"/>
    <w:rsid w:val="00EB6A58"/>
    <w:rsid w:val="00EB75D6"/>
    <w:rsid w:val="00EC120E"/>
    <w:rsid w:val="00EC47E8"/>
    <w:rsid w:val="00EC6D39"/>
    <w:rsid w:val="00EC7819"/>
    <w:rsid w:val="00ED0EBB"/>
    <w:rsid w:val="00ED424B"/>
    <w:rsid w:val="00ED7D9C"/>
    <w:rsid w:val="00EE0FBA"/>
    <w:rsid w:val="00EE19D8"/>
    <w:rsid w:val="00EE1F18"/>
    <w:rsid w:val="00EE2A79"/>
    <w:rsid w:val="00EE35D0"/>
    <w:rsid w:val="00EE5276"/>
    <w:rsid w:val="00EE660D"/>
    <w:rsid w:val="00EE7347"/>
    <w:rsid w:val="00EE77ED"/>
    <w:rsid w:val="00EF00B4"/>
    <w:rsid w:val="00EF11E9"/>
    <w:rsid w:val="00EF1254"/>
    <w:rsid w:val="00EF13C4"/>
    <w:rsid w:val="00EF1B8F"/>
    <w:rsid w:val="00EF23F2"/>
    <w:rsid w:val="00EF6ACA"/>
    <w:rsid w:val="00EF7497"/>
    <w:rsid w:val="00F00493"/>
    <w:rsid w:val="00F0066E"/>
    <w:rsid w:val="00F00B7C"/>
    <w:rsid w:val="00F03C64"/>
    <w:rsid w:val="00F13AB0"/>
    <w:rsid w:val="00F150BF"/>
    <w:rsid w:val="00F15361"/>
    <w:rsid w:val="00F15E89"/>
    <w:rsid w:val="00F203BD"/>
    <w:rsid w:val="00F21CD3"/>
    <w:rsid w:val="00F230AF"/>
    <w:rsid w:val="00F23B4A"/>
    <w:rsid w:val="00F244A4"/>
    <w:rsid w:val="00F25D56"/>
    <w:rsid w:val="00F27BDA"/>
    <w:rsid w:val="00F36001"/>
    <w:rsid w:val="00F36AB6"/>
    <w:rsid w:val="00F37D46"/>
    <w:rsid w:val="00F433FC"/>
    <w:rsid w:val="00F4463F"/>
    <w:rsid w:val="00F45CAA"/>
    <w:rsid w:val="00F512AC"/>
    <w:rsid w:val="00F52219"/>
    <w:rsid w:val="00F53F9A"/>
    <w:rsid w:val="00F555C6"/>
    <w:rsid w:val="00F5614E"/>
    <w:rsid w:val="00F60828"/>
    <w:rsid w:val="00F60E55"/>
    <w:rsid w:val="00F622D7"/>
    <w:rsid w:val="00F6376C"/>
    <w:rsid w:val="00F63B9E"/>
    <w:rsid w:val="00F6468E"/>
    <w:rsid w:val="00F6637F"/>
    <w:rsid w:val="00F71B80"/>
    <w:rsid w:val="00F725F3"/>
    <w:rsid w:val="00F739C8"/>
    <w:rsid w:val="00F74FE8"/>
    <w:rsid w:val="00F76642"/>
    <w:rsid w:val="00F7772B"/>
    <w:rsid w:val="00F81046"/>
    <w:rsid w:val="00F818DB"/>
    <w:rsid w:val="00F82115"/>
    <w:rsid w:val="00F821B1"/>
    <w:rsid w:val="00F82310"/>
    <w:rsid w:val="00F840AC"/>
    <w:rsid w:val="00F844C5"/>
    <w:rsid w:val="00F85124"/>
    <w:rsid w:val="00F8684D"/>
    <w:rsid w:val="00F94225"/>
    <w:rsid w:val="00F95FA6"/>
    <w:rsid w:val="00F97401"/>
    <w:rsid w:val="00F97A50"/>
    <w:rsid w:val="00FA0C20"/>
    <w:rsid w:val="00FA1346"/>
    <w:rsid w:val="00FA2F41"/>
    <w:rsid w:val="00FA4A52"/>
    <w:rsid w:val="00FB2FA7"/>
    <w:rsid w:val="00FB3189"/>
    <w:rsid w:val="00FB3217"/>
    <w:rsid w:val="00FC0300"/>
    <w:rsid w:val="00FC14B0"/>
    <w:rsid w:val="00FC25BE"/>
    <w:rsid w:val="00FC2A0E"/>
    <w:rsid w:val="00FC4C74"/>
    <w:rsid w:val="00FC61DD"/>
    <w:rsid w:val="00FC62F2"/>
    <w:rsid w:val="00FD0D34"/>
    <w:rsid w:val="00FD1218"/>
    <w:rsid w:val="00FD2B2F"/>
    <w:rsid w:val="00FD3283"/>
    <w:rsid w:val="00FD3686"/>
    <w:rsid w:val="00FD380D"/>
    <w:rsid w:val="00FD3F8A"/>
    <w:rsid w:val="00FE07CF"/>
    <w:rsid w:val="00FE10E8"/>
    <w:rsid w:val="00FE153B"/>
    <w:rsid w:val="00FE38C8"/>
    <w:rsid w:val="00FE3982"/>
    <w:rsid w:val="00FE553C"/>
    <w:rsid w:val="00FF6C82"/>
    <w:rsid w:val="00FF6E1E"/>
    <w:rsid w:val="00FF6F76"/>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26FC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locked="1" w:semiHidden="0" w:unhideWhenUsed="0"/>
    <w:lsdException w:name="header" w:locked="1" w:semiHidden="0" w:unhideWhenUsed="0"/>
    <w:lsdException w:name="footer" w:locked="1" w:semiHidden="0" w:unhideWhenUsed="0"/>
    <w:lsdException w:name="caption" w:locked="1" w:uiPriority="0" w:qFormat="1"/>
    <w:lsdException w:name="annotation reference" w:locked="1" w:semiHidden="0" w:unhideWhenUsed="0"/>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844"/>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196676"/>
    <w:rPr>
      <w:rFonts w:ascii="Consolas" w:hAnsi="Consolas"/>
      <w:sz w:val="21"/>
      <w:szCs w:val="21"/>
    </w:rPr>
  </w:style>
  <w:style w:type="character" w:customStyle="1" w:styleId="PlainTextChar">
    <w:name w:val="Plain Text Char"/>
    <w:basedOn w:val="DefaultParagraphFont"/>
    <w:link w:val="PlainText"/>
    <w:uiPriority w:val="99"/>
    <w:rsid w:val="00196676"/>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locked="1" w:semiHidden="0" w:unhideWhenUsed="0"/>
    <w:lsdException w:name="header" w:locked="1" w:semiHidden="0" w:unhideWhenUsed="0"/>
    <w:lsdException w:name="footer" w:locked="1" w:semiHidden="0" w:unhideWhenUsed="0"/>
    <w:lsdException w:name="caption" w:locked="1" w:uiPriority="0" w:qFormat="1"/>
    <w:lsdException w:name="annotation reference" w:locked="1" w:semiHidden="0" w:unhideWhenUsed="0"/>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844"/>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196676"/>
    <w:rPr>
      <w:rFonts w:ascii="Consolas" w:hAnsi="Consolas"/>
      <w:sz w:val="21"/>
      <w:szCs w:val="21"/>
    </w:rPr>
  </w:style>
  <w:style w:type="character" w:customStyle="1" w:styleId="PlainTextChar">
    <w:name w:val="Plain Text Char"/>
    <w:basedOn w:val="DefaultParagraphFont"/>
    <w:link w:val="PlainText"/>
    <w:uiPriority w:val="99"/>
    <w:rsid w:val="0019667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437706">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135607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5BA1A7-9C18-4501-8176-DB01435A8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27</Pages>
  <Words>9425</Words>
  <Characters>53728</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63027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jmiller20130729</dc:creator>
  <cp:lastModifiedBy>Shewmaker, Michael@Energy</cp:lastModifiedBy>
  <cp:revision>9</cp:revision>
  <cp:lastPrinted>2013-09-25T20:55:00Z</cp:lastPrinted>
  <dcterms:created xsi:type="dcterms:W3CDTF">2017-03-30T22:37:00Z</dcterms:created>
  <dcterms:modified xsi:type="dcterms:W3CDTF">2017-12-19T23:40:00Z</dcterms:modified>
</cp:coreProperties>
</file>