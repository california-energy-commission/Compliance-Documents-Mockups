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FA74A0" w14:paraId="4D46C8E1" w14:textId="77777777" w:rsidTr="00FA74A0">
        <w:tc>
          <w:tcPr>
            <w:tcW w:w="11016" w:type="dxa"/>
          </w:tcPr>
          <w:p w14:paraId="4D46C8E0" w14:textId="77777777" w:rsidR="00FA74A0" w:rsidRDefault="00FA74A0" w:rsidP="00FA74A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w:t>
            </w:r>
            <w:r>
              <w:rPr>
                <w:rFonts w:asciiTheme="minorHAnsi" w:hAnsiTheme="minorHAnsi" w:cs="font78"/>
                <w:sz w:val="18"/>
                <w:szCs w:val="18"/>
              </w:rPr>
              <w:t>nts of ANSI/ASHRAE Standard 62.2</w:t>
            </w:r>
            <w:r w:rsidRPr="00CB00C9">
              <w:rPr>
                <w:rFonts w:asciiTheme="minorHAnsi" w:hAnsiTheme="minorHAnsi" w:cs="font78"/>
                <w:sz w:val="18"/>
                <w:szCs w:val="18"/>
              </w:rPr>
              <w:t xml:space="preserve"> Ventilation and Acceptable Indoor Air Quality in Low-Rise Residential Buildings. </w:t>
            </w:r>
            <w:r w:rsidRPr="00CB00C9">
              <w:rPr>
                <w:rStyle w:val="Emphasis"/>
                <w:rFonts w:asciiTheme="minorHAnsi" w:hAnsiTheme="minorHAnsi"/>
                <w:b/>
                <w:sz w:val="18"/>
                <w:szCs w:val="18"/>
              </w:rPr>
              <w:t xml:space="preserve">Equation and table numbering on this </w:t>
            </w:r>
            <w:r>
              <w:rPr>
                <w:rStyle w:val="Emphasis"/>
                <w:rFonts w:asciiTheme="minorHAnsi" w:hAnsiTheme="minorHAnsi"/>
                <w:b/>
                <w:sz w:val="18"/>
                <w:szCs w:val="18"/>
              </w:rPr>
              <w:t>compliance document</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4D46C8E2" w14:textId="77777777" w:rsidR="005E32AF" w:rsidRPr="00AD610F" w:rsidRDefault="005E32AF"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5B2E72" w:rsidRPr="00D2491C" w14:paraId="4D46C8E4" w14:textId="77777777" w:rsidTr="005B2E72">
        <w:tc>
          <w:tcPr>
            <w:tcW w:w="11016" w:type="dxa"/>
            <w:gridSpan w:val="3"/>
          </w:tcPr>
          <w:p w14:paraId="4D46C8E3" w14:textId="77777777" w:rsidR="005B2E72" w:rsidRPr="00AD610F" w:rsidRDefault="005B2E72" w:rsidP="005B2E7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AD610F">
              <w:rPr>
                <w:rFonts w:asciiTheme="minorHAnsi" w:hAnsiTheme="minorHAnsi"/>
                <w:b/>
                <w:szCs w:val="18"/>
              </w:rPr>
              <w:t>A. Dwelling Mechanical Ventilation - General Information</w:t>
            </w:r>
          </w:p>
        </w:tc>
      </w:tr>
      <w:tr w:rsidR="005B2E72" w:rsidRPr="00D2491C" w14:paraId="4D46C8E8" w14:textId="77777777" w:rsidTr="00AB57ED">
        <w:trPr>
          <w:trHeight w:val="158"/>
        </w:trPr>
        <w:tc>
          <w:tcPr>
            <w:tcW w:w="634" w:type="dxa"/>
            <w:vAlign w:val="center"/>
          </w:tcPr>
          <w:p w14:paraId="4D46C8E5" w14:textId="77777777" w:rsidR="005B2E72" w:rsidRPr="00F5715E" w:rsidRDefault="005B2E72" w:rsidP="005B2E72">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4D46C8E6" w14:textId="76662828" w:rsidR="005B2E72" w:rsidRPr="00F5715E" w:rsidRDefault="005B2E72" w:rsidP="00D26714">
            <w:pPr>
              <w:rPr>
                <w:rFonts w:asciiTheme="minorHAnsi" w:hAnsiTheme="minorHAnsi"/>
                <w:sz w:val="18"/>
                <w:szCs w:val="18"/>
              </w:rPr>
            </w:pPr>
            <w:r>
              <w:rPr>
                <w:rFonts w:asciiTheme="minorHAnsi" w:hAnsiTheme="minorHAnsi"/>
                <w:sz w:val="18"/>
                <w:szCs w:val="18"/>
              </w:rPr>
              <w:t xml:space="preserve">Dwelling </w:t>
            </w:r>
            <w:r w:rsidR="00D26714">
              <w:rPr>
                <w:rFonts w:asciiTheme="minorHAnsi" w:hAnsiTheme="minorHAnsi"/>
                <w:sz w:val="18"/>
                <w:szCs w:val="18"/>
              </w:rPr>
              <w:t>U</w:t>
            </w:r>
            <w:r>
              <w:rPr>
                <w:rFonts w:asciiTheme="minorHAnsi" w:hAnsiTheme="minorHAnsi"/>
                <w:sz w:val="18"/>
                <w:szCs w:val="18"/>
              </w:rPr>
              <w:t xml:space="preserve">nit </w:t>
            </w:r>
            <w:r w:rsidR="00D26714">
              <w:rPr>
                <w:rFonts w:asciiTheme="minorHAnsi" w:hAnsiTheme="minorHAnsi"/>
                <w:sz w:val="18"/>
                <w:szCs w:val="18"/>
              </w:rPr>
              <w:t>N</w:t>
            </w:r>
            <w:r>
              <w:rPr>
                <w:rFonts w:asciiTheme="minorHAnsi" w:hAnsiTheme="minorHAnsi"/>
                <w:sz w:val="18"/>
                <w:szCs w:val="18"/>
              </w:rPr>
              <w:t>ame</w:t>
            </w:r>
          </w:p>
        </w:tc>
        <w:tc>
          <w:tcPr>
            <w:tcW w:w="5688" w:type="dxa"/>
          </w:tcPr>
          <w:p w14:paraId="4D46C8E7" w14:textId="77777777" w:rsidR="005B2E72" w:rsidRPr="00F5715E" w:rsidRDefault="005B2E72" w:rsidP="005B2E72">
            <w:pPr>
              <w:rPr>
                <w:rFonts w:asciiTheme="minorHAnsi" w:hAnsiTheme="minorHAnsi"/>
                <w:sz w:val="18"/>
                <w:szCs w:val="18"/>
              </w:rPr>
            </w:pPr>
          </w:p>
        </w:tc>
      </w:tr>
      <w:tr w:rsidR="005B2E72" w:rsidRPr="00D2491C" w14:paraId="4D46C8EC" w14:textId="77777777" w:rsidTr="00AB57ED">
        <w:trPr>
          <w:trHeight w:val="158"/>
        </w:trPr>
        <w:tc>
          <w:tcPr>
            <w:tcW w:w="634" w:type="dxa"/>
            <w:vAlign w:val="center"/>
          </w:tcPr>
          <w:p w14:paraId="4D46C8E9"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4D46C8EA" w14:textId="7F830EA4" w:rsidR="005B2E72" w:rsidRPr="00F5715E" w:rsidRDefault="005B2E72" w:rsidP="005B2E72">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4D46C8EB" w14:textId="77777777" w:rsidR="005B2E72" w:rsidRPr="00F5715E" w:rsidRDefault="005B2E72" w:rsidP="005B2E72">
            <w:pPr>
              <w:rPr>
                <w:rFonts w:asciiTheme="minorHAnsi" w:hAnsiTheme="minorHAnsi"/>
                <w:sz w:val="18"/>
                <w:szCs w:val="18"/>
              </w:rPr>
            </w:pPr>
          </w:p>
        </w:tc>
      </w:tr>
      <w:tr w:rsidR="005B2E72" w:rsidRPr="00D2491C" w14:paraId="4D46C8F0" w14:textId="77777777" w:rsidTr="00AB57ED">
        <w:trPr>
          <w:trHeight w:val="158"/>
        </w:trPr>
        <w:tc>
          <w:tcPr>
            <w:tcW w:w="634" w:type="dxa"/>
            <w:vAlign w:val="center"/>
          </w:tcPr>
          <w:p w14:paraId="4D46C8ED"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4D46C8EE" w14:textId="61D59972" w:rsidR="005B2E72" w:rsidRPr="00F5715E" w:rsidRDefault="005B2E72" w:rsidP="008D5AD0">
            <w:pPr>
              <w:rPr>
                <w:rFonts w:asciiTheme="minorHAnsi" w:hAnsiTheme="minorHAnsi"/>
                <w:sz w:val="18"/>
                <w:szCs w:val="18"/>
              </w:rPr>
            </w:pPr>
            <w:r w:rsidRPr="00F5715E">
              <w:rPr>
                <w:rFonts w:asciiTheme="minorHAnsi" w:hAnsiTheme="minorHAnsi"/>
                <w:sz w:val="18"/>
                <w:szCs w:val="18"/>
              </w:rPr>
              <w:t xml:space="preserve">Project </w:t>
            </w:r>
            <w:r w:rsidR="008D5AD0">
              <w:rPr>
                <w:rFonts w:asciiTheme="minorHAnsi" w:hAnsiTheme="minorHAnsi"/>
                <w:sz w:val="18"/>
                <w:szCs w:val="18"/>
              </w:rPr>
              <w:t>S</w:t>
            </w:r>
            <w:r w:rsidRPr="00F5715E">
              <w:rPr>
                <w:rFonts w:asciiTheme="minorHAnsi" w:hAnsiTheme="minorHAnsi"/>
                <w:sz w:val="18"/>
                <w:szCs w:val="18"/>
              </w:rPr>
              <w:t>cope</w:t>
            </w:r>
          </w:p>
        </w:tc>
        <w:tc>
          <w:tcPr>
            <w:tcW w:w="5688" w:type="dxa"/>
          </w:tcPr>
          <w:p w14:paraId="4D46C8EF" w14:textId="77777777" w:rsidR="005B2E72" w:rsidRPr="00F5715E" w:rsidRDefault="005B2E72" w:rsidP="005B2E72">
            <w:pPr>
              <w:rPr>
                <w:rFonts w:asciiTheme="minorHAnsi" w:hAnsiTheme="minorHAnsi"/>
                <w:sz w:val="18"/>
                <w:szCs w:val="18"/>
              </w:rPr>
            </w:pPr>
          </w:p>
        </w:tc>
      </w:tr>
      <w:tr w:rsidR="005B2E72" w:rsidRPr="00D2491C" w14:paraId="4D46C8F5" w14:textId="77777777" w:rsidTr="00AB57ED">
        <w:trPr>
          <w:trHeight w:val="158"/>
        </w:trPr>
        <w:tc>
          <w:tcPr>
            <w:tcW w:w="634" w:type="dxa"/>
            <w:vAlign w:val="center"/>
          </w:tcPr>
          <w:p w14:paraId="4D46C8F1"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4D46C8F2" w14:textId="788439E0" w:rsidR="005B2E72" w:rsidRDefault="00CF72A3" w:rsidP="005B2E72">
            <w:pPr>
              <w:rPr>
                <w:rFonts w:asciiTheme="minorHAnsi" w:hAnsiTheme="minorHAnsi"/>
                <w:sz w:val="18"/>
                <w:szCs w:val="18"/>
              </w:rPr>
            </w:pPr>
            <w:r>
              <w:rPr>
                <w:rFonts w:asciiTheme="minorHAnsi" w:hAnsiTheme="minorHAnsi"/>
                <w:sz w:val="18"/>
                <w:szCs w:val="18"/>
              </w:rPr>
              <w:t xml:space="preserve">Total </w:t>
            </w:r>
            <w:r w:rsidR="005B2E72" w:rsidRPr="00F5715E">
              <w:rPr>
                <w:rFonts w:asciiTheme="minorHAnsi" w:hAnsiTheme="minorHAnsi"/>
                <w:sz w:val="18"/>
                <w:szCs w:val="18"/>
              </w:rPr>
              <w:t xml:space="preserve">Conditioned </w:t>
            </w:r>
            <w:r>
              <w:rPr>
                <w:rFonts w:asciiTheme="minorHAnsi" w:hAnsiTheme="minorHAnsi"/>
                <w:sz w:val="18"/>
                <w:szCs w:val="18"/>
              </w:rPr>
              <w:t>F</w:t>
            </w:r>
            <w:r w:rsidR="005B2E72" w:rsidRPr="00F5715E">
              <w:rPr>
                <w:rFonts w:asciiTheme="minorHAnsi" w:hAnsiTheme="minorHAnsi"/>
                <w:sz w:val="18"/>
                <w:szCs w:val="18"/>
              </w:rPr>
              <w:t xml:space="preserve">loor </w:t>
            </w:r>
            <w:r>
              <w:rPr>
                <w:rFonts w:asciiTheme="minorHAnsi" w:hAnsiTheme="minorHAnsi"/>
                <w:sz w:val="18"/>
                <w:szCs w:val="18"/>
              </w:rPr>
              <w:t>A</w:t>
            </w:r>
            <w:r w:rsidR="005B2E72" w:rsidRPr="00F5715E">
              <w:rPr>
                <w:rFonts w:asciiTheme="minorHAnsi" w:hAnsiTheme="minorHAnsi"/>
                <w:sz w:val="18"/>
                <w:szCs w:val="18"/>
              </w:rPr>
              <w:t xml:space="preserve">rea of </w:t>
            </w:r>
            <w:r w:rsidR="00D26714">
              <w:rPr>
                <w:rFonts w:asciiTheme="minorHAnsi" w:hAnsiTheme="minorHAnsi"/>
                <w:sz w:val="18"/>
                <w:szCs w:val="18"/>
              </w:rPr>
              <w:t>D</w:t>
            </w:r>
            <w:r w:rsidR="005B2E72" w:rsidRPr="00F5715E">
              <w:rPr>
                <w:rFonts w:asciiTheme="minorHAnsi" w:hAnsiTheme="minorHAnsi"/>
                <w:sz w:val="18"/>
                <w:szCs w:val="18"/>
              </w:rPr>
              <w:t xml:space="preserve">welling </w:t>
            </w:r>
            <w:r w:rsidR="00D26714">
              <w:rPr>
                <w:rFonts w:asciiTheme="minorHAnsi" w:hAnsiTheme="minorHAnsi"/>
                <w:sz w:val="18"/>
                <w:szCs w:val="18"/>
              </w:rPr>
              <w:t>U</w:t>
            </w:r>
            <w:r w:rsidR="005B2E72" w:rsidRPr="00F5715E">
              <w:rPr>
                <w:rFonts w:asciiTheme="minorHAnsi" w:hAnsiTheme="minorHAnsi"/>
                <w:sz w:val="18"/>
                <w:szCs w:val="18"/>
              </w:rPr>
              <w:t>nit</w:t>
            </w:r>
          </w:p>
          <w:p w14:paraId="4D46C8F3" w14:textId="77777777" w:rsidR="005B2E72" w:rsidRPr="00F5715E" w:rsidRDefault="005B2E72" w:rsidP="005B2E72">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4D46C8F4" w14:textId="77777777" w:rsidR="005B2E72" w:rsidRPr="00F5715E" w:rsidRDefault="005B2E72" w:rsidP="005B2E72">
            <w:pPr>
              <w:rPr>
                <w:rFonts w:asciiTheme="minorHAnsi" w:hAnsiTheme="minorHAnsi"/>
                <w:sz w:val="18"/>
                <w:szCs w:val="18"/>
              </w:rPr>
            </w:pPr>
          </w:p>
        </w:tc>
      </w:tr>
      <w:tr w:rsidR="005B2E72" w:rsidRPr="00D2491C" w14:paraId="4D46C8FA" w14:textId="77777777" w:rsidTr="00AB57ED">
        <w:trPr>
          <w:trHeight w:val="158"/>
        </w:trPr>
        <w:tc>
          <w:tcPr>
            <w:tcW w:w="634" w:type="dxa"/>
            <w:vAlign w:val="center"/>
          </w:tcPr>
          <w:p w14:paraId="4D46C8F6"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4D46C8F7" w14:textId="1134369D" w:rsidR="005B2E72" w:rsidRDefault="005B2E72" w:rsidP="005B2E72">
            <w:pPr>
              <w:rPr>
                <w:rFonts w:asciiTheme="minorHAnsi" w:hAnsiTheme="minorHAnsi"/>
                <w:sz w:val="18"/>
                <w:szCs w:val="18"/>
              </w:rPr>
            </w:pPr>
            <w:r w:rsidRPr="00F5715E">
              <w:rPr>
                <w:rFonts w:asciiTheme="minorHAnsi" w:hAnsiTheme="minorHAnsi"/>
                <w:sz w:val="18"/>
                <w:szCs w:val="18"/>
              </w:rPr>
              <w:t xml:space="preserve">Number of </w:t>
            </w:r>
            <w:r w:rsidR="008D5AD0">
              <w:rPr>
                <w:rFonts w:asciiTheme="minorHAnsi" w:hAnsiTheme="minorHAnsi"/>
                <w:sz w:val="18"/>
                <w:szCs w:val="18"/>
              </w:rPr>
              <w:t>B</w:t>
            </w:r>
            <w:r w:rsidRPr="00F5715E">
              <w:rPr>
                <w:rFonts w:asciiTheme="minorHAnsi" w:hAnsiTheme="minorHAnsi"/>
                <w:sz w:val="18"/>
                <w:szCs w:val="18"/>
              </w:rPr>
              <w:t xml:space="preserve">edrooms in </w:t>
            </w:r>
            <w:r w:rsidR="008D5AD0">
              <w:rPr>
                <w:rFonts w:asciiTheme="minorHAnsi" w:hAnsiTheme="minorHAnsi"/>
                <w:sz w:val="18"/>
                <w:szCs w:val="18"/>
              </w:rPr>
              <w:t>D</w:t>
            </w:r>
            <w:r w:rsidRPr="00F5715E">
              <w:rPr>
                <w:rFonts w:asciiTheme="minorHAnsi" w:hAnsiTheme="minorHAnsi"/>
                <w:sz w:val="18"/>
                <w:szCs w:val="18"/>
              </w:rPr>
              <w:t xml:space="preserve">welling </w:t>
            </w:r>
            <w:r w:rsidR="008D5AD0">
              <w:rPr>
                <w:rFonts w:asciiTheme="minorHAnsi" w:hAnsiTheme="minorHAnsi"/>
                <w:sz w:val="18"/>
                <w:szCs w:val="18"/>
              </w:rPr>
              <w:t>U</w:t>
            </w:r>
            <w:r w:rsidRPr="00F5715E">
              <w:rPr>
                <w:rFonts w:asciiTheme="minorHAnsi" w:hAnsiTheme="minorHAnsi"/>
                <w:sz w:val="18"/>
                <w:szCs w:val="18"/>
              </w:rPr>
              <w:t>nit</w:t>
            </w:r>
          </w:p>
          <w:p w14:paraId="4D46C8F8" w14:textId="77777777" w:rsidR="005B2E72" w:rsidRPr="00F5715E" w:rsidRDefault="008220D1" w:rsidP="005B2E72">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4D46C8F9" w14:textId="77777777" w:rsidR="005B2E72" w:rsidRPr="00F5715E" w:rsidRDefault="005B2E72" w:rsidP="005B2E72">
            <w:pPr>
              <w:rPr>
                <w:rFonts w:asciiTheme="minorHAnsi" w:hAnsiTheme="minorHAnsi"/>
                <w:sz w:val="18"/>
                <w:szCs w:val="18"/>
              </w:rPr>
            </w:pPr>
          </w:p>
        </w:tc>
      </w:tr>
      <w:tr w:rsidR="005B2E72" w:rsidRPr="00D2491C" w14:paraId="4D46C8FE" w14:textId="77777777" w:rsidTr="00AB57ED">
        <w:trPr>
          <w:trHeight w:val="158"/>
        </w:trPr>
        <w:tc>
          <w:tcPr>
            <w:tcW w:w="634" w:type="dxa"/>
            <w:vAlign w:val="center"/>
          </w:tcPr>
          <w:p w14:paraId="4D46C8FB"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4D46C8FC" w14:textId="1B1FEA32" w:rsidR="005B2E72" w:rsidRPr="00F5715E" w:rsidRDefault="005B2E72" w:rsidP="005B2E72">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4D46C8FD" w14:textId="77777777" w:rsidR="005B2E72" w:rsidRPr="00F5715E" w:rsidRDefault="005B2E72" w:rsidP="005B2E72">
            <w:pPr>
              <w:rPr>
                <w:rFonts w:asciiTheme="minorHAnsi" w:hAnsiTheme="minorHAnsi"/>
                <w:sz w:val="18"/>
                <w:szCs w:val="18"/>
              </w:rPr>
            </w:pPr>
          </w:p>
        </w:tc>
      </w:tr>
      <w:tr w:rsidR="005B2E72" w:rsidRPr="00D2491C" w14:paraId="4D46C902" w14:textId="77777777" w:rsidTr="00AB57ED">
        <w:trPr>
          <w:trHeight w:val="158"/>
        </w:trPr>
        <w:tc>
          <w:tcPr>
            <w:tcW w:w="634" w:type="dxa"/>
            <w:vAlign w:val="center"/>
          </w:tcPr>
          <w:p w14:paraId="4D46C8FF"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4D46C900" w14:textId="03AD4B4D" w:rsidR="005B2E72" w:rsidRPr="00F5715E" w:rsidRDefault="005B2E72" w:rsidP="005B2E72">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4D46C901" w14:textId="77777777" w:rsidR="005B2E72" w:rsidRPr="00F5715E" w:rsidRDefault="005B2E72" w:rsidP="005B2E72">
            <w:pPr>
              <w:rPr>
                <w:rFonts w:asciiTheme="minorHAnsi" w:hAnsiTheme="minorHAnsi"/>
                <w:sz w:val="18"/>
                <w:szCs w:val="18"/>
              </w:rPr>
            </w:pPr>
          </w:p>
        </w:tc>
      </w:tr>
      <w:tr w:rsidR="005B2E72" w:rsidRPr="00D2491C" w14:paraId="4D46C906" w14:textId="77777777" w:rsidTr="00AB57ED">
        <w:trPr>
          <w:trHeight w:val="158"/>
        </w:trPr>
        <w:tc>
          <w:tcPr>
            <w:tcW w:w="634" w:type="dxa"/>
            <w:vAlign w:val="center"/>
          </w:tcPr>
          <w:p w14:paraId="4D46C903"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4D46C904" w14:textId="6654E0EC" w:rsidR="005B2E72" w:rsidRPr="00F5715E" w:rsidRDefault="005B2E72" w:rsidP="005B2E72">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4D46C905" w14:textId="77777777" w:rsidR="005B2E72" w:rsidRPr="00F5715E" w:rsidRDefault="005B2E72" w:rsidP="005B2E72">
            <w:pPr>
              <w:rPr>
                <w:rFonts w:asciiTheme="minorHAnsi" w:hAnsiTheme="minorHAnsi"/>
                <w:sz w:val="18"/>
                <w:szCs w:val="18"/>
              </w:rPr>
            </w:pPr>
          </w:p>
        </w:tc>
      </w:tr>
      <w:tr w:rsidR="000C5B8D" w:rsidRPr="00D2491C" w14:paraId="7DAE12E7" w14:textId="77777777" w:rsidTr="00AB57ED">
        <w:trPr>
          <w:trHeight w:val="158"/>
          <w:ins w:id="0" w:author="Smith, Alexis@Energy" w:date="2017-12-05T10:38:00Z"/>
        </w:trPr>
        <w:tc>
          <w:tcPr>
            <w:tcW w:w="634" w:type="dxa"/>
            <w:vAlign w:val="center"/>
          </w:tcPr>
          <w:p w14:paraId="42B68A6F" w14:textId="1A181697" w:rsidR="000C5B8D" w:rsidRPr="00F5715E" w:rsidRDefault="000C5B8D" w:rsidP="005B2E72">
            <w:pPr>
              <w:jc w:val="center"/>
              <w:rPr>
                <w:ins w:id="1" w:author="Smith, Alexis@Energy" w:date="2017-12-05T10:38:00Z"/>
                <w:rFonts w:asciiTheme="minorHAnsi" w:hAnsiTheme="minorHAnsi"/>
                <w:sz w:val="18"/>
                <w:szCs w:val="18"/>
              </w:rPr>
            </w:pPr>
            <w:ins w:id="2" w:author="Smith, Alexis@Energy" w:date="2017-12-05T10:38:00Z">
              <w:r>
                <w:rPr>
                  <w:rFonts w:asciiTheme="minorHAnsi" w:hAnsiTheme="minorHAnsi"/>
                  <w:sz w:val="18"/>
                  <w:szCs w:val="18"/>
                </w:rPr>
                <w:t>09</w:t>
              </w:r>
            </w:ins>
          </w:p>
        </w:tc>
        <w:tc>
          <w:tcPr>
            <w:tcW w:w="4694" w:type="dxa"/>
            <w:vAlign w:val="center"/>
          </w:tcPr>
          <w:p w14:paraId="6FE993E5" w14:textId="29275D46" w:rsidR="000C5B8D" w:rsidRDefault="000C5B8D" w:rsidP="005B2E72">
            <w:pPr>
              <w:rPr>
                <w:ins w:id="3" w:author="Smith, Alexis@Energy" w:date="2017-12-05T10:38:00Z"/>
                <w:rFonts w:asciiTheme="minorHAnsi" w:hAnsiTheme="minorHAnsi"/>
                <w:sz w:val="18"/>
                <w:szCs w:val="18"/>
              </w:rPr>
            </w:pPr>
            <w:ins w:id="4" w:author="Smith, Alexis@Energy" w:date="2017-12-05T10:38:00Z">
              <w:r>
                <w:rPr>
                  <w:rFonts w:asciiTheme="minorHAnsi" w:hAnsiTheme="minorHAnsi"/>
                  <w:sz w:val="18"/>
                  <w:szCs w:val="18"/>
                </w:rPr>
                <w:t>IAQ Fan Location</w:t>
              </w:r>
            </w:ins>
          </w:p>
        </w:tc>
        <w:tc>
          <w:tcPr>
            <w:tcW w:w="5688" w:type="dxa"/>
          </w:tcPr>
          <w:p w14:paraId="6EDBB4A5" w14:textId="77777777" w:rsidR="000C5B8D" w:rsidRPr="00F5715E" w:rsidRDefault="000C5B8D" w:rsidP="005B2E72">
            <w:pPr>
              <w:rPr>
                <w:ins w:id="5" w:author="Smith, Alexis@Energy" w:date="2017-12-05T10:38:00Z"/>
                <w:rFonts w:asciiTheme="minorHAnsi" w:hAnsiTheme="minorHAnsi"/>
                <w:sz w:val="18"/>
                <w:szCs w:val="18"/>
              </w:rPr>
            </w:pPr>
          </w:p>
        </w:tc>
      </w:tr>
    </w:tbl>
    <w:p w14:paraId="4D46C908" w14:textId="77777777" w:rsidR="005B2E72" w:rsidRPr="00AD610F" w:rsidRDefault="005B2E72" w:rsidP="005B2E72">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5B2E72" w:rsidRPr="00D2491C" w14:paraId="4D46C90A" w14:textId="77777777" w:rsidTr="005B2E72">
        <w:tc>
          <w:tcPr>
            <w:tcW w:w="11016" w:type="dxa"/>
          </w:tcPr>
          <w:p w14:paraId="4D46C909" w14:textId="3079229D" w:rsidR="005B2E72" w:rsidRPr="00D2491C" w:rsidRDefault="008D5AD0" w:rsidP="005B2E72">
            <w:pPr>
              <w:keepNext/>
              <w:tabs>
                <w:tab w:val="left" w:pos="-2600"/>
              </w:tabs>
              <w:ind w:right="187"/>
              <w:outlineLvl w:val="2"/>
              <w:rPr>
                <w:rFonts w:asciiTheme="minorHAnsi" w:hAnsiTheme="minorHAnsi" w:cs="Arial"/>
                <w:bCs/>
                <w:caps/>
                <w:sz w:val="18"/>
                <w:szCs w:val="18"/>
              </w:rPr>
            </w:pPr>
            <w:r w:rsidRPr="00AD610F">
              <w:rPr>
                <w:rFonts w:asciiTheme="minorHAnsi" w:hAnsiTheme="minorHAnsi"/>
                <w:b/>
                <w:szCs w:val="18"/>
              </w:rPr>
              <w:t>MCH-</w:t>
            </w:r>
            <w:r w:rsidR="005B2E72" w:rsidRPr="00AD610F">
              <w:rPr>
                <w:rFonts w:asciiTheme="minorHAnsi" w:hAnsiTheme="minorHAnsi"/>
                <w:b/>
                <w:szCs w:val="18"/>
              </w:rPr>
              <w:t>27a - Continuous Ventilation Airflow - Fan Vent</w:t>
            </w:r>
            <w:r w:rsidR="00CA10C5">
              <w:rPr>
                <w:rFonts w:asciiTheme="minorHAnsi" w:hAnsiTheme="minorHAnsi"/>
                <w:b/>
                <w:szCs w:val="18"/>
              </w:rPr>
              <w:t>ilation</w:t>
            </w:r>
            <w:r w:rsidR="005B2E72" w:rsidRPr="00AD610F">
              <w:rPr>
                <w:rFonts w:asciiTheme="minorHAnsi" w:hAnsiTheme="minorHAnsi"/>
                <w:b/>
                <w:szCs w:val="18"/>
              </w:rPr>
              <w:t xml:space="preserve"> Rate Method</w:t>
            </w:r>
          </w:p>
        </w:tc>
      </w:tr>
    </w:tbl>
    <w:p w14:paraId="4D46C90C" w14:textId="77777777" w:rsidR="005B2E72" w:rsidRPr="00AD610F" w:rsidRDefault="005B2E72" w:rsidP="005B2E7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5B2E72" w:rsidRPr="00D2491C" w14:paraId="4D46C90E" w14:textId="77777777" w:rsidTr="005B2E72">
        <w:tc>
          <w:tcPr>
            <w:tcW w:w="11016" w:type="dxa"/>
            <w:gridSpan w:val="3"/>
          </w:tcPr>
          <w:p w14:paraId="00EA87AF" w14:textId="77777777" w:rsidR="008D5AD0" w:rsidRPr="00AD610F" w:rsidRDefault="005B2E72" w:rsidP="005B2E72">
            <w:pPr>
              <w:rPr>
                <w:rFonts w:asciiTheme="minorHAnsi" w:hAnsiTheme="minorHAnsi"/>
                <w:b/>
                <w:szCs w:val="18"/>
              </w:rPr>
            </w:pPr>
            <w:r w:rsidRPr="00AD610F">
              <w:rPr>
                <w:rFonts w:asciiTheme="minorHAnsi" w:hAnsiTheme="minorHAnsi"/>
                <w:b/>
                <w:szCs w:val="18"/>
              </w:rPr>
              <w:t>B. Whole-Building Continuous Ventilation - Fan Ventilation Rate Method</w:t>
            </w:r>
          </w:p>
          <w:p w14:paraId="4D46C90D" w14:textId="729F60D1" w:rsidR="005B2E72" w:rsidRPr="00D2491C" w:rsidRDefault="005B2E72" w:rsidP="005B2E72">
            <w:pPr>
              <w:rPr>
                <w:rFonts w:asciiTheme="minorHAnsi" w:hAnsiTheme="minorHAnsi"/>
                <w:sz w:val="18"/>
                <w:szCs w:val="18"/>
              </w:rPr>
            </w:pPr>
            <w:r w:rsidRPr="00D2491C">
              <w:rPr>
                <w:rFonts w:asciiTheme="minorHAnsi" w:hAnsiTheme="minorHAnsi"/>
                <w:sz w:val="18"/>
                <w:szCs w:val="18"/>
              </w:rPr>
              <w:t xml:space="preserve">A mechanical supply system, exhaust system, or combination thereof shall provide whole-building ventilation with outdoor air each hour at no less than the rate in equation 4.1a. </w:t>
            </w:r>
          </w:p>
        </w:tc>
      </w:tr>
      <w:tr w:rsidR="005B2E72" w:rsidRPr="00D2491C" w14:paraId="4D46C912" w14:textId="77777777" w:rsidTr="00AB57ED">
        <w:trPr>
          <w:trHeight w:val="158"/>
        </w:trPr>
        <w:tc>
          <w:tcPr>
            <w:tcW w:w="630" w:type="dxa"/>
            <w:vAlign w:val="center"/>
          </w:tcPr>
          <w:p w14:paraId="4D46C90F" w14:textId="77777777" w:rsidR="005B2E72" w:rsidRPr="00D2491C" w:rsidRDefault="005B2E72" w:rsidP="005B2E72">
            <w:pPr>
              <w:jc w:val="center"/>
              <w:rPr>
                <w:rFonts w:asciiTheme="minorHAnsi" w:hAnsiTheme="minorHAnsi"/>
                <w:sz w:val="18"/>
                <w:szCs w:val="18"/>
              </w:rPr>
            </w:pPr>
            <w:r w:rsidRPr="00D2491C">
              <w:rPr>
                <w:rFonts w:asciiTheme="minorHAnsi" w:hAnsiTheme="minorHAnsi"/>
                <w:sz w:val="18"/>
                <w:szCs w:val="18"/>
              </w:rPr>
              <w:t>01</w:t>
            </w:r>
          </w:p>
        </w:tc>
        <w:tc>
          <w:tcPr>
            <w:tcW w:w="4698" w:type="dxa"/>
            <w:vAlign w:val="center"/>
          </w:tcPr>
          <w:p w14:paraId="4D46C910" w14:textId="6145BE03" w:rsidR="005B2E72" w:rsidRPr="00D2491C" w:rsidRDefault="005B2E72" w:rsidP="005B2E72">
            <w:pPr>
              <w:rPr>
                <w:rFonts w:asciiTheme="minorHAnsi" w:hAnsiTheme="minorHAnsi"/>
                <w:sz w:val="18"/>
                <w:szCs w:val="18"/>
              </w:rPr>
            </w:pPr>
            <w:r w:rsidRPr="00D2491C">
              <w:rPr>
                <w:rFonts w:asciiTheme="minorHAnsi" w:hAnsiTheme="minorHAnsi"/>
                <w:sz w:val="18"/>
                <w:szCs w:val="18"/>
              </w:rPr>
              <w:t>Required Continuous Whole-Building Ventilation Rate (</w:t>
            </w:r>
            <w:proofErr w:type="spellStart"/>
            <w:r w:rsidRPr="00D2491C">
              <w:rPr>
                <w:rFonts w:asciiTheme="minorHAnsi" w:hAnsiTheme="minorHAnsi"/>
                <w:sz w:val="18"/>
                <w:szCs w:val="18"/>
              </w:rPr>
              <w:t>Q</w:t>
            </w:r>
            <w:r w:rsidRPr="00D2491C">
              <w:rPr>
                <w:rFonts w:asciiTheme="minorHAnsi" w:hAnsiTheme="minorHAnsi"/>
                <w:sz w:val="18"/>
                <w:szCs w:val="18"/>
                <w:vertAlign w:val="subscript"/>
              </w:rPr>
              <w:t>fan</w:t>
            </w:r>
            <w:proofErr w:type="spellEnd"/>
            <w:r w:rsidRPr="00D2491C">
              <w:rPr>
                <w:rFonts w:asciiTheme="minorHAnsi" w:hAnsiTheme="minorHAnsi"/>
                <w:sz w:val="18"/>
                <w:szCs w:val="18"/>
              </w:rPr>
              <w:t>)</w:t>
            </w:r>
          </w:p>
        </w:tc>
        <w:tc>
          <w:tcPr>
            <w:tcW w:w="5688" w:type="dxa"/>
          </w:tcPr>
          <w:p w14:paraId="4D46C911" w14:textId="77777777" w:rsidR="005B2E72" w:rsidRPr="00D2491C" w:rsidRDefault="005B2E72" w:rsidP="005B2E72">
            <w:pPr>
              <w:rPr>
                <w:rFonts w:asciiTheme="minorHAnsi" w:hAnsiTheme="minorHAnsi"/>
                <w:sz w:val="18"/>
                <w:szCs w:val="18"/>
              </w:rPr>
            </w:pPr>
          </w:p>
        </w:tc>
      </w:tr>
      <w:tr w:rsidR="005B2E72" w:rsidRPr="00D2491C" w14:paraId="4D46C916" w14:textId="77777777" w:rsidTr="00AB57ED">
        <w:trPr>
          <w:trHeight w:val="158"/>
        </w:trPr>
        <w:tc>
          <w:tcPr>
            <w:tcW w:w="630" w:type="dxa"/>
            <w:vAlign w:val="center"/>
          </w:tcPr>
          <w:p w14:paraId="4D46C913" w14:textId="77777777" w:rsidR="005B2E72" w:rsidRPr="00D2491C" w:rsidRDefault="005B2E72" w:rsidP="005B2E72">
            <w:pPr>
              <w:jc w:val="center"/>
              <w:rPr>
                <w:rFonts w:asciiTheme="minorHAnsi" w:hAnsiTheme="minorHAnsi"/>
                <w:sz w:val="18"/>
                <w:szCs w:val="18"/>
              </w:rPr>
            </w:pPr>
            <w:r w:rsidRPr="00D2491C">
              <w:rPr>
                <w:rFonts w:asciiTheme="minorHAnsi" w:hAnsiTheme="minorHAnsi"/>
                <w:sz w:val="18"/>
                <w:szCs w:val="18"/>
              </w:rPr>
              <w:t>02</w:t>
            </w:r>
          </w:p>
        </w:tc>
        <w:tc>
          <w:tcPr>
            <w:tcW w:w="4698" w:type="dxa"/>
            <w:vAlign w:val="center"/>
          </w:tcPr>
          <w:p w14:paraId="4D46C914" w14:textId="4B9751BB" w:rsidR="005B2E72" w:rsidRPr="00D2491C" w:rsidRDefault="005B2E72" w:rsidP="005B2E72">
            <w:pPr>
              <w:rPr>
                <w:rFonts w:asciiTheme="minorHAnsi" w:hAnsiTheme="minorHAnsi"/>
                <w:sz w:val="18"/>
                <w:szCs w:val="18"/>
              </w:rPr>
            </w:pPr>
            <w:r w:rsidRPr="00D2491C">
              <w:rPr>
                <w:rFonts w:asciiTheme="minorHAnsi" w:hAnsiTheme="minorHAnsi"/>
                <w:sz w:val="18"/>
                <w:szCs w:val="18"/>
              </w:rPr>
              <w:t>Installed Continuous Whole-Building Ventilation Rate</w:t>
            </w:r>
          </w:p>
        </w:tc>
        <w:tc>
          <w:tcPr>
            <w:tcW w:w="5688" w:type="dxa"/>
          </w:tcPr>
          <w:p w14:paraId="4D46C915" w14:textId="77777777" w:rsidR="005B2E72" w:rsidRPr="00D2491C" w:rsidRDefault="005B2E72" w:rsidP="005B2E72">
            <w:pPr>
              <w:rPr>
                <w:rFonts w:asciiTheme="minorHAnsi" w:hAnsiTheme="minorHAnsi"/>
                <w:sz w:val="18"/>
                <w:szCs w:val="18"/>
              </w:rPr>
            </w:pPr>
          </w:p>
        </w:tc>
      </w:tr>
    </w:tbl>
    <w:p w14:paraId="4D46C917" w14:textId="77777777" w:rsidR="005B2E72" w:rsidRPr="00AD610F" w:rsidRDefault="005B2E72" w:rsidP="005B2E7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10382"/>
      </w:tblGrid>
      <w:tr w:rsidR="005B2E72" w:rsidRPr="00AD610F" w14:paraId="4D46C919" w14:textId="77777777" w:rsidTr="005B2E72">
        <w:tc>
          <w:tcPr>
            <w:tcW w:w="11016" w:type="dxa"/>
            <w:gridSpan w:val="2"/>
          </w:tcPr>
          <w:p w14:paraId="4D46C918" w14:textId="77777777" w:rsidR="005B2E72" w:rsidRPr="00AD610F" w:rsidRDefault="005B2E72" w:rsidP="005B2E72">
            <w:pPr>
              <w:keepNext/>
              <w:rPr>
                <w:rFonts w:asciiTheme="minorHAnsi" w:hAnsiTheme="minorHAnsi"/>
                <w:szCs w:val="18"/>
              </w:rPr>
            </w:pPr>
            <w:r w:rsidRPr="00AD610F">
              <w:rPr>
                <w:rFonts w:asciiTheme="minorHAnsi" w:hAnsiTheme="minorHAnsi"/>
                <w:b/>
                <w:szCs w:val="18"/>
              </w:rPr>
              <w:t>C. Compliance Statement</w:t>
            </w:r>
            <w:r w:rsidRPr="00AD610F">
              <w:rPr>
                <w:rFonts w:asciiTheme="minorHAnsi" w:hAnsiTheme="minorHAnsi"/>
                <w:szCs w:val="18"/>
              </w:rPr>
              <w:t xml:space="preserve"> </w:t>
            </w:r>
          </w:p>
        </w:tc>
      </w:tr>
      <w:tr w:rsidR="005B2E72" w:rsidRPr="00D2491C" w14:paraId="4D46C91C" w14:textId="77777777" w:rsidTr="005B2E72">
        <w:trPr>
          <w:trHeight w:val="158"/>
        </w:trPr>
        <w:tc>
          <w:tcPr>
            <w:tcW w:w="634" w:type="dxa"/>
            <w:vAlign w:val="center"/>
          </w:tcPr>
          <w:p w14:paraId="4D46C91A" w14:textId="77777777" w:rsidR="005B2E72" w:rsidRPr="00D2491C" w:rsidRDefault="005B2E72" w:rsidP="005B2E72">
            <w:pPr>
              <w:keepNext/>
              <w:jc w:val="center"/>
              <w:rPr>
                <w:rFonts w:asciiTheme="minorHAnsi" w:hAnsiTheme="minorHAnsi"/>
                <w:sz w:val="18"/>
                <w:szCs w:val="18"/>
              </w:rPr>
            </w:pPr>
            <w:r w:rsidRPr="00D2491C">
              <w:rPr>
                <w:rFonts w:asciiTheme="minorHAnsi" w:hAnsiTheme="minorHAnsi"/>
                <w:sz w:val="18"/>
                <w:szCs w:val="18"/>
              </w:rPr>
              <w:t>01</w:t>
            </w:r>
          </w:p>
        </w:tc>
        <w:tc>
          <w:tcPr>
            <w:tcW w:w="10382" w:type="dxa"/>
            <w:vAlign w:val="center"/>
          </w:tcPr>
          <w:p w14:paraId="4D46C91B" w14:textId="77777777" w:rsidR="005B2E72" w:rsidRPr="00D2491C" w:rsidRDefault="005B2E72" w:rsidP="005B2E72">
            <w:pPr>
              <w:keepNext/>
              <w:rPr>
                <w:rFonts w:asciiTheme="minorHAnsi" w:hAnsiTheme="minorHAnsi"/>
                <w:sz w:val="18"/>
                <w:szCs w:val="18"/>
              </w:rPr>
            </w:pPr>
          </w:p>
        </w:tc>
      </w:tr>
    </w:tbl>
    <w:p w14:paraId="4D46C91D" w14:textId="77777777" w:rsidR="005B2E72" w:rsidRPr="00D2491C" w:rsidRDefault="005B2E72" w:rsidP="005B2E7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4687D" w:rsidRPr="0084687D" w14:paraId="4D46C9F4" w14:textId="77777777" w:rsidTr="009A08FD">
        <w:trPr>
          <w:cantSplit/>
          <w:trHeight w:val="432"/>
        </w:trPr>
        <w:tc>
          <w:tcPr>
            <w:tcW w:w="5000" w:type="pct"/>
            <w:gridSpan w:val="2"/>
            <w:vAlign w:val="center"/>
          </w:tcPr>
          <w:p w14:paraId="4D46C9F2" w14:textId="54910DCF" w:rsidR="0084687D" w:rsidRPr="00AD610F" w:rsidRDefault="00787BCC" w:rsidP="00AD610F">
            <w:pPr>
              <w:keepNext/>
              <w:rPr>
                <w:rFonts w:ascii="Calibri" w:hAnsi="Calibri"/>
                <w:b/>
                <w:szCs w:val="18"/>
              </w:rPr>
            </w:pPr>
            <w:r w:rsidRPr="00AD610F">
              <w:rPr>
                <w:rFonts w:ascii="Calibri" w:hAnsi="Calibri"/>
                <w:b/>
                <w:szCs w:val="18"/>
              </w:rPr>
              <w:t>D</w:t>
            </w:r>
            <w:r w:rsidR="0084687D" w:rsidRPr="00AD610F">
              <w:rPr>
                <w:rFonts w:ascii="Calibri" w:hAnsi="Calibri"/>
                <w:b/>
                <w:szCs w:val="18"/>
              </w:rPr>
              <w:t>. Determination of HERS Verification Compliance</w:t>
            </w:r>
          </w:p>
          <w:p w14:paraId="4D46C9F3" w14:textId="77777777" w:rsidR="0084687D" w:rsidRPr="0084687D" w:rsidRDefault="0084687D" w:rsidP="00AD610F">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84687D" w:rsidRPr="0084687D" w14:paraId="4D46C9F7" w14:textId="77777777" w:rsidTr="0084687D">
        <w:trPr>
          <w:cantSplit/>
          <w:trHeight w:val="144"/>
        </w:trPr>
        <w:tc>
          <w:tcPr>
            <w:tcW w:w="253" w:type="pct"/>
            <w:vAlign w:val="center"/>
          </w:tcPr>
          <w:p w14:paraId="4D46C9F5" w14:textId="77777777" w:rsidR="0084687D" w:rsidRPr="0084687D" w:rsidDel="00C76C40" w:rsidRDefault="0084687D" w:rsidP="009A08FD">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4D46C9F6" w14:textId="77777777" w:rsidR="0084687D" w:rsidRPr="0084687D" w:rsidRDefault="0084687D" w:rsidP="0084687D">
            <w:pPr>
              <w:keepNext/>
              <w:spacing w:after="60"/>
              <w:rPr>
                <w:rFonts w:ascii="Calibri" w:hAnsi="Calibri"/>
                <w:sz w:val="18"/>
                <w:szCs w:val="18"/>
              </w:rPr>
            </w:pPr>
          </w:p>
        </w:tc>
      </w:tr>
    </w:tbl>
    <w:p w14:paraId="4D46C9F8" w14:textId="77777777" w:rsidR="00F33AB3" w:rsidRDefault="00F33AB3" w:rsidP="00F33AB3">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33AB3" w:rsidRPr="00BB16FE" w14:paraId="4D46C9FA" w14:textId="77777777" w:rsidTr="00F33AB3">
        <w:trPr>
          <w:trHeight w:val="288"/>
        </w:trPr>
        <w:tc>
          <w:tcPr>
            <w:tcW w:w="10950" w:type="dxa"/>
            <w:gridSpan w:val="4"/>
            <w:vAlign w:val="center"/>
          </w:tcPr>
          <w:p w14:paraId="4D46C9F9" w14:textId="77777777" w:rsidR="00F33AB3" w:rsidRPr="00BB16FE" w:rsidRDefault="00F33AB3"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lastRenderedPageBreak/>
              <w:t>Documentation Author's Declaration Statement</w:t>
            </w:r>
          </w:p>
        </w:tc>
      </w:tr>
      <w:tr w:rsidR="00F33AB3" w:rsidRPr="00BB16FE" w14:paraId="4D46C9FC" w14:textId="77777777" w:rsidTr="00F33AB3">
        <w:trPr>
          <w:trHeight w:val="360"/>
        </w:trPr>
        <w:tc>
          <w:tcPr>
            <w:tcW w:w="10950" w:type="dxa"/>
            <w:gridSpan w:val="4"/>
            <w:vAlign w:val="center"/>
          </w:tcPr>
          <w:p w14:paraId="4D46C9FB" w14:textId="77777777" w:rsidR="00F33AB3" w:rsidRPr="00BB16FE" w:rsidRDefault="00F33AB3" w:rsidP="00AD610F">
            <w:pPr>
              <w:numPr>
                <w:ilvl w:val="0"/>
                <w:numId w:val="14"/>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F33AB3" w:rsidRPr="00BB16FE" w14:paraId="4D46C9FF" w14:textId="77777777" w:rsidTr="00F33AB3">
        <w:trPr>
          <w:trHeight w:val="360"/>
        </w:trPr>
        <w:tc>
          <w:tcPr>
            <w:tcW w:w="5434" w:type="dxa"/>
          </w:tcPr>
          <w:p w14:paraId="4D46C9FD"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4D46C9FE"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F33AB3" w:rsidRPr="00BB16FE" w14:paraId="4D46CA02" w14:textId="77777777" w:rsidTr="00F33AB3">
        <w:trPr>
          <w:trHeight w:val="360"/>
        </w:trPr>
        <w:tc>
          <w:tcPr>
            <w:tcW w:w="5434" w:type="dxa"/>
          </w:tcPr>
          <w:p w14:paraId="4D46CA00"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4D46CA01"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F33AB3" w:rsidRPr="00BB16FE" w14:paraId="4D46CA05" w14:textId="77777777" w:rsidTr="00F33AB3">
        <w:trPr>
          <w:trHeight w:val="360"/>
        </w:trPr>
        <w:tc>
          <w:tcPr>
            <w:tcW w:w="5434" w:type="dxa"/>
          </w:tcPr>
          <w:p w14:paraId="4D46CA03"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4D46CA04"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F33AB3" w:rsidRPr="00BB16FE" w14:paraId="4D46CA08" w14:textId="77777777" w:rsidTr="00F33AB3">
        <w:trPr>
          <w:trHeight w:val="360"/>
        </w:trPr>
        <w:tc>
          <w:tcPr>
            <w:tcW w:w="5434" w:type="dxa"/>
          </w:tcPr>
          <w:p w14:paraId="4D46CA06"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4D46CA07"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F33AB3" w:rsidRPr="00BB16FE" w14:paraId="4D46CA0A" w14:textId="77777777" w:rsidTr="00F33AB3">
        <w:tblPrEx>
          <w:tblCellMar>
            <w:left w:w="115" w:type="dxa"/>
            <w:right w:w="115" w:type="dxa"/>
          </w:tblCellMar>
        </w:tblPrEx>
        <w:trPr>
          <w:trHeight w:val="296"/>
        </w:trPr>
        <w:tc>
          <w:tcPr>
            <w:tcW w:w="10950" w:type="dxa"/>
            <w:gridSpan w:val="4"/>
            <w:vAlign w:val="center"/>
          </w:tcPr>
          <w:p w14:paraId="4D46CA09" w14:textId="77777777" w:rsidR="00F33AB3" w:rsidRPr="00BB16FE" w:rsidRDefault="00F33AB3"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F33AB3" w:rsidRPr="00BB16FE" w14:paraId="4D46CA11" w14:textId="77777777" w:rsidTr="00F33AB3">
        <w:tblPrEx>
          <w:tblCellMar>
            <w:left w:w="115" w:type="dxa"/>
            <w:right w:w="115" w:type="dxa"/>
          </w:tblCellMar>
        </w:tblPrEx>
        <w:trPr>
          <w:trHeight w:val="504"/>
        </w:trPr>
        <w:tc>
          <w:tcPr>
            <w:tcW w:w="10950" w:type="dxa"/>
            <w:gridSpan w:val="4"/>
            <w:shd w:val="clear" w:color="auto" w:fill="auto"/>
          </w:tcPr>
          <w:p w14:paraId="4D46CA0B" w14:textId="77777777" w:rsidR="00F33AB3" w:rsidRPr="00BB16FE" w:rsidRDefault="00F33AB3" w:rsidP="00AD610F">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4D46CA0C"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4D46CA0D"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4D46CA0E"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46CA0F"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D46CA10"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33AB3" w:rsidRPr="00BB16FE" w14:paraId="4D46CA13" w14:textId="77777777" w:rsidTr="00F33AB3">
        <w:tblPrEx>
          <w:tblCellMar>
            <w:left w:w="115" w:type="dxa"/>
            <w:right w:w="115" w:type="dxa"/>
          </w:tblCellMar>
        </w:tblPrEx>
        <w:trPr>
          <w:trHeight w:val="278"/>
        </w:trPr>
        <w:tc>
          <w:tcPr>
            <w:tcW w:w="10950" w:type="dxa"/>
            <w:gridSpan w:val="4"/>
            <w:vAlign w:val="center"/>
          </w:tcPr>
          <w:p w14:paraId="4D46CA12" w14:textId="77777777" w:rsidR="00F33AB3" w:rsidRPr="00BB16FE" w:rsidRDefault="00F33AB3"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F33AB3" w:rsidRPr="00BB16FE" w14:paraId="4D46CA15" w14:textId="77777777" w:rsidTr="00F33AB3">
        <w:tblPrEx>
          <w:tblCellMar>
            <w:left w:w="115" w:type="dxa"/>
            <w:right w:w="115" w:type="dxa"/>
          </w:tblCellMar>
        </w:tblPrEx>
        <w:trPr>
          <w:trHeight w:hRule="exact" w:val="360"/>
        </w:trPr>
        <w:tc>
          <w:tcPr>
            <w:tcW w:w="10950" w:type="dxa"/>
            <w:gridSpan w:val="4"/>
            <w:vAlign w:val="center"/>
          </w:tcPr>
          <w:p w14:paraId="4D46CA14" w14:textId="77777777" w:rsidR="00F33AB3" w:rsidRPr="00BB16FE" w:rsidRDefault="00F33AB3" w:rsidP="00F33A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F33AB3" w:rsidRPr="00BB16FE" w14:paraId="4D46CA18" w14:textId="77777777" w:rsidTr="00F33AB3">
        <w:tblPrEx>
          <w:tblCellMar>
            <w:left w:w="115" w:type="dxa"/>
            <w:right w:w="115" w:type="dxa"/>
          </w:tblCellMar>
        </w:tblPrEx>
        <w:trPr>
          <w:trHeight w:hRule="exact" w:val="360"/>
        </w:trPr>
        <w:tc>
          <w:tcPr>
            <w:tcW w:w="5475" w:type="dxa"/>
            <w:gridSpan w:val="2"/>
          </w:tcPr>
          <w:p w14:paraId="4D46CA16" w14:textId="77777777" w:rsidR="00F33AB3" w:rsidRPr="00BB16FE" w:rsidRDefault="00F33AB3" w:rsidP="00F33A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4D46CA17" w14:textId="77777777" w:rsidR="00F33AB3" w:rsidRPr="00BB16FE" w:rsidRDefault="00F33AB3" w:rsidP="00F33A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F33AB3" w:rsidRPr="00BB16FE" w14:paraId="4D46CA1A" w14:textId="77777777" w:rsidTr="00F33AB3">
        <w:tblPrEx>
          <w:tblCellMar>
            <w:left w:w="108" w:type="dxa"/>
            <w:right w:w="108" w:type="dxa"/>
          </w:tblCellMar>
        </w:tblPrEx>
        <w:trPr>
          <w:trHeight w:hRule="exact" w:val="288"/>
        </w:trPr>
        <w:tc>
          <w:tcPr>
            <w:tcW w:w="10950" w:type="dxa"/>
            <w:gridSpan w:val="4"/>
            <w:vAlign w:val="center"/>
          </w:tcPr>
          <w:p w14:paraId="4D46CA19" w14:textId="77777777" w:rsidR="00F33AB3" w:rsidRPr="00BB16FE" w:rsidRDefault="00F33AB3" w:rsidP="00AD61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F33AB3" w:rsidRPr="00BB16FE" w14:paraId="4D46CA1D" w14:textId="77777777" w:rsidTr="00F33AB3">
        <w:tblPrEx>
          <w:tblCellMar>
            <w:left w:w="108" w:type="dxa"/>
            <w:right w:w="108" w:type="dxa"/>
          </w:tblCellMar>
        </w:tblPrEx>
        <w:trPr>
          <w:trHeight w:hRule="exact" w:val="360"/>
        </w:trPr>
        <w:tc>
          <w:tcPr>
            <w:tcW w:w="5482" w:type="dxa"/>
            <w:gridSpan w:val="3"/>
          </w:tcPr>
          <w:p w14:paraId="4D46CA1B" w14:textId="77777777" w:rsidR="00F33AB3" w:rsidRPr="00BB16FE" w:rsidRDefault="00F33AB3" w:rsidP="00F33A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4D46CA1C" w14:textId="7832472A" w:rsidR="00F33AB3" w:rsidRPr="00BB16FE" w:rsidRDefault="00F33AB3" w:rsidP="00F33A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8D5AD0">
              <w:rPr>
                <w:rFonts w:asciiTheme="minorHAnsi" w:eastAsia="Calibri" w:hAnsiTheme="minorHAnsi"/>
                <w:sz w:val="14"/>
                <w:szCs w:val="14"/>
              </w:rPr>
              <w:t>:</w:t>
            </w:r>
          </w:p>
        </w:tc>
      </w:tr>
      <w:tr w:rsidR="00F33AB3" w:rsidRPr="00BB16FE" w14:paraId="4D46CA1F" w14:textId="77777777" w:rsidTr="00F33AB3">
        <w:tblPrEx>
          <w:tblCellMar>
            <w:left w:w="108" w:type="dxa"/>
            <w:right w:w="108" w:type="dxa"/>
          </w:tblCellMar>
        </w:tblPrEx>
        <w:trPr>
          <w:trHeight w:val="288"/>
        </w:trPr>
        <w:tc>
          <w:tcPr>
            <w:tcW w:w="10950" w:type="dxa"/>
            <w:gridSpan w:val="4"/>
            <w:vAlign w:val="center"/>
          </w:tcPr>
          <w:p w14:paraId="4D46CA1E" w14:textId="77777777" w:rsidR="00F33AB3" w:rsidRPr="00BB16FE" w:rsidRDefault="00F33AB3" w:rsidP="00AD61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F33AB3" w:rsidRPr="00BB16FE" w14:paraId="4D46CA21" w14:textId="77777777" w:rsidTr="00F33AB3">
        <w:tblPrEx>
          <w:tblCellMar>
            <w:left w:w="108" w:type="dxa"/>
            <w:right w:w="108" w:type="dxa"/>
          </w:tblCellMar>
        </w:tblPrEx>
        <w:trPr>
          <w:trHeight w:hRule="exact" w:val="360"/>
        </w:trPr>
        <w:tc>
          <w:tcPr>
            <w:tcW w:w="10950" w:type="dxa"/>
            <w:gridSpan w:val="4"/>
          </w:tcPr>
          <w:p w14:paraId="4D46CA20" w14:textId="77777777" w:rsidR="00F33AB3" w:rsidRPr="00BB16FE" w:rsidRDefault="00F33AB3" w:rsidP="00F33A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F33AB3" w:rsidRPr="00BB16FE" w14:paraId="4D46CA24" w14:textId="77777777" w:rsidTr="00F33AB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46CA22" w14:textId="77777777" w:rsidR="00F33AB3" w:rsidRPr="00BB16FE" w:rsidRDefault="00F33AB3" w:rsidP="00F33A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D46CA23" w14:textId="77777777" w:rsidR="00F33AB3" w:rsidRPr="00BB16FE" w:rsidRDefault="00F33AB3" w:rsidP="00F33A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F33AB3" w:rsidRPr="00BB16FE" w14:paraId="4D46CA27" w14:textId="77777777" w:rsidTr="00F33AB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46CA25" w14:textId="33525276" w:rsidR="00F33AB3" w:rsidRPr="00BB16FE" w:rsidRDefault="00F33AB3" w:rsidP="00F33A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8D5AD0">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D46CA26" w14:textId="77777777" w:rsidR="00F33AB3" w:rsidRPr="00BB16FE" w:rsidRDefault="00F33AB3" w:rsidP="00F33A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4D46CA28" w14:textId="77777777" w:rsidR="00BE0C3C" w:rsidRDefault="00BE0C3C" w:rsidP="00BE0C3C">
      <w:pPr>
        <w:rPr>
          <w:rFonts w:asciiTheme="minorHAnsi" w:hAnsiTheme="minorHAnsi"/>
          <w:sz w:val="18"/>
          <w:szCs w:val="18"/>
        </w:rPr>
      </w:pPr>
    </w:p>
    <w:p w14:paraId="4D46CA29" w14:textId="77777777" w:rsidR="00927918" w:rsidRDefault="00927918" w:rsidP="00B71555">
      <w:pPr>
        <w:rPr>
          <w:rFonts w:asciiTheme="minorHAnsi" w:hAnsiTheme="minorHAnsi"/>
          <w:sz w:val="18"/>
          <w:szCs w:val="18"/>
        </w:rPr>
        <w:sectPr w:rsidR="00927918" w:rsidSect="004F1448">
          <w:headerReference w:type="even" r:id="rId10"/>
          <w:headerReference w:type="default" r:id="rId11"/>
          <w:footerReference w:type="default" r:id="rId12"/>
          <w:headerReference w:type="first" r:id="rId13"/>
          <w:type w:val="continuous"/>
          <w:pgSz w:w="12240" w:h="15840" w:code="1"/>
          <w:pgMar w:top="720" w:right="720" w:bottom="720" w:left="720" w:header="432" w:footer="432" w:gutter="0"/>
          <w:cols w:space="720"/>
          <w:docGrid w:linePitch="272"/>
        </w:sectPr>
      </w:pPr>
    </w:p>
    <w:p w14:paraId="4D46CA2A" w14:textId="2692C56A" w:rsidR="008F0534" w:rsidRPr="00AD610F" w:rsidRDefault="008D5AD0" w:rsidP="00AD610F">
      <w:pPr>
        <w:jc w:val="center"/>
        <w:rPr>
          <w:rFonts w:asciiTheme="minorHAnsi" w:hAnsiTheme="minorHAnsi"/>
          <w:b/>
          <w:szCs w:val="18"/>
        </w:rPr>
      </w:pPr>
      <w:r>
        <w:rPr>
          <w:rFonts w:asciiTheme="minorHAnsi" w:hAnsiTheme="minorHAnsi"/>
          <w:b/>
          <w:szCs w:val="18"/>
        </w:rPr>
        <w:lastRenderedPageBreak/>
        <w:t>CF3R-MCH-27a-H User Instructions</w:t>
      </w:r>
    </w:p>
    <w:p w14:paraId="4D46CA2B" w14:textId="77777777" w:rsidR="008F0534" w:rsidRDefault="008F0534" w:rsidP="008F0534">
      <w:pPr>
        <w:rPr>
          <w:rFonts w:asciiTheme="minorHAnsi" w:hAnsiTheme="minorHAnsi"/>
          <w:sz w:val="18"/>
          <w:szCs w:val="18"/>
        </w:rPr>
      </w:pPr>
    </w:p>
    <w:p w14:paraId="4D46CA2C" w14:textId="77777777" w:rsidR="008F0534" w:rsidRPr="00D2491C" w:rsidRDefault="008F0534" w:rsidP="008F0534">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4D46CA2D" w14:textId="2A2E854B" w:rsidR="008F0534"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4D46CA2E" w14:textId="77777777" w:rsidR="008F0534"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4D46CA2F" w14:textId="55BC4A30" w:rsidR="008F0534" w:rsidRPr="00D2491C"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w:t>
      </w:r>
      <w:r w:rsidR="00D26714">
        <w:rPr>
          <w:rFonts w:asciiTheme="minorHAnsi" w:hAnsiTheme="minorHAnsi"/>
          <w:sz w:val="18"/>
          <w:szCs w:val="18"/>
        </w:rPr>
        <w:t>,</w:t>
      </w:r>
      <w:r>
        <w:rPr>
          <w:rFonts w:asciiTheme="minorHAnsi" w:hAnsiTheme="minorHAnsi"/>
          <w:sz w:val="18"/>
          <w:szCs w:val="18"/>
        </w:rPr>
        <w:t>000</w:t>
      </w:r>
      <w:r w:rsidR="00D26714">
        <w:rPr>
          <w:rFonts w:asciiTheme="minorHAnsi" w:hAnsiTheme="minorHAnsi"/>
          <w:sz w:val="18"/>
          <w:szCs w:val="18"/>
        </w:rPr>
        <w:t xml:space="preserve"> </w:t>
      </w:r>
      <w:r w:rsidR="00AB57ED">
        <w:rPr>
          <w:rFonts w:asciiTheme="minorHAnsi" w:hAnsiTheme="minorHAnsi"/>
          <w:sz w:val="18"/>
          <w:szCs w:val="18"/>
        </w:rPr>
        <w:t>ft</w:t>
      </w:r>
      <w:r w:rsidR="00AB57ED">
        <w:rPr>
          <w:rFonts w:asciiTheme="minorHAnsi" w:hAnsiTheme="minorHAnsi"/>
          <w:sz w:val="18"/>
          <w:szCs w:val="18"/>
          <w:vertAlign w:val="superscript"/>
        </w:rPr>
        <w:t>2</w:t>
      </w:r>
      <w:r>
        <w:rPr>
          <w:rFonts w:asciiTheme="minorHAnsi" w:hAnsiTheme="minorHAnsi"/>
          <w:sz w:val="18"/>
          <w:szCs w:val="18"/>
        </w:rPr>
        <w:t>”.</w:t>
      </w:r>
    </w:p>
    <w:p w14:paraId="4D46CA30" w14:textId="625D7320" w:rsidR="008F0534"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AB57ED">
        <w:rPr>
          <w:rFonts w:asciiTheme="minorHAnsi" w:hAnsiTheme="minorHAnsi"/>
          <w:sz w:val="18"/>
          <w:szCs w:val="18"/>
        </w:rPr>
        <w:t>ft</w:t>
      </w:r>
      <w:r w:rsidR="00AB57ED">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D26714">
        <w:rPr>
          <w:rFonts w:asciiTheme="minorHAnsi" w:eastAsia="Cambria" w:hAnsiTheme="minorHAnsi"/>
          <w:sz w:val="18"/>
          <w:szCs w:val="18"/>
        </w:rPr>
        <w:t>,</w:t>
      </w:r>
      <w:r>
        <w:rPr>
          <w:rFonts w:asciiTheme="minorHAnsi" w:eastAsia="Cambria" w:hAnsiTheme="minorHAnsi"/>
          <w:sz w:val="18"/>
          <w:szCs w:val="18"/>
        </w:rPr>
        <w:t xml:space="preserve">000 </w:t>
      </w:r>
      <w:r w:rsidR="00AB57ED">
        <w:rPr>
          <w:rFonts w:asciiTheme="minorHAnsi" w:hAnsiTheme="minorHAnsi"/>
          <w:sz w:val="18"/>
          <w:szCs w:val="18"/>
        </w:rPr>
        <w:t>ft</w:t>
      </w:r>
      <w:r w:rsidR="00AB57ED">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4D46CA31" w14:textId="16CD1193" w:rsidR="008F0534" w:rsidRPr="00DE1FB9"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D26714">
        <w:rPr>
          <w:rFonts w:asciiTheme="minorHAnsi" w:eastAsia="Cambria" w:hAnsiTheme="minorHAnsi"/>
          <w:sz w:val="18"/>
          <w:szCs w:val="18"/>
        </w:rPr>
        <w:t>,</w:t>
      </w:r>
      <w:r>
        <w:rPr>
          <w:rFonts w:asciiTheme="minorHAnsi" w:eastAsia="Cambria" w:hAnsiTheme="minorHAnsi"/>
          <w:sz w:val="18"/>
          <w:szCs w:val="18"/>
        </w:rPr>
        <w:t xml:space="preserve">000 </w:t>
      </w:r>
      <w:r w:rsidR="00AB57ED">
        <w:rPr>
          <w:rFonts w:asciiTheme="minorHAnsi" w:hAnsiTheme="minorHAnsi"/>
          <w:sz w:val="18"/>
          <w:szCs w:val="18"/>
        </w:rPr>
        <w:t>ft</w:t>
      </w:r>
      <w:r w:rsidR="00AB57ED">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4D46CA32" w14:textId="77777777" w:rsidR="008F0534" w:rsidRPr="00D2491C" w:rsidRDefault="008F0534" w:rsidP="008F0534">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4D46CA33" w14:textId="5427FEA8"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AB57ED">
        <w:rPr>
          <w:rFonts w:asciiTheme="minorHAnsi" w:eastAsia="Cambria" w:hAnsiTheme="minorHAnsi"/>
          <w:sz w:val="18"/>
          <w:szCs w:val="18"/>
        </w:rPr>
        <w:t>)</w:t>
      </w:r>
    </w:p>
    <w:p w14:paraId="4D46CA34"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4D46CA35" w14:textId="77777777" w:rsidR="008F0534" w:rsidRPr="00D2491C" w:rsidRDefault="008F0534" w:rsidP="008F0534">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4D46CA36"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4D46CA37"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4D46CA38" w14:textId="77777777" w:rsidR="008F0534" w:rsidRPr="00D2491C" w:rsidRDefault="008F0534" w:rsidP="008F0534">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4D46CA39"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4D46CA3A"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4D46CA3B" w14:textId="77777777" w:rsidR="008F0534"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4D46CA3C" w14:textId="1D614D19" w:rsidR="008F0534" w:rsidRPr="00816D21" w:rsidRDefault="008F0534" w:rsidP="00AB57ED">
      <w:pPr>
        <w:pStyle w:val="ListParagraph"/>
        <w:numPr>
          <w:ilvl w:val="0"/>
          <w:numId w:val="12"/>
        </w:numPr>
        <w:rPr>
          <w:ins w:id="6" w:author="Smith, Alexis@Energy" w:date="2017-12-05T10:46:00Z"/>
          <w:rFonts w:asciiTheme="minorHAnsi" w:eastAsia="Cambria" w:hAnsiTheme="minorHAnsi"/>
          <w:b/>
          <w:sz w:val="18"/>
        </w:rPr>
      </w:pPr>
      <w:r w:rsidRPr="00697080">
        <w:rPr>
          <w:rFonts w:asciiTheme="minorHAnsi" w:eastAsia="Cambria" w:hAnsiTheme="minorHAnsi"/>
          <w:sz w:val="18"/>
          <w:szCs w:val="18"/>
        </w:rPr>
        <w:t xml:space="preserve">Central Fan Integrated – CFI (central space condition system fan is used to pull air into the house) Note: these may not run continuously.  If “Continuous” is chosen in A06 an error message will be shown. </w:t>
      </w:r>
    </w:p>
    <w:p w14:paraId="663205AB" w14:textId="0011CB48" w:rsidR="000C5B8D" w:rsidRPr="00024DF5" w:rsidRDefault="00DD16EF" w:rsidP="00024DF5">
      <w:pPr>
        <w:pStyle w:val="ListParagraph"/>
        <w:numPr>
          <w:ilvl w:val="0"/>
          <w:numId w:val="8"/>
        </w:numPr>
        <w:rPr>
          <w:rFonts w:asciiTheme="minorHAnsi" w:eastAsia="Cambria" w:hAnsiTheme="minorHAnsi"/>
          <w:b/>
          <w:sz w:val="18"/>
          <w:szCs w:val="18"/>
        </w:rPr>
      </w:pPr>
      <w:ins w:id="7" w:author="Smith, Alexis@Energy" w:date="2017-12-05T10:55:00Z">
        <w:r w:rsidRPr="00D2491C">
          <w:rPr>
            <w:rFonts w:asciiTheme="minorHAnsi" w:hAnsiTheme="minorHAnsi"/>
            <w:sz w:val="18"/>
            <w:szCs w:val="18"/>
          </w:rPr>
          <w:t>This information is a</w:t>
        </w:r>
        <w:r>
          <w:rPr>
            <w:rFonts w:asciiTheme="minorHAnsi" w:hAnsiTheme="minorHAnsi"/>
            <w:sz w:val="18"/>
            <w:szCs w:val="18"/>
          </w:rPr>
          <w:t>utomatically pulled from the CF2</w:t>
        </w:r>
        <w:r w:rsidRPr="00D2491C">
          <w:rPr>
            <w:rFonts w:asciiTheme="minorHAnsi" w:hAnsiTheme="minorHAnsi"/>
            <w:sz w:val="18"/>
            <w:szCs w:val="18"/>
          </w:rPr>
          <w:t>R</w:t>
        </w:r>
        <w:r>
          <w:rPr>
            <w:rFonts w:asciiTheme="minorHAnsi" w:hAnsiTheme="minorHAnsi"/>
            <w:sz w:val="18"/>
            <w:szCs w:val="18"/>
          </w:rPr>
          <w:t>.</w:t>
        </w:r>
      </w:ins>
    </w:p>
    <w:p w14:paraId="4D46CA3D" w14:textId="77777777" w:rsidR="008F0534" w:rsidRDefault="008F0534" w:rsidP="008F0534">
      <w:pPr>
        <w:pStyle w:val="ListParagraph"/>
        <w:rPr>
          <w:rFonts w:asciiTheme="minorHAnsi" w:eastAsia="Cambria" w:hAnsiTheme="minorHAnsi"/>
          <w:b/>
          <w:sz w:val="18"/>
          <w:szCs w:val="18"/>
        </w:rPr>
      </w:pPr>
    </w:p>
    <w:p w14:paraId="4D46CA3E" w14:textId="77777777" w:rsidR="008F0534" w:rsidRPr="00D2491C" w:rsidRDefault="008F0534" w:rsidP="008F0534">
      <w:pPr>
        <w:rPr>
          <w:rFonts w:asciiTheme="minorHAnsi" w:eastAsia="Cambria" w:hAnsiTheme="minorHAnsi"/>
          <w:b/>
          <w:sz w:val="18"/>
          <w:szCs w:val="18"/>
        </w:rPr>
      </w:pPr>
      <w:r w:rsidRPr="00816D21">
        <w:rPr>
          <w:rFonts w:asciiTheme="minorHAnsi" w:eastAsia="Cambria" w:hAnsiTheme="minorHAnsi"/>
          <w:b/>
          <w:sz w:val="18"/>
          <w:szCs w:val="18"/>
        </w:rPr>
        <w:t>S</w:t>
      </w:r>
      <w:r w:rsidRPr="00D2491C">
        <w:rPr>
          <w:rFonts w:asciiTheme="minorHAnsi" w:eastAsia="Cambria" w:hAnsiTheme="minorHAnsi"/>
          <w:b/>
          <w:sz w:val="18"/>
          <w:szCs w:val="18"/>
        </w:rPr>
        <w:t>ection B. Whole Building Continuous Ventilation – Fan Ventilation Rate Method</w:t>
      </w:r>
    </w:p>
    <w:p w14:paraId="4D46CA3F" w14:textId="38D7784C" w:rsidR="008F0534" w:rsidRPr="008F0534" w:rsidRDefault="008F0534" w:rsidP="008F0534">
      <w:pPr>
        <w:numPr>
          <w:ilvl w:val="0"/>
          <w:numId w:val="9"/>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4D46CA40" w14:textId="77777777" w:rsidR="008F0534" w:rsidRPr="008F0534" w:rsidRDefault="008F0534" w:rsidP="008F0534">
      <w:pPr>
        <w:pStyle w:val="ListParagraph"/>
        <w:numPr>
          <w:ilvl w:val="0"/>
          <w:numId w:val="18"/>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4D46CA41" w14:textId="77777777" w:rsidR="008F0534" w:rsidRPr="008F0534" w:rsidRDefault="008F0534" w:rsidP="008F0534">
      <w:pPr>
        <w:pStyle w:val="ListParagraph"/>
        <w:numPr>
          <w:ilvl w:val="0"/>
          <w:numId w:val="18"/>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4D46CA42" w14:textId="3D2EC8A3" w:rsidR="008F0534" w:rsidRDefault="008F0534" w:rsidP="008F0534">
      <w:pPr>
        <w:numPr>
          <w:ilvl w:val="0"/>
          <w:numId w:val="9"/>
        </w:numPr>
        <w:contextualSpacing/>
        <w:rPr>
          <w:rFonts w:asciiTheme="minorHAnsi" w:eastAsia="Cambria" w:hAnsiTheme="minorHAnsi"/>
          <w:sz w:val="18"/>
          <w:szCs w:val="18"/>
        </w:rPr>
      </w:pPr>
      <w:r w:rsidRPr="008F0534">
        <w:rPr>
          <w:rFonts w:asciiTheme="minorHAnsi" w:eastAsia="Cambria" w:hAnsiTheme="minorHAnsi"/>
          <w:sz w:val="18"/>
          <w:szCs w:val="18"/>
        </w:rPr>
        <w:t>User entered value equals the total installed, continuous mechanical ventilation in CFM. This value must meet or exceed that value in B01.</w:t>
      </w:r>
    </w:p>
    <w:p w14:paraId="4D46CA43" w14:textId="77777777" w:rsidR="008F0534" w:rsidRPr="00D2491C" w:rsidRDefault="008F0534" w:rsidP="008F0534">
      <w:pPr>
        <w:ind w:left="360"/>
        <w:contextualSpacing/>
        <w:rPr>
          <w:rFonts w:asciiTheme="minorHAnsi" w:eastAsia="Cambria" w:hAnsiTheme="minorHAnsi"/>
          <w:sz w:val="18"/>
          <w:szCs w:val="18"/>
        </w:rPr>
      </w:pPr>
    </w:p>
    <w:p w14:paraId="4D46CA5A" w14:textId="67DF53B4" w:rsidR="00002DBF" w:rsidRPr="007B7968" w:rsidDel="00DD16EF" w:rsidRDefault="008F0534" w:rsidP="008D41A5">
      <w:pPr>
        <w:contextualSpacing/>
        <w:rPr>
          <w:del w:id="8" w:author="Smith, Alexis@Energy" w:date="2017-12-05T11:00:00Z"/>
          <w:rFonts w:asciiTheme="minorHAnsi" w:hAnsiTheme="minorHAnsi"/>
          <w:sz w:val="18"/>
          <w:szCs w:val="18"/>
        </w:rPr>
      </w:pPr>
      <w:del w:id="9" w:author="Smith, Alexis@Energy" w:date="2017-12-05T11:00:00Z">
        <w:r w:rsidRPr="008F0534" w:rsidDel="00DD16EF">
          <w:rPr>
            <w:rFonts w:asciiTheme="minorHAnsi" w:eastAsia="Cambria" w:hAnsiTheme="minorHAnsi"/>
            <w:sz w:val="18"/>
            <w:szCs w:val="18"/>
          </w:rPr>
          <w:delText xml:space="preserve">. </w:delText>
        </w:r>
      </w:del>
    </w:p>
    <w:p w14:paraId="4D46CA5B" w14:textId="77777777" w:rsidR="004E7E23" w:rsidRDefault="004E7E23" w:rsidP="00B71555">
      <w:pPr>
        <w:rPr>
          <w:rFonts w:asciiTheme="minorHAnsi" w:hAnsiTheme="minorHAnsi"/>
          <w:sz w:val="18"/>
          <w:szCs w:val="18"/>
        </w:rPr>
        <w:sectPr w:rsidR="004E7E23" w:rsidSect="004F1448">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4E7E23" w:rsidRPr="00CB00C9" w14:paraId="4D46CA5D" w14:textId="77777777" w:rsidTr="004E7E23">
        <w:tc>
          <w:tcPr>
            <w:tcW w:w="11016" w:type="dxa"/>
          </w:tcPr>
          <w:p w14:paraId="4D46CA5C" w14:textId="77777777" w:rsidR="004E7E23" w:rsidRPr="004211BD" w:rsidRDefault="004E7E23" w:rsidP="0060179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rFonts w:asciiTheme="minorHAnsi" w:hAnsiTheme="minorHAnsi"/>
                <w:b/>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w:t>
            </w:r>
            <w:r w:rsidR="003D7A81">
              <w:rPr>
                <w:rFonts w:asciiTheme="minorHAnsi" w:hAnsiTheme="minorHAnsi" w:cs="font78"/>
                <w:sz w:val="18"/>
                <w:szCs w:val="18"/>
              </w:rPr>
              <w:t>nts of ANSI/ASHRAE Standard 62.2</w:t>
            </w:r>
            <w:r w:rsidRPr="00CB00C9">
              <w:rPr>
                <w:rFonts w:asciiTheme="minorHAnsi" w:hAnsiTheme="minorHAnsi" w:cs="font78"/>
                <w:sz w:val="18"/>
                <w:szCs w:val="18"/>
              </w:rPr>
              <w:t xml:space="preserve"> Ventilation and Acceptable Indoor Air Quality in Low-Rise Residential Buildings. </w:t>
            </w:r>
            <w:r w:rsidRPr="00CB00C9">
              <w:rPr>
                <w:rStyle w:val="Emphasis"/>
                <w:rFonts w:asciiTheme="minorHAnsi" w:hAnsiTheme="minorHAnsi"/>
                <w:b/>
                <w:sz w:val="18"/>
                <w:szCs w:val="18"/>
              </w:rPr>
              <w:t xml:space="preserve">Equation and table numbering on this </w:t>
            </w:r>
            <w:r w:rsidR="00601797">
              <w:rPr>
                <w:rStyle w:val="Emphasis"/>
                <w:rFonts w:asciiTheme="minorHAnsi" w:hAnsiTheme="minorHAnsi"/>
                <w:b/>
                <w:sz w:val="18"/>
                <w:szCs w:val="18"/>
              </w:rPr>
              <w:t>compliance document</w:t>
            </w:r>
            <w:r w:rsidR="00601797" w:rsidRPr="00CB00C9">
              <w:rPr>
                <w:rStyle w:val="Emphasis"/>
                <w:rFonts w:asciiTheme="minorHAnsi" w:hAnsiTheme="minorHAnsi"/>
                <w:b/>
                <w:sz w:val="18"/>
                <w:szCs w:val="18"/>
              </w:rPr>
              <w:t xml:space="preserve"> </w:t>
            </w:r>
            <w:r w:rsidRPr="00CB00C9">
              <w:rPr>
                <w:rStyle w:val="Emphasis"/>
                <w:rFonts w:asciiTheme="minorHAnsi" w:hAnsiTheme="minorHAnsi"/>
                <w:b/>
                <w:sz w:val="18"/>
                <w:szCs w:val="18"/>
              </w:rPr>
              <w:t>corresponds to the numbering for that information in the published ANSI/ASHRAE Standard 62.2-2010.</w:t>
            </w:r>
          </w:p>
        </w:tc>
      </w:tr>
    </w:tbl>
    <w:p w14:paraId="4D46CA5E" w14:textId="77777777" w:rsidR="00045AF9" w:rsidRPr="00AD610F" w:rsidRDefault="00045AF9" w:rsidP="004E7E23">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5B2E72" w:rsidRPr="00D2491C" w14:paraId="4D46CA64" w14:textId="77777777" w:rsidTr="005B2E72">
        <w:tc>
          <w:tcPr>
            <w:tcW w:w="11016" w:type="dxa"/>
            <w:gridSpan w:val="3"/>
          </w:tcPr>
          <w:p w14:paraId="4D46CA63" w14:textId="77777777" w:rsidR="005B2E72" w:rsidRPr="00F5715E" w:rsidRDefault="005B2E72" w:rsidP="005B2E7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AD610F">
              <w:rPr>
                <w:rFonts w:asciiTheme="minorHAnsi" w:hAnsiTheme="minorHAnsi"/>
                <w:b/>
                <w:szCs w:val="18"/>
              </w:rPr>
              <w:t>A. Dwelling Mechanical Ventilation - General Information</w:t>
            </w:r>
          </w:p>
        </w:tc>
      </w:tr>
      <w:tr w:rsidR="005B2E72" w:rsidRPr="00D2491C" w14:paraId="4D46CA68" w14:textId="77777777" w:rsidTr="005B2E72">
        <w:trPr>
          <w:trHeight w:val="158"/>
        </w:trPr>
        <w:tc>
          <w:tcPr>
            <w:tcW w:w="634" w:type="dxa"/>
            <w:vAlign w:val="center"/>
          </w:tcPr>
          <w:p w14:paraId="4D46CA65" w14:textId="77777777" w:rsidR="005B2E72" w:rsidRPr="00F5715E" w:rsidRDefault="005B2E72" w:rsidP="005B2E72">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4D46CA66" w14:textId="49F44FDD" w:rsidR="005B2E72" w:rsidRPr="00F5715E" w:rsidRDefault="005B2E72" w:rsidP="00E128E9">
            <w:pPr>
              <w:rPr>
                <w:rFonts w:asciiTheme="minorHAnsi" w:hAnsiTheme="minorHAnsi"/>
                <w:sz w:val="18"/>
                <w:szCs w:val="18"/>
              </w:rPr>
            </w:pPr>
            <w:r>
              <w:rPr>
                <w:rFonts w:asciiTheme="minorHAnsi" w:hAnsiTheme="minorHAnsi"/>
                <w:sz w:val="18"/>
                <w:szCs w:val="18"/>
              </w:rPr>
              <w:t xml:space="preserve">Dwelling </w:t>
            </w:r>
            <w:r w:rsidR="00E128E9">
              <w:rPr>
                <w:rFonts w:asciiTheme="minorHAnsi" w:hAnsiTheme="minorHAnsi"/>
                <w:sz w:val="18"/>
                <w:szCs w:val="18"/>
              </w:rPr>
              <w:t>U</w:t>
            </w:r>
            <w:r>
              <w:rPr>
                <w:rFonts w:asciiTheme="minorHAnsi" w:hAnsiTheme="minorHAnsi"/>
                <w:sz w:val="18"/>
                <w:szCs w:val="18"/>
              </w:rPr>
              <w:t xml:space="preserve">nit </w:t>
            </w:r>
            <w:r w:rsidR="00E128E9">
              <w:rPr>
                <w:rFonts w:asciiTheme="minorHAnsi" w:hAnsiTheme="minorHAnsi"/>
                <w:sz w:val="18"/>
                <w:szCs w:val="18"/>
              </w:rPr>
              <w:t>N</w:t>
            </w:r>
            <w:r>
              <w:rPr>
                <w:rFonts w:asciiTheme="minorHAnsi" w:hAnsiTheme="minorHAnsi"/>
                <w:sz w:val="18"/>
                <w:szCs w:val="18"/>
              </w:rPr>
              <w:t>ame</w:t>
            </w:r>
          </w:p>
        </w:tc>
        <w:tc>
          <w:tcPr>
            <w:tcW w:w="5774" w:type="dxa"/>
          </w:tcPr>
          <w:p w14:paraId="4D46CA67" w14:textId="77777777" w:rsidR="005B2E72" w:rsidRPr="00F5715E" w:rsidRDefault="005B2E72" w:rsidP="005B2E72">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5B2E72" w:rsidRPr="00D2491C" w14:paraId="4D46CA6C" w14:textId="77777777" w:rsidTr="005B2E72">
        <w:trPr>
          <w:trHeight w:val="158"/>
        </w:trPr>
        <w:tc>
          <w:tcPr>
            <w:tcW w:w="634" w:type="dxa"/>
            <w:vAlign w:val="center"/>
          </w:tcPr>
          <w:p w14:paraId="4D46CA69"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4D46CA6A" w14:textId="0909C17E" w:rsidR="005B2E72" w:rsidRPr="00F5715E" w:rsidRDefault="005B2E72" w:rsidP="005B2E72">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4D46CA6B" w14:textId="77777777" w:rsidR="005B2E72" w:rsidRPr="00F5715E" w:rsidRDefault="005B2E72" w:rsidP="005B2E72">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5B2E72" w:rsidRPr="00D2491C" w14:paraId="4D46CA70" w14:textId="77777777" w:rsidTr="005B2E72">
        <w:trPr>
          <w:trHeight w:val="158"/>
        </w:trPr>
        <w:tc>
          <w:tcPr>
            <w:tcW w:w="634" w:type="dxa"/>
            <w:vAlign w:val="center"/>
          </w:tcPr>
          <w:p w14:paraId="4D46CA6D"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4D46CA6E" w14:textId="5650C701" w:rsidR="005B2E72" w:rsidRPr="00F5715E" w:rsidRDefault="005B2E72" w:rsidP="005B2E72">
            <w:pPr>
              <w:rPr>
                <w:rFonts w:asciiTheme="minorHAnsi" w:hAnsiTheme="minorHAnsi"/>
                <w:sz w:val="18"/>
                <w:szCs w:val="18"/>
              </w:rPr>
            </w:pPr>
            <w:r w:rsidRPr="00F5715E">
              <w:rPr>
                <w:rFonts w:asciiTheme="minorHAnsi" w:hAnsiTheme="minorHAnsi"/>
                <w:sz w:val="18"/>
                <w:szCs w:val="18"/>
              </w:rPr>
              <w:t xml:space="preserve">Project </w:t>
            </w:r>
            <w:r w:rsidR="008D5AD0">
              <w:rPr>
                <w:rFonts w:asciiTheme="minorHAnsi" w:hAnsiTheme="minorHAnsi"/>
                <w:sz w:val="18"/>
                <w:szCs w:val="18"/>
              </w:rPr>
              <w:t>S</w:t>
            </w:r>
            <w:r w:rsidRPr="00F5715E">
              <w:rPr>
                <w:rFonts w:asciiTheme="minorHAnsi" w:hAnsiTheme="minorHAnsi"/>
                <w:sz w:val="18"/>
                <w:szCs w:val="18"/>
              </w:rPr>
              <w:t>cope</w:t>
            </w:r>
          </w:p>
        </w:tc>
        <w:tc>
          <w:tcPr>
            <w:tcW w:w="5774" w:type="dxa"/>
          </w:tcPr>
          <w:p w14:paraId="4D46CA6F" w14:textId="77777777" w:rsidR="005B2E72" w:rsidRPr="00F5715E" w:rsidRDefault="005B2E72" w:rsidP="005B2E72">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5B2E72" w:rsidRPr="00D2491C" w14:paraId="4D46CA75" w14:textId="77777777" w:rsidTr="005B2E72">
        <w:trPr>
          <w:trHeight w:val="158"/>
        </w:trPr>
        <w:tc>
          <w:tcPr>
            <w:tcW w:w="634" w:type="dxa"/>
            <w:vAlign w:val="center"/>
          </w:tcPr>
          <w:p w14:paraId="4D46CA71"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4D46CA72" w14:textId="2DE1FA7D" w:rsidR="005B2E72" w:rsidRDefault="00CF72A3" w:rsidP="005B2E72">
            <w:pPr>
              <w:rPr>
                <w:rFonts w:asciiTheme="minorHAnsi" w:hAnsiTheme="minorHAnsi"/>
                <w:sz w:val="18"/>
                <w:szCs w:val="18"/>
              </w:rPr>
            </w:pPr>
            <w:r>
              <w:rPr>
                <w:rFonts w:asciiTheme="minorHAnsi" w:hAnsiTheme="minorHAnsi"/>
                <w:sz w:val="18"/>
                <w:szCs w:val="18"/>
              </w:rPr>
              <w:t xml:space="preserve">Total </w:t>
            </w:r>
            <w:r w:rsidR="005B2E72" w:rsidRPr="00F5715E">
              <w:rPr>
                <w:rFonts w:asciiTheme="minorHAnsi" w:hAnsiTheme="minorHAnsi"/>
                <w:sz w:val="18"/>
                <w:szCs w:val="18"/>
              </w:rPr>
              <w:t xml:space="preserve">Conditioned </w:t>
            </w:r>
            <w:r>
              <w:rPr>
                <w:rFonts w:asciiTheme="minorHAnsi" w:hAnsiTheme="minorHAnsi"/>
                <w:sz w:val="18"/>
                <w:szCs w:val="18"/>
              </w:rPr>
              <w:t>F</w:t>
            </w:r>
            <w:r w:rsidR="005B2E72" w:rsidRPr="00F5715E">
              <w:rPr>
                <w:rFonts w:asciiTheme="minorHAnsi" w:hAnsiTheme="minorHAnsi"/>
                <w:sz w:val="18"/>
                <w:szCs w:val="18"/>
              </w:rPr>
              <w:t xml:space="preserve">loor </w:t>
            </w:r>
            <w:r>
              <w:rPr>
                <w:rFonts w:asciiTheme="minorHAnsi" w:hAnsiTheme="minorHAnsi"/>
                <w:sz w:val="18"/>
                <w:szCs w:val="18"/>
              </w:rPr>
              <w:t>A</w:t>
            </w:r>
            <w:r w:rsidR="005B2E72" w:rsidRPr="00F5715E">
              <w:rPr>
                <w:rFonts w:asciiTheme="minorHAnsi" w:hAnsiTheme="minorHAnsi"/>
                <w:sz w:val="18"/>
                <w:szCs w:val="18"/>
              </w:rPr>
              <w:t xml:space="preserve">rea of </w:t>
            </w:r>
            <w:r w:rsidR="00E128E9">
              <w:rPr>
                <w:rFonts w:asciiTheme="minorHAnsi" w:hAnsiTheme="minorHAnsi"/>
                <w:sz w:val="18"/>
                <w:szCs w:val="18"/>
              </w:rPr>
              <w:t>D</w:t>
            </w:r>
            <w:r w:rsidR="005B2E72" w:rsidRPr="00F5715E">
              <w:rPr>
                <w:rFonts w:asciiTheme="minorHAnsi" w:hAnsiTheme="minorHAnsi"/>
                <w:sz w:val="18"/>
                <w:szCs w:val="18"/>
              </w:rPr>
              <w:t xml:space="preserve">welling </w:t>
            </w:r>
            <w:r w:rsidR="00E128E9">
              <w:rPr>
                <w:rFonts w:asciiTheme="minorHAnsi" w:hAnsiTheme="minorHAnsi"/>
                <w:sz w:val="18"/>
                <w:szCs w:val="18"/>
              </w:rPr>
              <w:t>U</w:t>
            </w:r>
            <w:r w:rsidR="005B2E72" w:rsidRPr="00F5715E">
              <w:rPr>
                <w:rFonts w:asciiTheme="minorHAnsi" w:hAnsiTheme="minorHAnsi"/>
                <w:sz w:val="18"/>
                <w:szCs w:val="18"/>
              </w:rPr>
              <w:t>nit</w:t>
            </w:r>
          </w:p>
          <w:p w14:paraId="4D46CA73" w14:textId="77777777" w:rsidR="005B2E72" w:rsidRPr="00F5715E" w:rsidRDefault="005B2E72" w:rsidP="005B2E72">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4D46CA74" w14:textId="35EB2A37" w:rsidR="005B2E72" w:rsidRPr="00F5715E" w:rsidRDefault="00D20897" w:rsidP="005B2E72">
            <w:pPr>
              <w:rPr>
                <w:rFonts w:asciiTheme="minorHAnsi" w:hAnsiTheme="minorHAnsi"/>
                <w:sz w:val="18"/>
                <w:szCs w:val="18"/>
              </w:rPr>
            </w:pPr>
            <w:r w:rsidRPr="00D20897">
              <w:rPr>
                <w:rFonts w:asciiTheme="minorHAnsi" w:hAnsiTheme="minorHAnsi"/>
                <w:sz w:val="18"/>
                <w:szCs w:val="18"/>
              </w:rPr>
              <w:t xml:space="preserve">&lt;&lt;calculated field: default value reference from MCH-01;  or allow user to override default and input value </w:t>
            </w:r>
            <w:proofErr w:type="spellStart"/>
            <w:r w:rsidRPr="00D20897">
              <w:rPr>
                <w:rFonts w:asciiTheme="minorHAnsi" w:hAnsiTheme="minorHAnsi"/>
                <w:sz w:val="18"/>
                <w:szCs w:val="18"/>
              </w:rPr>
              <w:t>xxxxx</w:t>
            </w:r>
            <w:proofErr w:type="spellEnd"/>
            <w:r w:rsidRPr="00D20897">
              <w:rPr>
                <w:rFonts w:asciiTheme="minorHAnsi" w:hAnsiTheme="minorHAnsi"/>
                <w:sz w:val="18"/>
                <w:szCs w:val="18"/>
              </w:rPr>
              <w:t>;  flag overridden values and report in project status notes field &gt;&gt;</w:t>
            </w:r>
          </w:p>
        </w:tc>
      </w:tr>
      <w:tr w:rsidR="005B2E72" w:rsidRPr="00D2491C" w14:paraId="4D46CA7A" w14:textId="77777777" w:rsidTr="005B2E72">
        <w:trPr>
          <w:trHeight w:val="158"/>
        </w:trPr>
        <w:tc>
          <w:tcPr>
            <w:tcW w:w="634" w:type="dxa"/>
            <w:vAlign w:val="center"/>
          </w:tcPr>
          <w:p w14:paraId="4D46CA76"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4D46CA77" w14:textId="3EBA54D7" w:rsidR="005B2E72" w:rsidRDefault="005B2E72" w:rsidP="005B2E72">
            <w:pPr>
              <w:rPr>
                <w:rFonts w:asciiTheme="minorHAnsi" w:hAnsiTheme="minorHAnsi"/>
                <w:sz w:val="18"/>
                <w:szCs w:val="18"/>
              </w:rPr>
            </w:pPr>
            <w:r w:rsidRPr="00F5715E">
              <w:rPr>
                <w:rFonts w:asciiTheme="minorHAnsi" w:hAnsiTheme="minorHAnsi"/>
                <w:sz w:val="18"/>
                <w:szCs w:val="18"/>
              </w:rPr>
              <w:t xml:space="preserve">Number of </w:t>
            </w:r>
            <w:r w:rsidR="008D5AD0">
              <w:rPr>
                <w:rFonts w:asciiTheme="minorHAnsi" w:hAnsiTheme="minorHAnsi"/>
                <w:sz w:val="18"/>
                <w:szCs w:val="18"/>
              </w:rPr>
              <w:t>B</w:t>
            </w:r>
            <w:r w:rsidRPr="00F5715E">
              <w:rPr>
                <w:rFonts w:asciiTheme="minorHAnsi" w:hAnsiTheme="minorHAnsi"/>
                <w:sz w:val="18"/>
                <w:szCs w:val="18"/>
              </w:rPr>
              <w:t xml:space="preserve">edrooms in </w:t>
            </w:r>
            <w:r w:rsidR="008D5AD0">
              <w:rPr>
                <w:rFonts w:asciiTheme="minorHAnsi" w:hAnsiTheme="minorHAnsi"/>
                <w:sz w:val="18"/>
                <w:szCs w:val="18"/>
              </w:rPr>
              <w:t>D</w:t>
            </w:r>
            <w:r w:rsidRPr="00F5715E">
              <w:rPr>
                <w:rFonts w:asciiTheme="minorHAnsi" w:hAnsiTheme="minorHAnsi"/>
                <w:sz w:val="18"/>
                <w:szCs w:val="18"/>
              </w:rPr>
              <w:t xml:space="preserve">welling </w:t>
            </w:r>
            <w:r w:rsidR="008D5AD0">
              <w:rPr>
                <w:rFonts w:asciiTheme="minorHAnsi" w:hAnsiTheme="minorHAnsi"/>
                <w:sz w:val="18"/>
                <w:szCs w:val="18"/>
              </w:rPr>
              <w:t>U</w:t>
            </w:r>
            <w:r w:rsidRPr="00F5715E">
              <w:rPr>
                <w:rFonts w:asciiTheme="minorHAnsi" w:hAnsiTheme="minorHAnsi"/>
                <w:sz w:val="18"/>
                <w:szCs w:val="18"/>
              </w:rPr>
              <w:t>nit</w:t>
            </w:r>
          </w:p>
          <w:p w14:paraId="4D46CA78" w14:textId="77777777" w:rsidR="005B2E72" w:rsidRPr="00F5715E" w:rsidRDefault="008220D1" w:rsidP="005B2E72">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4D46CA79" w14:textId="7F4840B9" w:rsidR="005B2E72" w:rsidRPr="00F5715E" w:rsidRDefault="00D20897" w:rsidP="005B2E72">
            <w:pPr>
              <w:rPr>
                <w:rFonts w:asciiTheme="minorHAnsi" w:hAnsiTheme="minorHAnsi"/>
                <w:sz w:val="18"/>
                <w:szCs w:val="18"/>
              </w:rPr>
            </w:pPr>
            <w:r w:rsidRPr="00D20897">
              <w:rPr>
                <w:rFonts w:asciiTheme="minorHAnsi" w:hAnsiTheme="minorHAnsi"/>
                <w:sz w:val="18"/>
                <w:szCs w:val="18"/>
              </w:rPr>
              <w:t>&lt;&lt;calculated field: default value reference from MCH-01;  or allow user to overri</w:t>
            </w:r>
            <w:r>
              <w:rPr>
                <w:rFonts w:asciiTheme="minorHAnsi" w:hAnsiTheme="minorHAnsi"/>
                <w:sz w:val="18"/>
                <w:szCs w:val="18"/>
              </w:rPr>
              <w:t>de default and input value xx</w:t>
            </w:r>
            <w:r w:rsidRPr="00D20897">
              <w:rPr>
                <w:rFonts w:asciiTheme="minorHAnsi" w:hAnsiTheme="minorHAnsi"/>
                <w:sz w:val="18"/>
                <w:szCs w:val="18"/>
              </w:rPr>
              <w:t>;  flag overridden values and report in project status notes field &gt;&gt;</w:t>
            </w:r>
            <w:r w:rsidR="003D6A53">
              <w:rPr>
                <w:rFonts w:asciiTheme="minorHAnsi" w:hAnsiTheme="minorHAnsi"/>
                <w:sz w:val="18"/>
                <w:szCs w:val="18"/>
              </w:rPr>
              <w:t xml:space="preserve"> </w:t>
            </w:r>
          </w:p>
        </w:tc>
      </w:tr>
      <w:tr w:rsidR="005B2E72" w:rsidRPr="00D2491C" w14:paraId="4D46CA80" w14:textId="77777777" w:rsidTr="005B2E72">
        <w:trPr>
          <w:trHeight w:val="158"/>
        </w:trPr>
        <w:tc>
          <w:tcPr>
            <w:tcW w:w="634" w:type="dxa"/>
            <w:vAlign w:val="center"/>
          </w:tcPr>
          <w:p w14:paraId="4D46CA7B"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4D46CA7C" w14:textId="0D557F05" w:rsidR="005B2E72" w:rsidRPr="00F5715E" w:rsidRDefault="005B2E72" w:rsidP="005B2E72">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4D46CA7D" w14:textId="77777777" w:rsidR="005B2E72" w:rsidRPr="00F5715E" w:rsidRDefault="005B2E72" w:rsidP="005B2E72">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4D46CA7E" w14:textId="77777777" w:rsidR="005B2E72" w:rsidRPr="00F5715E" w:rsidRDefault="005B2E72" w:rsidP="005B2E72">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4D46CA7F" w14:textId="77777777" w:rsidR="005B2E72" w:rsidRPr="00F5715E" w:rsidRDefault="005B2E72" w:rsidP="005B2E72">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5B2E72" w:rsidRPr="00D2491C" w14:paraId="4D46CA86" w14:textId="77777777" w:rsidTr="005B2E72">
        <w:trPr>
          <w:trHeight w:val="158"/>
        </w:trPr>
        <w:tc>
          <w:tcPr>
            <w:tcW w:w="634" w:type="dxa"/>
            <w:vAlign w:val="center"/>
          </w:tcPr>
          <w:p w14:paraId="4D46CA81"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4D46CA82" w14:textId="23F69E29" w:rsidR="005B2E72" w:rsidRPr="00F5715E" w:rsidRDefault="005B2E72" w:rsidP="005B2E72">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4D46CA83" w14:textId="77777777" w:rsidR="005B2E72" w:rsidRPr="00F5715E" w:rsidRDefault="005B2E72" w:rsidP="005B2E72">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4D46CA84" w14:textId="77777777" w:rsidR="005B2E72" w:rsidRPr="00F5715E" w:rsidRDefault="005B2E72" w:rsidP="005B2E72">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4D46CA85" w14:textId="77777777" w:rsidR="005B2E72" w:rsidRPr="00F5715E" w:rsidRDefault="005B2E72" w:rsidP="005B2E72">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(4.1.2.&gt;&gt;</w:t>
            </w:r>
          </w:p>
        </w:tc>
      </w:tr>
      <w:tr w:rsidR="005B2E72" w:rsidRPr="00D2491C" w14:paraId="4D46CA91" w14:textId="77777777" w:rsidTr="005B2E72">
        <w:trPr>
          <w:trHeight w:val="158"/>
        </w:trPr>
        <w:tc>
          <w:tcPr>
            <w:tcW w:w="634" w:type="dxa"/>
            <w:vAlign w:val="center"/>
          </w:tcPr>
          <w:p w14:paraId="4D46CA87"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4D46CA88" w14:textId="471E5F57" w:rsidR="005B2E72" w:rsidRPr="00F5715E" w:rsidRDefault="005B2E72" w:rsidP="005B2E72">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4D46CA89" w14:textId="77777777" w:rsidR="005B2E72" w:rsidRPr="00F5715E" w:rsidRDefault="005B2E72" w:rsidP="005B2E72">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4D46CA8A" w14:textId="77777777" w:rsidR="005B2E72" w:rsidRPr="00F5715E" w:rsidRDefault="005B2E72" w:rsidP="005B2E72">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4D46CA8B" w14:textId="77777777" w:rsidR="005B2E72" w:rsidRPr="00F5715E" w:rsidRDefault="005B2E72" w:rsidP="005B2E72">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4D46CA8C" w14:textId="77777777" w:rsidR="005B2E72" w:rsidRPr="00F5715E" w:rsidRDefault="005B2E72" w:rsidP="005B2E72">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4D46CA8D" w14:textId="77777777" w:rsidR="005B2E72" w:rsidRDefault="005B2E72" w:rsidP="005B2E72">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4D46CA8E" w14:textId="77777777" w:rsidR="005B2E72" w:rsidRDefault="005B2E72" w:rsidP="005B2E72">
            <w:pPr>
              <w:rPr>
                <w:rFonts w:asciiTheme="minorHAnsi" w:hAnsiTheme="minorHAnsi"/>
                <w:sz w:val="18"/>
                <w:szCs w:val="18"/>
                <w:u w:val="single"/>
              </w:rPr>
            </w:pPr>
          </w:p>
          <w:p w14:paraId="4D46CA8F" w14:textId="77777777" w:rsidR="005B2E72" w:rsidRPr="00F5715E" w:rsidRDefault="005B2E72" w:rsidP="005B2E72">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4D46CA90" w14:textId="77777777" w:rsidR="005B2E72" w:rsidRPr="00F5715E" w:rsidRDefault="005B2E72" w:rsidP="005B2E72">
            <w:pPr>
              <w:rPr>
                <w:rFonts w:asciiTheme="minorHAnsi" w:hAnsiTheme="minorHAnsi"/>
                <w:sz w:val="18"/>
                <w:szCs w:val="18"/>
              </w:rPr>
            </w:pPr>
            <w:r>
              <w:rPr>
                <w:rFonts w:asciiTheme="minorHAnsi" w:hAnsiTheme="minorHAnsi"/>
                <w:b/>
                <w:sz w:val="18"/>
                <w:szCs w:val="18"/>
              </w:rPr>
              <w:t>Central Fan Integrated Ventilation System Not Allowed to Operate Continuously - DO NOT PROCEED;&gt;&gt;</w:t>
            </w:r>
          </w:p>
        </w:tc>
      </w:tr>
      <w:tr w:rsidR="00D44565" w:rsidRPr="00D2491C" w14:paraId="48FC4BC4" w14:textId="77777777" w:rsidTr="005B2E72">
        <w:trPr>
          <w:trHeight w:val="158"/>
          <w:ins w:id="10" w:author="Smith, Alexis@Energy" w:date="2017-12-05T11:03:00Z"/>
        </w:trPr>
        <w:tc>
          <w:tcPr>
            <w:tcW w:w="634" w:type="dxa"/>
            <w:vAlign w:val="center"/>
          </w:tcPr>
          <w:p w14:paraId="05B211A9" w14:textId="48E46687" w:rsidR="00D44565" w:rsidRPr="00F5715E" w:rsidRDefault="00D44565" w:rsidP="005B2E72">
            <w:pPr>
              <w:jc w:val="center"/>
              <w:rPr>
                <w:ins w:id="11" w:author="Smith, Alexis@Energy" w:date="2017-12-05T11:03:00Z"/>
                <w:rFonts w:asciiTheme="minorHAnsi" w:hAnsiTheme="minorHAnsi"/>
                <w:sz w:val="18"/>
                <w:szCs w:val="18"/>
              </w:rPr>
            </w:pPr>
            <w:bookmarkStart w:id="12" w:name="_GoBack" w:colFirst="2" w:colLast="2"/>
            <w:ins w:id="13" w:author="Smith, Alexis@Energy" w:date="2017-12-05T11:05:00Z">
              <w:r>
                <w:rPr>
                  <w:rFonts w:asciiTheme="minorHAnsi" w:hAnsiTheme="minorHAnsi"/>
                  <w:sz w:val="18"/>
                  <w:szCs w:val="18"/>
                </w:rPr>
                <w:t>09</w:t>
              </w:r>
            </w:ins>
          </w:p>
        </w:tc>
        <w:tc>
          <w:tcPr>
            <w:tcW w:w="4608" w:type="dxa"/>
            <w:vAlign w:val="center"/>
          </w:tcPr>
          <w:p w14:paraId="1B5C2231" w14:textId="7D3E1863" w:rsidR="00D44565" w:rsidRDefault="00D44565" w:rsidP="005B2E72">
            <w:pPr>
              <w:rPr>
                <w:ins w:id="14" w:author="Smith, Alexis@Energy" w:date="2017-12-05T11:03:00Z"/>
                <w:rFonts w:asciiTheme="minorHAnsi" w:hAnsiTheme="minorHAnsi"/>
                <w:sz w:val="18"/>
                <w:szCs w:val="18"/>
              </w:rPr>
            </w:pPr>
            <w:ins w:id="15" w:author="Smith, Alexis@Energy" w:date="2017-12-05T11:05:00Z">
              <w:r>
                <w:rPr>
                  <w:rFonts w:asciiTheme="minorHAnsi" w:hAnsiTheme="minorHAnsi"/>
                  <w:sz w:val="18"/>
                  <w:szCs w:val="18"/>
                </w:rPr>
                <w:t>IAQ Fan Location</w:t>
              </w:r>
            </w:ins>
          </w:p>
        </w:tc>
        <w:tc>
          <w:tcPr>
            <w:tcW w:w="5774" w:type="dxa"/>
          </w:tcPr>
          <w:p w14:paraId="38986235" w14:textId="6F7FAC4D" w:rsidR="00D44565" w:rsidRDefault="001F75EC" w:rsidP="001F75EC">
            <w:pPr>
              <w:rPr>
                <w:ins w:id="16" w:author="Smith, Alexis@Energy" w:date="2017-12-05T11:03:00Z"/>
                <w:rFonts w:asciiTheme="minorHAnsi" w:hAnsiTheme="minorHAnsi"/>
                <w:sz w:val="18"/>
                <w:szCs w:val="18"/>
              </w:rPr>
            </w:pPr>
            <w:ins w:id="17" w:author="Smith, Alexis@Energy" w:date="2017-12-05T11:36:00Z">
              <w:r>
                <w:rPr>
                  <w:rFonts w:asciiTheme="minorHAnsi" w:hAnsiTheme="minorHAnsi"/>
                  <w:sz w:val="18"/>
                  <w:szCs w:val="18"/>
                </w:rPr>
                <w:t>&lt;&lt;</w:t>
              </w:r>
            </w:ins>
            <w:ins w:id="18" w:author="Smith, Alexis@Energy" w:date="2017-12-05T12:57:00Z">
              <w:r>
                <w:rPr>
                  <w:rFonts w:asciiTheme="minorHAnsi" w:hAnsiTheme="minorHAnsi"/>
                  <w:sz w:val="18"/>
                  <w:szCs w:val="18"/>
                </w:rPr>
                <w:t>Auto filled text: r</w:t>
              </w:r>
            </w:ins>
            <w:ins w:id="19" w:author="Smith, Alexis@Energy" w:date="2017-12-05T11:36:00Z">
              <w:r w:rsidR="00710260" w:rsidRPr="00F5715E">
                <w:rPr>
                  <w:rFonts w:asciiTheme="minorHAnsi" w:hAnsiTheme="minorHAnsi"/>
                  <w:sz w:val="18"/>
                  <w:szCs w:val="18"/>
                </w:rPr>
                <w:t>eferenced data from CF</w:t>
              </w:r>
            </w:ins>
            <w:ins w:id="20" w:author="Smith, Alexis@Energy" w:date="2017-12-05T12:46:00Z">
              <w:r w:rsidR="00781CFD">
                <w:rPr>
                  <w:rFonts w:asciiTheme="minorHAnsi" w:hAnsiTheme="minorHAnsi"/>
                  <w:sz w:val="18"/>
                  <w:szCs w:val="18"/>
                </w:rPr>
                <w:t>2</w:t>
              </w:r>
            </w:ins>
            <w:ins w:id="21" w:author="Smith, Alexis@Energy" w:date="2017-12-05T11:36:00Z">
              <w:r w:rsidR="00710260" w:rsidRPr="00F5715E">
                <w:rPr>
                  <w:rFonts w:asciiTheme="minorHAnsi" w:hAnsiTheme="minorHAnsi"/>
                  <w:sz w:val="18"/>
                  <w:szCs w:val="18"/>
                </w:rPr>
                <w:t>R</w:t>
              </w:r>
              <w:r w:rsidR="00710260" w:rsidRPr="001F75EC">
                <w:rPr>
                  <w:rFonts w:asciiTheme="minorHAnsi" w:hAnsiTheme="minorHAnsi"/>
                  <w:sz w:val="18"/>
                  <w:szCs w:val="18"/>
                </w:rPr>
                <w:t>&gt;&gt;</w:t>
              </w:r>
            </w:ins>
          </w:p>
        </w:tc>
      </w:tr>
      <w:bookmarkEnd w:id="12"/>
      <w:tr w:rsidR="005B2E72" w:rsidRPr="00D2491C" w14:paraId="4D46CAA3" w14:textId="77777777" w:rsidTr="005B2E72">
        <w:trPr>
          <w:trHeight w:val="158"/>
        </w:trPr>
        <w:tc>
          <w:tcPr>
            <w:tcW w:w="634" w:type="dxa"/>
            <w:vAlign w:val="center"/>
          </w:tcPr>
          <w:p w14:paraId="4D46CA92" w14:textId="6859677F" w:rsidR="005B2E72" w:rsidRPr="00F5715E" w:rsidRDefault="005B2E72" w:rsidP="005B2E72">
            <w:pPr>
              <w:jc w:val="center"/>
              <w:rPr>
                <w:rFonts w:asciiTheme="minorHAnsi" w:hAnsiTheme="minorHAnsi"/>
                <w:sz w:val="18"/>
                <w:szCs w:val="18"/>
              </w:rPr>
            </w:pPr>
            <w:del w:id="22" w:author="Smith, Alexis@Energy" w:date="2017-12-05T11:05:00Z">
              <w:r w:rsidRPr="00F5715E" w:rsidDel="00D44565">
                <w:rPr>
                  <w:rFonts w:asciiTheme="minorHAnsi" w:hAnsiTheme="minorHAnsi"/>
                  <w:sz w:val="18"/>
                  <w:szCs w:val="18"/>
                </w:rPr>
                <w:delText>09</w:delText>
              </w:r>
            </w:del>
            <w:ins w:id="23" w:author="Smith, Alexis@Energy" w:date="2017-12-05T11:05:00Z">
              <w:r w:rsidR="00D44565">
                <w:rPr>
                  <w:rFonts w:asciiTheme="minorHAnsi" w:hAnsiTheme="minorHAnsi"/>
                  <w:sz w:val="18"/>
                  <w:szCs w:val="18"/>
                </w:rPr>
                <w:t>10</w:t>
              </w:r>
            </w:ins>
          </w:p>
        </w:tc>
        <w:tc>
          <w:tcPr>
            <w:tcW w:w="4608" w:type="dxa"/>
            <w:vAlign w:val="center"/>
          </w:tcPr>
          <w:p w14:paraId="4D46CA93" w14:textId="77777777" w:rsidR="005B2E72" w:rsidRPr="00F5715E" w:rsidRDefault="005B2E72" w:rsidP="005B2E72">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4D46CA94" w14:textId="77777777" w:rsidR="005B2E72" w:rsidRPr="00F5715E" w:rsidRDefault="005B2E72" w:rsidP="005B2E72">
            <w:pPr>
              <w:rPr>
                <w:rFonts w:asciiTheme="minorHAnsi" w:hAnsiTheme="minorHAnsi"/>
                <w:sz w:val="18"/>
                <w:szCs w:val="18"/>
              </w:rPr>
            </w:pPr>
            <w:r>
              <w:rPr>
                <w:rFonts w:asciiTheme="minorHAnsi" w:hAnsiTheme="minorHAnsi"/>
                <w:sz w:val="18"/>
                <w:szCs w:val="18"/>
              </w:rPr>
              <w:t>(this row not visible to user)</w:t>
            </w:r>
          </w:p>
        </w:tc>
        <w:tc>
          <w:tcPr>
            <w:tcW w:w="5774" w:type="dxa"/>
          </w:tcPr>
          <w:p w14:paraId="4D46CA95" w14:textId="77777777" w:rsidR="005B2E72" w:rsidRDefault="005B2E72" w:rsidP="005B2E72">
            <w:pPr>
              <w:rPr>
                <w:rFonts w:asciiTheme="minorHAnsi" w:hAnsiTheme="minorHAnsi"/>
                <w:sz w:val="18"/>
                <w:szCs w:val="18"/>
              </w:rPr>
            </w:pPr>
            <w:r>
              <w:rPr>
                <w:rFonts w:asciiTheme="minorHAnsi" w:hAnsiTheme="minorHAnsi"/>
                <w:sz w:val="18"/>
                <w:szCs w:val="18"/>
              </w:rPr>
              <w:t>&lt;&lt;calculated field:</w:t>
            </w:r>
          </w:p>
          <w:p w14:paraId="4D46CA96" w14:textId="77777777" w:rsidR="005B2E72" w:rsidRDefault="005B2E72" w:rsidP="005B2E72">
            <w:pPr>
              <w:rPr>
                <w:rFonts w:asciiTheme="minorHAnsi" w:hAnsiTheme="minorHAnsi"/>
                <w:sz w:val="18"/>
                <w:szCs w:val="18"/>
              </w:rPr>
            </w:pPr>
          </w:p>
          <w:p w14:paraId="4D46CA97" w14:textId="77777777" w:rsidR="005B2E72" w:rsidRPr="00F5715E" w:rsidRDefault="005B2E72" w:rsidP="005B2E72">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4D46CA98" w14:textId="77777777" w:rsidR="005B2E72" w:rsidRPr="00F5715E" w:rsidRDefault="005B2E72" w:rsidP="005B2E72">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4D46CA99" w14:textId="77777777" w:rsidR="005B2E72" w:rsidRPr="00F5715E" w:rsidRDefault="005B2E72" w:rsidP="005B2E72">
            <w:pPr>
              <w:rPr>
                <w:rFonts w:asciiTheme="minorHAnsi" w:hAnsiTheme="minorHAnsi"/>
                <w:sz w:val="18"/>
                <w:szCs w:val="18"/>
                <w:u w:val="single"/>
              </w:rPr>
            </w:pPr>
          </w:p>
          <w:p w14:paraId="4D46CA9A" w14:textId="77777777" w:rsidR="005B2E72" w:rsidRPr="00F5715E" w:rsidRDefault="005B2E72" w:rsidP="005B2E7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4D46CA9B" w14:textId="77777777" w:rsidR="005B2E72" w:rsidRPr="00F5715E" w:rsidRDefault="005B2E72" w:rsidP="005B2E72">
            <w:pPr>
              <w:rPr>
                <w:rFonts w:asciiTheme="minorHAnsi" w:hAnsiTheme="minorHAnsi"/>
                <w:b/>
                <w:sz w:val="18"/>
                <w:szCs w:val="18"/>
              </w:rPr>
            </w:pPr>
            <w:r>
              <w:rPr>
                <w:rFonts w:asciiTheme="minorHAnsi" w:hAnsiTheme="minorHAnsi"/>
                <w:b/>
                <w:sz w:val="18"/>
                <w:szCs w:val="18"/>
              </w:rPr>
              <w:t>**27b - Continuous Ventilation Airflow - Total Vent Rate Method;</w:t>
            </w:r>
          </w:p>
          <w:p w14:paraId="4D46CA9C" w14:textId="77777777" w:rsidR="005B2E72" w:rsidRPr="00F5715E" w:rsidRDefault="005B2E72" w:rsidP="005B2E72">
            <w:pPr>
              <w:rPr>
                <w:rFonts w:asciiTheme="minorHAnsi" w:hAnsiTheme="minorHAnsi"/>
                <w:sz w:val="18"/>
                <w:szCs w:val="18"/>
              </w:rPr>
            </w:pPr>
          </w:p>
          <w:p w14:paraId="4D46CA9D" w14:textId="77777777" w:rsidR="005B2E72" w:rsidRPr="00F5715E" w:rsidRDefault="005B2E72" w:rsidP="005B2E7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4D46CA9E" w14:textId="77777777" w:rsidR="005B2E72" w:rsidRPr="00F5715E" w:rsidRDefault="005B2E72" w:rsidP="005B2E72">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4D46CA9F" w14:textId="77777777" w:rsidR="005B2E72" w:rsidRPr="00F5715E" w:rsidRDefault="005B2E72" w:rsidP="005B2E72">
            <w:pPr>
              <w:rPr>
                <w:rFonts w:asciiTheme="minorHAnsi" w:hAnsiTheme="minorHAnsi"/>
                <w:sz w:val="18"/>
                <w:szCs w:val="18"/>
              </w:rPr>
            </w:pPr>
          </w:p>
          <w:p w14:paraId="4D46CAA0" w14:textId="77777777" w:rsidR="005B2E72" w:rsidRPr="00F5715E" w:rsidRDefault="005B2E72" w:rsidP="005B2E7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4D46CAA1" w14:textId="77777777" w:rsidR="005B2E72" w:rsidRDefault="005B2E72" w:rsidP="005B2E72">
            <w:pPr>
              <w:rPr>
                <w:rFonts w:asciiTheme="minorHAnsi" w:hAnsiTheme="minorHAnsi"/>
                <w:b/>
                <w:sz w:val="18"/>
                <w:szCs w:val="18"/>
              </w:rPr>
            </w:pPr>
            <w:r>
              <w:rPr>
                <w:rFonts w:asciiTheme="minorHAnsi" w:hAnsiTheme="minorHAnsi"/>
                <w:b/>
                <w:sz w:val="18"/>
                <w:szCs w:val="18"/>
              </w:rPr>
              <w:t>**27d - Intermittent Ventilation Airflow - Total Vent Rate Method;&gt;&gt;</w:t>
            </w:r>
          </w:p>
          <w:p w14:paraId="4D46CAA2" w14:textId="77777777" w:rsidR="005B2E72" w:rsidRPr="00F5715E" w:rsidRDefault="005B2E72" w:rsidP="005B2E72">
            <w:pPr>
              <w:rPr>
                <w:rFonts w:asciiTheme="minorHAnsi" w:hAnsiTheme="minorHAnsi"/>
                <w:b/>
                <w:sz w:val="18"/>
                <w:szCs w:val="18"/>
              </w:rPr>
            </w:pPr>
          </w:p>
        </w:tc>
      </w:tr>
    </w:tbl>
    <w:p w14:paraId="4D46CAA4" w14:textId="77777777" w:rsidR="005B2E72" w:rsidRPr="00AD610F" w:rsidRDefault="005B2E72" w:rsidP="004E7E23">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8F70EC" w:rsidRPr="00D2491C" w14:paraId="4D46CAA7" w14:textId="77777777" w:rsidTr="008F70EC">
        <w:tc>
          <w:tcPr>
            <w:tcW w:w="11016" w:type="dxa"/>
          </w:tcPr>
          <w:p w14:paraId="4D46CAA6" w14:textId="11FC98AE" w:rsidR="008F70EC" w:rsidRPr="00D2491C" w:rsidRDefault="00AD610F" w:rsidP="008F70EC">
            <w:pPr>
              <w:keepNext/>
              <w:tabs>
                <w:tab w:val="left" w:pos="-2600"/>
              </w:tabs>
              <w:ind w:right="187"/>
              <w:outlineLvl w:val="2"/>
              <w:rPr>
                <w:rFonts w:asciiTheme="minorHAnsi" w:hAnsiTheme="minorHAnsi" w:cs="Arial"/>
                <w:bCs/>
                <w:caps/>
                <w:sz w:val="18"/>
                <w:szCs w:val="18"/>
              </w:rPr>
            </w:pPr>
            <w:r w:rsidRPr="00AD610F">
              <w:rPr>
                <w:rFonts w:asciiTheme="minorHAnsi" w:hAnsiTheme="minorHAnsi"/>
                <w:b/>
                <w:szCs w:val="18"/>
              </w:rPr>
              <w:t>MCH-</w:t>
            </w:r>
            <w:r w:rsidR="008F70EC" w:rsidRPr="00AD610F">
              <w:rPr>
                <w:rFonts w:asciiTheme="minorHAnsi" w:hAnsiTheme="minorHAnsi"/>
                <w:b/>
                <w:szCs w:val="18"/>
              </w:rPr>
              <w:t>27a - Continuous Ventilation Airflow - Fan Vent</w:t>
            </w:r>
            <w:r w:rsidR="00CA10C5">
              <w:rPr>
                <w:rFonts w:asciiTheme="minorHAnsi" w:hAnsiTheme="minorHAnsi"/>
                <w:b/>
                <w:szCs w:val="18"/>
              </w:rPr>
              <w:t>ilation</w:t>
            </w:r>
            <w:r w:rsidR="008F70EC" w:rsidRPr="00AD610F">
              <w:rPr>
                <w:rFonts w:asciiTheme="minorHAnsi" w:hAnsiTheme="minorHAnsi"/>
                <w:b/>
                <w:szCs w:val="18"/>
              </w:rPr>
              <w:t xml:space="preserve"> Rate Method</w:t>
            </w:r>
          </w:p>
        </w:tc>
      </w:tr>
    </w:tbl>
    <w:p w14:paraId="4D46CAA9" w14:textId="77777777" w:rsidR="008F70EC" w:rsidRPr="00AD610F" w:rsidRDefault="008F70EC" w:rsidP="008F70EC">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08"/>
        <w:gridCol w:w="5778"/>
      </w:tblGrid>
      <w:tr w:rsidR="008F70EC" w:rsidRPr="00D2491C" w14:paraId="4D46CAAD" w14:textId="77777777" w:rsidTr="008F70EC">
        <w:tc>
          <w:tcPr>
            <w:tcW w:w="11016" w:type="dxa"/>
            <w:gridSpan w:val="3"/>
          </w:tcPr>
          <w:p w14:paraId="7FB41769" w14:textId="77777777" w:rsidR="00AD610F" w:rsidRDefault="008F70EC" w:rsidP="008F70EC">
            <w:pPr>
              <w:rPr>
                <w:rFonts w:asciiTheme="minorHAnsi" w:hAnsiTheme="minorHAnsi"/>
                <w:b/>
                <w:sz w:val="18"/>
                <w:szCs w:val="18"/>
              </w:rPr>
            </w:pPr>
            <w:r w:rsidRPr="00AD610F">
              <w:rPr>
                <w:rFonts w:asciiTheme="minorHAnsi" w:hAnsiTheme="minorHAnsi"/>
                <w:b/>
                <w:szCs w:val="18"/>
              </w:rPr>
              <w:t>B. Whole-Building Continuous Ventilation - Fan Ventilation Rate Method</w:t>
            </w:r>
          </w:p>
          <w:p w14:paraId="4D46CAAC" w14:textId="64CDD272" w:rsidR="008F70EC" w:rsidRPr="00D2491C" w:rsidRDefault="008F70EC" w:rsidP="008F70EC">
            <w:pPr>
              <w:rPr>
                <w:rFonts w:asciiTheme="minorHAnsi" w:hAnsiTheme="minorHAnsi"/>
                <w:sz w:val="18"/>
                <w:szCs w:val="18"/>
              </w:rPr>
            </w:pPr>
            <w:r w:rsidRPr="00D2491C">
              <w:rPr>
                <w:rFonts w:asciiTheme="minorHAnsi" w:hAnsiTheme="minorHAnsi"/>
                <w:sz w:val="18"/>
                <w:szCs w:val="18"/>
              </w:rPr>
              <w:t xml:space="preserve">A mechanical supply system, exhaust system, or combination thereof shall provide whole-building ventilation with outdoor air each hour at no less than the rate in equation 4.1a. </w:t>
            </w:r>
          </w:p>
        </w:tc>
      </w:tr>
      <w:tr w:rsidR="008F70EC" w:rsidRPr="00D2491C" w14:paraId="4D46CAB1" w14:textId="77777777" w:rsidTr="008F70EC">
        <w:trPr>
          <w:trHeight w:val="158"/>
        </w:trPr>
        <w:tc>
          <w:tcPr>
            <w:tcW w:w="630" w:type="dxa"/>
            <w:vAlign w:val="center"/>
          </w:tcPr>
          <w:p w14:paraId="4D46CAAE" w14:textId="77777777" w:rsidR="008F70EC" w:rsidRPr="00D2491C" w:rsidRDefault="008F70EC" w:rsidP="008F70EC">
            <w:pPr>
              <w:jc w:val="center"/>
              <w:rPr>
                <w:rFonts w:asciiTheme="minorHAnsi" w:hAnsiTheme="minorHAnsi"/>
                <w:sz w:val="18"/>
                <w:szCs w:val="18"/>
              </w:rPr>
            </w:pPr>
            <w:r w:rsidRPr="00D2491C">
              <w:rPr>
                <w:rFonts w:asciiTheme="minorHAnsi" w:hAnsiTheme="minorHAnsi"/>
                <w:sz w:val="18"/>
                <w:szCs w:val="18"/>
              </w:rPr>
              <w:t>01</w:t>
            </w:r>
          </w:p>
        </w:tc>
        <w:tc>
          <w:tcPr>
            <w:tcW w:w="4608" w:type="dxa"/>
            <w:vAlign w:val="center"/>
          </w:tcPr>
          <w:p w14:paraId="4D46CAAF" w14:textId="733C5B47" w:rsidR="008F70EC" w:rsidRPr="00D2491C" w:rsidRDefault="008F70EC" w:rsidP="008F70EC">
            <w:pPr>
              <w:rPr>
                <w:rFonts w:asciiTheme="minorHAnsi" w:hAnsiTheme="minorHAnsi"/>
                <w:sz w:val="18"/>
                <w:szCs w:val="18"/>
              </w:rPr>
            </w:pPr>
            <w:r w:rsidRPr="00D2491C">
              <w:rPr>
                <w:rFonts w:asciiTheme="minorHAnsi" w:hAnsiTheme="minorHAnsi"/>
                <w:sz w:val="18"/>
                <w:szCs w:val="18"/>
              </w:rPr>
              <w:t>Required Continuous Whole-Building Ventilation Rate (</w:t>
            </w:r>
            <w:proofErr w:type="spellStart"/>
            <w:r w:rsidRPr="00D2491C">
              <w:rPr>
                <w:rFonts w:asciiTheme="minorHAnsi" w:hAnsiTheme="minorHAnsi"/>
                <w:sz w:val="18"/>
                <w:szCs w:val="18"/>
              </w:rPr>
              <w:t>Q</w:t>
            </w:r>
            <w:r w:rsidRPr="00D2491C">
              <w:rPr>
                <w:rFonts w:asciiTheme="minorHAnsi" w:hAnsiTheme="minorHAnsi"/>
                <w:sz w:val="18"/>
                <w:szCs w:val="18"/>
                <w:vertAlign w:val="subscript"/>
              </w:rPr>
              <w:t>fan</w:t>
            </w:r>
            <w:proofErr w:type="spellEnd"/>
            <w:r w:rsidRPr="00D2491C">
              <w:rPr>
                <w:rFonts w:asciiTheme="minorHAnsi" w:hAnsiTheme="minorHAnsi"/>
                <w:sz w:val="18"/>
                <w:szCs w:val="18"/>
              </w:rPr>
              <w:t>)</w:t>
            </w:r>
          </w:p>
        </w:tc>
        <w:tc>
          <w:tcPr>
            <w:tcW w:w="5778" w:type="dxa"/>
          </w:tcPr>
          <w:p w14:paraId="4D46CAB0" w14:textId="77777777" w:rsidR="008F70EC" w:rsidRPr="00D2491C" w:rsidRDefault="008F70EC" w:rsidP="009E73FA">
            <w:pPr>
              <w:rPr>
                <w:rFonts w:asciiTheme="minorHAnsi" w:hAnsiTheme="minorHAnsi"/>
                <w:sz w:val="18"/>
                <w:szCs w:val="18"/>
              </w:rPr>
            </w:pPr>
            <w:r w:rsidRPr="00D2491C">
              <w:rPr>
                <w:rFonts w:asciiTheme="minorHAnsi" w:hAnsiTheme="minorHAnsi"/>
                <w:sz w:val="18"/>
                <w:szCs w:val="18"/>
              </w:rPr>
              <w:t xml:space="preserve">&lt;calculated field, numeric: (use equation 4.1a): </w:t>
            </w:r>
            <w:r w:rsidR="009E73FA">
              <w:rPr>
                <w:rFonts w:asciiTheme="minorHAnsi" w:hAnsiTheme="minorHAnsi"/>
                <w:sz w:val="18"/>
                <w:szCs w:val="18"/>
              </w:rPr>
              <w:t>{(</w:t>
            </w:r>
            <w:r w:rsidR="009E73FA" w:rsidRPr="00C3222B">
              <w:rPr>
                <w:rFonts w:asciiTheme="minorHAnsi" w:hAnsiTheme="minorHAnsi"/>
                <w:sz w:val="18"/>
                <w:szCs w:val="18"/>
              </w:rPr>
              <w:t>Z x row A0</w:t>
            </w:r>
            <w:r w:rsidR="009E73FA">
              <w:rPr>
                <w:rFonts w:asciiTheme="minorHAnsi" w:hAnsiTheme="minorHAnsi"/>
                <w:sz w:val="18"/>
                <w:szCs w:val="18"/>
              </w:rPr>
              <w:t>4)</w:t>
            </w:r>
            <w:r w:rsidR="009E73FA" w:rsidRPr="00C3222B">
              <w:rPr>
                <w:rFonts w:asciiTheme="minorHAnsi" w:hAnsiTheme="minorHAnsi"/>
                <w:sz w:val="18"/>
                <w:szCs w:val="18"/>
              </w:rPr>
              <w:t xml:space="preserve"> + </w:t>
            </w:r>
            <w:r w:rsidR="009E73FA">
              <w:rPr>
                <w:rFonts w:asciiTheme="minorHAnsi" w:hAnsiTheme="minorHAnsi"/>
                <w:sz w:val="18"/>
                <w:szCs w:val="18"/>
              </w:rPr>
              <w:t>[</w:t>
            </w:r>
            <w:r w:rsidR="009E73FA" w:rsidRPr="00C3222B">
              <w:rPr>
                <w:rFonts w:asciiTheme="minorHAnsi" w:hAnsiTheme="minorHAnsi"/>
                <w:sz w:val="18"/>
                <w:szCs w:val="18"/>
              </w:rPr>
              <w:t>7.5(row A0</w:t>
            </w:r>
            <w:r w:rsidR="009E73FA">
              <w:rPr>
                <w:rFonts w:asciiTheme="minorHAnsi" w:hAnsiTheme="minorHAnsi"/>
                <w:sz w:val="18"/>
                <w:szCs w:val="18"/>
              </w:rPr>
              <w:t>5</w:t>
            </w:r>
            <w:r w:rsidR="009E73FA" w:rsidRPr="00C3222B">
              <w:rPr>
                <w:rFonts w:asciiTheme="minorHAnsi" w:hAnsiTheme="minorHAnsi"/>
                <w:sz w:val="18"/>
                <w:szCs w:val="18"/>
              </w:rPr>
              <w:t xml:space="preserve"> + 1)</w:t>
            </w:r>
            <w:r w:rsidR="009E73FA">
              <w:rPr>
                <w:rFonts w:asciiTheme="minorHAnsi" w:hAnsiTheme="minorHAnsi"/>
                <w:sz w:val="18"/>
                <w:szCs w:val="18"/>
              </w:rPr>
              <w:t>]}</w:t>
            </w:r>
            <w:r w:rsidRPr="00D2491C">
              <w:rPr>
                <w:rFonts w:asciiTheme="minorHAnsi" w:hAnsiTheme="minorHAnsi"/>
                <w:sz w:val="18"/>
                <w:szCs w:val="18"/>
              </w:rPr>
              <w:t>, (cfm).  For single family Z = 0.01, for multifamily Z = 0.03</w:t>
            </w:r>
          </w:p>
        </w:tc>
      </w:tr>
      <w:tr w:rsidR="008F70EC" w:rsidRPr="00D2491C" w14:paraId="4D46CAB5" w14:textId="77777777" w:rsidTr="008F70EC">
        <w:trPr>
          <w:trHeight w:val="158"/>
        </w:trPr>
        <w:tc>
          <w:tcPr>
            <w:tcW w:w="630" w:type="dxa"/>
            <w:vAlign w:val="center"/>
          </w:tcPr>
          <w:p w14:paraId="4D46CAB2" w14:textId="77777777" w:rsidR="008F70EC" w:rsidRPr="00D2491C" w:rsidRDefault="008F70EC" w:rsidP="008F70EC">
            <w:pPr>
              <w:jc w:val="center"/>
              <w:rPr>
                <w:rFonts w:asciiTheme="minorHAnsi" w:hAnsiTheme="minorHAnsi"/>
                <w:sz w:val="18"/>
                <w:szCs w:val="18"/>
              </w:rPr>
            </w:pPr>
            <w:r w:rsidRPr="00D2491C">
              <w:rPr>
                <w:rFonts w:asciiTheme="minorHAnsi" w:hAnsiTheme="minorHAnsi"/>
                <w:sz w:val="18"/>
                <w:szCs w:val="18"/>
              </w:rPr>
              <w:t>02</w:t>
            </w:r>
          </w:p>
        </w:tc>
        <w:tc>
          <w:tcPr>
            <w:tcW w:w="4608" w:type="dxa"/>
            <w:vAlign w:val="center"/>
          </w:tcPr>
          <w:p w14:paraId="4D46CAB3" w14:textId="6D86A85A" w:rsidR="008F70EC" w:rsidRPr="00D2491C" w:rsidRDefault="008F70EC" w:rsidP="008F70EC">
            <w:pPr>
              <w:rPr>
                <w:rFonts w:asciiTheme="minorHAnsi" w:hAnsiTheme="minorHAnsi"/>
                <w:sz w:val="18"/>
                <w:szCs w:val="18"/>
              </w:rPr>
            </w:pPr>
            <w:r w:rsidRPr="00D2491C">
              <w:rPr>
                <w:rFonts w:asciiTheme="minorHAnsi" w:hAnsiTheme="minorHAnsi"/>
                <w:sz w:val="18"/>
                <w:szCs w:val="18"/>
              </w:rPr>
              <w:t>Installed Continuous Whole-Building Ventilation Rate</w:t>
            </w:r>
          </w:p>
        </w:tc>
        <w:tc>
          <w:tcPr>
            <w:tcW w:w="5778" w:type="dxa"/>
          </w:tcPr>
          <w:p w14:paraId="4D46CAB4" w14:textId="77777777" w:rsidR="008F70EC" w:rsidRPr="00D2491C" w:rsidRDefault="008F70EC" w:rsidP="008F70EC">
            <w:pPr>
              <w:rPr>
                <w:rFonts w:asciiTheme="minorHAnsi" w:hAnsiTheme="minorHAnsi"/>
                <w:sz w:val="18"/>
                <w:szCs w:val="18"/>
              </w:rPr>
            </w:pPr>
            <w:r w:rsidRPr="00D2491C">
              <w:rPr>
                <w:rFonts w:asciiTheme="minorHAnsi" w:hAnsiTheme="minorHAnsi"/>
                <w:sz w:val="18"/>
                <w:szCs w:val="18"/>
              </w:rPr>
              <w:t>&lt;&lt;user entry, CFM&gt;&gt;</w:t>
            </w:r>
          </w:p>
        </w:tc>
      </w:tr>
    </w:tbl>
    <w:p w14:paraId="4D46CAB6" w14:textId="77777777" w:rsidR="008F70EC" w:rsidRPr="00AD610F" w:rsidRDefault="008F70EC" w:rsidP="008F70EC">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10382"/>
      </w:tblGrid>
      <w:tr w:rsidR="008F70EC" w:rsidRPr="00AD610F" w14:paraId="4D46CAB8" w14:textId="77777777" w:rsidTr="008F70EC">
        <w:tc>
          <w:tcPr>
            <w:tcW w:w="11016" w:type="dxa"/>
            <w:gridSpan w:val="2"/>
          </w:tcPr>
          <w:p w14:paraId="4D46CAB7" w14:textId="77777777" w:rsidR="008F70EC" w:rsidRPr="00AD610F" w:rsidRDefault="008F70EC" w:rsidP="008F70EC">
            <w:pPr>
              <w:keepNext/>
              <w:rPr>
                <w:rFonts w:asciiTheme="minorHAnsi" w:hAnsiTheme="minorHAnsi"/>
                <w:szCs w:val="18"/>
              </w:rPr>
            </w:pPr>
            <w:r w:rsidRPr="00AD610F">
              <w:rPr>
                <w:rFonts w:asciiTheme="minorHAnsi" w:hAnsiTheme="minorHAnsi"/>
                <w:b/>
                <w:szCs w:val="18"/>
              </w:rPr>
              <w:t>C. Compliance Statement</w:t>
            </w:r>
            <w:r w:rsidRPr="00AD610F">
              <w:rPr>
                <w:rFonts w:asciiTheme="minorHAnsi" w:hAnsiTheme="minorHAnsi"/>
                <w:szCs w:val="18"/>
              </w:rPr>
              <w:t xml:space="preserve"> </w:t>
            </w:r>
          </w:p>
        </w:tc>
      </w:tr>
      <w:tr w:rsidR="008F70EC" w:rsidRPr="00D2491C" w14:paraId="4D46CABB" w14:textId="77777777" w:rsidTr="008F70EC">
        <w:trPr>
          <w:trHeight w:val="158"/>
        </w:trPr>
        <w:tc>
          <w:tcPr>
            <w:tcW w:w="634" w:type="dxa"/>
            <w:vAlign w:val="center"/>
          </w:tcPr>
          <w:p w14:paraId="4D46CAB9" w14:textId="77777777" w:rsidR="008F70EC" w:rsidRPr="00D2491C" w:rsidRDefault="008F70EC" w:rsidP="008F70EC">
            <w:pPr>
              <w:keepNext/>
              <w:jc w:val="center"/>
              <w:rPr>
                <w:rFonts w:asciiTheme="minorHAnsi" w:hAnsiTheme="minorHAnsi"/>
                <w:sz w:val="18"/>
                <w:szCs w:val="18"/>
              </w:rPr>
            </w:pPr>
            <w:r w:rsidRPr="00D2491C">
              <w:rPr>
                <w:rFonts w:asciiTheme="minorHAnsi" w:hAnsiTheme="minorHAnsi"/>
                <w:sz w:val="18"/>
                <w:szCs w:val="18"/>
              </w:rPr>
              <w:t>01</w:t>
            </w:r>
          </w:p>
        </w:tc>
        <w:tc>
          <w:tcPr>
            <w:tcW w:w="10382" w:type="dxa"/>
            <w:vAlign w:val="center"/>
          </w:tcPr>
          <w:p w14:paraId="4D46CABA" w14:textId="77777777" w:rsidR="008F70EC" w:rsidRPr="00D2491C" w:rsidRDefault="008F70EC" w:rsidP="00C86856">
            <w:pPr>
              <w:keepNext/>
              <w:rPr>
                <w:rFonts w:asciiTheme="minorHAnsi" w:hAnsiTheme="minorHAnsi"/>
                <w:sz w:val="18"/>
                <w:szCs w:val="18"/>
              </w:rPr>
            </w:pPr>
            <w:r w:rsidRPr="00D2491C">
              <w:rPr>
                <w:rFonts w:asciiTheme="minorHAnsi" w:hAnsiTheme="minorHAnsi"/>
                <w:sz w:val="18"/>
                <w:szCs w:val="18"/>
              </w:rPr>
              <w:t xml:space="preserve">&lt;&lt; if the </w:t>
            </w:r>
            <w:r w:rsidR="00C86856">
              <w:rPr>
                <w:rFonts w:asciiTheme="minorHAnsi" w:hAnsiTheme="minorHAnsi"/>
                <w:sz w:val="18"/>
                <w:szCs w:val="18"/>
              </w:rPr>
              <w:t xml:space="preserve">installed continuous </w:t>
            </w:r>
            <w:r w:rsidRPr="00D2491C">
              <w:rPr>
                <w:rFonts w:asciiTheme="minorHAnsi" w:hAnsiTheme="minorHAnsi"/>
                <w:sz w:val="18"/>
                <w:szCs w:val="18"/>
              </w:rPr>
              <w:t xml:space="preserve">whole-building ventilation rate B02 is equal to or greater than the required continuous whole-building ventilation rate B01 then display text: "Building Passes Continuous Whole-Building Ventilation Rate Test"; if the </w:t>
            </w:r>
            <w:r w:rsidR="00C86856">
              <w:rPr>
                <w:rFonts w:asciiTheme="minorHAnsi" w:hAnsiTheme="minorHAnsi"/>
                <w:sz w:val="18"/>
                <w:szCs w:val="18"/>
              </w:rPr>
              <w:t xml:space="preserve">installed continuous </w:t>
            </w:r>
            <w:r w:rsidRPr="00D2491C">
              <w:rPr>
                <w:rFonts w:asciiTheme="minorHAnsi" w:hAnsiTheme="minorHAnsi"/>
                <w:sz w:val="18"/>
                <w:szCs w:val="18"/>
              </w:rPr>
              <w:t>whole-building ventilation rate B02 is less than the required continuous whole-building ventilation rate B01 then display text: "Building Fails Continuous Whole-Building Ventilation Rate Test"&gt;&gt;</w:t>
            </w:r>
          </w:p>
        </w:tc>
      </w:tr>
    </w:tbl>
    <w:p w14:paraId="4D46CABC" w14:textId="77777777" w:rsidR="008F70EC" w:rsidRPr="00D2491C" w:rsidRDefault="008F70EC" w:rsidP="008F70E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4687D" w:rsidRPr="0084687D" w14:paraId="4D46CB9E" w14:textId="77777777" w:rsidTr="009A08FD">
        <w:trPr>
          <w:cantSplit/>
          <w:trHeight w:val="432"/>
        </w:trPr>
        <w:tc>
          <w:tcPr>
            <w:tcW w:w="5000" w:type="pct"/>
            <w:gridSpan w:val="2"/>
            <w:vAlign w:val="center"/>
          </w:tcPr>
          <w:p w14:paraId="4D46CB9C" w14:textId="470F550D" w:rsidR="0084687D" w:rsidRPr="00AD610F" w:rsidRDefault="00787BCC" w:rsidP="00AD610F">
            <w:pPr>
              <w:keepNext/>
              <w:rPr>
                <w:rFonts w:ascii="Calibri" w:hAnsi="Calibri"/>
                <w:b/>
                <w:szCs w:val="18"/>
              </w:rPr>
            </w:pPr>
            <w:r w:rsidRPr="00AD610F">
              <w:rPr>
                <w:rFonts w:ascii="Calibri" w:hAnsi="Calibri"/>
                <w:b/>
                <w:szCs w:val="18"/>
              </w:rPr>
              <w:t>D</w:t>
            </w:r>
            <w:r w:rsidR="0084687D" w:rsidRPr="00AD610F">
              <w:rPr>
                <w:rFonts w:ascii="Calibri" w:hAnsi="Calibri"/>
                <w:b/>
                <w:szCs w:val="18"/>
              </w:rPr>
              <w:t>.  Determination of HERS Verification Compliance</w:t>
            </w:r>
          </w:p>
          <w:p w14:paraId="4D46CB9D" w14:textId="77777777" w:rsidR="0084687D" w:rsidRPr="0084687D" w:rsidRDefault="0084687D" w:rsidP="00AD610F">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84687D" w:rsidRPr="0084687D" w14:paraId="4D46CBA1" w14:textId="77777777" w:rsidTr="00FC4494">
        <w:trPr>
          <w:cantSplit/>
          <w:trHeight w:val="144"/>
        </w:trPr>
        <w:tc>
          <w:tcPr>
            <w:tcW w:w="253" w:type="pct"/>
            <w:vAlign w:val="center"/>
          </w:tcPr>
          <w:p w14:paraId="4D46CB9F" w14:textId="77777777" w:rsidR="0084687D" w:rsidRPr="0084687D" w:rsidDel="00C76C40" w:rsidRDefault="0084687D" w:rsidP="00FC4494">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4D46CBA0" w14:textId="0C26A54D" w:rsidR="0084687D" w:rsidRPr="0084687D" w:rsidRDefault="0084687D" w:rsidP="00E54077">
            <w:pPr>
              <w:keepNext/>
              <w:rPr>
                <w:rFonts w:ascii="Calibri" w:hAnsi="Calibri"/>
                <w:sz w:val="18"/>
                <w:szCs w:val="18"/>
              </w:rPr>
            </w:pPr>
            <w:r w:rsidRPr="0084687D">
              <w:rPr>
                <w:rFonts w:ascii="Calibri" w:hAnsi="Calibri"/>
                <w:sz w:val="18"/>
                <w:szCs w:val="18"/>
              </w:rPr>
              <w:t xml:space="preserve">&lt;&lt;if </w:t>
            </w:r>
            <w:r>
              <w:rPr>
                <w:rFonts w:ascii="Calibri" w:hAnsi="Calibri"/>
                <w:sz w:val="18"/>
                <w:szCs w:val="18"/>
              </w:rPr>
              <w:t>C01</w:t>
            </w:r>
            <w:r w:rsidRPr="0084687D">
              <w:rPr>
                <w:rFonts w:ascii="Calibri" w:hAnsi="Calibri"/>
                <w:sz w:val="18"/>
                <w:szCs w:val="18"/>
              </w:rPr>
              <w:t xml:space="preserve"> = </w:t>
            </w:r>
            <w:r w:rsidRPr="00D2491C">
              <w:rPr>
                <w:rFonts w:asciiTheme="minorHAnsi" w:hAnsiTheme="minorHAnsi"/>
                <w:sz w:val="18"/>
                <w:szCs w:val="18"/>
              </w:rPr>
              <w:t>Building Passes Continuous Whole-Building Ventilation Rate Test</w:t>
            </w:r>
            <w:r w:rsidRPr="0084687D">
              <w:rPr>
                <w:rFonts w:ascii="Calibri" w:hAnsi="Calibr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4D46CBA2" w14:textId="77777777" w:rsidR="008F70EC" w:rsidRDefault="008F70EC">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BB16FE" w:rsidRPr="00BB16FE" w14:paraId="4D46CBA4" w14:textId="77777777" w:rsidTr="00166A25">
        <w:trPr>
          <w:trHeight w:val="288"/>
        </w:trPr>
        <w:tc>
          <w:tcPr>
            <w:tcW w:w="10950" w:type="dxa"/>
            <w:gridSpan w:val="4"/>
            <w:vAlign w:val="center"/>
          </w:tcPr>
          <w:p w14:paraId="4D46CBA3" w14:textId="77777777" w:rsidR="00BB16FE" w:rsidRPr="00BB16FE" w:rsidRDefault="00BB16FE"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lastRenderedPageBreak/>
              <w:t>Documentation Author's Declaration Statement</w:t>
            </w:r>
          </w:p>
        </w:tc>
      </w:tr>
      <w:tr w:rsidR="00BB16FE" w:rsidRPr="00BB16FE" w14:paraId="4D46CBA6" w14:textId="77777777" w:rsidTr="00166A25">
        <w:trPr>
          <w:trHeight w:val="360"/>
        </w:trPr>
        <w:tc>
          <w:tcPr>
            <w:tcW w:w="10950" w:type="dxa"/>
            <w:gridSpan w:val="4"/>
            <w:vAlign w:val="center"/>
          </w:tcPr>
          <w:p w14:paraId="4D46CBA5" w14:textId="77777777" w:rsidR="00BB16FE" w:rsidRPr="00BB16FE" w:rsidRDefault="00BB16FE" w:rsidP="00AD610F">
            <w:pPr>
              <w:numPr>
                <w:ilvl w:val="0"/>
                <w:numId w:val="19"/>
              </w:numPr>
              <w:ind w:left="361"/>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BB16FE" w:rsidRPr="00BB16FE" w14:paraId="4D46CBA9" w14:textId="77777777" w:rsidTr="00166A25">
        <w:trPr>
          <w:trHeight w:val="360"/>
        </w:trPr>
        <w:tc>
          <w:tcPr>
            <w:tcW w:w="5434" w:type="dxa"/>
          </w:tcPr>
          <w:p w14:paraId="4D46CBA7"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4D46CBA8"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BB16FE" w:rsidRPr="00BB16FE" w14:paraId="4D46CBAC" w14:textId="77777777" w:rsidTr="00166A25">
        <w:trPr>
          <w:trHeight w:val="360"/>
        </w:trPr>
        <w:tc>
          <w:tcPr>
            <w:tcW w:w="5434" w:type="dxa"/>
          </w:tcPr>
          <w:p w14:paraId="4D46CBAA"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4D46CBAB"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BB16FE" w:rsidRPr="00BB16FE" w14:paraId="4D46CBAF" w14:textId="77777777" w:rsidTr="00166A25">
        <w:trPr>
          <w:trHeight w:val="360"/>
        </w:trPr>
        <w:tc>
          <w:tcPr>
            <w:tcW w:w="5434" w:type="dxa"/>
          </w:tcPr>
          <w:p w14:paraId="4D46CBAD"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4D46CBAE"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BB16FE" w:rsidRPr="00BB16FE" w14:paraId="4D46CBB2" w14:textId="77777777" w:rsidTr="00166A25">
        <w:trPr>
          <w:trHeight w:val="360"/>
        </w:trPr>
        <w:tc>
          <w:tcPr>
            <w:tcW w:w="5434" w:type="dxa"/>
          </w:tcPr>
          <w:p w14:paraId="4D46CBB0"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4D46CBB1"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BB16FE" w:rsidRPr="00BB16FE" w14:paraId="4D46CBB4" w14:textId="77777777" w:rsidTr="00166A25">
        <w:tblPrEx>
          <w:tblCellMar>
            <w:left w:w="115" w:type="dxa"/>
            <w:right w:w="115" w:type="dxa"/>
          </w:tblCellMar>
        </w:tblPrEx>
        <w:trPr>
          <w:trHeight w:val="296"/>
        </w:trPr>
        <w:tc>
          <w:tcPr>
            <w:tcW w:w="10950" w:type="dxa"/>
            <w:gridSpan w:val="4"/>
            <w:vAlign w:val="center"/>
          </w:tcPr>
          <w:p w14:paraId="4D46CBB3" w14:textId="77777777" w:rsidR="00BB16FE" w:rsidRPr="00BB16FE" w:rsidRDefault="00BB16FE"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BB16FE" w:rsidRPr="00BB16FE" w14:paraId="4D46CBBB" w14:textId="77777777" w:rsidTr="00166A25">
        <w:tblPrEx>
          <w:tblCellMar>
            <w:left w:w="115" w:type="dxa"/>
            <w:right w:w="115" w:type="dxa"/>
          </w:tblCellMar>
        </w:tblPrEx>
        <w:trPr>
          <w:trHeight w:val="504"/>
        </w:trPr>
        <w:tc>
          <w:tcPr>
            <w:tcW w:w="10950" w:type="dxa"/>
            <w:gridSpan w:val="4"/>
            <w:shd w:val="clear" w:color="auto" w:fill="auto"/>
          </w:tcPr>
          <w:p w14:paraId="4D46CBB5" w14:textId="77777777" w:rsidR="00BB16FE" w:rsidRPr="00BB16FE" w:rsidRDefault="00BB16FE" w:rsidP="00AD610F">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4D46CBB6"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4D46CBB7"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4D46CBB8"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46CBB9"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D46CBBA"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BB16FE" w:rsidRPr="00BB16FE" w14:paraId="4D46CBBD" w14:textId="77777777" w:rsidTr="00166A25">
        <w:tblPrEx>
          <w:tblCellMar>
            <w:left w:w="115" w:type="dxa"/>
            <w:right w:w="115" w:type="dxa"/>
          </w:tblCellMar>
        </w:tblPrEx>
        <w:trPr>
          <w:trHeight w:val="278"/>
        </w:trPr>
        <w:tc>
          <w:tcPr>
            <w:tcW w:w="10950" w:type="dxa"/>
            <w:gridSpan w:val="4"/>
            <w:vAlign w:val="center"/>
          </w:tcPr>
          <w:p w14:paraId="4D46CBBC" w14:textId="77777777" w:rsidR="00BB16FE" w:rsidRPr="00BB16FE" w:rsidRDefault="00BB16FE"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BB16FE" w:rsidRPr="00BB16FE" w14:paraId="4D46CBBF" w14:textId="77777777" w:rsidTr="00166A25">
        <w:tblPrEx>
          <w:tblCellMar>
            <w:left w:w="115" w:type="dxa"/>
            <w:right w:w="115" w:type="dxa"/>
          </w:tblCellMar>
        </w:tblPrEx>
        <w:trPr>
          <w:trHeight w:hRule="exact" w:val="360"/>
        </w:trPr>
        <w:tc>
          <w:tcPr>
            <w:tcW w:w="10950" w:type="dxa"/>
            <w:gridSpan w:val="4"/>
            <w:vAlign w:val="center"/>
          </w:tcPr>
          <w:p w14:paraId="4D46CBBE" w14:textId="77777777" w:rsidR="00BB16FE" w:rsidRPr="00BB16FE" w:rsidRDefault="00BB16FE" w:rsidP="00BB16F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BB16FE" w:rsidRPr="00BB16FE" w14:paraId="4D46CBC2" w14:textId="77777777" w:rsidTr="00166A25">
        <w:tblPrEx>
          <w:tblCellMar>
            <w:left w:w="115" w:type="dxa"/>
            <w:right w:w="115" w:type="dxa"/>
          </w:tblCellMar>
        </w:tblPrEx>
        <w:trPr>
          <w:trHeight w:hRule="exact" w:val="360"/>
        </w:trPr>
        <w:tc>
          <w:tcPr>
            <w:tcW w:w="5475" w:type="dxa"/>
            <w:gridSpan w:val="2"/>
          </w:tcPr>
          <w:p w14:paraId="4D46CBC0" w14:textId="77777777" w:rsidR="00BB16FE" w:rsidRPr="00BB16FE" w:rsidRDefault="00BB16FE" w:rsidP="00BB16F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4D46CBC1" w14:textId="77777777" w:rsidR="00BB16FE" w:rsidRPr="00BB16FE" w:rsidRDefault="00BB16FE" w:rsidP="00BB16F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BB16FE" w:rsidRPr="00BB16FE" w14:paraId="4D46CBC4" w14:textId="77777777" w:rsidTr="00166A25">
        <w:tblPrEx>
          <w:tblCellMar>
            <w:left w:w="108" w:type="dxa"/>
            <w:right w:w="108" w:type="dxa"/>
          </w:tblCellMar>
        </w:tblPrEx>
        <w:trPr>
          <w:trHeight w:hRule="exact" w:val="288"/>
        </w:trPr>
        <w:tc>
          <w:tcPr>
            <w:tcW w:w="10950" w:type="dxa"/>
            <w:gridSpan w:val="4"/>
            <w:vAlign w:val="center"/>
          </w:tcPr>
          <w:p w14:paraId="4D46CBC3" w14:textId="77777777" w:rsidR="00BB16FE" w:rsidRPr="00BB16FE" w:rsidRDefault="00BB16FE" w:rsidP="00AD61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BB16FE" w:rsidRPr="00BB16FE" w14:paraId="4D46CBC7" w14:textId="77777777" w:rsidTr="00166A25">
        <w:tblPrEx>
          <w:tblCellMar>
            <w:left w:w="108" w:type="dxa"/>
            <w:right w:w="108" w:type="dxa"/>
          </w:tblCellMar>
        </w:tblPrEx>
        <w:trPr>
          <w:trHeight w:hRule="exact" w:val="360"/>
        </w:trPr>
        <w:tc>
          <w:tcPr>
            <w:tcW w:w="5482" w:type="dxa"/>
            <w:gridSpan w:val="3"/>
          </w:tcPr>
          <w:p w14:paraId="4D46CBC5" w14:textId="77777777" w:rsidR="00BB16FE" w:rsidRPr="00BB16FE" w:rsidRDefault="00BB16FE" w:rsidP="00BB16F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4D46CBC6" w14:textId="20CBBCD0" w:rsidR="00BB16FE" w:rsidRPr="00BB16FE" w:rsidRDefault="00BB16FE" w:rsidP="00BB16F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AD610F">
              <w:rPr>
                <w:rFonts w:asciiTheme="minorHAnsi" w:eastAsia="Calibri" w:hAnsiTheme="minorHAnsi"/>
                <w:sz w:val="14"/>
                <w:szCs w:val="14"/>
              </w:rPr>
              <w:t>:</w:t>
            </w:r>
          </w:p>
        </w:tc>
      </w:tr>
      <w:tr w:rsidR="00BB16FE" w:rsidRPr="00BB16FE" w14:paraId="4D46CBC9" w14:textId="77777777" w:rsidTr="00166A25">
        <w:tblPrEx>
          <w:tblCellMar>
            <w:left w:w="108" w:type="dxa"/>
            <w:right w:w="108" w:type="dxa"/>
          </w:tblCellMar>
        </w:tblPrEx>
        <w:trPr>
          <w:trHeight w:val="288"/>
        </w:trPr>
        <w:tc>
          <w:tcPr>
            <w:tcW w:w="10950" w:type="dxa"/>
            <w:gridSpan w:val="4"/>
            <w:vAlign w:val="center"/>
          </w:tcPr>
          <w:p w14:paraId="4D46CBC8" w14:textId="77777777" w:rsidR="00BB16FE" w:rsidRPr="00BB16FE" w:rsidRDefault="00BB16FE" w:rsidP="00AD61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BB16FE" w:rsidRPr="00BB16FE" w14:paraId="4D46CBCB" w14:textId="77777777" w:rsidTr="00166A25">
        <w:tblPrEx>
          <w:tblCellMar>
            <w:left w:w="108" w:type="dxa"/>
            <w:right w:w="108" w:type="dxa"/>
          </w:tblCellMar>
        </w:tblPrEx>
        <w:trPr>
          <w:trHeight w:hRule="exact" w:val="360"/>
        </w:trPr>
        <w:tc>
          <w:tcPr>
            <w:tcW w:w="10950" w:type="dxa"/>
            <w:gridSpan w:val="4"/>
          </w:tcPr>
          <w:p w14:paraId="4D46CBCA" w14:textId="77777777" w:rsidR="00BB16FE" w:rsidRPr="00BB16FE" w:rsidRDefault="00BB16FE" w:rsidP="00BB16F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BB16FE" w:rsidRPr="00BB16FE" w14:paraId="4D46CBCE" w14:textId="77777777" w:rsidTr="00166A2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46CBCC" w14:textId="77777777" w:rsidR="00BB16FE" w:rsidRPr="00BB16FE" w:rsidRDefault="00BB16FE" w:rsidP="00BB16F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D46CBCD" w14:textId="77777777" w:rsidR="00BB16FE" w:rsidRPr="00BB16FE" w:rsidRDefault="00BB16FE" w:rsidP="00BB16F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BB16FE" w:rsidRPr="00BB16FE" w14:paraId="4D46CBD1" w14:textId="77777777" w:rsidTr="00166A2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46CBCF" w14:textId="43173C59" w:rsidR="00BB16FE" w:rsidRPr="00BB16FE" w:rsidRDefault="00BB16FE" w:rsidP="00BB16F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AD610F">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D46CBD0" w14:textId="77777777" w:rsidR="00BB16FE" w:rsidRPr="00BB16FE" w:rsidRDefault="00BB16FE" w:rsidP="00BB16F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4D46CBD2" w14:textId="77777777" w:rsidR="0045459E" w:rsidRDefault="0045459E" w:rsidP="0045459E">
      <w:pPr>
        <w:autoSpaceDE w:val="0"/>
        <w:autoSpaceDN w:val="0"/>
        <w:adjustRightInd w:val="0"/>
        <w:jc w:val="both"/>
        <w:rPr>
          <w:rFonts w:asciiTheme="minorHAnsi" w:hAnsiTheme="minorHAnsi"/>
          <w:sz w:val="18"/>
          <w:szCs w:val="18"/>
        </w:rPr>
      </w:pPr>
    </w:p>
    <w:sectPr w:rsidR="0045459E" w:rsidSect="004F1448">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A0551C" w14:textId="77777777" w:rsidR="00E9184F" w:rsidRDefault="00E9184F">
      <w:r>
        <w:separator/>
      </w:r>
    </w:p>
  </w:endnote>
  <w:endnote w:type="continuationSeparator" w:id="0">
    <w:p w14:paraId="26430DEE" w14:textId="77777777" w:rsidR="00E9184F" w:rsidRDefault="00E9184F">
      <w:r>
        <w:continuationSeparator/>
      </w:r>
    </w:p>
  </w:endnote>
  <w:endnote w:type="continuationNotice" w:id="1">
    <w:p w14:paraId="6A330B50" w14:textId="77777777" w:rsidR="00E9184F" w:rsidRDefault="00E918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EB" w14:textId="77777777" w:rsidR="00E9184F" w:rsidRPr="002E7D09" w:rsidRDefault="00E9184F" w:rsidP="00064C8F">
    <w:pPr>
      <w:pStyle w:val="Footer"/>
      <w:rPr>
        <w:b/>
      </w:rPr>
    </w:pPr>
    <w:r w:rsidRPr="002E7D09">
      <w:t xml:space="preserve">Registration Number:                                            Registration Date/Time:                                                    HERS Provider:                                   </w:t>
    </w:r>
  </w:p>
  <w:p w14:paraId="4D46CBEC" w14:textId="117624E3" w:rsidR="00E9184F" w:rsidRPr="00064C8F" w:rsidRDefault="00E9184F" w:rsidP="00064C8F">
    <w:pPr>
      <w:pStyle w:val="Footer"/>
    </w:pPr>
    <w:r w:rsidRPr="00064C8F">
      <w:t>CA Building Energy Efficiency Standards - 201</w:t>
    </w:r>
    <w:r>
      <w:t>6</w:t>
    </w:r>
    <w:r w:rsidRPr="00064C8F">
      <w:t xml:space="preserve"> Residential Compliance</w:t>
    </w:r>
    <w:r w:rsidRPr="00064C8F">
      <w:tab/>
    </w:r>
    <w:r>
      <w:t>September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F7" w14:textId="7C71E15E" w:rsidR="00E9184F" w:rsidRPr="00064C8F" w:rsidRDefault="00E9184F" w:rsidP="00064C8F">
    <w:pPr>
      <w:pStyle w:val="Footer"/>
    </w:pPr>
    <w:r w:rsidRPr="00064C8F">
      <w:t>CA Building Energy Efficiency Standards - 201</w:t>
    </w:r>
    <w:r>
      <w:t>6</w:t>
    </w:r>
    <w:r w:rsidRPr="00064C8F">
      <w:t xml:space="preserve"> Residential Compliance</w:t>
    </w:r>
    <w:r w:rsidRPr="00064C8F">
      <w:tab/>
    </w:r>
    <w:r>
      <w:t>September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C01" w14:textId="37DFC93C" w:rsidR="00E9184F" w:rsidRPr="00064C8F" w:rsidRDefault="00E9184F" w:rsidP="00064C8F">
    <w:pPr>
      <w:pStyle w:val="Footer"/>
    </w:pPr>
    <w:r w:rsidRPr="00064C8F">
      <w:t>CA Building Energy Efficiency Standards - 201</w:t>
    </w:r>
    <w:r>
      <w:t>6</w:t>
    </w:r>
    <w:r w:rsidRPr="00064C8F">
      <w:t xml:space="preserve"> Residential Compliance</w:t>
    </w:r>
    <w:r w:rsidRPr="00064C8F">
      <w:tab/>
    </w:r>
    <w:r>
      <w:t>September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AE909D" w14:textId="77777777" w:rsidR="00E9184F" w:rsidRDefault="00E9184F">
      <w:r>
        <w:separator/>
      </w:r>
    </w:p>
  </w:footnote>
  <w:footnote w:type="continuationSeparator" w:id="0">
    <w:p w14:paraId="0EEDD69D" w14:textId="77777777" w:rsidR="00E9184F" w:rsidRDefault="00E9184F">
      <w:r>
        <w:continuationSeparator/>
      </w:r>
    </w:p>
  </w:footnote>
  <w:footnote w:type="continuationNotice" w:id="1">
    <w:p w14:paraId="54AB8837" w14:textId="77777777" w:rsidR="00E9184F" w:rsidRDefault="00E9184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D7" w14:textId="77777777" w:rsidR="00E9184F" w:rsidRDefault="00E9184F">
    <w:pPr>
      <w:pStyle w:val="Header"/>
    </w:pPr>
    <w:r>
      <w:rPr>
        <w:noProof/>
      </w:rPr>
      <w:pict w14:anchorId="4D46CC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4" o:spid="_x0000_s24578"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D8" w14:textId="3A3C76C7" w:rsidR="00E9184F" w:rsidRPr="007770C5" w:rsidRDefault="00E9184F" w:rsidP="00764C27">
    <w:pPr>
      <w:suppressAutoHyphens/>
      <w:ind w:left="-90"/>
      <w:rPr>
        <w:rFonts w:ascii="Arial" w:hAnsi="Arial" w:cs="Arial"/>
        <w:sz w:val="14"/>
        <w:szCs w:val="14"/>
      </w:rPr>
    </w:pPr>
    <w:r w:rsidRPr="00AD610F">
      <w:rPr>
        <w:rFonts w:ascii="Arial" w:hAnsi="Arial" w:cs="Arial"/>
        <w:noProof/>
        <w:sz w:val="14"/>
        <w:szCs w:val="14"/>
      </w:rPr>
      <w:drawing>
        <wp:anchor distT="0" distB="0" distL="114300" distR="114300" simplePos="0" relativeHeight="251658240" behindDoc="0" locked="0" layoutInCell="1" allowOverlap="1" wp14:anchorId="4D46CC05" wp14:editId="59DBA331">
          <wp:simplePos x="0" y="0"/>
          <wp:positionH relativeFrom="margin">
            <wp:posOffset>6625590</wp:posOffset>
          </wp:positionH>
          <wp:positionV relativeFrom="margin">
            <wp:posOffset>-1204595</wp:posOffset>
          </wp:positionV>
          <wp:extent cx="308610" cy="270510"/>
          <wp:effectExtent l="0" t="0" r="0" b="0"/>
          <wp:wrapSquare wrapText="bothSides"/>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noProof/>
        <w:sz w:val="14"/>
        <w:szCs w:val="14"/>
      </w:rPr>
      <w:pict w14:anchorId="4D46CC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5" o:spid="_x0000_s24579"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4D46CBD9" w14:textId="77777777" w:rsidR="00E9184F" w:rsidRPr="007770C5" w:rsidRDefault="00E9184F" w:rsidP="00764C27">
    <w:pPr>
      <w:suppressAutoHyphens/>
      <w:ind w:left="-90"/>
      <w:rPr>
        <w:rFonts w:ascii="Arial" w:hAnsi="Arial" w:cs="Arial"/>
        <w:b/>
        <w:sz w:val="24"/>
        <w:szCs w:val="24"/>
      </w:rPr>
    </w:pPr>
    <w:r>
      <w:rPr>
        <w:rFonts w:ascii="Arial" w:hAnsi="Arial" w:cs="Arial"/>
        <w:b/>
        <w:sz w:val="24"/>
        <w:szCs w:val="24"/>
      </w:rPr>
      <w:t>INDOOR AIR QUALITY AND MECHANICAL VENTILATION</w:t>
    </w:r>
  </w:p>
  <w:p w14:paraId="4D46CBDA" w14:textId="7FEF1143" w:rsidR="00E9184F" w:rsidRPr="007770C5" w:rsidRDefault="00E9184F" w:rsidP="00764C27">
    <w:pPr>
      <w:suppressAutoHyphens/>
      <w:ind w:left="-90"/>
      <w:rPr>
        <w:rFonts w:ascii="Arial" w:hAnsi="Arial" w:cs="Arial"/>
        <w:sz w:val="14"/>
        <w:szCs w:val="14"/>
      </w:rPr>
    </w:pPr>
    <w:r>
      <w:rPr>
        <w:rFonts w:ascii="Arial" w:hAnsi="Arial" w:cs="Arial"/>
        <w:sz w:val="14"/>
        <w:szCs w:val="14"/>
      </w:rPr>
      <w:t>CEC-CF3R-MCH-27-H</w:t>
    </w:r>
    <w:r w:rsidRPr="007770C5">
      <w:rPr>
        <w:rFonts w:ascii="Arial" w:hAnsi="Arial" w:cs="Arial"/>
        <w:sz w:val="14"/>
        <w:szCs w:val="14"/>
      </w:rPr>
      <w:t xml:space="preserve"> (Revised </w:t>
    </w:r>
    <w:r>
      <w:rPr>
        <w:rFonts w:ascii="Arial" w:hAnsi="Arial" w:cs="Arial"/>
        <w:sz w:val="14"/>
        <w:szCs w:val="14"/>
      </w:rPr>
      <w:t>09/16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E9184F" w:rsidRPr="00F85124" w14:paraId="4D46CBDD" w14:textId="77777777" w:rsidTr="00764C27">
      <w:trPr>
        <w:cantSplit/>
        <w:trHeight w:val="288"/>
      </w:trPr>
      <w:tc>
        <w:tcPr>
          <w:tcW w:w="3881" w:type="pct"/>
          <w:gridSpan w:val="2"/>
          <w:tcBorders>
            <w:bottom w:val="single" w:sz="4" w:space="0" w:color="auto"/>
            <w:right w:val="nil"/>
          </w:tcBorders>
          <w:vAlign w:val="center"/>
        </w:tcPr>
        <w:p w14:paraId="4D46CBDB" w14:textId="77777777" w:rsidR="00E9184F" w:rsidRPr="00927918" w:rsidRDefault="00E9184F" w:rsidP="00153E51">
          <w:pPr>
            <w:pStyle w:val="Style17"/>
            <w:rPr>
              <w:b/>
              <w:sz w:val="20"/>
            </w:rPr>
          </w:pPr>
          <w:r w:rsidRPr="00927918">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4D46CBDC" w14:textId="77777777" w:rsidR="00E9184F" w:rsidRPr="00927918" w:rsidRDefault="00E9184F" w:rsidP="00FD4FAF">
          <w:pPr>
            <w:pStyle w:val="Style18"/>
            <w:rPr>
              <w:b/>
              <w:sz w:val="20"/>
            </w:rPr>
          </w:pPr>
          <w:r w:rsidRPr="00927918">
            <w:rPr>
              <w:sz w:val="20"/>
            </w:rPr>
            <w:t>CF</w:t>
          </w:r>
          <w:r>
            <w:rPr>
              <w:sz w:val="20"/>
            </w:rPr>
            <w:t>3</w:t>
          </w:r>
          <w:r w:rsidRPr="00927918">
            <w:rPr>
              <w:sz w:val="20"/>
            </w:rPr>
            <w:t>R-MCH-27</w:t>
          </w:r>
          <w:r>
            <w:rPr>
              <w:sz w:val="20"/>
            </w:rPr>
            <w:t>a-H</w:t>
          </w:r>
        </w:p>
      </w:tc>
    </w:tr>
    <w:tr w:rsidR="00E9184F" w:rsidRPr="00F85124" w14:paraId="4D46CBE0" w14:textId="77777777" w:rsidTr="00153E51">
      <w:trPr>
        <w:cantSplit/>
        <w:trHeight w:val="288"/>
      </w:trPr>
      <w:tc>
        <w:tcPr>
          <w:tcW w:w="2285" w:type="pct"/>
          <w:tcBorders>
            <w:right w:val="nil"/>
          </w:tcBorders>
        </w:tcPr>
        <w:p w14:paraId="4D46CBDE" w14:textId="77777777" w:rsidR="00E9184F" w:rsidRPr="00F85124" w:rsidRDefault="00E9184F" w:rsidP="00153E51">
          <w:pPr>
            <w:pStyle w:val="Style19"/>
            <w:rPr>
              <w:sz w:val="12"/>
              <w:szCs w:val="12"/>
            </w:rPr>
          </w:pPr>
          <w:r w:rsidRPr="00505A99">
            <w:t>Indoor Air Quality and Mechanical Ventilation</w:t>
          </w:r>
        </w:p>
      </w:tc>
      <w:tc>
        <w:tcPr>
          <w:tcW w:w="2715" w:type="pct"/>
          <w:gridSpan w:val="2"/>
          <w:tcBorders>
            <w:left w:val="nil"/>
          </w:tcBorders>
        </w:tcPr>
        <w:p w14:paraId="4D46CBDF" w14:textId="77777777" w:rsidR="00E9184F" w:rsidRPr="00F85124" w:rsidRDefault="00E9184F" w:rsidP="00153E51">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024DF5" w:rsidRPr="00024DF5">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24DF5" w:rsidRPr="00024DF5">
              <w:rPr>
                <w:rFonts w:asciiTheme="minorHAnsi" w:hAnsiTheme="minorHAnsi"/>
                <w:bCs/>
                <w:noProof/>
              </w:rPr>
              <w:t>2</w:t>
            </w:r>
          </w:fldSimple>
          <w:r>
            <w:rPr>
              <w:rFonts w:asciiTheme="minorHAnsi" w:hAnsiTheme="minorHAnsi"/>
              <w:bCs/>
              <w:noProof/>
            </w:rPr>
            <w:t>)</w:t>
          </w:r>
        </w:p>
      </w:tc>
    </w:tr>
    <w:tr w:rsidR="00E9184F" w:rsidRPr="00F85124" w14:paraId="4D46CBE4" w14:textId="77777777" w:rsidTr="00764C27">
      <w:trPr>
        <w:cantSplit/>
        <w:trHeight w:val="288"/>
      </w:trPr>
      <w:tc>
        <w:tcPr>
          <w:tcW w:w="0" w:type="auto"/>
        </w:tcPr>
        <w:p w14:paraId="4D46CBE1" w14:textId="77777777" w:rsidR="00E9184F" w:rsidRPr="00F85124" w:rsidRDefault="00E9184F" w:rsidP="00153E51">
          <w:pPr>
            <w:pStyle w:val="Style20"/>
          </w:pPr>
          <w:r w:rsidRPr="00F85124">
            <w:t>Project Name:</w:t>
          </w:r>
        </w:p>
      </w:tc>
      <w:tc>
        <w:tcPr>
          <w:tcW w:w="1596" w:type="pct"/>
        </w:tcPr>
        <w:p w14:paraId="4D46CBE2" w14:textId="77777777" w:rsidR="00E9184F" w:rsidRPr="00F85124" w:rsidRDefault="00E9184F" w:rsidP="00153E51">
          <w:pPr>
            <w:pStyle w:val="Style20"/>
          </w:pPr>
          <w:r w:rsidRPr="00F85124">
            <w:t>Enforcement Agency:</w:t>
          </w:r>
        </w:p>
      </w:tc>
      <w:tc>
        <w:tcPr>
          <w:tcW w:w="1119" w:type="pct"/>
        </w:tcPr>
        <w:p w14:paraId="4D46CBE3" w14:textId="77777777" w:rsidR="00E9184F" w:rsidRPr="00F85124" w:rsidRDefault="00E9184F" w:rsidP="00153E51">
          <w:pPr>
            <w:pStyle w:val="Style20"/>
          </w:pPr>
          <w:r w:rsidRPr="00F85124">
            <w:t>Permit Number:</w:t>
          </w:r>
        </w:p>
      </w:tc>
    </w:tr>
    <w:tr w:rsidR="00E9184F" w:rsidRPr="00F85124" w14:paraId="4D46CBE8" w14:textId="77777777" w:rsidTr="00764C27">
      <w:trPr>
        <w:cantSplit/>
        <w:trHeight w:val="288"/>
      </w:trPr>
      <w:tc>
        <w:tcPr>
          <w:tcW w:w="0" w:type="auto"/>
        </w:tcPr>
        <w:p w14:paraId="4D46CBE5" w14:textId="77777777" w:rsidR="00E9184F" w:rsidRPr="00F85124" w:rsidRDefault="00E9184F" w:rsidP="00153E51">
          <w:pPr>
            <w:pStyle w:val="Style20"/>
            <w:rPr>
              <w:vertAlign w:val="superscript"/>
            </w:rPr>
          </w:pPr>
          <w:r w:rsidRPr="00F85124">
            <w:t>Dwelling Address:</w:t>
          </w:r>
        </w:p>
      </w:tc>
      <w:tc>
        <w:tcPr>
          <w:tcW w:w="1596" w:type="pct"/>
        </w:tcPr>
        <w:p w14:paraId="4D46CBE6" w14:textId="5A61C429" w:rsidR="00E9184F" w:rsidRPr="00F85124" w:rsidRDefault="00E9184F" w:rsidP="00153E51">
          <w:pPr>
            <w:pStyle w:val="Style20"/>
            <w:rPr>
              <w:vertAlign w:val="superscript"/>
            </w:rPr>
          </w:pPr>
          <w:r w:rsidRPr="00F85124">
            <w:t>City</w:t>
          </w:r>
          <w:r>
            <w:t>:</w:t>
          </w:r>
        </w:p>
      </w:tc>
      <w:tc>
        <w:tcPr>
          <w:tcW w:w="1119" w:type="pct"/>
        </w:tcPr>
        <w:p w14:paraId="4D46CBE7" w14:textId="73AF49CF" w:rsidR="00E9184F" w:rsidRPr="00F85124" w:rsidRDefault="00E9184F" w:rsidP="00153E51">
          <w:pPr>
            <w:pStyle w:val="Style20"/>
            <w:rPr>
              <w:vertAlign w:val="superscript"/>
            </w:rPr>
          </w:pPr>
          <w:r w:rsidRPr="00F85124">
            <w:t>Zip Code</w:t>
          </w:r>
          <w:r>
            <w:t>:</w:t>
          </w:r>
        </w:p>
      </w:tc>
    </w:tr>
  </w:tbl>
  <w:p w14:paraId="4D46CBE9" w14:textId="77777777" w:rsidR="00E9184F" w:rsidRDefault="00E918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ED" w14:textId="77777777" w:rsidR="00E9184F" w:rsidRDefault="00E9184F">
    <w:pPr>
      <w:pStyle w:val="Header"/>
    </w:pPr>
    <w:r>
      <w:rPr>
        <w:noProof/>
      </w:rPr>
      <w:pict w14:anchorId="4D46CC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3" o:spid="_x0000_s24577"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EF" w14:textId="77777777" w:rsidR="00E9184F" w:rsidRDefault="00E9184F">
    <w:pPr>
      <w:pStyle w:val="Header"/>
    </w:pPr>
    <w:r>
      <w:rPr>
        <w:noProof/>
      </w:rPr>
      <w:pict w14:anchorId="4D46C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7" o:spid="_x0000_s24581"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86"/>
      <w:gridCol w:w="889"/>
      <w:gridCol w:w="1586"/>
    </w:tblGrid>
    <w:tr w:rsidR="00E9184F" w:rsidRPr="00F85124" w14:paraId="4D46CBF2" w14:textId="77777777" w:rsidTr="00927918">
      <w:trPr>
        <w:cantSplit/>
        <w:trHeight w:val="288"/>
      </w:trPr>
      <w:tc>
        <w:tcPr>
          <w:tcW w:w="3881" w:type="pct"/>
          <w:tcBorders>
            <w:bottom w:val="single" w:sz="4" w:space="0" w:color="auto"/>
            <w:right w:val="nil"/>
          </w:tcBorders>
          <w:vAlign w:val="center"/>
        </w:tcPr>
        <w:p w14:paraId="4D46CBF0" w14:textId="77777777" w:rsidR="00E9184F" w:rsidRPr="00927918" w:rsidRDefault="00E9184F" w:rsidP="00511155">
          <w:pPr>
            <w:pStyle w:val="Style17"/>
            <w:rPr>
              <w:b/>
              <w:sz w:val="20"/>
            </w:rPr>
          </w:pPr>
          <w:r>
            <w:rPr>
              <w:noProof/>
              <w:sz w:val="20"/>
            </w:rPr>
            <w:pict w14:anchorId="4D46CC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8" o:spid="_x0000_s24582"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gridSpan w:val="2"/>
          <w:tcBorders>
            <w:left w:val="nil"/>
            <w:bottom w:val="single" w:sz="4" w:space="0" w:color="auto"/>
          </w:tcBorders>
          <w:tcMar>
            <w:left w:w="115" w:type="dxa"/>
            <w:right w:w="115" w:type="dxa"/>
          </w:tcMar>
          <w:vAlign w:val="center"/>
        </w:tcPr>
        <w:p w14:paraId="4D46CBF1" w14:textId="77777777" w:rsidR="00E9184F" w:rsidRPr="00927918" w:rsidRDefault="00E9184F" w:rsidP="00FD4FAF">
          <w:pPr>
            <w:pStyle w:val="Style18"/>
            <w:rPr>
              <w:b/>
              <w:sz w:val="20"/>
            </w:rPr>
          </w:pPr>
          <w:r w:rsidRPr="00927918">
            <w:rPr>
              <w:sz w:val="20"/>
            </w:rPr>
            <w:t>CF</w:t>
          </w:r>
          <w:r>
            <w:rPr>
              <w:sz w:val="20"/>
            </w:rPr>
            <w:t>3</w:t>
          </w:r>
          <w:r w:rsidRPr="00927918">
            <w:rPr>
              <w:sz w:val="20"/>
            </w:rPr>
            <w:t>R-MCH-27</w:t>
          </w:r>
          <w:r>
            <w:rPr>
              <w:sz w:val="20"/>
            </w:rPr>
            <w:t>-H</w:t>
          </w:r>
        </w:p>
      </w:tc>
    </w:tr>
    <w:tr w:rsidR="00E9184F" w:rsidRPr="00F85124" w14:paraId="4D46CBF5" w14:textId="77777777" w:rsidTr="003B08DF">
      <w:trPr>
        <w:cantSplit/>
        <w:trHeight w:val="288"/>
      </w:trPr>
      <w:tc>
        <w:tcPr>
          <w:tcW w:w="4283" w:type="pct"/>
          <w:gridSpan w:val="2"/>
          <w:tcBorders>
            <w:right w:val="nil"/>
          </w:tcBorders>
        </w:tcPr>
        <w:p w14:paraId="4D46CBF3" w14:textId="77777777" w:rsidR="00E9184F" w:rsidRPr="00F85124" w:rsidRDefault="00E9184F" w:rsidP="005272CF">
          <w:pPr>
            <w:pStyle w:val="Style19"/>
            <w:rPr>
              <w:sz w:val="12"/>
              <w:szCs w:val="12"/>
            </w:rPr>
          </w:pPr>
          <w:r w:rsidRPr="00505A99">
            <w:t>Indoor Air Quality and Mechanical Ventilation</w:t>
          </w:r>
          <w:r>
            <w:t xml:space="preserve"> – MCH-27a - Continuous - Fan Ventilation Rate Method</w:t>
          </w:r>
        </w:p>
      </w:tc>
      <w:tc>
        <w:tcPr>
          <w:tcW w:w="717" w:type="pct"/>
          <w:tcBorders>
            <w:left w:val="nil"/>
          </w:tcBorders>
        </w:tcPr>
        <w:p w14:paraId="4D46CBF4" w14:textId="77777777" w:rsidR="00E9184F" w:rsidRPr="00F85124" w:rsidRDefault="00E9184F"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024DF5" w:rsidRPr="00024DF5">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24DF5" w:rsidRPr="00024DF5">
              <w:rPr>
                <w:rFonts w:asciiTheme="minorHAnsi" w:hAnsiTheme="minorHAnsi"/>
                <w:bCs/>
                <w:noProof/>
              </w:rPr>
              <w:t>1</w:t>
            </w:r>
          </w:fldSimple>
          <w:r w:rsidRPr="00F85124">
            <w:rPr>
              <w:rFonts w:asciiTheme="minorHAnsi" w:hAnsiTheme="minorHAnsi"/>
              <w:bCs/>
            </w:rPr>
            <w:t>)</w:t>
          </w:r>
        </w:p>
      </w:tc>
    </w:tr>
  </w:tbl>
  <w:p w14:paraId="4D46CBF6" w14:textId="77777777" w:rsidR="00E9184F" w:rsidRDefault="00E9184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F8" w14:textId="77777777" w:rsidR="00E9184F" w:rsidRDefault="00E9184F">
    <w:pPr>
      <w:pStyle w:val="Header"/>
    </w:pPr>
    <w:r>
      <w:rPr>
        <w:noProof/>
      </w:rPr>
      <w:pict w14:anchorId="4D46CC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6" o:spid="_x0000_s24580"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F9" w14:textId="77777777" w:rsidR="00E9184F" w:rsidRDefault="00E9184F">
    <w:pPr>
      <w:pStyle w:val="Header"/>
    </w:pPr>
    <w:r>
      <w:rPr>
        <w:noProof/>
      </w:rPr>
      <w:pict w14:anchorId="4D46CC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0" o:spid="_x0000_s24584"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86"/>
      <w:gridCol w:w="980"/>
      <w:gridCol w:w="1495"/>
    </w:tblGrid>
    <w:tr w:rsidR="00E9184F" w:rsidRPr="00F85124" w14:paraId="4D46CBFC" w14:textId="77777777" w:rsidTr="00927918">
      <w:trPr>
        <w:cantSplit/>
        <w:trHeight w:val="288"/>
      </w:trPr>
      <w:tc>
        <w:tcPr>
          <w:tcW w:w="3881" w:type="pct"/>
          <w:tcBorders>
            <w:bottom w:val="single" w:sz="4" w:space="0" w:color="auto"/>
            <w:right w:val="nil"/>
          </w:tcBorders>
          <w:vAlign w:val="center"/>
        </w:tcPr>
        <w:p w14:paraId="4D46CBFA" w14:textId="77777777" w:rsidR="00E9184F" w:rsidRPr="00927918" w:rsidRDefault="00E9184F" w:rsidP="00511155">
          <w:pPr>
            <w:pStyle w:val="Style17"/>
            <w:rPr>
              <w:b/>
              <w:sz w:val="20"/>
            </w:rPr>
          </w:pPr>
          <w:r>
            <w:rPr>
              <w:noProof/>
              <w:sz w:val="20"/>
            </w:rPr>
            <w:pict w14:anchorId="4D46C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1" o:spid="_x0000_s24585" type="#_x0000_t75" style="position:absolute;margin-left:0;margin-top:0;width:540pt;height:405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927918">
            <w:rPr>
              <w:sz w:val="20"/>
            </w:rPr>
            <w:t xml:space="preserve">CERTIFICATE OF </w:t>
          </w:r>
          <w:r>
            <w:rPr>
              <w:sz w:val="20"/>
            </w:rPr>
            <w:t>VERIFICATION</w:t>
          </w:r>
          <w:r w:rsidRPr="0053106D">
            <w:rPr>
              <w:sz w:val="20"/>
            </w:rPr>
            <w:t xml:space="preserve"> </w:t>
          </w:r>
          <w:r>
            <w:rPr>
              <w:sz w:val="20"/>
            </w:rPr>
            <w:t>– DATA FIELD DEFINITIONS AND CALCULATIONS</w:t>
          </w:r>
        </w:p>
      </w:tc>
      <w:tc>
        <w:tcPr>
          <w:tcW w:w="1119" w:type="pct"/>
          <w:gridSpan w:val="2"/>
          <w:tcBorders>
            <w:left w:val="nil"/>
            <w:bottom w:val="single" w:sz="4" w:space="0" w:color="auto"/>
          </w:tcBorders>
          <w:tcMar>
            <w:left w:w="115" w:type="dxa"/>
            <w:right w:w="115" w:type="dxa"/>
          </w:tcMar>
          <w:vAlign w:val="center"/>
        </w:tcPr>
        <w:p w14:paraId="4D46CBFB" w14:textId="77777777" w:rsidR="00E9184F" w:rsidRPr="00927918" w:rsidRDefault="00E9184F" w:rsidP="00FD4FAF">
          <w:pPr>
            <w:pStyle w:val="Style18"/>
            <w:rPr>
              <w:b/>
              <w:sz w:val="20"/>
            </w:rPr>
          </w:pPr>
          <w:r w:rsidRPr="00927918">
            <w:rPr>
              <w:sz w:val="20"/>
            </w:rPr>
            <w:t>CF</w:t>
          </w:r>
          <w:r>
            <w:rPr>
              <w:sz w:val="20"/>
            </w:rPr>
            <w:t>3</w:t>
          </w:r>
          <w:r w:rsidRPr="00927918">
            <w:rPr>
              <w:sz w:val="20"/>
            </w:rPr>
            <w:t>R-MCH-27</w:t>
          </w:r>
          <w:r>
            <w:rPr>
              <w:sz w:val="20"/>
            </w:rPr>
            <w:t>-H</w:t>
          </w:r>
        </w:p>
      </w:tc>
    </w:tr>
    <w:tr w:rsidR="00E9184F" w:rsidRPr="00F85124" w14:paraId="4D46CBFF" w14:textId="77777777" w:rsidTr="00877332">
      <w:trPr>
        <w:cantSplit/>
        <w:trHeight w:val="288"/>
      </w:trPr>
      <w:tc>
        <w:tcPr>
          <w:tcW w:w="4324" w:type="pct"/>
          <w:gridSpan w:val="2"/>
          <w:tcBorders>
            <w:right w:val="nil"/>
          </w:tcBorders>
        </w:tcPr>
        <w:p w14:paraId="4D46CBFD" w14:textId="77777777" w:rsidR="00E9184F" w:rsidRPr="00F85124" w:rsidRDefault="00E9184F" w:rsidP="0077769B">
          <w:pPr>
            <w:pStyle w:val="Style19"/>
            <w:rPr>
              <w:sz w:val="12"/>
              <w:szCs w:val="12"/>
            </w:rPr>
          </w:pPr>
          <w:r w:rsidRPr="00505A99">
            <w:t>Indoor Air Quality and Mechanical Ventilation</w:t>
          </w:r>
          <w:r>
            <w:t xml:space="preserve"> – MCH-27a - Continuous - Fan Ventilation Rate Method</w:t>
          </w:r>
        </w:p>
      </w:tc>
      <w:tc>
        <w:tcPr>
          <w:tcW w:w="676" w:type="pct"/>
          <w:tcBorders>
            <w:left w:val="nil"/>
          </w:tcBorders>
        </w:tcPr>
        <w:p w14:paraId="4D46CBFE" w14:textId="77777777" w:rsidR="00E9184F" w:rsidRPr="00F85124" w:rsidRDefault="00E9184F"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024DF5" w:rsidRPr="00024DF5">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24DF5" w:rsidRPr="00024DF5">
              <w:rPr>
                <w:rFonts w:asciiTheme="minorHAnsi" w:hAnsiTheme="minorHAnsi"/>
                <w:bCs/>
                <w:noProof/>
              </w:rPr>
              <w:t>3</w:t>
            </w:r>
          </w:fldSimple>
          <w:r w:rsidRPr="00F85124">
            <w:rPr>
              <w:rFonts w:asciiTheme="minorHAnsi" w:hAnsiTheme="minorHAnsi"/>
              <w:bCs/>
            </w:rPr>
            <w:t>)</w:t>
          </w:r>
        </w:p>
      </w:tc>
    </w:tr>
  </w:tbl>
  <w:p w14:paraId="4D46CC00" w14:textId="77777777" w:rsidR="00E9184F" w:rsidRDefault="00E9184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C02" w14:textId="77777777" w:rsidR="00E9184F" w:rsidRDefault="00E9184F">
    <w:pPr>
      <w:pStyle w:val="Header"/>
    </w:pPr>
    <w:r>
      <w:rPr>
        <w:noProof/>
      </w:rPr>
      <w:pict w14:anchorId="4D46CC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9" o:spid="_x0000_s24583"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nsid w:val="2E826458"/>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362E3AD8"/>
    <w:multiLevelType w:val="hybridMultilevel"/>
    <w:tmpl w:val="5CD4BE02"/>
    <w:lvl w:ilvl="0" w:tplc="E4263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1">
    <w:nsid w:val="3C66614A"/>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3">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nsid w:val="4C1C2364"/>
    <w:multiLevelType w:val="hybridMultilevel"/>
    <w:tmpl w:val="EEC80276"/>
    <w:lvl w:ilvl="0" w:tplc="E4263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629371CD"/>
    <w:multiLevelType w:val="hybridMultilevel"/>
    <w:tmpl w:val="C736E43E"/>
    <w:lvl w:ilvl="0" w:tplc="D2E423CE">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6D124A5"/>
    <w:multiLevelType w:val="hybridMultilevel"/>
    <w:tmpl w:val="FF38A9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2"/>
  </w:num>
  <w:num w:numId="3">
    <w:abstractNumId w:val="15"/>
  </w:num>
  <w:num w:numId="4">
    <w:abstractNumId w:val="1"/>
  </w:num>
  <w:num w:numId="5">
    <w:abstractNumId w:val="0"/>
  </w:num>
  <w:num w:numId="6">
    <w:abstractNumId w:val="5"/>
  </w:num>
  <w:num w:numId="7">
    <w:abstractNumId w:val="16"/>
  </w:num>
  <w:num w:numId="8">
    <w:abstractNumId w:val="17"/>
  </w:num>
  <w:num w:numId="9">
    <w:abstractNumId w:val="4"/>
  </w:num>
  <w:num w:numId="10">
    <w:abstractNumId w:val="12"/>
  </w:num>
  <w:num w:numId="11">
    <w:abstractNumId w:val="10"/>
  </w:num>
  <w:num w:numId="12">
    <w:abstractNumId w:val="19"/>
  </w:num>
  <w:num w:numId="13">
    <w:abstractNumId w:val="7"/>
  </w:num>
  <w:num w:numId="14">
    <w:abstractNumId w:val="3"/>
  </w:num>
  <w:num w:numId="15">
    <w:abstractNumId w:val="13"/>
  </w:num>
  <w:num w:numId="16">
    <w:abstractNumId w:val="14"/>
  </w:num>
  <w:num w:numId="17">
    <w:abstractNumId w:val="9"/>
  </w:num>
  <w:num w:numId="18">
    <w:abstractNumId w:val="18"/>
  </w:num>
  <w:num w:numId="19">
    <w:abstractNumId w:val="8"/>
  </w:num>
  <w:num w:numId="20">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revisionView w:markup="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4586"/>
    <o:shapelayout v:ext="edit">
      <o:idmap v:ext="edit" data="24"/>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DBF"/>
    <w:rsid w:val="00013DBA"/>
    <w:rsid w:val="0002119D"/>
    <w:rsid w:val="00021463"/>
    <w:rsid w:val="0002403C"/>
    <w:rsid w:val="00024DF5"/>
    <w:rsid w:val="00026B59"/>
    <w:rsid w:val="00035D89"/>
    <w:rsid w:val="00045AF9"/>
    <w:rsid w:val="00054660"/>
    <w:rsid w:val="00054E76"/>
    <w:rsid w:val="0005583E"/>
    <w:rsid w:val="00057849"/>
    <w:rsid w:val="00064C8F"/>
    <w:rsid w:val="0007757E"/>
    <w:rsid w:val="00086990"/>
    <w:rsid w:val="00097877"/>
    <w:rsid w:val="000B1B45"/>
    <w:rsid w:val="000C5B8D"/>
    <w:rsid w:val="000C6B12"/>
    <w:rsid w:val="000C6DC4"/>
    <w:rsid w:val="000D01A4"/>
    <w:rsid w:val="000F501F"/>
    <w:rsid w:val="001214E5"/>
    <w:rsid w:val="001309F1"/>
    <w:rsid w:val="001327CF"/>
    <w:rsid w:val="00153E51"/>
    <w:rsid w:val="0016055F"/>
    <w:rsid w:val="00166662"/>
    <w:rsid w:val="00166A25"/>
    <w:rsid w:val="00172196"/>
    <w:rsid w:val="001867E5"/>
    <w:rsid w:val="001962E7"/>
    <w:rsid w:val="00196C25"/>
    <w:rsid w:val="001A7976"/>
    <w:rsid w:val="001D1CB0"/>
    <w:rsid w:val="001E14F3"/>
    <w:rsid w:val="001F3D67"/>
    <w:rsid w:val="001F6151"/>
    <w:rsid w:val="001F75EC"/>
    <w:rsid w:val="00206FBB"/>
    <w:rsid w:val="00207FF0"/>
    <w:rsid w:val="00233417"/>
    <w:rsid w:val="00247168"/>
    <w:rsid w:val="002517E2"/>
    <w:rsid w:val="002A716C"/>
    <w:rsid w:val="002B2C52"/>
    <w:rsid w:val="002C07D3"/>
    <w:rsid w:val="002D51B1"/>
    <w:rsid w:val="002D794E"/>
    <w:rsid w:val="002E0E6B"/>
    <w:rsid w:val="002E7D09"/>
    <w:rsid w:val="00301C68"/>
    <w:rsid w:val="0030200E"/>
    <w:rsid w:val="00304CE5"/>
    <w:rsid w:val="00304D23"/>
    <w:rsid w:val="00306B1F"/>
    <w:rsid w:val="003078C9"/>
    <w:rsid w:val="003111A6"/>
    <w:rsid w:val="00313553"/>
    <w:rsid w:val="0032753B"/>
    <w:rsid w:val="00333FFE"/>
    <w:rsid w:val="00381A85"/>
    <w:rsid w:val="003A07F3"/>
    <w:rsid w:val="003A3D8D"/>
    <w:rsid w:val="003B08DF"/>
    <w:rsid w:val="003B4A3B"/>
    <w:rsid w:val="003C1C51"/>
    <w:rsid w:val="003C3759"/>
    <w:rsid w:val="003C596A"/>
    <w:rsid w:val="003D6A53"/>
    <w:rsid w:val="003D7A81"/>
    <w:rsid w:val="003E38E3"/>
    <w:rsid w:val="003E4EF0"/>
    <w:rsid w:val="00405DB1"/>
    <w:rsid w:val="00415FCE"/>
    <w:rsid w:val="00424418"/>
    <w:rsid w:val="0043383C"/>
    <w:rsid w:val="00445B0F"/>
    <w:rsid w:val="0045459E"/>
    <w:rsid w:val="00460F34"/>
    <w:rsid w:val="00480854"/>
    <w:rsid w:val="004819C3"/>
    <w:rsid w:val="004B55B3"/>
    <w:rsid w:val="004E2393"/>
    <w:rsid w:val="004E79BC"/>
    <w:rsid w:val="004E7E23"/>
    <w:rsid w:val="004F1448"/>
    <w:rsid w:val="004F18B1"/>
    <w:rsid w:val="00505A99"/>
    <w:rsid w:val="005068FC"/>
    <w:rsid w:val="00511155"/>
    <w:rsid w:val="00520A0E"/>
    <w:rsid w:val="00521E1D"/>
    <w:rsid w:val="0052250A"/>
    <w:rsid w:val="005272CF"/>
    <w:rsid w:val="00536C29"/>
    <w:rsid w:val="00540F57"/>
    <w:rsid w:val="005475A5"/>
    <w:rsid w:val="005942C2"/>
    <w:rsid w:val="005942C7"/>
    <w:rsid w:val="005B2E72"/>
    <w:rsid w:val="005C3EB4"/>
    <w:rsid w:val="005C7D25"/>
    <w:rsid w:val="005E32AF"/>
    <w:rsid w:val="005E3605"/>
    <w:rsid w:val="005F2A8F"/>
    <w:rsid w:val="00601797"/>
    <w:rsid w:val="00627D50"/>
    <w:rsid w:val="00630E5F"/>
    <w:rsid w:val="0064172B"/>
    <w:rsid w:val="0065265A"/>
    <w:rsid w:val="00652E13"/>
    <w:rsid w:val="00656F2B"/>
    <w:rsid w:val="0067292A"/>
    <w:rsid w:val="00691A17"/>
    <w:rsid w:val="006C4FD8"/>
    <w:rsid w:val="006F482F"/>
    <w:rsid w:val="00710260"/>
    <w:rsid w:val="00723364"/>
    <w:rsid w:val="007369E7"/>
    <w:rsid w:val="00761A8D"/>
    <w:rsid w:val="00764C27"/>
    <w:rsid w:val="0076712E"/>
    <w:rsid w:val="0077769B"/>
    <w:rsid w:val="00777B2F"/>
    <w:rsid w:val="00781CFD"/>
    <w:rsid w:val="00787BCC"/>
    <w:rsid w:val="00797D6B"/>
    <w:rsid w:val="007A55C9"/>
    <w:rsid w:val="007B5F68"/>
    <w:rsid w:val="007B7968"/>
    <w:rsid w:val="007C3291"/>
    <w:rsid w:val="007F438E"/>
    <w:rsid w:val="008035CF"/>
    <w:rsid w:val="008044C4"/>
    <w:rsid w:val="00806AB6"/>
    <w:rsid w:val="008220D1"/>
    <w:rsid w:val="0084687D"/>
    <w:rsid w:val="00852EF2"/>
    <w:rsid w:val="008653B9"/>
    <w:rsid w:val="00870662"/>
    <w:rsid w:val="00877332"/>
    <w:rsid w:val="00881358"/>
    <w:rsid w:val="00882CE9"/>
    <w:rsid w:val="008B3B12"/>
    <w:rsid w:val="008C5028"/>
    <w:rsid w:val="008D1AB3"/>
    <w:rsid w:val="008D41A5"/>
    <w:rsid w:val="008D5AD0"/>
    <w:rsid w:val="008D7DBB"/>
    <w:rsid w:val="008E2D6D"/>
    <w:rsid w:val="008F0534"/>
    <w:rsid w:val="008F70EC"/>
    <w:rsid w:val="00904E2D"/>
    <w:rsid w:val="00927918"/>
    <w:rsid w:val="00935C08"/>
    <w:rsid w:val="00946804"/>
    <w:rsid w:val="009522EE"/>
    <w:rsid w:val="00952AE8"/>
    <w:rsid w:val="00984287"/>
    <w:rsid w:val="009A08FD"/>
    <w:rsid w:val="009A50EC"/>
    <w:rsid w:val="009B280C"/>
    <w:rsid w:val="009B6C58"/>
    <w:rsid w:val="009E4A55"/>
    <w:rsid w:val="009E73FA"/>
    <w:rsid w:val="00A00881"/>
    <w:rsid w:val="00A2256A"/>
    <w:rsid w:val="00A22CE1"/>
    <w:rsid w:val="00A26E22"/>
    <w:rsid w:val="00A31FAE"/>
    <w:rsid w:val="00A40000"/>
    <w:rsid w:val="00A42E9F"/>
    <w:rsid w:val="00A430D3"/>
    <w:rsid w:val="00A62E95"/>
    <w:rsid w:val="00A776EA"/>
    <w:rsid w:val="00A94FE8"/>
    <w:rsid w:val="00AA16BF"/>
    <w:rsid w:val="00AB57ED"/>
    <w:rsid w:val="00AD1F99"/>
    <w:rsid w:val="00AD610F"/>
    <w:rsid w:val="00B00551"/>
    <w:rsid w:val="00B0477C"/>
    <w:rsid w:val="00B228B1"/>
    <w:rsid w:val="00B46452"/>
    <w:rsid w:val="00B71555"/>
    <w:rsid w:val="00B77C65"/>
    <w:rsid w:val="00B957B4"/>
    <w:rsid w:val="00BB16FE"/>
    <w:rsid w:val="00BB33DA"/>
    <w:rsid w:val="00BC2690"/>
    <w:rsid w:val="00BC3EBF"/>
    <w:rsid w:val="00BC75B3"/>
    <w:rsid w:val="00BD70F6"/>
    <w:rsid w:val="00BE0C3C"/>
    <w:rsid w:val="00C22885"/>
    <w:rsid w:val="00C35F15"/>
    <w:rsid w:val="00C44665"/>
    <w:rsid w:val="00C47060"/>
    <w:rsid w:val="00C50E8A"/>
    <w:rsid w:val="00C64DBF"/>
    <w:rsid w:val="00C71BBE"/>
    <w:rsid w:val="00C83F76"/>
    <w:rsid w:val="00C86856"/>
    <w:rsid w:val="00C92A8D"/>
    <w:rsid w:val="00CA10C5"/>
    <w:rsid w:val="00CB00C9"/>
    <w:rsid w:val="00CB2201"/>
    <w:rsid w:val="00CD08D9"/>
    <w:rsid w:val="00CE41C9"/>
    <w:rsid w:val="00CF72A3"/>
    <w:rsid w:val="00D20897"/>
    <w:rsid w:val="00D26714"/>
    <w:rsid w:val="00D44565"/>
    <w:rsid w:val="00D46482"/>
    <w:rsid w:val="00D75E92"/>
    <w:rsid w:val="00D831AB"/>
    <w:rsid w:val="00D91E9F"/>
    <w:rsid w:val="00DA6319"/>
    <w:rsid w:val="00DD16EF"/>
    <w:rsid w:val="00E128E9"/>
    <w:rsid w:val="00E13C51"/>
    <w:rsid w:val="00E23575"/>
    <w:rsid w:val="00E37333"/>
    <w:rsid w:val="00E54077"/>
    <w:rsid w:val="00E606A5"/>
    <w:rsid w:val="00E71EF5"/>
    <w:rsid w:val="00E7542F"/>
    <w:rsid w:val="00E9184F"/>
    <w:rsid w:val="00E97B72"/>
    <w:rsid w:val="00EA1869"/>
    <w:rsid w:val="00EB40E3"/>
    <w:rsid w:val="00ED1D55"/>
    <w:rsid w:val="00EE71C1"/>
    <w:rsid w:val="00EF700E"/>
    <w:rsid w:val="00F17957"/>
    <w:rsid w:val="00F27648"/>
    <w:rsid w:val="00F33AB3"/>
    <w:rsid w:val="00F36913"/>
    <w:rsid w:val="00F427F0"/>
    <w:rsid w:val="00F42D7E"/>
    <w:rsid w:val="00F71086"/>
    <w:rsid w:val="00F73866"/>
    <w:rsid w:val="00FA6F0E"/>
    <w:rsid w:val="00FA74A0"/>
    <w:rsid w:val="00FC4494"/>
    <w:rsid w:val="00FC4A59"/>
    <w:rsid w:val="00FC644C"/>
    <w:rsid w:val="00FC7736"/>
    <w:rsid w:val="00FD4FAF"/>
    <w:rsid w:val="00FE4F0E"/>
    <w:rsid w:val="00FE6BB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86"/>
    <o:shapelayout v:ext="edit">
      <o:idmap v:ext="edit" data="1"/>
    </o:shapelayout>
  </w:shapeDefaults>
  <w:decimalSymbol w:val="."/>
  <w:listSeparator w:val=","/>
  <w14:docId w14:val="4D46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64C8F"/>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064C8F"/>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2E7D09"/>
    <w:pPr>
      <w:ind w:left="720"/>
      <w:contextualSpacing/>
    </w:pPr>
  </w:style>
  <w:style w:type="character" w:customStyle="1" w:styleId="margin0020notechar">
    <w:name w:val="margin_0020note__char"/>
    <w:basedOn w:val="DefaultParagraphFont"/>
    <w:rsid w:val="00C64DBF"/>
  </w:style>
  <w:style w:type="paragraph" w:customStyle="1" w:styleId="margin0020note">
    <w:name w:val="margin_0020note"/>
    <w:basedOn w:val="Normal"/>
    <w:rsid w:val="003111A6"/>
    <w:pPr>
      <w:spacing w:before="100" w:beforeAutospacing="1" w:after="100" w:afterAutospacing="1"/>
    </w:pPr>
    <w:rPr>
      <w:sz w:val="24"/>
      <w:szCs w:val="24"/>
    </w:rPr>
  </w:style>
  <w:style w:type="paragraph" w:styleId="Revision">
    <w:name w:val="Revision"/>
    <w:hidden/>
    <w:rsid w:val="00C71B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64C8F"/>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064C8F"/>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2E7D09"/>
    <w:pPr>
      <w:ind w:left="720"/>
      <w:contextualSpacing/>
    </w:pPr>
  </w:style>
  <w:style w:type="character" w:customStyle="1" w:styleId="margin0020notechar">
    <w:name w:val="margin_0020note__char"/>
    <w:basedOn w:val="DefaultParagraphFont"/>
    <w:rsid w:val="00C64DBF"/>
  </w:style>
  <w:style w:type="paragraph" w:customStyle="1" w:styleId="margin0020note">
    <w:name w:val="margin_0020note"/>
    <w:basedOn w:val="Normal"/>
    <w:rsid w:val="003111A6"/>
    <w:pPr>
      <w:spacing w:before="100" w:beforeAutospacing="1" w:after="100" w:afterAutospacing="1"/>
    </w:pPr>
    <w:rPr>
      <w:sz w:val="24"/>
      <w:szCs w:val="24"/>
    </w:rPr>
  </w:style>
  <w:style w:type="paragraph" w:styleId="Revision">
    <w:name w:val="Revision"/>
    <w:hidden/>
    <w:rsid w:val="00C71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049967">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AD628B-168A-4E3F-8CAA-C006375286DB}">
  <ds:schemaRefs>
    <ds:schemaRef ds:uri="http://schemas.openxmlformats.org/officeDocument/2006/bibliography"/>
  </ds:schemaRefs>
</ds:datastoreItem>
</file>

<file path=customXml/itemProps2.xml><?xml version="1.0" encoding="utf-8"?>
<ds:datastoreItem xmlns:ds="http://schemas.openxmlformats.org/officeDocument/2006/customXml" ds:itemID="{BCD98D2F-AA29-484A-8E21-52B150044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6</Pages>
  <Words>2028</Words>
  <Characters>11562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Smith, Alexis@Energy</cp:lastModifiedBy>
  <cp:revision>16</cp:revision>
  <dcterms:created xsi:type="dcterms:W3CDTF">2015-06-09T20:03:00Z</dcterms:created>
  <dcterms:modified xsi:type="dcterms:W3CDTF">2017-12-05T21:48:00Z</dcterms:modified>
</cp:coreProperties>
</file>