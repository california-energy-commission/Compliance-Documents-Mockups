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96325C" w14:paraId="0AF0ADCE" w14:textId="77777777" w:rsidTr="0096325C">
        <w:tc>
          <w:tcPr>
            <w:tcW w:w="11016" w:type="dxa"/>
          </w:tcPr>
          <w:p w14:paraId="0AF0ADCD" w14:textId="77777777"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0AF0ADCF" w14:textId="77777777" w:rsidR="0096325C" w:rsidRPr="005A6EB8"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BF2443" w:rsidRPr="00D2491C" w14:paraId="0AF0ADD1" w14:textId="77777777" w:rsidTr="00EC5474">
        <w:tc>
          <w:tcPr>
            <w:tcW w:w="11016" w:type="dxa"/>
            <w:gridSpan w:val="3"/>
          </w:tcPr>
          <w:p w14:paraId="0AF0ADD0" w14:textId="77777777" w:rsidR="00BF2443" w:rsidRPr="005A6EB8" w:rsidRDefault="00BF2443" w:rsidP="00EC54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6EB8">
              <w:rPr>
                <w:rFonts w:asciiTheme="minorHAnsi" w:hAnsiTheme="minorHAnsi"/>
                <w:b/>
                <w:szCs w:val="18"/>
              </w:rPr>
              <w:t>A. Dwelling Mechanical Ventilation - General Information</w:t>
            </w:r>
          </w:p>
        </w:tc>
      </w:tr>
      <w:tr w:rsidR="00BF2443" w:rsidRPr="00D2491C" w14:paraId="0AF0ADD5" w14:textId="77777777" w:rsidTr="00EC5474">
        <w:trPr>
          <w:trHeight w:val="158"/>
        </w:trPr>
        <w:tc>
          <w:tcPr>
            <w:tcW w:w="634" w:type="dxa"/>
            <w:vAlign w:val="center"/>
          </w:tcPr>
          <w:p w14:paraId="0AF0ADD2" w14:textId="77777777" w:rsidR="00BF2443" w:rsidRPr="00F5715E" w:rsidRDefault="00BF2443" w:rsidP="00EC5474">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0AF0ADD3" w14:textId="55D13C1A" w:rsidR="00BF2443" w:rsidRPr="00F5715E" w:rsidRDefault="00BF2443" w:rsidP="00860353">
            <w:pPr>
              <w:rPr>
                <w:rFonts w:asciiTheme="minorHAnsi" w:hAnsiTheme="minorHAnsi"/>
                <w:sz w:val="18"/>
                <w:szCs w:val="18"/>
              </w:rPr>
            </w:pPr>
            <w:r>
              <w:rPr>
                <w:rFonts w:asciiTheme="minorHAnsi" w:hAnsiTheme="minorHAnsi"/>
                <w:sz w:val="18"/>
                <w:szCs w:val="18"/>
              </w:rPr>
              <w:t xml:space="preserve">Dwelling </w:t>
            </w:r>
            <w:r w:rsidR="00860353">
              <w:rPr>
                <w:rFonts w:asciiTheme="minorHAnsi" w:hAnsiTheme="minorHAnsi"/>
                <w:sz w:val="18"/>
                <w:szCs w:val="18"/>
              </w:rPr>
              <w:t>U</w:t>
            </w:r>
            <w:r>
              <w:rPr>
                <w:rFonts w:asciiTheme="minorHAnsi" w:hAnsiTheme="minorHAnsi"/>
                <w:sz w:val="18"/>
                <w:szCs w:val="18"/>
              </w:rPr>
              <w:t xml:space="preserve">nit </w:t>
            </w:r>
            <w:r w:rsidR="00860353">
              <w:rPr>
                <w:rFonts w:asciiTheme="minorHAnsi" w:hAnsiTheme="minorHAnsi"/>
                <w:sz w:val="18"/>
                <w:szCs w:val="18"/>
              </w:rPr>
              <w:t>N</w:t>
            </w:r>
            <w:r>
              <w:rPr>
                <w:rFonts w:asciiTheme="minorHAnsi" w:hAnsiTheme="minorHAnsi"/>
                <w:sz w:val="18"/>
                <w:szCs w:val="18"/>
              </w:rPr>
              <w:t>ame</w:t>
            </w:r>
          </w:p>
        </w:tc>
        <w:tc>
          <w:tcPr>
            <w:tcW w:w="5774" w:type="dxa"/>
          </w:tcPr>
          <w:p w14:paraId="0AF0ADD4" w14:textId="77777777" w:rsidR="00BF2443" w:rsidRPr="00F5715E" w:rsidRDefault="00BF2443" w:rsidP="00EC5474">
            <w:pPr>
              <w:rPr>
                <w:rFonts w:asciiTheme="minorHAnsi" w:hAnsiTheme="minorHAnsi"/>
                <w:sz w:val="18"/>
                <w:szCs w:val="18"/>
              </w:rPr>
            </w:pPr>
          </w:p>
        </w:tc>
      </w:tr>
      <w:tr w:rsidR="00BF2443" w:rsidRPr="00D2491C" w14:paraId="0AF0ADD9" w14:textId="77777777" w:rsidTr="00EC5474">
        <w:trPr>
          <w:trHeight w:val="158"/>
        </w:trPr>
        <w:tc>
          <w:tcPr>
            <w:tcW w:w="634" w:type="dxa"/>
            <w:vAlign w:val="center"/>
          </w:tcPr>
          <w:p w14:paraId="0AF0ADD6"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0AF0ADD7" w14:textId="56FB8690" w:rsidR="00BF2443" w:rsidRPr="00F5715E" w:rsidRDefault="00BF2443" w:rsidP="00EC5474">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0AF0ADD8" w14:textId="77777777" w:rsidR="00BF2443" w:rsidRPr="00F5715E" w:rsidRDefault="00BF2443" w:rsidP="00EC5474">
            <w:pPr>
              <w:rPr>
                <w:rFonts w:asciiTheme="minorHAnsi" w:hAnsiTheme="minorHAnsi"/>
                <w:sz w:val="18"/>
                <w:szCs w:val="18"/>
              </w:rPr>
            </w:pPr>
          </w:p>
        </w:tc>
      </w:tr>
      <w:tr w:rsidR="00BF2443" w:rsidRPr="00D2491C" w14:paraId="0AF0ADDD" w14:textId="77777777" w:rsidTr="00EC5474">
        <w:trPr>
          <w:trHeight w:val="158"/>
        </w:trPr>
        <w:tc>
          <w:tcPr>
            <w:tcW w:w="634" w:type="dxa"/>
            <w:vAlign w:val="center"/>
          </w:tcPr>
          <w:p w14:paraId="0AF0ADDA"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0AF0ADDB" w14:textId="0A662958" w:rsidR="00BF2443" w:rsidRPr="00F5715E" w:rsidRDefault="00BF2443" w:rsidP="00860353">
            <w:pPr>
              <w:rPr>
                <w:rFonts w:asciiTheme="minorHAnsi" w:hAnsiTheme="minorHAnsi"/>
                <w:sz w:val="18"/>
                <w:szCs w:val="18"/>
              </w:rPr>
            </w:pPr>
            <w:r w:rsidRPr="00F5715E">
              <w:rPr>
                <w:rFonts w:asciiTheme="minorHAnsi" w:hAnsiTheme="minorHAnsi"/>
                <w:sz w:val="18"/>
                <w:szCs w:val="18"/>
              </w:rPr>
              <w:t xml:space="preserve">Project </w:t>
            </w:r>
            <w:r w:rsidR="00860353">
              <w:rPr>
                <w:rFonts w:asciiTheme="minorHAnsi" w:hAnsiTheme="minorHAnsi"/>
                <w:sz w:val="18"/>
                <w:szCs w:val="18"/>
              </w:rPr>
              <w:t>S</w:t>
            </w:r>
            <w:r w:rsidRPr="00F5715E">
              <w:rPr>
                <w:rFonts w:asciiTheme="minorHAnsi" w:hAnsiTheme="minorHAnsi"/>
                <w:sz w:val="18"/>
                <w:szCs w:val="18"/>
              </w:rPr>
              <w:t>cope</w:t>
            </w:r>
          </w:p>
        </w:tc>
        <w:tc>
          <w:tcPr>
            <w:tcW w:w="5774" w:type="dxa"/>
          </w:tcPr>
          <w:p w14:paraId="0AF0ADDC" w14:textId="77777777" w:rsidR="00BF2443" w:rsidRPr="00F5715E" w:rsidRDefault="00BF2443" w:rsidP="00EC5474">
            <w:pPr>
              <w:rPr>
                <w:rFonts w:asciiTheme="minorHAnsi" w:hAnsiTheme="minorHAnsi"/>
                <w:sz w:val="18"/>
                <w:szCs w:val="18"/>
              </w:rPr>
            </w:pPr>
          </w:p>
        </w:tc>
      </w:tr>
      <w:tr w:rsidR="00BF2443" w:rsidRPr="00D2491C" w14:paraId="0AF0ADE2" w14:textId="77777777" w:rsidTr="00EC5474">
        <w:trPr>
          <w:trHeight w:val="158"/>
        </w:trPr>
        <w:tc>
          <w:tcPr>
            <w:tcW w:w="634" w:type="dxa"/>
            <w:vAlign w:val="center"/>
          </w:tcPr>
          <w:p w14:paraId="0AF0ADDE"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0AF0ADDF" w14:textId="6E6F074F" w:rsidR="00BF2443" w:rsidRDefault="003037F2" w:rsidP="00EC5474">
            <w:pPr>
              <w:rPr>
                <w:rFonts w:asciiTheme="minorHAnsi" w:hAnsiTheme="minorHAnsi"/>
                <w:sz w:val="18"/>
                <w:szCs w:val="18"/>
              </w:rPr>
            </w:pPr>
            <w:r>
              <w:rPr>
                <w:rFonts w:asciiTheme="minorHAnsi" w:hAnsiTheme="minorHAnsi"/>
                <w:sz w:val="18"/>
                <w:szCs w:val="18"/>
              </w:rPr>
              <w:t xml:space="preserve">Total </w:t>
            </w:r>
            <w:r w:rsidR="00BF2443" w:rsidRPr="00F5715E">
              <w:rPr>
                <w:rFonts w:asciiTheme="minorHAnsi" w:hAnsiTheme="minorHAnsi"/>
                <w:sz w:val="18"/>
                <w:szCs w:val="18"/>
              </w:rPr>
              <w:t xml:space="preserve">Conditioned </w:t>
            </w:r>
            <w:r>
              <w:rPr>
                <w:rFonts w:asciiTheme="minorHAnsi" w:hAnsiTheme="minorHAnsi"/>
                <w:sz w:val="18"/>
                <w:szCs w:val="18"/>
              </w:rPr>
              <w:t>F</w:t>
            </w:r>
            <w:r w:rsidR="00BF2443" w:rsidRPr="00F5715E">
              <w:rPr>
                <w:rFonts w:asciiTheme="minorHAnsi" w:hAnsiTheme="minorHAnsi"/>
                <w:sz w:val="18"/>
                <w:szCs w:val="18"/>
              </w:rPr>
              <w:t xml:space="preserve">loor </w:t>
            </w:r>
            <w:r>
              <w:rPr>
                <w:rFonts w:asciiTheme="minorHAnsi" w:hAnsiTheme="minorHAnsi"/>
                <w:sz w:val="18"/>
                <w:szCs w:val="18"/>
              </w:rPr>
              <w:t>A</w:t>
            </w:r>
            <w:r w:rsidR="00BF2443" w:rsidRPr="00F5715E">
              <w:rPr>
                <w:rFonts w:asciiTheme="minorHAnsi" w:hAnsiTheme="minorHAnsi"/>
                <w:sz w:val="18"/>
                <w:szCs w:val="18"/>
              </w:rPr>
              <w:t xml:space="preserve">rea of </w:t>
            </w:r>
            <w:r w:rsidR="005A1EE3">
              <w:rPr>
                <w:rFonts w:asciiTheme="minorHAnsi" w:hAnsiTheme="minorHAnsi"/>
                <w:sz w:val="18"/>
                <w:szCs w:val="18"/>
              </w:rPr>
              <w:t>D</w:t>
            </w:r>
            <w:r w:rsidR="00BF2443" w:rsidRPr="00F5715E">
              <w:rPr>
                <w:rFonts w:asciiTheme="minorHAnsi" w:hAnsiTheme="minorHAnsi"/>
                <w:sz w:val="18"/>
                <w:szCs w:val="18"/>
              </w:rPr>
              <w:t xml:space="preserve">welling </w:t>
            </w:r>
            <w:r w:rsidR="005A1EE3">
              <w:rPr>
                <w:rFonts w:asciiTheme="minorHAnsi" w:hAnsiTheme="minorHAnsi"/>
                <w:sz w:val="18"/>
                <w:szCs w:val="18"/>
              </w:rPr>
              <w:t>U</w:t>
            </w:r>
            <w:r w:rsidR="00BF2443" w:rsidRPr="00F5715E">
              <w:rPr>
                <w:rFonts w:asciiTheme="minorHAnsi" w:hAnsiTheme="minorHAnsi"/>
                <w:sz w:val="18"/>
                <w:szCs w:val="18"/>
              </w:rPr>
              <w:t>nit</w:t>
            </w:r>
          </w:p>
          <w:p w14:paraId="0AF0ADE0" w14:textId="77777777" w:rsidR="00BF2443" w:rsidRPr="00F5715E" w:rsidRDefault="00BF2443" w:rsidP="00EC5474">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0AF0ADE1" w14:textId="77777777" w:rsidR="00BF2443" w:rsidRPr="00F5715E" w:rsidRDefault="00BF2443" w:rsidP="00EC5474">
            <w:pPr>
              <w:rPr>
                <w:rFonts w:asciiTheme="minorHAnsi" w:hAnsiTheme="minorHAnsi"/>
                <w:sz w:val="18"/>
                <w:szCs w:val="18"/>
              </w:rPr>
            </w:pPr>
          </w:p>
        </w:tc>
      </w:tr>
      <w:tr w:rsidR="00BF2443" w:rsidRPr="00D2491C" w14:paraId="0AF0ADE7" w14:textId="77777777" w:rsidTr="00EC5474">
        <w:trPr>
          <w:trHeight w:val="158"/>
        </w:trPr>
        <w:tc>
          <w:tcPr>
            <w:tcW w:w="634" w:type="dxa"/>
            <w:vAlign w:val="center"/>
          </w:tcPr>
          <w:p w14:paraId="0AF0ADE3"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0AF0ADE4" w14:textId="774B3F40" w:rsidR="00BF2443" w:rsidRDefault="00BF2443" w:rsidP="00EC5474">
            <w:pPr>
              <w:rPr>
                <w:rFonts w:asciiTheme="minorHAnsi" w:hAnsiTheme="minorHAnsi"/>
                <w:sz w:val="18"/>
                <w:szCs w:val="18"/>
              </w:rPr>
            </w:pPr>
            <w:r w:rsidRPr="00F5715E">
              <w:rPr>
                <w:rFonts w:asciiTheme="minorHAnsi" w:hAnsiTheme="minorHAnsi"/>
                <w:sz w:val="18"/>
                <w:szCs w:val="18"/>
              </w:rPr>
              <w:t xml:space="preserve">Number of </w:t>
            </w:r>
            <w:r w:rsidR="00860353">
              <w:rPr>
                <w:rFonts w:asciiTheme="minorHAnsi" w:hAnsiTheme="minorHAnsi"/>
                <w:sz w:val="18"/>
                <w:szCs w:val="18"/>
              </w:rPr>
              <w:t>B</w:t>
            </w:r>
            <w:r w:rsidRPr="00F5715E">
              <w:rPr>
                <w:rFonts w:asciiTheme="minorHAnsi" w:hAnsiTheme="minorHAnsi"/>
                <w:sz w:val="18"/>
                <w:szCs w:val="18"/>
              </w:rPr>
              <w:t xml:space="preserve">edrooms in </w:t>
            </w:r>
            <w:r w:rsidR="00860353">
              <w:rPr>
                <w:rFonts w:asciiTheme="minorHAnsi" w:hAnsiTheme="minorHAnsi"/>
                <w:sz w:val="18"/>
                <w:szCs w:val="18"/>
              </w:rPr>
              <w:t>D</w:t>
            </w:r>
            <w:r w:rsidRPr="00F5715E">
              <w:rPr>
                <w:rFonts w:asciiTheme="minorHAnsi" w:hAnsiTheme="minorHAnsi"/>
                <w:sz w:val="18"/>
                <w:szCs w:val="18"/>
              </w:rPr>
              <w:t xml:space="preserve">welling </w:t>
            </w:r>
            <w:r w:rsidR="00860353">
              <w:rPr>
                <w:rFonts w:asciiTheme="minorHAnsi" w:hAnsiTheme="minorHAnsi"/>
                <w:sz w:val="18"/>
                <w:szCs w:val="18"/>
              </w:rPr>
              <w:t>U</w:t>
            </w:r>
            <w:r w:rsidRPr="00F5715E">
              <w:rPr>
                <w:rFonts w:asciiTheme="minorHAnsi" w:hAnsiTheme="minorHAnsi"/>
                <w:sz w:val="18"/>
                <w:szCs w:val="18"/>
              </w:rPr>
              <w:t>nit</w:t>
            </w:r>
          </w:p>
          <w:p w14:paraId="0AF0ADE5" w14:textId="77777777" w:rsidR="00BF2443" w:rsidRPr="00F5715E" w:rsidRDefault="00E65009" w:rsidP="00EC5474">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0AF0ADE6" w14:textId="77777777" w:rsidR="00BF2443" w:rsidRPr="00F5715E" w:rsidRDefault="00BF2443" w:rsidP="00EC5474">
            <w:pPr>
              <w:rPr>
                <w:rFonts w:asciiTheme="minorHAnsi" w:hAnsiTheme="minorHAnsi"/>
                <w:sz w:val="18"/>
                <w:szCs w:val="18"/>
              </w:rPr>
            </w:pPr>
          </w:p>
        </w:tc>
      </w:tr>
      <w:tr w:rsidR="00BF2443" w:rsidRPr="00D2491C" w14:paraId="0AF0ADEB" w14:textId="77777777" w:rsidTr="00EC5474">
        <w:trPr>
          <w:trHeight w:val="158"/>
        </w:trPr>
        <w:tc>
          <w:tcPr>
            <w:tcW w:w="634" w:type="dxa"/>
            <w:vAlign w:val="center"/>
          </w:tcPr>
          <w:p w14:paraId="0AF0ADE8"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0AF0ADE9" w14:textId="1CC6640D" w:rsidR="00BF2443" w:rsidRPr="00F5715E" w:rsidRDefault="00BF2443" w:rsidP="00EC5474">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0AF0ADEA" w14:textId="77777777" w:rsidR="00BF2443" w:rsidRPr="00F5715E" w:rsidRDefault="00BF2443" w:rsidP="00EC5474">
            <w:pPr>
              <w:rPr>
                <w:rFonts w:asciiTheme="minorHAnsi" w:hAnsiTheme="minorHAnsi"/>
                <w:sz w:val="18"/>
                <w:szCs w:val="18"/>
              </w:rPr>
            </w:pPr>
          </w:p>
        </w:tc>
      </w:tr>
      <w:tr w:rsidR="00BF2443" w:rsidRPr="00D2491C" w14:paraId="0AF0ADEF" w14:textId="77777777" w:rsidTr="00EC5474">
        <w:trPr>
          <w:trHeight w:val="158"/>
        </w:trPr>
        <w:tc>
          <w:tcPr>
            <w:tcW w:w="634" w:type="dxa"/>
            <w:vAlign w:val="center"/>
          </w:tcPr>
          <w:p w14:paraId="0AF0ADEC"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0AF0ADED" w14:textId="347844AE" w:rsidR="00BF2443" w:rsidRPr="00F5715E" w:rsidRDefault="00BF2443" w:rsidP="00EC5474">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0AF0ADEE" w14:textId="77777777" w:rsidR="00BF2443" w:rsidRPr="00F5715E" w:rsidRDefault="00BF2443" w:rsidP="00EC5474">
            <w:pPr>
              <w:rPr>
                <w:rFonts w:asciiTheme="minorHAnsi" w:hAnsiTheme="minorHAnsi"/>
                <w:sz w:val="18"/>
                <w:szCs w:val="18"/>
              </w:rPr>
            </w:pPr>
          </w:p>
        </w:tc>
      </w:tr>
      <w:tr w:rsidR="00BF2443" w:rsidRPr="00D2491C" w14:paraId="0AF0ADF3" w14:textId="77777777" w:rsidTr="00EC5474">
        <w:trPr>
          <w:trHeight w:val="158"/>
        </w:trPr>
        <w:tc>
          <w:tcPr>
            <w:tcW w:w="634" w:type="dxa"/>
            <w:vAlign w:val="center"/>
          </w:tcPr>
          <w:p w14:paraId="0AF0ADF0"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0AF0ADF1" w14:textId="4A60A8A5" w:rsidR="00BF2443" w:rsidRPr="00F5715E" w:rsidRDefault="00BF2443" w:rsidP="00EC5474">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0AF0ADF2" w14:textId="77777777" w:rsidR="00BF2443" w:rsidRPr="00F5715E" w:rsidRDefault="00BF2443" w:rsidP="00EC5474">
            <w:pPr>
              <w:rPr>
                <w:rFonts w:asciiTheme="minorHAnsi" w:hAnsiTheme="minorHAnsi"/>
                <w:sz w:val="18"/>
                <w:szCs w:val="18"/>
              </w:rPr>
            </w:pPr>
          </w:p>
        </w:tc>
      </w:tr>
      <w:tr w:rsidR="00FC4DC3" w:rsidRPr="00D2491C" w14:paraId="4FA97607" w14:textId="77777777" w:rsidTr="00EC5474">
        <w:trPr>
          <w:trHeight w:val="158"/>
          <w:ins w:id="0" w:author="Smith, Alexis@Energy" w:date="2017-12-05T13:37:00Z"/>
        </w:trPr>
        <w:tc>
          <w:tcPr>
            <w:tcW w:w="634" w:type="dxa"/>
            <w:vAlign w:val="center"/>
          </w:tcPr>
          <w:p w14:paraId="11B27861" w14:textId="3321BE04" w:rsidR="00FC4DC3" w:rsidRPr="00F5715E" w:rsidRDefault="00FC4DC3" w:rsidP="00EC5474">
            <w:pPr>
              <w:jc w:val="center"/>
              <w:rPr>
                <w:ins w:id="1" w:author="Smith, Alexis@Energy" w:date="2017-12-05T13:37:00Z"/>
                <w:rFonts w:asciiTheme="minorHAnsi" w:hAnsiTheme="minorHAnsi"/>
                <w:sz w:val="18"/>
                <w:szCs w:val="18"/>
              </w:rPr>
            </w:pPr>
            <w:ins w:id="2" w:author="Smith, Alexis@Energy" w:date="2017-12-05T13:37:00Z">
              <w:r>
                <w:rPr>
                  <w:rFonts w:asciiTheme="minorHAnsi" w:hAnsiTheme="minorHAnsi"/>
                  <w:sz w:val="18"/>
                  <w:szCs w:val="18"/>
                </w:rPr>
                <w:t>09</w:t>
              </w:r>
            </w:ins>
          </w:p>
        </w:tc>
        <w:tc>
          <w:tcPr>
            <w:tcW w:w="4608" w:type="dxa"/>
            <w:vAlign w:val="center"/>
          </w:tcPr>
          <w:p w14:paraId="06C0D5C4" w14:textId="30836044" w:rsidR="00FC4DC3" w:rsidRDefault="00FC4DC3" w:rsidP="00EC5474">
            <w:pPr>
              <w:rPr>
                <w:ins w:id="3" w:author="Smith, Alexis@Energy" w:date="2017-12-05T13:37:00Z"/>
                <w:rFonts w:asciiTheme="minorHAnsi" w:hAnsiTheme="minorHAnsi"/>
                <w:sz w:val="18"/>
                <w:szCs w:val="18"/>
              </w:rPr>
            </w:pPr>
            <w:ins w:id="4" w:author="Smith, Alexis@Energy" w:date="2017-12-05T13:37:00Z">
              <w:r>
                <w:rPr>
                  <w:rFonts w:asciiTheme="minorHAnsi" w:hAnsiTheme="minorHAnsi"/>
                  <w:sz w:val="18"/>
                  <w:szCs w:val="18"/>
                </w:rPr>
                <w:t>IAQ Fan Location</w:t>
              </w:r>
            </w:ins>
          </w:p>
        </w:tc>
        <w:tc>
          <w:tcPr>
            <w:tcW w:w="5774" w:type="dxa"/>
          </w:tcPr>
          <w:p w14:paraId="2ED58058" w14:textId="77777777" w:rsidR="00FC4DC3" w:rsidRPr="00F5715E" w:rsidRDefault="00FC4DC3" w:rsidP="00EC5474">
            <w:pPr>
              <w:rPr>
                <w:ins w:id="5" w:author="Smith, Alexis@Energy" w:date="2017-12-05T13:37:00Z"/>
                <w:rFonts w:asciiTheme="minorHAnsi" w:hAnsiTheme="minorHAnsi"/>
                <w:sz w:val="18"/>
                <w:szCs w:val="18"/>
              </w:rPr>
            </w:pPr>
          </w:p>
        </w:tc>
      </w:tr>
    </w:tbl>
    <w:p w14:paraId="0AF0ADF5" w14:textId="77777777" w:rsidR="00BF2443" w:rsidRPr="005A6EB8" w:rsidRDefault="00BF2443" w:rsidP="00BF2443">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BF2443" w14:paraId="0AF0ADF7" w14:textId="77777777" w:rsidTr="00EC5474">
        <w:tc>
          <w:tcPr>
            <w:tcW w:w="11016" w:type="dxa"/>
          </w:tcPr>
          <w:p w14:paraId="0AF0ADF6" w14:textId="3749EC81" w:rsidR="00BF2443" w:rsidRPr="005A6EB8" w:rsidRDefault="00860353" w:rsidP="00EC5474">
            <w:pPr>
              <w:rPr>
                <w:rFonts w:asciiTheme="minorHAnsi" w:hAnsiTheme="minorHAnsi"/>
                <w:szCs w:val="18"/>
              </w:rPr>
            </w:pPr>
            <w:r w:rsidRPr="005A6EB8">
              <w:rPr>
                <w:rFonts w:asciiTheme="minorHAnsi" w:hAnsiTheme="minorHAnsi"/>
                <w:b/>
                <w:szCs w:val="18"/>
              </w:rPr>
              <w:t>MCH-</w:t>
            </w:r>
            <w:r w:rsidR="00BF2443" w:rsidRPr="005A6EB8">
              <w:rPr>
                <w:rFonts w:asciiTheme="minorHAnsi" w:hAnsiTheme="minorHAnsi"/>
                <w:b/>
                <w:szCs w:val="18"/>
              </w:rPr>
              <w:t>27b - Continuous Ventilation Airflow – Total Ventilation Rate Method</w:t>
            </w:r>
          </w:p>
        </w:tc>
      </w:tr>
    </w:tbl>
    <w:p w14:paraId="0AF0ADF9" w14:textId="77777777" w:rsidR="00BF2443" w:rsidRPr="005A6EB8" w:rsidRDefault="00BF2443" w:rsidP="00BF2443">
      <w:pPr>
        <w:rPr>
          <w:rFonts w:asciiTheme="minorHAnsi" w:hAnsiTheme="minorHAnsi"/>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601"/>
        <w:gridCol w:w="5829"/>
      </w:tblGrid>
      <w:tr w:rsidR="00BF2443" w:rsidRPr="00CB00C9" w14:paraId="0AF0ADFB" w14:textId="77777777" w:rsidTr="00EC5474">
        <w:tc>
          <w:tcPr>
            <w:tcW w:w="11016" w:type="dxa"/>
            <w:gridSpan w:val="3"/>
          </w:tcPr>
          <w:p w14:paraId="2A02E23D" w14:textId="77777777" w:rsidR="00860353" w:rsidRPr="005A6EB8" w:rsidRDefault="00BF2443" w:rsidP="00EC5474">
            <w:pPr>
              <w:keepNext/>
              <w:rPr>
                <w:rFonts w:asciiTheme="minorHAnsi" w:hAnsiTheme="minorHAnsi"/>
                <w:b/>
                <w:szCs w:val="18"/>
              </w:rPr>
            </w:pPr>
            <w:r w:rsidRPr="005A6EB8">
              <w:rPr>
                <w:rFonts w:asciiTheme="minorHAnsi" w:hAnsiTheme="minorHAnsi"/>
                <w:b/>
                <w:szCs w:val="18"/>
              </w:rPr>
              <w:t>B. Whole-Building Continuous Ventilation - Total Ventilation Rate Method</w:t>
            </w:r>
          </w:p>
          <w:p w14:paraId="0AF0ADFA" w14:textId="2039860E" w:rsidR="00BF2443" w:rsidRPr="00CB00C9" w:rsidRDefault="00BF2443" w:rsidP="00EC5474">
            <w:pPr>
              <w:keepNext/>
              <w:rPr>
                <w:rFonts w:asciiTheme="minorHAnsi" w:hAnsiTheme="minorHAnsi"/>
                <w:sz w:val="18"/>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 xml:space="preserve">62.2 </w:t>
            </w:r>
            <w:r w:rsidRPr="00CB00C9">
              <w:rPr>
                <w:rFonts w:asciiTheme="minorHAnsi" w:hAnsiTheme="minorHAnsi"/>
                <w:sz w:val="18"/>
                <w:szCs w:val="18"/>
              </w:rPr>
              <w:t>equation 4.7.</w:t>
            </w:r>
          </w:p>
        </w:tc>
      </w:tr>
      <w:tr w:rsidR="00BF2443" w:rsidRPr="00CB00C9" w14:paraId="0AF0ADFF" w14:textId="77777777" w:rsidTr="00EC5474">
        <w:tc>
          <w:tcPr>
            <w:tcW w:w="586" w:type="dxa"/>
            <w:vAlign w:val="center"/>
          </w:tcPr>
          <w:p w14:paraId="0AF0ADFC"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01</w:t>
            </w:r>
          </w:p>
        </w:tc>
        <w:tc>
          <w:tcPr>
            <w:tcW w:w="4601" w:type="dxa"/>
            <w:vAlign w:val="center"/>
          </w:tcPr>
          <w:p w14:paraId="0AF0ADFD" w14:textId="04EF9F1B" w:rsidR="00BF2443" w:rsidRPr="00CB00C9" w:rsidRDefault="00BF2443" w:rsidP="005A1EE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 xml:space="preserve">Ventilation </w:t>
            </w:r>
            <w:r w:rsidR="005A1EE3">
              <w:rPr>
                <w:rFonts w:asciiTheme="minorHAnsi" w:hAnsiTheme="minorHAnsi"/>
                <w:sz w:val="18"/>
                <w:szCs w:val="18"/>
              </w:rPr>
              <w:t>R</w:t>
            </w:r>
            <w:r w:rsidRPr="00CB00C9">
              <w:rPr>
                <w:rFonts w:asciiTheme="minorHAnsi" w:hAnsiTheme="minorHAnsi"/>
                <w:sz w:val="18"/>
                <w:szCs w:val="18"/>
              </w:rPr>
              <w:t>ate ( fan + infiltration), (Q</w:t>
            </w:r>
            <w:r w:rsidRPr="0033657D">
              <w:rPr>
                <w:rFonts w:asciiTheme="minorHAnsi" w:hAnsiTheme="minorHAnsi"/>
                <w:sz w:val="18"/>
                <w:szCs w:val="18"/>
                <w:vertAlign w:val="subscript"/>
              </w:rPr>
              <w:t>tot</w:t>
            </w:r>
            <w:r w:rsidRPr="00CB00C9">
              <w:rPr>
                <w:rFonts w:asciiTheme="minorHAnsi" w:hAnsiTheme="minorHAnsi"/>
                <w:sz w:val="18"/>
                <w:szCs w:val="18"/>
              </w:rPr>
              <w:t>)</w:t>
            </w:r>
          </w:p>
        </w:tc>
        <w:tc>
          <w:tcPr>
            <w:tcW w:w="5829" w:type="dxa"/>
          </w:tcPr>
          <w:p w14:paraId="0AF0ADFE" w14:textId="77777777" w:rsidR="00BF2443" w:rsidRPr="007F6151" w:rsidRDefault="00BF2443" w:rsidP="00EC5474">
            <w:pPr>
              <w:keepNext/>
              <w:rPr>
                <w:rFonts w:asciiTheme="minorHAnsi" w:hAnsiTheme="minorHAnsi"/>
                <w:sz w:val="18"/>
                <w:szCs w:val="18"/>
              </w:rPr>
            </w:pPr>
          </w:p>
        </w:tc>
      </w:tr>
      <w:tr w:rsidR="00BF2443" w:rsidRPr="00CB00C9" w14:paraId="0AF0AE03" w14:textId="77777777" w:rsidTr="00EC5474">
        <w:tc>
          <w:tcPr>
            <w:tcW w:w="586" w:type="dxa"/>
            <w:vAlign w:val="center"/>
          </w:tcPr>
          <w:p w14:paraId="0AF0AE00"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02</w:t>
            </w:r>
          </w:p>
        </w:tc>
        <w:tc>
          <w:tcPr>
            <w:tcW w:w="4601" w:type="dxa"/>
            <w:vAlign w:val="center"/>
          </w:tcPr>
          <w:p w14:paraId="0AF0AE01" w14:textId="77B784C1" w:rsidR="00BF2443" w:rsidRPr="00CB00C9" w:rsidRDefault="00BF2443" w:rsidP="00EC5474">
            <w:pPr>
              <w:keepNext/>
              <w:rPr>
                <w:rFonts w:asciiTheme="minorHAnsi" w:hAnsiTheme="minorHAnsi"/>
                <w:sz w:val="18"/>
                <w:szCs w:val="18"/>
              </w:rPr>
            </w:pPr>
            <w:r>
              <w:rPr>
                <w:rFonts w:asciiTheme="minorHAnsi" w:hAnsiTheme="minorHAnsi"/>
                <w:sz w:val="18"/>
                <w:szCs w:val="18"/>
              </w:rPr>
              <w:t xml:space="preserve">CFM50 </w:t>
            </w:r>
            <w:r w:rsidR="0033657D">
              <w:rPr>
                <w:rFonts w:asciiTheme="minorHAnsi" w:hAnsiTheme="minorHAnsi"/>
                <w:sz w:val="18"/>
                <w:szCs w:val="18"/>
              </w:rPr>
              <w:t>–</w:t>
            </w:r>
            <w:r>
              <w:rPr>
                <w:rFonts w:asciiTheme="minorHAnsi" w:hAnsiTheme="minorHAnsi"/>
                <w:sz w:val="18"/>
                <w:szCs w:val="18"/>
              </w:rPr>
              <w:t xml:space="preserve"> Depressurization</w:t>
            </w:r>
          </w:p>
        </w:tc>
        <w:tc>
          <w:tcPr>
            <w:tcW w:w="5829" w:type="dxa"/>
          </w:tcPr>
          <w:p w14:paraId="0AF0AE02" w14:textId="77777777" w:rsidR="00BF2443" w:rsidRPr="00601797" w:rsidRDefault="00BF2443" w:rsidP="00EC5474">
            <w:pPr>
              <w:keepNext/>
              <w:rPr>
                <w:rFonts w:asciiTheme="minorHAnsi" w:hAnsiTheme="minorHAnsi"/>
                <w:sz w:val="18"/>
                <w:szCs w:val="18"/>
              </w:rPr>
            </w:pPr>
          </w:p>
        </w:tc>
      </w:tr>
      <w:tr w:rsidR="00BF2443" w:rsidRPr="00CB00C9" w14:paraId="0AF0AE07" w14:textId="77777777" w:rsidTr="00EC5474">
        <w:tc>
          <w:tcPr>
            <w:tcW w:w="586" w:type="dxa"/>
            <w:vAlign w:val="center"/>
          </w:tcPr>
          <w:p w14:paraId="0AF0AE04"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03</w:t>
            </w:r>
          </w:p>
        </w:tc>
        <w:tc>
          <w:tcPr>
            <w:tcW w:w="4601" w:type="dxa"/>
            <w:vAlign w:val="center"/>
          </w:tcPr>
          <w:p w14:paraId="0AF0AE05" w14:textId="566CD7EC" w:rsidR="00BF2443" w:rsidRPr="00CB00C9" w:rsidRDefault="00BF2443" w:rsidP="00EC5474">
            <w:pPr>
              <w:keepNext/>
              <w:rPr>
                <w:rFonts w:asciiTheme="minorHAnsi" w:hAnsiTheme="minorHAnsi"/>
                <w:sz w:val="18"/>
                <w:szCs w:val="18"/>
              </w:rPr>
            </w:pPr>
            <w:r>
              <w:rPr>
                <w:rFonts w:asciiTheme="minorHAnsi" w:hAnsiTheme="minorHAnsi"/>
                <w:sz w:val="18"/>
                <w:szCs w:val="18"/>
              </w:rPr>
              <w:t>Equivalent Leakage Area Depressurization</w:t>
            </w:r>
          </w:p>
        </w:tc>
        <w:tc>
          <w:tcPr>
            <w:tcW w:w="5829" w:type="dxa"/>
          </w:tcPr>
          <w:p w14:paraId="0AF0AE06" w14:textId="77777777" w:rsidR="00BF2443" w:rsidRPr="00601797" w:rsidRDefault="00BF2443" w:rsidP="00EC5474">
            <w:pPr>
              <w:keepNext/>
              <w:rPr>
                <w:rFonts w:asciiTheme="minorHAnsi" w:hAnsiTheme="minorHAnsi"/>
                <w:sz w:val="18"/>
                <w:szCs w:val="18"/>
              </w:rPr>
            </w:pPr>
          </w:p>
        </w:tc>
      </w:tr>
      <w:tr w:rsidR="00BF2443" w:rsidRPr="00CB00C9" w14:paraId="0AF0AE0B" w14:textId="77777777" w:rsidTr="00EC5474">
        <w:tc>
          <w:tcPr>
            <w:tcW w:w="586" w:type="dxa"/>
            <w:vAlign w:val="center"/>
          </w:tcPr>
          <w:p w14:paraId="0AF0AE08"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04</w:t>
            </w:r>
          </w:p>
        </w:tc>
        <w:tc>
          <w:tcPr>
            <w:tcW w:w="4601" w:type="dxa"/>
            <w:vAlign w:val="center"/>
          </w:tcPr>
          <w:p w14:paraId="0AF0AE09" w14:textId="4A2EABB2" w:rsidR="00BF2443" w:rsidRDefault="00BF2443" w:rsidP="00EC5474">
            <w:pPr>
              <w:keepNext/>
              <w:rPr>
                <w:rFonts w:asciiTheme="minorHAnsi" w:hAnsiTheme="minorHAnsi"/>
                <w:sz w:val="18"/>
                <w:szCs w:val="18"/>
              </w:rPr>
            </w:pPr>
            <w:r>
              <w:rPr>
                <w:rFonts w:asciiTheme="minorHAnsi" w:hAnsiTheme="minorHAnsi"/>
                <w:sz w:val="18"/>
                <w:szCs w:val="18"/>
              </w:rPr>
              <w:t>CFM50 – Pressurization</w:t>
            </w:r>
          </w:p>
        </w:tc>
        <w:tc>
          <w:tcPr>
            <w:tcW w:w="5829" w:type="dxa"/>
          </w:tcPr>
          <w:p w14:paraId="0AF0AE0A" w14:textId="77777777" w:rsidR="00BF2443" w:rsidRPr="00144CC2" w:rsidRDefault="00BF2443" w:rsidP="00EC5474">
            <w:pPr>
              <w:keepNext/>
              <w:rPr>
                <w:rFonts w:asciiTheme="minorHAnsi" w:hAnsiTheme="minorHAnsi"/>
                <w:sz w:val="18"/>
                <w:szCs w:val="18"/>
              </w:rPr>
            </w:pPr>
          </w:p>
        </w:tc>
      </w:tr>
      <w:tr w:rsidR="00BF2443" w:rsidRPr="00CB00C9" w14:paraId="0AF0AE0F" w14:textId="77777777" w:rsidTr="00EC5474">
        <w:tc>
          <w:tcPr>
            <w:tcW w:w="586" w:type="dxa"/>
            <w:vAlign w:val="center"/>
          </w:tcPr>
          <w:p w14:paraId="0AF0AE0C"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05</w:t>
            </w:r>
          </w:p>
        </w:tc>
        <w:tc>
          <w:tcPr>
            <w:tcW w:w="4601" w:type="dxa"/>
            <w:vAlign w:val="center"/>
          </w:tcPr>
          <w:p w14:paraId="0AF0AE0D" w14:textId="7B7DA50D" w:rsidR="00BF2443" w:rsidRPr="00CB00C9" w:rsidRDefault="00BF2443" w:rsidP="00EC5474">
            <w:pPr>
              <w:keepNext/>
              <w:rPr>
                <w:rFonts w:asciiTheme="minorHAnsi" w:hAnsiTheme="minorHAnsi"/>
                <w:sz w:val="18"/>
                <w:szCs w:val="18"/>
              </w:rPr>
            </w:pPr>
            <w:r>
              <w:rPr>
                <w:rFonts w:asciiTheme="minorHAnsi" w:hAnsiTheme="minorHAnsi"/>
                <w:sz w:val="18"/>
                <w:szCs w:val="18"/>
              </w:rPr>
              <w:t>Equivalent Leakage Area Pressurization</w:t>
            </w:r>
          </w:p>
        </w:tc>
        <w:tc>
          <w:tcPr>
            <w:tcW w:w="5829" w:type="dxa"/>
          </w:tcPr>
          <w:p w14:paraId="0AF0AE0E" w14:textId="77777777" w:rsidR="00BF2443" w:rsidRPr="00601797" w:rsidRDefault="00BF2443" w:rsidP="00EC5474">
            <w:pPr>
              <w:keepNext/>
              <w:rPr>
                <w:rFonts w:asciiTheme="minorHAnsi" w:hAnsiTheme="minorHAnsi"/>
                <w:sz w:val="18"/>
                <w:szCs w:val="18"/>
              </w:rPr>
            </w:pPr>
          </w:p>
        </w:tc>
      </w:tr>
      <w:tr w:rsidR="00BF2443" w:rsidRPr="00CB00C9" w14:paraId="0AF0AE13" w14:textId="77777777" w:rsidTr="00EC5474">
        <w:tc>
          <w:tcPr>
            <w:tcW w:w="586" w:type="dxa"/>
            <w:vAlign w:val="center"/>
          </w:tcPr>
          <w:p w14:paraId="0AF0AE10"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06</w:t>
            </w:r>
          </w:p>
        </w:tc>
        <w:tc>
          <w:tcPr>
            <w:tcW w:w="4601" w:type="dxa"/>
            <w:vAlign w:val="center"/>
          </w:tcPr>
          <w:p w14:paraId="0AF0AE11" w14:textId="45900596" w:rsidR="00BF2443" w:rsidRPr="00CB00C9" w:rsidRDefault="00BF2443" w:rsidP="005A1EE3">
            <w:pPr>
              <w:keepNext/>
              <w:rPr>
                <w:rFonts w:asciiTheme="minorHAnsi" w:hAnsiTheme="minorHAnsi"/>
                <w:sz w:val="18"/>
                <w:szCs w:val="18"/>
              </w:rPr>
            </w:pPr>
            <w:r w:rsidRPr="00CB00C9">
              <w:rPr>
                <w:rFonts w:asciiTheme="minorHAnsi" w:hAnsiTheme="minorHAnsi"/>
                <w:sz w:val="18"/>
                <w:szCs w:val="18"/>
              </w:rPr>
              <w:t xml:space="preserve">Equivalent Leakage Area </w:t>
            </w:r>
            <w:r w:rsidR="005A1EE3">
              <w:rPr>
                <w:rFonts w:asciiTheme="minorHAnsi" w:hAnsiTheme="minorHAnsi"/>
                <w:sz w:val="18"/>
                <w:szCs w:val="18"/>
              </w:rPr>
              <w:t>U</w:t>
            </w:r>
            <w:r w:rsidRPr="00CB00C9">
              <w:rPr>
                <w:rFonts w:asciiTheme="minorHAnsi" w:hAnsiTheme="minorHAnsi"/>
                <w:sz w:val="18"/>
                <w:szCs w:val="18"/>
              </w:rPr>
              <w:t xml:space="preserve">sed for </w:t>
            </w:r>
            <w:r w:rsidR="005A1EE3">
              <w:rPr>
                <w:rFonts w:asciiTheme="minorHAnsi" w:hAnsiTheme="minorHAnsi"/>
                <w:sz w:val="18"/>
                <w:szCs w:val="18"/>
              </w:rPr>
              <w:t>V</w:t>
            </w:r>
            <w:r w:rsidRPr="00CB00C9">
              <w:rPr>
                <w:rFonts w:asciiTheme="minorHAnsi" w:hAnsiTheme="minorHAnsi"/>
                <w:sz w:val="18"/>
                <w:szCs w:val="18"/>
              </w:rPr>
              <w:t>entilation</w:t>
            </w:r>
          </w:p>
        </w:tc>
        <w:tc>
          <w:tcPr>
            <w:tcW w:w="5829" w:type="dxa"/>
          </w:tcPr>
          <w:p w14:paraId="0AF0AE12" w14:textId="77777777" w:rsidR="00BF2443" w:rsidRPr="007F6151" w:rsidRDefault="00BF2443" w:rsidP="00EC5474">
            <w:pPr>
              <w:keepNext/>
              <w:rPr>
                <w:rFonts w:asciiTheme="minorHAnsi" w:hAnsiTheme="minorHAnsi"/>
                <w:sz w:val="18"/>
                <w:szCs w:val="18"/>
              </w:rPr>
            </w:pPr>
          </w:p>
        </w:tc>
      </w:tr>
      <w:tr w:rsidR="00BF2443" w:rsidRPr="00CB00C9" w14:paraId="0AF0AE17" w14:textId="77777777" w:rsidTr="00EC5474">
        <w:tc>
          <w:tcPr>
            <w:tcW w:w="586" w:type="dxa"/>
            <w:vAlign w:val="center"/>
          </w:tcPr>
          <w:p w14:paraId="0AF0AE14"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07</w:t>
            </w:r>
          </w:p>
        </w:tc>
        <w:tc>
          <w:tcPr>
            <w:tcW w:w="4601" w:type="dxa"/>
            <w:vAlign w:val="center"/>
          </w:tcPr>
          <w:p w14:paraId="0AF0AE15" w14:textId="77777777" w:rsidR="00BF2443" w:rsidRPr="00CB00C9" w:rsidRDefault="00BF2443" w:rsidP="00EC5474">
            <w:pPr>
              <w:keepNext/>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829" w:type="dxa"/>
          </w:tcPr>
          <w:p w14:paraId="0AF0AE16" w14:textId="77777777" w:rsidR="00BF2443" w:rsidRPr="007F6151" w:rsidRDefault="00BF2443" w:rsidP="00EC5474">
            <w:pPr>
              <w:keepNext/>
              <w:rPr>
                <w:rFonts w:asciiTheme="minorHAnsi" w:hAnsiTheme="minorHAnsi"/>
                <w:sz w:val="18"/>
                <w:szCs w:val="18"/>
              </w:rPr>
            </w:pPr>
          </w:p>
        </w:tc>
      </w:tr>
      <w:tr w:rsidR="00BF2443" w:rsidRPr="00CB00C9" w14:paraId="0AF0AE1B" w14:textId="77777777" w:rsidTr="00EC5474">
        <w:tc>
          <w:tcPr>
            <w:tcW w:w="586" w:type="dxa"/>
            <w:vAlign w:val="center"/>
          </w:tcPr>
          <w:p w14:paraId="0AF0AE18"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08</w:t>
            </w:r>
          </w:p>
        </w:tc>
        <w:tc>
          <w:tcPr>
            <w:tcW w:w="4601" w:type="dxa"/>
            <w:vAlign w:val="center"/>
          </w:tcPr>
          <w:p w14:paraId="0AF0AE19" w14:textId="77777777" w:rsidR="00BF2443" w:rsidRPr="00CB00C9" w:rsidRDefault="00BF2443" w:rsidP="00EC5474">
            <w:pPr>
              <w:keepNext/>
              <w:rPr>
                <w:rFonts w:asciiTheme="minorHAnsi" w:hAnsiTheme="minorHAnsi"/>
                <w:sz w:val="18"/>
                <w:szCs w:val="18"/>
              </w:rPr>
            </w:pPr>
            <w:r w:rsidRPr="00CB00C9">
              <w:rPr>
                <w:rFonts w:asciiTheme="minorHAnsi" w:hAnsiTheme="minorHAnsi"/>
                <w:sz w:val="18"/>
                <w:szCs w:val="18"/>
              </w:rPr>
              <w:t xml:space="preserve">What is the weather and shielding factor (wsf)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829" w:type="dxa"/>
          </w:tcPr>
          <w:p w14:paraId="0AF0AE1A" w14:textId="77777777" w:rsidR="00BF2443" w:rsidRPr="007F6151" w:rsidRDefault="00BF2443" w:rsidP="00EC5474">
            <w:pPr>
              <w:keepNext/>
              <w:rPr>
                <w:rFonts w:asciiTheme="minorHAnsi" w:hAnsiTheme="minorHAnsi"/>
                <w:sz w:val="18"/>
                <w:szCs w:val="18"/>
              </w:rPr>
            </w:pPr>
          </w:p>
        </w:tc>
      </w:tr>
      <w:tr w:rsidR="00BF2443" w:rsidRPr="00CB00C9" w14:paraId="0AF0AE1F" w14:textId="77777777" w:rsidTr="00EC5474">
        <w:tc>
          <w:tcPr>
            <w:tcW w:w="586" w:type="dxa"/>
            <w:vAlign w:val="center"/>
          </w:tcPr>
          <w:p w14:paraId="0AF0AE1C"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09</w:t>
            </w:r>
          </w:p>
        </w:tc>
        <w:tc>
          <w:tcPr>
            <w:tcW w:w="4601" w:type="dxa"/>
            <w:vAlign w:val="center"/>
          </w:tcPr>
          <w:p w14:paraId="0AF0AE1D" w14:textId="794440D0" w:rsidR="00BF2443" w:rsidRPr="00CB00C9" w:rsidRDefault="00BF2443" w:rsidP="00EC5474">
            <w:pPr>
              <w:keepNext/>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829" w:type="dxa"/>
          </w:tcPr>
          <w:p w14:paraId="0AF0AE1E" w14:textId="77777777" w:rsidR="00BF2443" w:rsidRPr="007F6151" w:rsidRDefault="00BF2443" w:rsidP="00EC5474">
            <w:pPr>
              <w:keepNext/>
              <w:rPr>
                <w:rFonts w:asciiTheme="minorHAnsi" w:hAnsiTheme="minorHAnsi"/>
                <w:sz w:val="18"/>
                <w:szCs w:val="18"/>
              </w:rPr>
            </w:pPr>
          </w:p>
        </w:tc>
      </w:tr>
      <w:tr w:rsidR="00BF2443" w:rsidRPr="00CB00C9" w14:paraId="0AF0AE23" w14:textId="77777777" w:rsidTr="00EC5474">
        <w:tc>
          <w:tcPr>
            <w:tcW w:w="586" w:type="dxa"/>
            <w:vAlign w:val="center"/>
          </w:tcPr>
          <w:p w14:paraId="0AF0AE20"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10</w:t>
            </w:r>
          </w:p>
        </w:tc>
        <w:tc>
          <w:tcPr>
            <w:tcW w:w="4601" w:type="dxa"/>
            <w:vAlign w:val="center"/>
          </w:tcPr>
          <w:p w14:paraId="0AF0AE21" w14:textId="4A775DE7" w:rsidR="00BF2443" w:rsidRPr="00CB00C9" w:rsidRDefault="00BF2443" w:rsidP="00860353">
            <w:pPr>
              <w:keepNext/>
              <w:rPr>
                <w:rFonts w:asciiTheme="minorHAnsi" w:hAnsiTheme="minorHAnsi"/>
                <w:sz w:val="18"/>
                <w:szCs w:val="18"/>
              </w:rPr>
            </w:pPr>
            <w:r w:rsidRPr="00CB00C9">
              <w:rPr>
                <w:rFonts w:asciiTheme="minorHAnsi" w:hAnsiTheme="minorHAnsi"/>
                <w:sz w:val="18"/>
                <w:szCs w:val="18"/>
              </w:rPr>
              <w:t xml:space="preserve">Ventilation </w:t>
            </w:r>
            <w:r w:rsidR="00860353">
              <w:rPr>
                <w:rFonts w:asciiTheme="minorHAnsi" w:hAnsiTheme="minorHAnsi"/>
                <w:sz w:val="18"/>
                <w:szCs w:val="18"/>
              </w:rPr>
              <w:t>P</w:t>
            </w:r>
            <w:r w:rsidRPr="00CB00C9">
              <w:rPr>
                <w:rFonts w:asciiTheme="minorHAnsi" w:hAnsiTheme="minorHAnsi"/>
                <w:sz w:val="18"/>
                <w:szCs w:val="18"/>
              </w:rPr>
              <w:t xml:space="preserve">rovided by </w:t>
            </w:r>
            <w:r w:rsidR="00860353">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860353">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(Q</w:t>
            </w:r>
            <w:r w:rsidRPr="0033657D">
              <w:rPr>
                <w:rFonts w:asciiTheme="minorHAnsi" w:hAnsiTheme="minorHAnsi"/>
                <w:sz w:val="18"/>
                <w:szCs w:val="18"/>
                <w:vertAlign w:val="subscript"/>
              </w:rPr>
              <w:t>inf</w:t>
            </w:r>
            <w:r w:rsidRPr="00CB00C9">
              <w:rPr>
                <w:rFonts w:asciiTheme="minorHAnsi" w:hAnsiTheme="minorHAnsi"/>
                <w:sz w:val="18"/>
                <w:szCs w:val="18"/>
              </w:rPr>
              <w:t>)</w:t>
            </w:r>
          </w:p>
        </w:tc>
        <w:tc>
          <w:tcPr>
            <w:tcW w:w="5829" w:type="dxa"/>
          </w:tcPr>
          <w:p w14:paraId="0AF0AE22" w14:textId="77777777" w:rsidR="00BF2443" w:rsidRPr="007F6151" w:rsidRDefault="00BF2443" w:rsidP="00EC5474">
            <w:pPr>
              <w:keepNext/>
              <w:rPr>
                <w:rFonts w:asciiTheme="minorHAnsi" w:hAnsiTheme="minorHAnsi"/>
                <w:sz w:val="18"/>
                <w:szCs w:val="18"/>
              </w:rPr>
            </w:pPr>
          </w:p>
        </w:tc>
      </w:tr>
      <w:tr w:rsidR="00BF2443" w:rsidRPr="00CB00C9" w14:paraId="0AF0AE27" w14:textId="77777777" w:rsidTr="00EC5474">
        <w:tc>
          <w:tcPr>
            <w:tcW w:w="586" w:type="dxa"/>
            <w:vAlign w:val="center"/>
          </w:tcPr>
          <w:p w14:paraId="0AF0AE24"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11</w:t>
            </w:r>
          </w:p>
        </w:tc>
        <w:tc>
          <w:tcPr>
            <w:tcW w:w="4601" w:type="dxa"/>
            <w:vAlign w:val="center"/>
          </w:tcPr>
          <w:p w14:paraId="0AF0AE25" w14:textId="605A47CC" w:rsidR="00BF2443" w:rsidRPr="00CB00C9" w:rsidRDefault="00BF2443" w:rsidP="00EC5474">
            <w:pPr>
              <w:keepNext/>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(Q</w:t>
            </w:r>
            <w:r w:rsidRPr="00CB00C9">
              <w:rPr>
                <w:rFonts w:asciiTheme="minorHAnsi" w:hAnsiTheme="minorHAnsi"/>
                <w:sz w:val="18"/>
                <w:szCs w:val="18"/>
                <w:vertAlign w:val="subscript"/>
              </w:rPr>
              <w:t>fan</w:t>
            </w:r>
            <w:r w:rsidRPr="00CB00C9">
              <w:rPr>
                <w:rFonts w:asciiTheme="minorHAnsi" w:hAnsiTheme="minorHAnsi"/>
                <w:sz w:val="18"/>
                <w:szCs w:val="18"/>
              </w:rPr>
              <w:t>)</w:t>
            </w:r>
          </w:p>
        </w:tc>
        <w:tc>
          <w:tcPr>
            <w:tcW w:w="5829" w:type="dxa"/>
          </w:tcPr>
          <w:p w14:paraId="0AF0AE26" w14:textId="77777777" w:rsidR="00BF2443" w:rsidRPr="007F6151" w:rsidRDefault="00BF2443" w:rsidP="00EC5474">
            <w:pPr>
              <w:keepNext/>
              <w:rPr>
                <w:rFonts w:asciiTheme="minorHAnsi" w:hAnsiTheme="minorHAnsi"/>
                <w:sz w:val="18"/>
                <w:szCs w:val="18"/>
              </w:rPr>
            </w:pPr>
          </w:p>
        </w:tc>
      </w:tr>
      <w:tr w:rsidR="00BF2443" w:rsidRPr="00CB00C9" w14:paraId="0AF0AE2B" w14:textId="77777777" w:rsidTr="00EC5474">
        <w:tc>
          <w:tcPr>
            <w:tcW w:w="586" w:type="dxa"/>
            <w:vAlign w:val="center"/>
          </w:tcPr>
          <w:p w14:paraId="0AF0AE28"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12</w:t>
            </w:r>
          </w:p>
        </w:tc>
        <w:tc>
          <w:tcPr>
            <w:tcW w:w="4601" w:type="dxa"/>
            <w:vAlign w:val="center"/>
          </w:tcPr>
          <w:p w14:paraId="0AF0AE29" w14:textId="028157FF" w:rsidR="00BF2443" w:rsidRPr="00CB00C9" w:rsidRDefault="00BF2443" w:rsidP="00EC5474">
            <w:pPr>
              <w:keepNext/>
              <w:rPr>
                <w:rFonts w:asciiTheme="minorHAnsi" w:hAnsiTheme="minorHAnsi"/>
                <w:sz w:val="18"/>
                <w:szCs w:val="18"/>
              </w:rPr>
            </w:pPr>
            <w:r>
              <w:rPr>
                <w:rFonts w:asciiTheme="minorHAnsi" w:hAnsiTheme="minorHAnsi"/>
                <w:sz w:val="18"/>
                <w:szCs w:val="18"/>
              </w:rPr>
              <w:t xml:space="preserve">Installed </w:t>
            </w:r>
            <w:r w:rsidRPr="00CB00C9">
              <w:rPr>
                <w:rFonts w:asciiTheme="minorHAnsi" w:hAnsiTheme="minorHAnsi"/>
                <w:sz w:val="18"/>
                <w:szCs w:val="18"/>
              </w:rPr>
              <w:t>Continuous Whole-Building Ventilation Rate</w:t>
            </w:r>
          </w:p>
        </w:tc>
        <w:tc>
          <w:tcPr>
            <w:tcW w:w="5829" w:type="dxa"/>
          </w:tcPr>
          <w:p w14:paraId="0AF0AE2A" w14:textId="77777777" w:rsidR="00BF2443" w:rsidRPr="007F6151" w:rsidRDefault="00BF2443" w:rsidP="00EC5474">
            <w:pPr>
              <w:keepNext/>
              <w:rPr>
                <w:rFonts w:asciiTheme="minorHAnsi" w:hAnsiTheme="minorHAnsi"/>
                <w:sz w:val="18"/>
                <w:szCs w:val="18"/>
              </w:rPr>
            </w:pPr>
          </w:p>
        </w:tc>
      </w:tr>
    </w:tbl>
    <w:p w14:paraId="0AF0AE2C" w14:textId="77777777" w:rsidR="00BF2443" w:rsidRPr="005A6EB8" w:rsidRDefault="00BF2443" w:rsidP="00BF244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BF2443" w:rsidRPr="005A6EB8" w14:paraId="0AF0AE2E" w14:textId="77777777" w:rsidTr="00EC5474">
        <w:tc>
          <w:tcPr>
            <w:tcW w:w="11017" w:type="dxa"/>
            <w:gridSpan w:val="2"/>
          </w:tcPr>
          <w:p w14:paraId="0AF0AE2D" w14:textId="77777777" w:rsidR="00BF2443" w:rsidRPr="005A6EB8" w:rsidRDefault="00BF2443" w:rsidP="00EC5474">
            <w:pPr>
              <w:keepNext/>
              <w:rPr>
                <w:rFonts w:asciiTheme="minorHAnsi" w:hAnsiTheme="minorHAnsi"/>
                <w:szCs w:val="18"/>
              </w:rPr>
            </w:pPr>
            <w:r w:rsidRPr="005A6EB8">
              <w:rPr>
                <w:rFonts w:asciiTheme="minorHAnsi" w:hAnsiTheme="minorHAnsi"/>
                <w:b/>
                <w:szCs w:val="18"/>
              </w:rPr>
              <w:t>C. Compliance Statement</w:t>
            </w:r>
            <w:r w:rsidRPr="005A6EB8">
              <w:rPr>
                <w:rFonts w:asciiTheme="minorHAnsi" w:hAnsiTheme="minorHAnsi"/>
                <w:szCs w:val="18"/>
              </w:rPr>
              <w:t xml:space="preserve"> </w:t>
            </w:r>
          </w:p>
        </w:tc>
      </w:tr>
      <w:tr w:rsidR="00BF2443" w:rsidRPr="00467A82" w14:paraId="0AF0AE31" w14:textId="77777777" w:rsidTr="00EC5474">
        <w:trPr>
          <w:trHeight w:val="158"/>
        </w:trPr>
        <w:tc>
          <w:tcPr>
            <w:tcW w:w="590" w:type="dxa"/>
            <w:vAlign w:val="center"/>
          </w:tcPr>
          <w:p w14:paraId="0AF0AE2F" w14:textId="77777777" w:rsidR="00BF2443" w:rsidRPr="00467A82" w:rsidRDefault="00BF2443" w:rsidP="00EC5474">
            <w:pPr>
              <w:keepNext/>
              <w:jc w:val="center"/>
              <w:rPr>
                <w:rFonts w:asciiTheme="minorHAnsi" w:hAnsiTheme="minorHAnsi"/>
                <w:sz w:val="18"/>
                <w:szCs w:val="18"/>
              </w:rPr>
            </w:pPr>
            <w:r>
              <w:rPr>
                <w:rFonts w:asciiTheme="minorHAnsi" w:hAnsiTheme="minorHAnsi"/>
                <w:sz w:val="18"/>
                <w:szCs w:val="18"/>
              </w:rPr>
              <w:t>01</w:t>
            </w:r>
          </w:p>
        </w:tc>
        <w:tc>
          <w:tcPr>
            <w:tcW w:w="10427" w:type="dxa"/>
            <w:vAlign w:val="center"/>
          </w:tcPr>
          <w:p w14:paraId="0AF0AE30" w14:textId="77777777" w:rsidR="00BF2443" w:rsidRPr="00467A82" w:rsidRDefault="00BF2443" w:rsidP="00EC5474">
            <w:pPr>
              <w:keepNext/>
              <w:rPr>
                <w:rFonts w:asciiTheme="minorHAnsi" w:hAnsiTheme="minorHAnsi"/>
                <w:sz w:val="18"/>
                <w:szCs w:val="18"/>
              </w:rPr>
            </w:pPr>
          </w:p>
        </w:tc>
      </w:tr>
    </w:tbl>
    <w:p w14:paraId="0AF0AE32" w14:textId="77777777" w:rsidR="00BF2443" w:rsidRPr="005A6EB8" w:rsidRDefault="00BF2443" w:rsidP="00BF2443">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BF2443" w:rsidRPr="0084687D" w14:paraId="0AF0AF09" w14:textId="77777777" w:rsidTr="00EC5474">
        <w:trPr>
          <w:cantSplit/>
          <w:trHeight w:val="432"/>
        </w:trPr>
        <w:tc>
          <w:tcPr>
            <w:tcW w:w="5000" w:type="pct"/>
            <w:gridSpan w:val="2"/>
            <w:vAlign w:val="center"/>
          </w:tcPr>
          <w:p w14:paraId="0AF0AF07" w14:textId="04DDA045" w:rsidR="00BF2443" w:rsidRPr="005A6EB8" w:rsidRDefault="003933CB" w:rsidP="005A6EB8">
            <w:pPr>
              <w:keepNext/>
              <w:rPr>
                <w:rFonts w:ascii="Calibri" w:hAnsi="Calibri"/>
                <w:b/>
                <w:szCs w:val="18"/>
              </w:rPr>
            </w:pPr>
            <w:r w:rsidRPr="005A6EB8">
              <w:rPr>
                <w:rFonts w:ascii="Calibri" w:hAnsi="Calibri"/>
                <w:b/>
                <w:szCs w:val="18"/>
              </w:rPr>
              <w:t>D</w:t>
            </w:r>
            <w:r w:rsidR="00BF2443" w:rsidRPr="005A6EB8">
              <w:rPr>
                <w:rFonts w:ascii="Calibri" w:hAnsi="Calibri"/>
                <w:b/>
                <w:szCs w:val="18"/>
              </w:rPr>
              <w:t>. Determination of HERS Verification Compliance</w:t>
            </w:r>
          </w:p>
          <w:p w14:paraId="0AF0AF08" w14:textId="77777777" w:rsidR="00BF2443" w:rsidRPr="0084687D" w:rsidRDefault="00BF2443" w:rsidP="005A6EB8">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BF2443" w:rsidRPr="0084687D" w14:paraId="0AF0AF0C" w14:textId="77777777" w:rsidTr="00EC5474">
        <w:trPr>
          <w:cantSplit/>
          <w:trHeight w:val="144"/>
        </w:trPr>
        <w:tc>
          <w:tcPr>
            <w:tcW w:w="253" w:type="pct"/>
            <w:vAlign w:val="center"/>
          </w:tcPr>
          <w:p w14:paraId="0AF0AF0A" w14:textId="77777777" w:rsidR="00BF2443" w:rsidRPr="0084687D" w:rsidDel="00C76C40" w:rsidRDefault="00BF2443" w:rsidP="00EC5474">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0AF0AF0B" w14:textId="77777777" w:rsidR="00BF2443" w:rsidRPr="0084687D" w:rsidRDefault="00BF2443" w:rsidP="00EC5474">
            <w:pPr>
              <w:keepNext/>
              <w:rPr>
                <w:rFonts w:ascii="Calibri" w:hAnsi="Calibri"/>
                <w:sz w:val="18"/>
                <w:szCs w:val="18"/>
              </w:rPr>
            </w:pPr>
          </w:p>
        </w:tc>
      </w:tr>
    </w:tbl>
    <w:p w14:paraId="0AF0AF0D" w14:textId="77777777" w:rsidR="00BF2443" w:rsidRDefault="00BF2443"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0AF0AF0E" w14:textId="77777777" w:rsidR="00BF2443" w:rsidRDefault="00BF2443"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0AF0AF0F" w14:textId="77777777" w:rsidR="00BF2443" w:rsidRDefault="00BF2443">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831083" w:rsidRPr="00831083" w14:paraId="0AF0AF11" w14:textId="77777777" w:rsidTr="0074510D">
        <w:trPr>
          <w:trHeight w:val="288"/>
        </w:trPr>
        <w:tc>
          <w:tcPr>
            <w:tcW w:w="10950" w:type="dxa"/>
            <w:gridSpan w:val="4"/>
            <w:vAlign w:val="center"/>
          </w:tcPr>
          <w:p w14:paraId="0AF0AF10"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831083">
              <w:rPr>
                <w:rFonts w:asciiTheme="minorHAnsi" w:eastAsia="Calibri" w:hAnsiTheme="minorHAnsi" w:cs="Arial"/>
                <w:b/>
                <w:caps/>
                <w:sz w:val="18"/>
                <w:szCs w:val="18"/>
              </w:rPr>
              <w:lastRenderedPageBreak/>
              <w:t>Documentation Author's Declaration Statement</w:t>
            </w:r>
          </w:p>
        </w:tc>
      </w:tr>
      <w:tr w:rsidR="00831083" w:rsidRPr="00831083" w14:paraId="0AF0AF13" w14:textId="77777777" w:rsidTr="0033657D">
        <w:trPr>
          <w:trHeight w:val="251"/>
        </w:trPr>
        <w:tc>
          <w:tcPr>
            <w:tcW w:w="10950" w:type="dxa"/>
            <w:gridSpan w:val="4"/>
            <w:vAlign w:val="center"/>
          </w:tcPr>
          <w:p w14:paraId="0AF0AF12" w14:textId="77777777" w:rsidR="00831083" w:rsidRPr="00831083" w:rsidRDefault="00831083" w:rsidP="005A6EB8">
            <w:pPr>
              <w:numPr>
                <w:ilvl w:val="0"/>
                <w:numId w:val="7"/>
              </w:numPr>
              <w:ind w:left="271" w:hanging="288"/>
              <w:rPr>
                <w:rFonts w:asciiTheme="minorHAnsi" w:eastAsia="Calibri" w:hAnsiTheme="minorHAnsi"/>
                <w:sz w:val="18"/>
                <w:szCs w:val="18"/>
              </w:rPr>
            </w:pPr>
            <w:r w:rsidRPr="001E1FD4">
              <w:rPr>
                <w:rFonts w:ascii="Calibri" w:eastAsia="Calibri" w:hAnsi="Calibri"/>
                <w:sz w:val="18"/>
                <w:szCs w:val="18"/>
              </w:rPr>
              <w:t>I certify that this Certificate of Verification documentation is accurate and complete</w:t>
            </w:r>
            <w:r w:rsidRPr="00831083">
              <w:rPr>
                <w:rFonts w:asciiTheme="minorHAnsi" w:eastAsia="Calibri" w:hAnsiTheme="minorHAnsi"/>
                <w:sz w:val="18"/>
                <w:szCs w:val="18"/>
              </w:rPr>
              <w:t>.</w:t>
            </w:r>
          </w:p>
        </w:tc>
      </w:tr>
      <w:tr w:rsidR="00831083" w:rsidRPr="00831083" w14:paraId="0AF0AF16" w14:textId="77777777" w:rsidTr="0074510D">
        <w:trPr>
          <w:trHeight w:val="360"/>
        </w:trPr>
        <w:tc>
          <w:tcPr>
            <w:tcW w:w="5434" w:type="dxa"/>
          </w:tcPr>
          <w:p w14:paraId="0AF0AF14"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Documentation Author Name:</w:t>
            </w:r>
          </w:p>
        </w:tc>
        <w:tc>
          <w:tcPr>
            <w:tcW w:w="5516" w:type="dxa"/>
            <w:gridSpan w:val="3"/>
          </w:tcPr>
          <w:p w14:paraId="0AF0AF15"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Documentation Author Signature:</w:t>
            </w:r>
          </w:p>
        </w:tc>
      </w:tr>
      <w:tr w:rsidR="00831083" w:rsidRPr="00831083" w14:paraId="0AF0AF19" w14:textId="77777777" w:rsidTr="0074510D">
        <w:trPr>
          <w:trHeight w:val="360"/>
        </w:trPr>
        <w:tc>
          <w:tcPr>
            <w:tcW w:w="5434" w:type="dxa"/>
          </w:tcPr>
          <w:p w14:paraId="0AF0AF17"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Company:</w:t>
            </w:r>
          </w:p>
        </w:tc>
        <w:tc>
          <w:tcPr>
            <w:tcW w:w="5516" w:type="dxa"/>
            <w:gridSpan w:val="3"/>
          </w:tcPr>
          <w:p w14:paraId="0AF0AF18"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Date Signed:</w:t>
            </w:r>
          </w:p>
        </w:tc>
      </w:tr>
      <w:tr w:rsidR="00831083" w:rsidRPr="00831083" w14:paraId="0AF0AF1C" w14:textId="77777777" w:rsidTr="0074510D">
        <w:trPr>
          <w:trHeight w:val="360"/>
        </w:trPr>
        <w:tc>
          <w:tcPr>
            <w:tcW w:w="5434" w:type="dxa"/>
          </w:tcPr>
          <w:p w14:paraId="0AF0AF1A"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Address:</w:t>
            </w:r>
          </w:p>
        </w:tc>
        <w:tc>
          <w:tcPr>
            <w:tcW w:w="5516" w:type="dxa"/>
            <w:gridSpan w:val="3"/>
          </w:tcPr>
          <w:p w14:paraId="0AF0AF1B"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CEA/HERS Certification Information (if applicable):</w:t>
            </w:r>
          </w:p>
        </w:tc>
      </w:tr>
      <w:tr w:rsidR="00831083" w:rsidRPr="00831083" w14:paraId="0AF0AF1F" w14:textId="77777777" w:rsidTr="0074510D">
        <w:trPr>
          <w:trHeight w:val="360"/>
        </w:trPr>
        <w:tc>
          <w:tcPr>
            <w:tcW w:w="5434" w:type="dxa"/>
          </w:tcPr>
          <w:p w14:paraId="0AF0AF1D"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City/State/Zip:</w:t>
            </w:r>
          </w:p>
        </w:tc>
        <w:tc>
          <w:tcPr>
            <w:tcW w:w="5516" w:type="dxa"/>
            <w:gridSpan w:val="3"/>
          </w:tcPr>
          <w:p w14:paraId="0AF0AF1E"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Phone:</w:t>
            </w:r>
          </w:p>
        </w:tc>
      </w:tr>
      <w:tr w:rsidR="00831083" w:rsidRPr="00831083" w14:paraId="0AF0AF21" w14:textId="77777777" w:rsidTr="0074510D">
        <w:tblPrEx>
          <w:tblCellMar>
            <w:left w:w="115" w:type="dxa"/>
            <w:right w:w="115" w:type="dxa"/>
          </w:tblCellMar>
        </w:tblPrEx>
        <w:trPr>
          <w:trHeight w:val="296"/>
        </w:trPr>
        <w:tc>
          <w:tcPr>
            <w:tcW w:w="10950" w:type="dxa"/>
            <w:gridSpan w:val="4"/>
            <w:vAlign w:val="center"/>
          </w:tcPr>
          <w:p w14:paraId="0AF0AF20"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831083">
              <w:rPr>
                <w:rFonts w:asciiTheme="minorHAnsi" w:eastAsia="Calibri" w:hAnsiTheme="minorHAnsi" w:cs="Arial"/>
                <w:b/>
                <w:caps/>
                <w:sz w:val="18"/>
                <w:szCs w:val="18"/>
              </w:rPr>
              <w:t xml:space="preserve">Responsible Person's Declaration statement </w:t>
            </w:r>
          </w:p>
        </w:tc>
      </w:tr>
      <w:tr w:rsidR="00831083" w:rsidRPr="00831083" w14:paraId="0AF0AF28" w14:textId="77777777" w:rsidTr="0074510D">
        <w:tblPrEx>
          <w:tblCellMar>
            <w:left w:w="115" w:type="dxa"/>
            <w:right w:w="115" w:type="dxa"/>
          </w:tblCellMar>
        </w:tblPrEx>
        <w:trPr>
          <w:trHeight w:val="504"/>
        </w:trPr>
        <w:tc>
          <w:tcPr>
            <w:tcW w:w="10950" w:type="dxa"/>
            <w:gridSpan w:val="4"/>
            <w:shd w:val="clear" w:color="auto" w:fill="auto"/>
          </w:tcPr>
          <w:p w14:paraId="0AF0AF22" w14:textId="77777777" w:rsidR="00831083" w:rsidRPr="00831083" w:rsidRDefault="00831083" w:rsidP="005A6EB8">
            <w:pPr>
              <w:keepNext/>
              <w:widowControl w:val="0"/>
              <w:ind w:right="90"/>
              <w:rPr>
                <w:rFonts w:asciiTheme="minorHAnsi" w:hAnsiTheme="minorHAnsi"/>
                <w:snapToGrid w:val="0"/>
                <w:sz w:val="18"/>
                <w:szCs w:val="18"/>
              </w:rPr>
            </w:pPr>
            <w:r w:rsidRPr="00831083">
              <w:rPr>
                <w:rFonts w:asciiTheme="minorHAnsi" w:hAnsiTheme="minorHAnsi"/>
                <w:snapToGrid w:val="0"/>
                <w:sz w:val="18"/>
                <w:szCs w:val="18"/>
              </w:rPr>
              <w:t xml:space="preserve">I certify the following under penalty of perjury, under the laws of the State of California: </w:t>
            </w:r>
          </w:p>
          <w:p w14:paraId="0AF0AF23"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The information provided on this Certificate of Verification is true and correct.</w:t>
            </w:r>
          </w:p>
          <w:p w14:paraId="0AF0AF24"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I am the certified HERS Rater who performed the verification identified and reported on this Certificate of Verification (responsible rater).</w:t>
            </w:r>
          </w:p>
          <w:p w14:paraId="0AF0AF25"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F0AF26"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F0AF27"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31083" w:rsidRPr="00831083" w14:paraId="0AF0AF2A" w14:textId="77777777" w:rsidTr="0074510D">
        <w:tblPrEx>
          <w:tblCellMar>
            <w:left w:w="115" w:type="dxa"/>
            <w:right w:w="115" w:type="dxa"/>
          </w:tblCellMar>
        </w:tblPrEx>
        <w:trPr>
          <w:trHeight w:val="278"/>
        </w:trPr>
        <w:tc>
          <w:tcPr>
            <w:tcW w:w="10950" w:type="dxa"/>
            <w:gridSpan w:val="4"/>
            <w:vAlign w:val="center"/>
          </w:tcPr>
          <w:p w14:paraId="0AF0AF29"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831083">
              <w:rPr>
                <w:rFonts w:asciiTheme="minorHAnsi" w:eastAsia="Calibri" w:hAnsiTheme="minorHAnsi" w:cs="Arial"/>
                <w:b/>
                <w:caps/>
                <w:sz w:val="18"/>
                <w:szCs w:val="18"/>
              </w:rPr>
              <w:t>BUILDER OR INSTALLER INFORMATION AS SHOWN ON THE CERTIFICATE OF INSTALLATION</w:t>
            </w:r>
          </w:p>
        </w:tc>
      </w:tr>
      <w:tr w:rsidR="00831083" w:rsidRPr="00831083" w14:paraId="0AF0AF2C" w14:textId="77777777" w:rsidTr="0074510D">
        <w:tblPrEx>
          <w:tblCellMar>
            <w:left w:w="115" w:type="dxa"/>
            <w:right w:w="115" w:type="dxa"/>
          </w:tblCellMar>
        </w:tblPrEx>
        <w:trPr>
          <w:trHeight w:hRule="exact" w:val="360"/>
        </w:trPr>
        <w:tc>
          <w:tcPr>
            <w:tcW w:w="10950" w:type="dxa"/>
            <w:gridSpan w:val="4"/>
            <w:vAlign w:val="center"/>
          </w:tcPr>
          <w:p w14:paraId="0AF0AF2B" w14:textId="77777777"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831083">
              <w:rPr>
                <w:rFonts w:asciiTheme="minorHAnsi" w:eastAsia="Calibri" w:hAnsiTheme="minorHAnsi"/>
                <w:sz w:val="14"/>
                <w:szCs w:val="14"/>
              </w:rPr>
              <w:t>Company Name (Installing Subcontractor, General Contractor, or Builder/Owner):</w:t>
            </w:r>
          </w:p>
        </w:tc>
      </w:tr>
      <w:tr w:rsidR="00831083" w:rsidRPr="00831083" w14:paraId="0AF0AF2F" w14:textId="77777777" w:rsidTr="0074510D">
        <w:tblPrEx>
          <w:tblCellMar>
            <w:left w:w="115" w:type="dxa"/>
            <w:right w:w="115" w:type="dxa"/>
          </w:tblCellMar>
        </w:tblPrEx>
        <w:trPr>
          <w:trHeight w:hRule="exact" w:val="360"/>
        </w:trPr>
        <w:tc>
          <w:tcPr>
            <w:tcW w:w="5475" w:type="dxa"/>
            <w:gridSpan w:val="2"/>
          </w:tcPr>
          <w:p w14:paraId="0AF0AF2D" w14:textId="77777777" w:rsidR="00831083" w:rsidRPr="00831083" w:rsidRDefault="00831083" w:rsidP="008310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831083">
              <w:rPr>
                <w:rFonts w:asciiTheme="minorHAnsi" w:eastAsia="Calibri" w:hAnsiTheme="minorHAnsi"/>
                <w:sz w:val="14"/>
                <w:szCs w:val="14"/>
              </w:rPr>
              <w:t>Responsible Builder or Installer Name:</w:t>
            </w:r>
          </w:p>
        </w:tc>
        <w:tc>
          <w:tcPr>
            <w:tcW w:w="5475" w:type="dxa"/>
            <w:gridSpan w:val="2"/>
          </w:tcPr>
          <w:p w14:paraId="0AF0AF2E" w14:textId="77777777" w:rsidR="00831083" w:rsidRPr="00831083" w:rsidRDefault="00831083" w:rsidP="008310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CSLB License:</w:t>
            </w:r>
          </w:p>
        </w:tc>
      </w:tr>
      <w:tr w:rsidR="00831083" w:rsidRPr="00831083" w14:paraId="0AF0AF31" w14:textId="77777777" w:rsidTr="0074510D">
        <w:tblPrEx>
          <w:tblCellMar>
            <w:left w:w="108" w:type="dxa"/>
            <w:right w:w="108" w:type="dxa"/>
          </w:tblCellMar>
        </w:tblPrEx>
        <w:trPr>
          <w:trHeight w:hRule="exact" w:val="288"/>
        </w:trPr>
        <w:tc>
          <w:tcPr>
            <w:tcW w:w="10950" w:type="dxa"/>
            <w:gridSpan w:val="4"/>
            <w:vAlign w:val="center"/>
          </w:tcPr>
          <w:p w14:paraId="0AF0AF30" w14:textId="77777777" w:rsidR="00831083" w:rsidRPr="00831083" w:rsidRDefault="00831083" w:rsidP="005A6EB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831083">
              <w:rPr>
                <w:rFonts w:asciiTheme="minorHAnsi" w:eastAsia="Calibri" w:hAnsiTheme="minorHAnsi" w:cs="Arial"/>
                <w:b/>
                <w:caps/>
                <w:sz w:val="18"/>
                <w:szCs w:val="18"/>
              </w:rPr>
              <w:t>HERS PROVIDER DATA REGISTRY INFORMATION</w:t>
            </w:r>
          </w:p>
        </w:tc>
      </w:tr>
      <w:tr w:rsidR="00831083" w:rsidRPr="00831083" w14:paraId="0AF0AF34" w14:textId="77777777" w:rsidTr="0074510D">
        <w:tblPrEx>
          <w:tblCellMar>
            <w:left w:w="108" w:type="dxa"/>
            <w:right w:w="108" w:type="dxa"/>
          </w:tblCellMar>
        </w:tblPrEx>
        <w:trPr>
          <w:trHeight w:hRule="exact" w:val="360"/>
        </w:trPr>
        <w:tc>
          <w:tcPr>
            <w:tcW w:w="5482" w:type="dxa"/>
            <w:gridSpan w:val="3"/>
          </w:tcPr>
          <w:p w14:paraId="0AF0AF32" w14:textId="77777777"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Sample Group Number (if applicable):</w:t>
            </w:r>
          </w:p>
        </w:tc>
        <w:tc>
          <w:tcPr>
            <w:tcW w:w="5468" w:type="dxa"/>
          </w:tcPr>
          <w:p w14:paraId="0AF0AF33" w14:textId="7FD6E6F4"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Dwelling Test Status in Sample Group (if applicable)</w:t>
            </w:r>
            <w:r w:rsidR="00860353">
              <w:rPr>
                <w:rFonts w:asciiTheme="minorHAnsi" w:eastAsia="Calibri" w:hAnsiTheme="minorHAnsi"/>
                <w:sz w:val="14"/>
                <w:szCs w:val="14"/>
              </w:rPr>
              <w:t>:</w:t>
            </w:r>
          </w:p>
        </w:tc>
      </w:tr>
      <w:tr w:rsidR="00831083" w:rsidRPr="00831083" w14:paraId="0AF0AF36" w14:textId="77777777" w:rsidTr="0074510D">
        <w:tblPrEx>
          <w:tblCellMar>
            <w:left w:w="108" w:type="dxa"/>
            <w:right w:w="108" w:type="dxa"/>
          </w:tblCellMar>
        </w:tblPrEx>
        <w:trPr>
          <w:trHeight w:val="288"/>
        </w:trPr>
        <w:tc>
          <w:tcPr>
            <w:tcW w:w="10950" w:type="dxa"/>
            <w:gridSpan w:val="4"/>
            <w:vAlign w:val="center"/>
          </w:tcPr>
          <w:p w14:paraId="0AF0AF35" w14:textId="77777777" w:rsidR="00831083" w:rsidRPr="00831083" w:rsidRDefault="00831083" w:rsidP="005A6EB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831083">
              <w:rPr>
                <w:rFonts w:asciiTheme="minorHAnsi" w:eastAsia="Calibri" w:hAnsiTheme="minorHAnsi" w:cs="Arial"/>
                <w:b/>
                <w:caps/>
                <w:sz w:val="18"/>
                <w:szCs w:val="18"/>
              </w:rPr>
              <w:t>HERS RATER INFORMATION</w:t>
            </w:r>
          </w:p>
        </w:tc>
      </w:tr>
      <w:tr w:rsidR="00831083" w:rsidRPr="00831083" w14:paraId="0AF0AF38" w14:textId="77777777" w:rsidTr="0074510D">
        <w:tblPrEx>
          <w:tblCellMar>
            <w:left w:w="108" w:type="dxa"/>
            <w:right w:w="108" w:type="dxa"/>
          </w:tblCellMar>
        </w:tblPrEx>
        <w:trPr>
          <w:trHeight w:hRule="exact" w:val="360"/>
        </w:trPr>
        <w:tc>
          <w:tcPr>
            <w:tcW w:w="10950" w:type="dxa"/>
            <w:gridSpan w:val="4"/>
          </w:tcPr>
          <w:p w14:paraId="0AF0AF37" w14:textId="77777777" w:rsidR="00831083" w:rsidRPr="00831083" w:rsidRDefault="00831083" w:rsidP="0083108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HERS Rater Company Name:</w:t>
            </w:r>
          </w:p>
        </w:tc>
      </w:tr>
      <w:tr w:rsidR="00831083" w:rsidRPr="00831083" w14:paraId="0AF0AF3B" w14:textId="77777777" w:rsidTr="0074510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F0AF39"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F0AF3A"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Signature:</w:t>
            </w:r>
          </w:p>
        </w:tc>
      </w:tr>
      <w:tr w:rsidR="00831083" w:rsidRPr="00831083" w14:paraId="0AF0AF3E" w14:textId="77777777" w:rsidTr="0074510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F0AF3C" w14:textId="56AE82A5"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Certification Number w/ this HERS Provider</w:t>
            </w:r>
            <w:r w:rsidR="00860353">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AF0AF3D"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Date Signed:</w:t>
            </w:r>
          </w:p>
        </w:tc>
      </w:tr>
    </w:tbl>
    <w:p w14:paraId="0AF0AF3F" w14:textId="77777777" w:rsidR="00B71555" w:rsidRPr="00CB00C9" w:rsidRDefault="00B71555" w:rsidP="00B71555">
      <w:pPr>
        <w:contextualSpacing/>
        <w:rPr>
          <w:rFonts w:asciiTheme="minorHAnsi" w:hAnsiTheme="minorHAnsi"/>
          <w:sz w:val="18"/>
          <w:szCs w:val="18"/>
        </w:rPr>
      </w:pPr>
    </w:p>
    <w:p w14:paraId="0AF0AF40" w14:textId="77777777" w:rsidR="00D65FA1" w:rsidRDefault="00D65FA1" w:rsidP="00B71555">
      <w:pPr>
        <w:rPr>
          <w:rFonts w:asciiTheme="minorHAnsi" w:hAnsiTheme="minorHAnsi"/>
          <w:sz w:val="18"/>
          <w:szCs w:val="18"/>
        </w:rPr>
        <w:sectPr w:rsidR="00D65FA1" w:rsidSect="000A431A">
          <w:headerReference w:type="even" r:id="rId9"/>
          <w:headerReference w:type="default" r:id="rId10"/>
          <w:footerReference w:type="default" r:id="rId11"/>
          <w:headerReference w:type="first" r:id="rId12"/>
          <w:type w:val="continuous"/>
          <w:pgSz w:w="12240" w:h="15840" w:code="1"/>
          <w:pgMar w:top="720" w:right="720" w:bottom="720" w:left="720" w:header="432" w:footer="432" w:gutter="0"/>
          <w:cols w:space="720"/>
          <w:docGrid w:linePitch="272"/>
        </w:sectPr>
      </w:pPr>
    </w:p>
    <w:p w14:paraId="0AF0AF41" w14:textId="7B9B52E7" w:rsidR="0029659A" w:rsidRPr="005A6EB8" w:rsidRDefault="00860353" w:rsidP="005A6EB8">
      <w:pPr>
        <w:jc w:val="center"/>
        <w:rPr>
          <w:rFonts w:asciiTheme="minorHAnsi" w:hAnsiTheme="minorHAnsi"/>
          <w:b/>
          <w:szCs w:val="18"/>
        </w:rPr>
      </w:pPr>
      <w:r>
        <w:rPr>
          <w:rFonts w:asciiTheme="minorHAnsi" w:hAnsiTheme="minorHAnsi"/>
          <w:b/>
          <w:szCs w:val="18"/>
        </w:rPr>
        <w:lastRenderedPageBreak/>
        <w:t>CF3R-MCH-27b-H User Instructions</w:t>
      </w:r>
    </w:p>
    <w:p w14:paraId="0AF0AF42" w14:textId="77777777" w:rsidR="0029659A" w:rsidRDefault="0029659A" w:rsidP="0029659A">
      <w:pPr>
        <w:rPr>
          <w:rFonts w:asciiTheme="minorHAnsi" w:eastAsia="Cambria" w:hAnsiTheme="minorHAnsi"/>
          <w:b/>
          <w:sz w:val="18"/>
          <w:szCs w:val="18"/>
        </w:rPr>
      </w:pPr>
    </w:p>
    <w:p w14:paraId="0AF0AF43" w14:textId="77777777" w:rsidR="0029659A" w:rsidRPr="00D2491C" w:rsidRDefault="0029659A" w:rsidP="0029659A">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0AF0AF44" w14:textId="7168F845" w:rsidR="0029659A"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0AF0AF45" w14:textId="77777777" w:rsidR="0029659A"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0AF0AF46" w14:textId="4133385D" w:rsidR="0029659A" w:rsidRPr="00D2491C"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2D25FD">
        <w:rPr>
          <w:rFonts w:asciiTheme="minorHAnsi" w:hAnsiTheme="minorHAnsi"/>
          <w:sz w:val="18"/>
          <w:szCs w:val="18"/>
        </w:rPr>
        <w:t xml:space="preserve"> </w:t>
      </w:r>
      <w:r>
        <w:rPr>
          <w:rFonts w:asciiTheme="minorHAnsi" w:hAnsiTheme="minorHAnsi"/>
          <w:sz w:val="18"/>
          <w:szCs w:val="18"/>
        </w:rPr>
        <w:t>Choices are “New Construction” and “Addition greater than 1</w:t>
      </w:r>
      <w:r w:rsidR="005A1EE3">
        <w:rPr>
          <w:rFonts w:asciiTheme="minorHAnsi" w:hAnsiTheme="minorHAnsi"/>
          <w:sz w:val="18"/>
          <w:szCs w:val="18"/>
        </w:rPr>
        <w:t>,</w:t>
      </w:r>
      <w:r>
        <w:rPr>
          <w:rFonts w:asciiTheme="minorHAnsi" w:hAnsiTheme="minorHAnsi"/>
          <w:sz w:val="18"/>
          <w:szCs w:val="18"/>
        </w:rPr>
        <w:t>000</w:t>
      </w:r>
      <w:r w:rsidR="005A1EE3">
        <w:rPr>
          <w:rFonts w:asciiTheme="minorHAnsi" w:hAnsiTheme="minorHAnsi"/>
          <w:sz w:val="18"/>
          <w:szCs w:val="18"/>
        </w:rPr>
        <w:t xml:space="preserve"> </w:t>
      </w:r>
      <w:r w:rsidR="0033657D">
        <w:rPr>
          <w:rFonts w:asciiTheme="minorHAnsi" w:hAnsiTheme="minorHAnsi"/>
          <w:sz w:val="18"/>
          <w:szCs w:val="18"/>
        </w:rPr>
        <w:t>ft</w:t>
      </w:r>
      <w:r w:rsidR="0033657D">
        <w:rPr>
          <w:rFonts w:asciiTheme="minorHAnsi" w:hAnsiTheme="minorHAnsi"/>
          <w:sz w:val="18"/>
          <w:szCs w:val="18"/>
          <w:vertAlign w:val="superscript"/>
        </w:rPr>
        <w:t>2</w:t>
      </w:r>
      <w:r>
        <w:rPr>
          <w:rFonts w:asciiTheme="minorHAnsi" w:hAnsiTheme="minorHAnsi"/>
          <w:sz w:val="18"/>
          <w:szCs w:val="18"/>
        </w:rPr>
        <w:t>”.</w:t>
      </w:r>
    </w:p>
    <w:p w14:paraId="0AF0AF47" w14:textId="181DF1C4" w:rsidR="0029659A" w:rsidRPr="00DE1FB9"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33657D">
        <w:rPr>
          <w:rFonts w:asciiTheme="minorHAnsi" w:hAnsiTheme="minorHAnsi"/>
          <w:sz w:val="18"/>
          <w:szCs w:val="18"/>
        </w:rPr>
        <w:t>ft</w:t>
      </w:r>
      <w:r w:rsidR="0033657D">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5A1EE3">
        <w:rPr>
          <w:rFonts w:asciiTheme="minorHAnsi" w:eastAsia="Cambria" w:hAnsiTheme="minorHAnsi"/>
          <w:sz w:val="18"/>
          <w:szCs w:val="18"/>
        </w:rPr>
        <w:t>,</w:t>
      </w:r>
      <w:r>
        <w:rPr>
          <w:rFonts w:asciiTheme="minorHAnsi" w:eastAsia="Cambria" w:hAnsiTheme="minorHAnsi"/>
          <w:sz w:val="18"/>
          <w:szCs w:val="18"/>
        </w:rPr>
        <w:t xml:space="preserve">000 </w:t>
      </w:r>
      <w:r w:rsidR="0033657D">
        <w:rPr>
          <w:rFonts w:asciiTheme="minorHAnsi" w:hAnsiTheme="minorHAnsi"/>
          <w:sz w:val="18"/>
          <w:szCs w:val="18"/>
        </w:rPr>
        <w:t>ft</w:t>
      </w:r>
      <w:r w:rsidR="0033657D">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0AF0AF48" w14:textId="4FD0ABD1" w:rsidR="0029659A" w:rsidRPr="00DE1FB9"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5A1EE3">
        <w:rPr>
          <w:rFonts w:asciiTheme="minorHAnsi" w:eastAsia="Cambria" w:hAnsiTheme="minorHAnsi"/>
          <w:sz w:val="18"/>
          <w:szCs w:val="18"/>
        </w:rPr>
        <w:t>,</w:t>
      </w:r>
      <w:r>
        <w:rPr>
          <w:rFonts w:asciiTheme="minorHAnsi" w:eastAsia="Cambria" w:hAnsiTheme="minorHAnsi"/>
          <w:sz w:val="18"/>
          <w:szCs w:val="18"/>
        </w:rPr>
        <w:t xml:space="preserve">000 </w:t>
      </w:r>
      <w:r w:rsidR="0033657D">
        <w:rPr>
          <w:rFonts w:asciiTheme="minorHAnsi" w:hAnsiTheme="minorHAnsi"/>
          <w:sz w:val="18"/>
          <w:szCs w:val="18"/>
        </w:rPr>
        <w:t>ft</w:t>
      </w:r>
      <w:r w:rsidR="0033657D">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0AF0AF49" w14:textId="77777777" w:rsidR="0029659A" w:rsidRPr="00D2491C" w:rsidRDefault="0029659A" w:rsidP="0029659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0AF0AF4A" w14:textId="135C52EF"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33657D">
        <w:rPr>
          <w:rFonts w:asciiTheme="minorHAnsi" w:eastAsia="Cambria" w:hAnsiTheme="minorHAnsi"/>
          <w:sz w:val="18"/>
          <w:szCs w:val="18"/>
        </w:rPr>
        <w:t>)</w:t>
      </w:r>
    </w:p>
    <w:p w14:paraId="0AF0AF4B"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0AF0AF4C" w14:textId="77777777" w:rsidR="0029659A" w:rsidRPr="00D2491C" w:rsidRDefault="0029659A" w:rsidP="0029659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0AF0AF4D"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0AF0AF4E"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0AF0AF4F" w14:textId="77777777" w:rsidR="0029659A" w:rsidRPr="00D2491C" w:rsidRDefault="0029659A" w:rsidP="0029659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0AF0AF50"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0AF0AF51"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0AF0AF52" w14:textId="77777777" w:rsidR="0029659A"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0AF0AF53" w14:textId="57E664C7" w:rsidR="0029659A" w:rsidRDefault="0029659A" w:rsidP="0033657D">
      <w:pPr>
        <w:pStyle w:val="ListParagraph"/>
        <w:numPr>
          <w:ilvl w:val="0"/>
          <w:numId w:val="11"/>
        </w:numPr>
        <w:rPr>
          <w:ins w:id="6" w:author="Smith, Alexis@Energy" w:date="2017-12-05T13:37:00Z"/>
          <w:rFonts w:asciiTheme="minorHAnsi" w:eastAsia="Cambria" w:hAnsiTheme="minorHAnsi"/>
          <w:sz w:val="18"/>
          <w:szCs w:val="18"/>
        </w:rPr>
      </w:pPr>
      <w:r>
        <w:rPr>
          <w:rFonts w:asciiTheme="minorHAnsi" w:eastAsia="Cambria" w:hAnsiTheme="minorHAnsi"/>
          <w:sz w:val="18"/>
          <w:szCs w:val="18"/>
        </w:rPr>
        <w:t xml:space="preserve">Central Fan Integrated – CFI (central space condition system fan is used to pull air into the house) Note: these may not run continuously.  If “Continuous” is chosen in A06 an error message will be shown.  </w:t>
      </w:r>
    </w:p>
    <w:p w14:paraId="4A96191A" w14:textId="77777777" w:rsidR="00FC4DC3" w:rsidRPr="00614F5C" w:rsidRDefault="00FC4DC3" w:rsidP="00FC4DC3">
      <w:pPr>
        <w:pStyle w:val="ListParagraph"/>
        <w:numPr>
          <w:ilvl w:val="0"/>
          <w:numId w:val="8"/>
        </w:numPr>
        <w:rPr>
          <w:ins w:id="7" w:author="Smith, Alexis@Energy" w:date="2017-12-05T13:38:00Z"/>
          <w:rFonts w:asciiTheme="minorHAnsi" w:eastAsia="Cambria" w:hAnsiTheme="minorHAnsi"/>
          <w:b/>
          <w:sz w:val="18"/>
          <w:szCs w:val="18"/>
        </w:rPr>
      </w:pPr>
      <w:ins w:id="8" w:author="Smith, Alexis@Energy" w:date="2017-12-05T13:38:00Z">
        <w:r w:rsidRPr="00D2491C">
          <w:rPr>
            <w:rFonts w:asciiTheme="minorHAnsi" w:hAnsiTheme="minorHAnsi"/>
            <w:sz w:val="18"/>
            <w:szCs w:val="18"/>
          </w:rPr>
          <w:t>This information is a</w:t>
        </w:r>
        <w:r>
          <w:rPr>
            <w:rFonts w:asciiTheme="minorHAnsi" w:hAnsiTheme="minorHAnsi"/>
            <w:sz w:val="18"/>
            <w:szCs w:val="18"/>
          </w:rPr>
          <w:t>utomatically pulled from the CF2</w:t>
        </w:r>
        <w:r w:rsidRPr="00D2491C">
          <w:rPr>
            <w:rFonts w:asciiTheme="minorHAnsi" w:hAnsiTheme="minorHAnsi"/>
            <w:sz w:val="18"/>
            <w:szCs w:val="18"/>
          </w:rPr>
          <w:t>R</w:t>
        </w:r>
        <w:r>
          <w:rPr>
            <w:rFonts w:asciiTheme="minorHAnsi" w:hAnsiTheme="minorHAnsi"/>
            <w:sz w:val="18"/>
            <w:szCs w:val="18"/>
          </w:rPr>
          <w:t>.</w:t>
        </w:r>
        <w:bookmarkStart w:id="9" w:name="_GoBack"/>
        <w:bookmarkEnd w:id="9"/>
      </w:ins>
    </w:p>
    <w:p w14:paraId="3B10EF1D" w14:textId="7B4DC765" w:rsidR="00FC4DC3" w:rsidRPr="00FC4DC3" w:rsidDel="00FC4DC3" w:rsidRDefault="00FC4DC3" w:rsidP="00FC4DC3">
      <w:pPr>
        <w:pStyle w:val="ListParagraph"/>
        <w:numPr>
          <w:ilvl w:val="0"/>
          <w:numId w:val="8"/>
        </w:numPr>
        <w:rPr>
          <w:del w:id="10" w:author="Smith, Alexis@Energy" w:date="2017-12-05T13:38:00Z"/>
          <w:rFonts w:asciiTheme="minorHAnsi" w:eastAsia="Cambria" w:hAnsiTheme="minorHAnsi"/>
          <w:sz w:val="18"/>
          <w:szCs w:val="18"/>
          <w:rPrChange w:id="11" w:author="Smith, Alexis@Energy" w:date="2017-12-05T13:38:00Z">
            <w:rPr>
              <w:del w:id="12" w:author="Smith, Alexis@Energy" w:date="2017-12-05T13:38:00Z"/>
              <w:rFonts w:eastAsia="Cambria"/>
            </w:rPr>
          </w:rPrChange>
        </w:rPr>
        <w:pPrChange w:id="13" w:author="Smith, Alexis@Energy" w:date="2017-12-05T13:38:00Z">
          <w:pPr>
            <w:pStyle w:val="ListParagraph"/>
            <w:numPr>
              <w:numId w:val="11"/>
            </w:numPr>
            <w:ind w:left="1080" w:hanging="360"/>
          </w:pPr>
        </w:pPrChange>
      </w:pPr>
    </w:p>
    <w:p w14:paraId="0AF0AF54" w14:textId="77777777" w:rsidR="0029659A" w:rsidRDefault="0029659A" w:rsidP="0029659A">
      <w:pPr>
        <w:rPr>
          <w:rFonts w:asciiTheme="minorHAnsi" w:eastAsia="Cambria" w:hAnsiTheme="minorHAnsi"/>
          <w:b/>
          <w:sz w:val="18"/>
          <w:szCs w:val="18"/>
        </w:rPr>
      </w:pPr>
    </w:p>
    <w:p w14:paraId="0AF0AF55" w14:textId="77777777" w:rsidR="0029659A" w:rsidRDefault="0029659A" w:rsidP="0029659A">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0AF0AF57" w14:textId="3CB50AD9" w:rsidR="0029659A" w:rsidRPr="0045459E" w:rsidRDefault="0029659A" w:rsidP="0029659A">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 xml:space="preserve">This value is automatically calculated using </w:t>
      </w:r>
      <w:r>
        <w:rPr>
          <w:rFonts w:asciiTheme="minorHAnsi" w:eastAsia="Cambria" w:hAnsiTheme="minorHAnsi"/>
          <w:sz w:val="18"/>
          <w:szCs w:val="18"/>
        </w:rPr>
        <w:t xml:space="preserve">62.2 </w:t>
      </w:r>
      <w:r w:rsidRPr="00EE71C1">
        <w:rPr>
          <w:rFonts w:asciiTheme="minorHAnsi" w:eastAsia="Cambria" w:hAnsiTheme="minorHAnsi"/>
          <w:sz w:val="18"/>
          <w:szCs w:val="18"/>
        </w:rPr>
        <w:t>equation 4.</w:t>
      </w:r>
      <w:r>
        <w:rPr>
          <w:rFonts w:asciiTheme="minorHAnsi" w:eastAsia="Cambria" w:hAnsiTheme="minorHAnsi"/>
          <w:sz w:val="18"/>
          <w:szCs w:val="18"/>
        </w:rPr>
        <w:t>2a</w:t>
      </w:r>
      <w:r w:rsidRPr="00EE71C1">
        <w:rPr>
          <w:rFonts w:asciiTheme="minorHAnsi" w:eastAsia="Cambria" w:hAnsiTheme="minorHAnsi"/>
          <w:sz w:val="18"/>
          <w:szCs w:val="18"/>
        </w:rPr>
        <w:t>.</w:t>
      </w:r>
      <w:r>
        <w:rPr>
          <w:rFonts w:asciiTheme="minorHAnsi" w:eastAsia="Cambria" w:hAnsiTheme="minorHAnsi"/>
          <w:sz w:val="18"/>
          <w:szCs w:val="18"/>
        </w:rPr>
        <w:t xml:space="preserve"> </w:t>
      </w:r>
      <w:r w:rsidRPr="00DD4C67">
        <w:rPr>
          <w:rFonts w:asciiTheme="minorHAnsi" w:hAnsiTheme="minorHAnsi"/>
          <w:sz w:val="18"/>
          <w:szCs w:val="18"/>
        </w:rPr>
        <w:t xml:space="preserve">The equation </w:t>
      </w:r>
      <w:r>
        <w:rPr>
          <w:rFonts w:asciiTheme="minorHAnsi" w:hAnsiTheme="minorHAnsi"/>
          <w:sz w:val="18"/>
          <w:szCs w:val="18"/>
        </w:rPr>
        <w:t>used to calculate this value in the field equals:</w:t>
      </w:r>
    </w:p>
    <w:p w14:paraId="0AF0AF58" w14:textId="77777777" w:rsidR="0029659A" w:rsidRPr="0045459E" w:rsidRDefault="0029659A" w:rsidP="0029659A">
      <w:pPr>
        <w:pStyle w:val="ListParagraph"/>
        <w:numPr>
          <w:ilvl w:val="0"/>
          <w:numId w:val="10"/>
        </w:numPr>
        <w:rPr>
          <w:rFonts w:asciiTheme="minorHAnsi" w:eastAsia="Cambria" w:hAnsiTheme="minorHAnsi"/>
          <w:sz w:val="18"/>
          <w:szCs w:val="18"/>
        </w:rPr>
      </w:pPr>
      <w:r>
        <w:rPr>
          <w:rFonts w:asciiTheme="minorHAnsi" w:hAnsiTheme="minorHAnsi"/>
          <w:sz w:val="18"/>
          <w:szCs w:val="18"/>
        </w:rPr>
        <w:t xml:space="preserve">If A02= Single Family then </w:t>
      </w:r>
      <w:r w:rsidRPr="0045459E">
        <w:rPr>
          <w:rFonts w:asciiTheme="minorHAnsi" w:hAnsiTheme="minorHAnsi"/>
          <w:sz w:val="18"/>
          <w:szCs w:val="18"/>
        </w:rPr>
        <w:t>[(0.0</w:t>
      </w:r>
      <w:r>
        <w:rPr>
          <w:rFonts w:asciiTheme="minorHAnsi" w:hAnsiTheme="minorHAnsi"/>
          <w:sz w:val="18"/>
          <w:szCs w:val="18"/>
        </w:rPr>
        <w:t>3</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0AF0AF59" w14:textId="77777777" w:rsidR="0029659A" w:rsidRPr="0045459E" w:rsidRDefault="0029659A" w:rsidP="0029659A">
      <w:pPr>
        <w:pStyle w:val="ListParagraph"/>
        <w:numPr>
          <w:ilvl w:val="0"/>
          <w:numId w:val="10"/>
        </w:numPr>
        <w:rPr>
          <w:rFonts w:asciiTheme="minorHAnsi" w:eastAsia="Cambria" w:hAnsiTheme="minorHAnsi"/>
          <w:sz w:val="18"/>
          <w:szCs w:val="18"/>
        </w:rPr>
      </w:pPr>
      <w:r>
        <w:rPr>
          <w:rFonts w:asciiTheme="minorHAnsi" w:hAnsiTheme="minorHAnsi"/>
          <w:sz w:val="18"/>
          <w:szCs w:val="18"/>
        </w:rPr>
        <w:t xml:space="preserve">If A02= Multifamily then </w:t>
      </w:r>
      <w:r w:rsidRPr="0045459E">
        <w:rPr>
          <w:rFonts w:asciiTheme="minorHAnsi" w:hAnsiTheme="minorHAnsi"/>
          <w:sz w:val="18"/>
          <w:szCs w:val="18"/>
        </w:rPr>
        <w:t>[(0.0</w:t>
      </w:r>
      <w:r>
        <w:rPr>
          <w:rFonts w:asciiTheme="minorHAnsi" w:hAnsiTheme="minorHAnsi"/>
          <w:sz w:val="18"/>
          <w:szCs w:val="18"/>
        </w:rPr>
        <w:t>5</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0AF0AF5A" w14:textId="7DBDE7EE" w:rsidR="0029659A" w:rsidRPr="00A35980" w:rsidRDefault="0029659A" w:rsidP="0029659A">
      <w:pPr>
        <w:numPr>
          <w:ilvl w:val="0"/>
          <w:numId w:val="9"/>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33657D">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either a MCH</w:t>
      </w:r>
      <w:r w:rsidR="0033657D">
        <w:rPr>
          <w:rFonts w:asciiTheme="minorHAnsi" w:hAnsiTheme="minorHAnsi"/>
          <w:sz w:val="18"/>
          <w:szCs w:val="18"/>
        </w:rPr>
        <w:t>-</w:t>
      </w:r>
      <w:r>
        <w:rPr>
          <w:rFonts w:asciiTheme="minorHAnsi" w:hAnsiTheme="minorHAnsi"/>
          <w:sz w:val="18"/>
          <w:szCs w:val="18"/>
        </w:rPr>
        <w:t>24.</w:t>
      </w:r>
    </w:p>
    <w:p w14:paraId="0AF0AF5B" w14:textId="79779942" w:rsidR="0029659A" w:rsidRPr="00B573A6"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B02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r w:rsidR="0033657D">
        <w:rPr>
          <w:rFonts w:asciiTheme="minorHAnsi" w:hAnsiTheme="minorHAnsi"/>
          <w:sz w:val="18"/>
          <w:szCs w:val="18"/>
        </w:rPr>
        <w:t>.</w:t>
      </w:r>
    </w:p>
    <w:p w14:paraId="0AF0AF5C" w14:textId="27444C0D" w:rsidR="0029659A" w:rsidRPr="00A35980" w:rsidRDefault="0029659A" w:rsidP="0029659A">
      <w:pPr>
        <w:numPr>
          <w:ilvl w:val="0"/>
          <w:numId w:val="9"/>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33657D">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either a MCH</w:t>
      </w:r>
      <w:r w:rsidR="0033657D">
        <w:rPr>
          <w:rFonts w:asciiTheme="minorHAnsi" w:hAnsiTheme="minorHAnsi"/>
          <w:sz w:val="18"/>
          <w:szCs w:val="18"/>
        </w:rPr>
        <w:t>-</w:t>
      </w:r>
      <w:r>
        <w:rPr>
          <w:rFonts w:asciiTheme="minorHAnsi" w:hAnsiTheme="minorHAnsi"/>
          <w:sz w:val="18"/>
          <w:szCs w:val="18"/>
        </w:rPr>
        <w:t>24.</w:t>
      </w:r>
    </w:p>
    <w:p w14:paraId="0AF0AF5D" w14:textId="02264B7E" w:rsidR="0029659A" w:rsidRPr="00B573A6"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B04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r w:rsidR="0033657D">
        <w:rPr>
          <w:rFonts w:asciiTheme="minorHAnsi" w:hAnsiTheme="minorHAnsi"/>
          <w:sz w:val="18"/>
          <w:szCs w:val="18"/>
        </w:rPr>
        <w:t>.</w:t>
      </w:r>
    </w:p>
    <w:p w14:paraId="0AF0AF5E" w14:textId="122AE02A" w:rsidR="0029659A" w:rsidRDefault="0029659A" w:rsidP="0029659A">
      <w:pPr>
        <w:numPr>
          <w:ilvl w:val="0"/>
          <w:numId w:val="9"/>
        </w:numPr>
        <w:contextualSpacing/>
        <w:rPr>
          <w:rFonts w:asciiTheme="minorHAnsi" w:eastAsia="Cambria" w:hAnsiTheme="minorHAnsi"/>
          <w:sz w:val="18"/>
          <w:szCs w:val="18"/>
        </w:rPr>
      </w:pPr>
      <w:r>
        <w:rPr>
          <w:rFonts w:asciiTheme="minorHAnsi" w:eastAsia="Cambria" w:hAnsiTheme="minorHAnsi"/>
          <w:sz w:val="18"/>
          <w:szCs w:val="18"/>
        </w:rPr>
        <w:t>Calculated value. This is the average of the pressurization and depressurization equivalent leakage areas.</w:t>
      </w:r>
    </w:p>
    <w:p w14:paraId="0AF0AF5F" w14:textId="11E6785D" w:rsidR="0029659A" w:rsidRPr="00B573A6" w:rsidRDefault="0029659A" w:rsidP="0029659A">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User entered value</w:t>
      </w:r>
      <w:r>
        <w:rPr>
          <w:rFonts w:asciiTheme="minorHAnsi" w:eastAsia="Cambria" w:hAnsiTheme="minorHAnsi"/>
          <w:sz w:val="18"/>
          <w:szCs w:val="18"/>
        </w:rPr>
        <w:t xml:space="preserve">. Enter the </w:t>
      </w:r>
      <w:r w:rsidRPr="00CB00C9">
        <w:rPr>
          <w:rFonts w:asciiTheme="minorHAnsi" w:hAnsiTheme="minorHAnsi"/>
          <w:sz w:val="18"/>
          <w:szCs w:val="18"/>
        </w:rPr>
        <w:t>vertical distance from the lowest above-grade floor to the highest ceiling</w:t>
      </w:r>
      <w:r>
        <w:rPr>
          <w:rFonts w:asciiTheme="minorHAnsi" w:hAnsiTheme="minorHAnsi"/>
          <w:sz w:val="18"/>
          <w:szCs w:val="18"/>
        </w:rPr>
        <w:t>,</w:t>
      </w:r>
      <w:r w:rsidRPr="00CB00C9">
        <w:rPr>
          <w:rFonts w:asciiTheme="minorHAnsi" w:hAnsiTheme="minorHAnsi"/>
          <w:sz w:val="18"/>
          <w:szCs w:val="18"/>
        </w:rPr>
        <w:t xml:space="preserve"> in feet</w:t>
      </w:r>
      <w:r>
        <w:rPr>
          <w:rFonts w:asciiTheme="minorHAnsi" w:hAnsiTheme="minorHAnsi"/>
          <w:sz w:val="18"/>
          <w:szCs w:val="18"/>
        </w:rPr>
        <w:t>.</w:t>
      </w:r>
    </w:p>
    <w:p w14:paraId="0AF0AF60" w14:textId="51A44EBE" w:rsidR="0029659A" w:rsidRDefault="0029659A" w:rsidP="0029659A">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User entered valu</w:t>
      </w:r>
      <w:r>
        <w:rPr>
          <w:rFonts w:asciiTheme="minorHAnsi" w:eastAsia="Cambria" w:hAnsiTheme="minorHAnsi"/>
          <w:sz w:val="18"/>
          <w:szCs w:val="18"/>
        </w:rPr>
        <w:t xml:space="preserve">e. Enter the Weather Shielding Factor (wsf) from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p>
    <w:p w14:paraId="0AF0AF61" w14:textId="77777777" w:rsidR="0029659A" w:rsidRDefault="0029659A" w:rsidP="0029659A">
      <w:pPr>
        <w:ind w:left="360"/>
        <w:contextualSpacing/>
        <w:rPr>
          <w:rFonts w:asciiTheme="minorHAnsi" w:eastAsia="Cambria" w:hAnsiTheme="minorHAnsi"/>
          <w:sz w:val="18"/>
          <w:szCs w:val="18"/>
        </w:rPr>
      </w:pPr>
    </w:p>
    <w:tbl>
      <w:tblPr>
        <w:tblW w:w="10921" w:type="dxa"/>
        <w:tblInd w:w="95" w:type="dxa"/>
        <w:tblLook w:val="04A0" w:firstRow="1" w:lastRow="0" w:firstColumn="1" w:lastColumn="0" w:noHBand="0" w:noVBand="1"/>
      </w:tblPr>
      <w:tblGrid>
        <w:gridCol w:w="984"/>
        <w:gridCol w:w="818"/>
        <w:gridCol w:w="4955"/>
        <w:gridCol w:w="1451"/>
        <w:gridCol w:w="1420"/>
        <w:gridCol w:w="1293"/>
      </w:tblGrid>
      <w:tr w:rsidR="0029659A" w:rsidRPr="002A4574" w14:paraId="0AF0AF63" w14:textId="77777777" w:rsidTr="00EC5474">
        <w:trPr>
          <w:trHeight w:val="240"/>
        </w:trPr>
        <w:tc>
          <w:tcPr>
            <w:tcW w:w="10921" w:type="dxa"/>
            <w:gridSpan w:val="6"/>
            <w:tcBorders>
              <w:top w:val="nil"/>
              <w:left w:val="nil"/>
              <w:bottom w:val="nil"/>
              <w:right w:val="nil"/>
            </w:tcBorders>
            <w:shd w:val="clear" w:color="auto" w:fill="auto"/>
            <w:noWrap/>
            <w:vAlign w:val="bottom"/>
            <w:hideMark/>
          </w:tcPr>
          <w:p w14:paraId="0AF0AF62"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NORMATIVE APPENDIX X:</w:t>
            </w:r>
          </w:p>
        </w:tc>
      </w:tr>
      <w:tr w:rsidR="0029659A" w:rsidRPr="002A4574" w14:paraId="0AF0AF65" w14:textId="77777777" w:rsidTr="00EC5474">
        <w:trPr>
          <w:trHeight w:val="240"/>
        </w:trPr>
        <w:tc>
          <w:tcPr>
            <w:tcW w:w="10921" w:type="dxa"/>
            <w:gridSpan w:val="6"/>
            <w:tcBorders>
              <w:top w:val="nil"/>
              <w:left w:val="nil"/>
              <w:bottom w:val="nil"/>
              <w:right w:val="nil"/>
            </w:tcBorders>
            <w:shd w:val="clear" w:color="auto" w:fill="auto"/>
            <w:noWrap/>
            <w:vAlign w:val="bottom"/>
            <w:hideMark/>
          </w:tcPr>
          <w:p w14:paraId="0AF0AF64"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29659A" w:rsidRPr="002A4574" w14:paraId="0AF0AF67" w14:textId="77777777" w:rsidTr="00EC5474">
        <w:trPr>
          <w:trHeight w:val="240"/>
        </w:trPr>
        <w:tc>
          <w:tcPr>
            <w:tcW w:w="10921" w:type="dxa"/>
            <w:gridSpan w:val="6"/>
            <w:tcBorders>
              <w:top w:val="nil"/>
              <w:left w:val="nil"/>
              <w:bottom w:val="nil"/>
              <w:right w:val="nil"/>
            </w:tcBorders>
            <w:shd w:val="clear" w:color="auto" w:fill="auto"/>
            <w:noWrap/>
            <w:vAlign w:val="bottom"/>
            <w:hideMark/>
          </w:tcPr>
          <w:p w14:paraId="0AF0AF66"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TABLE X1 U.S. Climates</w:t>
            </w:r>
          </w:p>
        </w:tc>
      </w:tr>
      <w:tr w:rsidR="0029659A" w:rsidRPr="002A4574" w14:paraId="0AF0AF6E" w14:textId="77777777" w:rsidTr="00EC5474">
        <w:trPr>
          <w:trHeight w:val="240"/>
        </w:trPr>
        <w:tc>
          <w:tcPr>
            <w:tcW w:w="984" w:type="dxa"/>
            <w:tcBorders>
              <w:top w:val="nil"/>
              <w:left w:val="nil"/>
              <w:bottom w:val="single" w:sz="4" w:space="0" w:color="auto"/>
              <w:right w:val="nil"/>
            </w:tcBorders>
            <w:shd w:val="clear" w:color="auto" w:fill="auto"/>
            <w:noWrap/>
            <w:vAlign w:val="bottom"/>
            <w:hideMark/>
          </w:tcPr>
          <w:p w14:paraId="0AF0AF6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TMY3</w:t>
            </w:r>
          </w:p>
        </w:tc>
        <w:tc>
          <w:tcPr>
            <w:tcW w:w="818" w:type="dxa"/>
            <w:tcBorders>
              <w:top w:val="nil"/>
              <w:left w:val="nil"/>
              <w:bottom w:val="single" w:sz="4" w:space="0" w:color="auto"/>
              <w:right w:val="nil"/>
            </w:tcBorders>
            <w:shd w:val="clear" w:color="auto" w:fill="auto"/>
            <w:noWrap/>
            <w:vAlign w:val="bottom"/>
            <w:hideMark/>
          </w:tcPr>
          <w:p w14:paraId="0AF0AF6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wsf</w:t>
            </w:r>
          </w:p>
        </w:tc>
        <w:tc>
          <w:tcPr>
            <w:tcW w:w="4955" w:type="dxa"/>
            <w:tcBorders>
              <w:top w:val="nil"/>
              <w:left w:val="nil"/>
              <w:bottom w:val="single" w:sz="4" w:space="0" w:color="auto"/>
              <w:right w:val="nil"/>
            </w:tcBorders>
            <w:shd w:val="clear" w:color="auto" w:fill="auto"/>
            <w:noWrap/>
            <w:vAlign w:val="bottom"/>
            <w:hideMark/>
          </w:tcPr>
          <w:p w14:paraId="0AF0AF6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Weather Station</w:t>
            </w:r>
          </w:p>
        </w:tc>
        <w:tc>
          <w:tcPr>
            <w:tcW w:w="1451" w:type="dxa"/>
            <w:tcBorders>
              <w:top w:val="nil"/>
              <w:left w:val="nil"/>
              <w:bottom w:val="single" w:sz="4" w:space="0" w:color="auto"/>
              <w:right w:val="nil"/>
            </w:tcBorders>
            <w:shd w:val="clear" w:color="auto" w:fill="auto"/>
            <w:noWrap/>
            <w:vAlign w:val="bottom"/>
            <w:hideMark/>
          </w:tcPr>
          <w:p w14:paraId="0AF0AF6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Latitude</w:t>
            </w:r>
          </w:p>
        </w:tc>
        <w:tc>
          <w:tcPr>
            <w:tcW w:w="1420" w:type="dxa"/>
            <w:tcBorders>
              <w:top w:val="nil"/>
              <w:left w:val="nil"/>
              <w:bottom w:val="single" w:sz="4" w:space="0" w:color="auto"/>
              <w:right w:val="nil"/>
            </w:tcBorders>
            <w:shd w:val="clear" w:color="auto" w:fill="auto"/>
            <w:noWrap/>
            <w:vAlign w:val="bottom"/>
            <w:hideMark/>
          </w:tcPr>
          <w:p w14:paraId="0AF0AF6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0AF0AF6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State</w:t>
            </w:r>
          </w:p>
        </w:tc>
      </w:tr>
      <w:tr w:rsidR="0029659A" w:rsidRPr="002A4574" w14:paraId="0AF0AF75" w14:textId="77777777" w:rsidTr="00EC5474">
        <w:trPr>
          <w:trHeight w:val="240"/>
        </w:trPr>
        <w:tc>
          <w:tcPr>
            <w:tcW w:w="984" w:type="dxa"/>
            <w:tcBorders>
              <w:top w:val="nil"/>
              <w:left w:val="nil"/>
              <w:bottom w:val="nil"/>
              <w:right w:val="nil"/>
            </w:tcBorders>
            <w:shd w:val="clear" w:color="auto" w:fill="auto"/>
            <w:noWrap/>
            <w:vAlign w:val="bottom"/>
            <w:hideMark/>
          </w:tcPr>
          <w:p w14:paraId="0AF0AF6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690150</w:t>
            </w:r>
          </w:p>
        </w:tc>
        <w:tc>
          <w:tcPr>
            <w:tcW w:w="818" w:type="dxa"/>
            <w:tcBorders>
              <w:top w:val="nil"/>
              <w:left w:val="nil"/>
              <w:bottom w:val="nil"/>
              <w:right w:val="nil"/>
            </w:tcBorders>
            <w:shd w:val="clear" w:color="auto" w:fill="auto"/>
            <w:noWrap/>
            <w:vAlign w:val="bottom"/>
            <w:hideMark/>
          </w:tcPr>
          <w:p w14:paraId="0AF0AF7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0AF0AF71"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Twentynine Palms </w:t>
            </w:r>
          </w:p>
        </w:tc>
        <w:tc>
          <w:tcPr>
            <w:tcW w:w="1451" w:type="dxa"/>
            <w:tcBorders>
              <w:top w:val="nil"/>
              <w:left w:val="nil"/>
              <w:bottom w:val="nil"/>
              <w:right w:val="nil"/>
            </w:tcBorders>
            <w:shd w:val="clear" w:color="auto" w:fill="auto"/>
            <w:noWrap/>
            <w:vAlign w:val="bottom"/>
            <w:hideMark/>
          </w:tcPr>
          <w:p w14:paraId="0AF0AF7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34.3</w:t>
            </w:r>
          </w:p>
        </w:tc>
        <w:tc>
          <w:tcPr>
            <w:tcW w:w="1420" w:type="dxa"/>
            <w:tcBorders>
              <w:top w:val="nil"/>
              <w:left w:val="nil"/>
              <w:bottom w:val="nil"/>
              <w:right w:val="nil"/>
            </w:tcBorders>
            <w:shd w:val="clear" w:color="auto" w:fill="auto"/>
            <w:noWrap/>
            <w:vAlign w:val="bottom"/>
            <w:hideMark/>
          </w:tcPr>
          <w:p w14:paraId="0AF0AF7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–116.17</w:t>
            </w:r>
          </w:p>
        </w:tc>
        <w:tc>
          <w:tcPr>
            <w:tcW w:w="1293" w:type="dxa"/>
            <w:tcBorders>
              <w:top w:val="nil"/>
              <w:left w:val="nil"/>
              <w:bottom w:val="nil"/>
              <w:right w:val="nil"/>
            </w:tcBorders>
            <w:shd w:val="clear" w:color="auto" w:fill="auto"/>
            <w:noWrap/>
            <w:vAlign w:val="bottom"/>
            <w:hideMark/>
          </w:tcPr>
          <w:p w14:paraId="0AF0AF7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7C" w14:textId="77777777" w:rsidTr="00EC5474">
        <w:trPr>
          <w:trHeight w:val="240"/>
        </w:trPr>
        <w:tc>
          <w:tcPr>
            <w:tcW w:w="984" w:type="dxa"/>
            <w:tcBorders>
              <w:top w:val="nil"/>
              <w:left w:val="nil"/>
              <w:bottom w:val="nil"/>
              <w:right w:val="nil"/>
            </w:tcBorders>
            <w:shd w:val="clear" w:color="auto" w:fill="auto"/>
            <w:noWrap/>
            <w:vAlign w:val="bottom"/>
            <w:hideMark/>
          </w:tcPr>
          <w:p w14:paraId="0AF0AF7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722860</w:t>
            </w:r>
          </w:p>
        </w:tc>
        <w:tc>
          <w:tcPr>
            <w:tcW w:w="818" w:type="dxa"/>
            <w:tcBorders>
              <w:top w:val="nil"/>
              <w:left w:val="nil"/>
              <w:bottom w:val="nil"/>
              <w:right w:val="nil"/>
            </w:tcBorders>
            <w:shd w:val="clear" w:color="auto" w:fill="auto"/>
            <w:noWrap/>
            <w:vAlign w:val="bottom"/>
            <w:hideMark/>
          </w:tcPr>
          <w:p w14:paraId="0AF0AF7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0AF0AF7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March AFB </w:t>
            </w:r>
          </w:p>
        </w:tc>
        <w:tc>
          <w:tcPr>
            <w:tcW w:w="1451" w:type="dxa"/>
            <w:tcBorders>
              <w:top w:val="nil"/>
              <w:left w:val="nil"/>
              <w:bottom w:val="nil"/>
              <w:right w:val="nil"/>
            </w:tcBorders>
            <w:shd w:val="clear" w:color="auto" w:fill="auto"/>
            <w:noWrap/>
            <w:vAlign w:val="bottom"/>
            <w:hideMark/>
          </w:tcPr>
          <w:p w14:paraId="0AF0AF7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w:t>
            </w:r>
          </w:p>
        </w:tc>
        <w:tc>
          <w:tcPr>
            <w:tcW w:w="1420" w:type="dxa"/>
            <w:tcBorders>
              <w:top w:val="nil"/>
              <w:left w:val="nil"/>
              <w:bottom w:val="nil"/>
              <w:right w:val="nil"/>
            </w:tcBorders>
            <w:shd w:val="clear" w:color="auto" w:fill="auto"/>
            <w:noWrap/>
            <w:vAlign w:val="bottom"/>
            <w:hideMark/>
          </w:tcPr>
          <w:p w14:paraId="0AF0AF7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–117.25</w:t>
            </w:r>
          </w:p>
        </w:tc>
        <w:tc>
          <w:tcPr>
            <w:tcW w:w="1293" w:type="dxa"/>
            <w:tcBorders>
              <w:top w:val="nil"/>
              <w:left w:val="nil"/>
              <w:bottom w:val="nil"/>
              <w:right w:val="nil"/>
            </w:tcBorders>
            <w:shd w:val="clear" w:color="auto" w:fill="auto"/>
            <w:noWrap/>
            <w:vAlign w:val="bottom"/>
            <w:hideMark/>
          </w:tcPr>
          <w:p w14:paraId="0AF0AF7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83" w14:textId="77777777" w:rsidTr="00EC5474">
        <w:trPr>
          <w:trHeight w:val="240"/>
        </w:trPr>
        <w:tc>
          <w:tcPr>
            <w:tcW w:w="984" w:type="dxa"/>
            <w:tcBorders>
              <w:top w:val="nil"/>
              <w:left w:val="nil"/>
              <w:bottom w:val="nil"/>
              <w:right w:val="nil"/>
            </w:tcBorders>
            <w:shd w:val="clear" w:color="auto" w:fill="auto"/>
            <w:noWrap/>
            <w:vAlign w:val="bottom"/>
            <w:hideMark/>
          </w:tcPr>
          <w:p w14:paraId="0AF0AF7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722868</w:t>
            </w:r>
          </w:p>
        </w:tc>
        <w:tc>
          <w:tcPr>
            <w:tcW w:w="818" w:type="dxa"/>
            <w:tcBorders>
              <w:top w:val="nil"/>
              <w:left w:val="nil"/>
              <w:bottom w:val="nil"/>
              <w:right w:val="nil"/>
            </w:tcBorders>
            <w:shd w:val="clear" w:color="auto" w:fill="auto"/>
            <w:noWrap/>
            <w:vAlign w:val="bottom"/>
            <w:hideMark/>
          </w:tcPr>
          <w:p w14:paraId="0AF0AF7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AF7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Palm Springs Intl </w:t>
            </w:r>
          </w:p>
        </w:tc>
        <w:tc>
          <w:tcPr>
            <w:tcW w:w="1451" w:type="dxa"/>
            <w:tcBorders>
              <w:top w:val="nil"/>
              <w:left w:val="nil"/>
              <w:bottom w:val="nil"/>
              <w:right w:val="nil"/>
            </w:tcBorders>
            <w:shd w:val="clear" w:color="auto" w:fill="auto"/>
            <w:noWrap/>
            <w:vAlign w:val="bottom"/>
            <w:hideMark/>
          </w:tcPr>
          <w:p w14:paraId="0AF0AF8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33.83</w:t>
            </w:r>
          </w:p>
        </w:tc>
        <w:tc>
          <w:tcPr>
            <w:tcW w:w="1420" w:type="dxa"/>
            <w:tcBorders>
              <w:top w:val="nil"/>
              <w:left w:val="nil"/>
              <w:bottom w:val="nil"/>
              <w:right w:val="nil"/>
            </w:tcBorders>
            <w:shd w:val="clear" w:color="auto" w:fill="auto"/>
            <w:noWrap/>
            <w:vAlign w:val="bottom"/>
            <w:hideMark/>
          </w:tcPr>
          <w:p w14:paraId="0AF0AF8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–116.50</w:t>
            </w:r>
          </w:p>
        </w:tc>
        <w:tc>
          <w:tcPr>
            <w:tcW w:w="1293" w:type="dxa"/>
            <w:tcBorders>
              <w:top w:val="nil"/>
              <w:left w:val="nil"/>
              <w:bottom w:val="nil"/>
              <w:right w:val="nil"/>
            </w:tcBorders>
            <w:shd w:val="clear" w:color="auto" w:fill="auto"/>
            <w:noWrap/>
            <w:vAlign w:val="bottom"/>
            <w:hideMark/>
          </w:tcPr>
          <w:p w14:paraId="0AF0AF8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8A" w14:textId="77777777" w:rsidTr="00EC5474">
        <w:trPr>
          <w:trHeight w:val="240"/>
        </w:trPr>
        <w:tc>
          <w:tcPr>
            <w:tcW w:w="984" w:type="dxa"/>
            <w:tcBorders>
              <w:top w:val="nil"/>
              <w:left w:val="nil"/>
              <w:bottom w:val="nil"/>
              <w:right w:val="nil"/>
            </w:tcBorders>
            <w:shd w:val="clear" w:color="auto" w:fill="auto"/>
            <w:noWrap/>
            <w:vAlign w:val="bottom"/>
            <w:hideMark/>
          </w:tcPr>
          <w:p w14:paraId="0AF0AF8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722869</w:t>
            </w:r>
          </w:p>
        </w:tc>
        <w:tc>
          <w:tcPr>
            <w:tcW w:w="818" w:type="dxa"/>
            <w:tcBorders>
              <w:top w:val="nil"/>
              <w:left w:val="nil"/>
              <w:bottom w:val="nil"/>
              <w:right w:val="nil"/>
            </w:tcBorders>
            <w:shd w:val="clear" w:color="auto" w:fill="auto"/>
            <w:noWrap/>
            <w:vAlign w:val="bottom"/>
            <w:hideMark/>
          </w:tcPr>
          <w:p w14:paraId="0AF0AF8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0AF0AF86"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Riverside Muni </w:t>
            </w:r>
          </w:p>
        </w:tc>
        <w:tc>
          <w:tcPr>
            <w:tcW w:w="1451" w:type="dxa"/>
            <w:tcBorders>
              <w:top w:val="nil"/>
              <w:left w:val="nil"/>
              <w:bottom w:val="nil"/>
              <w:right w:val="nil"/>
            </w:tcBorders>
            <w:shd w:val="clear" w:color="auto" w:fill="auto"/>
            <w:noWrap/>
            <w:vAlign w:val="bottom"/>
            <w:hideMark/>
          </w:tcPr>
          <w:p w14:paraId="0AF0AF8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33.95</w:t>
            </w:r>
          </w:p>
        </w:tc>
        <w:tc>
          <w:tcPr>
            <w:tcW w:w="1420" w:type="dxa"/>
            <w:tcBorders>
              <w:top w:val="nil"/>
              <w:left w:val="nil"/>
              <w:bottom w:val="nil"/>
              <w:right w:val="nil"/>
            </w:tcBorders>
            <w:shd w:val="clear" w:color="auto" w:fill="auto"/>
            <w:noWrap/>
            <w:vAlign w:val="bottom"/>
            <w:hideMark/>
          </w:tcPr>
          <w:p w14:paraId="0AF0AF8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–117.45</w:t>
            </w:r>
          </w:p>
        </w:tc>
        <w:tc>
          <w:tcPr>
            <w:tcW w:w="1293" w:type="dxa"/>
            <w:tcBorders>
              <w:top w:val="nil"/>
              <w:left w:val="nil"/>
              <w:bottom w:val="nil"/>
              <w:right w:val="nil"/>
            </w:tcBorders>
            <w:shd w:val="clear" w:color="auto" w:fill="auto"/>
            <w:noWrap/>
            <w:vAlign w:val="bottom"/>
            <w:hideMark/>
          </w:tcPr>
          <w:p w14:paraId="0AF0AF8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91" w14:textId="77777777" w:rsidTr="00EC5474">
        <w:trPr>
          <w:trHeight w:val="240"/>
        </w:trPr>
        <w:tc>
          <w:tcPr>
            <w:tcW w:w="984" w:type="dxa"/>
            <w:tcBorders>
              <w:top w:val="nil"/>
              <w:left w:val="nil"/>
              <w:bottom w:val="nil"/>
              <w:right w:val="nil"/>
            </w:tcBorders>
            <w:shd w:val="clear" w:color="auto" w:fill="auto"/>
            <w:noWrap/>
            <w:vAlign w:val="bottom"/>
            <w:hideMark/>
          </w:tcPr>
          <w:p w14:paraId="0AF0AF8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722880</w:t>
            </w:r>
          </w:p>
        </w:tc>
        <w:tc>
          <w:tcPr>
            <w:tcW w:w="818" w:type="dxa"/>
            <w:tcBorders>
              <w:top w:val="nil"/>
              <w:left w:val="nil"/>
              <w:bottom w:val="nil"/>
              <w:right w:val="nil"/>
            </w:tcBorders>
            <w:shd w:val="clear" w:color="auto" w:fill="auto"/>
            <w:noWrap/>
            <w:vAlign w:val="bottom"/>
            <w:hideMark/>
          </w:tcPr>
          <w:p w14:paraId="0AF0AF8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8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451" w:type="dxa"/>
            <w:tcBorders>
              <w:top w:val="nil"/>
              <w:left w:val="nil"/>
              <w:bottom w:val="nil"/>
              <w:right w:val="nil"/>
            </w:tcBorders>
            <w:shd w:val="clear" w:color="auto" w:fill="auto"/>
            <w:noWrap/>
            <w:vAlign w:val="bottom"/>
            <w:hideMark/>
          </w:tcPr>
          <w:p w14:paraId="0AF0AF8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34.2</w:t>
            </w:r>
          </w:p>
        </w:tc>
        <w:tc>
          <w:tcPr>
            <w:tcW w:w="1420" w:type="dxa"/>
            <w:tcBorders>
              <w:top w:val="nil"/>
              <w:left w:val="nil"/>
              <w:bottom w:val="nil"/>
              <w:right w:val="nil"/>
            </w:tcBorders>
            <w:shd w:val="clear" w:color="auto" w:fill="auto"/>
            <w:noWrap/>
            <w:vAlign w:val="bottom"/>
            <w:hideMark/>
          </w:tcPr>
          <w:p w14:paraId="0AF0AF8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bottom w:val="nil"/>
              <w:right w:val="nil"/>
            </w:tcBorders>
            <w:shd w:val="clear" w:color="auto" w:fill="auto"/>
            <w:noWrap/>
            <w:vAlign w:val="bottom"/>
            <w:hideMark/>
          </w:tcPr>
          <w:p w14:paraId="0AF0AF9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98" w14:textId="77777777" w:rsidTr="00EC5474">
        <w:trPr>
          <w:trHeight w:val="240"/>
        </w:trPr>
        <w:tc>
          <w:tcPr>
            <w:tcW w:w="984" w:type="dxa"/>
            <w:tcBorders>
              <w:top w:val="nil"/>
              <w:left w:val="nil"/>
              <w:bottom w:val="nil"/>
              <w:right w:val="nil"/>
            </w:tcBorders>
            <w:shd w:val="clear" w:color="auto" w:fill="auto"/>
            <w:noWrap/>
            <w:vAlign w:val="bottom"/>
            <w:hideMark/>
          </w:tcPr>
          <w:p w14:paraId="0AF0AF9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722885</w:t>
            </w:r>
          </w:p>
        </w:tc>
        <w:tc>
          <w:tcPr>
            <w:tcW w:w="818" w:type="dxa"/>
            <w:tcBorders>
              <w:top w:val="nil"/>
              <w:left w:val="nil"/>
              <w:bottom w:val="nil"/>
              <w:right w:val="nil"/>
            </w:tcBorders>
            <w:shd w:val="clear" w:color="auto" w:fill="auto"/>
            <w:noWrap/>
            <w:vAlign w:val="bottom"/>
            <w:hideMark/>
          </w:tcPr>
          <w:p w14:paraId="0AF0AF9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9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Monica Muni </w:t>
            </w:r>
          </w:p>
        </w:tc>
        <w:tc>
          <w:tcPr>
            <w:tcW w:w="1451" w:type="dxa"/>
            <w:tcBorders>
              <w:top w:val="nil"/>
              <w:left w:val="nil"/>
              <w:bottom w:val="nil"/>
              <w:right w:val="nil"/>
            </w:tcBorders>
            <w:shd w:val="clear" w:color="auto" w:fill="auto"/>
            <w:noWrap/>
            <w:vAlign w:val="bottom"/>
            <w:hideMark/>
          </w:tcPr>
          <w:p w14:paraId="0AF0AF9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34.02</w:t>
            </w:r>
          </w:p>
        </w:tc>
        <w:tc>
          <w:tcPr>
            <w:tcW w:w="1420" w:type="dxa"/>
            <w:tcBorders>
              <w:top w:val="nil"/>
              <w:left w:val="nil"/>
              <w:bottom w:val="nil"/>
              <w:right w:val="nil"/>
            </w:tcBorders>
            <w:shd w:val="clear" w:color="auto" w:fill="auto"/>
            <w:noWrap/>
            <w:vAlign w:val="bottom"/>
            <w:hideMark/>
          </w:tcPr>
          <w:p w14:paraId="0AF0AF9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–118.45</w:t>
            </w:r>
          </w:p>
        </w:tc>
        <w:tc>
          <w:tcPr>
            <w:tcW w:w="1293" w:type="dxa"/>
            <w:tcBorders>
              <w:top w:val="nil"/>
              <w:left w:val="nil"/>
              <w:bottom w:val="nil"/>
              <w:right w:val="nil"/>
            </w:tcBorders>
            <w:shd w:val="clear" w:color="auto" w:fill="auto"/>
            <w:noWrap/>
            <w:vAlign w:val="bottom"/>
            <w:hideMark/>
          </w:tcPr>
          <w:p w14:paraId="0AF0AF9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9F" w14:textId="77777777" w:rsidTr="00EC5474">
        <w:trPr>
          <w:trHeight w:val="240"/>
        </w:trPr>
        <w:tc>
          <w:tcPr>
            <w:tcW w:w="984" w:type="dxa"/>
            <w:tcBorders>
              <w:top w:val="nil"/>
              <w:left w:val="nil"/>
              <w:bottom w:val="nil"/>
              <w:right w:val="nil"/>
            </w:tcBorders>
            <w:shd w:val="clear" w:color="auto" w:fill="auto"/>
            <w:noWrap/>
            <w:vAlign w:val="bottom"/>
            <w:hideMark/>
          </w:tcPr>
          <w:p w14:paraId="0AF0AF9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722886</w:t>
            </w:r>
          </w:p>
        </w:tc>
        <w:tc>
          <w:tcPr>
            <w:tcW w:w="818" w:type="dxa"/>
            <w:tcBorders>
              <w:top w:val="nil"/>
              <w:left w:val="nil"/>
              <w:bottom w:val="nil"/>
              <w:right w:val="nil"/>
            </w:tcBorders>
            <w:shd w:val="clear" w:color="auto" w:fill="auto"/>
            <w:noWrap/>
            <w:vAlign w:val="bottom"/>
            <w:hideMark/>
          </w:tcPr>
          <w:p w14:paraId="0AF0AF9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9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Van Nuys Airport </w:t>
            </w:r>
          </w:p>
        </w:tc>
        <w:tc>
          <w:tcPr>
            <w:tcW w:w="1451" w:type="dxa"/>
            <w:tcBorders>
              <w:top w:val="nil"/>
              <w:left w:val="nil"/>
              <w:bottom w:val="nil"/>
              <w:right w:val="nil"/>
            </w:tcBorders>
            <w:shd w:val="clear" w:color="auto" w:fill="auto"/>
            <w:noWrap/>
            <w:vAlign w:val="bottom"/>
            <w:hideMark/>
          </w:tcPr>
          <w:p w14:paraId="0AF0AF9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34.22</w:t>
            </w:r>
          </w:p>
        </w:tc>
        <w:tc>
          <w:tcPr>
            <w:tcW w:w="1420" w:type="dxa"/>
            <w:tcBorders>
              <w:top w:val="nil"/>
              <w:left w:val="nil"/>
              <w:bottom w:val="nil"/>
              <w:right w:val="nil"/>
            </w:tcBorders>
            <w:shd w:val="clear" w:color="auto" w:fill="auto"/>
            <w:noWrap/>
            <w:vAlign w:val="bottom"/>
            <w:hideMark/>
          </w:tcPr>
          <w:p w14:paraId="0AF0AF9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–118.48</w:t>
            </w:r>
          </w:p>
        </w:tc>
        <w:tc>
          <w:tcPr>
            <w:tcW w:w="1293" w:type="dxa"/>
            <w:tcBorders>
              <w:top w:val="nil"/>
              <w:left w:val="nil"/>
              <w:bottom w:val="nil"/>
              <w:right w:val="nil"/>
            </w:tcBorders>
            <w:shd w:val="clear" w:color="auto" w:fill="auto"/>
            <w:noWrap/>
            <w:vAlign w:val="bottom"/>
            <w:hideMark/>
          </w:tcPr>
          <w:p w14:paraId="0AF0AF9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A6" w14:textId="77777777" w:rsidTr="00EC5474">
        <w:trPr>
          <w:trHeight w:val="240"/>
        </w:trPr>
        <w:tc>
          <w:tcPr>
            <w:tcW w:w="984" w:type="dxa"/>
            <w:tcBorders>
              <w:top w:val="nil"/>
              <w:left w:val="nil"/>
              <w:bottom w:val="nil"/>
              <w:right w:val="nil"/>
            </w:tcBorders>
            <w:shd w:val="clear" w:color="auto" w:fill="auto"/>
            <w:noWrap/>
            <w:vAlign w:val="bottom"/>
            <w:hideMark/>
          </w:tcPr>
          <w:p w14:paraId="0AF0AFA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722895</w:t>
            </w:r>
          </w:p>
        </w:tc>
        <w:tc>
          <w:tcPr>
            <w:tcW w:w="818" w:type="dxa"/>
            <w:tcBorders>
              <w:top w:val="nil"/>
              <w:left w:val="nil"/>
              <w:bottom w:val="nil"/>
              <w:right w:val="nil"/>
            </w:tcBorders>
            <w:shd w:val="clear" w:color="auto" w:fill="auto"/>
            <w:noWrap/>
            <w:vAlign w:val="bottom"/>
            <w:hideMark/>
          </w:tcPr>
          <w:p w14:paraId="0AF0AFA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0AF0AFA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Lompoc (AWOS) </w:t>
            </w:r>
          </w:p>
        </w:tc>
        <w:tc>
          <w:tcPr>
            <w:tcW w:w="1451" w:type="dxa"/>
            <w:tcBorders>
              <w:top w:val="nil"/>
              <w:left w:val="nil"/>
              <w:bottom w:val="nil"/>
              <w:right w:val="nil"/>
            </w:tcBorders>
            <w:shd w:val="clear" w:color="auto" w:fill="auto"/>
            <w:noWrap/>
            <w:vAlign w:val="bottom"/>
            <w:hideMark/>
          </w:tcPr>
          <w:p w14:paraId="0AF0AFA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34.67</w:t>
            </w:r>
          </w:p>
        </w:tc>
        <w:tc>
          <w:tcPr>
            <w:tcW w:w="1420" w:type="dxa"/>
            <w:tcBorders>
              <w:top w:val="nil"/>
              <w:left w:val="nil"/>
              <w:bottom w:val="nil"/>
              <w:right w:val="nil"/>
            </w:tcBorders>
            <w:shd w:val="clear" w:color="auto" w:fill="auto"/>
            <w:noWrap/>
            <w:vAlign w:val="bottom"/>
            <w:hideMark/>
          </w:tcPr>
          <w:p w14:paraId="0AF0AFA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bottom"/>
            <w:hideMark/>
          </w:tcPr>
          <w:p w14:paraId="0AF0AFA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AD" w14:textId="77777777" w:rsidTr="00EC5474">
        <w:trPr>
          <w:trHeight w:val="240"/>
        </w:trPr>
        <w:tc>
          <w:tcPr>
            <w:tcW w:w="984" w:type="dxa"/>
            <w:tcBorders>
              <w:top w:val="nil"/>
              <w:left w:val="nil"/>
              <w:bottom w:val="nil"/>
              <w:right w:val="nil"/>
            </w:tcBorders>
            <w:shd w:val="clear" w:color="auto" w:fill="auto"/>
            <w:noWrap/>
            <w:vAlign w:val="bottom"/>
            <w:hideMark/>
          </w:tcPr>
          <w:p w14:paraId="0AF0AFA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722897</w:t>
            </w:r>
          </w:p>
        </w:tc>
        <w:tc>
          <w:tcPr>
            <w:tcW w:w="818" w:type="dxa"/>
            <w:tcBorders>
              <w:top w:val="nil"/>
              <w:left w:val="nil"/>
              <w:bottom w:val="nil"/>
              <w:right w:val="nil"/>
            </w:tcBorders>
            <w:shd w:val="clear" w:color="auto" w:fill="auto"/>
            <w:noWrap/>
            <w:vAlign w:val="bottom"/>
            <w:hideMark/>
          </w:tcPr>
          <w:p w14:paraId="0AF0AFA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0AF0AFA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Luis Co Rgnl </w:t>
            </w:r>
          </w:p>
        </w:tc>
        <w:tc>
          <w:tcPr>
            <w:tcW w:w="1451" w:type="dxa"/>
            <w:tcBorders>
              <w:top w:val="nil"/>
              <w:left w:val="nil"/>
              <w:bottom w:val="nil"/>
              <w:right w:val="nil"/>
            </w:tcBorders>
            <w:shd w:val="clear" w:color="auto" w:fill="auto"/>
            <w:noWrap/>
            <w:vAlign w:val="bottom"/>
            <w:hideMark/>
          </w:tcPr>
          <w:p w14:paraId="0AF0AFA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35.23</w:t>
            </w:r>
          </w:p>
        </w:tc>
        <w:tc>
          <w:tcPr>
            <w:tcW w:w="1420" w:type="dxa"/>
            <w:tcBorders>
              <w:top w:val="nil"/>
              <w:left w:val="nil"/>
              <w:bottom w:val="nil"/>
              <w:right w:val="nil"/>
            </w:tcBorders>
            <w:shd w:val="clear" w:color="auto" w:fill="auto"/>
            <w:noWrap/>
            <w:vAlign w:val="bottom"/>
            <w:hideMark/>
          </w:tcPr>
          <w:p w14:paraId="0AF0AFA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bottom"/>
            <w:hideMark/>
          </w:tcPr>
          <w:p w14:paraId="0AF0AFA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B4" w14:textId="77777777" w:rsidTr="00EC5474">
        <w:trPr>
          <w:trHeight w:val="240"/>
        </w:trPr>
        <w:tc>
          <w:tcPr>
            <w:tcW w:w="984" w:type="dxa"/>
            <w:tcBorders>
              <w:top w:val="nil"/>
              <w:left w:val="nil"/>
              <w:bottom w:val="nil"/>
              <w:right w:val="nil"/>
            </w:tcBorders>
            <w:shd w:val="clear" w:color="auto" w:fill="auto"/>
            <w:noWrap/>
            <w:vAlign w:val="bottom"/>
            <w:hideMark/>
          </w:tcPr>
          <w:p w14:paraId="0AF0AFA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722899</w:t>
            </w:r>
          </w:p>
        </w:tc>
        <w:tc>
          <w:tcPr>
            <w:tcW w:w="818" w:type="dxa"/>
            <w:tcBorders>
              <w:top w:val="nil"/>
              <w:left w:val="nil"/>
              <w:bottom w:val="nil"/>
              <w:right w:val="nil"/>
            </w:tcBorders>
            <w:shd w:val="clear" w:color="auto" w:fill="auto"/>
            <w:noWrap/>
            <w:vAlign w:val="bottom"/>
            <w:hideMark/>
          </w:tcPr>
          <w:p w14:paraId="0AF0AFA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AFB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Chino Airport </w:t>
            </w:r>
          </w:p>
        </w:tc>
        <w:tc>
          <w:tcPr>
            <w:tcW w:w="1451" w:type="dxa"/>
            <w:tcBorders>
              <w:top w:val="nil"/>
              <w:left w:val="nil"/>
              <w:bottom w:val="nil"/>
              <w:right w:val="nil"/>
            </w:tcBorders>
            <w:shd w:val="clear" w:color="auto" w:fill="auto"/>
            <w:noWrap/>
            <w:vAlign w:val="bottom"/>
            <w:hideMark/>
          </w:tcPr>
          <w:p w14:paraId="0AF0AFB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33.97</w:t>
            </w:r>
          </w:p>
        </w:tc>
        <w:tc>
          <w:tcPr>
            <w:tcW w:w="1420" w:type="dxa"/>
            <w:tcBorders>
              <w:top w:val="nil"/>
              <w:left w:val="nil"/>
              <w:bottom w:val="nil"/>
              <w:right w:val="nil"/>
            </w:tcBorders>
            <w:shd w:val="clear" w:color="auto" w:fill="auto"/>
            <w:noWrap/>
            <w:vAlign w:val="bottom"/>
            <w:hideMark/>
          </w:tcPr>
          <w:p w14:paraId="0AF0AFB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–117.63</w:t>
            </w:r>
          </w:p>
        </w:tc>
        <w:tc>
          <w:tcPr>
            <w:tcW w:w="1293" w:type="dxa"/>
            <w:tcBorders>
              <w:top w:val="nil"/>
              <w:left w:val="nil"/>
              <w:bottom w:val="nil"/>
              <w:right w:val="nil"/>
            </w:tcBorders>
            <w:shd w:val="clear" w:color="auto" w:fill="auto"/>
            <w:noWrap/>
            <w:vAlign w:val="bottom"/>
            <w:hideMark/>
          </w:tcPr>
          <w:p w14:paraId="0AF0AFB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BB" w14:textId="77777777" w:rsidTr="00EC5474">
        <w:trPr>
          <w:trHeight w:val="240"/>
        </w:trPr>
        <w:tc>
          <w:tcPr>
            <w:tcW w:w="984" w:type="dxa"/>
            <w:tcBorders>
              <w:top w:val="nil"/>
              <w:left w:val="nil"/>
              <w:bottom w:val="nil"/>
              <w:right w:val="nil"/>
            </w:tcBorders>
            <w:shd w:val="clear" w:color="auto" w:fill="auto"/>
            <w:noWrap/>
            <w:vAlign w:val="bottom"/>
            <w:hideMark/>
          </w:tcPr>
          <w:p w14:paraId="0AF0AFB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722900</w:t>
            </w:r>
          </w:p>
        </w:tc>
        <w:tc>
          <w:tcPr>
            <w:tcW w:w="818" w:type="dxa"/>
            <w:tcBorders>
              <w:top w:val="nil"/>
              <w:left w:val="nil"/>
              <w:bottom w:val="nil"/>
              <w:right w:val="nil"/>
            </w:tcBorders>
            <w:shd w:val="clear" w:color="auto" w:fill="auto"/>
            <w:noWrap/>
            <w:vAlign w:val="bottom"/>
            <w:hideMark/>
          </w:tcPr>
          <w:p w14:paraId="0AF0AFB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0AF0AFB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451" w:type="dxa"/>
            <w:tcBorders>
              <w:top w:val="nil"/>
              <w:left w:val="nil"/>
              <w:bottom w:val="nil"/>
              <w:right w:val="nil"/>
            </w:tcBorders>
            <w:shd w:val="clear" w:color="auto" w:fill="auto"/>
            <w:noWrap/>
            <w:vAlign w:val="bottom"/>
            <w:hideMark/>
          </w:tcPr>
          <w:p w14:paraId="0AF0AFB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32.73</w:t>
            </w:r>
          </w:p>
        </w:tc>
        <w:tc>
          <w:tcPr>
            <w:tcW w:w="1420" w:type="dxa"/>
            <w:tcBorders>
              <w:top w:val="nil"/>
              <w:left w:val="nil"/>
              <w:bottom w:val="nil"/>
              <w:right w:val="nil"/>
            </w:tcBorders>
            <w:shd w:val="clear" w:color="auto" w:fill="auto"/>
            <w:noWrap/>
            <w:vAlign w:val="bottom"/>
            <w:hideMark/>
          </w:tcPr>
          <w:p w14:paraId="0AF0AFB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–117.17</w:t>
            </w:r>
          </w:p>
        </w:tc>
        <w:tc>
          <w:tcPr>
            <w:tcW w:w="1293" w:type="dxa"/>
            <w:tcBorders>
              <w:top w:val="nil"/>
              <w:left w:val="nil"/>
              <w:bottom w:val="nil"/>
              <w:right w:val="nil"/>
            </w:tcBorders>
            <w:shd w:val="clear" w:color="auto" w:fill="auto"/>
            <w:noWrap/>
            <w:vAlign w:val="bottom"/>
            <w:hideMark/>
          </w:tcPr>
          <w:p w14:paraId="0AF0AFB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C2" w14:textId="77777777" w:rsidTr="00EC5474">
        <w:trPr>
          <w:trHeight w:val="240"/>
        </w:trPr>
        <w:tc>
          <w:tcPr>
            <w:tcW w:w="984" w:type="dxa"/>
            <w:tcBorders>
              <w:top w:val="nil"/>
              <w:left w:val="nil"/>
              <w:bottom w:val="nil"/>
              <w:right w:val="nil"/>
            </w:tcBorders>
            <w:shd w:val="clear" w:color="auto" w:fill="auto"/>
            <w:noWrap/>
            <w:vAlign w:val="bottom"/>
            <w:hideMark/>
          </w:tcPr>
          <w:p w14:paraId="0AF0AFB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722903</w:t>
            </w:r>
          </w:p>
        </w:tc>
        <w:tc>
          <w:tcPr>
            <w:tcW w:w="818" w:type="dxa"/>
            <w:tcBorders>
              <w:top w:val="nil"/>
              <w:left w:val="nil"/>
              <w:bottom w:val="nil"/>
              <w:right w:val="nil"/>
            </w:tcBorders>
            <w:shd w:val="clear" w:color="auto" w:fill="auto"/>
            <w:noWrap/>
            <w:vAlign w:val="bottom"/>
            <w:hideMark/>
          </w:tcPr>
          <w:p w14:paraId="0AF0AFB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B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Diego/Montgomery </w:t>
            </w:r>
          </w:p>
        </w:tc>
        <w:tc>
          <w:tcPr>
            <w:tcW w:w="1451" w:type="dxa"/>
            <w:tcBorders>
              <w:top w:val="nil"/>
              <w:left w:val="nil"/>
              <w:bottom w:val="nil"/>
              <w:right w:val="nil"/>
            </w:tcBorders>
            <w:shd w:val="clear" w:color="auto" w:fill="auto"/>
            <w:noWrap/>
            <w:vAlign w:val="bottom"/>
            <w:hideMark/>
          </w:tcPr>
          <w:p w14:paraId="0AF0AFB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32.82</w:t>
            </w:r>
          </w:p>
        </w:tc>
        <w:tc>
          <w:tcPr>
            <w:tcW w:w="1420" w:type="dxa"/>
            <w:tcBorders>
              <w:top w:val="nil"/>
              <w:left w:val="nil"/>
              <w:bottom w:val="nil"/>
              <w:right w:val="nil"/>
            </w:tcBorders>
            <w:shd w:val="clear" w:color="auto" w:fill="auto"/>
            <w:noWrap/>
            <w:vAlign w:val="bottom"/>
            <w:hideMark/>
          </w:tcPr>
          <w:p w14:paraId="0AF0AFC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–117.13</w:t>
            </w:r>
          </w:p>
        </w:tc>
        <w:tc>
          <w:tcPr>
            <w:tcW w:w="1293" w:type="dxa"/>
            <w:tcBorders>
              <w:top w:val="nil"/>
              <w:left w:val="nil"/>
              <w:bottom w:val="nil"/>
              <w:right w:val="nil"/>
            </w:tcBorders>
            <w:shd w:val="clear" w:color="auto" w:fill="auto"/>
            <w:noWrap/>
            <w:vAlign w:val="bottom"/>
            <w:hideMark/>
          </w:tcPr>
          <w:p w14:paraId="0AF0AFC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bl>
    <w:p w14:paraId="67A4C4B8" w14:textId="77777777" w:rsidR="005A1EE3" w:rsidRDefault="005A1EE3">
      <w:del w:id="14" w:author="Smith, Alexis@Energy" w:date="2017-12-05T13:46:00Z">
        <w:r w:rsidDel="00FC4DC3">
          <w:lastRenderedPageBreak/>
          <w:br w:type="page"/>
        </w:r>
      </w:del>
    </w:p>
    <w:tbl>
      <w:tblPr>
        <w:tblW w:w="10921" w:type="dxa"/>
        <w:tblInd w:w="95" w:type="dxa"/>
        <w:tblLook w:val="04A0" w:firstRow="1" w:lastRow="0" w:firstColumn="1" w:lastColumn="0" w:noHBand="0" w:noVBand="1"/>
      </w:tblPr>
      <w:tblGrid>
        <w:gridCol w:w="764"/>
        <w:gridCol w:w="220"/>
        <w:gridCol w:w="527"/>
        <w:gridCol w:w="291"/>
        <w:gridCol w:w="4955"/>
        <w:gridCol w:w="825"/>
        <w:gridCol w:w="626"/>
        <w:gridCol w:w="613"/>
        <w:gridCol w:w="807"/>
        <w:gridCol w:w="1293"/>
      </w:tblGrid>
      <w:tr w:rsidR="0029659A" w:rsidRPr="002A4574" w14:paraId="0AF0AFC4" w14:textId="77777777" w:rsidTr="00EC5474">
        <w:trPr>
          <w:trHeight w:val="240"/>
        </w:trPr>
        <w:tc>
          <w:tcPr>
            <w:tcW w:w="10921" w:type="dxa"/>
            <w:gridSpan w:val="10"/>
            <w:tcBorders>
              <w:top w:val="nil"/>
              <w:left w:val="nil"/>
              <w:bottom w:val="nil"/>
              <w:right w:val="nil"/>
            </w:tcBorders>
            <w:shd w:val="clear" w:color="auto" w:fill="auto"/>
            <w:noWrap/>
            <w:vAlign w:val="bottom"/>
            <w:hideMark/>
          </w:tcPr>
          <w:p w14:paraId="0AF0AFC3"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lastRenderedPageBreak/>
              <w:t>NORMATIVE APPENDIX X:</w:t>
            </w:r>
          </w:p>
        </w:tc>
      </w:tr>
      <w:tr w:rsidR="0029659A" w:rsidRPr="002A4574" w14:paraId="0AF0AFC6" w14:textId="77777777" w:rsidTr="00EC5474">
        <w:trPr>
          <w:trHeight w:val="240"/>
        </w:trPr>
        <w:tc>
          <w:tcPr>
            <w:tcW w:w="10921" w:type="dxa"/>
            <w:gridSpan w:val="10"/>
            <w:tcBorders>
              <w:top w:val="nil"/>
              <w:left w:val="nil"/>
              <w:bottom w:val="nil"/>
              <w:right w:val="nil"/>
            </w:tcBorders>
            <w:shd w:val="clear" w:color="auto" w:fill="auto"/>
            <w:noWrap/>
            <w:vAlign w:val="bottom"/>
            <w:hideMark/>
          </w:tcPr>
          <w:p w14:paraId="0AF0AFC5"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29659A" w:rsidRPr="002A4574" w14:paraId="0AF0AFC8" w14:textId="77777777" w:rsidTr="00EC5474">
        <w:trPr>
          <w:trHeight w:val="240"/>
        </w:trPr>
        <w:tc>
          <w:tcPr>
            <w:tcW w:w="10921" w:type="dxa"/>
            <w:gridSpan w:val="10"/>
            <w:tcBorders>
              <w:top w:val="nil"/>
              <w:left w:val="nil"/>
              <w:right w:val="nil"/>
            </w:tcBorders>
            <w:shd w:val="clear" w:color="auto" w:fill="auto"/>
            <w:noWrap/>
            <w:vAlign w:val="bottom"/>
            <w:hideMark/>
          </w:tcPr>
          <w:p w14:paraId="0AF0AFC7"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TABLE X1 U.S. Climates</w:t>
            </w:r>
          </w:p>
        </w:tc>
      </w:tr>
      <w:tr w:rsidR="0029659A" w:rsidRPr="002A4574" w14:paraId="0AF0AFCF" w14:textId="77777777" w:rsidTr="00EC5474">
        <w:trPr>
          <w:trHeight w:val="240"/>
        </w:trPr>
        <w:tc>
          <w:tcPr>
            <w:tcW w:w="984" w:type="dxa"/>
            <w:gridSpan w:val="2"/>
            <w:tcBorders>
              <w:top w:val="nil"/>
              <w:left w:val="nil"/>
              <w:bottom w:val="single" w:sz="4" w:space="0" w:color="auto"/>
              <w:right w:val="nil"/>
            </w:tcBorders>
            <w:shd w:val="clear" w:color="auto" w:fill="auto"/>
            <w:noWrap/>
            <w:vAlign w:val="bottom"/>
            <w:hideMark/>
          </w:tcPr>
          <w:p w14:paraId="0AF0AFC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TMY3</w:t>
            </w:r>
          </w:p>
        </w:tc>
        <w:tc>
          <w:tcPr>
            <w:tcW w:w="818" w:type="dxa"/>
            <w:gridSpan w:val="2"/>
            <w:tcBorders>
              <w:top w:val="nil"/>
              <w:left w:val="nil"/>
              <w:bottom w:val="single" w:sz="4" w:space="0" w:color="auto"/>
              <w:right w:val="nil"/>
            </w:tcBorders>
            <w:shd w:val="clear" w:color="auto" w:fill="auto"/>
            <w:noWrap/>
            <w:vAlign w:val="bottom"/>
            <w:hideMark/>
          </w:tcPr>
          <w:p w14:paraId="0AF0AFC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wsf</w:t>
            </w:r>
          </w:p>
        </w:tc>
        <w:tc>
          <w:tcPr>
            <w:tcW w:w="4955" w:type="dxa"/>
            <w:tcBorders>
              <w:top w:val="nil"/>
              <w:left w:val="nil"/>
              <w:bottom w:val="single" w:sz="4" w:space="0" w:color="auto"/>
              <w:right w:val="nil"/>
            </w:tcBorders>
            <w:shd w:val="clear" w:color="auto" w:fill="auto"/>
            <w:noWrap/>
            <w:vAlign w:val="bottom"/>
            <w:hideMark/>
          </w:tcPr>
          <w:p w14:paraId="0AF0AFC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Weather Station</w:t>
            </w:r>
          </w:p>
        </w:tc>
        <w:tc>
          <w:tcPr>
            <w:tcW w:w="1451" w:type="dxa"/>
            <w:gridSpan w:val="2"/>
            <w:tcBorders>
              <w:top w:val="nil"/>
              <w:left w:val="nil"/>
              <w:bottom w:val="single" w:sz="4" w:space="0" w:color="auto"/>
              <w:right w:val="nil"/>
            </w:tcBorders>
            <w:shd w:val="clear" w:color="auto" w:fill="auto"/>
            <w:noWrap/>
            <w:vAlign w:val="bottom"/>
            <w:hideMark/>
          </w:tcPr>
          <w:p w14:paraId="0AF0AFC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Latitude</w:t>
            </w:r>
          </w:p>
        </w:tc>
        <w:tc>
          <w:tcPr>
            <w:tcW w:w="1420" w:type="dxa"/>
            <w:gridSpan w:val="2"/>
            <w:tcBorders>
              <w:top w:val="nil"/>
              <w:left w:val="nil"/>
              <w:bottom w:val="single" w:sz="4" w:space="0" w:color="auto"/>
              <w:right w:val="nil"/>
            </w:tcBorders>
            <w:shd w:val="clear" w:color="auto" w:fill="auto"/>
            <w:noWrap/>
            <w:vAlign w:val="bottom"/>
            <w:hideMark/>
          </w:tcPr>
          <w:p w14:paraId="0AF0AFC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0AF0AFC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State</w:t>
            </w:r>
          </w:p>
        </w:tc>
      </w:tr>
      <w:tr w:rsidR="0029659A" w:rsidRPr="002A4574" w14:paraId="0AF0AFD6" w14:textId="77777777" w:rsidTr="00EC5474">
        <w:trPr>
          <w:trHeight w:val="240"/>
        </w:trPr>
        <w:tc>
          <w:tcPr>
            <w:tcW w:w="984" w:type="dxa"/>
            <w:gridSpan w:val="2"/>
            <w:tcBorders>
              <w:top w:val="single" w:sz="4" w:space="0" w:color="auto"/>
              <w:left w:val="nil"/>
              <w:bottom w:val="nil"/>
              <w:right w:val="nil"/>
            </w:tcBorders>
            <w:shd w:val="clear" w:color="auto" w:fill="auto"/>
            <w:noWrap/>
            <w:vAlign w:val="bottom"/>
            <w:hideMark/>
          </w:tcPr>
          <w:p w14:paraId="0AF0AFD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722904</w:t>
            </w:r>
          </w:p>
        </w:tc>
        <w:tc>
          <w:tcPr>
            <w:tcW w:w="818" w:type="dxa"/>
            <w:gridSpan w:val="2"/>
            <w:tcBorders>
              <w:top w:val="single" w:sz="4" w:space="0" w:color="auto"/>
              <w:left w:val="nil"/>
              <w:bottom w:val="nil"/>
              <w:right w:val="nil"/>
            </w:tcBorders>
            <w:shd w:val="clear" w:color="auto" w:fill="auto"/>
            <w:noWrap/>
            <w:vAlign w:val="bottom"/>
            <w:hideMark/>
          </w:tcPr>
          <w:p w14:paraId="0AF0AFD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w:t>
            </w:r>
          </w:p>
        </w:tc>
        <w:tc>
          <w:tcPr>
            <w:tcW w:w="4955" w:type="dxa"/>
            <w:tcBorders>
              <w:top w:val="single" w:sz="4" w:space="0" w:color="auto"/>
              <w:left w:val="nil"/>
              <w:bottom w:val="nil"/>
              <w:right w:val="nil"/>
            </w:tcBorders>
            <w:shd w:val="clear" w:color="auto" w:fill="auto"/>
            <w:noWrap/>
            <w:vAlign w:val="bottom"/>
            <w:hideMark/>
          </w:tcPr>
          <w:p w14:paraId="0AF0AFD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451" w:type="dxa"/>
            <w:gridSpan w:val="2"/>
            <w:tcBorders>
              <w:top w:val="single" w:sz="4" w:space="0" w:color="auto"/>
              <w:left w:val="nil"/>
              <w:bottom w:val="nil"/>
              <w:right w:val="nil"/>
            </w:tcBorders>
            <w:shd w:val="clear" w:color="auto" w:fill="auto"/>
            <w:noWrap/>
            <w:vAlign w:val="bottom"/>
            <w:hideMark/>
          </w:tcPr>
          <w:p w14:paraId="0AF0AFD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32.58</w:t>
            </w:r>
          </w:p>
        </w:tc>
        <w:tc>
          <w:tcPr>
            <w:tcW w:w="1420" w:type="dxa"/>
            <w:gridSpan w:val="2"/>
            <w:tcBorders>
              <w:top w:val="single" w:sz="4" w:space="0" w:color="auto"/>
              <w:left w:val="nil"/>
              <w:bottom w:val="nil"/>
              <w:right w:val="nil"/>
            </w:tcBorders>
            <w:shd w:val="clear" w:color="auto" w:fill="auto"/>
            <w:noWrap/>
            <w:vAlign w:val="bottom"/>
            <w:hideMark/>
          </w:tcPr>
          <w:p w14:paraId="0AF0AFD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–116.98</w:t>
            </w:r>
          </w:p>
        </w:tc>
        <w:tc>
          <w:tcPr>
            <w:tcW w:w="1293" w:type="dxa"/>
            <w:tcBorders>
              <w:top w:val="single" w:sz="4" w:space="0" w:color="auto"/>
              <w:left w:val="nil"/>
              <w:bottom w:val="nil"/>
              <w:right w:val="nil"/>
            </w:tcBorders>
            <w:shd w:val="clear" w:color="auto" w:fill="auto"/>
            <w:noWrap/>
            <w:vAlign w:val="bottom"/>
            <w:hideMark/>
          </w:tcPr>
          <w:p w14:paraId="0AF0AFD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DD"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D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722906</w:t>
            </w:r>
          </w:p>
        </w:tc>
        <w:tc>
          <w:tcPr>
            <w:tcW w:w="818" w:type="dxa"/>
            <w:gridSpan w:val="2"/>
            <w:tcBorders>
              <w:top w:val="nil"/>
              <w:left w:val="nil"/>
              <w:bottom w:val="nil"/>
              <w:right w:val="nil"/>
            </w:tcBorders>
            <w:shd w:val="clear" w:color="auto" w:fill="auto"/>
            <w:noWrap/>
            <w:vAlign w:val="bottom"/>
            <w:hideMark/>
          </w:tcPr>
          <w:p w14:paraId="0AF0AFD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D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451" w:type="dxa"/>
            <w:gridSpan w:val="2"/>
            <w:tcBorders>
              <w:top w:val="nil"/>
              <w:left w:val="nil"/>
              <w:bottom w:val="nil"/>
              <w:right w:val="nil"/>
            </w:tcBorders>
            <w:shd w:val="clear" w:color="auto" w:fill="auto"/>
            <w:noWrap/>
            <w:vAlign w:val="bottom"/>
            <w:hideMark/>
          </w:tcPr>
          <w:p w14:paraId="0AF0AFD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32.7</w:t>
            </w:r>
          </w:p>
        </w:tc>
        <w:tc>
          <w:tcPr>
            <w:tcW w:w="1420" w:type="dxa"/>
            <w:gridSpan w:val="2"/>
            <w:tcBorders>
              <w:top w:val="nil"/>
              <w:left w:val="nil"/>
              <w:bottom w:val="nil"/>
              <w:right w:val="nil"/>
            </w:tcBorders>
            <w:shd w:val="clear" w:color="auto" w:fill="auto"/>
            <w:noWrap/>
            <w:vAlign w:val="bottom"/>
            <w:hideMark/>
          </w:tcPr>
          <w:p w14:paraId="0AF0AFD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–117.20</w:t>
            </w:r>
          </w:p>
        </w:tc>
        <w:tc>
          <w:tcPr>
            <w:tcW w:w="1293" w:type="dxa"/>
            <w:tcBorders>
              <w:top w:val="nil"/>
              <w:left w:val="nil"/>
              <w:bottom w:val="nil"/>
              <w:right w:val="nil"/>
            </w:tcBorders>
            <w:shd w:val="clear" w:color="auto" w:fill="auto"/>
            <w:noWrap/>
            <w:vAlign w:val="bottom"/>
            <w:hideMark/>
          </w:tcPr>
          <w:p w14:paraId="0AF0AFD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E4"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D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722926</w:t>
            </w:r>
          </w:p>
        </w:tc>
        <w:tc>
          <w:tcPr>
            <w:tcW w:w="818" w:type="dxa"/>
            <w:gridSpan w:val="2"/>
            <w:tcBorders>
              <w:top w:val="nil"/>
              <w:left w:val="nil"/>
              <w:bottom w:val="nil"/>
              <w:right w:val="nil"/>
            </w:tcBorders>
            <w:shd w:val="clear" w:color="auto" w:fill="auto"/>
            <w:noWrap/>
            <w:vAlign w:val="bottom"/>
            <w:hideMark/>
          </w:tcPr>
          <w:p w14:paraId="0AF0AFD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w:t>
            </w:r>
          </w:p>
        </w:tc>
        <w:tc>
          <w:tcPr>
            <w:tcW w:w="4955" w:type="dxa"/>
            <w:tcBorders>
              <w:top w:val="nil"/>
              <w:left w:val="nil"/>
              <w:bottom w:val="nil"/>
              <w:right w:val="nil"/>
            </w:tcBorders>
            <w:shd w:val="clear" w:color="auto" w:fill="auto"/>
            <w:noWrap/>
            <w:vAlign w:val="bottom"/>
            <w:hideMark/>
          </w:tcPr>
          <w:p w14:paraId="0AF0AFE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Camp Pendleton MCAS </w:t>
            </w:r>
          </w:p>
        </w:tc>
        <w:tc>
          <w:tcPr>
            <w:tcW w:w="1451" w:type="dxa"/>
            <w:gridSpan w:val="2"/>
            <w:tcBorders>
              <w:top w:val="nil"/>
              <w:left w:val="nil"/>
              <w:bottom w:val="nil"/>
              <w:right w:val="nil"/>
            </w:tcBorders>
            <w:shd w:val="clear" w:color="auto" w:fill="auto"/>
            <w:noWrap/>
            <w:vAlign w:val="bottom"/>
            <w:hideMark/>
          </w:tcPr>
          <w:p w14:paraId="0AF0AFE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33.3</w:t>
            </w:r>
          </w:p>
        </w:tc>
        <w:tc>
          <w:tcPr>
            <w:tcW w:w="1420" w:type="dxa"/>
            <w:gridSpan w:val="2"/>
            <w:tcBorders>
              <w:top w:val="nil"/>
              <w:left w:val="nil"/>
              <w:bottom w:val="nil"/>
              <w:right w:val="nil"/>
            </w:tcBorders>
            <w:shd w:val="clear" w:color="auto" w:fill="auto"/>
            <w:noWrap/>
            <w:vAlign w:val="bottom"/>
            <w:hideMark/>
          </w:tcPr>
          <w:p w14:paraId="0AF0AFE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–117.35</w:t>
            </w:r>
          </w:p>
        </w:tc>
        <w:tc>
          <w:tcPr>
            <w:tcW w:w="1293" w:type="dxa"/>
            <w:tcBorders>
              <w:top w:val="nil"/>
              <w:left w:val="nil"/>
              <w:bottom w:val="nil"/>
              <w:right w:val="nil"/>
            </w:tcBorders>
            <w:shd w:val="clear" w:color="auto" w:fill="auto"/>
            <w:noWrap/>
            <w:vAlign w:val="bottom"/>
            <w:hideMark/>
          </w:tcPr>
          <w:p w14:paraId="0AF0AFE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EB"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E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722927</w:t>
            </w:r>
          </w:p>
        </w:tc>
        <w:tc>
          <w:tcPr>
            <w:tcW w:w="818" w:type="dxa"/>
            <w:gridSpan w:val="2"/>
            <w:tcBorders>
              <w:top w:val="nil"/>
              <w:left w:val="nil"/>
              <w:bottom w:val="nil"/>
              <w:right w:val="nil"/>
            </w:tcBorders>
            <w:shd w:val="clear" w:color="auto" w:fill="auto"/>
            <w:noWrap/>
            <w:vAlign w:val="bottom"/>
            <w:hideMark/>
          </w:tcPr>
          <w:p w14:paraId="0AF0AFE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0AF0AFE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Carlsbad/Palomar </w:t>
            </w:r>
          </w:p>
        </w:tc>
        <w:tc>
          <w:tcPr>
            <w:tcW w:w="1451" w:type="dxa"/>
            <w:gridSpan w:val="2"/>
            <w:tcBorders>
              <w:top w:val="nil"/>
              <w:left w:val="nil"/>
              <w:bottom w:val="nil"/>
              <w:right w:val="nil"/>
            </w:tcBorders>
            <w:shd w:val="clear" w:color="auto" w:fill="auto"/>
            <w:noWrap/>
            <w:vAlign w:val="bottom"/>
            <w:hideMark/>
          </w:tcPr>
          <w:p w14:paraId="0AF0AFE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33.13</w:t>
            </w:r>
          </w:p>
        </w:tc>
        <w:tc>
          <w:tcPr>
            <w:tcW w:w="1420" w:type="dxa"/>
            <w:gridSpan w:val="2"/>
            <w:tcBorders>
              <w:top w:val="nil"/>
              <w:left w:val="nil"/>
              <w:bottom w:val="nil"/>
              <w:right w:val="nil"/>
            </w:tcBorders>
            <w:shd w:val="clear" w:color="auto" w:fill="auto"/>
            <w:noWrap/>
            <w:vAlign w:val="bottom"/>
            <w:hideMark/>
          </w:tcPr>
          <w:p w14:paraId="0AF0AFE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–117.28</w:t>
            </w:r>
          </w:p>
        </w:tc>
        <w:tc>
          <w:tcPr>
            <w:tcW w:w="1293" w:type="dxa"/>
            <w:tcBorders>
              <w:top w:val="nil"/>
              <w:left w:val="nil"/>
              <w:bottom w:val="nil"/>
              <w:right w:val="nil"/>
            </w:tcBorders>
            <w:shd w:val="clear" w:color="auto" w:fill="auto"/>
            <w:noWrap/>
            <w:vAlign w:val="bottom"/>
            <w:hideMark/>
          </w:tcPr>
          <w:p w14:paraId="0AF0AFE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F2"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E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722930</w:t>
            </w:r>
          </w:p>
        </w:tc>
        <w:tc>
          <w:tcPr>
            <w:tcW w:w="818" w:type="dxa"/>
            <w:gridSpan w:val="2"/>
            <w:tcBorders>
              <w:top w:val="nil"/>
              <w:left w:val="nil"/>
              <w:bottom w:val="nil"/>
              <w:right w:val="nil"/>
            </w:tcBorders>
            <w:shd w:val="clear" w:color="auto" w:fill="auto"/>
            <w:noWrap/>
            <w:vAlign w:val="bottom"/>
            <w:hideMark/>
          </w:tcPr>
          <w:p w14:paraId="0AF0AFE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E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Diego Miramar NAS </w:t>
            </w:r>
          </w:p>
        </w:tc>
        <w:tc>
          <w:tcPr>
            <w:tcW w:w="1451" w:type="dxa"/>
            <w:gridSpan w:val="2"/>
            <w:tcBorders>
              <w:top w:val="nil"/>
              <w:left w:val="nil"/>
              <w:bottom w:val="nil"/>
              <w:right w:val="nil"/>
            </w:tcBorders>
            <w:shd w:val="clear" w:color="auto" w:fill="auto"/>
            <w:noWrap/>
            <w:vAlign w:val="bottom"/>
            <w:hideMark/>
          </w:tcPr>
          <w:p w14:paraId="0AF0AFE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32.87</w:t>
            </w:r>
          </w:p>
        </w:tc>
        <w:tc>
          <w:tcPr>
            <w:tcW w:w="1420" w:type="dxa"/>
            <w:gridSpan w:val="2"/>
            <w:tcBorders>
              <w:top w:val="nil"/>
              <w:left w:val="nil"/>
              <w:bottom w:val="nil"/>
              <w:right w:val="nil"/>
            </w:tcBorders>
            <w:shd w:val="clear" w:color="auto" w:fill="auto"/>
            <w:noWrap/>
            <w:vAlign w:val="bottom"/>
            <w:hideMark/>
          </w:tcPr>
          <w:p w14:paraId="0AF0AFF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–117.13</w:t>
            </w:r>
          </w:p>
        </w:tc>
        <w:tc>
          <w:tcPr>
            <w:tcW w:w="1293" w:type="dxa"/>
            <w:tcBorders>
              <w:top w:val="nil"/>
              <w:left w:val="nil"/>
              <w:bottom w:val="nil"/>
              <w:right w:val="nil"/>
            </w:tcBorders>
            <w:shd w:val="clear" w:color="auto" w:fill="auto"/>
            <w:noWrap/>
            <w:vAlign w:val="bottom"/>
            <w:hideMark/>
          </w:tcPr>
          <w:p w14:paraId="0AF0AFF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F9"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F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722950</w:t>
            </w:r>
          </w:p>
        </w:tc>
        <w:tc>
          <w:tcPr>
            <w:tcW w:w="818" w:type="dxa"/>
            <w:gridSpan w:val="2"/>
            <w:tcBorders>
              <w:top w:val="nil"/>
              <w:left w:val="nil"/>
              <w:bottom w:val="nil"/>
              <w:right w:val="nil"/>
            </w:tcBorders>
            <w:shd w:val="clear" w:color="auto" w:fill="auto"/>
            <w:noWrap/>
            <w:vAlign w:val="bottom"/>
            <w:hideMark/>
          </w:tcPr>
          <w:p w14:paraId="0AF0AFF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0AF0AFF5"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Los Angeles Intl Arpt </w:t>
            </w:r>
          </w:p>
        </w:tc>
        <w:tc>
          <w:tcPr>
            <w:tcW w:w="1451" w:type="dxa"/>
            <w:gridSpan w:val="2"/>
            <w:tcBorders>
              <w:top w:val="nil"/>
              <w:left w:val="nil"/>
              <w:bottom w:val="nil"/>
              <w:right w:val="nil"/>
            </w:tcBorders>
            <w:shd w:val="clear" w:color="auto" w:fill="auto"/>
            <w:noWrap/>
            <w:vAlign w:val="bottom"/>
            <w:hideMark/>
          </w:tcPr>
          <w:p w14:paraId="0AF0AFF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33.93</w:t>
            </w:r>
          </w:p>
        </w:tc>
        <w:tc>
          <w:tcPr>
            <w:tcW w:w="1420" w:type="dxa"/>
            <w:gridSpan w:val="2"/>
            <w:tcBorders>
              <w:top w:val="nil"/>
              <w:left w:val="nil"/>
              <w:bottom w:val="nil"/>
              <w:right w:val="nil"/>
            </w:tcBorders>
            <w:shd w:val="clear" w:color="auto" w:fill="auto"/>
            <w:noWrap/>
            <w:vAlign w:val="bottom"/>
            <w:hideMark/>
          </w:tcPr>
          <w:p w14:paraId="0AF0AFF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–118.40</w:t>
            </w:r>
          </w:p>
        </w:tc>
        <w:tc>
          <w:tcPr>
            <w:tcW w:w="1293" w:type="dxa"/>
            <w:tcBorders>
              <w:top w:val="nil"/>
              <w:left w:val="nil"/>
              <w:bottom w:val="nil"/>
              <w:right w:val="nil"/>
            </w:tcBorders>
            <w:shd w:val="clear" w:color="auto" w:fill="auto"/>
            <w:noWrap/>
            <w:vAlign w:val="bottom"/>
            <w:hideMark/>
          </w:tcPr>
          <w:p w14:paraId="0AF0AFF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00"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F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722956</w:t>
            </w:r>
          </w:p>
        </w:tc>
        <w:tc>
          <w:tcPr>
            <w:tcW w:w="818" w:type="dxa"/>
            <w:gridSpan w:val="2"/>
            <w:tcBorders>
              <w:top w:val="nil"/>
              <w:left w:val="nil"/>
              <w:bottom w:val="nil"/>
              <w:right w:val="nil"/>
            </w:tcBorders>
            <w:shd w:val="clear" w:color="auto" w:fill="auto"/>
            <w:noWrap/>
            <w:vAlign w:val="bottom"/>
            <w:hideMark/>
          </w:tcPr>
          <w:p w14:paraId="0AF0AFF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0AF0AFF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Jack Northrop Fld H </w:t>
            </w:r>
          </w:p>
        </w:tc>
        <w:tc>
          <w:tcPr>
            <w:tcW w:w="1451" w:type="dxa"/>
            <w:gridSpan w:val="2"/>
            <w:tcBorders>
              <w:top w:val="nil"/>
              <w:left w:val="nil"/>
              <w:bottom w:val="nil"/>
              <w:right w:val="nil"/>
            </w:tcBorders>
            <w:shd w:val="clear" w:color="auto" w:fill="auto"/>
            <w:noWrap/>
            <w:vAlign w:val="bottom"/>
            <w:hideMark/>
          </w:tcPr>
          <w:p w14:paraId="0AF0AFF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33.92</w:t>
            </w:r>
          </w:p>
        </w:tc>
        <w:tc>
          <w:tcPr>
            <w:tcW w:w="1420" w:type="dxa"/>
            <w:gridSpan w:val="2"/>
            <w:tcBorders>
              <w:top w:val="nil"/>
              <w:left w:val="nil"/>
              <w:bottom w:val="nil"/>
              <w:right w:val="nil"/>
            </w:tcBorders>
            <w:shd w:val="clear" w:color="auto" w:fill="auto"/>
            <w:noWrap/>
            <w:vAlign w:val="bottom"/>
            <w:hideMark/>
          </w:tcPr>
          <w:p w14:paraId="0AF0AFF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–118.33</w:t>
            </w:r>
          </w:p>
        </w:tc>
        <w:tc>
          <w:tcPr>
            <w:tcW w:w="1293" w:type="dxa"/>
            <w:tcBorders>
              <w:top w:val="nil"/>
              <w:left w:val="nil"/>
              <w:bottom w:val="nil"/>
              <w:right w:val="nil"/>
            </w:tcBorders>
            <w:shd w:val="clear" w:color="auto" w:fill="auto"/>
            <w:noWrap/>
            <w:vAlign w:val="bottom"/>
            <w:hideMark/>
          </w:tcPr>
          <w:p w14:paraId="0AF0AFF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07"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0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722970</w:t>
            </w:r>
          </w:p>
        </w:tc>
        <w:tc>
          <w:tcPr>
            <w:tcW w:w="818" w:type="dxa"/>
            <w:gridSpan w:val="2"/>
            <w:tcBorders>
              <w:top w:val="nil"/>
              <w:left w:val="nil"/>
              <w:bottom w:val="nil"/>
              <w:right w:val="nil"/>
            </w:tcBorders>
            <w:shd w:val="clear" w:color="auto" w:fill="auto"/>
            <w:noWrap/>
            <w:vAlign w:val="bottom"/>
            <w:hideMark/>
          </w:tcPr>
          <w:p w14:paraId="0AF0B00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0AF0B003"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Long Beach Daugherty Fld </w:t>
            </w:r>
          </w:p>
        </w:tc>
        <w:tc>
          <w:tcPr>
            <w:tcW w:w="1451" w:type="dxa"/>
            <w:gridSpan w:val="2"/>
            <w:tcBorders>
              <w:top w:val="nil"/>
              <w:left w:val="nil"/>
              <w:bottom w:val="nil"/>
              <w:right w:val="nil"/>
            </w:tcBorders>
            <w:shd w:val="clear" w:color="auto" w:fill="auto"/>
            <w:noWrap/>
            <w:vAlign w:val="bottom"/>
            <w:hideMark/>
          </w:tcPr>
          <w:p w14:paraId="0AF0B00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33.83</w:t>
            </w:r>
          </w:p>
        </w:tc>
        <w:tc>
          <w:tcPr>
            <w:tcW w:w="1420" w:type="dxa"/>
            <w:gridSpan w:val="2"/>
            <w:tcBorders>
              <w:top w:val="nil"/>
              <w:left w:val="nil"/>
              <w:bottom w:val="nil"/>
              <w:right w:val="nil"/>
            </w:tcBorders>
            <w:shd w:val="clear" w:color="auto" w:fill="auto"/>
            <w:noWrap/>
            <w:vAlign w:val="bottom"/>
            <w:hideMark/>
          </w:tcPr>
          <w:p w14:paraId="0AF0B00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–118.17</w:t>
            </w:r>
          </w:p>
        </w:tc>
        <w:tc>
          <w:tcPr>
            <w:tcW w:w="1293" w:type="dxa"/>
            <w:tcBorders>
              <w:top w:val="nil"/>
              <w:left w:val="nil"/>
              <w:bottom w:val="nil"/>
              <w:right w:val="nil"/>
            </w:tcBorders>
            <w:shd w:val="clear" w:color="auto" w:fill="auto"/>
            <w:noWrap/>
            <w:vAlign w:val="bottom"/>
            <w:hideMark/>
          </w:tcPr>
          <w:p w14:paraId="0AF0B00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0E"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0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722976</w:t>
            </w:r>
          </w:p>
        </w:tc>
        <w:tc>
          <w:tcPr>
            <w:tcW w:w="818" w:type="dxa"/>
            <w:gridSpan w:val="2"/>
            <w:tcBorders>
              <w:top w:val="nil"/>
              <w:left w:val="nil"/>
              <w:bottom w:val="nil"/>
              <w:right w:val="nil"/>
            </w:tcBorders>
            <w:shd w:val="clear" w:color="auto" w:fill="auto"/>
            <w:noWrap/>
            <w:vAlign w:val="bottom"/>
            <w:hideMark/>
          </w:tcPr>
          <w:p w14:paraId="0AF0B00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0.34</w:t>
            </w:r>
          </w:p>
        </w:tc>
        <w:tc>
          <w:tcPr>
            <w:tcW w:w="4955" w:type="dxa"/>
            <w:tcBorders>
              <w:top w:val="nil"/>
              <w:left w:val="nil"/>
              <w:bottom w:val="nil"/>
              <w:right w:val="nil"/>
            </w:tcBorders>
            <w:shd w:val="clear" w:color="auto" w:fill="auto"/>
            <w:noWrap/>
            <w:vAlign w:val="bottom"/>
            <w:hideMark/>
          </w:tcPr>
          <w:p w14:paraId="0AF0B00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Fullerton Municipal </w:t>
            </w:r>
          </w:p>
        </w:tc>
        <w:tc>
          <w:tcPr>
            <w:tcW w:w="1451" w:type="dxa"/>
            <w:gridSpan w:val="2"/>
            <w:tcBorders>
              <w:top w:val="nil"/>
              <w:left w:val="nil"/>
              <w:bottom w:val="nil"/>
              <w:right w:val="nil"/>
            </w:tcBorders>
            <w:shd w:val="clear" w:color="auto" w:fill="auto"/>
            <w:noWrap/>
            <w:vAlign w:val="bottom"/>
            <w:hideMark/>
          </w:tcPr>
          <w:p w14:paraId="0AF0B00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33.87</w:t>
            </w:r>
          </w:p>
        </w:tc>
        <w:tc>
          <w:tcPr>
            <w:tcW w:w="1420" w:type="dxa"/>
            <w:gridSpan w:val="2"/>
            <w:tcBorders>
              <w:top w:val="nil"/>
              <w:left w:val="nil"/>
              <w:bottom w:val="nil"/>
              <w:right w:val="nil"/>
            </w:tcBorders>
            <w:shd w:val="clear" w:color="auto" w:fill="auto"/>
            <w:noWrap/>
            <w:vAlign w:val="bottom"/>
            <w:hideMark/>
          </w:tcPr>
          <w:p w14:paraId="0AF0B00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–117.98</w:t>
            </w:r>
          </w:p>
        </w:tc>
        <w:tc>
          <w:tcPr>
            <w:tcW w:w="1293" w:type="dxa"/>
            <w:tcBorders>
              <w:top w:val="nil"/>
              <w:left w:val="nil"/>
              <w:bottom w:val="nil"/>
              <w:right w:val="nil"/>
            </w:tcBorders>
            <w:shd w:val="clear" w:color="auto" w:fill="auto"/>
            <w:noWrap/>
            <w:vAlign w:val="bottom"/>
            <w:hideMark/>
          </w:tcPr>
          <w:p w14:paraId="0AF0B00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15"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0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722977</w:t>
            </w:r>
          </w:p>
        </w:tc>
        <w:tc>
          <w:tcPr>
            <w:tcW w:w="818" w:type="dxa"/>
            <w:gridSpan w:val="2"/>
            <w:tcBorders>
              <w:top w:val="nil"/>
              <w:left w:val="nil"/>
              <w:bottom w:val="nil"/>
              <w:right w:val="nil"/>
            </w:tcBorders>
            <w:shd w:val="clear" w:color="auto" w:fill="auto"/>
            <w:noWrap/>
            <w:vAlign w:val="bottom"/>
            <w:hideMark/>
          </w:tcPr>
          <w:p w14:paraId="0AF0B01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0.36</w:t>
            </w:r>
          </w:p>
        </w:tc>
        <w:tc>
          <w:tcPr>
            <w:tcW w:w="4955" w:type="dxa"/>
            <w:tcBorders>
              <w:top w:val="nil"/>
              <w:left w:val="nil"/>
              <w:bottom w:val="nil"/>
              <w:right w:val="nil"/>
            </w:tcBorders>
            <w:shd w:val="clear" w:color="auto" w:fill="auto"/>
            <w:noWrap/>
            <w:vAlign w:val="bottom"/>
            <w:hideMark/>
          </w:tcPr>
          <w:p w14:paraId="0AF0B011"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451" w:type="dxa"/>
            <w:gridSpan w:val="2"/>
            <w:tcBorders>
              <w:top w:val="nil"/>
              <w:left w:val="nil"/>
              <w:bottom w:val="nil"/>
              <w:right w:val="nil"/>
            </w:tcBorders>
            <w:shd w:val="clear" w:color="auto" w:fill="auto"/>
            <w:noWrap/>
            <w:vAlign w:val="bottom"/>
            <w:hideMark/>
          </w:tcPr>
          <w:p w14:paraId="0AF0B01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33.68</w:t>
            </w:r>
          </w:p>
        </w:tc>
        <w:tc>
          <w:tcPr>
            <w:tcW w:w="1420" w:type="dxa"/>
            <w:gridSpan w:val="2"/>
            <w:tcBorders>
              <w:top w:val="nil"/>
              <w:left w:val="nil"/>
              <w:bottom w:val="nil"/>
              <w:right w:val="nil"/>
            </w:tcBorders>
            <w:shd w:val="clear" w:color="auto" w:fill="auto"/>
            <w:noWrap/>
            <w:vAlign w:val="bottom"/>
            <w:hideMark/>
          </w:tcPr>
          <w:p w14:paraId="0AF0B01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–117.87</w:t>
            </w:r>
          </w:p>
        </w:tc>
        <w:tc>
          <w:tcPr>
            <w:tcW w:w="1293" w:type="dxa"/>
            <w:tcBorders>
              <w:top w:val="nil"/>
              <w:left w:val="nil"/>
              <w:bottom w:val="nil"/>
              <w:right w:val="nil"/>
            </w:tcBorders>
            <w:shd w:val="clear" w:color="auto" w:fill="auto"/>
            <w:noWrap/>
            <w:vAlign w:val="bottom"/>
            <w:hideMark/>
          </w:tcPr>
          <w:p w14:paraId="0AF0B01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1C"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1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723805</w:t>
            </w:r>
          </w:p>
        </w:tc>
        <w:tc>
          <w:tcPr>
            <w:tcW w:w="818" w:type="dxa"/>
            <w:gridSpan w:val="2"/>
            <w:tcBorders>
              <w:top w:val="nil"/>
              <w:left w:val="nil"/>
              <w:bottom w:val="nil"/>
              <w:right w:val="nil"/>
            </w:tcBorders>
            <w:shd w:val="clear" w:color="auto" w:fill="auto"/>
            <w:noWrap/>
            <w:vAlign w:val="bottom"/>
            <w:hideMark/>
          </w:tcPr>
          <w:p w14:paraId="0AF0B01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0AF0B01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Needles Airport </w:t>
            </w:r>
          </w:p>
        </w:tc>
        <w:tc>
          <w:tcPr>
            <w:tcW w:w="1451" w:type="dxa"/>
            <w:gridSpan w:val="2"/>
            <w:tcBorders>
              <w:top w:val="nil"/>
              <w:left w:val="nil"/>
              <w:bottom w:val="nil"/>
              <w:right w:val="nil"/>
            </w:tcBorders>
            <w:shd w:val="clear" w:color="auto" w:fill="auto"/>
            <w:noWrap/>
            <w:vAlign w:val="bottom"/>
            <w:hideMark/>
          </w:tcPr>
          <w:p w14:paraId="0AF0B01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34.77</w:t>
            </w:r>
          </w:p>
        </w:tc>
        <w:tc>
          <w:tcPr>
            <w:tcW w:w="1420" w:type="dxa"/>
            <w:gridSpan w:val="2"/>
            <w:tcBorders>
              <w:top w:val="nil"/>
              <w:left w:val="nil"/>
              <w:bottom w:val="nil"/>
              <w:right w:val="nil"/>
            </w:tcBorders>
            <w:shd w:val="clear" w:color="auto" w:fill="auto"/>
            <w:noWrap/>
            <w:vAlign w:val="bottom"/>
            <w:hideMark/>
          </w:tcPr>
          <w:p w14:paraId="0AF0B01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–114.62</w:t>
            </w:r>
          </w:p>
        </w:tc>
        <w:tc>
          <w:tcPr>
            <w:tcW w:w="1293" w:type="dxa"/>
            <w:tcBorders>
              <w:top w:val="nil"/>
              <w:left w:val="nil"/>
              <w:bottom w:val="nil"/>
              <w:right w:val="nil"/>
            </w:tcBorders>
            <w:shd w:val="clear" w:color="auto" w:fill="auto"/>
            <w:noWrap/>
            <w:vAlign w:val="bottom"/>
            <w:hideMark/>
          </w:tcPr>
          <w:p w14:paraId="0AF0B01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23"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1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723810</w:t>
            </w:r>
          </w:p>
        </w:tc>
        <w:tc>
          <w:tcPr>
            <w:tcW w:w="818" w:type="dxa"/>
            <w:gridSpan w:val="2"/>
            <w:tcBorders>
              <w:top w:val="nil"/>
              <w:left w:val="nil"/>
              <w:bottom w:val="nil"/>
              <w:right w:val="nil"/>
            </w:tcBorders>
            <w:shd w:val="clear" w:color="auto" w:fill="auto"/>
            <w:noWrap/>
            <w:vAlign w:val="bottom"/>
            <w:hideMark/>
          </w:tcPr>
          <w:p w14:paraId="0AF0B01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0.59</w:t>
            </w:r>
          </w:p>
        </w:tc>
        <w:tc>
          <w:tcPr>
            <w:tcW w:w="4955" w:type="dxa"/>
            <w:tcBorders>
              <w:top w:val="nil"/>
              <w:left w:val="nil"/>
              <w:bottom w:val="nil"/>
              <w:right w:val="nil"/>
            </w:tcBorders>
            <w:shd w:val="clear" w:color="auto" w:fill="auto"/>
            <w:noWrap/>
            <w:vAlign w:val="bottom"/>
            <w:hideMark/>
          </w:tcPr>
          <w:p w14:paraId="0AF0B01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Edwards AFB </w:t>
            </w:r>
          </w:p>
        </w:tc>
        <w:tc>
          <w:tcPr>
            <w:tcW w:w="1451" w:type="dxa"/>
            <w:gridSpan w:val="2"/>
            <w:tcBorders>
              <w:top w:val="nil"/>
              <w:left w:val="nil"/>
              <w:bottom w:val="nil"/>
              <w:right w:val="nil"/>
            </w:tcBorders>
            <w:shd w:val="clear" w:color="auto" w:fill="auto"/>
            <w:noWrap/>
            <w:vAlign w:val="bottom"/>
            <w:hideMark/>
          </w:tcPr>
          <w:p w14:paraId="0AF0B02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34.9</w:t>
            </w:r>
          </w:p>
        </w:tc>
        <w:tc>
          <w:tcPr>
            <w:tcW w:w="1420" w:type="dxa"/>
            <w:gridSpan w:val="2"/>
            <w:tcBorders>
              <w:top w:val="nil"/>
              <w:left w:val="nil"/>
              <w:bottom w:val="nil"/>
              <w:right w:val="nil"/>
            </w:tcBorders>
            <w:shd w:val="clear" w:color="auto" w:fill="auto"/>
            <w:noWrap/>
            <w:vAlign w:val="bottom"/>
            <w:hideMark/>
          </w:tcPr>
          <w:p w14:paraId="0AF0B02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–117.87</w:t>
            </w:r>
          </w:p>
        </w:tc>
        <w:tc>
          <w:tcPr>
            <w:tcW w:w="1293" w:type="dxa"/>
            <w:tcBorders>
              <w:top w:val="nil"/>
              <w:left w:val="nil"/>
              <w:bottom w:val="nil"/>
              <w:right w:val="nil"/>
            </w:tcBorders>
            <w:shd w:val="clear" w:color="auto" w:fill="auto"/>
            <w:noWrap/>
            <w:vAlign w:val="bottom"/>
            <w:hideMark/>
          </w:tcPr>
          <w:p w14:paraId="0AF0B02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2A"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2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723815</w:t>
            </w:r>
          </w:p>
        </w:tc>
        <w:tc>
          <w:tcPr>
            <w:tcW w:w="818" w:type="dxa"/>
            <w:gridSpan w:val="2"/>
            <w:tcBorders>
              <w:top w:val="nil"/>
              <w:left w:val="nil"/>
              <w:bottom w:val="nil"/>
              <w:right w:val="nil"/>
            </w:tcBorders>
            <w:shd w:val="clear" w:color="auto" w:fill="auto"/>
            <w:noWrap/>
            <w:vAlign w:val="bottom"/>
            <w:hideMark/>
          </w:tcPr>
          <w:p w14:paraId="0AF0B02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0.58</w:t>
            </w:r>
          </w:p>
        </w:tc>
        <w:tc>
          <w:tcPr>
            <w:tcW w:w="4955" w:type="dxa"/>
            <w:tcBorders>
              <w:top w:val="nil"/>
              <w:left w:val="nil"/>
              <w:bottom w:val="nil"/>
              <w:right w:val="nil"/>
            </w:tcBorders>
            <w:shd w:val="clear" w:color="auto" w:fill="auto"/>
            <w:noWrap/>
            <w:vAlign w:val="bottom"/>
            <w:hideMark/>
          </w:tcPr>
          <w:p w14:paraId="0AF0B026"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451" w:type="dxa"/>
            <w:gridSpan w:val="2"/>
            <w:tcBorders>
              <w:top w:val="nil"/>
              <w:left w:val="nil"/>
              <w:bottom w:val="nil"/>
              <w:right w:val="nil"/>
            </w:tcBorders>
            <w:shd w:val="clear" w:color="auto" w:fill="auto"/>
            <w:noWrap/>
            <w:vAlign w:val="bottom"/>
            <w:hideMark/>
          </w:tcPr>
          <w:p w14:paraId="0AF0B02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34.85</w:t>
            </w:r>
          </w:p>
        </w:tc>
        <w:tc>
          <w:tcPr>
            <w:tcW w:w="1420" w:type="dxa"/>
            <w:gridSpan w:val="2"/>
            <w:tcBorders>
              <w:top w:val="nil"/>
              <w:left w:val="nil"/>
              <w:bottom w:val="nil"/>
              <w:right w:val="nil"/>
            </w:tcBorders>
            <w:shd w:val="clear" w:color="auto" w:fill="auto"/>
            <w:noWrap/>
            <w:vAlign w:val="bottom"/>
            <w:hideMark/>
          </w:tcPr>
          <w:p w14:paraId="0AF0B02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–116.80</w:t>
            </w:r>
          </w:p>
        </w:tc>
        <w:tc>
          <w:tcPr>
            <w:tcW w:w="1293" w:type="dxa"/>
            <w:tcBorders>
              <w:top w:val="nil"/>
              <w:left w:val="nil"/>
              <w:bottom w:val="nil"/>
              <w:right w:val="nil"/>
            </w:tcBorders>
            <w:shd w:val="clear" w:color="auto" w:fill="auto"/>
            <w:noWrap/>
            <w:vAlign w:val="bottom"/>
            <w:hideMark/>
          </w:tcPr>
          <w:p w14:paraId="0AF0B02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31"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2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723816</w:t>
            </w:r>
          </w:p>
        </w:tc>
        <w:tc>
          <w:tcPr>
            <w:tcW w:w="818" w:type="dxa"/>
            <w:gridSpan w:val="2"/>
            <w:tcBorders>
              <w:top w:val="nil"/>
              <w:left w:val="nil"/>
              <w:bottom w:val="nil"/>
              <w:right w:val="nil"/>
            </w:tcBorders>
            <w:shd w:val="clear" w:color="auto" w:fill="auto"/>
            <w:noWrap/>
            <w:vAlign w:val="bottom"/>
            <w:hideMark/>
          </w:tcPr>
          <w:p w14:paraId="0AF0B02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0.62</w:t>
            </w:r>
          </w:p>
        </w:tc>
        <w:tc>
          <w:tcPr>
            <w:tcW w:w="4955" w:type="dxa"/>
            <w:tcBorders>
              <w:top w:val="nil"/>
              <w:left w:val="nil"/>
              <w:bottom w:val="nil"/>
              <w:right w:val="nil"/>
            </w:tcBorders>
            <w:shd w:val="clear" w:color="auto" w:fill="auto"/>
            <w:noWrap/>
            <w:vAlign w:val="bottom"/>
            <w:hideMark/>
          </w:tcPr>
          <w:p w14:paraId="0AF0B02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Lancaster Gen Wm Fox Field </w:t>
            </w:r>
          </w:p>
        </w:tc>
        <w:tc>
          <w:tcPr>
            <w:tcW w:w="1451" w:type="dxa"/>
            <w:gridSpan w:val="2"/>
            <w:tcBorders>
              <w:top w:val="nil"/>
              <w:left w:val="nil"/>
              <w:bottom w:val="nil"/>
              <w:right w:val="nil"/>
            </w:tcBorders>
            <w:shd w:val="clear" w:color="auto" w:fill="auto"/>
            <w:noWrap/>
            <w:vAlign w:val="bottom"/>
            <w:hideMark/>
          </w:tcPr>
          <w:p w14:paraId="0AF0B02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34.73</w:t>
            </w:r>
          </w:p>
        </w:tc>
        <w:tc>
          <w:tcPr>
            <w:tcW w:w="1420" w:type="dxa"/>
            <w:gridSpan w:val="2"/>
            <w:tcBorders>
              <w:top w:val="nil"/>
              <w:left w:val="nil"/>
              <w:bottom w:val="nil"/>
              <w:right w:val="nil"/>
            </w:tcBorders>
            <w:shd w:val="clear" w:color="auto" w:fill="auto"/>
            <w:noWrap/>
            <w:vAlign w:val="bottom"/>
            <w:hideMark/>
          </w:tcPr>
          <w:p w14:paraId="0AF0B02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–118.22</w:t>
            </w:r>
          </w:p>
        </w:tc>
        <w:tc>
          <w:tcPr>
            <w:tcW w:w="1293" w:type="dxa"/>
            <w:tcBorders>
              <w:top w:val="nil"/>
              <w:left w:val="nil"/>
              <w:bottom w:val="nil"/>
              <w:right w:val="nil"/>
            </w:tcBorders>
            <w:shd w:val="clear" w:color="auto" w:fill="auto"/>
            <w:noWrap/>
            <w:vAlign w:val="bottom"/>
            <w:hideMark/>
          </w:tcPr>
          <w:p w14:paraId="0AF0B03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38"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3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723820</w:t>
            </w:r>
          </w:p>
        </w:tc>
        <w:tc>
          <w:tcPr>
            <w:tcW w:w="818" w:type="dxa"/>
            <w:gridSpan w:val="2"/>
            <w:tcBorders>
              <w:top w:val="nil"/>
              <w:left w:val="nil"/>
              <w:bottom w:val="nil"/>
              <w:right w:val="nil"/>
            </w:tcBorders>
            <w:shd w:val="clear" w:color="auto" w:fill="auto"/>
            <w:noWrap/>
            <w:vAlign w:val="bottom"/>
            <w:hideMark/>
          </w:tcPr>
          <w:p w14:paraId="0AF0B03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0.57</w:t>
            </w:r>
          </w:p>
        </w:tc>
        <w:tc>
          <w:tcPr>
            <w:tcW w:w="4955" w:type="dxa"/>
            <w:tcBorders>
              <w:top w:val="nil"/>
              <w:left w:val="nil"/>
              <w:bottom w:val="nil"/>
              <w:right w:val="nil"/>
            </w:tcBorders>
            <w:shd w:val="clear" w:color="auto" w:fill="auto"/>
            <w:noWrap/>
            <w:vAlign w:val="bottom"/>
            <w:hideMark/>
          </w:tcPr>
          <w:p w14:paraId="0AF0B03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Palmdale Airport </w:t>
            </w:r>
          </w:p>
        </w:tc>
        <w:tc>
          <w:tcPr>
            <w:tcW w:w="1451" w:type="dxa"/>
            <w:gridSpan w:val="2"/>
            <w:tcBorders>
              <w:top w:val="nil"/>
              <w:left w:val="nil"/>
              <w:bottom w:val="nil"/>
              <w:right w:val="nil"/>
            </w:tcBorders>
            <w:shd w:val="clear" w:color="auto" w:fill="auto"/>
            <w:noWrap/>
            <w:vAlign w:val="bottom"/>
            <w:hideMark/>
          </w:tcPr>
          <w:p w14:paraId="0AF0B03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34.63</w:t>
            </w:r>
          </w:p>
        </w:tc>
        <w:tc>
          <w:tcPr>
            <w:tcW w:w="1420" w:type="dxa"/>
            <w:gridSpan w:val="2"/>
            <w:tcBorders>
              <w:top w:val="nil"/>
              <w:left w:val="nil"/>
              <w:bottom w:val="nil"/>
              <w:right w:val="nil"/>
            </w:tcBorders>
            <w:shd w:val="clear" w:color="auto" w:fill="auto"/>
            <w:noWrap/>
            <w:vAlign w:val="bottom"/>
            <w:hideMark/>
          </w:tcPr>
          <w:p w14:paraId="0AF0B03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–118.08</w:t>
            </w:r>
          </w:p>
        </w:tc>
        <w:tc>
          <w:tcPr>
            <w:tcW w:w="1293" w:type="dxa"/>
            <w:tcBorders>
              <w:top w:val="nil"/>
              <w:left w:val="nil"/>
              <w:bottom w:val="nil"/>
              <w:right w:val="nil"/>
            </w:tcBorders>
            <w:shd w:val="clear" w:color="auto" w:fill="auto"/>
            <w:noWrap/>
            <w:vAlign w:val="bottom"/>
            <w:hideMark/>
          </w:tcPr>
          <w:p w14:paraId="0AF0B03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3F"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3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723830</w:t>
            </w:r>
          </w:p>
        </w:tc>
        <w:tc>
          <w:tcPr>
            <w:tcW w:w="818" w:type="dxa"/>
            <w:gridSpan w:val="2"/>
            <w:tcBorders>
              <w:top w:val="nil"/>
              <w:left w:val="nil"/>
              <w:bottom w:val="nil"/>
              <w:right w:val="nil"/>
            </w:tcBorders>
            <w:shd w:val="clear" w:color="auto" w:fill="auto"/>
            <w:noWrap/>
            <w:vAlign w:val="bottom"/>
            <w:hideMark/>
          </w:tcPr>
          <w:p w14:paraId="0AF0B03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0.68</w:t>
            </w:r>
          </w:p>
        </w:tc>
        <w:tc>
          <w:tcPr>
            <w:tcW w:w="4955" w:type="dxa"/>
            <w:tcBorders>
              <w:top w:val="nil"/>
              <w:left w:val="nil"/>
              <w:bottom w:val="nil"/>
              <w:right w:val="nil"/>
            </w:tcBorders>
            <w:shd w:val="clear" w:color="auto" w:fill="auto"/>
            <w:noWrap/>
            <w:vAlign w:val="bottom"/>
            <w:hideMark/>
          </w:tcPr>
          <w:p w14:paraId="0AF0B03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Sandberg </w:t>
            </w:r>
          </w:p>
        </w:tc>
        <w:tc>
          <w:tcPr>
            <w:tcW w:w="1451" w:type="dxa"/>
            <w:gridSpan w:val="2"/>
            <w:tcBorders>
              <w:top w:val="nil"/>
              <w:left w:val="nil"/>
              <w:bottom w:val="nil"/>
              <w:right w:val="nil"/>
            </w:tcBorders>
            <w:shd w:val="clear" w:color="auto" w:fill="auto"/>
            <w:noWrap/>
            <w:vAlign w:val="bottom"/>
            <w:hideMark/>
          </w:tcPr>
          <w:p w14:paraId="0AF0B03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34.75</w:t>
            </w:r>
          </w:p>
        </w:tc>
        <w:tc>
          <w:tcPr>
            <w:tcW w:w="1420" w:type="dxa"/>
            <w:gridSpan w:val="2"/>
            <w:tcBorders>
              <w:top w:val="nil"/>
              <w:left w:val="nil"/>
              <w:bottom w:val="nil"/>
              <w:right w:val="nil"/>
            </w:tcBorders>
            <w:shd w:val="clear" w:color="auto" w:fill="auto"/>
            <w:noWrap/>
            <w:vAlign w:val="bottom"/>
            <w:hideMark/>
          </w:tcPr>
          <w:p w14:paraId="0AF0B03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–118.72</w:t>
            </w:r>
          </w:p>
        </w:tc>
        <w:tc>
          <w:tcPr>
            <w:tcW w:w="1293" w:type="dxa"/>
            <w:tcBorders>
              <w:top w:val="nil"/>
              <w:left w:val="nil"/>
              <w:bottom w:val="nil"/>
              <w:right w:val="nil"/>
            </w:tcBorders>
            <w:shd w:val="clear" w:color="auto" w:fill="auto"/>
            <w:noWrap/>
            <w:vAlign w:val="bottom"/>
            <w:hideMark/>
          </w:tcPr>
          <w:p w14:paraId="0AF0B03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46"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4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723840</w:t>
            </w:r>
          </w:p>
        </w:tc>
        <w:tc>
          <w:tcPr>
            <w:tcW w:w="818" w:type="dxa"/>
            <w:gridSpan w:val="2"/>
            <w:tcBorders>
              <w:top w:val="nil"/>
              <w:left w:val="nil"/>
              <w:bottom w:val="nil"/>
              <w:right w:val="nil"/>
            </w:tcBorders>
            <w:shd w:val="clear" w:color="auto" w:fill="auto"/>
            <w:noWrap/>
            <w:vAlign w:val="bottom"/>
            <w:hideMark/>
          </w:tcPr>
          <w:p w14:paraId="0AF0B04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0AF0B04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451" w:type="dxa"/>
            <w:gridSpan w:val="2"/>
            <w:tcBorders>
              <w:top w:val="nil"/>
              <w:left w:val="nil"/>
              <w:bottom w:val="nil"/>
              <w:right w:val="nil"/>
            </w:tcBorders>
            <w:shd w:val="clear" w:color="auto" w:fill="auto"/>
            <w:noWrap/>
            <w:vAlign w:val="bottom"/>
            <w:hideMark/>
          </w:tcPr>
          <w:p w14:paraId="0AF0B04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35.43</w:t>
            </w:r>
          </w:p>
        </w:tc>
        <w:tc>
          <w:tcPr>
            <w:tcW w:w="1420" w:type="dxa"/>
            <w:gridSpan w:val="2"/>
            <w:tcBorders>
              <w:top w:val="nil"/>
              <w:left w:val="nil"/>
              <w:bottom w:val="nil"/>
              <w:right w:val="nil"/>
            </w:tcBorders>
            <w:shd w:val="clear" w:color="auto" w:fill="auto"/>
            <w:noWrap/>
            <w:vAlign w:val="bottom"/>
            <w:hideMark/>
          </w:tcPr>
          <w:p w14:paraId="0AF0B04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–119.05</w:t>
            </w:r>
          </w:p>
        </w:tc>
        <w:tc>
          <w:tcPr>
            <w:tcW w:w="1293" w:type="dxa"/>
            <w:tcBorders>
              <w:top w:val="nil"/>
              <w:left w:val="nil"/>
              <w:bottom w:val="nil"/>
              <w:right w:val="nil"/>
            </w:tcBorders>
            <w:shd w:val="clear" w:color="auto" w:fill="auto"/>
            <w:noWrap/>
            <w:vAlign w:val="bottom"/>
            <w:hideMark/>
          </w:tcPr>
          <w:p w14:paraId="0AF0B04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4D"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4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723890</w:t>
            </w:r>
          </w:p>
        </w:tc>
        <w:tc>
          <w:tcPr>
            <w:tcW w:w="818" w:type="dxa"/>
            <w:gridSpan w:val="2"/>
            <w:tcBorders>
              <w:top w:val="nil"/>
              <w:left w:val="nil"/>
              <w:bottom w:val="nil"/>
              <w:right w:val="nil"/>
            </w:tcBorders>
            <w:shd w:val="clear" w:color="auto" w:fill="auto"/>
            <w:noWrap/>
            <w:vAlign w:val="bottom"/>
            <w:hideMark/>
          </w:tcPr>
          <w:p w14:paraId="0AF0B04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B04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451" w:type="dxa"/>
            <w:gridSpan w:val="2"/>
            <w:tcBorders>
              <w:top w:val="nil"/>
              <w:left w:val="nil"/>
              <w:bottom w:val="nil"/>
              <w:right w:val="nil"/>
            </w:tcBorders>
            <w:shd w:val="clear" w:color="auto" w:fill="auto"/>
            <w:noWrap/>
            <w:vAlign w:val="bottom"/>
            <w:hideMark/>
          </w:tcPr>
          <w:p w14:paraId="0AF0B04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36.78</w:t>
            </w:r>
          </w:p>
        </w:tc>
        <w:tc>
          <w:tcPr>
            <w:tcW w:w="1420" w:type="dxa"/>
            <w:gridSpan w:val="2"/>
            <w:tcBorders>
              <w:top w:val="nil"/>
              <w:left w:val="nil"/>
              <w:bottom w:val="nil"/>
              <w:right w:val="nil"/>
            </w:tcBorders>
            <w:shd w:val="clear" w:color="auto" w:fill="auto"/>
            <w:noWrap/>
            <w:vAlign w:val="bottom"/>
            <w:hideMark/>
          </w:tcPr>
          <w:p w14:paraId="0AF0B04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–119.72</w:t>
            </w:r>
          </w:p>
        </w:tc>
        <w:tc>
          <w:tcPr>
            <w:tcW w:w="1293" w:type="dxa"/>
            <w:tcBorders>
              <w:top w:val="nil"/>
              <w:left w:val="nil"/>
              <w:bottom w:val="nil"/>
              <w:right w:val="nil"/>
            </w:tcBorders>
            <w:shd w:val="clear" w:color="auto" w:fill="auto"/>
            <w:noWrap/>
            <w:vAlign w:val="bottom"/>
            <w:hideMark/>
          </w:tcPr>
          <w:p w14:paraId="0AF0B04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54"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4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723895</w:t>
            </w:r>
          </w:p>
        </w:tc>
        <w:tc>
          <w:tcPr>
            <w:tcW w:w="818" w:type="dxa"/>
            <w:gridSpan w:val="2"/>
            <w:tcBorders>
              <w:top w:val="nil"/>
              <w:left w:val="nil"/>
              <w:bottom w:val="nil"/>
              <w:right w:val="nil"/>
            </w:tcBorders>
            <w:shd w:val="clear" w:color="auto" w:fill="auto"/>
            <w:noWrap/>
            <w:vAlign w:val="bottom"/>
            <w:hideMark/>
          </w:tcPr>
          <w:p w14:paraId="0AF0B04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0AF0B05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Porterville (AWOS) </w:t>
            </w:r>
          </w:p>
        </w:tc>
        <w:tc>
          <w:tcPr>
            <w:tcW w:w="1451" w:type="dxa"/>
            <w:gridSpan w:val="2"/>
            <w:tcBorders>
              <w:top w:val="nil"/>
              <w:left w:val="nil"/>
              <w:bottom w:val="nil"/>
              <w:right w:val="nil"/>
            </w:tcBorders>
            <w:shd w:val="clear" w:color="auto" w:fill="auto"/>
            <w:noWrap/>
            <w:vAlign w:val="bottom"/>
            <w:hideMark/>
          </w:tcPr>
          <w:p w14:paraId="0AF0B05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36.03</w:t>
            </w:r>
          </w:p>
        </w:tc>
        <w:tc>
          <w:tcPr>
            <w:tcW w:w="1420" w:type="dxa"/>
            <w:gridSpan w:val="2"/>
            <w:tcBorders>
              <w:top w:val="nil"/>
              <w:left w:val="nil"/>
              <w:bottom w:val="nil"/>
              <w:right w:val="nil"/>
            </w:tcBorders>
            <w:shd w:val="clear" w:color="auto" w:fill="auto"/>
            <w:noWrap/>
            <w:vAlign w:val="bottom"/>
            <w:hideMark/>
          </w:tcPr>
          <w:p w14:paraId="0AF0B05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–119.07</w:t>
            </w:r>
          </w:p>
        </w:tc>
        <w:tc>
          <w:tcPr>
            <w:tcW w:w="1293" w:type="dxa"/>
            <w:tcBorders>
              <w:top w:val="nil"/>
              <w:left w:val="nil"/>
              <w:bottom w:val="nil"/>
              <w:right w:val="nil"/>
            </w:tcBorders>
            <w:shd w:val="clear" w:color="auto" w:fill="auto"/>
            <w:noWrap/>
            <w:vAlign w:val="bottom"/>
            <w:hideMark/>
          </w:tcPr>
          <w:p w14:paraId="0AF0B05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5B"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5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723896</w:t>
            </w:r>
          </w:p>
        </w:tc>
        <w:tc>
          <w:tcPr>
            <w:tcW w:w="818" w:type="dxa"/>
            <w:gridSpan w:val="2"/>
            <w:tcBorders>
              <w:top w:val="nil"/>
              <w:left w:val="nil"/>
              <w:bottom w:val="nil"/>
              <w:right w:val="nil"/>
            </w:tcBorders>
            <w:shd w:val="clear" w:color="auto" w:fill="auto"/>
            <w:noWrap/>
            <w:vAlign w:val="bottom"/>
            <w:hideMark/>
          </w:tcPr>
          <w:p w14:paraId="0AF0B05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0AF0B05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Visalia Muni (AWOS) </w:t>
            </w:r>
          </w:p>
        </w:tc>
        <w:tc>
          <w:tcPr>
            <w:tcW w:w="1451" w:type="dxa"/>
            <w:gridSpan w:val="2"/>
            <w:tcBorders>
              <w:top w:val="nil"/>
              <w:left w:val="nil"/>
              <w:bottom w:val="nil"/>
              <w:right w:val="nil"/>
            </w:tcBorders>
            <w:shd w:val="clear" w:color="auto" w:fill="auto"/>
            <w:noWrap/>
            <w:vAlign w:val="bottom"/>
            <w:hideMark/>
          </w:tcPr>
          <w:p w14:paraId="0AF0B05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36.32</w:t>
            </w:r>
          </w:p>
        </w:tc>
        <w:tc>
          <w:tcPr>
            <w:tcW w:w="1420" w:type="dxa"/>
            <w:gridSpan w:val="2"/>
            <w:tcBorders>
              <w:top w:val="nil"/>
              <w:left w:val="nil"/>
              <w:bottom w:val="nil"/>
              <w:right w:val="nil"/>
            </w:tcBorders>
            <w:shd w:val="clear" w:color="auto" w:fill="auto"/>
            <w:noWrap/>
            <w:vAlign w:val="bottom"/>
            <w:hideMark/>
          </w:tcPr>
          <w:p w14:paraId="0AF0B05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–119.40</w:t>
            </w:r>
          </w:p>
        </w:tc>
        <w:tc>
          <w:tcPr>
            <w:tcW w:w="1293" w:type="dxa"/>
            <w:tcBorders>
              <w:top w:val="nil"/>
              <w:left w:val="nil"/>
              <w:bottom w:val="nil"/>
              <w:right w:val="nil"/>
            </w:tcBorders>
            <w:shd w:val="clear" w:color="auto" w:fill="auto"/>
            <w:noWrap/>
            <w:vAlign w:val="bottom"/>
            <w:hideMark/>
          </w:tcPr>
          <w:p w14:paraId="0AF0B05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62"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5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723910</w:t>
            </w:r>
          </w:p>
        </w:tc>
        <w:tc>
          <w:tcPr>
            <w:tcW w:w="818" w:type="dxa"/>
            <w:gridSpan w:val="2"/>
            <w:tcBorders>
              <w:top w:val="nil"/>
              <w:left w:val="nil"/>
              <w:bottom w:val="nil"/>
              <w:right w:val="nil"/>
            </w:tcBorders>
            <w:shd w:val="clear" w:color="auto" w:fill="auto"/>
            <w:noWrap/>
            <w:vAlign w:val="bottom"/>
            <w:hideMark/>
          </w:tcPr>
          <w:p w14:paraId="0AF0B05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B05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Point Mugu Nf </w:t>
            </w:r>
          </w:p>
        </w:tc>
        <w:tc>
          <w:tcPr>
            <w:tcW w:w="1451" w:type="dxa"/>
            <w:gridSpan w:val="2"/>
            <w:tcBorders>
              <w:top w:val="nil"/>
              <w:left w:val="nil"/>
              <w:bottom w:val="nil"/>
              <w:right w:val="nil"/>
            </w:tcBorders>
            <w:shd w:val="clear" w:color="auto" w:fill="auto"/>
            <w:noWrap/>
            <w:vAlign w:val="bottom"/>
            <w:hideMark/>
          </w:tcPr>
          <w:p w14:paraId="0AF0B05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34.12</w:t>
            </w:r>
          </w:p>
        </w:tc>
        <w:tc>
          <w:tcPr>
            <w:tcW w:w="1420" w:type="dxa"/>
            <w:gridSpan w:val="2"/>
            <w:tcBorders>
              <w:top w:val="nil"/>
              <w:left w:val="nil"/>
              <w:bottom w:val="nil"/>
              <w:right w:val="nil"/>
            </w:tcBorders>
            <w:shd w:val="clear" w:color="auto" w:fill="auto"/>
            <w:noWrap/>
            <w:vAlign w:val="bottom"/>
            <w:hideMark/>
          </w:tcPr>
          <w:p w14:paraId="0AF0B06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–119.12</w:t>
            </w:r>
          </w:p>
        </w:tc>
        <w:tc>
          <w:tcPr>
            <w:tcW w:w="1293" w:type="dxa"/>
            <w:tcBorders>
              <w:top w:val="nil"/>
              <w:left w:val="nil"/>
              <w:bottom w:val="nil"/>
              <w:right w:val="nil"/>
            </w:tcBorders>
            <w:shd w:val="clear" w:color="auto" w:fill="auto"/>
            <w:noWrap/>
            <w:vAlign w:val="bottom"/>
            <w:hideMark/>
          </w:tcPr>
          <w:p w14:paraId="0AF0B06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69"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6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723925</w:t>
            </w:r>
          </w:p>
        </w:tc>
        <w:tc>
          <w:tcPr>
            <w:tcW w:w="818" w:type="dxa"/>
            <w:gridSpan w:val="2"/>
            <w:tcBorders>
              <w:top w:val="nil"/>
              <w:left w:val="nil"/>
              <w:bottom w:val="nil"/>
              <w:right w:val="nil"/>
            </w:tcBorders>
            <w:shd w:val="clear" w:color="auto" w:fill="auto"/>
            <w:noWrap/>
            <w:vAlign w:val="bottom"/>
            <w:hideMark/>
          </w:tcPr>
          <w:p w14:paraId="0AF0B06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0.44</w:t>
            </w:r>
          </w:p>
        </w:tc>
        <w:tc>
          <w:tcPr>
            <w:tcW w:w="4955" w:type="dxa"/>
            <w:tcBorders>
              <w:top w:val="nil"/>
              <w:left w:val="nil"/>
              <w:bottom w:val="nil"/>
              <w:right w:val="nil"/>
            </w:tcBorders>
            <w:shd w:val="clear" w:color="auto" w:fill="auto"/>
            <w:noWrap/>
            <w:vAlign w:val="bottom"/>
            <w:hideMark/>
          </w:tcPr>
          <w:p w14:paraId="0AF0B065"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51" w:type="dxa"/>
            <w:gridSpan w:val="2"/>
            <w:tcBorders>
              <w:top w:val="nil"/>
              <w:left w:val="nil"/>
              <w:bottom w:val="nil"/>
              <w:right w:val="nil"/>
            </w:tcBorders>
            <w:shd w:val="clear" w:color="auto" w:fill="auto"/>
            <w:noWrap/>
            <w:vAlign w:val="bottom"/>
            <w:hideMark/>
          </w:tcPr>
          <w:p w14:paraId="0AF0B06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34.43</w:t>
            </w:r>
          </w:p>
        </w:tc>
        <w:tc>
          <w:tcPr>
            <w:tcW w:w="1420" w:type="dxa"/>
            <w:gridSpan w:val="2"/>
            <w:tcBorders>
              <w:top w:val="nil"/>
              <w:left w:val="nil"/>
              <w:bottom w:val="nil"/>
              <w:right w:val="nil"/>
            </w:tcBorders>
            <w:shd w:val="clear" w:color="auto" w:fill="auto"/>
            <w:noWrap/>
            <w:vAlign w:val="bottom"/>
            <w:hideMark/>
          </w:tcPr>
          <w:p w14:paraId="0AF0B06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–119.85</w:t>
            </w:r>
          </w:p>
        </w:tc>
        <w:tc>
          <w:tcPr>
            <w:tcW w:w="1293" w:type="dxa"/>
            <w:tcBorders>
              <w:top w:val="nil"/>
              <w:left w:val="nil"/>
              <w:bottom w:val="nil"/>
              <w:right w:val="nil"/>
            </w:tcBorders>
            <w:shd w:val="clear" w:color="auto" w:fill="auto"/>
            <w:noWrap/>
            <w:vAlign w:val="bottom"/>
            <w:hideMark/>
          </w:tcPr>
          <w:p w14:paraId="0AF0B06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70"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6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723926</w:t>
            </w:r>
          </w:p>
        </w:tc>
        <w:tc>
          <w:tcPr>
            <w:tcW w:w="818" w:type="dxa"/>
            <w:gridSpan w:val="2"/>
            <w:tcBorders>
              <w:top w:val="nil"/>
              <w:left w:val="nil"/>
              <w:bottom w:val="nil"/>
              <w:right w:val="nil"/>
            </w:tcBorders>
            <w:shd w:val="clear" w:color="auto" w:fill="auto"/>
            <w:noWrap/>
            <w:vAlign w:val="bottom"/>
            <w:hideMark/>
          </w:tcPr>
          <w:p w14:paraId="0AF0B06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0AF0B06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Camarillo (AWOS) </w:t>
            </w:r>
          </w:p>
        </w:tc>
        <w:tc>
          <w:tcPr>
            <w:tcW w:w="1451" w:type="dxa"/>
            <w:gridSpan w:val="2"/>
            <w:tcBorders>
              <w:top w:val="nil"/>
              <w:left w:val="nil"/>
              <w:bottom w:val="nil"/>
              <w:right w:val="nil"/>
            </w:tcBorders>
            <w:shd w:val="clear" w:color="auto" w:fill="auto"/>
            <w:noWrap/>
            <w:vAlign w:val="bottom"/>
            <w:hideMark/>
          </w:tcPr>
          <w:p w14:paraId="0AF0B06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34.22</w:t>
            </w:r>
          </w:p>
        </w:tc>
        <w:tc>
          <w:tcPr>
            <w:tcW w:w="1420" w:type="dxa"/>
            <w:gridSpan w:val="2"/>
            <w:tcBorders>
              <w:top w:val="nil"/>
              <w:left w:val="nil"/>
              <w:bottom w:val="nil"/>
              <w:right w:val="nil"/>
            </w:tcBorders>
            <w:shd w:val="clear" w:color="auto" w:fill="auto"/>
            <w:noWrap/>
            <w:vAlign w:val="bottom"/>
            <w:hideMark/>
          </w:tcPr>
          <w:p w14:paraId="0AF0B06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–119.08</w:t>
            </w:r>
          </w:p>
        </w:tc>
        <w:tc>
          <w:tcPr>
            <w:tcW w:w="1293" w:type="dxa"/>
            <w:tcBorders>
              <w:top w:val="nil"/>
              <w:left w:val="nil"/>
              <w:bottom w:val="nil"/>
              <w:right w:val="nil"/>
            </w:tcBorders>
            <w:shd w:val="clear" w:color="auto" w:fill="auto"/>
            <w:noWrap/>
            <w:vAlign w:val="bottom"/>
            <w:hideMark/>
          </w:tcPr>
          <w:p w14:paraId="0AF0B06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77"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7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723927</w:t>
            </w:r>
          </w:p>
        </w:tc>
        <w:tc>
          <w:tcPr>
            <w:tcW w:w="818" w:type="dxa"/>
            <w:gridSpan w:val="2"/>
            <w:tcBorders>
              <w:top w:val="nil"/>
              <w:left w:val="nil"/>
              <w:bottom w:val="nil"/>
              <w:right w:val="nil"/>
            </w:tcBorders>
            <w:shd w:val="clear" w:color="auto" w:fill="auto"/>
            <w:noWrap/>
            <w:vAlign w:val="bottom"/>
            <w:hideMark/>
          </w:tcPr>
          <w:p w14:paraId="0AF0B07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B073"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Oxnard Airport </w:t>
            </w:r>
          </w:p>
        </w:tc>
        <w:tc>
          <w:tcPr>
            <w:tcW w:w="1451" w:type="dxa"/>
            <w:gridSpan w:val="2"/>
            <w:tcBorders>
              <w:top w:val="nil"/>
              <w:left w:val="nil"/>
              <w:bottom w:val="nil"/>
              <w:right w:val="nil"/>
            </w:tcBorders>
            <w:shd w:val="clear" w:color="auto" w:fill="auto"/>
            <w:noWrap/>
            <w:vAlign w:val="bottom"/>
            <w:hideMark/>
          </w:tcPr>
          <w:p w14:paraId="0AF0B07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34.2</w:t>
            </w:r>
          </w:p>
        </w:tc>
        <w:tc>
          <w:tcPr>
            <w:tcW w:w="1420" w:type="dxa"/>
            <w:gridSpan w:val="2"/>
            <w:tcBorders>
              <w:top w:val="nil"/>
              <w:left w:val="nil"/>
              <w:bottom w:val="nil"/>
              <w:right w:val="nil"/>
            </w:tcBorders>
            <w:shd w:val="clear" w:color="auto" w:fill="auto"/>
            <w:noWrap/>
            <w:vAlign w:val="bottom"/>
            <w:hideMark/>
          </w:tcPr>
          <w:p w14:paraId="0AF0B07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–119.20</w:t>
            </w:r>
          </w:p>
        </w:tc>
        <w:tc>
          <w:tcPr>
            <w:tcW w:w="1293" w:type="dxa"/>
            <w:tcBorders>
              <w:top w:val="nil"/>
              <w:left w:val="nil"/>
              <w:bottom w:val="nil"/>
              <w:right w:val="nil"/>
            </w:tcBorders>
            <w:shd w:val="clear" w:color="auto" w:fill="auto"/>
            <w:noWrap/>
            <w:vAlign w:val="bottom"/>
            <w:hideMark/>
          </w:tcPr>
          <w:p w14:paraId="0AF0B07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7E"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7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723940</w:t>
            </w:r>
          </w:p>
        </w:tc>
        <w:tc>
          <w:tcPr>
            <w:tcW w:w="818" w:type="dxa"/>
            <w:gridSpan w:val="2"/>
            <w:tcBorders>
              <w:top w:val="nil"/>
              <w:left w:val="nil"/>
              <w:bottom w:val="nil"/>
              <w:right w:val="nil"/>
            </w:tcBorders>
            <w:shd w:val="clear" w:color="auto" w:fill="auto"/>
            <w:noWrap/>
            <w:vAlign w:val="bottom"/>
            <w:hideMark/>
          </w:tcPr>
          <w:p w14:paraId="0AF0B07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0.52</w:t>
            </w:r>
          </w:p>
        </w:tc>
        <w:tc>
          <w:tcPr>
            <w:tcW w:w="4955" w:type="dxa"/>
            <w:tcBorders>
              <w:top w:val="nil"/>
              <w:left w:val="nil"/>
              <w:bottom w:val="nil"/>
              <w:right w:val="nil"/>
            </w:tcBorders>
            <w:shd w:val="clear" w:color="auto" w:fill="auto"/>
            <w:noWrap/>
            <w:vAlign w:val="bottom"/>
            <w:hideMark/>
          </w:tcPr>
          <w:p w14:paraId="0AF0B07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Maria Public Arpt </w:t>
            </w:r>
          </w:p>
        </w:tc>
        <w:tc>
          <w:tcPr>
            <w:tcW w:w="1451" w:type="dxa"/>
            <w:gridSpan w:val="2"/>
            <w:tcBorders>
              <w:top w:val="nil"/>
              <w:left w:val="nil"/>
              <w:bottom w:val="nil"/>
              <w:right w:val="nil"/>
            </w:tcBorders>
            <w:shd w:val="clear" w:color="auto" w:fill="auto"/>
            <w:noWrap/>
            <w:vAlign w:val="bottom"/>
            <w:hideMark/>
          </w:tcPr>
          <w:p w14:paraId="0AF0B07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34.92</w:t>
            </w:r>
          </w:p>
        </w:tc>
        <w:tc>
          <w:tcPr>
            <w:tcW w:w="1420" w:type="dxa"/>
            <w:gridSpan w:val="2"/>
            <w:tcBorders>
              <w:top w:val="nil"/>
              <w:left w:val="nil"/>
              <w:bottom w:val="nil"/>
              <w:right w:val="nil"/>
            </w:tcBorders>
            <w:shd w:val="clear" w:color="auto" w:fill="auto"/>
            <w:noWrap/>
            <w:vAlign w:val="bottom"/>
            <w:hideMark/>
          </w:tcPr>
          <w:p w14:paraId="0AF0B07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bottom"/>
            <w:hideMark/>
          </w:tcPr>
          <w:p w14:paraId="0AF0B07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85"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7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723965</w:t>
            </w:r>
          </w:p>
        </w:tc>
        <w:tc>
          <w:tcPr>
            <w:tcW w:w="818" w:type="dxa"/>
            <w:gridSpan w:val="2"/>
            <w:tcBorders>
              <w:top w:val="nil"/>
              <w:left w:val="nil"/>
              <w:bottom w:val="nil"/>
              <w:right w:val="nil"/>
            </w:tcBorders>
            <w:shd w:val="clear" w:color="auto" w:fill="auto"/>
            <w:noWrap/>
            <w:vAlign w:val="bottom"/>
            <w:hideMark/>
          </w:tcPr>
          <w:p w14:paraId="0AF0B08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0AF0B081"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Paso Robles Municipal Arpt </w:t>
            </w:r>
          </w:p>
        </w:tc>
        <w:tc>
          <w:tcPr>
            <w:tcW w:w="1451" w:type="dxa"/>
            <w:gridSpan w:val="2"/>
            <w:tcBorders>
              <w:top w:val="nil"/>
              <w:left w:val="nil"/>
              <w:bottom w:val="nil"/>
              <w:right w:val="nil"/>
            </w:tcBorders>
            <w:shd w:val="clear" w:color="auto" w:fill="auto"/>
            <w:noWrap/>
            <w:vAlign w:val="bottom"/>
            <w:hideMark/>
          </w:tcPr>
          <w:p w14:paraId="0AF0B08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35.67</w:t>
            </w:r>
          </w:p>
        </w:tc>
        <w:tc>
          <w:tcPr>
            <w:tcW w:w="1420" w:type="dxa"/>
            <w:gridSpan w:val="2"/>
            <w:tcBorders>
              <w:top w:val="nil"/>
              <w:left w:val="nil"/>
              <w:bottom w:val="nil"/>
              <w:right w:val="nil"/>
            </w:tcBorders>
            <w:shd w:val="clear" w:color="auto" w:fill="auto"/>
            <w:noWrap/>
            <w:vAlign w:val="bottom"/>
            <w:hideMark/>
          </w:tcPr>
          <w:p w14:paraId="0AF0B08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bottom"/>
            <w:hideMark/>
          </w:tcPr>
          <w:p w14:paraId="0AF0B08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8C"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8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724800</w:t>
            </w:r>
          </w:p>
        </w:tc>
        <w:tc>
          <w:tcPr>
            <w:tcW w:w="818" w:type="dxa"/>
            <w:gridSpan w:val="2"/>
            <w:tcBorders>
              <w:top w:val="nil"/>
              <w:left w:val="nil"/>
              <w:bottom w:val="nil"/>
              <w:right w:val="nil"/>
            </w:tcBorders>
            <w:shd w:val="clear" w:color="auto" w:fill="auto"/>
            <w:noWrap/>
            <w:vAlign w:val="bottom"/>
            <w:hideMark/>
          </w:tcPr>
          <w:p w14:paraId="0AF0B08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0AF0B08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Bishop Airport </w:t>
            </w:r>
          </w:p>
        </w:tc>
        <w:tc>
          <w:tcPr>
            <w:tcW w:w="1451" w:type="dxa"/>
            <w:gridSpan w:val="2"/>
            <w:tcBorders>
              <w:top w:val="nil"/>
              <w:left w:val="nil"/>
              <w:bottom w:val="nil"/>
              <w:right w:val="nil"/>
            </w:tcBorders>
            <w:shd w:val="clear" w:color="auto" w:fill="auto"/>
            <w:noWrap/>
            <w:vAlign w:val="bottom"/>
            <w:hideMark/>
          </w:tcPr>
          <w:p w14:paraId="0AF0B08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bottom"/>
            <w:hideMark/>
          </w:tcPr>
          <w:p w14:paraId="0AF0B08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bottom w:val="nil"/>
              <w:right w:val="nil"/>
            </w:tcBorders>
            <w:shd w:val="clear" w:color="auto" w:fill="auto"/>
            <w:noWrap/>
            <w:vAlign w:val="bottom"/>
            <w:hideMark/>
          </w:tcPr>
          <w:p w14:paraId="0AF0B08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93"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8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724815</w:t>
            </w:r>
          </w:p>
        </w:tc>
        <w:tc>
          <w:tcPr>
            <w:tcW w:w="818" w:type="dxa"/>
            <w:gridSpan w:val="2"/>
            <w:tcBorders>
              <w:top w:val="nil"/>
              <w:left w:val="nil"/>
              <w:bottom w:val="nil"/>
              <w:right w:val="nil"/>
            </w:tcBorders>
            <w:shd w:val="clear" w:color="auto" w:fill="auto"/>
            <w:noWrap/>
            <w:vAlign w:val="bottom"/>
            <w:hideMark/>
          </w:tcPr>
          <w:p w14:paraId="0AF0B08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0.46</w:t>
            </w:r>
          </w:p>
        </w:tc>
        <w:tc>
          <w:tcPr>
            <w:tcW w:w="4955" w:type="dxa"/>
            <w:tcBorders>
              <w:top w:val="nil"/>
              <w:left w:val="nil"/>
              <w:bottom w:val="nil"/>
              <w:right w:val="nil"/>
            </w:tcBorders>
            <w:shd w:val="clear" w:color="auto" w:fill="auto"/>
            <w:noWrap/>
            <w:vAlign w:val="bottom"/>
            <w:hideMark/>
          </w:tcPr>
          <w:p w14:paraId="0AF0B08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Merced/Macready Fld </w:t>
            </w:r>
          </w:p>
        </w:tc>
        <w:tc>
          <w:tcPr>
            <w:tcW w:w="1451" w:type="dxa"/>
            <w:gridSpan w:val="2"/>
            <w:tcBorders>
              <w:top w:val="nil"/>
              <w:left w:val="nil"/>
              <w:bottom w:val="nil"/>
              <w:right w:val="nil"/>
            </w:tcBorders>
            <w:shd w:val="clear" w:color="auto" w:fill="auto"/>
            <w:noWrap/>
            <w:vAlign w:val="bottom"/>
            <w:hideMark/>
          </w:tcPr>
          <w:p w14:paraId="0AF0B09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37.28</w:t>
            </w:r>
          </w:p>
        </w:tc>
        <w:tc>
          <w:tcPr>
            <w:tcW w:w="1420" w:type="dxa"/>
            <w:gridSpan w:val="2"/>
            <w:tcBorders>
              <w:top w:val="nil"/>
              <w:left w:val="nil"/>
              <w:bottom w:val="nil"/>
              <w:right w:val="nil"/>
            </w:tcBorders>
            <w:shd w:val="clear" w:color="auto" w:fill="auto"/>
            <w:noWrap/>
            <w:vAlign w:val="bottom"/>
            <w:hideMark/>
          </w:tcPr>
          <w:p w14:paraId="0AF0B09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–120.52</w:t>
            </w:r>
          </w:p>
        </w:tc>
        <w:tc>
          <w:tcPr>
            <w:tcW w:w="1293" w:type="dxa"/>
            <w:tcBorders>
              <w:top w:val="nil"/>
              <w:left w:val="nil"/>
              <w:bottom w:val="nil"/>
              <w:right w:val="nil"/>
            </w:tcBorders>
            <w:shd w:val="clear" w:color="auto" w:fill="auto"/>
            <w:noWrap/>
            <w:vAlign w:val="bottom"/>
            <w:hideMark/>
          </w:tcPr>
          <w:p w14:paraId="0AF0B09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9A"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9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724830</w:t>
            </w:r>
          </w:p>
        </w:tc>
        <w:tc>
          <w:tcPr>
            <w:tcW w:w="818" w:type="dxa"/>
            <w:gridSpan w:val="2"/>
            <w:tcBorders>
              <w:top w:val="nil"/>
              <w:left w:val="nil"/>
              <w:bottom w:val="nil"/>
              <w:right w:val="nil"/>
            </w:tcBorders>
            <w:shd w:val="clear" w:color="auto" w:fill="auto"/>
            <w:noWrap/>
            <w:vAlign w:val="bottom"/>
            <w:hideMark/>
          </w:tcPr>
          <w:p w14:paraId="0AF0B09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0AF0B096"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Sacramento Executive Arpt </w:t>
            </w:r>
          </w:p>
        </w:tc>
        <w:tc>
          <w:tcPr>
            <w:tcW w:w="1451" w:type="dxa"/>
            <w:gridSpan w:val="2"/>
            <w:tcBorders>
              <w:top w:val="nil"/>
              <w:left w:val="nil"/>
              <w:bottom w:val="nil"/>
              <w:right w:val="nil"/>
            </w:tcBorders>
            <w:shd w:val="clear" w:color="auto" w:fill="auto"/>
            <w:noWrap/>
            <w:vAlign w:val="bottom"/>
            <w:hideMark/>
          </w:tcPr>
          <w:p w14:paraId="0AF0B09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38.5</w:t>
            </w:r>
          </w:p>
        </w:tc>
        <w:tc>
          <w:tcPr>
            <w:tcW w:w="1420" w:type="dxa"/>
            <w:gridSpan w:val="2"/>
            <w:tcBorders>
              <w:top w:val="nil"/>
              <w:left w:val="nil"/>
              <w:bottom w:val="nil"/>
              <w:right w:val="nil"/>
            </w:tcBorders>
            <w:shd w:val="clear" w:color="auto" w:fill="auto"/>
            <w:noWrap/>
            <w:vAlign w:val="bottom"/>
            <w:hideMark/>
          </w:tcPr>
          <w:p w14:paraId="0AF0B09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–121.50</w:t>
            </w:r>
          </w:p>
        </w:tc>
        <w:tc>
          <w:tcPr>
            <w:tcW w:w="1293" w:type="dxa"/>
            <w:tcBorders>
              <w:top w:val="nil"/>
              <w:left w:val="nil"/>
              <w:bottom w:val="nil"/>
              <w:right w:val="nil"/>
            </w:tcBorders>
            <w:shd w:val="clear" w:color="auto" w:fill="auto"/>
            <w:noWrap/>
            <w:vAlign w:val="bottom"/>
            <w:hideMark/>
          </w:tcPr>
          <w:p w14:paraId="0AF0B09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A1"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9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724837</w:t>
            </w:r>
          </w:p>
        </w:tc>
        <w:tc>
          <w:tcPr>
            <w:tcW w:w="818" w:type="dxa"/>
            <w:gridSpan w:val="2"/>
            <w:tcBorders>
              <w:top w:val="nil"/>
              <w:left w:val="nil"/>
              <w:bottom w:val="nil"/>
              <w:right w:val="nil"/>
            </w:tcBorders>
            <w:shd w:val="clear" w:color="auto" w:fill="auto"/>
            <w:noWrap/>
            <w:vAlign w:val="bottom"/>
            <w:hideMark/>
          </w:tcPr>
          <w:p w14:paraId="0AF0B09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B09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Beale AFB </w:t>
            </w:r>
          </w:p>
        </w:tc>
        <w:tc>
          <w:tcPr>
            <w:tcW w:w="1451" w:type="dxa"/>
            <w:gridSpan w:val="2"/>
            <w:tcBorders>
              <w:top w:val="nil"/>
              <w:left w:val="nil"/>
              <w:bottom w:val="nil"/>
              <w:right w:val="nil"/>
            </w:tcBorders>
            <w:shd w:val="clear" w:color="auto" w:fill="auto"/>
            <w:noWrap/>
            <w:vAlign w:val="bottom"/>
            <w:hideMark/>
          </w:tcPr>
          <w:p w14:paraId="0AF0B09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bottom"/>
            <w:hideMark/>
          </w:tcPr>
          <w:p w14:paraId="0AF0B09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–121.43</w:t>
            </w:r>
          </w:p>
        </w:tc>
        <w:tc>
          <w:tcPr>
            <w:tcW w:w="1293" w:type="dxa"/>
            <w:tcBorders>
              <w:top w:val="nil"/>
              <w:left w:val="nil"/>
              <w:bottom w:val="nil"/>
              <w:right w:val="nil"/>
            </w:tcBorders>
            <w:shd w:val="clear" w:color="auto" w:fill="auto"/>
            <w:noWrap/>
            <w:vAlign w:val="bottom"/>
            <w:hideMark/>
          </w:tcPr>
          <w:p w14:paraId="0AF0B0A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A8"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A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724838</w:t>
            </w:r>
          </w:p>
        </w:tc>
        <w:tc>
          <w:tcPr>
            <w:tcW w:w="818" w:type="dxa"/>
            <w:gridSpan w:val="2"/>
            <w:tcBorders>
              <w:top w:val="nil"/>
              <w:left w:val="nil"/>
              <w:bottom w:val="nil"/>
              <w:right w:val="nil"/>
            </w:tcBorders>
            <w:shd w:val="clear" w:color="auto" w:fill="auto"/>
            <w:noWrap/>
            <w:vAlign w:val="bottom"/>
            <w:hideMark/>
          </w:tcPr>
          <w:p w14:paraId="0AF0B0A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0AF0B0A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Yuba Co </w:t>
            </w:r>
          </w:p>
        </w:tc>
        <w:tc>
          <w:tcPr>
            <w:tcW w:w="1451" w:type="dxa"/>
            <w:gridSpan w:val="2"/>
            <w:tcBorders>
              <w:top w:val="nil"/>
              <w:left w:val="nil"/>
              <w:bottom w:val="nil"/>
              <w:right w:val="nil"/>
            </w:tcBorders>
            <w:shd w:val="clear" w:color="auto" w:fill="auto"/>
            <w:noWrap/>
            <w:vAlign w:val="bottom"/>
            <w:hideMark/>
          </w:tcPr>
          <w:p w14:paraId="0AF0B0A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39.1</w:t>
            </w:r>
          </w:p>
        </w:tc>
        <w:tc>
          <w:tcPr>
            <w:tcW w:w="1420" w:type="dxa"/>
            <w:gridSpan w:val="2"/>
            <w:tcBorders>
              <w:top w:val="nil"/>
              <w:left w:val="nil"/>
              <w:bottom w:val="nil"/>
              <w:right w:val="nil"/>
            </w:tcBorders>
            <w:shd w:val="clear" w:color="auto" w:fill="auto"/>
            <w:noWrap/>
            <w:vAlign w:val="bottom"/>
            <w:hideMark/>
          </w:tcPr>
          <w:p w14:paraId="0AF0B0A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–121.57</w:t>
            </w:r>
          </w:p>
        </w:tc>
        <w:tc>
          <w:tcPr>
            <w:tcW w:w="1293" w:type="dxa"/>
            <w:tcBorders>
              <w:top w:val="nil"/>
              <w:left w:val="nil"/>
              <w:bottom w:val="nil"/>
              <w:right w:val="nil"/>
            </w:tcBorders>
            <w:shd w:val="clear" w:color="auto" w:fill="auto"/>
            <w:noWrap/>
            <w:vAlign w:val="bottom"/>
            <w:hideMark/>
          </w:tcPr>
          <w:p w14:paraId="0AF0B0A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AF"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A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724839</w:t>
            </w:r>
          </w:p>
        </w:tc>
        <w:tc>
          <w:tcPr>
            <w:tcW w:w="818" w:type="dxa"/>
            <w:gridSpan w:val="2"/>
            <w:tcBorders>
              <w:top w:val="nil"/>
              <w:left w:val="nil"/>
              <w:bottom w:val="nil"/>
              <w:right w:val="nil"/>
            </w:tcBorders>
            <w:shd w:val="clear" w:color="auto" w:fill="auto"/>
            <w:noWrap/>
            <w:vAlign w:val="bottom"/>
            <w:hideMark/>
          </w:tcPr>
          <w:p w14:paraId="0AF0B0A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0AF0B0A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51" w:type="dxa"/>
            <w:gridSpan w:val="2"/>
            <w:tcBorders>
              <w:top w:val="nil"/>
              <w:left w:val="nil"/>
              <w:bottom w:val="nil"/>
              <w:right w:val="nil"/>
            </w:tcBorders>
            <w:shd w:val="clear" w:color="auto" w:fill="auto"/>
            <w:noWrap/>
            <w:vAlign w:val="bottom"/>
            <w:hideMark/>
          </w:tcPr>
          <w:p w14:paraId="0AF0B0A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38.7</w:t>
            </w:r>
          </w:p>
        </w:tc>
        <w:tc>
          <w:tcPr>
            <w:tcW w:w="1420" w:type="dxa"/>
            <w:gridSpan w:val="2"/>
            <w:tcBorders>
              <w:top w:val="nil"/>
              <w:left w:val="nil"/>
              <w:bottom w:val="nil"/>
              <w:right w:val="nil"/>
            </w:tcBorders>
            <w:shd w:val="clear" w:color="auto" w:fill="auto"/>
            <w:noWrap/>
            <w:vAlign w:val="bottom"/>
            <w:hideMark/>
          </w:tcPr>
          <w:p w14:paraId="0AF0B0A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–121.58</w:t>
            </w:r>
          </w:p>
        </w:tc>
        <w:tc>
          <w:tcPr>
            <w:tcW w:w="1293" w:type="dxa"/>
            <w:tcBorders>
              <w:top w:val="nil"/>
              <w:left w:val="nil"/>
              <w:bottom w:val="nil"/>
              <w:right w:val="nil"/>
            </w:tcBorders>
            <w:shd w:val="clear" w:color="auto" w:fill="auto"/>
            <w:noWrap/>
            <w:vAlign w:val="bottom"/>
            <w:hideMark/>
          </w:tcPr>
          <w:p w14:paraId="0AF0B0A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B6"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B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724915</w:t>
            </w:r>
          </w:p>
        </w:tc>
        <w:tc>
          <w:tcPr>
            <w:tcW w:w="818" w:type="dxa"/>
            <w:gridSpan w:val="2"/>
            <w:tcBorders>
              <w:top w:val="nil"/>
              <w:left w:val="nil"/>
              <w:bottom w:val="nil"/>
              <w:right w:val="nil"/>
            </w:tcBorders>
            <w:shd w:val="clear" w:color="auto" w:fill="auto"/>
            <w:noWrap/>
            <w:vAlign w:val="bottom"/>
            <w:hideMark/>
          </w:tcPr>
          <w:p w14:paraId="0AF0B0B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0.49</w:t>
            </w:r>
          </w:p>
        </w:tc>
        <w:tc>
          <w:tcPr>
            <w:tcW w:w="4955" w:type="dxa"/>
            <w:tcBorders>
              <w:top w:val="nil"/>
              <w:left w:val="nil"/>
              <w:bottom w:val="nil"/>
              <w:right w:val="nil"/>
            </w:tcBorders>
            <w:shd w:val="clear" w:color="auto" w:fill="auto"/>
            <w:noWrap/>
            <w:vAlign w:val="bottom"/>
            <w:hideMark/>
          </w:tcPr>
          <w:p w14:paraId="0AF0B0B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Monterey Naf </w:t>
            </w:r>
          </w:p>
        </w:tc>
        <w:tc>
          <w:tcPr>
            <w:tcW w:w="1451" w:type="dxa"/>
            <w:gridSpan w:val="2"/>
            <w:tcBorders>
              <w:top w:val="nil"/>
              <w:left w:val="nil"/>
              <w:bottom w:val="nil"/>
              <w:right w:val="nil"/>
            </w:tcBorders>
            <w:shd w:val="clear" w:color="auto" w:fill="auto"/>
            <w:noWrap/>
            <w:vAlign w:val="bottom"/>
            <w:hideMark/>
          </w:tcPr>
          <w:p w14:paraId="0AF0B0B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36.6</w:t>
            </w:r>
          </w:p>
        </w:tc>
        <w:tc>
          <w:tcPr>
            <w:tcW w:w="1420" w:type="dxa"/>
            <w:gridSpan w:val="2"/>
            <w:tcBorders>
              <w:top w:val="nil"/>
              <w:left w:val="nil"/>
              <w:bottom w:val="nil"/>
              <w:right w:val="nil"/>
            </w:tcBorders>
            <w:shd w:val="clear" w:color="auto" w:fill="auto"/>
            <w:noWrap/>
            <w:vAlign w:val="bottom"/>
            <w:hideMark/>
          </w:tcPr>
          <w:p w14:paraId="0AF0B0B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–121.87</w:t>
            </w:r>
          </w:p>
        </w:tc>
        <w:tc>
          <w:tcPr>
            <w:tcW w:w="1293" w:type="dxa"/>
            <w:tcBorders>
              <w:top w:val="nil"/>
              <w:left w:val="nil"/>
              <w:bottom w:val="nil"/>
              <w:right w:val="nil"/>
            </w:tcBorders>
            <w:shd w:val="clear" w:color="auto" w:fill="auto"/>
            <w:noWrap/>
            <w:vAlign w:val="bottom"/>
            <w:hideMark/>
          </w:tcPr>
          <w:p w14:paraId="0AF0B0B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BD"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B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724917</w:t>
            </w:r>
          </w:p>
        </w:tc>
        <w:tc>
          <w:tcPr>
            <w:tcW w:w="818" w:type="dxa"/>
            <w:gridSpan w:val="2"/>
            <w:tcBorders>
              <w:top w:val="nil"/>
              <w:left w:val="nil"/>
              <w:bottom w:val="nil"/>
              <w:right w:val="nil"/>
            </w:tcBorders>
            <w:shd w:val="clear" w:color="auto" w:fill="auto"/>
            <w:noWrap/>
            <w:vAlign w:val="bottom"/>
            <w:hideMark/>
          </w:tcPr>
          <w:p w14:paraId="0AF0B0B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0.54</w:t>
            </w:r>
          </w:p>
        </w:tc>
        <w:tc>
          <w:tcPr>
            <w:tcW w:w="4955" w:type="dxa"/>
            <w:tcBorders>
              <w:top w:val="nil"/>
              <w:left w:val="nil"/>
              <w:bottom w:val="nil"/>
              <w:right w:val="nil"/>
            </w:tcBorders>
            <w:shd w:val="clear" w:color="auto" w:fill="auto"/>
            <w:noWrap/>
            <w:vAlign w:val="bottom"/>
            <w:hideMark/>
          </w:tcPr>
          <w:p w14:paraId="0AF0B0B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Salinas Municipal AP </w:t>
            </w:r>
          </w:p>
        </w:tc>
        <w:tc>
          <w:tcPr>
            <w:tcW w:w="1451" w:type="dxa"/>
            <w:gridSpan w:val="2"/>
            <w:tcBorders>
              <w:top w:val="nil"/>
              <w:left w:val="nil"/>
              <w:bottom w:val="nil"/>
              <w:right w:val="nil"/>
            </w:tcBorders>
            <w:shd w:val="clear" w:color="auto" w:fill="auto"/>
            <w:noWrap/>
            <w:vAlign w:val="bottom"/>
            <w:hideMark/>
          </w:tcPr>
          <w:p w14:paraId="0AF0B0B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36.67</w:t>
            </w:r>
          </w:p>
        </w:tc>
        <w:tc>
          <w:tcPr>
            <w:tcW w:w="1420" w:type="dxa"/>
            <w:gridSpan w:val="2"/>
            <w:tcBorders>
              <w:top w:val="nil"/>
              <w:left w:val="nil"/>
              <w:bottom w:val="nil"/>
              <w:right w:val="nil"/>
            </w:tcBorders>
            <w:shd w:val="clear" w:color="auto" w:fill="auto"/>
            <w:noWrap/>
            <w:vAlign w:val="bottom"/>
            <w:hideMark/>
          </w:tcPr>
          <w:p w14:paraId="0AF0B0B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–121.60</w:t>
            </w:r>
          </w:p>
        </w:tc>
        <w:tc>
          <w:tcPr>
            <w:tcW w:w="1293" w:type="dxa"/>
            <w:tcBorders>
              <w:top w:val="nil"/>
              <w:left w:val="nil"/>
              <w:bottom w:val="nil"/>
              <w:right w:val="nil"/>
            </w:tcBorders>
            <w:shd w:val="clear" w:color="auto" w:fill="auto"/>
            <w:noWrap/>
            <w:vAlign w:val="bottom"/>
            <w:hideMark/>
          </w:tcPr>
          <w:p w14:paraId="0AF0B0B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C4"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B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724920</w:t>
            </w:r>
          </w:p>
        </w:tc>
        <w:tc>
          <w:tcPr>
            <w:tcW w:w="818" w:type="dxa"/>
            <w:gridSpan w:val="2"/>
            <w:tcBorders>
              <w:top w:val="nil"/>
              <w:left w:val="nil"/>
              <w:bottom w:val="nil"/>
              <w:right w:val="nil"/>
            </w:tcBorders>
            <w:shd w:val="clear" w:color="auto" w:fill="auto"/>
            <w:noWrap/>
            <w:vAlign w:val="bottom"/>
            <w:hideMark/>
          </w:tcPr>
          <w:p w14:paraId="0AF0B0B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0AF0B0C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Stockton Metropolitan Arpt </w:t>
            </w:r>
          </w:p>
        </w:tc>
        <w:tc>
          <w:tcPr>
            <w:tcW w:w="1451" w:type="dxa"/>
            <w:gridSpan w:val="2"/>
            <w:tcBorders>
              <w:top w:val="nil"/>
              <w:left w:val="nil"/>
              <w:bottom w:val="nil"/>
              <w:right w:val="nil"/>
            </w:tcBorders>
            <w:shd w:val="clear" w:color="auto" w:fill="auto"/>
            <w:noWrap/>
            <w:vAlign w:val="bottom"/>
            <w:hideMark/>
          </w:tcPr>
          <w:p w14:paraId="0AF0B0C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37.9</w:t>
            </w:r>
          </w:p>
        </w:tc>
        <w:tc>
          <w:tcPr>
            <w:tcW w:w="1420" w:type="dxa"/>
            <w:gridSpan w:val="2"/>
            <w:tcBorders>
              <w:top w:val="nil"/>
              <w:left w:val="nil"/>
              <w:bottom w:val="nil"/>
              <w:right w:val="nil"/>
            </w:tcBorders>
            <w:shd w:val="clear" w:color="auto" w:fill="auto"/>
            <w:noWrap/>
            <w:vAlign w:val="bottom"/>
            <w:hideMark/>
          </w:tcPr>
          <w:p w14:paraId="0AF0B0C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–121.23</w:t>
            </w:r>
          </w:p>
        </w:tc>
        <w:tc>
          <w:tcPr>
            <w:tcW w:w="1293" w:type="dxa"/>
            <w:tcBorders>
              <w:top w:val="nil"/>
              <w:left w:val="nil"/>
              <w:bottom w:val="nil"/>
              <w:right w:val="nil"/>
            </w:tcBorders>
            <w:shd w:val="clear" w:color="auto" w:fill="auto"/>
            <w:noWrap/>
            <w:vAlign w:val="bottom"/>
            <w:hideMark/>
          </w:tcPr>
          <w:p w14:paraId="0AF0B0C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CB"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C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724926</w:t>
            </w:r>
          </w:p>
        </w:tc>
        <w:tc>
          <w:tcPr>
            <w:tcW w:w="818" w:type="dxa"/>
            <w:gridSpan w:val="2"/>
            <w:tcBorders>
              <w:top w:val="nil"/>
              <w:left w:val="nil"/>
              <w:bottom w:val="nil"/>
              <w:right w:val="nil"/>
            </w:tcBorders>
            <w:shd w:val="clear" w:color="auto" w:fill="auto"/>
            <w:noWrap/>
            <w:vAlign w:val="bottom"/>
            <w:hideMark/>
          </w:tcPr>
          <w:p w14:paraId="0AF0B0C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0AF0B0C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Modesto City–County AP </w:t>
            </w:r>
          </w:p>
        </w:tc>
        <w:tc>
          <w:tcPr>
            <w:tcW w:w="1451" w:type="dxa"/>
            <w:gridSpan w:val="2"/>
            <w:tcBorders>
              <w:top w:val="nil"/>
              <w:left w:val="nil"/>
              <w:bottom w:val="nil"/>
              <w:right w:val="nil"/>
            </w:tcBorders>
            <w:shd w:val="clear" w:color="auto" w:fill="auto"/>
            <w:noWrap/>
            <w:vAlign w:val="bottom"/>
            <w:hideMark/>
          </w:tcPr>
          <w:p w14:paraId="0AF0B0C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37.63</w:t>
            </w:r>
          </w:p>
        </w:tc>
        <w:tc>
          <w:tcPr>
            <w:tcW w:w="1420" w:type="dxa"/>
            <w:gridSpan w:val="2"/>
            <w:tcBorders>
              <w:top w:val="nil"/>
              <w:left w:val="nil"/>
              <w:bottom w:val="nil"/>
              <w:right w:val="nil"/>
            </w:tcBorders>
            <w:shd w:val="clear" w:color="auto" w:fill="auto"/>
            <w:noWrap/>
            <w:vAlign w:val="bottom"/>
            <w:hideMark/>
          </w:tcPr>
          <w:p w14:paraId="0AF0B0C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–120.95</w:t>
            </w:r>
          </w:p>
        </w:tc>
        <w:tc>
          <w:tcPr>
            <w:tcW w:w="1293" w:type="dxa"/>
            <w:tcBorders>
              <w:top w:val="nil"/>
              <w:left w:val="nil"/>
              <w:bottom w:val="nil"/>
              <w:right w:val="nil"/>
            </w:tcBorders>
            <w:shd w:val="clear" w:color="auto" w:fill="auto"/>
            <w:noWrap/>
            <w:vAlign w:val="bottom"/>
            <w:hideMark/>
          </w:tcPr>
          <w:p w14:paraId="0AF0B0C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D2"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C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724927</w:t>
            </w:r>
          </w:p>
        </w:tc>
        <w:tc>
          <w:tcPr>
            <w:tcW w:w="818" w:type="dxa"/>
            <w:gridSpan w:val="2"/>
            <w:tcBorders>
              <w:top w:val="nil"/>
              <w:left w:val="nil"/>
              <w:bottom w:val="nil"/>
              <w:right w:val="nil"/>
            </w:tcBorders>
            <w:shd w:val="clear" w:color="auto" w:fill="auto"/>
            <w:noWrap/>
            <w:vAlign w:val="bottom"/>
            <w:hideMark/>
          </w:tcPr>
          <w:p w14:paraId="0AF0B0C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0AF0B0C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Livermore Municipal </w:t>
            </w:r>
          </w:p>
        </w:tc>
        <w:tc>
          <w:tcPr>
            <w:tcW w:w="1451" w:type="dxa"/>
            <w:gridSpan w:val="2"/>
            <w:tcBorders>
              <w:top w:val="nil"/>
              <w:left w:val="nil"/>
              <w:bottom w:val="nil"/>
              <w:right w:val="nil"/>
            </w:tcBorders>
            <w:shd w:val="clear" w:color="auto" w:fill="auto"/>
            <w:noWrap/>
            <w:vAlign w:val="bottom"/>
            <w:hideMark/>
          </w:tcPr>
          <w:p w14:paraId="0AF0B0C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37.7</w:t>
            </w:r>
          </w:p>
        </w:tc>
        <w:tc>
          <w:tcPr>
            <w:tcW w:w="1420" w:type="dxa"/>
            <w:gridSpan w:val="2"/>
            <w:tcBorders>
              <w:top w:val="nil"/>
              <w:left w:val="nil"/>
              <w:bottom w:val="nil"/>
              <w:right w:val="nil"/>
            </w:tcBorders>
            <w:shd w:val="clear" w:color="auto" w:fill="auto"/>
            <w:noWrap/>
            <w:vAlign w:val="bottom"/>
            <w:hideMark/>
          </w:tcPr>
          <w:p w14:paraId="0AF0B0D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–121.82</w:t>
            </w:r>
          </w:p>
        </w:tc>
        <w:tc>
          <w:tcPr>
            <w:tcW w:w="1293" w:type="dxa"/>
            <w:tcBorders>
              <w:top w:val="nil"/>
              <w:left w:val="nil"/>
              <w:bottom w:val="nil"/>
              <w:right w:val="nil"/>
            </w:tcBorders>
            <w:shd w:val="clear" w:color="auto" w:fill="auto"/>
            <w:noWrap/>
            <w:vAlign w:val="bottom"/>
            <w:hideMark/>
          </w:tcPr>
          <w:p w14:paraId="0AF0B0D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D9"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D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724930</w:t>
            </w:r>
          </w:p>
        </w:tc>
        <w:tc>
          <w:tcPr>
            <w:tcW w:w="818" w:type="dxa"/>
            <w:gridSpan w:val="2"/>
            <w:tcBorders>
              <w:top w:val="nil"/>
              <w:left w:val="nil"/>
              <w:bottom w:val="nil"/>
              <w:right w:val="nil"/>
            </w:tcBorders>
            <w:shd w:val="clear" w:color="auto" w:fill="auto"/>
            <w:noWrap/>
            <w:vAlign w:val="bottom"/>
            <w:hideMark/>
          </w:tcPr>
          <w:p w14:paraId="0AF0B0D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0.54</w:t>
            </w:r>
          </w:p>
        </w:tc>
        <w:tc>
          <w:tcPr>
            <w:tcW w:w="4955" w:type="dxa"/>
            <w:tcBorders>
              <w:top w:val="nil"/>
              <w:left w:val="nil"/>
              <w:bottom w:val="nil"/>
              <w:right w:val="nil"/>
            </w:tcBorders>
            <w:shd w:val="clear" w:color="auto" w:fill="auto"/>
            <w:noWrap/>
            <w:vAlign w:val="bottom"/>
            <w:hideMark/>
          </w:tcPr>
          <w:p w14:paraId="0AF0B0D5"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Oakland Metropolitan Arpt </w:t>
            </w:r>
          </w:p>
        </w:tc>
        <w:tc>
          <w:tcPr>
            <w:tcW w:w="1451" w:type="dxa"/>
            <w:gridSpan w:val="2"/>
            <w:tcBorders>
              <w:top w:val="nil"/>
              <w:left w:val="nil"/>
              <w:bottom w:val="nil"/>
              <w:right w:val="nil"/>
            </w:tcBorders>
            <w:shd w:val="clear" w:color="auto" w:fill="auto"/>
            <w:noWrap/>
            <w:vAlign w:val="bottom"/>
            <w:hideMark/>
          </w:tcPr>
          <w:p w14:paraId="0AF0B0D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37.72</w:t>
            </w:r>
          </w:p>
        </w:tc>
        <w:tc>
          <w:tcPr>
            <w:tcW w:w="1420" w:type="dxa"/>
            <w:gridSpan w:val="2"/>
            <w:tcBorders>
              <w:top w:val="nil"/>
              <w:left w:val="nil"/>
              <w:bottom w:val="nil"/>
              <w:right w:val="nil"/>
            </w:tcBorders>
            <w:shd w:val="clear" w:color="auto" w:fill="auto"/>
            <w:noWrap/>
            <w:vAlign w:val="bottom"/>
            <w:hideMark/>
          </w:tcPr>
          <w:p w14:paraId="0AF0B0D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–122.22</w:t>
            </w:r>
          </w:p>
        </w:tc>
        <w:tc>
          <w:tcPr>
            <w:tcW w:w="1293" w:type="dxa"/>
            <w:tcBorders>
              <w:top w:val="nil"/>
              <w:left w:val="nil"/>
              <w:bottom w:val="nil"/>
              <w:right w:val="nil"/>
            </w:tcBorders>
            <w:shd w:val="clear" w:color="auto" w:fill="auto"/>
            <w:noWrap/>
            <w:vAlign w:val="bottom"/>
            <w:hideMark/>
          </w:tcPr>
          <w:p w14:paraId="0AF0B0D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E0" w14:textId="77777777" w:rsidTr="00EC5474">
        <w:trPr>
          <w:trHeight w:val="240"/>
        </w:trPr>
        <w:tc>
          <w:tcPr>
            <w:tcW w:w="984" w:type="dxa"/>
            <w:gridSpan w:val="2"/>
            <w:tcBorders>
              <w:top w:val="nil"/>
              <w:left w:val="nil"/>
              <w:right w:val="nil"/>
            </w:tcBorders>
            <w:shd w:val="clear" w:color="auto" w:fill="auto"/>
            <w:noWrap/>
            <w:vAlign w:val="bottom"/>
            <w:hideMark/>
          </w:tcPr>
          <w:p w14:paraId="0AF0B0D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724935</w:t>
            </w:r>
          </w:p>
        </w:tc>
        <w:tc>
          <w:tcPr>
            <w:tcW w:w="818" w:type="dxa"/>
            <w:gridSpan w:val="2"/>
            <w:tcBorders>
              <w:top w:val="nil"/>
              <w:left w:val="nil"/>
              <w:right w:val="nil"/>
            </w:tcBorders>
            <w:shd w:val="clear" w:color="auto" w:fill="auto"/>
            <w:noWrap/>
            <w:vAlign w:val="bottom"/>
            <w:hideMark/>
          </w:tcPr>
          <w:p w14:paraId="0AF0B0D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right w:val="nil"/>
            </w:tcBorders>
            <w:shd w:val="clear" w:color="auto" w:fill="auto"/>
            <w:noWrap/>
            <w:vAlign w:val="bottom"/>
            <w:hideMark/>
          </w:tcPr>
          <w:p w14:paraId="0AF0B0D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Hayward Air Term </w:t>
            </w:r>
          </w:p>
        </w:tc>
        <w:tc>
          <w:tcPr>
            <w:tcW w:w="1451" w:type="dxa"/>
            <w:gridSpan w:val="2"/>
            <w:tcBorders>
              <w:top w:val="nil"/>
              <w:left w:val="nil"/>
              <w:right w:val="nil"/>
            </w:tcBorders>
            <w:shd w:val="clear" w:color="auto" w:fill="auto"/>
            <w:noWrap/>
            <w:vAlign w:val="bottom"/>
            <w:hideMark/>
          </w:tcPr>
          <w:p w14:paraId="0AF0B0D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37.67</w:t>
            </w:r>
          </w:p>
        </w:tc>
        <w:tc>
          <w:tcPr>
            <w:tcW w:w="1420" w:type="dxa"/>
            <w:gridSpan w:val="2"/>
            <w:tcBorders>
              <w:top w:val="nil"/>
              <w:left w:val="nil"/>
              <w:right w:val="nil"/>
            </w:tcBorders>
            <w:shd w:val="clear" w:color="auto" w:fill="auto"/>
            <w:noWrap/>
            <w:vAlign w:val="bottom"/>
            <w:hideMark/>
          </w:tcPr>
          <w:p w14:paraId="0AF0B0D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–122.12</w:t>
            </w:r>
          </w:p>
        </w:tc>
        <w:tc>
          <w:tcPr>
            <w:tcW w:w="1293" w:type="dxa"/>
            <w:tcBorders>
              <w:top w:val="nil"/>
              <w:left w:val="nil"/>
              <w:right w:val="nil"/>
            </w:tcBorders>
            <w:shd w:val="clear" w:color="auto" w:fill="auto"/>
            <w:noWrap/>
            <w:vAlign w:val="bottom"/>
            <w:hideMark/>
          </w:tcPr>
          <w:p w14:paraId="0AF0B0D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E7"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E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724936</w:t>
            </w:r>
          </w:p>
        </w:tc>
        <w:tc>
          <w:tcPr>
            <w:tcW w:w="818" w:type="dxa"/>
            <w:gridSpan w:val="2"/>
            <w:tcBorders>
              <w:top w:val="nil"/>
              <w:left w:val="nil"/>
              <w:bottom w:val="nil"/>
              <w:right w:val="nil"/>
            </w:tcBorders>
            <w:shd w:val="clear" w:color="auto" w:fill="auto"/>
            <w:noWrap/>
            <w:vAlign w:val="bottom"/>
            <w:hideMark/>
          </w:tcPr>
          <w:p w14:paraId="0AF0B0E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0AF0B0E3"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Concord–Buchanan Field </w:t>
            </w:r>
          </w:p>
        </w:tc>
        <w:tc>
          <w:tcPr>
            <w:tcW w:w="1451" w:type="dxa"/>
            <w:gridSpan w:val="2"/>
            <w:tcBorders>
              <w:top w:val="nil"/>
              <w:left w:val="nil"/>
              <w:bottom w:val="nil"/>
              <w:right w:val="nil"/>
            </w:tcBorders>
            <w:shd w:val="clear" w:color="auto" w:fill="auto"/>
            <w:noWrap/>
            <w:vAlign w:val="bottom"/>
            <w:hideMark/>
          </w:tcPr>
          <w:p w14:paraId="0AF0B0E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w:t>
            </w:r>
          </w:p>
        </w:tc>
        <w:tc>
          <w:tcPr>
            <w:tcW w:w="1420" w:type="dxa"/>
            <w:gridSpan w:val="2"/>
            <w:tcBorders>
              <w:top w:val="nil"/>
              <w:left w:val="nil"/>
              <w:bottom w:val="nil"/>
              <w:right w:val="nil"/>
            </w:tcBorders>
            <w:shd w:val="clear" w:color="auto" w:fill="auto"/>
            <w:noWrap/>
            <w:vAlign w:val="bottom"/>
            <w:hideMark/>
          </w:tcPr>
          <w:p w14:paraId="0AF0B0E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–122.05</w:t>
            </w:r>
          </w:p>
        </w:tc>
        <w:tc>
          <w:tcPr>
            <w:tcW w:w="1293" w:type="dxa"/>
            <w:tcBorders>
              <w:top w:val="nil"/>
              <w:left w:val="nil"/>
              <w:bottom w:val="nil"/>
              <w:right w:val="nil"/>
            </w:tcBorders>
            <w:shd w:val="clear" w:color="auto" w:fill="auto"/>
            <w:noWrap/>
            <w:vAlign w:val="bottom"/>
            <w:hideMark/>
          </w:tcPr>
          <w:p w14:paraId="0AF0B0E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EE" w14:textId="77777777" w:rsidTr="00EC5474">
        <w:trPr>
          <w:trHeight w:val="240"/>
        </w:trPr>
        <w:tc>
          <w:tcPr>
            <w:tcW w:w="984" w:type="dxa"/>
            <w:gridSpan w:val="2"/>
            <w:tcBorders>
              <w:left w:val="nil"/>
              <w:bottom w:val="nil"/>
              <w:right w:val="nil"/>
            </w:tcBorders>
            <w:shd w:val="clear" w:color="auto" w:fill="auto"/>
            <w:noWrap/>
            <w:vAlign w:val="bottom"/>
            <w:hideMark/>
          </w:tcPr>
          <w:p w14:paraId="0AF0B0E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724940</w:t>
            </w:r>
          </w:p>
        </w:tc>
        <w:tc>
          <w:tcPr>
            <w:tcW w:w="818" w:type="dxa"/>
            <w:gridSpan w:val="2"/>
            <w:tcBorders>
              <w:left w:val="nil"/>
              <w:bottom w:val="nil"/>
              <w:right w:val="nil"/>
            </w:tcBorders>
            <w:shd w:val="clear" w:color="auto" w:fill="auto"/>
            <w:noWrap/>
            <w:vAlign w:val="bottom"/>
            <w:hideMark/>
          </w:tcPr>
          <w:p w14:paraId="0AF0B0E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w:t>
            </w:r>
          </w:p>
        </w:tc>
        <w:tc>
          <w:tcPr>
            <w:tcW w:w="4955" w:type="dxa"/>
            <w:tcBorders>
              <w:left w:val="nil"/>
              <w:bottom w:val="nil"/>
              <w:right w:val="nil"/>
            </w:tcBorders>
            <w:shd w:val="clear" w:color="auto" w:fill="auto"/>
            <w:noWrap/>
            <w:vAlign w:val="bottom"/>
            <w:hideMark/>
          </w:tcPr>
          <w:p w14:paraId="0AF0B0E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Francisco Intl AP </w:t>
            </w:r>
          </w:p>
        </w:tc>
        <w:tc>
          <w:tcPr>
            <w:tcW w:w="1451" w:type="dxa"/>
            <w:gridSpan w:val="2"/>
            <w:tcBorders>
              <w:left w:val="nil"/>
              <w:bottom w:val="nil"/>
              <w:right w:val="nil"/>
            </w:tcBorders>
            <w:shd w:val="clear" w:color="auto" w:fill="auto"/>
            <w:noWrap/>
            <w:vAlign w:val="bottom"/>
            <w:hideMark/>
          </w:tcPr>
          <w:p w14:paraId="0AF0B0E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37.62</w:t>
            </w:r>
          </w:p>
        </w:tc>
        <w:tc>
          <w:tcPr>
            <w:tcW w:w="1420" w:type="dxa"/>
            <w:gridSpan w:val="2"/>
            <w:tcBorders>
              <w:left w:val="nil"/>
              <w:bottom w:val="nil"/>
              <w:right w:val="nil"/>
            </w:tcBorders>
            <w:shd w:val="clear" w:color="auto" w:fill="auto"/>
            <w:noWrap/>
            <w:vAlign w:val="bottom"/>
            <w:hideMark/>
          </w:tcPr>
          <w:p w14:paraId="0AF0B0E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–122.40</w:t>
            </w:r>
          </w:p>
        </w:tc>
        <w:tc>
          <w:tcPr>
            <w:tcW w:w="1293" w:type="dxa"/>
            <w:tcBorders>
              <w:left w:val="nil"/>
              <w:bottom w:val="nil"/>
              <w:right w:val="nil"/>
            </w:tcBorders>
            <w:shd w:val="clear" w:color="auto" w:fill="auto"/>
            <w:noWrap/>
            <w:vAlign w:val="bottom"/>
            <w:hideMark/>
          </w:tcPr>
          <w:p w14:paraId="0AF0B0E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F5"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E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724945</w:t>
            </w:r>
          </w:p>
        </w:tc>
        <w:tc>
          <w:tcPr>
            <w:tcW w:w="818" w:type="dxa"/>
            <w:gridSpan w:val="2"/>
            <w:tcBorders>
              <w:top w:val="nil"/>
              <w:left w:val="nil"/>
              <w:bottom w:val="nil"/>
              <w:right w:val="nil"/>
            </w:tcBorders>
            <w:shd w:val="clear" w:color="auto" w:fill="auto"/>
            <w:noWrap/>
            <w:vAlign w:val="bottom"/>
            <w:hideMark/>
          </w:tcPr>
          <w:p w14:paraId="0AF0B0F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0.48</w:t>
            </w:r>
          </w:p>
        </w:tc>
        <w:tc>
          <w:tcPr>
            <w:tcW w:w="4955" w:type="dxa"/>
            <w:tcBorders>
              <w:top w:val="nil"/>
              <w:left w:val="nil"/>
              <w:bottom w:val="nil"/>
              <w:right w:val="nil"/>
            </w:tcBorders>
            <w:shd w:val="clear" w:color="auto" w:fill="auto"/>
            <w:noWrap/>
            <w:vAlign w:val="bottom"/>
            <w:hideMark/>
          </w:tcPr>
          <w:p w14:paraId="0AF0B0F1"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Jose Intl AP </w:t>
            </w:r>
          </w:p>
        </w:tc>
        <w:tc>
          <w:tcPr>
            <w:tcW w:w="1451" w:type="dxa"/>
            <w:gridSpan w:val="2"/>
            <w:tcBorders>
              <w:top w:val="nil"/>
              <w:left w:val="nil"/>
              <w:bottom w:val="nil"/>
              <w:right w:val="nil"/>
            </w:tcBorders>
            <w:shd w:val="clear" w:color="auto" w:fill="auto"/>
            <w:noWrap/>
            <w:vAlign w:val="bottom"/>
            <w:hideMark/>
          </w:tcPr>
          <w:p w14:paraId="0AF0B0F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bottom"/>
            <w:hideMark/>
          </w:tcPr>
          <w:p w14:paraId="0AF0B0F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–121.93</w:t>
            </w:r>
          </w:p>
        </w:tc>
        <w:tc>
          <w:tcPr>
            <w:tcW w:w="1293" w:type="dxa"/>
            <w:tcBorders>
              <w:top w:val="nil"/>
              <w:left w:val="nil"/>
              <w:bottom w:val="nil"/>
              <w:right w:val="nil"/>
            </w:tcBorders>
            <w:shd w:val="clear" w:color="auto" w:fill="auto"/>
            <w:noWrap/>
            <w:vAlign w:val="bottom"/>
            <w:hideMark/>
          </w:tcPr>
          <w:p w14:paraId="0AF0B0F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FC"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F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724955</w:t>
            </w:r>
          </w:p>
        </w:tc>
        <w:tc>
          <w:tcPr>
            <w:tcW w:w="818" w:type="dxa"/>
            <w:gridSpan w:val="2"/>
            <w:tcBorders>
              <w:top w:val="nil"/>
              <w:left w:val="nil"/>
              <w:bottom w:val="nil"/>
              <w:right w:val="nil"/>
            </w:tcBorders>
            <w:shd w:val="clear" w:color="auto" w:fill="auto"/>
            <w:noWrap/>
            <w:vAlign w:val="bottom"/>
            <w:hideMark/>
          </w:tcPr>
          <w:p w14:paraId="0AF0B0F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0AF0B0F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Napa Co. Airport </w:t>
            </w:r>
          </w:p>
        </w:tc>
        <w:tc>
          <w:tcPr>
            <w:tcW w:w="1451" w:type="dxa"/>
            <w:gridSpan w:val="2"/>
            <w:tcBorders>
              <w:top w:val="nil"/>
              <w:left w:val="nil"/>
              <w:bottom w:val="nil"/>
              <w:right w:val="nil"/>
            </w:tcBorders>
            <w:shd w:val="clear" w:color="auto" w:fill="auto"/>
            <w:noWrap/>
            <w:vAlign w:val="bottom"/>
            <w:hideMark/>
          </w:tcPr>
          <w:p w14:paraId="0AF0B0F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38.22</w:t>
            </w:r>
          </w:p>
        </w:tc>
        <w:tc>
          <w:tcPr>
            <w:tcW w:w="1420" w:type="dxa"/>
            <w:gridSpan w:val="2"/>
            <w:tcBorders>
              <w:top w:val="nil"/>
              <w:left w:val="nil"/>
              <w:bottom w:val="nil"/>
              <w:right w:val="nil"/>
            </w:tcBorders>
            <w:shd w:val="clear" w:color="auto" w:fill="auto"/>
            <w:noWrap/>
            <w:vAlign w:val="bottom"/>
            <w:hideMark/>
          </w:tcPr>
          <w:p w14:paraId="0AF0B0F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–122.28</w:t>
            </w:r>
          </w:p>
        </w:tc>
        <w:tc>
          <w:tcPr>
            <w:tcW w:w="1293" w:type="dxa"/>
            <w:tcBorders>
              <w:top w:val="nil"/>
              <w:left w:val="nil"/>
              <w:bottom w:val="nil"/>
              <w:right w:val="nil"/>
            </w:tcBorders>
            <w:shd w:val="clear" w:color="auto" w:fill="auto"/>
            <w:noWrap/>
            <w:vAlign w:val="bottom"/>
            <w:hideMark/>
          </w:tcPr>
          <w:p w14:paraId="0AF0B0F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03"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F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724957</w:t>
            </w:r>
          </w:p>
        </w:tc>
        <w:tc>
          <w:tcPr>
            <w:tcW w:w="818" w:type="dxa"/>
            <w:gridSpan w:val="2"/>
            <w:tcBorders>
              <w:top w:val="nil"/>
              <w:left w:val="nil"/>
              <w:bottom w:val="nil"/>
              <w:right w:val="nil"/>
            </w:tcBorders>
            <w:shd w:val="clear" w:color="auto" w:fill="auto"/>
            <w:noWrap/>
            <w:vAlign w:val="bottom"/>
            <w:hideMark/>
          </w:tcPr>
          <w:p w14:paraId="0AF0B0F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0.49</w:t>
            </w:r>
          </w:p>
        </w:tc>
        <w:tc>
          <w:tcPr>
            <w:tcW w:w="4955" w:type="dxa"/>
            <w:tcBorders>
              <w:top w:val="nil"/>
              <w:left w:val="nil"/>
              <w:bottom w:val="nil"/>
              <w:right w:val="nil"/>
            </w:tcBorders>
            <w:shd w:val="clear" w:color="auto" w:fill="auto"/>
            <w:noWrap/>
            <w:vAlign w:val="bottom"/>
            <w:hideMark/>
          </w:tcPr>
          <w:p w14:paraId="0AF0B0F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Rosa (AWOS) </w:t>
            </w:r>
          </w:p>
        </w:tc>
        <w:tc>
          <w:tcPr>
            <w:tcW w:w="1451" w:type="dxa"/>
            <w:gridSpan w:val="2"/>
            <w:tcBorders>
              <w:top w:val="nil"/>
              <w:left w:val="nil"/>
              <w:bottom w:val="nil"/>
              <w:right w:val="nil"/>
            </w:tcBorders>
            <w:shd w:val="clear" w:color="auto" w:fill="auto"/>
            <w:noWrap/>
            <w:vAlign w:val="bottom"/>
            <w:hideMark/>
          </w:tcPr>
          <w:p w14:paraId="0AF0B10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38.52</w:t>
            </w:r>
          </w:p>
        </w:tc>
        <w:tc>
          <w:tcPr>
            <w:tcW w:w="1420" w:type="dxa"/>
            <w:gridSpan w:val="2"/>
            <w:tcBorders>
              <w:top w:val="nil"/>
              <w:left w:val="nil"/>
              <w:bottom w:val="nil"/>
              <w:right w:val="nil"/>
            </w:tcBorders>
            <w:shd w:val="clear" w:color="auto" w:fill="auto"/>
            <w:noWrap/>
            <w:vAlign w:val="bottom"/>
            <w:hideMark/>
          </w:tcPr>
          <w:p w14:paraId="0AF0B10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–122.82</w:t>
            </w:r>
          </w:p>
        </w:tc>
        <w:tc>
          <w:tcPr>
            <w:tcW w:w="1293" w:type="dxa"/>
            <w:tcBorders>
              <w:top w:val="nil"/>
              <w:left w:val="nil"/>
              <w:bottom w:val="nil"/>
              <w:right w:val="nil"/>
            </w:tcBorders>
            <w:shd w:val="clear" w:color="auto" w:fill="auto"/>
            <w:noWrap/>
            <w:vAlign w:val="bottom"/>
            <w:hideMark/>
          </w:tcPr>
          <w:p w14:paraId="0AF0B10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0A"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0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725845</w:t>
            </w:r>
          </w:p>
        </w:tc>
        <w:tc>
          <w:tcPr>
            <w:tcW w:w="818" w:type="dxa"/>
            <w:gridSpan w:val="2"/>
            <w:tcBorders>
              <w:top w:val="nil"/>
              <w:left w:val="nil"/>
              <w:bottom w:val="nil"/>
              <w:right w:val="nil"/>
            </w:tcBorders>
            <w:shd w:val="clear" w:color="auto" w:fill="auto"/>
            <w:noWrap/>
            <w:vAlign w:val="bottom"/>
            <w:hideMark/>
          </w:tcPr>
          <w:p w14:paraId="0AF0B10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0.44</w:t>
            </w:r>
          </w:p>
        </w:tc>
        <w:tc>
          <w:tcPr>
            <w:tcW w:w="4955" w:type="dxa"/>
            <w:tcBorders>
              <w:top w:val="nil"/>
              <w:left w:val="nil"/>
              <w:bottom w:val="nil"/>
              <w:right w:val="nil"/>
            </w:tcBorders>
            <w:shd w:val="clear" w:color="auto" w:fill="auto"/>
            <w:noWrap/>
            <w:vAlign w:val="bottom"/>
            <w:hideMark/>
          </w:tcPr>
          <w:p w14:paraId="0AF0B106"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Blue Canyon AP </w:t>
            </w:r>
          </w:p>
        </w:tc>
        <w:tc>
          <w:tcPr>
            <w:tcW w:w="1451" w:type="dxa"/>
            <w:gridSpan w:val="2"/>
            <w:tcBorders>
              <w:top w:val="nil"/>
              <w:left w:val="nil"/>
              <w:bottom w:val="nil"/>
              <w:right w:val="nil"/>
            </w:tcBorders>
            <w:shd w:val="clear" w:color="auto" w:fill="auto"/>
            <w:noWrap/>
            <w:vAlign w:val="bottom"/>
            <w:hideMark/>
          </w:tcPr>
          <w:p w14:paraId="0AF0B10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39.3</w:t>
            </w:r>
          </w:p>
        </w:tc>
        <w:tc>
          <w:tcPr>
            <w:tcW w:w="1420" w:type="dxa"/>
            <w:gridSpan w:val="2"/>
            <w:tcBorders>
              <w:top w:val="nil"/>
              <w:left w:val="nil"/>
              <w:bottom w:val="nil"/>
              <w:right w:val="nil"/>
            </w:tcBorders>
            <w:shd w:val="clear" w:color="auto" w:fill="auto"/>
            <w:noWrap/>
            <w:vAlign w:val="bottom"/>
            <w:hideMark/>
          </w:tcPr>
          <w:p w14:paraId="0AF0B10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–120.72</w:t>
            </w:r>
          </w:p>
        </w:tc>
        <w:tc>
          <w:tcPr>
            <w:tcW w:w="1293" w:type="dxa"/>
            <w:tcBorders>
              <w:top w:val="nil"/>
              <w:left w:val="nil"/>
              <w:bottom w:val="nil"/>
              <w:right w:val="nil"/>
            </w:tcBorders>
            <w:shd w:val="clear" w:color="auto" w:fill="auto"/>
            <w:noWrap/>
            <w:vAlign w:val="bottom"/>
            <w:hideMark/>
          </w:tcPr>
          <w:p w14:paraId="0AF0B10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11"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0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725846</w:t>
            </w:r>
          </w:p>
        </w:tc>
        <w:tc>
          <w:tcPr>
            <w:tcW w:w="818" w:type="dxa"/>
            <w:gridSpan w:val="2"/>
            <w:tcBorders>
              <w:top w:val="nil"/>
              <w:left w:val="nil"/>
              <w:bottom w:val="nil"/>
              <w:right w:val="nil"/>
            </w:tcBorders>
            <w:shd w:val="clear" w:color="auto" w:fill="auto"/>
            <w:noWrap/>
            <w:vAlign w:val="bottom"/>
            <w:hideMark/>
          </w:tcPr>
          <w:p w14:paraId="0AF0B10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0.66</w:t>
            </w:r>
          </w:p>
        </w:tc>
        <w:tc>
          <w:tcPr>
            <w:tcW w:w="4955" w:type="dxa"/>
            <w:tcBorders>
              <w:top w:val="nil"/>
              <w:left w:val="nil"/>
              <w:bottom w:val="nil"/>
              <w:right w:val="nil"/>
            </w:tcBorders>
            <w:shd w:val="clear" w:color="auto" w:fill="auto"/>
            <w:noWrap/>
            <w:vAlign w:val="bottom"/>
            <w:hideMark/>
          </w:tcPr>
          <w:p w14:paraId="0AF0B10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Truckee–Tahoe </w:t>
            </w:r>
          </w:p>
        </w:tc>
        <w:tc>
          <w:tcPr>
            <w:tcW w:w="1451" w:type="dxa"/>
            <w:gridSpan w:val="2"/>
            <w:tcBorders>
              <w:top w:val="nil"/>
              <w:left w:val="nil"/>
              <w:bottom w:val="nil"/>
              <w:right w:val="nil"/>
            </w:tcBorders>
            <w:shd w:val="clear" w:color="auto" w:fill="auto"/>
            <w:noWrap/>
            <w:vAlign w:val="bottom"/>
            <w:hideMark/>
          </w:tcPr>
          <w:p w14:paraId="0AF0B10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39.32</w:t>
            </w:r>
          </w:p>
        </w:tc>
        <w:tc>
          <w:tcPr>
            <w:tcW w:w="1420" w:type="dxa"/>
            <w:gridSpan w:val="2"/>
            <w:tcBorders>
              <w:top w:val="nil"/>
              <w:left w:val="nil"/>
              <w:bottom w:val="nil"/>
              <w:right w:val="nil"/>
            </w:tcBorders>
            <w:shd w:val="clear" w:color="auto" w:fill="auto"/>
            <w:noWrap/>
            <w:vAlign w:val="bottom"/>
            <w:hideMark/>
          </w:tcPr>
          <w:p w14:paraId="0AF0B10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–120.13</w:t>
            </w:r>
          </w:p>
        </w:tc>
        <w:tc>
          <w:tcPr>
            <w:tcW w:w="1293" w:type="dxa"/>
            <w:tcBorders>
              <w:top w:val="nil"/>
              <w:left w:val="nil"/>
              <w:bottom w:val="nil"/>
              <w:right w:val="nil"/>
            </w:tcBorders>
            <w:shd w:val="clear" w:color="auto" w:fill="auto"/>
            <w:noWrap/>
            <w:vAlign w:val="bottom"/>
            <w:hideMark/>
          </w:tcPr>
          <w:p w14:paraId="0AF0B11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18"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1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725847</w:t>
            </w:r>
          </w:p>
        </w:tc>
        <w:tc>
          <w:tcPr>
            <w:tcW w:w="818" w:type="dxa"/>
            <w:gridSpan w:val="2"/>
            <w:tcBorders>
              <w:top w:val="nil"/>
              <w:left w:val="nil"/>
              <w:bottom w:val="nil"/>
              <w:right w:val="nil"/>
            </w:tcBorders>
            <w:shd w:val="clear" w:color="auto" w:fill="auto"/>
            <w:noWrap/>
            <w:vAlign w:val="bottom"/>
            <w:hideMark/>
          </w:tcPr>
          <w:p w14:paraId="0AF0B11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0.64</w:t>
            </w:r>
          </w:p>
        </w:tc>
        <w:tc>
          <w:tcPr>
            <w:tcW w:w="4955" w:type="dxa"/>
            <w:tcBorders>
              <w:top w:val="nil"/>
              <w:left w:val="nil"/>
              <w:bottom w:val="nil"/>
              <w:right w:val="nil"/>
            </w:tcBorders>
            <w:shd w:val="clear" w:color="auto" w:fill="auto"/>
            <w:noWrap/>
            <w:vAlign w:val="bottom"/>
            <w:hideMark/>
          </w:tcPr>
          <w:p w14:paraId="0AF0B11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South Lake Tahoe </w:t>
            </w:r>
          </w:p>
        </w:tc>
        <w:tc>
          <w:tcPr>
            <w:tcW w:w="1451" w:type="dxa"/>
            <w:gridSpan w:val="2"/>
            <w:tcBorders>
              <w:top w:val="nil"/>
              <w:left w:val="nil"/>
              <w:bottom w:val="nil"/>
              <w:right w:val="nil"/>
            </w:tcBorders>
            <w:shd w:val="clear" w:color="auto" w:fill="auto"/>
            <w:noWrap/>
            <w:vAlign w:val="bottom"/>
            <w:hideMark/>
          </w:tcPr>
          <w:p w14:paraId="0AF0B11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38.9</w:t>
            </w:r>
          </w:p>
        </w:tc>
        <w:tc>
          <w:tcPr>
            <w:tcW w:w="1420" w:type="dxa"/>
            <w:gridSpan w:val="2"/>
            <w:tcBorders>
              <w:top w:val="nil"/>
              <w:left w:val="nil"/>
              <w:bottom w:val="nil"/>
              <w:right w:val="nil"/>
            </w:tcBorders>
            <w:shd w:val="clear" w:color="auto" w:fill="auto"/>
            <w:noWrap/>
            <w:vAlign w:val="bottom"/>
            <w:hideMark/>
          </w:tcPr>
          <w:p w14:paraId="0AF0B11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–120.00</w:t>
            </w:r>
          </w:p>
        </w:tc>
        <w:tc>
          <w:tcPr>
            <w:tcW w:w="1293" w:type="dxa"/>
            <w:tcBorders>
              <w:top w:val="nil"/>
              <w:left w:val="nil"/>
              <w:bottom w:val="nil"/>
              <w:right w:val="nil"/>
            </w:tcBorders>
            <w:shd w:val="clear" w:color="auto" w:fill="auto"/>
            <w:noWrap/>
            <w:vAlign w:val="bottom"/>
            <w:hideMark/>
          </w:tcPr>
          <w:p w14:paraId="0AF0B11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1F"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1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725905</w:t>
            </w:r>
          </w:p>
        </w:tc>
        <w:tc>
          <w:tcPr>
            <w:tcW w:w="818" w:type="dxa"/>
            <w:gridSpan w:val="2"/>
            <w:tcBorders>
              <w:top w:val="nil"/>
              <w:left w:val="nil"/>
              <w:bottom w:val="nil"/>
              <w:right w:val="nil"/>
            </w:tcBorders>
            <w:shd w:val="clear" w:color="auto" w:fill="auto"/>
            <w:noWrap/>
            <w:vAlign w:val="bottom"/>
            <w:hideMark/>
          </w:tcPr>
          <w:p w14:paraId="0AF0B11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0AF0B11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Ukiah Municipal AP </w:t>
            </w:r>
          </w:p>
        </w:tc>
        <w:tc>
          <w:tcPr>
            <w:tcW w:w="1451" w:type="dxa"/>
            <w:gridSpan w:val="2"/>
            <w:tcBorders>
              <w:top w:val="nil"/>
              <w:left w:val="nil"/>
              <w:bottom w:val="nil"/>
              <w:right w:val="nil"/>
            </w:tcBorders>
            <w:shd w:val="clear" w:color="auto" w:fill="auto"/>
            <w:noWrap/>
            <w:vAlign w:val="bottom"/>
            <w:hideMark/>
          </w:tcPr>
          <w:p w14:paraId="0AF0B11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bottom"/>
            <w:hideMark/>
          </w:tcPr>
          <w:p w14:paraId="0AF0B11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–123.20</w:t>
            </w:r>
          </w:p>
        </w:tc>
        <w:tc>
          <w:tcPr>
            <w:tcW w:w="1293" w:type="dxa"/>
            <w:tcBorders>
              <w:top w:val="nil"/>
              <w:left w:val="nil"/>
              <w:bottom w:val="nil"/>
              <w:right w:val="nil"/>
            </w:tcBorders>
            <w:shd w:val="clear" w:color="auto" w:fill="auto"/>
            <w:noWrap/>
            <w:vAlign w:val="bottom"/>
            <w:hideMark/>
          </w:tcPr>
          <w:p w14:paraId="0AF0B11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26"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2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725910</w:t>
            </w:r>
          </w:p>
        </w:tc>
        <w:tc>
          <w:tcPr>
            <w:tcW w:w="818" w:type="dxa"/>
            <w:gridSpan w:val="2"/>
            <w:tcBorders>
              <w:top w:val="nil"/>
              <w:left w:val="nil"/>
              <w:bottom w:val="nil"/>
              <w:right w:val="nil"/>
            </w:tcBorders>
            <w:shd w:val="clear" w:color="auto" w:fill="auto"/>
            <w:noWrap/>
            <w:vAlign w:val="bottom"/>
            <w:hideMark/>
          </w:tcPr>
          <w:p w14:paraId="0AF0B12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0AF0B12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Red Bluff Municipal Arpt 40.15 –122.25 California</w:t>
            </w:r>
          </w:p>
        </w:tc>
        <w:tc>
          <w:tcPr>
            <w:tcW w:w="1451" w:type="dxa"/>
            <w:gridSpan w:val="2"/>
            <w:tcBorders>
              <w:top w:val="nil"/>
              <w:left w:val="nil"/>
              <w:bottom w:val="nil"/>
              <w:right w:val="nil"/>
            </w:tcBorders>
            <w:shd w:val="clear" w:color="auto" w:fill="auto"/>
            <w:noWrap/>
            <w:vAlign w:val="bottom"/>
            <w:hideMark/>
          </w:tcPr>
          <w:p w14:paraId="0AF0B12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40.15</w:t>
            </w:r>
          </w:p>
        </w:tc>
        <w:tc>
          <w:tcPr>
            <w:tcW w:w="1420" w:type="dxa"/>
            <w:gridSpan w:val="2"/>
            <w:tcBorders>
              <w:top w:val="nil"/>
              <w:left w:val="nil"/>
              <w:bottom w:val="nil"/>
              <w:right w:val="nil"/>
            </w:tcBorders>
            <w:shd w:val="clear" w:color="auto" w:fill="auto"/>
            <w:noWrap/>
            <w:vAlign w:val="bottom"/>
            <w:hideMark/>
          </w:tcPr>
          <w:p w14:paraId="0AF0B12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–122.25</w:t>
            </w:r>
          </w:p>
        </w:tc>
        <w:tc>
          <w:tcPr>
            <w:tcW w:w="1293" w:type="dxa"/>
            <w:tcBorders>
              <w:top w:val="nil"/>
              <w:left w:val="nil"/>
              <w:bottom w:val="nil"/>
              <w:right w:val="nil"/>
            </w:tcBorders>
            <w:shd w:val="clear" w:color="auto" w:fill="auto"/>
            <w:noWrap/>
            <w:vAlign w:val="bottom"/>
            <w:hideMark/>
          </w:tcPr>
          <w:p w14:paraId="0AF0B12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2D"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2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725920</w:t>
            </w:r>
          </w:p>
        </w:tc>
        <w:tc>
          <w:tcPr>
            <w:tcW w:w="818" w:type="dxa"/>
            <w:gridSpan w:val="2"/>
            <w:tcBorders>
              <w:top w:val="nil"/>
              <w:left w:val="nil"/>
              <w:bottom w:val="nil"/>
              <w:right w:val="nil"/>
            </w:tcBorders>
            <w:shd w:val="clear" w:color="auto" w:fill="auto"/>
            <w:noWrap/>
            <w:vAlign w:val="bottom"/>
            <w:hideMark/>
          </w:tcPr>
          <w:p w14:paraId="0AF0B12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0AF0B12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Redding Municipal Arpt 40.52 –122.</w:t>
            </w:r>
          </w:p>
        </w:tc>
        <w:tc>
          <w:tcPr>
            <w:tcW w:w="1451" w:type="dxa"/>
            <w:gridSpan w:val="2"/>
            <w:tcBorders>
              <w:top w:val="nil"/>
              <w:left w:val="nil"/>
              <w:bottom w:val="nil"/>
              <w:right w:val="nil"/>
            </w:tcBorders>
            <w:shd w:val="clear" w:color="auto" w:fill="auto"/>
            <w:noWrap/>
            <w:vAlign w:val="bottom"/>
            <w:hideMark/>
          </w:tcPr>
          <w:p w14:paraId="0AF0B12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40.52</w:t>
            </w:r>
          </w:p>
        </w:tc>
        <w:tc>
          <w:tcPr>
            <w:tcW w:w="1420" w:type="dxa"/>
            <w:gridSpan w:val="2"/>
            <w:tcBorders>
              <w:top w:val="nil"/>
              <w:left w:val="nil"/>
              <w:bottom w:val="nil"/>
              <w:right w:val="nil"/>
            </w:tcBorders>
            <w:shd w:val="clear" w:color="auto" w:fill="auto"/>
            <w:noWrap/>
            <w:vAlign w:val="bottom"/>
            <w:hideMark/>
          </w:tcPr>
          <w:p w14:paraId="0AF0B12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–122.32</w:t>
            </w:r>
          </w:p>
        </w:tc>
        <w:tc>
          <w:tcPr>
            <w:tcW w:w="1293" w:type="dxa"/>
            <w:tcBorders>
              <w:top w:val="nil"/>
              <w:left w:val="nil"/>
              <w:bottom w:val="nil"/>
              <w:right w:val="nil"/>
            </w:tcBorders>
            <w:shd w:val="clear" w:color="auto" w:fill="auto"/>
            <w:noWrap/>
            <w:vAlign w:val="bottom"/>
            <w:hideMark/>
          </w:tcPr>
          <w:p w14:paraId="0AF0B12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34"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2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725945</w:t>
            </w:r>
          </w:p>
        </w:tc>
        <w:tc>
          <w:tcPr>
            <w:tcW w:w="818" w:type="dxa"/>
            <w:gridSpan w:val="2"/>
            <w:tcBorders>
              <w:top w:val="nil"/>
              <w:left w:val="nil"/>
              <w:bottom w:val="nil"/>
              <w:right w:val="nil"/>
            </w:tcBorders>
            <w:shd w:val="clear" w:color="auto" w:fill="auto"/>
            <w:noWrap/>
            <w:vAlign w:val="bottom"/>
            <w:hideMark/>
          </w:tcPr>
          <w:p w14:paraId="0AF0B12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0.56</w:t>
            </w:r>
          </w:p>
        </w:tc>
        <w:tc>
          <w:tcPr>
            <w:tcW w:w="4955" w:type="dxa"/>
            <w:tcBorders>
              <w:top w:val="nil"/>
              <w:left w:val="nil"/>
              <w:bottom w:val="nil"/>
              <w:right w:val="nil"/>
            </w:tcBorders>
            <w:shd w:val="clear" w:color="auto" w:fill="auto"/>
            <w:noWrap/>
            <w:vAlign w:val="bottom"/>
            <w:hideMark/>
          </w:tcPr>
          <w:p w14:paraId="0AF0B13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Arcata Airport 40.98 –124.10 California</w:t>
            </w:r>
          </w:p>
        </w:tc>
        <w:tc>
          <w:tcPr>
            <w:tcW w:w="1451" w:type="dxa"/>
            <w:gridSpan w:val="2"/>
            <w:tcBorders>
              <w:top w:val="nil"/>
              <w:left w:val="nil"/>
              <w:bottom w:val="nil"/>
              <w:right w:val="nil"/>
            </w:tcBorders>
            <w:shd w:val="clear" w:color="auto" w:fill="auto"/>
            <w:noWrap/>
            <w:vAlign w:val="bottom"/>
            <w:hideMark/>
          </w:tcPr>
          <w:p w14:paraId="0AF0B13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40.98</w:t>
            </w:r>
          </w:p>
        </w:tc>
        <w:tc>
          <w:tcPr>
            <w:tcW w:w="1420" w:type="dxa"/>
            <w:gridSpan w:val="2"/>
            <w:tcBorders>
              <w:top w:val="nil"/>
              <w:left w:val="nil"/>
              <w:bottom w:val="nil"/>
              <w:right w:val="nil"/>
            </w:tcBorders>
            <w:shd w:val="clear" w:color="auto" w:fill="auto"/>
            <w:noWrap/>
            <w:vAlign w:val="bottom"/>
            <w:hideMark/>
          </w:tcPr>
          <w:p w14:paraId="0AF0B13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–124.10</w:t>
            </w:r>
          </w:p>
        </w:tc>
        <w:tc>
          <w:tcPr>
            <w:tcW w:w="1293" w:type="dxa"/>
            <w:tcBorders>
              <w:top w:val="nil"/>
              <w:left w:val="nil"/>
              <w:bottom w:val="nil"/>
              <w:right w:val="nil"/>
            </w:tcBorders>
            <w:shd w:val="clear" w:color="auto" w:fill="auto"/>
            <w:noWrap/>
            <w:vAlign w:val="bottom"/>
            <w:hideMark/>
          </w:tcPr>
          <w:p w14:paraId="0AF0B13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36" w14:textId="77777777" w:rsidTr="00EC5474">
        <w:trPr>
          <w:trHeight w:val="240"/>
        </w:trPr>
        <w:tc>
          <w:tcPr>
            <w:tcW w:w="10921" w:type="dxa"/>
            <w:gridSpan w:val="10"/>
            <w:tcBorders>
              <w:top w:val="nil"/>
              <w:left w:val="nil"/>
              <w:bottom w:val="nil"/>
              <w:right w:val="nil"/>
            </w:tcBorders>
            <w:shd w:val="clear" w:color="auto" w:fill="auto"/>
            <w:noWrap/>
            <w:vAlign w:val="bottom"/>
            <w:hideMark/>
          </w:tcPr>
          <w:p w14:paraId="0AF0B135"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NORMATIVE APPENDIX X</w:t>
            </w:r>
            <w:r>
              <w:rPr>
                <w:rFonts w:ascii="Calibri" w:hAnsi="Calibri"/>
                <w:color w:val="000000"/>
                <w:sz w:val="18"/>
                <w:szCs w:val="18"/>
              </w:rPr>
              <w:t xml:space="preserve"> Cont</w:t>
            </w:r>
            <w:r w:rsidRPr="002A4574">
              <w:rPr>
                <w:rFonts w:ascii="Calibri" w:hAnsi="Calibri"/>
                <w:color w:val="000000"/>
                <w:sz w:val="18"/>
                <w:szCs w:val="18"/>
              </w:rPr>
              <w:t>:</w:t>
            </w:r>
          </w:p>
        </w:tc>
      </w:tr>
      <w:tr w:rsidR="0029659A" w:rsidRPr="002A4574" w14:paraId="0AF0B138" w14:textId="77777777" w:rsidTr="00EC5474">
        <w:trPr>
          <w:trHeight w:val="240"/>
        </w:trPr>
        <w:tc>
          <w:tcPr>
            <w:tcW w:w="10921" w:type="dxa"/>
            <w:gridSpan w:val="10"/>
            <w:tcBorders>
              <w:top w:val="nil"/>
              <w:left w:val="nil"/>
              <w:bottom w:val="nil"/>
              <w:right w:val="nil"/>
            </w:tcBorders>
            <w:shd w:val="clear" w:color="auto" w:fill="auto"/>
            <w:noWrap/>
            <w:vAlign w:val="bottom"/>
            <w:hideMark/>
          </w:tcPr>
          <w:p w14:paraId="0AF0B137"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lastRenderedPageBreak/>
              <w:t>INFILTRATION EFFECTIVENESS WEATHER AND SHIELDING FACTORS (WSF)</w:t>
            </w:r>
          </w:p>
        </w:tc>
      </w:tr>
      <w:tr w:rsidR="0029659A" w:rsidRPr="002A4574" w14:paraId="0AF0B13A" w14:textId="77777777" w:rsidTr="00EC5474">
        <w:trPr>
          <w:trHeight w:val="240"/>
        </w:trPr>
        <w:tc>
          <w:tcPr>
            <w:tcW w:w="10921" w:type="dxa"/>
            <w:gridSpan w:val="10"/>
            <w:tcBorders>
              <w:top w:val="nil"/>
              <w:left w:val="nil"/>
              <w:right w:val="nil"/>
            </w:tcBorders>
            <w:shd w:val="clear" w:color="auto" w:fill="auto"/>
            <w:noWrap/>
            <w:vAlign w:val="bottom"/>
            <w:hideMark/>
          </w:tcPr>
          <w:p w14:paraId="0AF0B139"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TABLE X1 U.S. Climates</w:t>
            </w:r>
          </w:p>
        </w:tc>
      </w:tr>
      <w:tr w:rsidR="0029659A" w:rsidRPr="002A4574" w14:paraId="0AF0B141" w14:textId="77777777" w:rsidTr="00EC5474">
        <w:trPr>
          <w:trHeight w:val="240"/>
        </w:trPr>
        <w:tc>
          <w:tcPr>
            <w:tcW w:w="764" w:type="dxa"/>
            <w:tcBorders>
              <w:top w:val="nil"/>
              <w:left w:val="nil"/>
              <w:bottom w:val="single" w:sz="4" w:space="0" w:color="auto"/>
              <w:right w:val="nil"/>
            </w:tcBorders>
            <w:shd w:val="clear" w:color="auto" w:fill="auto"/>
            <w:noWrap/>
            <w:vAlign w:val="bottom"/>
            <w:hideMark/>
          </w:tcPr>
          <w:p w14:paraId="0AF0B13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TMY3</w:t>
            </w:r>
          </w:p>
        </w:tc>
        <w:tc>
          <w:tcPr>
            <w:tcW w:w="747" w:type="dxa"/>
            <w:gridSpan w:val="2"/>
            <w:tcBorders>
              <w:top w:val="nil"/>
              <w:left w:val="nil"/>
              <w:bottom w:val="single" w:sz="4" w:space="0" w:color="auto"/>
              <w:right w:val="nil"/>
            </w:tcBorders>
            <w:shd w:val="clear" w:color="auto" w:fill="auto"/>
            <w:noWrap/>
            <w:vAlign w:val="bottom"/>
            <w:hideMark/>
          </w:tcPr>
          <w:p w14:paraId="0AF0B13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wsf</w:t>
            </w:r>
          </w:p>
        </w:tc>
        <w:tc>
          <w:tcPr>
            <w:tcW w:w="5246" w:type="dxa"/>
            <w:gridSpan w:val="2"/>
            <w:tcBorders>
              <w:top w:val="nil"/>
              <w:left w:val="nil"/>
              <w:bottom w:val="single" w:sz="4" w:space="0" w:color="auto"/>
              <w:right w:val="nil"/>
            </w:tcBorders>
            <w:shd w:val="clear" w:color="auto" w:fill="auto"/>
            <w:noWrap/>
            <w:vAlign w:val="bottom"/>
            <w:hideMark/>
          </w:tcPr>
          <w:p w14:paraId="0AF0B13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Weather Station</w:t>
            </w:r>
          </w:p>
        </w:tc>
        <w:tc>
          <w:tcPr>
            <w:tcW w:w="825" w:type="dxa"/>
            <w:tcBorders>
              <w:top w:val="nil"/>
              <w:left w:val="nil"/>
              <w:bottom w:val="single" w:sz="4" w:space="0" w:color="auto"/>
              <w:right w:val="nil"/>
            </w:tcBorders>
            <w:shd w:val="clear" w:color="auto" w:fill="auto"/>
            <w:noWrap/>
            <w:vAlign w:val="bottom"/>
            <w:hideMark/>
          </w:tcPr>
          <w:p w14:paraId="0AF0B13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Latitude</w:t>
            </w:r>
          </w:p>
        </w:tc>
        <w:tc>
          <w:tcPr>
            <w:tcW w:w="1239" w:type="dxa"/>
            <w:gridSpan w:val="2"/>
            <w:tcBorders>
              <w:top w:val="nil"/>
              <w:left w:val="nil"/>
              <w:bottom w:val="single" w:sz="4" w:space="0" w:color="auto"/>
              <w:right w:val="nil"/>
            </w:tcBorders>
            <w:shd w:val="clear" w:color="auto" w:fill="auto"/>
            <w:noWrap/>
            <w:vAlign w:val="bottom"/>
            <w:hideMark/>
          </w:tcPr>
          <w:p w14:paraId="0AF0B13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Longitude</w:t>
            </w:r>
          </w:p>
        </w:tc>
        <w:tc>
          <w:tcPr>
            <w:tcW w:w="2100" w:type="dxa"/>
            <w:gridSpan w:val="2"/>
            <w:tcBorders>
              <w:top w:val="nil"/>
              <w:left w:val="nil"/>
              <w:bottom w:val="single" w:sz="4" w:space="0" w:color="auto"/>
              <w:right w:val="nil"/>
            </w:tcBorders>
            <w:shd w:val="clear" w:color="auto" w:fill="auto"/>
            <w:noWrap/>
            <w:vAlign w:val="bottom"/>
            <w:hideMark/>
          </w:tcPr>
          <w:p w14:paraId="0AF0B14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State</w:t>
            </w:r>
          </w:p>
        </w:tc>
      </w:tr>
      <w:tr w:rsidR="0029659A" w:rsidRPr="002A4574" w14:paraId="0AF0B148" w14:textId="77777777" w:rsidTr="00EC5474">
        <w:trPr>
          <w:trHeight w:val="240"/>
        </w:trPr>
        <w:tc>
          <w:tcPr>
            <w:tcW w:w="764" w:type="dxa"/>
            <w:tcBorders>
              <w:top w:val="single" w:sz="4" w:space="0" w:color="auto"/>
              <w:left w:val="nil"/>
              <w:bottom w:val="nil"/>
              <w:right w:val="nil"/>
            </w:tcBorders>
            <w:shd w:val="clear" w:color="auto" w:fill="auto"/>
            <w:noWrap/>
            <w:vAlign w:val="bottom"/>
            <w:hideMark/>
          </w:tcPr>
          <w:p w14:paraId="0AF0B14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725946</w:t>
            </w:r>
          </w:p>
        </w:tc>
        <w:tc>
          <w:tcPr>
            <w:tcW w:w="747" w:type="dxa"/>
            <w:gridSpan w:val="2"/>
            <w:tcBorders>
              <w:top w:val="single" w:sz="4" w:space="0" w:color="auto"/>
              <w:left w:val="nil"/>
              <w:bottom w:val="nil"/>
              <w:right w:val="nil"/>
            </w:tcBorders>
            <w:shd w:val="clear" w:color="auto" w:fill="auto"/>
            <w:noWrap/>
            <w:vAlign w:val="bottom"/>
            <w:hideMark/>
          </w:tcPr>
          <w:p w14:paraId="0AF0B14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w:t>
            </w:r>
          </w:p>
        </w:tc>
        <w:tc>
          <w:tcPr>
            <w:tcW w:w="5246" w:type="dxa"/>
            <w:gridSpan w:val="2"/>
            <w:tcBorders>
              <w:top w:val="single" w:sz="4" w:space="0" w:color="auto"/>
              <w:left w:val="nil"/>
              <w:bottom w:val="nil"/>
              <w:right w:val="nil"/>
            </w:tcBorders>
            <w:shd w:val="clear" w:color="auto" w:fill="auto"/>
            <w:noWrap/>
            <w:vAlign w:val="bottom"/>
            <w:hideMark/>
          </w:tcPr>
          <w:p w14:paraId="0AF0B14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Crescent City Faa Ai 41.78 –124.2</w:t>
            </w:r>
          </w:p>
        </w:tc>
        <w:tc>
          <w:tcPr>
            <w:tcW w:w="825" w:type="dxa"/>
            <w:tcBorders>
              <w:top w:val="single" w:sz="4" w:space="0" w:color="auto"/>
              <w:left w:val="nil"/>
              <w:bottom w:val="nil"/>
              <w:right w:val="nil"/>
            </w:tcBorders>
            <w:shd w:val="clear" w:color="auto" w:fill="auto"/>
            <w:noWrap/>
            <w:vAlign w:val="bottom"/>
            <w:hideMark/>
          </w:tcPr>
          <w:p w14:paraId="0AF0B14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41.78</w:t>
            </w:r>
          </w:p>
        </w:tc>
        <w:tc>
          <w:tcPr>
            <w:tcW w:w="1239" w:type="dxa"/>
            <w:gridSpan w:val="2"/>
            <w:tcBorders>
              <w:top w:val="single" w:sz="4" w:space="0" w:color="auto"/>
              <w:left w:val="nil"/>
              <w:bottom w:val="nil"/>
              <w:right w:val="nil"/>
            </w:tcBorders>
            <w:shd w:val="clear" w:color="auto" w:fill="auto"/>
            <w:noWrap/>
            <w:vAlign w:val="bottom"/>
            <w:hideMark/>
          </w:tcPr>
          <w:p w14:paraId="0AF0B14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–124.23</w:t>
            </w:r>
          </w:p>
        </w:tc>
        <w:tc>
          <w:tcPr>
            <w:tcW w:w="2100" w:type="dxa"/>
            <w:gridSpan w:val="2"/>
            <w:tcBorders>
              <w:top w:val="single" w:sz="4" w:space="0" w:color="auto"/>
              <w:left w:val="nil"/>
              <w:bottom w:val="nil"/>
              <w:right w:val="nil"/>
            </w:tcBorders>
            <w:shd w:val="clear" w:color="auto" w:fill="auto"/>
            <w:noWrap/>
            <w:vAlign w:val="bottom"/>
            <w:hideMark/>
          </w:tcPr>
          <w:p w14:paraId="0AF0B14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4F" w14:textId="77777777" w:rsidTr="00EC5474">
        <w:trPr>
          <w:trHeight w:val="240"/>
        </w:trPr>
        <w:tc>
          <w:tcPr>
            <w:tcW w:w="764" w:type="dxa"/>
            <w:tcBorders>
              <w:top w:val="nil"/>
              <w:left w:val="nil"/>
              <w:bottom w:val="nil"/>
              <w:right w:val="nil"/>
            </w:tcBorders>
            <w:shd w:val="clear" w:color="auto" w:fill="auto"/>
            <w:noWrap/>
            <w:vAlign w:val="bottom"/>
            <w:hideMark/>
          </w:tcPr>
          <w:p w14:paraId="0AF0B14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725955</w:t>
            </w:r>
          </w:p>
        </w:tc>
        <w:tc>
          <w:tcPr>
            <w:tcW w:w="747" w:type="dxa"/>
            <w:gridSpan w:val="2"/>
            <w:tcBorders>
              <w:top w:val="nil"/>
              <w:left w:val="nil"/>
              <w:bottom w:val="nil"/>
              <w:right w:val="nil"/>
            </w:tcBorders>
            <w:shd w:val="clear" w:color="auto" w:fill="auto"/>
            <w:noWrap/>
            <w:vAlign w:val="bottom"/>
            <w:hideMark/>
          </w:tcPr>
          <w:p w14:paraId="0AF0B14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0.55</w:t>
            </w:r>
          </w:p>
        </w:tc>
        <w:tc>
          <w:tcPr>
            <w:tcW w:w="5246" w:type="dxa"/>
            <w:gridSpan w:val="2"/>
            <w:tcBorders>
              <w:top w:val="nil"/>
              <w:left w:val="nil"/>
              <w:bottom w:val="nil"/>
              <w:right w:val="nil"/>
            </w:tcBorders>
            <w:shd w:val="clear" w:color="auto" w:fill="auto"/>
            <w:noWrap/>
            <w:vAlign w:val="bottom"/>
            <w:hideMark/>
          </w:tcPr>
          <w:p w14:paraId="0AF0B14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Montague Siskiyou County AP 41.78 –122.47 California</w:t>
            </w:r>
          </w:p>
        </w:tc>
        <w:tc>
          <w:tcPr>
            <w:tcW w:w="825" w:type="dxa"/>
            <w:tcBorders>
              <w:top w:val="nil"/>
              <w:left w:val="nil"/>
              <w:bottom w:val="nil"/>
              <w:right w:val="nil"/>
            </w:tcBorders>
            <w:shd w:val="clear" w:color="auto" w:fill="auto"/>
            <w:noWrap/>
            <w:vAlign w:val="bottom"/>
            <w:hideMark/>
          </w:tcPr>
          <w:p w14:paraId="0AF0B14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41.78</w:t>
            </w:r>
          </w:p>
        </w:tc>
        <w:tc>
          <w:tcPr>
            <w:tcW w:w="1239" w:type="dxa"/>
            <w:gridSpan w:val="2"/>
            <w:tcBorders>
              <w:top w:val="nil"/>
              <w:left w:val="nil"/>
              <w:bottom w:val="nil"/>
              <w:right w:val="nil"/>
            </w:tcBorders>
            <w:shd w:val="clear" w:color="auto" w:fill="auto"/>
            <w:noWrap/>
            <w:vAlign w:val="bottom"/>
            <w:hideMark/>
          </w:tcPr>
          <w:p w14:paraId="0AF0B14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–122.47</w:t>
            </w:r>
          </w:p>
        </w:tc>
        <w:tc>
          <w:tcPr>
            <w:tcW w:w="2100" w:type="dxa"/>
            <w:gridSpan w:val="2"/>
            <w:tcBorders>
              <w:top w:val="nil"/>
              <w:left w:val="nil"/>
              <w:bottom w:val="nil"/>
              <w:right w:val="nil"/>
            </w:tcBorders>
            <w:shd w:val="clear" w:color="auto" w:fill="auto"/>
            <w:noWrap/>
            <w:vAlign w:val="bottom"/>
            <w:hideMark/>
          </w:tcPr>
          <w:p w14:paraId="0AF0B14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56" w14:textId="77777777" w:rsidTr="00EC5474">
        <w:trPr>
          <w:trHeight w:val="240"/>
        </w:trPr>
        <w:tc>
          <w:tcPr>
            <w:tcW w:w="764" w:type="dxa"/>
            <w:tcBorders>
              <w:top w:val="nil"/>
              <w:left w:val="nil"/>
              <w:bottom w:val="nil"/>
              <w:right w:val="nil"/>
            </w:tcBorders>
            <w:shd w:val="clear" w:color="auto" w:fill="auto"/>
            <w:noWrap/>
            <w:vAlign w:val="bottom"/>
            <w:hideMark/>
          </w:tcPr>
          <w:p w14:paraId="0AF0B15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725958</w:t>
            </w:r>
          </w:p>
        </w:tc>
        <w:tc>
          <w:tcPr>
            <w:tcW w:w="747" w:type="dxa"/>
            <w:gridSpan w:val="2"/>
            <w:tcBorders>
              <w:top w:val="nil"/>
              <w:left w:val="nil"/>
              <w:bottom w:val="nil"/>
              <w:right w:val="nil"/>
            </w:tcBorders>
            <w:shd w:val="clear" w:color="auto" w:fill="auto"/>
            <w:noWrap/>
            <w:vAlign w:val="bottom"/>
            <w:hideMark/>
          </w:tcPr>
          <w:p w14:paraId="0AF0B15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0.59</w:t>
            </w:r>
          </w:p>
        </w:tc>
        <w:tc>
          <w:tcPr>
            <w:tcW w:w="5246" w:type="dxa"/>
            <w:gridSpan w:val="2"/>
            <w:tcBorders>
              <w:top w:val="nil"/>
              <w:left w:val="nil"/>
              <w:bottom w:val="nil"/>
              <w:right w:val="nil"/>
            </w:tcBorders>
            <w:shd w:val="clear" w:color="auto" w:fill="auto"/>
            <w:noWrap/>
            <w:vAlign w:val="bottom"/>
            <w:hideMark/>
          </w:tcPr>
          <w:p w14:paraId="0AF0B15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Alturas 41.50 –120.5</w:t>
            </w:r>
          </w:p>
        </w:tc>
        <w:tc>
          <w:tcPr>
            <w:tcW w:w="825" w:type="dxa"/>
            <w:tcBorders>
              <w:top w:val="nil"/>
              <w:left w:val="nil"/>
              <w:bottom w:val="nil"/>
              <w:right w:val="nil"/>
            </w:tcBorders>
            <w:shd w:val="clear" w:color="auto" w:fill="auto"/>
            <w:noWrap/>
            <w:vAlign w:val="bottom"/>
            <w:hideMark/>
          </w:tcPr>
          <w:p w14:paraId="0AF0B15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41.5</w:t>
            </w:r>
          </w:p>
        </w:tc>
        <w:tc>
          <w:tcPr>
            <w:tcW w:w="1239" w:type="dxa"/>
            <w:gridSpan w:val="2"/>
            <w:tcBorders>
              <w:top w:val="nil"/>
              <w:left w:val="nil"/>
              <w:bottom w:val="nil"/>
              <w:right w:val="nil"/>
            </w:tcBorders>
            <w:shd w:val="clear" w:color="auto" w:fill="auto"/>
            <w:noWrap/>
            <w:vAlign w:val="bottom"/>
            <w:hideMark/>
          </w:tcPr>
          <w:p w14:paraId="0AF0B15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–120.53</w:t>
            </w:r>
          </w:p>
        </w:tc>
        <w:tc>
          <w:tcPr>
            <w:tcW w:w="2100" w:type="dxa"/>
            <w:gridSpan w:val="2"/>
            <w:tcBorders>
              <w:top w:val="nil"/>
              <w:left w:val="nil"/>
              <w:bottom w:val="nil"/>
              <w:right w:val="nil"/>
            </w:tcBorders>
            <w:shd w:val="clear" w:color="auto" w:fill="auto"/>
            <w:noWrap/>
            <w:vAlign w:val="bottom"/>
            <w:hideMark/>
          </w:tcPr>
          <w:p w14:paraId="0AF0B15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5D" w14:textId="77777777" w:rsidTr="00EC5474">
        <w:trPr>
          <w:trHeight w:val="240"/>
        </w:trPr>
        <w:tc>
          <w:tcPr>
            <w:tcW w:w="764" w:type="dxa"/>
            <w:tcBorders>
              <w:top w:val="nil"/>
              <w:left w:val="nil"/>
              <w:bottom w:val="nil"/>
              <w:right w:val="nil"/>
            </w:tcBorders>
            <w:shd w:val="clear" w:color="auto" w:fill="auto"/>
            <w:noWrap/>
            <w:vAlign w:val="bottom"/>
            <w:hideMark/>
          </w:tcPr>
          <w:p w14:paraId="0AF0B15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745090</w:t>
            </w:r>
          </w:p>
        </w:tc>
        <w:tc>
          <w:tcPr>
            <w:tcW w:w="747" w:type="dxa"/>
            <w:gridSpan w:val="2"/>
            <w:tcBorders>
              <w:top w:val="nil"/>
              <w:left w:val="nil"/>
              <w:bottom w:val="nil"/>
              <w:right w:val="nil"/>
            </w:tcBorders>
            <w:shd w:val="clear" w:color="auto" w:fill="auto"/>
            <w:noWrap/>
            <w:vAlign w:val="bottom"/>
            <w:hideMark/>
          </w:tcPr>
          <w:p w14:paraId="0AF0B15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5246" w:type="dxa"/>
            <w:gridSpan w:val="2"/>
            <w:tcBorders>
              <w:top w:val="nil"/>
              <w:left w:val="nil"/>
              <w:bottom w:val="nil"/>
              <w:right w:val="nil"/>
            </w:tcBorders>
            <w:shd w:val="clear" w:color="auto" w:fill="auto"/>
            <w:noWrap/>
            <w:vAlign w:val="bottom"/>
            <w:hideMark/>
          </w:tcPr>
          <w:p w14:paraId="0AF0B15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Mountain View Moffett Fld NAS </w:t>
            </w:r>
          </w:p>
        </w:tc>
        <w:tc>
          <w:tcPr>
            <w:tcW w:w="825" w:type="dxa"/>
            <w:tcBorders>
              <w:top w:val="nil"/>
              <w:left w:val="nil"/>
              <w:bottom w:val="nil"/>
              <w:right w:val="nil"/>
            </w:tcBorders>
            <w:shd w:val="clear" w:color="auto" w:fill="auto"/>
            <w:noWrap/>
            <w:vAlign w:val="bottom"/>
            <w:hideMark/>
          </w:tcPr>
          <w:p w14:paraId="0AF0B15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37.4</w:t>
            </w:r>
          </w:p>
        </w:tc>
        <w:tc>
          <w:tcPr>
            <w:tcW w:w="1239" w:type="dxa"/>
            <w:gridSpan w:val="2"/>
            <w:tcBorders>
              <w:top w:val="nil"/>
              <w:left w:val="nil"/>
              <w:bottom w:val="nil"/>
              <w:right w:val="nil"/>
            </w:tcBorders>
            <w:shd w:val="clear" w:color="auto" w:fill="auto"/>
            <w:noWrap/>
            <w:vAlign w:val="bottom"/>
            <w:hideMark/>
          </w:tcPr>
          <w:p w14:paraId="0AF0B15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–122.05</w:t>
            </w:r>
          </w:p>
        </w:tc>
        <w:tc>
          <w:tcPr>
            <w:tcW w:w="2100" w:type="dxa"/>
            <w:gridSpan w:val="2"/>
            <w:tcBorders>
              <w:top w:val="nil"/>
              <w:left w:val="nil"/>
              <w:bottom w:val="nil"/>
              <w:right w:val="nil"/>
            </w:tcBorders>
            <w:shd w:val="clear" w:color="auto" w:fill="auto"/>
            <w:noWrap/>
            <w:vAlign w:val="bottom"/>
            <w:hideMark/>
          </w:tcPr>
          <w:p w14:paraId="0AF0B15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64" w14:textId="77777777" w:rsidTr="00EC5474">
        <w:trPr>
          <w:trHeight w:val="240"/>
        </w:trPr>
        <w:tc>
          <w:tcPr>
            <w:tcW w:w="764" w:type="dxa"/>
            <w:tcBorders>
              <w:top w:val="nil"/>
              <w:left w:val="nil"/>
              <w:bottom w:val="nil"/>
              <w:right w:val="nil"/>
            </w:tcBorders>
            <w:shd w:val="clear" w:color="auto" w:fill="auto"/>
            <w:noWrap/>
            <w:vAlign w:val="bottom"/>
            <w:hideMark/>
          </w:tcPr>
          <w:p w14:paraId="0AF0B15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745160</w:t>
            </w:r>
          </w:p>
        </w:tc>
        <w:tc>
          <w:tcPr>
            <w:tcW w:w="747" w:type="dxa"/>
            <w:gridSpan w:val="2"/>
            <w:tcBorders>
              <w:top w:val="nil"/>
              <w:left w:val="nil"/>
              <w:bottom w:val="nil"/>
              <w:right w:val="nil"/>
            </w:tcBorders>
            <w:shd w:val="clear" w:color="auto" w:fill="auto"/>
            <w:noWrap/>
            <w:vAlign w:val="bottom"/>
            <w:hideMark/>
          </w:tcPr>
          <w:p w14:paraId="0AF0B15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0.67</w:t>
            </w:r>
          </w:p>
        </w:tc>
        <w:tc>
          <w:tcPr>
            <w:tcW w:w="5246" w:type="dxa"/>
            <w:gridSpan w:val="2"/>
            <w:tcBorders>
              <w:top w:val="nil"/>
              <w:left w:val="nil"/>
              <w:bottom w:val="nil"/>
              <w:right w:val="nil"/>
            </w:tcBorders>
            <w:shd w:val="clear" w:color="auto" w:fill="auto"/>
            <w:noWrap/>
            <w:vAlign w:val="bottom"/>
            <w:hideMark/>
          </w:tcPr>
          <w:p w14:paraId="0AF0B16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Travis Field AFB </w:t>
            </w:r>
          </w:p>
        </w:tc>
        <w:tc>
          <w:tcPr>
            <w:tcW w:w="825" w:type="dxa"/>
            <w:tcBorders>
              <w:top w:val="nil"/>
              <w:left w:val="nil"/>
              <w:bottom w:val="nil"/>
              <w:right w:val="nil"/>
            </w:tcBorders>
            <w:shd w:val="clear" w:color="auto" w:fill="auto"/>
            <w:noWrap/>
            <w:vAlign w:val="bottom"/>
            <w:hideMark/>
          </w:tcPr>
          <w:p w14:paraId="0AF0B16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38.27</w:t>
            </w:r>
          </w:p>
        </w:tc>
        <w:tc>
          <w:tcPr>
            <w:tcW w:w="1239" w:type="dxa"/>
            <w:gridSpan w:val="2"/>
            <w:tcBorders>
              <w:top w:val="nil"/>
              <w:left w:val="nil"/>
              <w:bottom w:val="nil"/>
              <w:right w:val="nil"/>
            </w:tcBorders>
            <w:shd w:val="clear" w:color="auto" w:fill="auto"/>
            <w:noWrap/>
            <w:vAlign w:val="bottom"/>
            <w:hideMark/>
          </w:tcPr>
          <w:p w14:paraId="0AF0B16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–121.93</w:t>
            </w:r>
          </w:p>
        </w:tc>
        <w:tc>
          <w:tcPr>
            <w:tcW w:w="2100" w:type="dxa"/>
            <w:gridSpan w:val="2"/>
            <w:tcBorders>
              <w:top w:val="nil"/>
              <w:left w:val="nil"/>
              <w:bottom w:val="nil"/>
              <w:right w:val="nil"/>
            </w:tcBorders>
            <w:shd w:val="clear" w:color="auto" w:fill="auto"/>
            <w:noWrap/>
            <w:vAlign w:val="bottom"/>
            <w:hideMark/>
          </w:tcPr>
          <w:p w14:paraId="0AF0B16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6B" w14:textId="77777777" w:rsidTr="00EC5474">
        <w:trPr>
          <w:trHeight w:val="240"/>
        </w:trPr>
        <w:tc>
          <w:tcPr>
            <w:tcW w:w="764" w:type="dxa"/>
            <w:tcBorders>
              <w:top w:val="nil"/>
              <w:left w:val="nil"/>
              <w:bottom w:val="nil"/>
              <w:right w:val="nil"/>
            </w:tcBorders>
            <w:shd w:val="clear" w:color="auto" w:fill="auto"/>
            <w:noWrap/>
            <w:vAlign w:val="bottom"/>
            <w:hideMark/>
          </w:tcPr>
          <w:p w14:paraId="0AF0B16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746120</w:t>
            </w:r>
          </w:p>
        </w:tc>
        <w:tc>
          <w:tcPr>
            <w:tcW w:w="747" w:type="dxa"/>
            <w:gridSpan w:val="2"/>
            <w:tcBorders>
              <w:top w:val="nil"/>
              <w:left w:val="nil"/>
              <w:bottom w:val="nil"/>
              <w:right w:val="nil"/>
            </w:tcBorders>
            <w:shd w:val="clear" w:color="auto" w:fill="auto"/>
            <w:noWrap/>
            <w:vAlign w:val="bottom"/>
            <w:hideMark/>
          </w:tcPr>
          <w:p w14:paraId="0AF0B16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0.52</w:t>
            </w:r>
          </w:p>
        </w:tc>
        <w:tc>
          <w:tcPr>
            <w:tcW w:w="5246" w:type="dxa"/>
            <w:gridSpan w:val="2"/>
            <w:tcBorders>
              <w:top w:val="nil"/>
              <w:left w:val="nil"/>
              <w:bottom w:val="nil"/>
              <w:right w:val="nil"/>
            </w:tcBorders>
            <w:shd w:val="clear" w:color="auto" w:fill="auto"/>
            <w:noWrap/>
            <w:vAlign w:val="bottom"/>
            <w:hideMark/>
          </w:tcPr>
          <w:p w14:paraId="0AF0B16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China Lake Naf </w:t>
            </w:r>
          </w:p>
        </w:tc>
        <w:tc>
          <w:tcPr>
            <w:tcW w:w="825" w:type="dxa"/>
            <w:tcBorders>
              <w:top w:val="nil"/>
              <w:left w:val="nil"/>
              <w:bottom w:val="nil"/>
              <w:right w:val="nil"/>
            </w:tcBorders>
            <w:shd w:val="clear" w:color="auto" w:fill="auto"/>
            <w:noWrap/>
            <w:vAlign w:val="bottom"/>
            <w:hideMark/>
          </w:tcPr>
          <w:p w14:paraId="0AF0B16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35.68</w:t>
            </w:r>
          </w:p>
        </w:tc>
        <w:tc>
          <w:tcPr>
            <w:tcW w:w="1239" w:type="dxa"/>
            <w:gridSpan w:val="2"/>
            <w:tcBorders>
              <w:top w:val="nil"/>
              <w:left w:val="nil"/>
              <w:bottom w:val="nil"/>
              <w:right w:val="nil"/>
            </w:tcBorders>
            <w:shd w:val="clear" w:color="auto" w:fill="auto"/>
            <w:noWrap/>
            <w:vAlign w:val="bottom"/>
            <w:hideMark/>
          </w:tcPr>
          <w:p w14:paraId="0AF0B16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–117.68</w:t>
            </w:r>
          </w:p>
        </w:tc>
        <w:tc>
          <w:tcPr>
            <w:tcW w:w="2100" w:type="dxa"/>
            <w:gridSpan w:val="2"/>
            <w:tcBorders>
              <w:top w:val="nil"/>
              <w:left w:val="nil"/>
              <w:bottom w:val="nil"/>
              <w:right w:val="nil"/>
            </w:tcBorders>
            <w:shd w:val="clear" w:color="auto" w:fill="auto"/>
            <w:noWrap/>
            <w:vAlign w:val="bottom"/>
            <w:hideMark/>
          </w:tcPr>
          <w:p w14:paraId="0AF0B16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72" w14:textId="77777777" w:rsidTr="00EC5474">
        <w:trPr>
          <w:trHeight w:val="240"/>
        </w:trPr>
        <w:tc>
          <w:tcPr>
            <w:tcW w:w="764" w:type="dxa"/>
            <w:tcBorders>
              <w:top w:val="nil"/>
              <w:left w:val="nil"/>
              <w:bottom w:val="nil"/>
              <w:right w:val="nil"/>
            </w:tcBorders>
            <w:shd w:val="clear" w:color="auto" w:fill="auto"/>
            <w:noWrap/>
            <w:vAlign w:val="bottom"/>
            <w:hideMark/>
          </w:tcPr>
          <w:p w14:paraId="0AF0B16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747020</w:t>
            </w:r>
          </w:p>
        </w:tc>
        <w:tc>
          <w:tcPr>
            <w:tcW w:w="747" w:type="dxa"/>
            <w:gridSpan w:val="2"/>
            <w:tcBorders>
              <w:top w:val="nil"/>
              <w:left w:val="nil"/>
              <w:bottom w:val="nil"/>
              <w:right w:val="nil"/>
            </w:tcBorders>
            <w:shd w:val="clear" w:color="auto" w:fill="auto"/>
            <w:noWrap/>
            <w:vAlign w:val="bottom"/>
            <w:hideMark/>
          </w:tcPr>
          <w:p w14:paraId="0AF0B16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5246" w:type="dxa"/>
            <w:gridSpan w:val="2"/>
            <w:tcBorders>
              <w:top w:val="nil"/>
              <w:left w:val="nil"/>
              <w:bottom w:val="nil"/>
              <w:right w:val="nil"/>
            </w:tcBorders>
            <w:shd w:val="clear" w:color="auto" w:fill="auto"/>
            <w:noWrap/>
            <w:vAlign w:val="bottom"/>
            <w:hideMark/>
          </w:tcPr>
          <w:p w14:paraId="0AF0B16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Lemoore Reeves NAS </w:t>
            </w:r>
          </w:p>
        </w:tc>
        <w:tc>
          <w:tcPr>
            <w:tcW w:w="825" w:type="dxa"/>
            <w:tcBorders>
              <w:top w:val="nil"/>
              <w:left w:val="nil"/>
              <w:bottom w:val="nil"/>
              <w:right w:val="nil"/>
            </w:tcBorders>
            <w:shd w:val="clear" w:color="auto" w:fill="auto"/>
            <w:noWrap/>
            <w:vAlign w:val="bottom"/>
            <w:hideMark/>
          </w:tcPr>
          <w:p w14:paraId="0AF0B16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36.33</w:t>
            </w:r>
          </w:p>
        </w:tc>
        <w:tc>
          <w:tcPr>
            <w:tcW w:w="1239" w:type="dxa"/>
            <w:gridSpan w:val="2"/>
            <w:tcBorders>
              <w:top w:val="nil"/>
              <w:left w:val="nil"/>
              <w:bottom w:val="nil"/>
              <w:right w:val="nil"/>
            </w:tcBorders>
            <w:shd w:val="clear" w:color="auto" w:fill="auto"/>
            <w:noWrap/>
            <w:vAlign w:val="bottom"/>
            <w:hideMark/>
          </w:tcPr>
          <w:p w14:paraId="0AF0B17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–119.95</w:t>
            </w:r>
          </w:p>
        </w:tc>
        <w:tc>
          <w:tcPr>
            <w:tcW w:w="2100" w:type="dxa"/>
            <w:gridSpan w:val="2"/>
            <w:tcBorders>
              <w:top w:val="nil"/>
              <w:left w:val="nil"/>
              <w:bottom w:val="nil"/>
              <w:right w:val="nil"/>
            </w:tcBorders>
            <w:shd w:val="clear" w:color="auto" w:fill="auto"/>
            <w:noWrap/>
            <w:vAlign w:val="bottom"/>
            <w:hideMark/>
          </w:tcPr>
          <w:p w14:paraId="0AF0B17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79" w14:textId="77777777" w:rsidTr="00EC5474">
        <w:trPr>
          <w:trHeight w:val="240"/>
        </w:trPr>
        <w:tc>
          <w:tcPr>
            <w:tcW w:w="764" w:type="dxa"/>
            <w:tcBorders>
              <w:top w:val="nil"/>
              <w:left w:val="nil"/>
              <w:bottom w:val="nil"/>
              <w:right w:val="nil"/>
            </w:tcBorders>
            <w:shd w:val="clear" w:color="auto" w:fill="auto"/>
            <w:noWrap/>
            <w:vAlign w:val="bottom"/>
            <w:hideMark/>
          </w:tcPr>
          <w:p w14:paraId="0AF0B17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747185</w:t>
            </w:r>
          </w:p>
        </w:tc>
        <w:tc>
          <w:tcPr>
            <w:tcW w:w="747" w:type="dxa"/>
            <w:gridSpan w:val="2"/>
            <w:tcBorders>
              <w:top w:val="nil"/>
              <w:left w:val="nil"/>
              <w:bottom w:val="nil"/>
              <w:right w:val="nil"/>
            </w:tcBorders>
            <w:shd w:val="clear" w:color="auto" w:fill="auto"/>
            <w:noWrap/>
            <w:vAlign w:val="bottom"/>
            <w:hideMark/>
          </w:tcPr>
          <w:p w14:paraId="0AF0B17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0.46</w:t>
            </w:r>
          </w:p>
        </w:tc>
        <w:tc>
          <w:tcPr>
            <w:tcW w:w="5246" w:type="dxa"/>
            <w:gridSpan w:val="2"/>
            <w:tcBorders>
              <w:top w:val="nil"/>
              <w:left w:val="nil"/>
              <w:bottom w:val="nil"/>
              <w:right w:val="nil"/>
            </w:tcBorders>
            <w:shd w:val="clear" w:color="auto" w:fill="auto"/>
            <w:noWrap/>
            <w:vAlign w:val="bottom"/>
            <w:hideMark/>
          </w:tcPr>
          <w:p w14:paraId="0AF0B175"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Imperial </w:t>
            </w:r>
          </w:p>
        </w:tc>
        <w:tc>
          <w:tcPr>
            <w:tcW w:w="825" w:type="dxa"/>
            <w:tcBorders>
              <w:top w:val="nil"/>
              <w:left w:val="nil"/>
              <w:bottom w:val="nil"/>
              <w:right w:val="nil"/>
            </w:tcBorders>
            <w:shd w:val="clear" w:color="auto" w:fill="auto"/>
            <w:noWrap/>
            <w:vAlign w:val="bottom"/>
            <w:hideMark/>
          </w:tcPr>
          <w:p w14:paraId="0AF0B17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32.83</w:t>
            </w:r>
          </w:p>
        </w:tc>
        <w:tc>
          <w:tcPr>
            <w:tcW w:w="1239" w:type="dxa"/>
            <w:gridSpan w:val="2"/>
            <w:tcBorders>
              <w:top w:val="nil"/>
              <w:left w:val="nil"/>
              <w:bottom w:val="nil"/>
              <w:right w:val="nil"/>
            </w:tcBorders>
            <w:shd w:val="clear" w:color="auto" w:fill="auto"/>
            <w:noWrap/>
            <w:vAlign w:val="bottom"/>
            <w:hideMark/>
          </w:tcPr>
          <w:p w14:paraId="0AF0B17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–115.58</w:t>
            </w:r>
          </w:p>
        </w:tc>
        <w:tc>
          <w:tcPr>
            <w:tcW w:w="2100" w:type="dxa"/>
            <w:gridSpan w:val="2"/>
            <w:tcBorders>
              <w:top w:val="nil"/>
              <w:left w:val="nil"/>
              <w:bottom w:val="nil"/>
              <w:right w:val="nil"/>
            </w:tcBorders>
            <w:shd w:val="clear" w:color="auto" w:fill="auto"/>
            <w:noWrap/>
            <w:vAlign w:val="bottom"/>
            <w:hideMark/>
          </w:tcPr>
          <w:p w14:paraId="0AF0B17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80" w14:textId="77777777" w:rsidTr="00EC5474">
        <w:trPr>
          <w:trHeight w:val="240"/>
        </w:trPr>
        <w:tc>
          <w:tcPr>
            <w:tcW w:w="764" w:type="dxa"/>
            <w:tcBorders>
              <w:top w:val="nil"/>
              <w:left w:val="nil"/>
              <w:bottom w:val="nil"/>
              <w:right w:val="nil"/>
            </w:tcBorders>
            <w:shd w:val="clear" w:color="auto" w:fill="auto"/>
            <w:noWrap/>
            <w:vAlign w:val="bottom"/>
            <w:hideMark/>
          </w:tcPr>
          <w:p w14:paraId="0AF0B17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747187</w:t>
            </w:r>
          </w:p>
        </w:tc>
        <w:tc>
          <w:tcPr>
            <w:tcW w:w="747" w:type="dxa"/>
            <w:gridSpan w:val="2"/>
            <w:tcBorders>
              <w:top w:val="nil"/>
              <w:left w:val="nil"/>
              <w:bottom w:val="nil"/>
              <w:right w:val="nil"/>
            </w:tcBorders>
            <w:shd w:val="clear" w:color="auto" w:fill="auto"/>
            <w:noWrap/>
            <w:vAlign w:val="bottom"/>
            <w:hideMark/>
          </w:tcPr>
          <w:p w14:paraId="0AF0B17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0.46</w:t>
            </w:r>
          </w:p>
        </w:tc>
        <w:tc>
          <w:tcPr>
            <w:tcW w:w="5246" w:type="dxa"/>
            <w:gridSpan w:val="2"/>
            <w:tcBorders>
              <w:top w:val="nil"/>
              <w:left w:val="nil"/>
              <w:bottom w:val="nil"/>
              <w:right w:val="nil"/>
            </w:tcBorders>
            <w:shd w:val="clear" w:color="auto" w:fill="auto"/>
            <w:noWrap/>
            <w:vAlign w:val="bottom"/>
            <w:hideMark/>
          </w:tcPr>
          <w:p w14:paraId="0AF0B17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825" w:type="dxa"/>
            <w:tcBorders>
              <w:top w:val="nil"/>
              <w:left w:val="nil"/>
              <w:bottom w:val="nil"/>
              <w:right w:val="nil"/>
            </w:tcBorders>
            <w:shd w:val="clear" w:color="auto" w:fill="auto"/>
            <w:noWrap/>
            <w:vAlign w:val="bottom"/>
            <w:hideMark/>
          </w:tcPr>
          <w:p w14:paraId="0AF0B17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33.63</w:t>
            </w:r>
          </w:p>
        </w:tc>
        <w:tc>
          <w:tcPr>
            <w:tcW w:w="1239" w:type="dxa"/>
            <w:gridSpan w:val="2"/>
            <w:tcBorders>
              <w:top w:val="nil"/>
              <w:left w:val="nil"/>
              <w:bottom w:val="nil"/>
              <w:right w:val="nil"/>
            </w:tcBorders>
            <w:shd w:val="clear" w:color="auto" w:fill="auto"/>
            <w:noWrap/>
            <w:vAlign w:val="bottom"/>
            <w:hideMark/>
          </w:tcPr>
          <w:p w14:paraId="0AF0B17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–116.17</w:t>
            </w:r>
          </w:p>
        </w:tc>
        <w:tc>
          <w:tcPr>
            <w:tcW w:w="2100" w:type="dxa"/>
            <w:gridSpan w:val="2"/>
            <w:tcBorders>
              <w:top w:val="nil"/>
              <w:left w:val="nil"/>
              <w:bottom w:val="nil"/>
              <w:right w:val="nil"/>
            </w:tcBorders>
            <w:shd w:val="clear" w:color="auto" w:fill="auto"/>
            <w:noWrap/>
            <w:vAlign w:val="bottom"/>
            <w:hideMark/>
          </w:tcPr>
          <w:p w14:paraId="0AF0B17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87" w14:textId="77777777" w:rsidTr="00EC5474">
        <w:trPr>
          <w:trHeight w:val="240"/>
        </w:trPr>
        <w:tc>
          <w:tcPr>
            <w:tcW w:w="764" w:type="dxa"/>
            <w:tcBorders>
              <w:top w:val="nil"/>
              <w:left w:val="nil"/>
              <w:bottom w:val="nil"/>
              <w:right w:val="nil"/>
            </w:tcBorders>
            <w:shd w:val="clear" w:color="auto" w:fill="auto"/>
            <w:noWrap/>
            <w:vAlign w:val="bottom"/>
            <w:hideMark/>
          </w:tcPr>
          <w:p w14:paraId="0AF0B18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747188</w:t>
            </w:r>
          </w:p>
        </w:tc>
        <w:tc>
          <w:tcPr>
            <w:tcW w:w="747" w:type="dxa"/>
            <w:gridSpan w:val="2"/>
            <w:tcBorders>
              <w:top w:val="nil"/>
              <w:left w:val="nil"/>
              <w:bottom w:val="nil"/>
              <w:right w:val="nil"/>
            </w:tcBorders>
            <w:shd w:val="clear" w:color="auto" w:fill="auto"/>
            <w:noWrap/>
            <w:vAlign w:val="bottom"/>
            <w:hideMark/>
          </w:tcPr>
          <w:p w14:paraId="0AF0B18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0.48</w:t>
            </w:r>
          </w:p>
        </w:tc>
        <w:tc>
          <w:tcPr>
            <w:tcW w:w="5246" w:type="dxa"/>
            <w:gridSpan w:val="2"/>
            <w:tcBorders>
              <w:top w:val="nil"/>
              <w:left w:val="nil"/>
              <w:bottom w:val="nil"/>
              <w:right w:val="nil"/>
            </w:tcBorders>
            <w:shd w:val="clear" w:color="auto" w:fill="auto"/>
            <w:noWrap/>
            <w:vAlign w:val="bottom"/>
            <w:hideMark/>
          </w:tcPr>
          <w:p w14:paraId="0AF0B183"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Blythe Riverside Co Arpt </w:t>
            </w:r>
          </w:p>
        </w:tc>
        <w:tc>
          <w:tcPr>
            <w:tcW w:w="825" w:type="dxa"/>
            <w:tcBorders>
              <w:top w:val="nil"/>
              <w:left w:val="nil"/>
              <w:bottom w:val="nil"/>
              <w:right w:val="nil"/>
            </w:tcBorders>
            <w:shd w:val="clear" w:color="auto" w:fill="auto"/>
            <w:noWrap/>
            <w:vAlign w:val="bottom"/>
            <w:hideMark/>
          </w:tcPr>
          <w:p w14:paraId="0AF0B18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33.62</w:t>
            </w:r>
          </w:p>
        </w:tc>
        <w:tc>
          <w:tcPr>
            <w:tcW w:w="1239" w:type="dxa"/>
            <w:gridSpan w:val="2"/>
            <w:tcBorders>
              <w:top w:val="nil"/>
              <w:left w:val="nil"/>
              <w:bottom w:val="nil"/>
              <w:right w:val="nil"/>
            </w:tcBorders>
            <w:shd w:val="clear" w:color="auto" w:fill="auto"/>
            <w:noWrap/>
            <w:vAlign w:val="bottom"/>
            <w:hideMark/>
          </w:tcPr>
          <w:p w14:paraId="0AF0B18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–114.72</w:t>
            </w:r>
          </w:p>
        </w:tc>
        <w:tc>
          <w:tcPr>
            <w:tcW w:w="2100" w:type="dxa"/>
            <w:gridSpan w:val="2"/>
            <w:tcBorders>
              <w:top w:val="nil"/>
              <w:left w:val="nil"/>
              <w:bottom w:val="nil"/>
              <w:right w:val="nil"/>
            </w:tcBorders>
            <w:shd w:val="clear" w:color="auto" w:fill="auto"/>
            <w:noWrap/>
            <w:vAlign w:val="bottom"/>
            <w:hideMark/>
          </w:tcPr>
          <w:p w14:paraId="0AF0B18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bl>
    <w:p w14:paraId="0AF0B188" w14:textId="77777777" w:rsidR="0029659A" w:rsidRDefault="0029659A" w:rsidP="0029659A">
      <w:pPr>
        <w:contextualSpacing/>
        <w:rPr>
          <w:rFonts w:asciiTheme="minorHAnsi" w:eastAsia="Cambria" w:hAnsiTheme="minorHAnsi"/>
          <w:sz w:val="18"/>
          <w:szCs w:val="18"/>
        </w:rPr>
      </w:pPr>
    </w:p>
    <w:p w14:paraId="0AF0B189" w14:textId="3508170D" w:rsidR="0029659A" w:rsidRPr="00A35980"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4.5</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[1000 x (</w:t>
      </w:r>
      <w:r w:rsidRPr="00CB00C9">
        <w:rPr>
          <w:rFonts w:asciiTheme="minorHAnsi" w:hAnsiTheme="minorHAnsi"/>
          <w:sz w:val="18"/>
          <w:szCs w:val="18"/>
        </w:rPr>
        <w:t>Equivalent Leakage Area</w:t>
      </w:r>
      <w:r>
        <w:rPr>
          <w:rFonts w:asciiTheme="minorHAnsi" w:hAnsiTheme="minorHAnsi"/>
          <w:sz w:val="18"/>
          <w:szCs w:val="18"/>
        </w:rPr>
        <w:t xml:space="preserve"> (ELA) B06/</w:t>
      </w:r>
      <w:r w:rsidRPr="003A3A65">
        <w:rPr>
          <w:rFonts w:asciiTheme="minorHAnsi" w:hAnsiTheme="minorHAnsi"/>
          <w:sz w:val="18"/>
          <w:szCs w:val="18"/>
        </w:rPr>
        <w:t xml:space="preserve"> </w:t>
      </w:r>
      <w:r w:rsidRPr="0045459E">
        <w:rPr>
          <w:rFonts w:asciiTheme="minorHAnsi" w:hAnsiTheme="minorHAnsi"/>
          <w:sz w:val="18"/>
          <w:szCs w:val="18"/>
        </w:rPr>
        <w:t>conditioned floor area A</w:t>
      </w:r>
      <w:r>
        <w:rPr>
          <w:rFonts w:asciiTheme="minorHAnsi" w:hAnsiTheme="minorHAnsi"/>
          <w:sz w:val="18"/>
          <w:szCs w:val="18"/>
        </w:rPr>
        <w:t>04) x (Vertical Distance B07/8.2)^0.4]</w:t>
      </w:r>
      <w:r w:rsidRPr="00A35980">
        <w:rPr>
          <w:rFonts w:asciiTheme="minorHAnsi" w:hAnsiTheme="minorHAnsi"/>
          <w:sz w:val="18"/>
          <w:szCs w:val="18"/>
        </w:rPr>
        <w:t xml:space="preserve">= </w:t>
      </w:r>
      <w:r>
        <w:rPr>
          <w:rFonts w:asciiTheme="minorHAnsi" w:hAnsiTheme="minorHAnsi"/>
          <w:sz w:val="18"/>
          <w:szCs w:val="18"/>
        </w:rPr>
        <w:t>Normalized Leakage (NL)</w:t>
      </w:r>
      <w:r w:rsidR="0033657D">
        <w:rPr>
          <w:rFonts w:asciiTheme="minorHAnsi" w:hAnsiTheme="minorHAnsi"/>
          <w:sz w:val="18"/>
          <w:szCs w:val="18"/>
        </w:rPr>
        <w:t>.</w:t>
      </w:r>
    </w:p>
    <w:p w14:paraId="0AF0B18A" w14:textId="687B6155" w:rsidR="0029659A" w:rsidRPr="004C3F98"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4.6a</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(Normalized Leakage (NL) B09 x </w:t>
      </w:r>
      <w:r w:rsidRPr="0045459E">
        <w:rPr>
          <w:rFonts w:asciiTheme="minorHAnsi" w:hAnsiTheme="minorHAnsi"/>
          <w:sz w:val="18"/>
          <w:szCs w:val="18"/>
        </w:rPr>
        <w:t>conditioned floor area A</w:t>
      </w:r>
      <w:r>
        <w:rPr>
          <w:rFonts w:asciiTheme="minorHAnsi" w:hAnsiTheme="minorHAnsi"/>
          <w:sz w:val="18"/>
          <w:szCs w:val="18"/>
        </w:rPr>
        <w:t>04)/7.3</w:t>
      </w:r>
      <w:r w:rsidRPr="00A35980">
        <w:rPr>
          <w:rFonts w:asciiTheme="minorHAnsi" w:hAnsiTheme="minorHAnsi"/>
          <w:sz w:val="18"/>
          <w:szCs w:val="18"/>
        </w:rPr>
        <w:t xml:space="preserve">= </w:t>
      </w:r>
      <w:r>
        <w:rPr>
          <w:rFonts w:asciiTheme="minorHAnsi" w:hAnsiTheme="minorHAnsi"/>
          <w:sz w:val="18"/>
          <w:szCs w:val="18"/>
        </w:rPr>
        <w:t>Ventilation Provided by Infiltration in (CFM)</w:t>
      </w:r>
      <w:r w:rsidR="0033657D">
        <w:rPr>
          <w:rFonts w:asciiTheme="minorHAnsi" w:hAnsiTheme="minorHAnsi"/>
          <w:sz w:val="18"/>
          <w:szCs w:val="18"/>
        </w:rPr>
        <w:t>.</w:t>
      </w:r>
    </w:p>
    <w:p w14:paraId="0AF0B18B" w14:textId="531E56E8" w:rsidR="0029659A" w:rsidRPr="004C3F98"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4.7</w:t>
      </w:r>
      <w:r w:rsidRPr="00A35980">
        <w:rPr>
          <w:rFonts w:asciiTheme="minorHAnsi" w:eastAsia="Cambria" w:hAnsiTheme="minorHAnsi"/>
          <w:sz w:val="18"/>
          <w:szCs w:val="18"/>
        </w:rPr>
        <w:t xml:space="preserve">. </w:t>
      </w:r>
      <w:r>
        <w:rPr>
          <w:rFonts w:asciiTheme="minorHAnsi" w:eastAsia="Cambria" w:hAnsiTheme="minorHAnsi"/>
          <w:sz w:val="18"/>
          <w:szCs w:val="18"/>
        </w:rPr>
        <w:t xml:space="preserve">It is the difference between the total required ventilation and the ventilation provided by infiltration.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r>
        <w:rPr>
          <w:rFonts w:asciiTheme="minorHAnsi" w:hAnsiTheme="minorHAnsi"/>
          <w:sz w:val="18"/>
          <w:szCs w:val="18"/>
        </w:rPr>
        <w:t xml:space="preserve"> B01 - Ventilation Provided by Infiltration B10 </w:t>
      </w:r>
      <w:r w:rsidRPr="00A35980">
        <w:rPr>
          <w:rFonts w:asciiTheme="minorHAnsi" w:hAnsiTheme="minorHAnsi"/>
          <w:sz w:val="18"/>
          <w:szCs w:val="18"/>
        </w:rPr>
        <w:t>=</w:t>
      </w:r>
      <w:r>
        <w:rPr>
          <w:rFonts w:asciiTheme="minorHAnsi" w:hAnsiTheme="minorHAnsi"/>
          <w:sz w:val="18"/>
          <w:szCs w:val="18"/>
        </w:rPr>
        <w:t xml:space="preserve"> Required </w:t>
      </w:r>
      <w:r w:rsidRPr="0045459E">
        <w:rPr>
          <w:rFonts w:asciiTheme="minorHAnsi" w:hAnsiTheme="minorHAnsi"/>
          <w:sz w:val="18"/>
          <w:szCs w:val="18"/>
        </w:rPr>
        <w:t>Continuous Whole-Building Ventilation Rate</w:t>
      </w:r>
      <w:r>
        <w:rPr>
          <w:rFonts w:asciiTheme="minorHAnsi" w:hAnsiTheme="minorHAnsi"/>
          <w:sz w:val="18"/>
          <w:szCs w:val="18"/>
        </w:rPr>
        <w:t xml:space="preserve"> of the fan in (CFM)</w:t>
      </w:r>
      <w:r w:rsidR="0033657D">
        <w:rPr>
          <w:rFonts w:asciiTheme="minorHAnsi" w:hAnsiTheme="minorHAnsi"/>
          <w:sz w:val="18"/>
          <w:szCs w:val="18"/>
        </w:rPr>
        <w:t>.</w:t>
      </w:r>
    </w:p>
    <w:p w14:paraId="0AF0B18C" w14:textId="77777777" w:rsidR="0029659A" w:rsidRPr="004C3F98" w:rsidRDefault="0029659A" w:rsidP="0029659A">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 xml:space="preserve">User entered value </w:t>
      </w:r>
      <w:r>
        <w:rPr>
          <w:rFonts w:asciiTheme="minorHAnsi" w:eastAsia="Cambria" w:hAnsiTheme="minorHAnsi"/>
          <w:sz w:val="18"/>
          <w:szCs w:val="18"/>
        </w:rPr>
        <w:t xml:space="preserve">equals the installed ventilation rate of the fan in </w:t>
      </w:r>
      <w:r>
        <w:rPr>
          <w:rFonts w:asciiTheme="minorHAnsi" w:hAnsiTheme="minorHAnsi"/>
          <w:sz w:val="18"/>
          <w:szCs w:val="18"/>
        </w:rPr>
        <w:t xml:space="preserve">(CFM). </w:t>
      </w:r>
    </w:p>
    <w:p w14:paraId="0AF0B1AD"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0A431A">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14:paraId="0AF0B1AF" w14:textId="77777777" w:rsidTr="0096325C">
        <w:tc>
          <w:tcPr>
            <w:tcW w:w="11016" w:type="dxa"/>
          </w:tcPr>
          <w:p w14:paraId="0AF0B1AE" w14:textId="77777777" w:rsidR="0096325C" w:rsidRDefault="0096325C" w:rsidP="00D65FA1">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0AF0B1B0" w14:textId="77777777" w:rsidR="0096325C" w:rsidRDefault="0096325C"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BF2443" w:rsidRPr="00D2491C" w14:paraId="0AF0B1B6" w14:textId="77777777" w:rsidTr="00EC5474">
        <w:tc>
          <w:tcPr>
            <w:tcW w:w="11016" w:type="dxa"/>
            <w:gridSpan w:val="3"/>
          </w:tcPr>
          <w:p w14:paraId="0AF0B1B5" w14:textId="77777777" w:rsidR="00BF2443" w:rsidRPr="00F5715E" w:rsidRDefault="00BF2443" w:rsidP="00EC54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5715E">
              <w:rPr>
                <w:rFonts w:asciiTheme="minorHAnsi" w:hAnsiTheme="minorHAnsi"/>
                <w:b/>
                <w:sz w:val="18"/>
                <w:szCs w:val="18"/>
              </w:rPr>
              <w:t>A. Dwelling Mechanical Ventilation - General Information</w:t>
            </w:r>
          </w:p>
        </w:tc>
      </w:tr>
      <w:tr w:rsidR="00BF2443" w:rsidRPr="00D2491C" w14:paraId="0AF0B1BA" w14:textId="77777777" w:rsidTr="00EC5474">
        <w:trPr>
          <w:trHeight w:val="158"/>
        </w:trPr>
        <w:tc>
          <w:tcPr>
            <w:tcW w:w="634" w:type="dxa"/>
            <w:vAlign w:val="center"/>
          </w:tcPr>
          <w:p w14:paraId="0AF0B1B7" w14:textId="77777777" w:rsidR="00BF2443" w:rsidRPr="00F5715E" w:rsidRDefault="00BF2443" w:rsidP="00EC5474">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0AF0B1B8" w14:textId="62DBB7FF" w:rsidR="00BF2443" w:rsidRPr="00F5715E" w:rsidRDefault="00BF2443" w:rsidP="00002732">
            <w:pPr>
              <w:rPr>
                <w:rFonts w:asciiTheme="minorHAnsi" w:hAnsiTheme="minorHAnsi"/>
                <w:sz w:val="18"/>
                <w:szCs w:val="18"/>
              </w:rPr>
            </w:pPr>
            <w:r>
              <w:rPr>
                <w:rFonts w:asciiTheme="minorHAnsi" w:hAnsiTheme="minorHAnsi"/>
                <w:sz w:val="18"/>
                <w:szCs w:val="18"/>
              </w:rPr>
              <w:t xml:space="preserve">Dwelling </w:t>
            </w:r>
            <w:r w:rsidR="00002732">
              <w:rPr>
                <w:rFonts w:asciiTheme="minorHAnsi" w:hAnsiTheme="minorHAnsi"/>
                <w:sz w:val="18"/>
                <w:szCs w:val="18"/>
              </w:rPr>
              <w:t>U</w:t>
            </w:r>
            <w:r>
              <w:rPr>
                <w:rFonts w:asciiTheme="minorHAnsi" w:hAnsiTheme="minorHAnsi"/>
                <w:sz w:val="18"/>
                <w:szCs w:val="18"/>
              </w:rPr>
              <w:t xml:space="preserve">nit </w:t>
            </w:r>
            <w:r w:rsidR="00002732">
              <w:rPr>
                <w:rFonts w:asciiTheme="minorHAnsi" w:hAnsiTheme="minorHAnsi"/>
                <w:sz w:val="18"/>
                <w:szCs w:val="18"/>
              </w:rPr>
              <w:t>N</w:t>
            </w:r>
            <w:r>
              <w:rPr>
                <w:rFonts w:asciiTheme="minorHAnsi" w:hAnsiTheme="minorHAnsi"/>
                <w:sz w:val="18"/>
                <w:szCs w:val="18"/>
              </w:rPr>
              <w:t>ame</w:t>
            </w:r>
          </w:p>
        </w:tc>
        <w:tc>
          <w:tcPr>
            <w:tcW w:w="5774" w:type="dxa"/>
          </w:tcPr>
          <w:p w14:paraId="0AF0B1B9" w14:textId="77777777" w:rsidR="00BF2443" w:rsidRPr="00F5715E" w:rsidRDefault="00BF2443" w:rsidP="00EC5474">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BF2443" w:rsidRPr="00D2491C" w14:paraId="0AF0B1BE" w14:textId="77777777" w:rsidTr="00EC5474">
        <w:trPr>
          <w:trHeight w:val="158"/>
        </w:trPr>
        <w:tc>
          <w:tcPr>
            <w:tcW w:w="634" w:type="dxa"/>
            <w:vAlign w:val="center"/>
          </w:tcPr>
          <w:p w14:paraId="0AF0B1BB"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0AF0B1BC" w14:textId="68738273" w:rsidR="00BF2443" w:rsidRPr="00F5715E" w:rsidRDefault="00BF2443" w:rsidP="00EC5474">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0AF0B1BD" w14:textId="77777777" w:rsidR="00BF2443" w:rsidRPr="00F5715E" w:rsidRDefault="00BF2443" w:rsidP="00EC5474">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BF2443" w:rsidRPr="00D2491C" w14:paraId="0AF0B1C2" w14:textId="77777777" w:rsidTr="00EC5474">
        <w:trPr>
          <w:trHeight w:val="158"/>
        </w:trPr>
        <w:tc>
          <w:tcPr>
            <w:tcW w:w="634" w:type="dxa"/>
            <w:vAlign w:val="center"/>
          </w:tcPr>
          <w:p w14:paraId="0AF0B1BF"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0AF0B1C0" w14:textId="222E97EA" w:rsidR="00BF2443" w:rsidRPr="00F5715E" w:rsidRDefault="00BF2443" w:rsidP="00002732">
            <w:pPr>
              <w:rPr>
                <w:rFonts w:asciiTheme="minorHAnsi" w:hAnsiTheme="minorHAnsi"/>
                <w:sz w:val="18"/>
                <w:szCs w:val="18"/>
              </w:rPr>
            </w:pPr>
            <w:r w:rsidRPr="00F5715E">
              <w:rPr>
                <w:rFonts w:asciiTheme="minorHAnsi" w:hAnsiTheme="minorHAnsi"/>
                <w:sz w:val="18"/>
                <w:szCs w:val="18"/>
              </w:rPr>
              <w:t xml:space="preserve">Project </w:t>
            </w:r>
            <w:r w:rsidR="00002732">
              <w:rPr>
                <w:rFonts w:asciiTheme="minorHAnsi" w:hAnsiTheme="minorHAnsi"/>
                <w:sz w:val="18"/>
                <w:szCs w:val="18"/>
              </w:rPr>
              <w:t>S</w:t>
            </w:r>
            <w:r w:rsidRPr="00F5715E">
              <w:rPr>
                <w:rFonts w:asciiTheme="minorHAnsi" w:hAnsiTheme="minorHAnsi"/>
                <w:sz w:val="18"/>
                <w:szCs w:val="18"/>
              </w:rPr>
              <w:t>cope</w:t>
            </w:r>
          </w:p>
        </w:tc>
        <w:tc>
          <w:tcPr>
            <w:tcW w:w="5774" w:type="dxa"/>
          </w:tcPr>
          <w:p w14:paraId="0AF0B1C1" w14:textId="77777777" w:rsidR="00BF2443" w:rsidRPr="00F5715E" w:rsidRDefault="00BF2443" w:rsidP="00EC5474">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BF2443" w:rsidRPr="00D2491C" w14:paraId="0AF0B1C7" w14:textId="77777777" w:rsidTr="00EC5474">
        <w:trPr>
          <w:trHeight w:val="158"/>
        </w:trPr>
        <w:tc>
          <w:tcPr>
            <w:tcW w:w="634" w:type="dxa"/>
            <w:vAlign w:val="center"/>
          </w:tcPr>
          <w:p w14:paraId="0AF0B1C3"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0AF0B1C4" w14:textId="7D07CB82" w:rsidR="00BF2443" w:rsidRDefault="003037F2" w:rsidP="00EC5474">
            <w:pPr>
              <w:rPr>
                <w:rFonts w:asciiTheme="minorHAnsi" w:hAnsiTheme="minorHAnsi"/>
                <w:sz w:val="18"/>
                <w:szCs w:val="18"/>
              </w:rPr>
            </w:pPr>
            <w:r>
              <w:rPr>
                <w:rFonts w:asciiTheme="minorHAnsi" w:hAnsiTheme="minorHAnsi"/>
                <w:sz w:val="18"/>
                <w:szCs w:val="18"/>
              </w:rPr>
              <w:t xml:space="preserve">Total </w:t>
            </w:r>
            <w:r w:rsidR="00BF2443" w:rsidRPr="00F5715E">
              <w:rPr>
                <w:rFonts w:asciiTheme="minorHAnsi" w:hAnsiTheme="minorHAnsi"/>
                <w:sz w:val="18"/>
                <w:szCs w:val="18"/>
              </w:rPr>
              <w:t xml:space="preserve">Conditioned </w:t>
            </w:r>
            <w:r>
              <w:rPr>
                <w:rFonts w:asciiTheme="minorHAnsi" w:hAnsiTheme="minorHAnsi"/>
                <w:sz w:val="18"/>
                <w:szCs w:val="18"/>
              </w:rPr>
              <w:t>F</w:t>
            </w:r>
            <w:r w:rsidR="00BF2443" w:rsidRPr="00F5715E">
              <w:rPr>
                <w:rFonts w:asciiTheme="minorHAnsi" w:hAnsiTheme="minorHAnsi"/>
                <w:sz w:val="18"/>
                <w:szCs w:val="18"/>
              </w:rPr>
              <w:t xml:space="preserve">loor </w:t>
            </w:r>
            <w:r>
              <w:rPr>
                <w:rFonts w:asciiTheme="minorHAnsi" w:hAnsiTheme="minorHAnsi"/>
                <w:sz w:val="18"/>
                <w:szCs w:val="18"/>
              </w:rPr>
              <w:t>A</w:t>
            </w:r>
            <w:r w:rsidR="00BF2443" w:rsidRPr="00F5715E">
              <w:rPr>
                <w:rFonts w:asciiTheme="minorHAnsi" w:hAnsiTheme="minorHAnsi"/>
                <w:sz w:val="18"/>
                <w:szCs w:val="18"/>
              </w:rPr>
              <w:t xml:space="preserve">rea of </w:t>
            </w:r>
            <w:r w:rsidR="00002732">
              <w:rPr>
                <w:rFonts w:asciiTheme="minorHAnsi" w:hAnsiTheme="minorHAnsi"/>
                <w:sz w:val="18"/>
                <w:szCs w:val="18"/>
              </w:rPr>
              <w:t>D</w:t>
            </w:r>
            <w:r w:rsidR="00BF2443" w:rsidRPr="00F5715E">
              <w:rPr>
                <w:rFonts w:asciiTheme="minorHAnsi" w:hAnsiTheme="minorHAnsi"/>
                <w:sz w:val="18"/>
                <w:szCs w:val="18"/>
              </w:rPr>
              <w:t xml:space="preserve">welling </w:t>
            </w:r>
            <w:r w:rsidR="00002732">
              <w:rPr>
                <w:rFonts w:asciiTheme="minorHAnsi" w:hAnsiTheme="minorHAnsi"/>
                <w:sz w:val="18"/>
                <w:szCs w:val="18"/>
              </w:rPr>
              <w:t>U</w:t>
            </w:r>
            <w:r w:rsidR="00BF2443" w:rsidRPr="00F5715E">
              <w:rPr>
                <w:rFonts w:asciiTheme="minorHAnsi" w:hAnsiTheme="minorHAnsi"/>
                <w:sz w:val="18"/>
                <w:szCs w:val="18"/>
              </w:rPr>
              <w:t>nit</w:t>
            </w:r>
          </w:p>
          <w:p w14:paraId="0AF0B1C5" w14:textId="77777777" w:rsidR="00BF2443" w:rsidRPr="00F5715E" w:rsidRDefault="00BF2443" w:rsidP="00EC5474">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0AF0B1C6" w14:textId="1E97A07D" w:rsidR="00BF2443" w:rsidRPr="00F5715E" w:rsidRDefault="001363DB" w:rsidP="00EC5474">
            <w:pPr>
              <w:rPr>
                <w:rFonts w:asciiTheme="minorHAnsi" w:hAnsiTheme="minorHAnsi"/>
                <w:sz w:val="18"/>
                <w:szCs w:val="18"/>
              </w:rPr>
            </w:pPr>
            <w:r w:rsidRPr="001363DB">
              <w:rPr>
                <w:rFonts w:asciiTheme="minorHAnsi" w:hAnsiTheme="minorHAnsi"/>
                <w:sz w:val="18"/>
                <w:szCs w:val="18"/>
              </w:rPr>
              <w:t>&lt;&lt;calculated field: default value reference from MCH-01;  or allow user to override default and input value xxxxx;  flag overridden values and report in project status notes field &gt;&gt;</w:t>
            </w:r>
          </w:p>
        </w:tc>
      </w:tr>
      <w:tr w:rsidR="00BF2443" w:rsidRPr="00D2491C" w14:paraId="0AF0B1CC" w14:textId="77777777" w:rsidTr="00EC5474">
        <w:trPr>
          <w:trHeight w:val="158"/>
        </w:trPr>
        <w:tc>
          <w:tcPr>
            <w:tcW w:w="634" w:type="dxa"/>
            <w:vAlign w:val="center"/>
          </w:tcPr>
          <w:p w14:paraId="0AF0B1C8"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0AF0B1C9" w14:textId="161A8625" w:rsidR="00BF2443" w:rsidRDefault="00BF2443" w:rsidP="00EC5474">
            <w:pPr>
              <w:rPr>
                <w:rFonts w:asciiTheme="minorHAnsi" w:hAnsiTheme="minorHAnsi"/>
                <w:sz w:val="18"/>
                <w:szCs w:val="18"/>
              </w:rPr>
            </w:pPr>
            <w:r w:rsidRPr="00F5715E">
              <w:rPr>
                <w:rFonts w:asciiTheme="minorHAnsi" w:hAnsiTheme="minorHAnsi"/>
                <w:sz w:val="18"/>
                <w:szCs w:val="18"/>
              </w:rPr>
              <w:t xml:space="preserve">Number of </w:t>
            </w:r>
            <w:r w:rsidR="00A664D1">
              <w:rPr>
                <w:rFonts w:asciiTheme="minorHAnsi" w:hAnsiTheme="minorHAnsi"/>
                <w:sz w:val="18"/>
                <w:szCs w:val="18"/>
              </w:rPr>
              <w:t>B</w:t>
            </w:r>
            <w:r w:rsidRPr="00F5715E">
              <w:rPr>
                <w:rFonts w:asciiTheme="minorHAnsi" w:hAnsiTheme="minorHAnsi"/>
                <w:sz w:val="18"/>
                <w:szCs w:val="18"/>
              </w:rPr>
              <w:t xml:space="preserve">edrooms in </w:t>
            </w:r>
            <w:r w:rsidR="00A664D1">
              <w:rPr>
                <w:rFonts w:asciiTheme="minorHAnsi" w:hAnsiTheme="minorHAnsi"/>
                <w:sz w:val="18"/>
                <w:szCs w:val="18"/>
              </w:rPr>
              <w:t>D</w:t>
            </w:r>
            <w:r w:rsidRPr="00F5715E">
              <w:rPr>
                <w:rFonts w:asciiTheme="minorHAnsi" w:hAnsiTheme="minorHAnsi"/>
                <w:sz w:val="18"/>
                <w:szCs w:val="18"/>
              </w:rPr>
              <w:t xml:space="preserve">welling </w:t>
            </w:r>
            <w:r w:rsidR="00A664D1">
              <w:rPr>
                <w:rFonts w:asciiTheme="minorHAnsi" w:hAnsiTheme="minorHAnsi"/>
                <w:sz w:val="18"/>
                <w:szCs w:val="18"/>
              </w:rPr>
              <w:t>U</w:t>
            </w:r>
            <w:r w:rsidRPr="00F5715E">
              <w:rPr>
                <w:rFonts w:asciiTheme="minorHAnsi" w:hAnsiTheme="minorHAnsi"/>
                <w:sz w:val="18"/>
                <w:szCs w:val="18"/>
              </w:rPr>
              <w:t>nit</w:t>
            </w:r>
          </w:p>
          <w:p w14:paraId="0AF0B1CA" w14:textId="77777777" w:rsidR="00BF2443" w:rsidRPr="00F5715E" w:rsidRDefault="00E65009" w:rsidP="00EC5474">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0AF0B1CB" w14:textId="1B8EE7B1" w:rsidR="00BF2443" w:rsidRPr="00F5715E" w:rsidRDefault="001363DB" w:rsidP="00EC5474">
            <w:pPr>
              <w:rPr>
                <w:rFonts w:asciiTheme="minorHAnsi" w:hAnsiTheme="minorHAnsi"/>
                <w:sz w:val="18"/>
                <w:szCs w:val="18"/>
              </w:rPr>
            </w:pPr>
            <w:r w:rsidRPr="001363DB">
              <w:rPr>
                <w:rFonts w:asciiTheme="minorHAnsi" w:hAnsiTheme="minorHAnsi"/>
                <w:sz w:val="18"/>
                <w:szCs w:val="18"/>
              </w:rPr>
              <w:t>&lt;&lt;calculated field: default value reference from MCH-01;  or allow user to override default and input value xx;  flag overridden values and report in project status notes field &gt;&gt;</w:t>
            </w:r>
            <w:r w:rsidR="00AB1685">
              <w:rPr>
                <w:rFonts w:asciiTheme="minorHAnsi" w:hAnsiTheme="minorHAnsi"/>
                <w:sz w:val="18"/>
                <w:szCs w:val="18"/>
              </w:rPr>
              <w:t xml:space="preserve"> </w:t>
            </w:r>
          </w:p>
        </w:tc>
      </w:tr>
      <w:tr w:rsidR="00BF2443" w:rsidRPr="00D2491C" w14:paraId="0AF0B1D2" w14:textId="77777777" w:rsidTr="00EC5474">
        <w:trPr>
          <w:trHeight w:val="158"/>
        </w:trPr>
        <w:tc>
          <w:tcPr>
            <w:tcW w:w="634" w:type="dxa"/>
            <w:vAlign w:val="center"/>
          </w:tcPr>
          <w:p w14:paraId="0AF0B1CD"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0AF0B1CE" w14:textId="12990858" w:rsidR="00BF2443" w:rsidRPr="00F5715E" w:rsidRDefault="00BF2443" w:rsidP="00EC5474">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0AF0B1CF" w14:textId="77777777" w:rsidR="00BF2443" w:rsidRPr="00F5715E" w:rsidRDefault="00BF2443" w:rsidP="00EC5474">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0AF0B1D0" w14:textId="77777777" w:rsidR="00BF2443" w:rsidRPr="00F5715E" w:rsidRDefault="00BF2443" w:rsidP="00EC547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0AF0B1D1" w14:textId="77777777" w:rsidR="00BF2443" w:rsidRPr="00F5715E" w:rsidRDefault="00BF2443" w:rsidP="00EC5474">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BF2443" w:rsidRPr="00D2491C" w14:paraId="0AF0B1D8" w14:textId="77777777" w:rsidTr="00EC5474">
        <w:trPr>
          <w:trHeight w:val="158"/>
        </w:trPr>
        <w:tc>
          <w:tcPr>
            <w:tcW w:w="634" w:type="dxa"/>
            <w:vAlign w:val="center"/>
          </w:tcPr>
          <w:p w14:paraId="0AF0B1D3"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0AF0B1D4" w14:textId="13E1D5B6" w:rsidR="00BF2443" w:rsidRPr="00F5715E" w:rsidRDefault="00BF2443" w:rsidP="00EC5474">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0AF0B1D5" w14:textId="77777777" w:rsidR="00BF2443" w:rsidRPr="00F5715E" w:rsidRDefault="00BF2443" w:rsidP="00EC5474">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0AF0B1D6" w14:textId="77777777" w:rsidR="00BF2443" w:rsidRPr="00F5715E" w:rsidRDefault="00BF2443" w:rsidP="00EC547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0AF0B1D7" w14:textId="77777777" w:rsidR="00BF2443" w:rsidRPr="00F5715E" w:rsidRDefault="00BF2443" w:rsidP="00EC547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(4.1.2.&gt;&gt;</w:t>
            </w:r>
          </w:p>
        </w:tc>
      </w:tr>
      <w:tr w:rsidR="00BF2443" w:rsidRPr="00D2491C" w14:paraId="0AF0B1E3" w14:textId="77777777" w:rsidTr="00EC5474">
        <w:trPr>
          <w:trHeight w:val="158"/>
        </w:trPr>
        <w:tc>
          <w:tcPr>
            <w:tcW w:w="634" w:type="dxa"/>
            <w:vAlign w:val="center"/>
          </w:tcPr>
          <w:p w14:paraId="0AF0B1D9"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0AF0B1DA" w14:textId="59D0745E" w:rsidR="00BF2443" w:rsidRPr="00F5715E" w:rsidRDefault="00BF2443" w:rsidP="00EC5474">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0AF0B1DB" w14:textId="77777777" w:rsidR="00BF2443" w:rsidRPr="00F5715E" w:rsidRDefault="00BF2443" w:rsidP="00EC5474">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0AF0B1DC" w14:textId="77777777" w:rsidR="00BF2443" w:rsidRPr="00F5715E" w:rsidRDefault="00BF2443" w:rsidP="00EC5474">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0AF0B1DD" w14:textId="77777777" w:rsidR="00BF2443" w:rsidRPr="00F5715E" w:rsidRDefault="00BF2443" w:rsidP="00EC5474">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0AF0B1DE" w14:textId="77777777" w:rsidR="00BF2443" w:rsidRPr="00F5715E" w:rsidRDefault="00BF2443" w:rsidP="00EC5474">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0AF0B1DF" w14:textId="77777777" w:rsidR="00BF2443" w:rsidRDefault="00BF2443" w:rsidP="00EC5474">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0AF0B1E0" w14:textId="77777777" w:rsidR="00BF2443" w:rsidRDefault="00BF2443" w:rsidP="00EC5474">
            <w:pPr>
              <w:rPr>
                <w:rFonts w:asciiTheme="minorHAnsi" w:hAnsiTheme="minorHAnsi"/>
                <w:sz w:val="18"/>
                <w:szCs w:val="18"/>
                <w:u w:val="single"/>
              </w:rPr>
            </w:pPr>
          </w:p>
          <w:p w14:paraId="0AF0B1E1" w14:textId="77777777" w:rsidR="00BF2443" w:rsidRPr="00F5715E" w:rsidRDefault="00BF2443" w:rsidP="00EC5474">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0AF0B1E2" w14:textId="77777777" w:rsidR="00BF2443" w:rsidRPr="00F5715E" w:rsidRDefault="00BF2443" w:rsidP="00EC5474">
            <w:pPr>
              <w:rPr>
                <w:rFonts w:asciiTheme="minorHAnsi" w:hAnsiTheme="minorHAnsi"/>
                <w:sz w:val="18"/>
                <w:szCs w:val="18"/>
              </w:rPr>
            </w:pPr>
            <w:r>
              <w:rPr>
                <w:rFonts w:asciiTheme="minorHAnsi" w:hAnsiTheme="minorHAnsi"/>
                <w:b/>
                <w:sz w:val="18"/>
                <w:szCs w:val="18"/>
              </w:rPr>
              <w:t>Central Fan Integrated Ventilation System Not Allowed to Operate Continuously - DO NOT PROCEED;&gt;&gt;</w:t>
            </w:r>
          </w:p>
        </w:tc>
      </w:tr>
      <w:tr w:rsidR="00FC4DC3" w:rsidRPr="00D2491C" w14:paraId="1F78A022" w14:textId="77777777" w:rsidTr="00EC5474">
        <w:trPr>
          <w:trHeight w:val="158"/>
          <w:ins w:id="15" w:author="Smith, Alexis@Energy" w:date="2017-12-05T13:47:00Z"/>
        </w:trPr>
        <w:tc>
          <w:tcPr>
            <w:tcW w:w="634" w:type="dxa"/>
            <w:vAlign w:val="center"/>
          </w:tcPr>
          <w:p w14:paraId="3377BC04" w14:textId="71A3EE13" w:rsidR="00FC4DC3" w:rsidRPr="00F5715E" w:rsidRDefault="00FC4DC3" w:rsidP="00EC5474">
            <w:pPr>
              <w:jc w:val="center"/>
              <w:rPr>
                <w:ins w:id="16" w:author="Smith, Alexis@Energy" w:date="2017-12-05T13:47:00Z"/>
                <w:rFonts w:asciiTheme="minorHAnsi" w:hAnsiTheme="minorHAnsi"/>
                <w:sz w:val="18"/>
                <w:szCs w:val="18"/>
              </w:rPr>
            </w:pPr>
            <w:ins w:id="17" w:author="Smith, Alexis@Energy" w:date="2017-12-05T13:47:00Z">
              <w:r>
                <w:rPr>
                  <w:rFonts w:asciiTheme="minorHAnsi" w:hAnsiTheme="minorHAnsi"/>
                  <w:sz w:val="18"/>
                  <w:szCs w:val="18"/>
                </w:rPr>
                <w:t>09</w:t>
              </w:r>
            </w:ins>
          </w:p>
        </w:tc>
        <w:tc>
          <w:tcPr>
            <w:tcW w:w="4608" w:type="dxa"/>
            <w:vAlign w:val="center"/>
          </w:tcPr>
          <w:p w14:paraId="1374B2B5" w14:textId="38F131CF" w:rsidR="00FC4DC3" w:rsidRDefault="00FC4DC3" w:rsidP="00EC5474">
            <w:pPr>
              <w:rPr>
                <w:ins w:id="18" w:author="Smith, Alexis@Energy" w:date="2017-12-05T13:47:00Z"/>
                <w:rFonts w:asciiTheme="minorHAnsi" w:hAnsiTheme="minorHAnsi"/>
                <w:sz w:val="18"/>
                <w:szCs w:val="18"/>
              </w:rPr>
            </w:pPr>
            <w:ins w:id="19" w:author="Smith, Alexis@Energy" w:date="2017-12-05T13:47:00Z">
              <w:r>
                <w:rPr>
                  <w:rFonts w:asciiTheme="minorHAnsi" w:hAnsiTheme="minorHAnsi"/>
                  <w:sz w:val="18"/>
                  <w:szCs w:val="18"/>
                </w:rPr>
                <w:t>IAQ Fan Location</w:t>
              </w:r>
            </w:ins>
          </w:p>
        </w:tc>
        <w:tc>
          <w:tcPr>
            <w:tcW w:w="5774" w:type="dxa"/>
          </w:tcPr>
          <w:p w14:paraId="7EF887A4" w14:textId="680C5187" w:rsidR="00FC4DC3" w:rsidRDefault="00FC4DC3" w:rsidP="00EC5474">
            <w:pPr>
              <w:rPr>
                <w:ins w:id="20" w:author="Smith, Alexis@Energy" w:date="2017-12-05T13:47:00Z"/>
                <w:rFonts w:asciiTheme="minorHAnsi" w:hAnsiTheme="minorHAnsi"/>
                <w:sz w:val="18"/>
                <w:szCs w:val="18"/>
              </w:rPr>
            </w:pPr>
            <w:ins w:id="21" w:author="Smith, Alexis@Energy" w:date="2017-12-05T13:47:00Z">
              <w:r>
                <w:rPr>
                  <w:rFonts w:asciiTheme="minorHAnsi" w:hAnsiTheme="minorHAnsi"/>
                  <w:sz w:val="18"/>
                  <w:szCs w:val="18"/>
                </w:rPr>
                <w:t>&lt;&lt;Auto filled text: r</w:t>
              </w:r>
              <w:r w:rsidRPr="00F5715E">
                <w:rPr>
                  <w:rFonts w:asciiTheme="minorHAnsi" w:hAnsiTheme="minorHAnsi"/>
                  <w:sz w:val="18"/>
                  <w:szCs w:val="18"/>
                </w:rPr>
                <w:t>eferenced data from CF</w:t>
              </w:r>
              <w:r>
                <w:rPr>
                  <w:rFonts w:asciiTheme="minorHAnsi" w:hAnsiTheme="minorHAnsi"/>
                  <w:sz w:val="18"/>
                  <w:szCs w:val="18"/>
                </w:rPr>
                <w:t>2</w:t>
              </w:r>
              <w:r w:rsidRPr="00F5715E">
                <w:rPr>
                  <w:rFonts w:asciiTheme="minorHAnsi" w:hAnsiTheme="minorHAnsi"/>
                  <w:sz w:val="18"/>
                  <w:szCs w:val="18"/>
                </w:rPr>
                <w:t>R</w:t>
              </w:r>
              <w:r w:rsidRPr="001F75EC">
                <w:rPr>
                  <w:rFonts w:asciiTheme="minorHAnsi" w:hAnsiTheme="minorHAnsi"/>
                  <w:sz w:val="18"/>
                  <w:szCs w:val="18"/>
                </w:rPr>
                <w:t>&gt;&gt;</w:t>
              </w:r>
            </w:ins>
          </w:p>
        </w:tc>
      </w:tr>
      <w:tr w:rsidR="00FC4DC3" w:rsidRPr="00D2491C" w14:paraId="0AF0B1F5" w14:textId="77777777" w:rsidTr="00EC5474">
        <w:trPr>
          <w:trHeight w:val="158"/>
        </w:trPr>
        <w:tc>
          <w:tcPr>
            <w:tcW w:w="634" w:type="dxa"/>
            <w:vAlign w:val="center"/>
          </w:tcPr>
          <w:p w14:paraId="0AF0B1E4" w14:textId="6CC1612D" w:rsidR="00FC4DC3" w:rsidRPr="00F5715E" w:rsidRDefault="00FC4DC3" w:rsidP="00EC5474">
            <w:pPr>
              <w:jc w:val="center"/>
              <w:rPr>
                <w:rFonts w:asciiTheme="minorHAnsi" w:hAnsiTheme="minorHAnsi"/>
                <w:sz w:val="18"/>
                <w:szCs w:val="18"/>
              </w:rPr>
            </w:pPr>
            <w:del w:id="22" w:author="Smith, Alexis@Energy" w:date="2017-12-05T13:47:00Z">
              <w:r w:rsidRPr="00F5715E" w:rsidDel="00FC4DC3">
                <w:rPr>
                  <w:rFonts w:asciiTheme="minorHAnsi" w:hAnsiTheme="minorHAnsi"/>
                  <w:sz w:val="18"/>
                  <w:szCs w:val="18"/>
                </w:rPr>
                <w:delText>09</w:delText>
              </w:r>
            </w:del>
            <w:ins w:id="23" w:author="Smith, Alexis@Energy" w:date="2017-12-05T13:47:00Z">
              <w:r>
                <w:rPr>
                  <w:rFonts w:asciiTheme="minorHAnsi" w:hAnsiTheme="minorHAnsi"/>
                  <w:sz w:val="18"/>
                  <w:szCs w:val="18"/>
                </w:rPr>
                <w:t>10</w:t>
              </w:r>
            </w:ins>
          </w:p>
        </w:tc>
        <w:tc>
          <w:tcPr>
            <w:tcW w:w="4608" w:type="dxa"/>
            <w:vAlign w:val="center"/>
          </w:tcPr>
          <w:p w14:paraId="0AF0B1E5" w14:textId="77777777" w:rsidR="00FC4DC3" w:rsidRPr="00F5715E" w:rsidRDefault="00FC4DC3" w:rsidP="00EC5474">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0AF0B1E6" w14:textId="77777777" w:rsidR="00FC4DC3" w:rsidRPr="00F5715E" w:rsidRDefault="00FC4DC3" w:rsidP="00EC5474">
            <w:pPr>
              <w:rPr>
                <w:rFonts w:asciiTheme="minorHAnsi" w:hAnsiTheme="minorHAnsi"/>
                <w:sz w:val="18"/>
                <w:szCs w:val="18"/>
              </w:rPr>
            </w:pPr>
            <w:r>
              <w:rPr>
                <w:rFonts w:asciiTheme="minorHAnsi" w:hAnsiTheme="minorHAnsi"/>
                <w:sz w:val="18"/>
                <w:szCs w:val="18"/>
              </w:rPr>
              <w:t>(this row not visible to user)</w:t>
            </w:r>
          </w:p>
        </w:tc>
        <w:tc>
          <w:tcPr>
            <w:tcW w:w="5774" w:type="dxa"/>
          </w:tcPr>
          <w:p w14:paraId="0AF0B1E7" w14:textId="77777777" w:rsidR="00FC4DC3" w:rsidRDefault="00FC4DC3" w:rsidP="00EC5474">
            <w:pPr>
              <w:rPr>
                <w:rFonts w:asciiTheme="minorHAnsi" w:hAnsiTheme="minorHAnsi"/>
                <w:sz w:val="18"/>
                <w:szCs w:val="18"/>
              </w:rPr>
            </w:pPr>
            <w:r>
              <w:rPr>
                <w:rFonts w:asciiTheme="minorHAnsi" w:hAnsiTheme="minorHAnsi"/>
                <w:sz w:val="18"/>
                <w:szCs w:val="18"/>
              </w:rPr>
              <w:t>&lt;&lt;calculated field:</w:t>
            </w:r>
          </w:p>
          <w:p w14:paraId="0AF0B1E8" w14:textId="77777777" w:rsidR="00FC4DC3" w:rsidRDefault="00FC4DC3" w:rsidP="00EC5474">
            <w:pPr>
              <w:rPr>
                <w:rFonts w:asciiTheme="minorHAnsi" w:hAnsiTheme="minorHAnsi"/>
                <w:sz w:val="18"/>
                <w:szCs w:val="18"/>
              </w:rPr>
            </w:pPr>
          </w:p>
          <w:p w14:paraId="0AF0B1E9" w14:textId="77777777" w:rsidR="00FC4DC3" w:rsidRPr="00F5715E" w:rsidRDefault="00FC4DC3" w:rsidP="00EC5474">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0AF0B1EA" w14:textId="77777777" w:rsidR="00FC4DC3" w:rsidRPr="00F5715E" w:rsidRDefault="00FC4DC3" w:rsidP="00EC5474">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0AF0B1EB" w14:textId="77777777" w:rsidR="00FC4DC3" w:rsidRPr="00F5715E" w:rsidRDefault="00FC4DC3" w:rsidP="00EC5474">
            <w:pPr>
              <w:rPr>
                <w:rFonts w:asciiTheme="minorHAnsi" w:hAnsiTheme="minorHAnsi"/>
                <w:sz w:val="18"/>
                <w:szCs w:val="18"/>
                <w:u w:val="single"/>
              </w:rPr>
            </w:pPr>
          </w:p>
          <w:p w14:paraId="0AF0B1EC" w14:textId="77777777" w:rsidR="00FC4DC3" w:rsidRPr="00F5715E" w:rsidRDefault="00FC4DC3" w:rsidP="00EC5474">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0AF0B1ED" w14:textId="77777777" w:rsidR="00FC4DC3" w:rsidRPr="00F5715E" w:rsidRDefault="00FC4DC3" w:rsidP="00EC5474">
            <w:pPr>
              <w:rPr>
                <w:rFonts w:asciiTheme="minorHAnsi" w:hAnsiTheme="minorHAnsi"/>
                <w:b/>
                <w:sz w:val="18"/>
                <w:szCs w:val="18"/>
              </w:rPr>
            </w:pPr>
            <w:r>
              <w:rPr>
                <w:rFonts w:asciiTheme="minorHAnsi" w:hAnsiTheme="minorHAnsi"/>
                <w:b/>
                <w:sz w:val="18"/>
                <w:szCs w:val="18"/>
              </w:rPr>
              <w:t>**27b - Continuous Ventilation Airflow - Total Vent Rate Method;</w:t>
            </w:r>
          </w:p>
          <w:p w14:paraId="0AF0B1EE" w14:textId="77777777" w:rsidR="00FC4DC3" w:rsidRPr="00F5715E" w:rsidRDefault="00FC4DC3" w:rsidP="00EC5474">
            <w:pPr>
              <w:rPr>
                <w:rFonts w:asciiTheme="minorHAnsi" w:hAnsiTheme="minorHAnsi"/>
                <w:sz w:val="18"/>
                <w:szCs w:val="18"/>
              </w:rPr>
            </w:pPr>
          </w:p>
          <w:p w14:paraId="0AF0B1EF" w14:textId="77777777" w:rsidR="00FC4DC3" w:rsidRPr="00F5715E" w:rsidRDefault="00FC4DC3" w:rsidP="00EC5474">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0AF0B1F0" w14:textId="77777777" w:rsidR="00FC4DC3" w:rsidRPr="00F5715E" w:rsidRDefault="00FC4DC3" w:rsidP="00EC5474">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0AF0B1F1" w14:textId="77777777" w:rsidR="00FC4DC3" w:rsidRPr="00F5715E" w:rsidRDefault="00FC4DC3" w:rsidP="00EC5474">
            <w:pPr>
              <w:rPr>
                <w:rFonts w:asciiTheme="minorHAnsi" w:hAnsiTheme="minorHAnsi"/>
                <w:sz w:val="18"/>
                <w:szCs w:val="18"/>
              </w:rPr>
            </w:pPr>
          </w:p>
          <w:p w14:paraId="0AF0B1F2" w14:textId="77777777" w:rsidR="00FC4DC3" w:rsidRPr="00F5715E" w:rsidRDefault="00FC4DC3" w:rsidP="00EC5474">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0AF0B1F3" w14:textId="77777777" w:rsidR="00FC4DC3" w:rsidRDefault="00FC4DC3" w:rsidP="00EC5474">
            <w:pPr>
              <w:rPr>
                <w:rFonts w:asciiTheme="minorHAnsi" w:hAnsiTheme="minorHAnsi"/>
                <w:b/>
                <w:sz w:val="18"/>
                <w:szCs w:val="18"/>
              </w:rPr>
            </w:pPr>
            <w:r>
              <w:rPr>
                <w:rFonts w:asciiTheme="minorHAnsi" w:hAnsiTheme="minorHAnsi"/>
                <w:b/>
                <w:sz w:val="18"/>
                <w:szCs w:val="18"/>
              </w:rPr>
              <w:t>**27d - Intermittent Ventilation Airflow - Total Vent Rate Method;&gt;&gt;</w:t>
            </w:r>
          </w:p>
          <w:p w14:paraId="0AF0B1F4" w14:textId="77777777" w:rsidR="00FC4DC3" w:rsidRPr="00F5715E" w:rsidRDefault="00FC4DC3" w:rsidP="00EC5474">
            <w:pPr>
              <w:rPr>
                <w:rFonts w:asciiTheme="minorHAnsi" w:hAnsiTheme="minorHAnsi"/>
                <w:b/>
                <w:sz w:val="18"/>
                <w:szCs w:val="18"/>
              </w:rPr>
            </w:pPr>
          </w:p>
        </w:tc>
      </w:tr>
    </w:tbl>
    <w:p w14:paraId="0AF0B1F7" w14:textId="77777777" w:rsidR="005A2B97" w:rsidRPr="005A6EB8" w:rsidRDefault="005A2B97" w:rsidP="00D65FA1">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3F49B9" w:rsidRPr="005A6EB8" w14:paraId="0AF0B1F9" w14:textId="77777777" w:rsidTr="003F49B9">
        <w:tc>
          <w:tcPr>
            <w:tcW w:w="11016" w:type="dxa"/>
          </w:tcPr>
          <w:p w14:paraId="0AF0B1F8" w14:textId="673F94DD" w:rsidR="003F49B9" w:rsidRPr="005A6EB8" w:rsidRDefault="005A6EB8" w:rsidP="003F49B9">
            <w:pPr>
              <w:rPr>
                <w:rFonts w:asciiTheme="minorHAnsi" w:hAnsiTheme="minorHAnsi"/>
                <w:szCs w:val="18"/>
              </w:rPr>
            </w:pPr>
            <w:r w:rsidRPr="005A6EB8">
              <w:rPr>
                <w:rFonts w:asciiTheme="minorHAnsi" w:hAnsiTheme="minorHAnsi"/>
                <w:b/>
                <w:szCs w:val="18"/>
              </w:rPr>
              <w:t>MCH-</w:t>
            </w:r>
            <w:r w:rsidR="003F49B9" w:rsidRPr="005A6EB8">
              <w:rPr>
                <w:rFonts w:asciiTheme="minorHAnsi" w:hAnsiTheme="minorHAnsi"/>
                <w:b/>
                <w:szCs w:val="18"/>
              </w:rPr>
              <w:t>27b - Continuous Ventilation Airflow – Total Ventilation Rate Method</w:t>
            </w:r>
          </w:p>
        </w:tc>
      </w:tr>
    </w:tbl>
    <w:p w14:paraId="0AF0B1FA" w14:textId="77777777" w:rsidR="003F49B9" w:rsidRDefault="003F49B9" w:rsidP="00D65FA1">
      <w:pPr>
        <w:rPr>
          <w:rFonts w:asciiTheme="minorHAnsi" w:hAnsiTheme="minorHAnsi"/>
          <w:sz w:val="18"/>
          <w:szCs w:val="18"/>
        </w:rPr>
      </w:pPr>
    </w:p>
    <w:p w14:paraId="0AF0B1FB" w14:textId="77777777" w:rsidR="00D85C84" w:rsidRDefault="00D85C84" w:rsidP="00D65FA1">
      <w:pPr>
        <w:rPr>
          <w:rFonts w:asciiTheme="minorHAnsi" w:hAnsiTheme="minorHAnsi"/>
          <w:sz w:val="18"/>
          <w:szCs w:val="18"/>
        </w:rPr>
      </w:pPr>
    </w:p>
    <w:p w14:paraId="0AF0B1FC" w14:textId="77777777" w:rsidR="00444E93" w:rsidRDefault="00444E93">
      <w:pPr>
        <w:rPr>
          <w:rFonts w:asciiTheme="minorHAnsi" w:hAnsiTheme="minorHAnsi"/>
          <w:sz w:val="18"/>
          <w:szCs w:val="18"/>
        </w:rPr>
      </w:pPr>
    </w:p>
    <w:p w14:paraId="0AF0B1FD" w14:textId="77777777" w:rsidR="00D85C84" w:rsidRDefault="00D85C84" w:rsidP="00D65FA1">
      <w:pPr>
        <w:rPr>
          <w:rFonts w:asciiTheme="minorHAnsi" w:hAnsi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601"/>
        <w:gridCol w:w="5829"/>
      </w:tblGrid>
      <w:tr w:rsidR="002A5EF3" w:rsidRPr="00CB00C9" w14:paraId="0AF0B1FF" w14:textId="77777777" w:rsidTr="002A5EF3">
        <w:tc>
          <w:tcPr>
            <w:tcW w:w="11016" w:type="dxa"/>
            <w:gridSpan w:val="3"/>
          </w:tcPr>
          <w:p w14:paraId="0D3ED78D" w14:textId="77777777" w:rsidR="005A6EB8" w:rsidRDefault="002A5EF3" w:rsidP="002A5EF3">
            <w:pPr>
              <w:keepNext/>
              <w:rPr>
                <w:rFonts w:asciiTheme="minorHAnsi" w:hAnsiTheme="minorHAnsi"/>
                <w:b/>
                <w:sz w:val="18"/>
                <w:szCs w:val="18"/>
              </w:rPr>
            </w:pPr>
            <w:r w:rsidRPr="005A6EB8">
              <w:rPr>
                <w:rFonts w:asciiTheme="minorHAnsi" w:hAnsiTheme="minorHAnsi"/>
                <w:b/>
                <w:szCs w:val="18"/>
              </w:rPr>
              <w:lastRenderedPageBreak/>
              <w:t>B. Whole-Building Continuous Ventilation - Total Ventilation Rate Method</w:t>
            </w:r>
          </w:p>
          <w:p w14:paraId="0AF0B1FE" w14:textId="00AAB548" w:rsidR="002A5EF3" w:rsidRPr="00CB00C9" w:rsidRDefault="002A5EF3" w:rsidP="002A5EF3">
            <w:pPr>
              <w:keepNext/>
              <w:rPr>
                <w:rFonts w:asciiTheme="minorHAnsi" w:hAnsiTheme="minorHAnsi"/>
                <w:sz w:val="18"/>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 xml:space="preserve">62.2 </w:t>
            </w:r>
            <w:r w:rsidRPr="00CB00C9">
              <w:rPr>
                <w:rFonts w:asciiTheme="minorHAnsi" w:hAnsiTheme="minorHAnsi"/>
                <w:sz w:val="18"/>
                <w:szCs w:val="18"/>
              </w:rPr>
              <w:t>equation 4.7.</w:t>
            </w:r>
          </w:p>
        </w:tc>
      </w:tr>
      <w:tr w:rsidR="002A5EF3" w:rsidRPr="00CB00C9" w14:paraId="0AF0B203" w14:textId="77777777" w:rsidTr="002A5EF3">
        <w:tc>
          <w:tcPr>
            <w:tcW w:w="586" w:type="dxa"/>
            <w:vAlign w:val="center"/>
          </w:tcPr>
          <w:p w14:paraId="0AF0B200"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01</w:t>
            </w:r>
          </w:p>
        </w:tc>
        <w:tc>
          <w:tcPr>
            <w:tcW w:w="4601" w:type="dxa"/>
            <w:vAlign w:val="center"/>
          </w:tcPr>
          <w:p w14:paraId="0AF0B201" w14:textId="2F1746B8" w:rsidR="002A5EF3" w:rsidRPr="00CB00C9" w:rsidRDefault="002A5EF3" w:rsidP="00002732">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 xml:space="preserve">Ventilation </w:t>
            </w:r>
            <w:r w:rsidR="00002732">
              <w:rPr>
                <w:rFonts w:asciiTheme="minorHAnsi" w:hAnsiTheme="minorHAnsi"/>
                <w:sz w:val="18"/>
                <w:szCs w:val="18"/>
              </w:rPr>
              <w:t>R</w:t>
            </w:r>
            <w:r w:rsidRPr="00CB00C9">
              <w:rPr>
                <w:rFonts w:asciiTheme="minorHAnsi" w:hAnsiTheme="minorHAnsi"/>
                <w:sz w:val="18"/>
                <w:szCs w:val="18"/>
              </w:rPr>
              <w:t>ate ( fan + infiltration), (Q</w:t>
            </w:r>
            <w:r w:rsidRPr="0033657D">
              <w:rPr>
                <w:rFonts w:asciiTheme="minorHAnsi" w:hAnsiTheme="minorHAnsi"/>
                <w:sz w:val="18"/>
                <w:szCs w:val="18"/>
                <w:vertAlign w:val="subscript"/>
              </w:rPr>
              <w:t>tot</w:t>
            </w:r>
            <w:r w:rsidRPr="00CB00C9">
              <w:rPr>
                <w:rFonts w:asciiTheme="minorHAnsi" w:hAnsiTheme="minorHAnsi"/>
                <w:sz w:val="18"/>
                <w:szCs w:val="18"/>
              </w:rPr>
              <w:t>)</w:t>
            </w:r>
          </w:p>
        </w:tc>
        <w:tc>
          <w:tcPr>
            <w:tcW w:w="5829" w:type="dxa"/>
          </w:tcPr>
          <w:p w14:paraId="0AF0B202" w14:textId="77777777" w:rsidR="002A5EF3" w:rsidRPr="007F6151" w:rsidRDefault="002A5EF3" w:rsidP="00BF2443">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4.1a): </w:t>
            </w:r>
            <w:r>
              <w:rPr>
                <w:rFonts w:asciiTheme="minorHAnsi" w:hAnsiTheme="minorHAnsi"/>
                <w:sz w:val="18"/>
                <w:szCs w:val="18"/>
              </w:rPr>
              <w:t>{(</w:t>
            </w:r>
            <w:r w:rsidRPr="00C3222B">
              <w:rPr>
                <w:rFonts w:asciiTheme="minorHAnsi" w:hAnsiTheme="minorHAnsi"/>
                <w:sz w:val="18"/>
                <w:szCs w:val="18"/>
              </w:rPr>
              <w:t>Z x row A0</w:t>
            </w:r>
            <w:r w:rsidR="00BF2443">
              <w:rPr>
                <w:rFonts w:asciiTheme="minorHAnsi" w:hAnsiTheme="minorHAnsi"/>
                <w:sz w:val="18"/>
                <w:szCs w:val="18"/>
              </w:rPr>
              <w:t>4</w:t>
            </w:r>
            <w:r>
              <w:rPr>
                <w:rFonts w:asciiTheme="minorHAnsi" w:hAnsiTheme="minorHAnsi"/>
                <w:sz w:val="18"/>
                <w:szCs w:val="18"/>
              </w:rPr>
              <w:t>)</w:t>
            </w:r>
            <w:r w:rsidRPr="00C3222B">
              <w:rPr>
                <w:rFonts w:asciiTheme="minorHAnsi" w:hAnsiTheme="minorHAnsi"/>
                <w:sz w:val="18"/>
                <w:szCs w:val="18"/>
              </w:rPr>
              <w:t xml:space="preserve"> + </w:t>
            </w:r>
            <w:r>
              <w:rPr>
                <w:rFonts w:asciiTheme="minorHAnsi" w:hAnsiTheme="minorHAnsi"/>
                <w:sz w:val="18"/>
                <w:szCs w:val="18"/>
              </w:rPr>
              <w:t>[</w:t>
            </w:r>
            <w:r w:rsidRPr="00C3222B">
              <w:rPr>
                <w:rFonts w:asciiTheme="minorHAnsi" w:hAnsiTheme="minorHAnsi"/>
                <w:sz w:val="18"/>
                <w:szCs w:val="18"/>
              </w:rPr>
              <w:t>7.5(row A0</w:t>
            </w:r>
            <w:r w:rsidR="00BF2443">
              <w:rPr>
                <w:rFonts w:asciiTheme="minorHAnsi" w:hAnsiTheme="minorHAnsi"/>
                <w:sz w:val="18"/>
                <w:szCs w:val="18"/>
              </w:rPr>
              <w:t>5</w:t>
            </w:r>
            <w:r w:rsidRPr="00C3222B">
              <w:rPr>
                <w:rFonts w:asciiTheme="minorHAnsi" w:hAnsiTheme="minorHAnsi"/>
                <w:sz w:val="18"/>
                <w:szCs w:val="18"/>
              </w:rPr>
              <w:t xml:space="preserve"> + 1)</w:t>
            </w:r>
            <w:r>
              <w:rPr>
                <w:rFonts w:asciiTheme="minorHAnsi" w:hAnsiTheme="minorHAnsi"/>
                <w:sz w:val="18"/>
                <w:szCs w:val="18"/>
              </w:rPr>
              <w:t>]}</w:t>
            </w:r>
            <w:r w:rsidRPr="00C3222B">
              <w:rPr>
                <w:rFonts w:asciiTheme="minorHAnsi" w:hAnsiTheme="minorHAnsi"/>
                <w:sz w:val="18"/>
                <w:szCs w:val="18"/>
              </w:rPr>
              <w:t>, (cfm).  For single family Z = 0.03, for multifamily Z =</w:t>
            </w:r>
            <w:r w:rsidRPr="00CB00C9">
              <w:rPr>
                <w:rFonts w:asciiTheme="minorHAnsi" w:hAnsiTheme="minorHAnsi"/>
                <w:sz w:val="18"/>
                <w:szCs w:val="18"/>
              </w:rPr>
              <w:t xml:space="preserve"> 0.0</w:t>
            </w:r>
            <w:r>
              <w:rPr>
                <w:rFonts w:asciiTheme="minorHAnsi" w:hAnsiTheme="minorHAnsi"/>
                <w:sz w:val="18"/>
                <w:szCs w:val="18"/>
              </w:rPr>
              <w:t>5&gt;&gt;</w:t>
            </w:r>
          </w:p>
        </w:tc>
      </w:tr>
      <w:tr w:rsidR="002A5EF3" w:rsidRPr="00CB00C9" w14:paraId="0AF0B20A" w14:textId="77777777" w:rsidTr="002A5EF3">
        <w:tc>
          <w:tcPr>
            <w:tcW w:w="586" w:type="dxa"/>
            <w:vAlign w:val="center"/>
          </w:tcPr>
          <w:p w14:paraId="0AF0B204"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02</w:t>
            </w:r>
          </w:p>
        </w:tc>
        <w:tc>
          <w:tcPr>
            <w:tcW w:w="4601" w:type="dxa"/>
            <w:vAlign w:val="center"/>
          </w:tcPr>
          <w:p w14:paraId="0AF0B205" w14:textId="2B00CA80" w:rsidR="002A5EF3" w:rsidRPr="00CB00C9" w:rsidRDefault="002A5EF3" w:rsidP="002A5EF3">
            <w:pPr>
              <w:keepNext/>
              <w:rPr>
                <w:rFonts w:asciiTheme="minorHAnsi" w:hAnsiTheme="minorHAnsi"/>
                <w:sz w:val="18"/>
                <w:szCs w:val="18"/>
              </w:rPr>
            </w:pPr>
            <w:r>
              <w:rPr>
                <w:rFonts w:asciiTheme="minorHAnsi" w:hAnsiTheme="minorHAnsi"/>
                <w:sz w:val="18"/>
                <w:szCs w:val="18"/>
              </w:rPr>
              <w:t xml:space="preserve">CFM50 </w:t>
            </w:r>
            <w:r w:rsidR="0033657D">
              <w:rPr>
                <w:rFonts w:asciiTheme="minorHAnsi" w:hAnsiTheme="minorHAnsi"/>
                <w:sz w:val="18"/>
                <w:szCs w:val="18"/>
              </w:rPr>
              <w:t>–</w:t>
            </w:r>
            <w:r>
              <w:rPr>
                <w:rFonts w:asciiTheme="minorHAnsi" w:hAnsiTheme="minorHAnsi"/>
                <w:sz w:val="18"/>
                <w:szCs w:val="18"/>
              </w:rPr>
              <w:t xml:space="preserve"> Depressurization</w:t>
            </w:r>
          </w:p>
        </w:tc>
        <w:tc>
          <w:tcPr>
            <w:tcW w:w="5829" w:type="dxa"/>
          </w:tcPr>
          <w:p w14:paraId="0AF0B206" w14:textId="77777777" w:rsidR="002A5EF3" w:rsidRPr="00467A82" w:rsidRDefault="002A5EF3" w:rsidP="002A5EF3">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if a 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xml:space="preserve"> form is found, then display:</w:t>
            </w:r>
          </w:p>
          <w:p w14:paraId="0AF0B207" w14:textId="77777777" w:rsidR="002A5EF3" w:rsidRPr="00467A82" w:rsidRDefault="002A5EF3" w:rsidP="002A5EF3">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depressurization </w:t>
            </w:r>
            <w:r w:rsidRPr="00467A82">
              <w:rPr>
                <w:rFonts w:asciiTheme="minorHAnsi" w:hAnsiTheme="minorHAnsi"/>
                <w:sz w:val="18"/>
                <w:szCs w:val="18"/>
              </w:rPr>
              <w:t>value</w:t>
            </w:r>
          </w:p>
          <w:p w14:paraId="0AF0B208" w14:textId="77777777" w:rsidR="002A5EF3" w:rsidRPr="00467A82" w:rsidRDefault="002A5EF3" w:rsidP="002A5EF3">
            <w:pPr>
              <w:keepNext/>
              <w:rPr>
                <w:rFonts w:ascii="Calibri" w:hAnsi="Calibri"/>
                <w:sz w:val="18"/>
                <w:szCs w:val="18"/>
              </w:rPr>
            </w:pPr>
            <w:r w:rsidRPr="00467A82">
              <w:rPr>
                <w:rFonts w:ascii="Calibri" w:hAnsi="Calibri"/>
                <w:sz w:val="18"/>
                <w:szCs w:val="18"/>
              </w:rPr>
              <w:t xml:space="preserve">elseif no registered no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is found, then display text:</w:t>
            </w:r>
          </w:p>
          <w:p w14:paraId="0AF0B209" w14:textId="77777777" w:rsidR="002A5EF3" w:rsidRPr="00601797" w:rsidRDefault="002A5EF3" w:rsidP="00CB63D5">
            <w:pPr>
              <w:keepNext/>
              <w:rPr>
                <w:rFonts w:asciiTheme="minorHAnsi" w:hAnsiTheme="minorHAnsi"/>
                <w:sz w:val="18"/>
                <w:szCs w:val="18"/>
              </w:rPr>
            </w:pPr>
            <w:r w:rsidRPr="00467A82">
              <w:rPr>
                <w:rFonts w:ascii="Calibri" w:hAnsi="Calibri"/>
                <w:sz w:val="18"/>
                <w:szCs w:val="18"/>
              </w:rPr>
              <w:t xml:space="preserve">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required</w:t>
            </w:r>
            <w:r w:rsidR="00CB63D5">
              <w:rPr>
                <w:rFonts w:ascii="Calibri" w:hAnsi="Calibri"/>
                <w:sz w:val="18"/>
                <w:szCs w:val="18"/>
              </w:rPr>
              <w:t xml:space="preserve"> – </w:t>
            </w:r>
            <w:r w:rsidR="00CB63D5" w:rsidRPr="00CB63D5">
              <w:rPr>
                <w:rFonts w:ascii="Calibri" w:hAnsi="Calibri"/>
                <w:b/>
                <w:sz w:val="18"/>
                <w:szCs w:val="18"/>
              </w:rPr>
              <w:t>Do Not Proceed</w:t>
            </w:r>
            <w:r w:rsidRPr="00467A82">
              <w:rPr>
                <w:rFonts w:asciiTheme="minorHAnsi" w:hAnsiTheme="minorHAnsi"/>
                <w:sz w:val="18"/>
                <w:szCs w:val="18"/>
              </w:rPr>
              <w:t>&gt;&gt;</w:t>
            </w:r>
          </w:p>
        </w:tc>
      </w:tr>
      <w:tr w:rsidR="002A5EF3" w:rsidRPr="00CB00C9" w14:paraId="0AF0B20E" w14:textId="77777777" w:rsidTr="002A5EF3">
        <w:tc>
          <w:tcPr>
            <w:tcW w:w="586" w:type="dxa"/>
            <w:vAlign w:val="center"/>
          </w:tcPr>
          <w:p w14:paraId="0AF0B20B"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03</w:t>
            </w:r>
          </w:p>
        </w:tc>
        <w:tc>
          <w:tcPr>
            <w:tcW w:w="4601" w:type="dxa"/>
            <w:vAlign w:val="center"/>
          </w:tcPr>
          <w:p w14:paraId="0AF0B20C" w14:textId="5865592E" w:rsidR="002A5EF3" w:rsidRPr="00CB00C9" w:rsidRDefault="002A5EF3" w:rsidP="002A5EF3">
            <w:pPr>
              <w:keepNext/>
              <w:rPr>
                <w:rFonts w:asciiTheme="minorHAnsi" w:hAnsiTheme="minorHAnsi"/>
                <w:sz w:val="18"/>
                <w:szCs w:val="18"/>
              </w:rPr>
            </w:pPr>
            <w:r>
              <w:rPr>
                <w:rFonts w:asciiTheme="minorHAnsi" w:hAnsiTheme="minorHAnsi"/>
                <w:sz w:val="18"/>
                <w:szCs w:val="18"/>
              </w:rPr>
              <w:t>Equivalent Leakage Area Depressurization</w:t>
            </w:r>
          </w:p>
        </w:tc>
        <w:tc>
          <w:tcPr>
            <w:tcW w:w="5829" w:type="dxa"/>
          </w:tcPr>
          <w:p w14:paraId="0AF0B20D" w14:textId="77777777" w:rsidR="002A5EF3" w:rsidRPr="00601797" w:rsidRDefault="002A5EF3" w:rsidP="002A5EF3">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Pr>
                <w:rFonts w:asciiTheme="minorHAnsi" w:hAnsiTheme="minorHAnsi"/>
                <w:sz w:val="18"/>
                <w:szCs w:val="18"/>
              </w:rPr>
              <w:t>2</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2A5EF3" w:rsidRPr="00CB00C9" w14:paraId="0AF0B214" w14:textId="77777777" w:rsidTr="002A5EF3">
        <w:tc>
          <w:tcPr>
            <w:tcW w:w="586" w:type="dxa"/>
            <w:vAlign w:val="center"/>
          </w:tcPr>
          <w:p w14:paraId="0AF0B20F"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04</w:t>
            </w:r>
          </w:p>
        </w:tc>
        <w:tc>
          <w:tcPr>
            <w:tcW w:w="4601" w:type="dxa"/>
            <w:vAlign w:val="center"/>
          </w:tcPr>
          <w:p w14:paraId="0AF0B210" w14:textId="0F02D3BB" w:rsidR="002A5EF3" w:rsidRDefault="002A5EF3" w:rsidP="002A5EF3">
            <w:pPr>
              <w:keepNext/>
              <w:rPr>
                <w:rFonts w:asciiTheme="minorHAnsi" w:hAnsiTheme="minorHAnsi"/>
                <w:sz w:val="18"/>
                <w:szCs w:val="18"/>
              </w:rPr>
            </w:pPr>
            <w:r>
              <w:rPr>
                <w:rFonts w:asciiTheme="minorHAnsi" w:hAnsiTheme="minorHAnsi"/>
                <w:sz w:val="18"/>
                <w:szCs w:val="18"/>
              </w:rPr>
              <w:t>CFM50 – Pressurization</w:t>
            </w:r>
          </w:p>
        </w:tc>
        <w:tc>
          <w:tcPr>
            <w:tcW w:w="5829" w:type="dxa"/>
          </w:tcPr>
          <w:p w14:paraId="0AF0B211" w14:textId="77777777" w:rsidR="002A5EF3" w:rsidRPr="00467A82" w:rsidRDefault="002A5EF3" w:rsidP="002A5EF3">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w:t>
            </w:r>
            <w:r w:rsidR="00CB63D5">
              <w:rPr>
                <w:rFonts w:asciiTheme="minorHAnsi" w:hAnsiTheme="minorHAnsi"/>
                <w:sz w:val="18"/>
                <w:szCs w:val="18"/>
              </w:rPr>
              <w:t xml:space="preserve">reference data from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display:</w:t>
            </w:r>
          </w:p>
          <w:p w14:paraId="0AF0B212" w14:textId="77777777" w:rsidR="002A5EF3" w:rsidRPr="00467A82" w:rsidRDefault="002A5EF3" w:rsidP="002A5EF3">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pressurization </w:t>
            </w:r>
            <w:r w:rsidRPr="00467A82">
              <w:rPr>
                <w:rFonts w:asciiTheme="minorHAnsi" w:hAnsiTheme="minorHAnsi"/>
                <w:sz w:val="18"/>
                <w:szCs w:val="18"/>
              </w:rPr>
              <w:t>value</w:t>
            </w:r>
          </w:p>
          <w:p w14:paraId="0AF0B213" w14:textId="77777777" w:rsidR="002A5EF3" w:rsidRPr="00144CC2" w:rsidRDefault="002A5EF3" w:rsidP="00CB63D5">
            <w:pPr>
              <w:keepNext/>
              <w:rPr>
                <w:rFonts w:asciiTheme="minorHAnsi" w:hAnsiTheme="minorHAnsi"/>
                <w:sz w:val="18"/>
                <w:szCs w:val="18"/>
              </w:rPr>
            </w:pPr>
            <w:r w:rsidRPr="00467A82">
              <w:rPr>
                <w:rFonts w:asciiTheme="minorHAnsi" w:hAnsiTheme="minorHAnsi"/>
                <w:sz w:val="18"/>
                <w:szCs w:val="18"/>
              </w:rPr>
              <w:t>&gt;&gt;</w:t>
            </w:r>
          </w:p>
        </w:tc>
      </w:tr>
      <w:tr w:rsidR="002A5EF3" w:rsidRPr="00CB00C9" w14:paraId="0AF0B218" w14:textId="77777777" w:rsidTr="002A5EF3">
        <w:tc>
          <w:tcPr>
            <w:tcW w:w="586" w:type="dxa"/>
            <w:vAlign w:val="center"/>
          </w:tcPr>
          <w:p w14:paraId="0AF0B215"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05</w:t>
            </w:r>
          </w:p>
        </w:tc>
        <w:tc>
          <w:tcPr>
            <w:tcW w:w="4601" w:type="dxa"/>
            <w:vAlign w:val="center"/>
          </w:tcPr>
          <w:p w14:paraId="0AF0B216" w14:textId="7A815B89" w:rsidR="002A5EF3" w:rsidRPr="00CB00C9" w:rsidRDefault="002A5EF3" w:rsidP="002A5EF3">
            <w:pPr>
              <w:keepNext/>
              <w:rPr>
                <w:rFonts w:asciiTheme="minorHAnsi" w:hAnsiTheme="minorHAnsi"/>
                <w:sz w:val="18"/>
                <w:szCs w:val="18"/>
              </w:rPr>
            </w:pPr>
            <w:r>
              <w:rPr>
                <w:rFonts w:asciiTheme="minorHAnsi" w:hAnsiTheme="minorHAnsi"/>
                <w:sz w:val="18"/>
                <w:szCs w:val="18"/>
              </w:rPr>
              <w:t>Equivalent Leakage Area Pressurization</w:t>
            </w:r>
          </w:p>
        </w:tc>
        <w:tc>
          <w:tcPr>
            <w:tcW w:w="5829" w:type="dxa"/>
          </w:tcPr>
          <w:p w14:paraId="0AF0B217" w14:textId="2FF92A67" w:rsidR="002A5EF3" w:rsidRPr="00601797" w:rsidRDefault="002A5EF3" w:rsidP="0029659A">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sidR="0029659A">
              <w:rPr>
                <w:rFonts w:asciiTheme="minorHAnsi" w:hAnsiTheme="minorHAnsi"/>
                <w:sz w:val="18"/>
                <w:szCs w:val="18"/>
              </w:rPr>
              <w:t>4</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2A5EF3" w:rsidRPr="00CB00C9" w14:paraId="0AF0B21C" w14:textId="77777777" w:rsidTr="002A5EF3">
        <w:tc>
          <w:tcPr>
            <w:tcW w:w="586" w:type="dxa"/>
            <w:vAlign w:val="center"/>
          </w:tcPr>
          <w:p w14:paraId="0AF0B219"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06</w:t>
            </w:r>
          </w:p>
        </w:tc>
        <w:tc>
          <w:tcPr>
            <w:tcW w:w="4601" w:type="dxa"/>
            <w:vAlign w:val="center"/>
          </w:tcPr>
          <w:p w14:paraId="0AF0B21A" w14:textId="01E38D3A" w:rsidR="002A5EF3" w:rsidRPr="00CB00C9" w:rsidRDefault="002A5EF3" w:rsidP="00002732">
            <w:pPr>
              <w:keepNext/>
              <w:rPr>
                <w:rFonts w:asciiTheme="minorHAnsi" w:hAnsiTheme="minorHAnsi"/>
                <w:sz w:val="18"/>
                <w:szCs w:val="18"/>
              </w:rPr>
            </w:pPr>
            <w:r w:rsidRPr="00CB00C9">
              <w:rPr>
                <w:rFonts w:asciiTheme="minorHAnsi" w:hAnsiTheme="minorHAnsi"/>
                <w:sz w:val="18"/>
                <w:szCs w:val="18"/>
              </w:rPr>
              <w:t xml:space="preserve">Equivalent Leakage Area </w:t>
            </w:r>
            <w:r w:rsidR="00002732">
              <w:rPr>
                <w:rFonts w:asciiTheme="minorHAnsi" w:hAnsiTheme="minorHAnsi"/>
                <w:sz w:val="18"/>
                <w:szCs w:val="18"/>
              </w:rPr>
              <w:t>U</w:t>
            </w:r>
            <w:r w:rsidRPr="00CB00C9">
              <w:rPr>
                <w:rFonts w:asciiTheme="minorHAnsi" w:hAnsiTheme="minorHAnsi"/>
                <w:sz w:val="18"/>
                <w:szCs w:val="18"/>
              </w:rPr>
              <w:t xml:space="preserve">sed for </w:t>
            </w:r>
            <w:r w:rsidR="00002732">
              <w:rPr>
                <w:rFonts w:asciiTheme="minorHAnsi" w:hAnsiTheme="minorHAnsi"/>
                <w:sz w:val="18"/>
                <w:szCs w:val="18"/>
              </w:rPr>
              <w:t>V</w:t>
            </w:r>
            <w:r w:rsidRPr="00CB00C9">
              <w:rPr>
                <w:rFonts w:asciiTheme="minorHAnsi" w:hAnsiTheme="minorHAnsi"/>
                <w:sz w:val="18"/>
                <w:szCs w:val="18"/>
              </w:rPr>
              <w:t>entilation</w:t>
            </w:r>
          </w:p>
        </w:tc>
        <w:tc>
          <w:tcPr>
            <w:tcW w:w="5829" w:type="dxa"/>
          </w:tcPr>
          <w:p w14:paraId="0AF0B21B" w14:textId="77777777" w:rsidR="002A5EF3" w:rsidRPr="007F6151" w:rsidRDefault="002A5EF3" w:rsidP="002A5EF3">
            <w:pPr>
              <w:keepNext/>
              <w:rPr>
                <w:rFonts w:asciiTheme="minorHAnsi" w:hAnsiTheme="minorHAnsi"/>
                <w:sz w:val="18"/>
                <w:szCs w:val="18"/>
              </w:rPr>
            </w:pPr>
            <w:r w:rsidRPr="00601797">
              <w:rPr>
                <w:rFonts w:asciiTheme="minorHAnsi" w:hAnsiTheme="minorHAnsi"/>
                <w:sz w:val="18"/>
                <w:szCs w:val="18"/>
              </w:rPr>
              <w:t xml:space="preserve">&lt;&lt;calculated field, </w:t>
            </w:r>
            <w:r>
              <w:rPr>
                <w:rFonts w:asciiTheme="minorHAnsi" w:hAnsiTheme="minorHAnsi"/>
                <w:sz w:val="18"/>
                <w:szCs w:val="18"/>
              </w:rPr>
              <w:t>equals row (B03 + B05)/2</w:t>
            </w:r>
            <w:r w:rsidRPr="00601797">
              <w:rPr>
                <w:rFonts w:asciiTheme="minorHAnsi" w:hAnsiTheme="minorHAnsi"/>
                <w:sz w:val="18"/>
                <w:szCs w:val="18"/>
              </w:rPr>
              <w:t>&gt;&gt;</w:t>
            </w:r>
          </w:p>
        </w:tc>
      </w:tr>
      <w:tr w:rsidR="002A5EF3" w:rsidRPr="00CB00C9" w14:paraId="0AF0B220" w14:textId="77777777" w:rsidTr="002A5EF3">
        <w:tc>
          <w:tcPr>
            <w:tcW w:w="586" w:type="dxa"/>
            <w:vAlign w:val="center"/>
          </w:tcPr>
          <w:p w14:paraId="0AF0B21D"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07</w:t>
            </w:r>
          </w:p>
        </w:tc>
        <w:tc>
          <w:tcPr>
            <w:tcW w:w="4601" w:type="dxa"/>
            <w:vAlign w:val="center"/>
          </w:tcPr>
          <w:p w14:paraId="0AF0B21E" w14:textId="77777777" w:rsidR="002A5EF3" w:rsidRPr="00CB00C9" w:rsidRDefault="002A5EF3" w:rsidP="002A5EF3">
            <w:pPr>
              <w:keepNext/>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829" w:type="dxa"/>
          </w:tcPr>
          <w:p w14:paraId="0AF0B21F" w14:textId="77777777" w:rsidR="002A5EF3" w:rsidRPr="007F6151" w:rsidRDefault="002A5EF3" w:rsidP="002A5EF3">
            <w:pPr>
              <w:keepNext/>
              <w:rPr>
                <w:rFonts w:asciiTheme="minorHAnsi" w:hAnsiTheme="minorHAnsi"/>
                <w:sz w:val="18"/>
                <w:szCs w:val="18"/>
              </w:rPr>
            </w:pPr>
            <w:r w:rsidRPr="007F6151">
              <w:rPr>
                <w:rFonts w:asciiTheme="minorHAnsi" w:hAnsiTheme="minorHAnsi"/>
                <w:sz w:val="18"/>
                <w:szCs w:val="18"/>
              </w:rPr>
              <w:t>&lt;&lt; user input, (ft)&gt;&gt;</w:t>
            </w:r>
          </w:p>
        </w:tc>
      </w:tr>
      <w:tr w:rsidR="002A5EF3" w:rsidRPr="00CB00C9" w14:paraId="0AF0B225" w14:textId="77777777" w:rsidTr="002A5EF3">
        <w:tc>
          <w:tcPr>
            <w:tcW w:w="586" w:type="dxa"/>
            <w:vAlign w:val="center"/>
          </w:tcPr>
          <w:p w14:paraId="0AF0B221"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08</w:t>
            </w:r>
          </w:p>
        </w:tc>
        <w:tc>
          <w:tcPr>
            <w:tcW w:w="4601" w:type="dxa"/>
            <w:vAlign w:val="center"/>
          </w:tcPr>
          <w:p w14:paraId="0AF0B222" w14:textId="77777777" w:rsidR="002A5EF3" w:rsidRPr="00CB00C9" w:rsidRDefault="002A5EF3" w:rsidP="002A5EF3">
            <w:pPr>
              <w:keepNext/>
              <w:rPr>
                <w:rFonts w:asciiTheme="minorHAnsi" w:hAnsiTheme="minorHAnsi"/>
                <w:sz w:val="18"/>
                <w:szCs w:val="18"/>
              </w:rPr>
            </w:pPr>
            <w:r w:rsidRPr="00CB00C9">
              <w:rPr>
                <w:rFonts w:asciiTheme="minorHAnsi" w:hAnsiTheme="minorHAnsi"/>
                <w:sz w:val="18"/>
                <w:szCs w:val="18"/>
              </w:rPr>
              <w:t xml:space="preserve">What is the weather and shielding factor (wsf)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829" w:type="dxa"/>
          </w:tcPr>
          <w:p w14:paraId="0AF0B223" w14:textId="77777777" w:rsidR="002A5EF3" w:rsidRDefault="002A5EF3" w:rsidP="002A5EF3">
            <w:pPr>
              <w:keepNext/>
              <w:rPr>
                <w:rFonts w:asciiTheme="minorHAnsi" w:hAnsiTheme="minorHAnsi"/>
                <w:sz w:val="18"/>
                <w:szCs w:val="18"/>
              </w:rPr>
            </w:pPr>
            <w:r w:rsidRPr="007F6151">
              <w:rPr>
                <w:rFonts w:asciiTheme="minorHAnsi" w:hAnsiTheme="minorHAnsi"/>
                <w:sz w:val="18"/>
                <w:szCs w:val="18"/>
              </w:rPr>
              <w:t>&lt;&lt;user input, drop down selection</w:t>
            </w:r>
            <w:r>
              <w:rPr>
                <w:rFonts w:asciiTheme="minorHAnsi" w:hAnsiTheme="minorHAnsi"/>
                <w:sz w:val="18"/>
                <w:szCs w:val="18"/>
              </w:rPr>
              <w:t xml:space="preserve"> from California Energy Commission Adaptation of ANSI/ASHRAE Standard 62.2-2010</w:t>
            </w:r>
            <w:r w:rsidRPr="007F6151">
              <w:rPr>
                <w:rFonts w:asciiTheme="minorHAnsi" w:hAnsiTheme="minorHAnsi"/>
                <w:sz w:val="18"/>
                <w:szCs w:val="18"/>
              </w:rPr>
              <w:t>&gt;&gt;</w:t>
            </w:r>
          </w:p>
          <w:p w14:paraId="0AF0B224" w14:textId="77777777" w:rsidR="002A5EF3" w:rsidRPr="007F6151" w:rsidRDefault="002A5EF3" w:rsidP="002A5EF3">
            <w:pPr>
              <w:keepNext/>
              <w:rPr>
                <w:rFonts w:asciiTheme="minorHAnsi" w:hAnsiTheme="minorHAnsi"/>
                <w:sz w:val="18"/>
                <w:szCs w:val="18"/>
              </w:rPr>
            </w:pPr>
            <w:r>
              <w:rPr>
                <w:rFonts w:asciiTheme="minorHAnsi" w:hAnsiTheme="minorHAnsi"/>
                <w:sz w:val="18"/>
                <w:szCs w:val="18"/>
              </w:rPr>
              <w:t>Note: See reprint at end of document</w:t>
            </w:r>
          </w:p>
        </w:tc>
      </w:tr>
      <w:tr w:rsidR="002A5EF3" w:rsidRPr="00CB00C9" w14:paraId="0AF0B229" w14:textId="77777777" w:rsidTr="002A5EF3">
        <w:tc>
          <w:tcPr>
            <w:tcW w:w="586" w:type="dxa"/>
            <w:vAlign w:val="center"/>
          </w:tcPr>
          <w:p w14:paraId="0AF0B226"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09</w:t>
            </w:r>
          </w:p>
        </w:tc>
        <w:tc>
          <w:tcPr>
            <w:tcW w:w="4601" w:type="dxa"/>
            <w:vAlign w:val="center"/>
          </w:tcPr>
          <w:p w14:paraId="0AF0B227" w14:textId="050CE180" w:rsidR="002A5EF3" w:rsidRPr="00CB00C9" w:rsidRDefault="002A5EF3" w:rsidP="002A5EF3">
            <w:pPr>
              <w:keepNext/>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829" w:type="dxa"/>
          </w:tcPr>
          <w:p w14:paraId="0AF0B228" w14:textId="04DC8172" w:rsidR="002A5EF3" w:rsidRPr="007F6151" w:rsidRDefault="002A5EF3" w:rsidP="0029659A">
            <w:pPr>
              <w:keepNext/>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 xml:space="preserve">4.5: </w:t>
            </w:r>
            <w:r>
              <w:rPr>
                <w:rFonts w:asciiTheme="minorHAnsi" w:hAnsiTheme="minorHAnsi"/>
                <w:sz w:val="18"/>
                <w:szCs w:val="18"/>
              </w:rPr>
              <w:t>1000 x (row B06/row A0</w:t>
            </w:r>
            <w:r w:rsidR="0029659A">
              <w:rPr>
                <w:rFonts w:asciiTheme="minorHAnsi" w:hAnsiTheme="minorHAnsi"/>
                <w:sz w:val="18"/>
                <w:szCs w:val="18"/>
              </w:rPr>
              <w:t>4</w:t>
            </w:r>
            <w:r>
              <w:rPr>
                <w:rFonts w:asciiTheme="minorHAnsi" w:hAnsiTheme="minorHAnsi"/>
                <w:sz w:val="18"/>
                <w:szCs w:val="18"/>
              </w:rPr>
              <w:t>)</w:t>
            </w:r>
            <w:r w:rsidRPr="007F6151">
              <w:rPr>
                <w:rFonts w:asciiTheme="minorHAnsi" w:hAnsiTheme="minorHAnsi"/>
                <w:sz w:val="18"/>
                <w:szCs w:val="18"/>
              </w:rPr>
              <w:t xml:space="preserve"> x (row B</w:t>
            </w:r>
            <w:r>
              <w:rPr>
                <w:rFonts w:asciiTheme="minorHAnsi" w:hAnsiTheme="minorHAnsi"/>
                <w:sz w:val="18"/>
                <w:szCs w:val="18"/>
              </w:rPr>
              <w:t>07</w:t>
            </w:r>
            <w:r w:rsidRPr="007F6151">
              <w:rPr>
                <w:rFonts w:asciiTheme="minorHAnsi" w:hAnsiTheme="minorHAnsi"/>
                <w:sz w:val="18"/>
                <w:szCs w:val="18"/>
              </w:rPr>
              <w:t xml:space="preserve"> / 8.2)</w:t>
            </w:r>
            <w:r>
              <w:rPr>
                <w:rFonts w:asciiTheme="minorHAnsi" w:hAnsiTheme="minorHAnsi"/>
                <w:sz w:val="18"/>
                <w:szCs w:val="18"/>
              </w:rPr>
              <w:t>^</w:t>
            </w:r>
            <w:r w:rsidRPr="007F6151">
              <w:rPr>
                <w:rFonts w:asciiTheme="minorHAnsi" w:hAnsiTheme="minorHAnsi"/>
                <w:sz w:val="18"/>
                <w:szCs w:val="18"/>
              </w:rPr>
              <w:t>0.4&gt;&gt;</w:t>
            </w:r>
          </w:p>
        </w:tc>
      </w:tr>
      <w:tr w:rsidR="002A5EF3" w:rsidRPr="00CB00C9" w14:paraId="0AF0B22D" w14:textId="77777777" w:rsidTr="002A5EF3">
        <w:tc>
          <w:tcPr>
            <w:tcW w:w="586" w:type="dxa"/>
            <w:vAlign w:val="center"/>
          </w:tcPr>
          <w:p w14:paraId="0AF0B22A"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10</w:t>
            </w:r>
          </w:p>
        </w:tc>
        <w:tc>
          <w:tcPr>
            <w:tcW w:w="4601" w:type="dxa"/>
            <w:vAlign w:val="center"/>
          </w:tcPr>
          <w:p w14:paraId="0AF0B22B" w14:textId="47FF88FA" w:rsidR="002A5EF3" w:rsidRPr="00CB00C9" w:rsidRDefault="002A5EF3" w:rsidP="00907EAE">
            <w:pPr>
              <w:keepNext/>
              <w:rPr>
                <w:rFonts w:asciiTheme="minorHAnsi" w:hAnsiTheme="minorHAnsi"/>
                <w:sz w:val="18"/>
                <w:szCs w:val="18"/>
              </w:rPr>
            </w:pPr>
            <w:r w:rsidRPr="00CB00C9">
              <w:rPr>
                <w:rFonts w:asciiTheme="minorHAnsi" w:hAnsiTheme="minorHAnsi"/>
                <w:sz w:val="18"/>
                <w:szCs w:val="18"/>
              </w:rPr>
              <w:t xml:space="preserve">Ventilation </w:t>
            </w:r>
            <w:r w:rsidR="00907EAE">
              <w:rPr>
                <w:rFonts w:asciiTheme="minorHAnsi" w:hAnsiTheme="minorHAnsi"/>
                <w:sz w:val="18"/>
                <w:szCs w:val="18"/>
              </w:rPr>
              <w:t>P</w:t>
            </w:r>
            <w:r w:rsidRPr="00CB00C9">
              <w:rPr>
                <w:rFonts w:asciiTheme="minorHAnsi" w:hAnsiTheme="minorHAnsi"/>
                <w:sz w:val="18"/>
                <w:szCs w:val="18"/>
              </w:rPr>
              <w:t xml:space="preserve">rovided by </w:t>
            </w:r>
            <w:r w:rsidR="00907EAE">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907EAE">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(Q</w:t>
            </w:r>
            <w:r w:rsidRPr="0033657D">
              <w:rPr>
                <w:rFonts w:asciiTheme="minorHAnsi" w:hAnsiTheme="minorHAnsi"/>
                <w:sz w:val="18"/>
                <w:szCs w:val="18"/>
                <w:vertAlign w:val="subscript"/>
              </w:rPr>
              <w:t>inf</w:t>
            </w:r>
            <w:r w:rsidRPr="00CB00C9">
              <w:rPr>
                <w:rFonts w:asciiTheme="minorHAnsi" w:hAnsiTheme="minorHAnsi"/>
                <w:sz w:val="18"/>
                <w:szCs w:val="18"/>
              </w:rPr>
              <w:t>)</w:t>
            </w:r>
          </w:p>
        </w:tc>
        <w:tc>
          <w:tcPr>
            <w:tcW w:w="5829" w:type="dxa"/>
          </w:tcPr>
          <w:p w14:paraId="0AF0B22C" w14:textId="1A5EB118" w:rsidR="002A5EF3" w:rsidRPr="007F6151" w:rsidRDefault="002A5EF3" w:rsidP="0029659A">
            <w:pPr>
              <w:keepNext/>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4.</w:t>
            </w:r>
            <w:r>
              <w:rPr>
                <w:rFonts w:asciiTheme="minorHAnsi" w:hAnsiTheme="minorHAnsi"/>
                <w:sz w:val="18"/>
                <w:szCs w:val="18"/>
              </w:rPr>
              <w:t>6a</w:t>
            </w:r>
            <w:r w:rsidRPr="007F6151">
              <w:rPr>
                <w:rFonts w:asciiTheme="minorHAnsi" w:hAnsiTheme="minorHAnsi"/>
                <w:sz w:val="18"/>
                <w:szCs w:val="18"/>
              </w:rPr>
              <w:t>:</w:t>
            </w:r>
            <w:r>
              <w:rPr>
                <w:rFonts w:asciiTheme="minorHAnsi" w:hAnsiTheme="minorHAnsi"/>
                <w:sz w:val="18"/>
                <w:szCs w:val="18"/>
              </w:rPr>
              <w:t xml:space="preserve"> (row B09</w:t>
            </w:r>
            <w:r w:rsidRPr="007F6151">
              <w:rPr>
                <w:rFonts w:asciiTheme="minorHAnsi" w:hAnsiTheme="minorHAnsi"/>
                <w:sz w:val="18"/>
                <w:szCs w:val="18"/>
              </w:rPr>
              <w:t xml:space="preserve"> </w:t>
            </w:r>
            <w:r>
              <w:rPr>
                <w:rFonts w:asciiTheme="minorHAnsi" w:hAnsiTheme="minorHAnsi"/>
                <w:sz w:val="18"/>
                <w:szCs w:val="18"/>
              </w:rPr>
              <w:t>x row B08</w:t>
            </w:r>
            <w:r w:rsidRPr="007F6151">
              <w:rPr>
                <w:rFonts w:asciiTheme="minorHAnsi" w:hAnsiTheme="minorHAnsi"/>
                <w:sz w:val="18"/>
                <w:szCs w:val="18"/>
              </w:rPr>
              <w:t xml:space="preserve"> x </w:t>
            </w:r>
            <w:r>
              <w:rPr>
                <w:rFonts w:asciiTheme="minorHAnsi" w:hAnsiTheme="minorHAnsi"/>
                <w:sz w:val="18"/>
                <w:szCs w:val="18"/>
              </w:rPr>
              <w:t>A0</w:t>
            </w:r>
            <w:r w:rsidR="0029659A">
              <w:rPr>
                <w:rFonts w:asciiTheme="minorHAnsi" w:hAnsiTheme="minorHAnsi"/>
                <w:sz w:val="18"/>
                <w:szCs w:val="18"/>
              </w:rPr>
              <w:t>4</w:t>
            </w:r>
            <w:r>
              <w:rPr>
                <w:rFonts w:asciiTheme="minorHAnsi" w:hAnsiTheme="minorHAnsi"/>
                <w:sz w:val="18"/>
                <w:szCs w:val="18"/>
              </w:rPr>
              <w:t>)/7.3, (CFM)</w:t>
            </w:r>
            <w:r w:rsidRPr="007F6151">
              <w:rPr>
                <w:rFonts w:asciiTheme="minorHAnsi" w:hAnsiTheme="minorHAnsi"/>
                <w:sz w:val="18"/>
                <w:szCs w:val="18"/>
              </w:rPr>
              <w:t>&gt;&gt;</w:t>
            </w:r>
          </w:p>
        </w:tc>
      </w:tr>
      <w:tr w:rsidR="002A5EF3" w:rsidRPr="00CB00C9" w14:paraId="0AF0B231" w14:textId="77777777" w:rsidTr="002A5EF3">
        <w:tc>
          <w:tcPr>
            <w:tcW w:w="586" w:type="dxa"/>
            <w:vAlign w:val="center"/>
          </w:tcPr>
          <w:p w14:paraId="0AF0B22E"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11</w:t>
            </w:r>
          </w:p>
        </w:tc>
        <w:tc>
          <w:tcPr>
            <w:tcW w:w="4601" w:type="dxa"/>
            <w:vAlign w:val="center"/>
          </w:tcPr>
          <w:p w14:paraId="0AF0B22F" w14:textId="0ACDFE54" w:rsidR="002A5EF3" w:rsidRPr="00CB00C9" w:rsidRDefault="002A5EF3" w:rsidP="002A5EF3">
            <w:pPr>
              <w:keepNext/>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(Q</w:t>
            </w:r>
            <w:r w:rsidRPr="00CB00C9">
              <w:rPr>
                <w:rFonts w:asciiTheme="minorHAnsi" w:hAnsiTheme="minorHAnsi"/>
                <w:sz w:val="18"/>
                <w:szCs w:val="18"/>
                <w:vertAlign w:val="subscript"/>
              </w:rPr>
              <w:t>fan</w:t>
            </w:r>
            <w:r w:rsidRPr="00CB00C9">
              <w:rPr>
                <w:rFonts w:asciiTheme="minorHAnsi" w:hAnsiTheme="minorHAnsi"/>
                <w:sz w:val="18"/>
                <w:szCs w:val="18"/>
              </w:rPr>
              <w:t>)</w:t>
            </w:r>
          </w:p>
        </w:tc>
        <w:tc>
          <w:tcPr>
            <w:tcW w:w="5829" w:type="dxa"/>
          </w:tcPr>
          <w:p w14:paraId="0AF0B230" w14:textId="77777777" w:rsidR="002A5EF3" w:rsidRPr="007F6151" w:rsidRDefault="002A5EF3" w:rsidP="002A5EF3">
            <w:pPr>
              <w:keepNext/>
              <w:rPr>
                <w:rFonts w:asciiTheme="minorHAnsi" w:hAnsiTheme="minorHAnsi"/>
                <w:sz w:val="18"/>
                <w:szCs w:val="18"/>
              </w:rPr>
            </w:pPr>
            <w:r w:rsidRPr="007F6151">
              <w:rPr>
                <w:rFonts w:asciiTheme="minorHAnsi" w:hAnsiTheme="minorHAnsi"/>
                <w:sz w:val="18"/>
                <w:szCs w:val="18"/>
              </w:rPr>
              <w:t>&lt;&lt;calculated using equation 4.7: row B</w:t>
            </w:r>
            <w:r>
              <w:rPr>
                <w:rFonts w:asciiTheme="minorHAnsi" w:hAnsiTheme="minorHAnsi"/>
                <w:sz w:val="18"/>
                <w:szCs w:val="18"/>
              </w:rPr>
              <w:t>0</w:t>
            </w:r>
            <w:r w:rsidRPr="007F6151">
              <w:rPr>
                <w:rFonts w:asciiTheme="minorHAnsi" w:hAnsiTheme="minorHAnsi"/>
                <w:sz w:val="18"/>
                <w:szCs w:val="18"/>
              </w:rPr>
              <w:t>1 – row B</w:t>
            </w:r>
            <w:r>
              <w:rPr>
                <w:rFonts w:asciiTheme="minorHAnsi" w:hAnsiTheme="minorHAnsi"/>
                <w:sz w:val="18"/>
                <w:szCs w:val="18"/>
              </w:rPr>
              <w:t>10</w:t>
            </w:r>
            <w:r w:rsidRPr="007F6151">
              <w:rPr>
                <w:rFonts w:asciiTheme="minorHAnsi" w:hAnsiTheme="minorHAnsi"/>
                <w:sz w:val="18"/>
                <w:szCs w:val="18"/>
              </w:rPr>
              <w:t>, (</w:t>
            </w:r>
            <w:r>
              <w:rPr>
                <w:rFonts w:asciiTheme="minorHAnsi" w:hAnsiTheme="minorHAnsi"/>
                <w:sz w:val="18"/>
                <w:szCs w:val="18"/>
              </w:rPr>
              <w:t>CFM</w:t>
            </w:r>
            <w:r w:rsidRPr="007F6151">
              <w:rPr>
                <w:rFonts w:asciiTheme="minorHAnsi" w:hAnsiTheme="minorHAnsi"/>
                <w:sz w:val="18"/>
                <w:szCs w:val="18"/>
              </w:rPr>
              <w:t>)&gt;&gt;</w:t>
            </w:r>
          </w:p>
        </w:tc>
      </w:tr>
      <w:tr w:rsidR="002A5EF3" w:rsidRPr="00CB00C9" w14:paraId="0AF0B235" w14:textId="77777777" w:rsidTr="002A5EF3">
        <w:tc>
          <w:tcPr>
            <w:tcW w:w="586" w:type="dxa"/>
            <w:vAlign w:val="center"/>
          </w:tcPr>
          <w:p w14:paraId="0AF0B232"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12</w:t>
            </w:r>
          </w:p>
        </w:tc>
        <w:tc>
          <w:tcPr>
            <w:tcW w:w="4601" w:type="dxa"/>
            <w:vAlign w:val="center"/>
          </w:tcPr>
          <w:p w14:paraId="0AF0B233" w14:textId="1BA2A580" w:rsidR="002A5EF3" w:rsidRPr="00CB00C9" w:rsidRDefault="002A5EF3" w:rsidP="002A5EF3">
            <w:pPr>
              <w:keepNext/>
              <w:rPr>
                <w:rFonts w:asciiTheme="minorHAnsi" w:hAnsiTheme="minorHAnsi"/>
                <w:sz w:val="18"/>
                <w:szCs w:val="18"/>
              </w:rPr>
            </w:pPr>
            <w:r>
              <w:rPr>
                <w:rFonts w:asciiTheme="minorHAnsi" w:hAnsiTheme="minorHAnsi"/>
                <w:sz w:val="18"/>
                <w:szCs w:val="18"/>
              </w:rPr>
              <w:t xml:space="preserve">Installed </w:t>
            </w:r>
            <w:r w:rsidRPr="00CB00C9">
              <w:rPr>
                <w:rFonts w:asciiTheme="minorHAnsi" w:hAnsiTheme="minorHAnsi"/>
                <w:sz w:val="18"/>
                <w:szCs w:val="18"/>
              </w:rPr>
              <w:t>Continuous Whole-Building Ventilation Rate</w:t>
            </w:r>
          </w:p>
        </w:tc>
        <w:tc>
          <w:tcPr>
            <w:tcW w:w="5829" w:type="dxa"/>
          </w:tcPr>
          <w:p w14:paraId="0AF0B234" w14:textId="77777777" w:rsidR="002A5EF3" w:rsidRPr="007F6151" w:rsidRDefault="002A5EF3" w:rsidP="002A5EF3">
            <w:pPr>
              <w:keepNext/>
              <w:rPr>
                <w:rFonts w:asciiTheme="minorHAnsi" w:hAnsiTheme="minorHAnsi"/>
                <w:sz w:val="18"/>
                <w:szCs w:val="18"/>
              </w:rPr>
            </w:pPr>
            <w:r w:rsidRPr="00C77D58">
              <w:rPr>
                <w:rFonts w:asciiTheme="minorHAnsi" w:hAnsiTheme="minorHAnsi"/>
                <w:sz w:val="18"/>
                <w:szCs w:val="18"/>
              </w:rPr>
              <w:t xml:space="preserve">&lt;&lt;user entry, </w:t>
            </w:r>
            <w:r>
              <w:rPr>
                <w:rFonts w:asciiTheme="minorHAnsi" w:hAnsiTheme="minorHAnsi"/>
                <w:sz w:val="18"/>
                <w:szCs w:val="18"/>
              </w:rPr>
              <w:t>(CFM)</w:t>
            </w:r>
            <w:r w:rsidRPr="00C77D58">
              <w:rPr>
                <w:rFonts w:asciiTheme="minorHAnsi" w:hAnsiTheme="minorHAnsi"/>
                <w:sz w:val="18"/>
                <w:szCs w:val="18"/>
              </w:rPr>
              <w:t>&gt;&gt;</w:t>
            </w:r>
          </w:p>
        </w:tc>
      </w:tr>
    </w:tbl>
    <w:p w14:paraId="0AF0B236" w14:textId="77777777" w:rsidR="002A5EF3" w:rsidRPr="005A6EB8" w:rsidRDefault="002A5EF3"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5A2B97" w:rsidRPr="005A6EB8" w14:paraId="0AF0B238" w14:textId="77777777" w:rsidTr="005A6EB8">
        <w:tc>
          <w:tcPr>
            <w:tcW w:w="11016" w:type="dxa"/>
            <w:gridSpan w:val="2"/>
          </w:tcPr>
          <w:p w14:paraId="0AF0B237" w14:textId="77777777" w:rsidR="005A2B97" w:rsidRPr="005A6EB8" w:rsidRDefault="005A2B97" w:rsidP="005A2B97">
            <w:pPr>
              <w:keepNext/>
              <w:rPr>
                <w:rFonts w:asciiTheme="minorHAnsi" w:hAnsiTheme="minorHAnsi"/>
                <w:szCs w:val="18"/>
              </w:rPr>
            </w:pPr>
            <w:r w:rsidRPr="005A6EB8">
              <w:rPr>
                <w:rFonts w:asciiTheme="minorHAnsi" w:hAnsiTheme="minorHAnsi"/>
                <w:b/>
                <w:szCs w:val="18"/>
              </w:rPr>
              <w:t>C. Compliance Statement</w:t>
            </w:r>
            <w:r w:rsidRPr="005A6EB8">
              <w:rPr>
                <w:rFonts w:asciiTheme="minorHAnsi" w:hAnsiTheme="minorHAnsi"/>
                <w:szCs w:val="18"/>
              </w:rPr>
              <w:t xml:space="preserve"> </w:t>
            </w:r>
          </w:p>
        </w:tc>
      </w:tr>
      <w:tr w:rsidR="006012BA" w:rsidRPr="00467A82" w14:paraId="0AF0B23B" w14:textId="77777777" w:rsidTr="005A6EB8">
        <w:trPr>
          <w:trHeight w:val="158"/>
        </w:trPr>
        <w:tc>
          <w:tcPr>
            <w:tcW w:w="590" w:type="dxa"/>
            <w:vAlign w:val="center"/>
          </w:tcPr>
          <w:p w14:paraId="0AF0B239" w14:textId="77777777" w:rsidR="006012BA" w:rsidRPr="00467A82" w:rsidRDefault="006012BA" w:rsidP="006012BA">
            <w:pPr>
              <w:keepNext/>
              <w:jc w:val="center"/>
              <w:rPr>
                <w:rFonts w:asciiTheme="minorHAnsi" w:hAnsiTheme="minorHAnsi"/>
                <w:sz w:val="18"/>
                <w:szCs w:val="18"/>
              </w:rPr>
            </w:pPr>
            <w:r>
              <w:rPr>
                <w:rFonts w:asciiTheme="minorHAnsi" w:hAnsiTheme="minorHAnsi"/>
                <w:sz w:val="18"/>
                <w:szCs w:val="18"/>
              </w:rPr>
              <w:t>01</w:t>
            </w:r>
          </w:p>
        </w:tc>
        <w:tc>
          <w:tcPr>
            <w:tcW w:w="10426" w:type="dxa"/>
            <w:vAlign w:val="center"/>
          </w:tcPr>
          <w:p w14:paraId="0AF0B23A" w14:textId="77777777" w:rsidR="006012BA" w:rsidRPr="00467A82" w:rsidRDefault="002A5EF3" w:rsidP="0011352E">
            <w:pPr>
              <w:keepNext/>
              <w:rPr>
                <w:rFonts w:asciiTheme="minorHAnsi" w:hAnsiTheme="minorHAnsi"/>
                <w:sz w:val="18"/>
                <w:szCs w:val="18"/>
              </w:rPr>
            </w:pPr>
            <w:r>
              <w:rPr>
                <w:rFonts w:asciiTheme="minorHAnsi" w:hAnsiTheme="minorHAnsi"/>
                <w:sz w:val="18"/>
                <w:szCs w:val="18"/>
              </w:rPr>
              <w:t xml:space="preserve">&lt;&lt;If the Installed Continuous Whole-Building </w:t>
            </w:r>
            <w:r w:rsidR="001E1FD4">
              <w:rPr>
                <w:rFonts w:asciiTheme="minorHAnsi" w:hAnsiTheme="minorHAnsi"/>
                <w:sz w:val="18"/>
                <w:szCs w:val="18"/>
              </w:rPr>
              <w:t>V</w:t>
            </w:r>
            <w:r>
              <w:rPr>
                <w:rFonts w:asciiTheme="minorHAnsi" w:hAnsiTheme="minorHAnsi"/>
                <w:sz w:val="18"/>
                <w:szCs w:val="18"/>
              </w:rPr>
              <w:t xml:space="preserve">entilation </w:t>
            </w:r>
            <w:r w:rsidR="001E1FD4">
              <w:rPr>
                <w:rFonts w:asciiTheme="minorHAnsi" w:hAnsiTheme="minorHAnsi"/>
                <w:sz w:val="18"/>
                <w:szCs w:val="18"/>
              </w:rPr>
              <w:t>R</w:t>
            </w:r>
            <w:r>
              <w:rPr>
                <w:rFonts w:asciiTheme="minorHAnsi" w:hAnsiTheme="minorHAnsi"/>
                <w:sz w:val="18"/>
                <w:szCs w:val="18"/>
              </w:rPr>
              <w:t>ate B12 is equal to or greater than the required Continuous Whole-Building Ventilation rate B11 then display text: "Building Passes</w:t>
            </w:r>
            <w:r w:rsidR="001E1FD4">
              <w:rPr>
                <w:rFonts w:asciiTheme="minorHAnsi" w:hAnsiTheme="minorHAnsi"/>
                <w:sz w:val="18"/>
                <w:szCs w:val="18"/>
              </w:rPr>
              <w:t xml:space="preserve"> Continuous Whole-Building Ventilation </w:t>
            </w:r>
            <w:r w:rsidR="0011352E">
              <w:rPr>
                <w:rFonts w:asciiTheme="minorHAnsi" w:hAnsiTheme="minorHAnsi"/>
                <w:sz w:val="18"/>
                <w:szCs w:val="18"/>
              </w:rPr>
              <w:t>R</w:t>
            </w:r>
            <w:r w:rsidR="001E1FD4">
              <w:rPr>
                <w:rFonts w:asciiTheme="minorHAnsi" w:hAnsiTheme="minorHAnsi"/>
                <w:sz w:val="18"/>
                <w:szCs w:val="18"/>
              </w:rPr>
              <w:t>ate</w:t>
            </w:r>
            <w:r w:rsidR="001E1FD4" w:rsidDel="001E1FD4">
              <w:rPr>
                <w:rFonts w:asciiTheme="minorHAnsi" w:hAnsiTheme="minorHAnsi"/>
                <w:sz w:val="18"/>
                <w:szCs w:val="18"/>
              </w:rPr>
              <w:t xml:space="preserve"> </w:t>
            </w:r>
            <w:r>
              <w:rPr>
                <w:rFonts w:asciiTheme="minorHAnsi" w:hAnsiTheme="minorHAnsi"/>
                <w:sz w:val="18"/>
                <w:szCs w:val="18"/>
              </w:rPr>
              <w:t xml:space="preserve">Test"; If the Installed Continuous Whole-Building </w:t>
            </w:r>
            <w:r w:rsidR="0011352E">
              <w:rPr>
                <w:rFonts w:asciiTheme="minorHAnsi" w:hAnsiTheme="minorHAnsi"/>
                <w:sz w:val="18"/>
                <w:szCs w:val="18"/>
              </w:rPr>
              <w:t>V</w:t>
            </w:r>
            <w:r>
              <w:rPr>
                <w:rFonts w:asciiTheme="minorHAnsi" w:hAnsiTheme="minorHAnsi"/>
                <w:sz w:val="18"/>
                <w:szCs w:val="18"/>
              </w:rPr>
              <w:t xml:space="preserve">entilation </w:t>
            </w:r>
            <w:r w:rsidR="0011352E">
              <w:rPr>
                <w:rFonts w:asciiTheme="minorHAnsi" w:hAnsiTheme="minorHAnsi"/>
                <w:sz w:val="18"/>
                <w:szCs w:val="18"/>
              </w:rPr>
              <w:t>R</w:t>
            </w:r>
            <w:r>
              <w:rPr>
                <w:rFonts w:asciiTheme="minorHAnsi" w:hAnsiTheme="minorHAnsi"/>
                <w:sz w:val="18"/>
                <w:szCs w:val="18"/>
              </w:rPr>
              <w:t xml:space="preserve">ate B12 is less than the required Continuous Whole-Building Ventilation </w:t>
            </w:r>
            <w:r w:rsidR="0011352E">
              <w:rPr>
                <w:rFonts w:asciiTheme="minorHAnsi" w:hAnsiTheme="minorHAnsi"/>
                <w:sz w:val="18"/>
                <w:szCs w:val="18"/>
              </w:rPr>
              <w:t>R</w:t>
            </w:r>
            <w:r>
              <w:rPr>
                <w:rFonts w:asciiTheme="minorHAnsi" w:hAnsiTheme="minorHAnsi"/>
                <w:sz w:val="18"/>
                <w:szCs w:val="18"/>
              </w:rPr>
              <w:t xml:space="preserve">ate B11 then display text: "Building Fails </w:t>
            </w:r>
            <w:r w:rsidR="0011352E">
              <w:rPr>
                <w:rFonts w:asciiTheme="minorHAnsi" w:hAnsiTheme="minorHAnsi"/>
                <w:sz w:val="18"/>
                <w:szCs w:val="18"/>
              </w:rPr>
              <w:t>Continuous Whole-Building Ventilation Rate</w:t>
            </w:r>
            <w:r>
              <w:rPr>
                <w:rFonts w:asciiTheme="minorHAnsi" w:hAnsiTheme="minorHAnsi"/>
                <w:sz w:val="18"/>
                <w:szCs w:val="18"/>
              </w:rPr>
              <w:t xml:space="preserve"> Test"&gt;&gt;</w:t>
            </w:r>
          </w:p>
        </w:tc>
      </w:tr>
    </w:tbl>
    <w:p w14:paraId="0AF0B319" w14:textId="77777777" w:rsidR="001E1FD4" w:rsidRPr="005A6EB8" w:rsidRDefault="001E1FD4" w:rsidP="001E1FD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1E1FD4" w:rsidRPr="0084687D" w14:paraId="0AF0B31C" w14:textId="77777777" w:rsidTr="001E1FD4">
        <w:trPr>
          <w:cantSplit/>
          <w:trHeight w:val="432"/>
        </w:trPr>
        <w:tc>
          <w:tcPr>
            <w:tcW w:w="5000" w:type="pct"/>
            <w:gridSpan w:val="2"/>
            <w:vAlign w:val="center"/>
          </w:tcPr>
          <w:p w14:paraId="0AF0B31A" w14:textId="09D8F78C" w:rsidR="001E1FD4" w:rsidRPr="005A6EB8" w:rsidRDefault="003933CB" w:rsidP="005A6EB8">
            <w:pPr>
              <w:keepNext/>
              <w:rPr>
                <w:rFonts w:ascii="Calibri" w:hAnsi="Calibri"/>
                <w:b/>
                <w:szCs w:val="18"/>
              </w:rPr>
            </w:pPr>
            <w:r w:rsidRPr="005A6EB8">
              <w:rPr>
                <w:rFonts w:ascii="Calibri" w:hAnsi="Calibri"/>
                <w:b/>
                <w:szCs w:val="18"/>
              </w:rPr>
              <w:t>D</w:t>
            </w:r>
            <w:r w:rsidR="001E1FD4" w:rsidRPr="005A6EB8">
              <w:rPr>
                <w:rFonts w:ascii="Calibri" w:hAnsi="Calibri"/>
                <w:b/>
                <w:szCs w:val="18"/>
              </w:rPr>
              <w:t>. Determination of HERS Verification Compliance</w:t>
            </w:r>
          </w:p>
          <w:p w14:paraId="0AF0B31B" w14:textId="77777777" w:rsidR="001E1FD4" w:rsidRPr="0084687D" w:rsidRDefault="001E1FD4" w:rsidP="005A6EB8">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1E1FD4" w:rsidRPr="0084687D" w14:paraId="0AF0B31F" w14:textId="77777777" w:rsidTr="001E1FD4">
        <w:trPr>
          <w:cantSplit/>
          <w:trHeight w:val="144"/>
        </w:trPr>
        <w:tc>
          <w:tcPr>
            <w:tcW w:w="253" w:type="pct"/>
            <w:vAlign w:val="center"/>
          </w:tcPr>
          <w:p w14:paraId="0AF0B31D" w14:textId="77777777" w:rsidR="001E1FD4" w:rsidRPr="0084687D" w:rsidDel="00C76C40" w:rsidRDefault="001E1FD4" w:rsidP="001E1FD4">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0AF0B31E" w14:textId="29D62081" w:rsidR="001E1FD4" w:rsidRPr="0084687D" w:rsidRDefault="001E1FD4" w:rsidP="00973C06">
            <w:pPr>
              <w:keepNext/>
              <w:rPr>
                <w:rFonts w:ascii="Calibri" w:hAnsi="Calibri"/>
                <w:sz w:val="18"/>
                <w:szCs w:val="18"/>
              </w:rPr>
            </w:pPr>
            <w:r w:rsidRPr="0084687D">
              <w:rPr>
                <w:rFonts w:ascii="Calibri" w:hAnsi="Calibri"/>
                <w:sz w:val="18"/>
                <w:szCs w:val="18"/>
              </w:rPr>
              <w:t xml:space="preserve">&lt;&lt;if </w:t>
            </w:r>
            <w:r w:rsidR="00973C06">
              <w:rPr>
                <w:rFonts w:ascii="Calibri" w:hAnsi="Calibri"/>
                <w:sz w:val="18"/>
                <w:szCs w:val="18"/>
              </w:rPr>
              <w:t>C01</w:t>
            </w:r>
            <w:r w:rsidR="00973C06" w:rsidRPr="0084687D">
              <w:rPr>
                <w:rFonts w:ascii="Calibri" w:hAnsi="Calibri"/>
                <w:sz w:val="18"/>
                <w:szCs w:val="18"/>
              </w:rPr>
              <w:t xml:space="preserve"> </w:t>
            </w:r>
            <w:r w:rsidRPr="0084687D">
              <w:rPr>
                <w:rFonts w:ascii="Calibri" w:hAnsi="Calibri"/>
                <w:sz w:val="18"/>
                <w:szCs w:val="18"/>
              </w:rPr>
              <w:t xml:space="preserve">= </w:t>
            </w:r>
            <w:r w:rsidRPr="00D2491C">
              <w:rPr>
                <w:rFonts w:asciiTheme="minorHAnsi" w:hAnsiTheme="minorHAnsi"/>
                <w:sz w:val="18"/>
                <w:szCs w:val="18"/>
              </w:rPr>
              <w:t>Building Passes Continuous Whole-Building Ventilation Rate Test</w:t>
            </w:r>
            <w:r w:rsidRPr="0084687D">
              <w:rPr>
                <w:rFonts w:ascii="Calibri" w:hAnsi="Calibr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0AF0B320" w14:textId="77777777" w:rsidR="005A2B97" w:rsidRDefault="005A2B97" w:rsidP="00D65FA1">
      <w:pPr>
        <w:rPr>
          <w:rFonts w:asciiTheme="minorHAnsi" w:hAnsiTheme="minorHAnsi"/>
          <w:sz w:val="18"/>
          <w:szCs w:val="18"/>
        </w:rPr>
      </w:pPr>
    </w:p>
    <w:p w14:paraId="0AF0B321" w14:textId="77777777" w:rsidR="006012BA" w:rsidRDefault="006012B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831083" w:rsidRPr="00831083" w14:paraId="0AF0B324" w14:textId="77777777" w:rsidTr="0074510D">
        <w:trPr>
          <w:trHeight w:val="288"/>
        </w:trPr>
        <w:tc>
          <w:tcPr>
            <w:tcW w:w="10950" w:type="dxa"/>
            <w:gridSpan w:val="4"/>
            <w:vAlign w:val="center"/>
          </w:tcPr>
          <w:p w14:paraId="0AF0B323"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831083">
              <w:rPr>
                <w:rFonts w:asciiTheme="minorHAnsi" w:eastAsia="Calibri" w:hAnsiTheme="minorHAnsi" w:cs="Arial"/>
                <w:b/>
                <w:caps/>
                <w:sz w:val="18"/>
                <w:szCs w:val="18"/>
              </w:rPr>
              <w:lastRenderedPageBreak/>
              <w:t>Documentation Author's Declaration Statement</w:t>
            </w:r>
          </w:p>
        </w:tc>
      </w:tr>
      <w:tr w:rsidR="00831083" w:rsidRPr="00831083" w14:paraId="0AF0B326" w14:textId="77777777" w:rsidTr="005A6EB8">
        <w:trPr>
          <w:trHeight w:val="251"/>
        </w:trPr>
        <w:tc>
          <w:tcPr>
            <w:tcW w:w="10950" w:type="dxa"/>
            <w:gridSpan w:val="4"/>
            <w:vAlign w:val="center"/>
          </w:tcPr>
          <w:p w14:paraId="0AF0B325" w14:textId="77777777" w:rsidR="00831083" w:rsidRPr="00831083" w:rsidRDefault="00831083" w:rsidP="005A6EB8">
            <w:pPr>
              <w:numPr>
                <w:ilvl w:val="0"/>
                <w:numId w:val="17"/>
              </w:numPr>
              <w:ind w:left="271" w:hanging="288"/>
              <w:rPr>
                <w:rFonts w:asciiTheme="minorHAnsi" w:eastAsia="Calibri" w:hAnsiTheme="minorHAnsi"/>
                <w:sz w:val="18"/>
                <w:szCs w:val="18"/>
              </w:rPr>
            </w:pPr>
            <w:r w:rsidRPr="00831083">
              <w:rPr>
                <w:rFonts w:asciiTheme="minorHAnsi" w:eastAsia="Calibri" w:hAnsiTheme="minorHAnsi"/>
                <w:sz w:val="18"/>
                <w:szCs w:val="18"/>
              </w:rPr>
              <w:t>I certify that this Certificate of Verification documentation is accurate and complete.</w:t>
            </w:r>
          </w:p>
        </w:tc>
      </w:tr>
      <w:tr w:rsidR="00831083" w:rsidRPr="00831083" w14:paraId="0AF0B329" w14:textId="77777777" w:rsidTr="0074510D">
        <w:trPr>
          <w:trHeight w:val="360"/>
        </w:trPr>
        <w:tc>
          <w:tcPr>
            <w:tcW w:w="5434" w:type="dxa"/>
          </w:tcPr>
          <w:p w14:paraId="0AF0B327"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Documentation Author Name:</w:t>
            </w:r>
          </w:p>
        </w:tc>
        <w:tc>
          <w:tcPr>
            <w:tcW w:w="5516" w:type="dxa"/>
            <w:gridSpan w:val="3"/>
          </w:tcPr>
          <w:p w14:paraId="0AF0B328"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Documentation Author Signature:</w:t>
            </w:r>
          </w:p>
        </w:tc>
      </w:tr>
      <w:tr w:rsidR="00831083" w:rsidRPr="00831083" w14:paraId="0AF0B32C" w14:textId="77777777" w:rsidTr="0074510D">
        <w:trPr>
          <w:trHeight w:val="360"/>
        </w:trPr>
        <w:tc>
          <w:tcPr>
            <w:tcW w:w="5434" w:type="dxa"/>
          </w:tcPr>
          <w:p w14:paraId="0AF0B32A"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Company:</w:t>
            </w:r>
          </w:p>
        </w:tc>
        <w:tc>
          <w:tcPr>
            <w:tcW w:w="5516" w:type="dxa"/>
            <w:gridSpan w:val="3"/>
          </w:tcPr>
          <w:p w14:paraId="0AF0B32B"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Date Signed:</w:t>
            </w:r>
          </w:p>
        </w:tc>
      </w:tr>
      <w:tr w:rsidR="00831083" w:rsidRPr="00831083" w14:paraId="0AF0B32F" w14:textId="77777777" w:rsidTr="0074510D">
        <w:trPr>
          <w:trHeight w:val="360"/>
        </w:trPr>
        <w:tc>
          <w:tcPr>
            <w:tcW w:w="5434" w:type="dxa"/>
          </w:tcPr>
          <w:p w14:paraId="0AF0B32D"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Address:</w:t>
            </w:r>
          </w:p>
        </w:tc>
        <w:tc>
          <w:tcPr>
            <w:tcW w:w="5516" w:type="dxa"/>
            <w:gridSpan w:val="3"/>
          </w:tcPr>
          <w:p w14:paraId="0AF0B32E"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CEA/HERS Certification Information (if applicable):</w:t>
            </w:r>
          </w:p>
        </w:tc>
      </w:tr>
      <w:tr w:rsidR="00831083" w:rsidRPr="00831083" w14:paraId="0AF0B332" w14:textId="77777777" w:rsidTr="0074510D">
        <w:trPr>
          <w:trHeight w:val="360"/>
        </w:trPr>
        <w:tc>
          <w:tcPr>
            <w:tcW w:w="5434" w:type="dxa"/>
          </w:tcPr>
          <w:p w14:paraId="0AF0B330"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City/State/Zip:</w:t>
            </w:r>
          </w:p>
        </w:tc>
        <w:tc>
          <w:tcPr>
            <w:tcW w:w="5516" w:type="dxa"/>
            <w:gridSpan w:val="3"/>
          </w:tcPr>
          <w:p w14:paraId="0AF0B331"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Phone:</w:t>
            </w:r>
          </w:p>
        </w:tc>
      </w:tr>
      <w:tr w:rsidR="00831083" w:rsidRPr="00831083" w14:paraId="0AF0B334" w14:textId="77777777" w:rsidTr="0074510D">
        <w:tblPrEx>
          <w:tblCellMar>
            <w:left w:w="115" w:type="dxa"/>
            <w:right w:w="115" w:type="dxa"/>
          </w:tblCellMar>
        </w:tblPrEx>
        <w:trPr>
          <w:trHeight w:val="296"/>
        </w:trPr>
        <w:tc>
          <w:tcPr>
            <w:tcW w:w="10950" w:type="dxa"/>
            <w:gridSpan w:val="4"/>
            <w:vAlign w:val="center"/>
          </w:tcPr>
          <w:p w14:paraId="0AF0B333"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831083">
              <w:rPr>
                <w:rFonts w:asciiTheme="minorHAnsi" w:eastAsia="Calibri" w:hAnsiTheme="minorHAnsi" w:cs="Arial"/>
                <w:b/>
                <w:caps/>
                <w:sz w:val="18"/>
                <w:szCs w:val="18"/>
              </w:rPr>
              <w:t xml:space="preserve">Responsible Person's Declaration statement </w:t>
            </w:r>
          </w:p>
        </w:tc>
      </w:tr>
      <w:tr w:rsidR="00831083" w:rsidRPr="00831083" w14:paraId="0AF0B33B" w14:textId="77777777" w:rsidTr="0074510D">
        <w:tblPrEx>
          <w:tblCellMar>
            <w:left w:w="115" w:type="dxa"/>
            <w:right w:w="115" w:type="dxa"/>
          </w:tblCellMar>
        </w:tblPrEx>
        <w:trPr>
          <w:trHeight w:val="504"/>
        </w:trPr>
        <w:tc>
          <w:tcPr>
            <w:tcW w:w="10950" w:type="dxa"/>
            <w:gridSpan w:val="4"/>
            <w:shd w:val="clear" w:color="auto" w:fill="auto"/>
          </w:tcPr>
          <w:p w14:paraId="0AF0B335" w14:textId="77777777" w:rsidR="00831083" w:rsidRPr="00831083" w:rsidRDefault="00831083" w:rsidP="005A6EB8">
            <w:pPr>
              <w:keepNext/>
              <w:widowControl w:val="0"/>
              <w:ind w:right="90"/>
              <w:rPr>
                <w:rFonts w:asciiTheme="minorHAnsi" w:hAnsiTheme="minorHAnsi"/>
                <w:snapToGrid w:val="0"/>
                <w:sz w:val="18"/>
                <w:szCs w:val="18"/>
              </w:rPr>
            </w:pPr>
            <w:r w:rsidRPr="00831083">
              <w:rPr>
                <w:rFonts w:asciiTheme="minorHAnsi" w:hAnsiTheme="minorHAnsi"/>
                <w:snapToGrid w:val="0"/>
                <w:sz w:val="18"/>
                <w:szCs w:val="18"/>
              </w:rPr>
              <w:t xml:space="preserve">I certify the following under penalty of perjury, under the laws of the State of California: </w:t>
            </w:r>
          </w:p>
          <w:p w14:paraId="0AF0B336"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The information provided on this Certificate of Verification is true and correct.</w:t>
            </w:r>
          </w:p>
          <w:p w14:paraId="0AF0B337"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I am the certified HERS Rater who performed the verification identified and reported on this Certificate of Verification (responsible rater).</w:t>
            </w:r>
          </w:p>
          <w:p w14:paraId="0AF0B338"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F0B339"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F0B33A"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31083" w:rsidRPr="00831083" w14:paraId="0AF0B33D" w14:textId="77777777" w:rsidTr="0074510D">
        <w:tblPrEx>
          <w:tblCellMar>
            <w:left w:w="115" w:type="dxa"/>
            <w:right w:w="115" w:type="dxa"/>
          </w:tblCellMar>
        </w:tblPrEx>
        <w:trPr>
          <w:trHeight w:val="278"/>
        </w:trPr>
        <w:tc>
          <w:tcPr>
            <w:tcW w:w="10950" w:type="dxa"/>
            <w:gridSpan w:val="4"/>
            <w:vAlign w:val="center"/>
          </w:tcPr>
          <w:p w14:paraId="0AF0B33C"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831083">
              <w:rPr>
                <w:rFonts w:asciiTheme="minorHAnsi" w:eastAsia="Calibri" w:hAnsiTheme="minorHAnsi" w:cs="Arial"/>
                <w:b/>
                <w:caps/>
                <w:sz w:val="18"/>
                <w:szCs w:val="18"/>
              </w:rPr>
              <w:t>BUILDER OR INSTALLER INFORMATION AS SHOWN ON THE CERTIFICATE OF INSTALLATION</w:t>
            </w:r>
          </w:p>
        </w:tc>
      </w:tr>
      <w:tr w:rsidR="00831083" w:rsidRPr="00831083" w14:paraId="0AF0B33F" w14:textId="77777777" w:rsidTr="0074510D">
        <w:tblPrEx>
          <w:tblCellMar>
            <w:left w:w="115" w:type="dxa"/>
            <w:right w:w="115" w:type="dxa"/>
          </w:tblCellMar>
        </w:tblPrEx>
        <w:trPr>
          <w:trHeight w:hRule="exact" w:val="360"/>
        </w:trPr>
        <w:tc>
          <w:tcPr>
            <w:tcW w:w="10950" w:type="dxa"/>
            <w:gridSpan w:val="4"/>
            <w:vAlign w:val="center"/>
          </w:tcPr>
          <w:p w14:paraId="0AF0B33E" w14:textId="77777777"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831083">
              <w:rPr>
                <w:rFonts w:asciiTheme="minorHAnsi" w:eastAsia="Calibri" w:hAnsiTheme="minorHAnsi"/>
                <w:sz w:val="14"/>
                <w:szCs w:val="14"/>
              </w:rPr>
              <w:t>Company Name (Installing Subcontractor, General Contractor, or Builder/Owner):</w:t>
            </w:r>
          </w:p>
        </w:tc>
      </w:tr>
      <w:tr w:rsidR="00831083" w:rsidRPr="00831083" w14:paraId="0AF0B342" w14:textId="77777777" w:rsidTr="0074510D">
        <w:tblPrEx>
          <w:tblCellMar>
            <w:left w:w="115" w:type="dxa"/>
            <w:right w:w="115" w:type="dxa"/>
          </w:tblCellMar>
        </w:tblPrEx>
        <w:trPr>
          <w:trHeight w:hRule="exact" w:val="360"/>
        </w:trPr>
        <w:tc>
          <w:tcPr>
            <w:tcW w:w="5475" w:type="dxa"/>
            <w:gridSpan w:val="2"/>
          </w:tcPr>
          <w:p w14:paraId="0AF0B340" w14:textId="77777777" w:rsidR="00831083" w:rsidRPr="00831083" w:rsidRDefault="00831083" w:rsidP="008310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831083">
              <w:rPr>
                <w:rFonts w:asciiTheme="minorHAnsi" w:eastAsia="Calibri" w:hAnsiTheme="minorHAnsi"/>
                <w:sz w:val="14"/>
                <w:szCs w:val="14"/>
              </w:rPr>
              <w:t>Responsible Builder or Installer Name:</w:t>
            </w:r>
          </w:p>
        </w:tc>
        <w:tc>
          <w:tcPr>
            <w:tcW w:w="5475" w:type="dxa"/>
            <w:gridSpan w:val="2"/>
          </w:tcPr>
          <w:p w14:paraId="0AF0B341" w14:textId="77777777" w:rsidR="00831083" w:rsidRPr="00831083" w:rsidRDefault="00831083" w:rsidP="008310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CSLB License:</w:t>
            </w:r>
          </w:p>
        </w:tc>
      </w:tr>
      <w:tr w:rsidR="00831083" w:rsidRPr="00831083" w14:paraId="0AF0B344" w14:textId="77777777" w:rsidTr="0074510D">
        <w:tblPrEx>
          <w:tblCellMar>
            <w:left w:w="108" w:type="dxa"/>
            <w:right w:w="108" w:type="dxa"/>
          </w:tblCellMar>
        </w:tblPrEx>
        <w:trPr>
          <w:trHeight w:hRule="exact" w:val="288"/>
        </w:trPr>
        <w:tc>
          <w:tcPr>
            <w:tcW w:w="10950" w:type="dxa"/>
            <w:gridSpan w:val="4"/>
            <w:vAlign w:val="center"/>
          </w:tcPr>
          <w:p w14:paraId="0AF0B343" w14:textId="77777777" w:rsidR="00831083" w:rsidRPr="00831083" w:rsidRDefault="00831083" w:rsidP="005A6EB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831083">
              <w:rPr>
                <w:rFonts w:asciiTheme="minorHAnsi" w:eastAsia="Calibri" w:hAnsiTheme="minorHAnsi" w:cs="Arial"/>
                <w:b/>
                <w:caps/>
                <w:sz w:val="18"/>
                <w:szCs w:val="18"/>
              </w:rPr>
              <w:t>HERS PROVIDER DATA REGISTRY INFORMATION</w:t>
            </w:r>
          </w:p>
        </w:tc>
      </w:tr>
      <w:tr w:rsidR="00831083" w:rsidRPr="00831083" w14:paraId="0AF0B347" w14:textId="77777777" w:rsidTr="0074510D">
        <w:tblPrEx>
          <w:tblCellMar>
            <w:left w:w="108" w:type="dxa"/>
            <w:right w:w="108" w:type="dxa"/>
          </w:tblCellMar>
        </w:tblPrEx>
        <w:trPr>
          <w:trHeight w:hRule="exact" w:val="360"/>
        </w:trPr>
        <w:tc>
          <w:tcPr>
            <w:tcW w:w="5482" w:type="dxa"/>
            <w:gridSpan w:val="3"/>
          </w:tcPr>
          <w:p w14:paraId="0AF0B345" w14:textId="77777777"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Sample Group Number (if applicable):</w:t>
            </w:r>
          </w:p>
        </w:tc>
        <w:tc>
          <w:tcPr>
            <w:tcW w:w="5468" w:type="dxa"/>
          </w:tcPr>
          <w:p w14:paraId="0AF0B346" w14:textId="4C8CB5E3"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Dwelling Test Status in Sample Group (if applicable)</w:t>
            </w:r>
            <w:r w:rsidR="005A6EB8">
              <w:rPr>
                <w:rFonts w:asciiTheme="minorHAnsi" w:eastAsia="Calibri" w:hAnsiTheme="minorHAnsi"/>
                <w:sz w:val="14"/>
                <w:szCs w:val="14"/>
              </w:rPr>
              <w:t>:</w:t>
            </w:r>
          </w:p>
        </w:tc>
      </w:tr>
      <w:tr w:rsidR="00831083" w:rsidRPr="00831083" w14:paraId="0AF0B349" w14:textId="77777777" w:rsidTr="0074510D">
        <w:tblPrEx>
          <w:tblCellMar>
            <w:left w:w="108" w:type="dxa"/>
            <w:right w:w="108" w:type="dxa"/>
          </w:tblCellMar>
        </w:tblPrEx>
        <w:trPr>
          <w:trHeight w:val="288"/>
        </w:trPr>
        <w:tc>
          <w:tcPr>
            <w:tcW w:w="10950" w:type="dxa"/>
            <w:gridSpan w:val="4"/>
            <w:vAlign w:val="center"/>
          </w:tcPr>
          <w:p w14:paraId="0AF0B348" w14:textId="77777777" w:rsidR="00831083" w:rsidRPr="00831083" w:rsidRDefault="00831083" w:rsidP="005A6EB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831083">
              <w:rPr>
                <w:rFonts w:asciiTheme="minorHAnsi" w:eastAsia="Calibri" w:hAnsiTheme="minorHAnsi" w:cs="Arial"/>
                <w:b/>
                <w:caps/>
                <w:sz w:val="18"/>
                <w:szCs w:val="18"/>
              </w:rPr>
              <w:t>HERS RATER INFORMATION</w:t>
            </w:r>
          </w:p>
        </w:tc>
      </w:tr>
      <w:tr w:rsidR="00831083" w:rsidRPr="00831083" w14:paraId="0AF0B34B" w14:textId="77777777" w:rsidTr="0074510D">
        <w:tblPrEx>
          <w:tblCellMar>
            <w:left w:w="108" w:type="dxa"/>
            <w:right w:w="108" w:type="dxa"/>
          </w:tblCellMar>
        </w:tblPrEx>
        <w:trPr>
          <w:trHeight w:hRule="exact" w:val="360"/>
        </w:trPr>
        <w:tc>
          <w:tcPr>
            <w:tcW w:w="10950" w:type="dxa"/>
            <w:gridSpan w:val="4"/>
          </w:tcPr>
          <w:p w14:paraId="0AF0B34A" w14:textId="77777777" w:rsidR="00831083" w:rsidRPr="00831083" w:rsidRDefault="00831083" w:rsidP="0083108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HERS Rater Company Name:</w:t>
            </w:r>
          </w:p>
        </w:tc>
      </w:tr>
      <w:tr w:rsidR="00831083" w:rsidRPr="00831083" w14:paraId="0AF0B34E" w14:textId="77777777" w:rsidTr="0074510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F0B34C"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F0B34D"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Signature:</w:t>
            </w:r>
          </w:p>
        </w:tc>
      </w:tr>
      <w:tr w:rsidR="00831083" w:rsidRPr="00831083" w14:paraId="0AF0B351" w14:textId="77777777" w:rsidTr="0074510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F0B34F" w14:textId="4D2A9E8E"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Certification Number w/ this HERS Provider</w:t>
            </w:r>
            <w:r w:rsidR="005A6EB8">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AF0B350"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Date Signed:</w:t>
            </w:r>
          </w:p>
        </w:tc>
      </w:tr>
    </w:tbl>
    <w:p w14:paraId="0AF0B352" w14:textId="77777777" w:rsidR="00831083" w:rsidRDefault="00831083" w:rsidP="00D65FA1">
      <w:pPr>
        <w:rPr>
          <w:rFonts w:asciiTheme="minorHAnsi" w:hAnsiTheme="minorHAnsi"/>
          <w:sz w:val="18"/>
          <w:szCs w:val="18"/>
        </w:rPr>
      </w:pPr>
    </w:p>
    <w:sectPr w:rsidR="00831083" w:rsidSect="000A431A">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37E040" w14:textId="77777777" w:rsidR="00B96721" w:rsidRDefault="00B96721">
      <w:r>
        <w:separator/>
      </w:r>
    </w:p>
  </w:endnote>
  <w:endnote w:type="continuationSeparator" w:id="0">
    <w:p w14:paraId="49ED10BA" w14:textId="77777777" w:rsidR="00B96721" w:rsidRDefault="00B96721">
      <w:r>
        <w:continuationSeparator/>
      </w:r>
    </w:p>
  </w:endnote>
  <w:endnote w:type="continuationNotice" w:id="1">
    <w:p w14:paraId="07127302" w14:textId="77777777" w:rsidR="00B96721" w:rsidRDefault="00B967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6A" w14:textId="77777777" w:rsidR="00B96721" w:rsidRPr="009213E6" w:rsidRDefault="00B96721" w:rsidP="009213E6">
    <w:pPr>
      <w:pStyle w:val="Footer"/>
      <w:rPr>
        <w:b/>
      </w:rPr>
    </w:pPr>
    <w:r w:rsidRPr="009213E6">
      <w:t xml:space="preserve">Registration Number:                                            Registration Date/Time:                                                    HERS Provider:                                   </w:t>
    </w:r>
  </w:p>
  <w:p w14:paraId="0AF0B36B" w14:textId="0B67BEA3" w:rsidR="00B96721" w:rsidRPr="009213E6" w:rsidRDefault="00B96721" w:rsidP="009213E6">
    <w:pPr>
      <w:pStyle w:val="Footer"/>
    </w:pPr>
    <w:r w:rsidRPr="009213E6">
      <w:t>CA Building Energy Efficiency Standards - 201</w:t>
    </w:r>
    <w:r>
      <w:t>6</w:t>
    </w:r>
    <w:r w:rsidRPr="009213E6">
      <w:t xml:space="preserve"> Residential Compliance</w:t>
    </w:r>
    <w:r w:rsidRPr="009213E6">
      <w:tab/>
    </w:r>
    <w:r>
      <w:t>September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75" w14:textId="2609378D" w:rsidR="00B96721" w:rsidRPr="009213E6" w:rsidRDefault="00B96721" w:rsidP="009213E6">
    <w:pPr>
      <w:pStyle w:val="Footer"/>
    </w:pPr>
    <w:r w:rsidRPr="009213E6">
      <w:t>CA Building Energy Efficiency Standards - 201</w:t>
    </w:r>
    <w:r>
      <w:t>6</w:t>
    </w:r>
    <w:r w:rsidRPr="009213E6">
      <w:t xml:space="preserve"> Residential Compliance</w:t>
    </w:r>
    <w:r w:rsidRPr="009213E6">
      <w:tab/>
    </w:r>
    <w:r>
      <w:t>September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7F" w14:textId="4AA4E8E0" w:rsidR="00B96721" w:rsidRPr="00A165EE" w:rsidRDefault="00B96721" w:rsidP="009213E6">
    <w:pPr>
      <w:pStyle w:val="Footer"/>
      <w:rPr>
        <w:b/>
      </w:rPr>
    </w:pPr>
    <w:r w:rsidRPr="00A165EE">
      <w:t>CA Building Energy Efficiency Standards - 201</w:t>
    </w:r>
    <w:r>
      <w:t>6</w:t>
    </w:r>
    <w:r w:rsidRPr="00A165EE">
      <w:t xml:space="preserve"> Residential Compliance</w:t>
    </w:r>
    <w:r w:rsidRPr="00A165EE">
      <w:tab/>
    </w:r>
    <w:r>
      <w:t>September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464306" w14:textId="77777777" w:rsidR="00B96721" w:rsidRDefault="00B96721">
      <w:r>
        <w:separator/>
      </w:r>
    </w:p>
  </w:footnote>
  <w:footnote w:type="continuationSeparator" w:id="0">
    <w:p w14:paraId="39AA607A" w14:textId="77777777" w:rsidR="00B96721" w:rsidRDefault="00B96721">
      <w:r>
        <w:continuationSeparator/>
      </w:r>
    </w:p>
  </w:footnote>
  <w:footnote w:type="continuationNotice" w:id="1">
    <w:p w14:paraId="4510A530" w14:textId="77777777" w:rsidR="00B96721" w:rsidRDefault="00B9672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57" w14:textId="77777777" w:rsidR="00B96721" w:rsidRDefault="00B96721">
    <w:pPr>
      <w:pStyle w:val="Header"/>
    </w:pPr>
    <w:r>
      <w:rPr>
        <w:noProof/>
      </w:rPr>
      <w:pict w14:anchorId="0AF0B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229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58" w14:textId="0A940AC4" w:rsidR="00B96721" w:rsidRPr="007770C5" w:rsidRDefault="00B96721" w:rsidP="00352336">
    <w:pPr>
      <w:suppressAutoHyphens/>
      <w:ind w:left="-90"/>
      <w:rPr>
        <w:rFonts w:ascii="Arial" w:hAnsi="Arial" w:cs="Arial"/>
        <w:sz w:val="14"/>
        <w:szCs w:val="14"/>
      </w:rPr>
    </w:pPr>
    <w:r w:rsidRPr="005A6EB8">
      <w:rPr>
        <w:rFonts w:ascii="Arial" w:hAnsi="Arial" w:cs="Arial"/>
        <w:noProof/>
        <w:sz w:val="14"/>
        <w:szCs w:val="14"/>
      </w:rPr>
      <w:drawing>
        <wp:anchor distT="0" distB="0" distL="114300" distR="114300" simplePos="0" relativeHeight="251658240" behindDoc="0" locked="0" layoutInCell="1" allowOverlap="1" wp14:anchorId="0AF0B383" wp14:editId="2EB920D3">
          <wp:simplePos x="0" y="0"/>
          <wp:positionH relativeFrom="margin">
            <wp:posOffset>6625590</wp:posOffset>
          </wp:positionH>
          <wp:positionV relativeFrom="margin">
            <wp:posOffset>-1209675</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noProof/>
        <w:sz w:val="14"/>
        <w:szCs w:val="14"/>
      </w:rPr>
      <w:pict w14:anchorId="0AF0B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5" o:spid="_x0000_s1229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0AF0B359" w14:textId="77777777" w:rsidR="00B96721" w:rsidRPr="007770C5" w:rsidRDefault="00B96721" w:rsidP="00352336">
    <w:pPr>
      <w:suppressAutoHyphens/>
      <w:ind w:left="-90"/>
      <w:rPr>
        <w:rFonts w:ascii="Arial" w:hAnsi="Arial" w:cs="Arial"/>
        <w:b/>
        <w:sz w:val="24"/>
        <w:szCs w:val="24"/>
      </w:rPr>
    </w:pPr>
    <w:r>
      <w:rPr>
        <w:rFonts w:ascii="Arial" w:hAnsi="Arial" w:cs="Arial"/>
        <w:b/>
        <w:sz w:val="24"/>
        <w:szCs w:val="24"/>
      </w:rPr>
      <w:t>INDOOR AIR QUALITY AND MECHANICAL VENTILATION</w:t>
    </w:r>
  </w:p>
  <w:p w14:paraId="0AF0B35A" w14:textId="46A38D12" w:rsidR="00B96721" w:rsidRPr="007770C5" w:rsidRDefault="00B96721" w:rsidP="00352336">
    <w:pPr>
      <w:suppressAutoHyphens/>
      <w:ind w:left="-90"/>
      <w:rPr>
        <w:rFonts w:ascii="Arial" w:hAnsi="Arial" w:cs="Arial"/>
        <w:sz w:val="14"/>
        <w:szCs w:val="14"/>
      </w:rPr>
    </w:pPr>
    <w:r>
      <w:rPr>
        <w:rFonts w:ascii="Arial" w:hAnsi="Arial" w:cs="Arial"/>
        <w:sz w:val="14"/>
        <w:szCs w:val="14"/>
      </w:rPr>
      <w:t>CEC-CF3R-MCH-27-H</w:t>
    </w:r>
    <w:r w:rsidRPr="007770C5">
      <w:rPr>
        <w:rFonts w:ascii="Arial" w:hAnsi="Arial" w:cs="Arial"/>
        <w:sz w:val="14"/>
        <w:szCs w:val="14"/>
      </w:rPr>
      <w:t xml:space="preserve"> (Revised </w:t>
    </w:r>
    <w:r>
      <w:rPr>
        <w:rFonts w:ascii="Arial" w:hAnsi="Arial" w:cs="Arial"/>
        <w:sz w:val="14"/>
        <w:szCs w:val="14"/>
      </w:rPr>
      <w:t>09/16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B96721" w:rsidRPr="00F85124" w14:paraId="0AF0B35D" w14:textId="77777777" w:rsidTr="0013183D">
      <w:trPr>
        <w:cantSplit/>
        <w:trHeight w:val="288"/>
      </w:trPr>
      <w:tc>
        <w:tcPr>
          <w:tcW w:w="3881" w:type="pct"/>
          <w:gridSpan w:val="2"/>
          <w:tcBorders>
            <w:bottom w:val="single" w:sz="4" w:space="0" w:color="auto"/>
            <w:right w:val="nil"/>
          </w:tcBorders>
          <w:vAlign w:val="center"/>
        </w:tcPr>
        <w:p w14:paraId="0AF0B35B" w14:textId="77777777" w:rsidR="00B96721" w:rsidRPr="00D65FA1" w:rsidRDefault="00B96721" w:rsidP="0013183D">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0AF0B35C" w14:textId="77777777" w:rsidR="00B96721" w:rsidRPr="00D65FA1" w:rsidRDefault="00B96721" w:rsidP="003052DF">
          <w:pPr>
            <w:pStyle w:val="Style18"/>
            <w:rPr>
              <w:b/>
              <w:sz w:val="20"/>
            </w:rPr>
          </w:pPr>
          <w:r w:rsidRPr="00D65FA1">
            <w:rPr>
              <w:sz w:val="20"/>
            </w:rPr>
            <w:t>CF</w:t>
          </w:r>
          <w:r>
            <w:rPr>
              <w:sz w:val="20"/>
            </w:rPr>
            <w:t>3</w:t>
          </w:r>
          <w:r w:rsidRPr="00D65FA1">
            <w:rPr>
              <w:sz w:val="20"/>
            </w:rPr>
            <w:t>R-MCH-27</w:t>
          </w:r>
          <w:r>
            <w:rPr>
              <w:sz w:val="20"/>
            </w:rPr>
            <w:t>b-H</w:t>
          </w:r>
        </w:p>
      </w:tc>
    </w:tr>
    <w:tr w:rsidR="00B96721" w:rsidRPr="00F85124" w14:paraId="0AF0B360" w14:textId="77777777" w:rsidTr="0013183D">
      <w:trPr>
        <w:cantSplit/>
        <w:trHeight w:val="288"/>
      </w:trPr>
      <w:tc>
        <w:tcPr>
          <w:tcW w:w="2285" w:type="pct"/>
          <w:tcBorders>
            <w:right w:val="nil"/>
          </w:tcBorders>
        </w:tcPr>
        <w:p w14:paraId="0AF0B35E" w14:textId="77777777" w:rsidR="00B96721" w:rsidRPr="00F85124" w:rsidRDefault="00B96721" w:rsidP="0013183D">
          <w:pPr>
            <w:pStyle w:val="Style19"/>
            <w:rPr>
              <w:sz w:val="12"/>
              <w:szCs w:val="12"/>
            </w:rPr>
          </w:pPr>
          <w:r w:rsidRPr="00505A99">
            <w:t>Indoor Air Quality and Mechanical Ventilation</w:t>
          </w:r>
        </w:p>
      </w:tc>
      <w:tc>
        <w:tcPr>
          <w:tcW w:w="2715" w:type="pct"/>
          <w:gridSpan w:val="2"/>
          <w:tcBorders>
            <w:left w:val="nil"/>
          </w:tcBorders>
        </w:tcPr>
        <w:p w14:paraId="0AF0B35F" w14:textId="77777777" w:rsidR="00B96721" w:rsidRPr="00F85124" w:rsidRDefault="00B96721"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427621" w:rsidRPr="00427621">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427621" w:rsidRPr="00427621">
              <w:rPr>
                <w:rFonts w:asciiTheme="minorHAnsi" w:hAnsiTheme="minorHAnsi"/>
                <w:bCs/>
                <w:noProof/>
              </w:rPr>
              <w:t>2</w:t>
            </w:r>
          </w:fldSimple>
          <w:r w:rsidRPr="00F85124">
            <w:rPr>
              <w:rFonts w:asciiTheme="minorHAnsi" w:hAnsiTheme="minorHAnsi"/>
              <w:bCs/>
            </w:rPr>
            <w:t>)</w:t>
          </w:r>
        </w:p>
      </w:tc>
    </w:tr>
    <w:tr w:rsidR="00B96721" w:rsidRPr="00F85124" w14:paraId="0AF0B364" w14:textId="77777777" w:rsidTr="0013183D">
      <w:trPr>
        <w:cantSplit/>
        <w:trHeight w:val="288"/>
      </w:trPr>
      <w:tc>
        <w:tcPr>
          <w:tcW w:w="0" w:type="auto"/>
        </w:tcPr>
        <w:p w14:paraId="0AF0B361" w14:textId="77777777" w:rsidR="00B96721" w:rsidRPr="00F85124" w:rsidRDefault="00B96721" w:rsidP="0013183D">
          <w:pPr>
            <w:pStyle w:val="Style20"/>
          </w:pPr>
          <w:r w:rsidRPr="00F85124">
            <w:t>Project Name:</w:t>
          </w:r>
        </w:p>
      </w:tc>
      <w:tc>
        <w:tcPr>
          <w:tcW w:w="1596" w:type="pct"/>
        </w:tcPr>
        <w:p w14:paraId="0AF0B362" w14:textId="77777777" w:rsidR="00B96721" w:rsidRPr="00F85124" w:rsidRDefault="00B96721" w:rsidP="0013183D">
          <w:pPr>
            <w:pStyle w:val="Style20"/>
          </w:pPr>
          <w:r w:rsidRPr="00F85124">
            <w:t>Enforcement Agency:</w:t>
          </w:r>
        </w:p>
      </w:tc>
      <w:tc>
        <w:tcPr>
          <w:tcW w:w="1119" w:type="pct"/>
        </w:tcPr>
        <w:p w14:paraId="0AF0B363" w14:textId="77777777" w:rsidR="00B96721" w:rsidRPr="00F85124" w:rsidRDefault="00B96721" w:rsidP="0013183D">
          <w:pPr>
            <w:pStyle w:val="Style20"/>
          </w:pPr>
          <w:r w:rsidRPr="00F85124">
            <w:t>Permit Number:</w:t>
          </w:r>
        </w:p>
      </w:tc>
    </w:tr>
    <w:tr w:rsidR="00B96721" w:rsidRPr="00F85124" w14:paraId="0AF0B368" w14:textId="77777777" w:rsidTr="0013183D">
      <w:trPr>
        <w:cantSplit/>
        <w:trHeight w:val="288"/>
      </w:trPr>
      <w:tc>
        <w:tcPr>
          <w:tcW w:w="0" w:type="auto"/>
        </w:tcPr>
        <w:p w14:paraId="0AF0B365" w14:textId="77777777" w:rsidR="00B96721" w:rsidRPr="00F85124" w:rsidRDefault="00B96721" w:rsidP="0013183D">
          <w:pPr>
            <w:pStyle w:val="Style20"/>
            <w:rPr>
              <w:vertAlign w:val="superscript"/>
            </w:rPr>
          </w:pPr>
          <w:r w:rsidRPr="00F85124">
            <w:t>Dwelling Address:</w:t>
          </w:r>
        </w:p>
      </w:tc>
      <w:tc>
        <w:tcPr>
          <w:tcW w:w="1596" w:type="pct"/>
        </w:tcPr>
        <w:p w14:paraId="0AF0B366" w14:textId="7F52F36F" w:rsidR="00B96721" w:rsidRPr="00F85124" w:rsidRDefault="00B96721" w:rsidP="0013183D">
          <w:pPr>
            <w:pStyle w:val="Style20"/>
            <w:rPr>
              <w:vertAlign w:val="superscript"/>
            </w:rPr>
          </w:pPr>
          <w:r w:rsidRPr="00F85124">
            <w:t>City</w:t>
          </w:r>
          <w:r>
            <w:t>:</w:t>
          </w:r>
        </w:p>
      </w:tc>
      <w:tc>
        <w:tcPr>
          <w:tcW w:w="1119" w:type="pct"/>
        </w:tcPr>
        <w:p w14:paraId="0AF0B367" w14:textId="2C51E422" w:rsidR="00B96721" w:rsidRPr="00F85124" w:rsidRDefault="00B96721" w:rsidP="0013183D">
          <w:pPr>
            <w:pStyle w:val="Style20"/>
            <w:rPr>
              <w:vertAlign w:val="superscript"/>
            </w:rPr>
          </w:pPr>
          <w:r w:rsidRPr="00F85124">
            <w:t>Zip Code</w:t>
          </w:r>
          <w:r>
            <w:t>:</w:t>
          </w:r>
        </w:p>
      </w:tc>
    </w:tr>
  </w:tbl>
  <w:p w14:paraId="0AF0B369" w14:textId="77777777" w:rsidR="00B96721" w:rsidRDefault="00B9672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6C" w14:textId="77777777" w:rsidR="00B96721" w:rsidRDefault="00B96721">
    <w:pPr>
      <w:pStyle w:val="Header"/>
    </w:pPr>
    <w:r>
      <w:rPr>
        <w:noProof/>
      </w:rPr>
      <w:pict w14:anchorId="0AF0B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228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6D" w14:textId="77777777" w:rsidR="00B96721" w:rsidRDefault="00B96721">
    <w:pPr>
      <w:pStyle w:val="Header"/>
    </w:pPr>
    <w:r>
      <w:rPr>
        <w:noProof/>
      </w:rPr>
      <w:pict w14:anchorId="0AF0B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229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B96721" w:rsidRPr="00F85124" w14:paraId="0AF0B370" w14:textId="77777777" w:rsidTr="00023A98">
      <w:trPr>
        <w:cantSplit/>
        <w:trHeight w:val="288"/>
      </w:trPr>
      <w:tc>
        <w:tcPr>
          <w:tcW w:w="3881" w:type="pct"/>
          <w:gridSpan w:val="2"/>
          <w:tcBorders>
            <w:bottom w:val="single" w:sz="4" w:space="0" w:color="auto"/>
            <w:right w:val="nil"/>
          </w:tcBorders>
          <w:vAlign w:val="center"/>
        </w:tcPr>
        <w:p w14:paraId="0AF0B36E" w14:textId="77777777" w:rsidR="00B96721" w:rsidRPr="00927918" w:rsidRDefault="00B96721" w:rsidP="00023A98">
          <w:pPr>
            <w:pStyle w:val="Style17"/>
            <w:rPr>
              <w:b/>
              <w:sz w:val="20"/>
            </w:rPr>
          </w:pPr>
          <w:r>
            <w:rPr>
              <w:noProof/>
              <w:sz w:val="20"/>
            </w:rPr>
            <w:pict w14:anchorId="0AF0B3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229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0AF0B36F" w14:textId="77777777" w:rsidR="00B96721" w:rsidRPr="00927918" w:rsidRDefault="00B96721" w:rsidP="003052DF">
          <w:pPr>
            <w:pStyle w:val="Style18"/>
            <w:rPr>
              <w:b/>
              <w:sz w:val="20"/>
            </w:rPr>
          </w:pPr>
          <w:r w:rsidRPr="00927918">
            <w:rPr>
              <w:sz w:val="20"/>
            </w:rPr>
            <w:t>CF</w:t>
          </w:r>
          <w:r>
            <w:rPr>
              <w:sz w:val="20"/>
            </w:rPr>
            <w:t>3</w:t>
          </w:r>
          <w:r w:rsidRPr="00927918">
            <w:rPr>
              <w:sz w:val="20"/>
            </w:rPr>
            <w:t>R-MCH-27</w:t>
          </w:r>
          <w:r>
            <w:rPr>
              <w:sz w:val="20"/>
            </w:rPr>
            <w:t>b-H</w:t>
          </w:r>
        </w:p>
      </w:tc>
    </w:tr>
    <w:tr w:rsidR="00B96721" w:rsidRPr="00F85124" w14:paraId="0AF0B373" w14:textId="77777777" w:rsidTr="00023A98">
      <w:trPr>
        <w:cantSplit/>
        <w:trHeight w:val="288"/>
      </w:trPr>
      <w:tc>
        <w:tcPr>
          <w:tcW w:w="2285" w:type="pct"/>
          <w:tcBorders>
            <w:right w:val="nil"/>
          </w:tcBorders>
        </w:tcPr>
        <w:p w14:paraId="0AF0B371" w14:textId="77777777" w:rsidR="00B96721" w:rsidRPr="00F85124" w:rsidRDefault="00B96721" w:rsidP="00023A9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0AF0B372" w14:textId="77777777" w:rsidR="00B96721" w:rsidRPr="00F85124" w:rsidRDefault="00B96721"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427621" w:rsidRPr="00427621">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Pr="00B96721">
              <w:rPr>
                <w:rFonts w:asciiTheme="minorHAnsi" w:hAnsiTheme="minorHAnsi"/>
                <w:bCs/>
                <w:noProof/>
              </w:rPr>
              <w:t>3</w:t>
            </w:r>
          </w:fldSimple>
          <w:r w:rsidRPr="00F85124">
            <w:rPr>
              <w:rFonts w:asciiTheme="minorHAnsi" w:hAnsiTheme="minorHAnsi"/>
              <w:bCs/>
            </w:rPr>
            <w:t>)</w:t>
          </w:r>
        </w:p>
      </w:tc>
    </w:tr>
  </w:tbl>
  <w:p w14:paraId="0AF0B374" w14:textId="77777777" w:rsidR="00B96721" w:rsidRDefault="00B96721" w:rsidP="00D65FA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76" w14:textId="77777777" w:rsidR="00B96721" w:rsidRDefault="00B96721">
    <w:pPr>
      <w:pStyle w:val="Header"/>
    </w:pPr>
    <w:r>
      <w:rPr>
        <w:noProof/>
      </w:rPr>
      <w:pict w14:anchorId="0AF0B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229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77" w14:textId="77777777" w:rsidR="00B96721" w:rsidRDefault="00B96721">
    <w:pPr>
      <w:pStyle w:val="Header"/>
    </w:pPr>
    <w:r>
      <w:rPr>
        <w:noProof/>
      </w:rPr>
      <w:pict w14:anchorId="0AF0B3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229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B96721" w:rsidRPr="00F85124" w14:paraId="0AF0B37A" w14:textId="77777777" w:rsidTr="00023A98">
      <w:trPr>
        <w:cantSplit/>
        <w:trHeight w:val="288"/>
      </w:trPr>
      <w:tc>
        <w:tcPr>
          <w:tcW w:w="3881" w:type="pct"/>
          <w:gridSpan w:val="2"/>
          <w:tcBorders>
            <w:bottom w:val="single" w:sz="4" w:space="0" w:color="auto"/>
            <w:right w:val="nil"/>
          </w:tcBorders>
          <w:vAlign w:val="center"/>
        </w:tcPr>
        <w:p w14:paraId="0AF0B378" w14:textId="77777777" w:rsidR="00B96721" w:rsidRPr="00D65FA1" w:rsidRDefault="00B96721" w:rsidP="00023A98">
          <w:pPr>
            <w:pStyle w:val="Style17"/>
            <w:rPr>
              <w:b/>
              <w:sz w:val="20"/>
            </w:rPr>
          </w:pPr>
          <w:r>
            <w:rPr>
              <w:noProof/>
              <w:sz w:val="20"/>
            </w:rPr>
            <w:pict w14:anchorId="0AF0B3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229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0AF0B379" w14:textId="77777777" w:rsidR="00B96721" w:rsidRPr="00D65FA1" w:rsidRDefault="00B96721" w:rsidP="003052DF">
          <w:pPr>
            <w:pStyle w:val="Style18"/>
            <w:rPr>
              <w:b/>
              <w:sz w:val="20"/>
            </w:rPr>
          </w:pPr>
          <w:r w:rsidRPr="00D65FA1">
            <w:rPr>
              <w:sz w:val="20"/>
            </w:rPr>
            <w:t>CF</w:t>
          </w:r>
          <w:r>
            <w:rPr>
              <w:sz w:val="20"/>
            </w:rPr>
            <w:t>3</w:t>
          </w:r>
          <w:r w:rsidRPr="00D65FA1">
            <w:rPr>
              <w:sz w:val="20"/>
            </w:rPr>
            <w:t>R-MCH-27</w:t>
          </w:r>
          <w:r>
            <w:rPr>
              <w:sz w:val="20"/>
            </w:rPr>
            <w:t>b-H</w:t>
          </w:r>
        </w:p>
      </w:tc>
    </w:tr>
    <w:tr w:rsidR="00B96721" w:rsidRPr="00F85124" w14:paraId="0AF0B37D" w14:textId="77777777" w:rsidTr="00023A98">
      <w:trPr>
        <w:cantSplit/>
        <w:trHeight w:val="288"/>
      </w:trPr>
      <w:tc>
        <w:tcPr>
          <w:tcW w:w="2285" w:type="pct"/>
          <w:tcBorders>
            <w:right w:val="nil"/>
          </w:tcBorders>
        </w:tcPr>
        <w:p w14:paraId="0AF0B37B" w14:textId="77777777" w:rsidR="00B96721" w:rsidRPr="00F85124" w:rsidRDefault="00B96721" w:rsidP="00023A9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0AF0B37C" w14:textId="77777777" w:rsidR="00B96721" w:rsidRPr="00F85124" w:rsidRDefault="00B96721"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427621" w:rsidRPr="00427621">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Pr="00B96721">
              <w:rPr>
                <w:rFonts w:asciiTheme="minorHAnsi" w:hAnsiTheme="minorHAnsi"/>
                <w:bCs/>
                <w:noProof/>
              </w:rPr>
              <w:t>3</w:t>
            </w:r>
          </w:fldSimple>
          <w:r w:rsidRPr="00F85124">
            <w:rPr>
              <w:rFonts w:asciiTheme="minorHAnsi" w:hAnsiTheme="minorHAnsi"/>
              <w:bCs/>
            </w:rPr>
            <w:t>)</w:t>
          </w:r>
        </w:p>
      </w:tc>
    </w:tr>
  </w:tbl>
  <w:p w14:paraId="0AF0B37E" w14:textId="77777777" w:rsidR="00B96721" w:rsidRDefault="00B96721" w:rsidP="007F615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80" w14:textId="77777777" w:rsidR="00B96721" w:rsidRDefault="00B96721">
    <w:pPr>
      <w:pStyle w:val="Header"/>
    </w:pPr>
    <w:r>
      <w:rPr>
        <w:noProof/>
      </w:rPr>
      <w:pict w14:anchorId="0AF0B3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229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7090B3C"/>
    <w:multiLevelType w:val="hybridMultilevel"/>
    <w:tmpl w:val="337A4974"/>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nsid w:val="28A201A2"/>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nsid w:val="28E9276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1">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2">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51B3090A"/>
    <w:multiLevelType w:val="hybridMultilevel"/>
    <w:tmpl w:val="DC485F7A"/>
    <w:lvl w:ilvl="0" w:tplc="67C45CDE">
      <w:start w:val="1"/>
      <w:numFmt w:val="decimal"/>
      <w:lvlText w:val="%1."/>
      <w:lvlJc w:val="left"/>
      <w:pPr>
        <w:ind w:left="630" w:hanging="360"/>
      </w:pPr>
      <w:rPr>
        <w:rFonts w:ascii="Calibri" w:hAnsi="Calibri"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629371CD"/>
    <w:multiLevelType w:val="hybridMultilevel"/>
    <w:tmpl w:val="E3CCA7A2"/>
    <w:lvl w:ilvl="0" w:tplc="72E059B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B761D9"/>
    <w:multiLevelType w:val="hybridMultilevel"/>
    <w:tmpl w:val="C1B27860"/>
    <w:lvl w:ilvl="0" w:tplc="6514482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13"/>
  </w:num>
  <w:num w:numId="4">
    <w:abstractNumId w:val="1"/>
  </w:num>
  <w:num w:numId="5">
    <w:abstractNumId w:val="0"/>
  </w:num>
  <w:num w:numId="6">
    <w:abstractNumId w:val="5"/>
  </w:num>
  <w:num w:numId="7">
    <w:abstractNumId w:val="14"/>
  </w:num>
  <w:num w:numId="8">
    <w:abstractNumId w:val="15"/>
  </w:num>
  <w:num w:numId="9">
    <w:abstractNumId w:val="4"/>
  </w:num>
  <w:num w:numId="10">
    <w:abstractNumId w:val="10"/>
  </w:num>
  <w:num w:numId="11">
    <w:abstractNumId w:val="17"/>
  </w:num>
  <w:num w:numId="12">
    <w:abstractNumId w:val="11"/>
  </w:num>
  <w:num w:numId="13">
    <w:abstractNumId w:val="7"/>
  </w:num>
  <w:num w:numId="14">
    <w:abstractNumId w:val="12"/>
  </w:num>
  <w:num w:numId="15">
    <w:abstractNumId w:val="9"/>
  </w:num>
  <w:num w:numId="16">
    <w:abstractNumId w:val="8"/>
  </w:num>
  <w:num w:numId="17">
    <w:abstractNumId w:val="16"/>
  </w:num>
  <w:num w:numId="1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revisionView w:markup="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2298"/>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732"/>
    <w:rsid w:val="000159E5"/>
    <w:rsid w:val="00023A98"/>
    <w:rsid w:val="00026B59"/>
    <w:rsid w:val="000452DE"/>
    <w:rsid w:val="00045AF9"/>
    <w:rsid w:val="00093A7F"/>
    <w:rsid w:val="000A01E6"/>
    <w:rsid w:val="000A431A"/>
    <w:rsid w:val="000B1B45"/>
    <w:rsid w:val="000C6B12"/>
    <w:rsid w:val="000D01A4"/>
    <w:rsid w:val="000E0347"/>
    <w:rsid w:val="000F2727"/>
    <w:rsid w:val="000F7AAF"/>
    <w:rsid w:val="0011352E"/>
    <w:rsid w:val="00115FC4"/>
    <w:rsid w:val="0013183D"/>
    <w:rsid w:val="001363DB"/>
    <w:rsid w:val="001479E2"/>
    <w:rsid w:val="001837A7"/>
    <w:rsid w:val="001B335E"/>
    <w:rsid w:val="001B6972"/>
    <w:rsid w:val="001C0809"/>
    <w:rsid w:val="001C7613"/>
    <w:rsid w:val="001E1FD4"/>
    <w:rsid w:val="001E3C1B"/>
    <w:rsid w:val="00204C45"/>
    <w:rsid w:val="0021359B"/>
    <w:rsid w:val="002512D8"/>
    <w:rsid w:val="00260F33"/>
    <w:rsid w:val="00276E1F"/>
    <w:rsid w:val="002940F4"/>
    <w:rsid w:val="0029659A"/>
    <w:rsid w:val="002A5EF3"/>
    <w:rsid w:val="002C03F1"/>
    <w:rsid w:val="002F133D"/>
    <w:rsid w:val="0030200E"/>
    <w:rsid w:val="003037F2"/>
    <w:rsid w:val="003052DF"/>
    <w:rsid w:val="00307123"/>
    <w:rsid w:val="003204E9"/>
    <w:rsid w:val="0033657D"/>
    <w:rsid w:val="00346F8D"/>
    <w:rsid w:val="003477CC"/>
    <w:rsid w:val="00352336"/>
    <w:rsid w:val="0036499A"/>
    <w:rsid w:val="00377144"/>
    <w:rsid w:val="0038173A"/>
    <w:rsid w:val="00386C9C"/>
    <w:rsid w:val="003933CB"/>
    <w:rsid w:val="00397E88"/>
    <w:rsid w:val="003A3A65"/>
    <w:rsid w:val="003A3D8D"/>
    <w:rsid w:val="003C1D7B"/>
    <w:rsid w:val="003D6FE7"/>
    <w:rsid w:val="003F49B9"/>
    <w:rsid w:val="00427621"/>
    <w:rsid w:val="004351D2"/>
    <w:rsid w:val="00444E93"/>
    <w:rsid w:val="00453AB5"/>
    <w:rsid w:val="00467A82"/>
    <w:rsid w:val="00472B6D"/>
    <w:rsid w:val="004913AF"/>
    <w:rsid w:val="0049664A"/>
    <w:rsid w:val="004B40A0"/>
    <w:rsid w:val="004C3F98"/>
    <w:rsid w:val="004E4363"/>
    <w:rsid w:val="00502C84"/>
    <w:rsid w:val="00502D64"/>
    <w:rsid w:val="00505A99"/>
    <w:rsid w:val="00511464"/>
    <w:rsid w:val="00521E1D"/>
    <w:rsid w:val="0053545C"/>
    <w:rsid w:val="0056136A"/>
    <w:rsid w:val="00573D96"/>
    <w:rsid w:val="00593370"/>
    <w:rsid w:val="00594B74"/>
    <w:rsid w:val="005A1EE3"/>
    <w:rsid w:val="005A2B97"/>
    <w:rsid w:val="005A6EB8"/>
    <w:rsid w:val="005F4EB4"/>
    <w:rsid w:val="006012BA"/>
    <w:rsid w:val="006274DC"/>
    <w:rsid w:val="006276DF"/>
    <w:rsid w:val="006368EF"/>
    <w:rsid w:val="00681623"/>
    <w:rsid w:val="00697E52"/>
    <w:rsid w:val="006A5191"/>
    <w:rsid w:val="006C758D"/>
    <w:rsid w:val="006E0082"/>
    <w:rsid w:val="006F7D6D"/>
    <w:rsid w:val="00702CF7"/>
    <w:rsid w:val="007043ED"/>
    <w:rsid w:val="0074510D"/>
    <w:rsid w:val="00770F55"/>
    <w:rsid w:val="00771100"/>
    <w:rsid w:val="00777B2F"/>
    <w:rsid w:val="0079128F"/>
    <w:rsid w:val="007E657E"/>
    <w:rsid w:val="007F6151"/>
    <w:rsid w:val="00800C91"/>
    <w:rsid w:val="008236A7"/>
    <w:rsid w:val="00831083"/>
    <w:rsid w:val="0085658C"/>
    <w:rsid w:val="00860353"/>
    <w:rsid w:val="008A77FE"/>
    <w:rsid w:val="008B4C18"/>
    <w:rsid w:val="008C702A"/>
    <w:rsid w:val="008D7DBB"/>
    <w:rsid w:val="008E187C"/>
    <w:rsid w:val="008E74BE"/>
    <w:rsid w:val="008F421B"/>
    <w:rsid w:val="00907EAE"/>
    <w:rsid w:val="00912F68"/>
    <w:rsid w:val="009213E6"/>
    <w:rsid w:val="00931F3A"/>
    <w:rsid w:val="00954811"/>
    <w:rsid w:val="0096325C"/>
    <w:rsid w:val="00973C06"/>
    <w:rsid w:val="009A4F12"/>
    <w:rsid w:val="009B2DE1"/>
    <w:rsid w:val="00A25049"/>
    <w:rsid w:val="00A26E22"/>
    <w:rsid w:val="00A35980"/>
    <w:rsid w:val="00A6101B"/>
    <w:rsid w:val="00A648E4"/>
    <w:rsid w:val="00A664D1"/>
    <w:rsid w:val="00A729CA"/>
    <w:rsid w:val="00A92ED2"/>
    <w:rsid w:val="00AA5BE8"/>
    <w:rsid w:val="00AB1685"/>
    <w:rsid w:val="00AC0F91"/>
    <w:rsid w:val="00B41FFD"/>
    <w:rsid w:val="00B461A4"/>
    <w:rsid w:val="00B5482B"/>
    <w:rsid w:val="00B573A6"/>
    <w:rsid w:val="00B71555"/>
    <w:rsid w:val="00B9070D"/>
    <w:rsid w:val="00B96721"/>
    <w:rsid w:val="00BA4F86"/>
    <w:rsid w:val="00BF2443"/>
    <w:rsid w:val="00C44D97"/>
    <w:rsid w:val="00C5123B"/>
    <w:rsid w:val="00C64DBF"/>
    <w:rsid w:val="00CA4FE4"/>
    <w:rsid w:val="00CB00C9"/>
    <w:rsid w:val="00CB22EC"/>
    <w:rsid w:val="00CB63D5"/>
    <w:rsid w:val="00CD6B8A"/>
    <w:rsid w:val="00CF0F79"/>
    <w:rsid w:val="00D26DCF"/>
    <w:rsid w:val="00D47D79"/>
    <w:rsid w:val="00D54DA1"/>
    <w:rsid w:val="00D6244D"/>
    <w:rsid w:val="00D65FA1"/>
    <w:rsid w:val="00D67E5B"/>
    <w:rsid w:val="00D85C84"/>
    <w:rsid w:val="00D90ED2"/>
    <w:rsid w:val="00DE4D94"/>
    <w:rsid w:val="00E04D85"/>
    <w:rsid w:val="00E31D11"/>
    <w:rsid w:val="00E37C19"/>
    <w:rsid w:val="00E60BA4"/>
    <w:rsid w:val="00E65009"/>
    <w:rsid w:val="00E658A8"/>
    <w:rsid w:val="00E74FA7"/>
    <w:rsid w:val="00E76D8E"/>
    <w:rsid w:val="00E94DBE"/>
    <w:rsid w:val="00EB40E3"/>
    <w:rsid w:val="00EC0A97"/>
    <w:rsid w:val="00EC5474"/>
    <w:rsid w:val="00ED7383"/>
    <w:rsid w:val="00EE6757"/>
    <w:rsid w:val="00F41F25"/>
    <w:rsid w:val="00F46263"/>
    <w:rsid w:val="00F557F6"/>
    <w:rsid w:val="00F55A97"/>
    <w:rsid w:val="00F86E28"/>
    <w:rsid w:val="00FC4DC3"/>
    <w:rsid w:val="00FD706B"/>
    <w:rsid w:val="00FF252D"/>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8"/>
    <o:shapelayout v:ext="edit">
      <o:idmap v:ext="edit" data="1"/>
    </o:shapelayout>
  </w:shapeDefaults>
  <w:decimalSymbol w:val="."/>
  <w:listSeparator w:val=","/>
  <w14:docId w14:val="0AF0A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5A6E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5A6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A4BC6-E0D3-4FE4-9792-E4E756B3D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3332</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Smith, Alexis@Energy</cp:lastModifiedBy>
  <cp:revision>14</cp:revision>
  <dcterms:created xsi:type="dcterms:W3CDTF">2015-06-09T20:04:00Z</dcterms:created>
  <dcterms:modified xsi:type="dcterms:W3CDTF">2017-12-05T21:48:00Z</dcterms:modified>
</cp:coreProperties>
</file>