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11016"/>
      </w:tblGrid>
      <w:tr w:rsidR="006B6974" w:rsidRPr="00144CC2" w14:paraId="389A9E9A" w14:textId="77777777" w:rsidTr="00812830">
        <w:tc>
          <w:tcPr>
            <w:tcW w:w="11016" w:type="dxa"/>
          </w:tcPr>
          <w:p w14:paraId="389A9E99" w14:textId="77777777" w:rsidR="006B6974" w:rsidRPr="00144CC2" w:rsidRDefault="006B6974" w:rsidP="00550EF2">
            <w:pPr>
              <w:keepNext/>
              <w:tabs>
                <w:tab w:val="left" w:pos="-2600"/>
              </w:tabs>
              <w:ind w:right="187"/>
              <w:outlineLvl w:val="2"/>
              <w:rPr>
                <w:rFonts w:asciiTheme="minorHAnsi" w:hAnsiTheme="minorHAnsi" w:cs="Arial"/>
                <w:b/>
                <w:bCs/>
                <w:i/>
                <w:caps/>
                <w:sz w:val="18"/>
                <w:szCs w:val="18"/>
                <w:u w:val="single"/>
              </w:rPr>
            </w:pPr>
            <w:r w:rsidRPr="00144CC2">
              <w:rPr>
                <w:rFonts w:asciiTheme="minorHAnsi" w:hAnsiTheme="minorHAnsi" w:cs="font78"/>
                <w:sz w:val="18"/>
                <w:szCs w:val="18"/>
              </w:rPr>
              <w:t xml:space="preserve">Title 24, Part 6, Section 150.0(o) </w:t>
            </w:r>
            <w:r w:rsidRPr="00144CC2">
              <w:rPr>
                <w:rFonts w:asciiTheme="minorHAnsi" w:hAnsiTheme="minorHAnsi" w:cs="font78"/>
                <w:b/>
                <w:bCs/>
                <w:sz w:val="18"/>
                <w:szCs w:val="18"/>
              </w:rPr>
              <w:t xml:space="preserve">Ventilation for Indoor Air Quality. </w:t>
            </w:r>
            <w:r w:rsidRPr="00144CC2">
              <w:rPr>
                <w:rFonts w:asciiTheme="minorHAnsi" w:hAnsiTheme="minorHAnsi" w:cs="font78"/>
                <w:sz w:val="18"/>
                <w:szCs w:val="18"/>
              </w:rPr>
              <w:t xml:space="preserve">All dwelling units shall meet the requirements of ANSI/ASHRAE Standard62.2. Ventilation and Acceptable Indoor Air Quality in Low-Rise Residential Buildings. </w:t>
            </w:r>
            <w:r w:rsidRPr="00144CC2">
              <w:rPr>
                <w:rStyle w:val="Emphasis"/>
                <w:rFonts w:asciiTheme="minorHAnsi" w:hAnsiTheme="minorHAnsi"/>
                <w:b/>
                <w:sz w:val="18"/>
                <w:szCs w:val="18"/>
              </w:rPr>
              <w:t>Equation and table numbering on this form corresponds to the numbering for that information in the published ANSI/ASHRAE Standard 62.2-2010.</w:t>
            </w:r>
          </w:p>
        </w:tc>
      </w:tr>
    </w:tbl>
    <w:p w14:paraId="389A9E9B" w14:textId="77777777" w:rsidR="006B6974" w:rsidRPr="00041647" w:rsidRDefault="006B6974" w:rsidP="006B6974">
      <w:pPr>
        <w:keepNext/>
        <w:tabs>
          <w:tab w:val="left" w:pos="-2600"/>
        </w:tabs>
        <w:outlineLvl w:val="2"/>
        <w:rPr>
          <w:rFonts w:asciiTheme="minorHAnsi" w:hAnsiTheme="minorHAnsi" w:cs="Arial"/>
          <w:bCs/>
          <w:caps/>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608"/>
        <w:gridCol w:w="5774"/>
      </w:tblGrid>
      <w:tr w:rsidR="006B6974" w:rsidRPr="00D2491C" w14:paraId="389A9E9D" w14:textId="77777777" w:rsidTr="00812830">
        <w:tc>
          <w:tcPr>
            <w:tcW w:w="11016" w:type="dxa"/>
            <w:gridSpan w:val="3"/>
          </w:tcPr>
          <w:p w14:paraId="389A9E9C" w14:textId="77777777" w:rsidR="006B6974" w:rsidRPr="00F5715E" w:rsidRDefault="006B6974" w:rsidP="0081283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041647">
              <w:rPr>
                <w:rFonts w:asciiTheme="minorHAnsi" w:hAnsiTheme="minorHAnsi"/>
                <w:b/>
                <w:szCs w:val="18"/>
              </w:rPr>
              <w:t>A. Dwelling Mechanical Ventilation - General Information</w:t>
            </w:r>
          </w:p>
        </w:tc>
      </w:tr>
      <w:tr w:rsidR="006B6974" w:rsidRPr="00D2491C" w14:paraId="389A9EA1" w14:textId="77777777" w:rsidTr="00812830">
        <w:trPr>
          <w:trHeight w:val="158"/>
        </w:trPr>
        <w:tc>
          <w:tcPr>
            <w:tcW w:w="634" w:type="dxa"/>
            <w:vAlign w:val="center"/>
          </w:tcPr>
          <w:p w14:paraId="389A9E9E" w14:textId="77777777" w:rsidR="006B6974" w:rsidRPr="00F5715E" w:rsidRDefault="006B6974" w:rsidP="00812830">
            <w:pPr>
              <w:jc w:val="center"/>
              <w:rPr>
                <w:rFonts w:asciiTheme="minorHAnsi" w:hAnsiTheme="minorHAnsi"/>
                <w:sz w:val="18"/>
                <w:szCs w:val="18"/>
              </w:rPr>
            </w:pPr>
            <w:r>
              <w:rPr>
                <w:rFonts w:asciiTheme="minorHAnsi" w:hAnsiTheme="minorHAnsi"/>
                <w:sz w:val="18"/>
                <w:szCs w:val="18"/>
              </w:rPr>
              <w:t>01</w:t>
            </w:r>
          </w:p>
        </w:tc>
        <w:tc>
          <w:tcPr>
            <w:tcW w:w="4608" w:type="dxa"/>
            <w:vAlign w:val="center"/>
          </w:tcPr>
          <w:p w14:paraId="389A9E9F" w14:textId="476911F7" w:rsidR="006B6974" w:rsidRPr="00F5715E" w:rsidRDefault="006B6974" w:rsidP="00550EF2">
            <w:pPr>
              <w:rPr>
                <w:rFonts w:asciiTheme="minorHAnsi" w:hAnsiTheme="minorHAnsi"/>
                <w:sz w:val="18"/>
                <w:szCs w:val="18"/>
              </w:rPr>
            </w:pPr>
            <w:r>
              <w:rPr>
                <w:rFonts w:asciiTheme="minorHAnsi" w:hAnsiTheme="minorHAnsi"/>
                <w:sz w:val="18"/>
                <w:szCs w:val="18"/>
              </w:rPr>
              <w:t xml:space="preserve">Dwelling </w:t>
            </w:r>
            <w:r w:rsidR="00550EF2">
              <w:rPr>
                <w:rFonts w:asciiTheme="minorHAnsi" w:hAnsiTheme="minorHAnsi"/>
                <w:sz w:val="18"/>
                <w:szCs w:val="18"/>
              </w:rPr>
              <w:t>U</w:t>
            </w:r>
            <w:r>
              <w:rPr>
                <w:rFonts w:asciiTheme="minorHAnsi" w:hAnsiTheme="minorHAnsi"/>
                <w:sz w:val="18"/>
                <w:szCs w:val="18"/>
              </w:rPr>
              <w:t xml:space="preserve">nit </w:t>
            </w:r>
            <w:r w:rsidR="00550EF2">
              <w:rPr>
                <w:rFonts w:asciiTheme="minorHAnsi" w:hAnsiTheme="minorHAnsi"/>
                <w:sz w:val="18"/>
                <w:szCs w:val="18"/>
              </w:rPr>
              <w:t>N</w:t>
            </w:r>
            <w:r>
              <w:rPr>
                <w:rFonts w:asciiTheme="minorHAnsi" w:hAnsiTheme="minorHAnsi"/>
                <w:sz w:val="18"/>
                <w:szCs w:val="18"/>
              </w:rPr>
              <w:t>ame</w:t>
            </w:r>
          </w:p>
        </w:tc>
        <w:tc>
          <w:tcPr>
            <w:tcW w:w="5774" w:type="dxa"/>
          </w:tcPr>
          <w:p w14:paraId="389A9EA0" w14:textId="77777777" w:rsidR="006B6974" w:rsidRPr="00F5715E" w:rsidRDefault="006B6974" w:rsidP="00812830">
            <w:pPr>
              <w:rPr>
                <w:rFonts w:asciiTheme="minorHAnsi" w:hAnsiTheme="minorHAnsi"/>
                <w:sz w:val="18"/>
                <w:szCs w:val="18"/>
              </w:rPr>
            </w:pPr>
          </w:p>
        </w:tc>
      </w:tr>
      <w:tr w:rsidR="006B6974" w:rsidRPr="00D2491C" w14:paraId="389A9EA5" w14:textId="77777777" w:rsidTr="00812830">
        <w:trPr>
          <w:trHeight w:val="158"/>
        </w:trPr>
        <w:tc>
          <w:tcPr>
            <w:tcW w:w="634" w:type="dxa"/>
            <w:vAlign w:val="center"/>
          </w:tcPr>
          <w:p w14:paraId="389A9EA2" w14:textId="77777777" w:rsidR="006B6974" w:rsidRPr="00F5715E" w:rsidRDefault="006B6974" w:rsidP="00812830">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08" w:type="dxa"/>
            <w:vAlign w:val="center"/>
          </w:tcPr>
          <w:p w14:paraId="389A9EA3" w14:textId="24E306FA" w:rsidR="006B6974" w:rsidRPr="00F5715E" w:rsidRDefault="006B6974" w:rsidP="00812830">
            <w:pPr>
              <w:rPr>
                <w:rFonts w:asciiTheme="minorHAnsi" w:hAnsiTheme="minorHAnsi"/>
                <w:sz w:val="18"/>
                <w:szCs w:val="18"/>
              </w:rPr>
            </w:pPr>
            <w:r w:rsidRPr="00F5715E">
              <w:rPr>
                <w:rFonts w:asciiTheme="minorHAnsi" w:hAnsiTheme="minorHAnsi"/>
                <w:sz w:val="18"/>
                <w:szCs w:val="18"/>
              </w:rPr>
              <w:t>Building Type</w:t>
            </w:r>
          </w:p>
        </w:tc>
        <w:tc>
          <w:tcPr>
            <w:tcW w:w="5774" w:type="dxa"/>
          </w:tcPr>
          <w:p w14:paraId="389A9EA4" w14:textId="77777777" w:rsidR="006B6974" w:rsidRPr="00F5715E" w:rsidRDefault="006B6974" w:rsidP="00812830">
            <w:pPr>
              <w:rPr>
                <w:rFonts w:asciiTheme="minorHAnsi" w:hAnsiTheme="minorHAnsi"/>
                <w:sz w:val="18"/>
                <w:szCs w:val="18"/>
              </w:rPr>
            </w:pPr>
          </w:p>
        </w:tc>
      </w:tr>
      <w:tr w:rsidR="006B6974" w:rsidRPr="00D2491C" w14:paraId="389A9EA9" w14:textId="77777777" w:rsidTr="00812830">
        <w:trPr>
          <w:trHeight w:val="158"/>
        </w:trPr>
        <w:tc>
          <w:tcPr>
            <w:tcW w:w="634" w:type="dxa"/>
            <w:vAlign w:val="center"/>
          </w:tcPr>
          <w:p w14:paraId="389A9EA6" w14:textId="77777777" w:rsidR="006B6974" w:rsidRPr="00F5715E" w:rsidRDefault="006B6974" w:rsidP="00812830">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08" w:type="dxa"/>
            <w:vAlign w:val="center"/>
          </w:tcPr>
          <w:p w14:paraId="389A9EA7" w14:textId="348F5AEB" w:rsidR="006B6974" w:rsidRPr="00F5715E" w:rsidRDefault="006B6974" w:rsidP="00550EF2">
            <w:pPr>
              <w:rPr>
                <w:rFonts w:asciiTheme="minorHAnsi" w:hAnsiTheme="minorHAnsi"/>
                <w:sz w:val="18"/>
                <w:szCs w:val="18"/>
              </w:rPr>
            </w:pPr>
            <w:r w:rsidRPr="00F5715E">
              <w:rPr>
                <w:rFonts w:asciiTheme="minorHAnsi" w:hAnsiTheme="minorHAnsi"/>
                <w:sz w:val="18"/>
                <w:szCs w:val="18"/>
              </w:rPr>
              <w:t xml:space="preserve">Project </w:t>
            </w:r>
            <w:r w:rsidR="00550EF2">
              <w:rPr>
                <w:rFonts w:asciiTheme="minorHAnsi" w:hAnsiTheme="minorHAnsi"/>
                <w:sz w:val="18"/>
                <w:szCs w:val="18"/>
              </w:rPr>
              <w:t>S</w:t>
            </w:r>
            <w:r w:rsidRPr="00F5715E">
              <w:rPr>
                <w:rFonts w:asciiTheme="minorHAnsi" w:hAnsiTheme="minorHAnsi"/>
                <w:sz w:val="18"/>
                <w:szCs w:val="18"/>
              </w:rPr>
              <w:t>cope</w:t>
            </w:r>
          </w:p>
        </w:tc>
        <w:tc>
          <w:tcPr>
            <w:tcW w:w="5774" w:type="dxa"/>
          </w:tcPr>
          <w:p w14:paraId="389A9EA8" w14:textId="77777777" w:rsidR="006B6974" w:rsidRPr="00F5715E" w:rsidRDefault="006B6974" w:rsidP="00812830">
            <w:pPr>
              <w:rPr>
                <w:rFonts w:asciiTheme="minorHAnsi" w:hAnsiTheme="minorHAnsi"/>
                <w:sz w:val="18"/>
                <w:szCs w:val="18"/>
              </w:rPr>
            </w:pPr>
          </w:p>
        </w:tc>
      </w:tr>
      <w:tr w:rsidR="006B6974" w:rsidRPr="00D2491C" w14:paraId="389A9EAE" w14:textId="77777777" w:rsidTr="00812830">
        <w:trPr>
          <w:trHeight w:val="158"/>
        </w:trPr>
        <w:tc>
          <w:tcPr>
            <w:tcW w:w="634" w:type="dxa"/>
            <w:vAlign w:val="center"/>
          </w:tcPr>
          <w:p w14:paraId="389A9EAA" w14:textId="77777777" w:rsidR="006B6974" w:rsidRPr="00F5715E" w:rsidRDefault="006B6974" w:rsidP="00812830">
            <w:pPr>
              <w:jc w:val="center"/>
              <w:rPr>
                <w:rFonts w:asciiTheme="minorHAnsi" w:hAnsiTheme="minorHAnsi"/>
                <w:sz w:val="18"/>
                <w:szCs w:val="18"/>
              </w:rPr>
            </w:pPr>
            <w:r w:rsidRPr="00F5715E">
              <w:rPr>
                <w:rFonts w:asciiTheme="minorHAnsi" w:hAnsiTheme="minorHAnsi"/>
                <w:sz w:val="18"/>
                <w:szCs w:val="18"/>
              </w:rPr>
              <w:t>04</w:t>
            </w:r>
          </w:p>
        </w:tc>
        <w:tc>
          <w:tcPr>
            <w:tcW w:w="4608" w:type="dxa"/>
            <w:vAlign w:val="center"/>
          </w:tcPr>
          <w:p w14:paraId="389A9EAB" w14:textId="7A9FC8C0" w:rsidR="006B6974" w:rsidRDefault="00F97AFB" w:rsidP="00812830">
            <w:pPr>
              <w:rPr>
                <w:rFonts w:asciiTheme="minorHAnsi" w:hAnsiTheme="minorHAnsi"/>
                <w:sz w:val="18"/>
                <w:szCs w:val="18"/>
              </w:rPr>
            </w:pPr>
            <w:r>
              <w:rPr>
                <w:rFonts w:asciiTheme="minorHAnsi" w:hAnsiTheme="minorHAnsi"/>
                <w:sz w:val="18"/>
                <w:szCs w:val="18"/>
              </w:rPr>
              <w:t xml:space="preserve">Total </w:t>
            </w:r>
            <w:r w:rsidR="006B6974" w:rsidRPr="00F5715E">
              <w:rPr>
                <w:rFonts w:asciiTheme="minorHAnsi" w:hAnsiTheme="minorHAnsi"/>
                <w:sz w:val="18"/>
                <w:szCs w:val="18"/>
              </w:rPr>
              <w:t xml:space="preserve">Conditioned </w:t>
            </w:r>
            <w:r w:rsidR="00550EF2">
              <w:rPr>
                <w:rFonts w:asciiTheme="minorHAnsi" w:hAnsiTheme="minorHAnsi"/>
                <w:sz w:val="18"/>
                <w:szCs w:val="18"/>
              </w:rPr>
              <w:t>F</w:t>
            </w:r>
            <w:r w:rsidR="006B6974" w:rsidRPr="00F5715E">
              <w:rPr>
                <w:rFonts w:asciiTheme="minorHAnsi" w:hAnsiTheme="minorHAnsi"/>
                <w:sz w:val="18"/>
                <w:szCs w:val="18"/>
              </w:rPr>
              <w:t xml:space="preserve">loor </w:t>
            </w:r>
            <w:r w:rsidR="00550EF2">
              <w:rPr>
                <w:rFonts w:asciiTheme="minorHAnsi" w:hAnsiTheme="minorHAnsi"/>
                <w:sz w:val="18"/>
                <w:szCs w:val="18"/>
              </w:rPr>
              <w:t>A</w:t>
            </w:r>
            <w:r w:rsidR="006B6974" w:rsidRPr="00F5715E">
              <w:rPr>
                <w:rFonts w:asciiTheme="minorHAnsi" w:hAnsiTheme="minorHAnsi"/>
                <w:sz w:val="18"/>
                <w:szCs w:val="18"/>
              </w:rPr>
              <w:t xml:space="preserve">rea of </w:t>
            </w:r>
            <w:r w:rsidR="00550EF2">
              <w:rPr>
                <w:rFonts w:asciiTheme="minorHAnsi" w:hAnsiTheme="minorHAnsi"/>
                <w:sz w:val="18"/>
                <w:szCs w:val="18"/>
              </w:rPr>
              <w:t>D</w:t>
            </w:r>
            <w:r w:rsidR="006B6974" w:rsidRPr="00F5715E">
              <w:rPr>
                <w:rFonts w:asciiTheme="minorHAnsi" w:hAnsiTheme="minorHAnsi"/>
                <w:sz w:val="18"/>
                <w:szCs w:val="18"/>
              </w:rPr>
              <w:t xml:space="preserve">welling </w:t>
            </w:r>
            <w:r w:rsidR="00550EF2">
              <w:rPr>
                <w:rFonts w:asciiTheme="minorHAnsi" w:hAnsiTheme="minorHAnsi"/>
                <w:sz w:val="18"/>
                <w:szCs w:val="18"/>
              </w:rPr>
              <w:t>U</w:t>
            </w:r>
            <w:r w:rsidR="006B6974" w:rsidRPr="00F5715E">
              <w:rPr>
                <w:rFonts w:asciiTheme="minorHAnsi" w:hAnsiTheme="minorHAnsi"/>
                <w:sz w:val="18"/>
                <w:szCs w:val="18"/>
              </w:rPr>
              <w:t>nit</w:t>
            </w:r>
          </w:p>
          <w:p w14:paraId="389A9EAC" w14:textId="77777777" w:rsidR="006B6974" w:rsidRPr="00F5715E" w:rsidRDefault="006B6974" w:rsidP="00812830">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774" w:type="dxa"/>
          </w:tcPr>
          <w:p w14:paraId="389A9EAD" w14:textId="77777777" w:rsidR="006B6974" w:rsidRPr="00F5715E" w:rsidRDefault="006B6974" w:rsidP="00812830">
            <w:pPr>
              <w:rPr>
                <w:rFonts w:asciiTheme="minorHAnsi" w:hAnsiTheme="minorHAnsi"/>
                <w:sz w:val="18"/>
                <w:szCs w:val="18"/>
              </w:rPr>
            </w:pPr>
          </w:p>
        </w:tc>
      </w:tr>
      <w:tr w:rsidR="006B6974" w:rsidRPr="00D2491C" w14:paraId="389A9EB3" w14:textId="77777777" w:rsidTr="00812830">
        <w:trPr>
          <w:trHeight w:val="158"/>
        </w:trPr>
        <w:tc>
          <w:tcPr>
            <w:tcW w:w="634" w:type="dxa"/>
            <w:vAlign w:val="center"/>
          </w:tcPr>
          <w:p w14:paraId="389A9EAF" w14:textId="77777777" w:rsidR="006B6974" w:rsidRPr="00F5715E" w:rsidRDefault="006B6974" w:rsidP="00812830">
            <w:pPr>
              <w:jc w:val="center"/>
              <w:rPr>
                <w:rFonts w:asciiTheme="minorHAnsi" w:hAnsiTheme="minorHAnsi"/>
                <w:sz w:val="18"/>
                <w:szCs w:val="18"/>
              </w:rPr>
            </w:pPr>
            <w:r w:rsidRPr="00F5715E">
              <w:rPr>
                <w:rFonts w:asciiTheme="minorHAnsi" w:hAnsiTheme="minorHAnsi"/>
                <w:sz w:val="18"/>
                <w:szCs w:val="18"/>
              </w:rPr>
              <w:t>05</w:t>
            </w:r>
          </w:p>
        </w:tc>
        <w:tc>
          <w:tcPr>
            <w:tcW w:w="4608" w:type="dxa"/>
            <w:vAlign w:val="center"/>
          </w:tcPr>
          <w:p w14:paraId="389A9EB0" w14:textId="5EE576B8" w:rsidR="006B6974" w:rsidRDefault="006B6974" w:rsidP="00812830">
            <w:pPr>
              <w:rPr>
                <w:rFonts w:asciiTheme="minorHAnsi" w:hAnsiTheme="minorHAnsi"/>
                <w:sz w:val="18"/>
                <w:szCs w:val="18"/>
              </w:rPr>
            </w:pPr>
            <w:r w:rsidRPr="00F5715E">
              <w:rPr>
                <w:rFonts w:asciiTheme="minorHAnsi" w:hAnsiTheme="minorHAnsi"/>
                <w:sz w:val="18"/>
                <w:szCs w:val="18"/>
              </w:rPr>
              <w:t xml:space="preserve">Number of </w:t>
            </w:r>
            <w:r w:rsidR="00550EF2">
              <w:rPr>
                <w:rFonts w:asciiTheme="minorHAnsi" w:hAnsiTheme="minorHAnsi"/>
                <w:sz w:val="18"/>
                <w:szCs w:val="18"/>
              </w:rPr>
              <w:t>B</w:t>
            </w:r>
            <w:r w:rsidRPr="00F5715E">
              <w:rPr>
                <w:rFonts w:asciiTheme="minorHAnsi" w:hAnsiTheme="minorHAnsi"/>
                <w:sz w:val="18"/>
                <w:szCs w:val="18"/>
              </w:rPr>
              <w:t xml:space="preserve">edrooms in </w:t>
            </w:r>
            <w:r w:rsidR="00550EF2">
              <w:rPr>
                <w:rFonts w:asciiTheme="minorHAnsi" w:hAnsiTheme="minorHAnsi"/>
                <w:sz w:val="18"/>
                <w:szCs w:val="18"/>
              </w:rPr>
              <w:t>D</w:t>
            </w:r>
            <w:r w:rsidRPr="00F5715E">
              <w:rPr>
                <w:rFonts w:asciiTheme="minorHAnsi" w:hAnsiTheme="minorHAnsi"/>
                <w:sz w:val="18"/>
                <w:szCs w:val="18"/>
              </w:rPr>
              <w:t xml:space="preserve">welling </w:t>
            </w:r>
            <w:r w:rsidR="00550EF2">
              <w:rPr>
                <w:rFonts w:asciiTheme="minorHAnsi" w:hAnsiTheme="minorHAnsi"/>
                <w:sz w:val="18"/>
                <w:szCs w:val="18"/>
              </w:rPr>
              <w:t>U</w:t>
            </w:r>
            <w:r w:rsidRPr="00F5715E">
              <w:rPr>
                <w:rFonts w:asciiTheme="minorHAnsi" w:hAnsiTheme="minorHAnsi"/>
                <w:sz w:val="18"/>
                <w:szCs w:val="18"/>
              </w:rPr>
              <w:t>nit</w:t>
            </w:r>
          </w:p>
          <w:p w14:paraId="389A9EB1" w14:textId="77777777" w:rsidR="006B6974" w:rsidRPr="00F5715E" w:rsidRDefault="00D34FE6" w:rsidP="00812830">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774" w:type="dxa"/>
          </w:tcPr>
          <w:p w14:paraId="389A9EB2" w14:textId="77777777" w:rsidR="006B6974" w:rsidRPr="00F5715E" w:rsidRDefault="006B6974" w:rsidP="00812830">
            <w:pPr>
              <w:rPr>
                <w:rFonts w:asciiTheme="minorHAnsi" w:hAnsiTheme="minorHAnsi"/>
                <w:sz w:val="18"/>
                <w:szCs w:val="18"/>
              </w:rPr>
            </w:pPr>
          </w:p>
        </w:tc>
      </w:tr>
      <w:tr w:rsidR="006B6974" w:rsidRPr="00D2491C" w14:paraId="389A9EB7" w14:textId="77777777" w:rsidTr="00812830">
        <w:trPr>
          <w:trHeight w:val="158"/>
        </w:trPr>
        <w:tc>
          <w:tcPr>
            <w:tcW w:w="634" w:type="dxa"/>
            <w:vAlign w:val="center"/>
          </w:tcPr>
          <w:p w14:paraId="389A9EB4" w14:textId="77777777" w:rsidR="006B6974" w:rsidRPr="00F5715E" w:rsidRDefault="006B6974" w:rsidP="00812830">
            <w:pPr>
              <w:jc w:val="center"/>
              <w:rPr>
                <w:rFonts w:asciiTheme="minorHAnsi" w:hAnsiTheme="minorHAnsi"/>
                <w:sz w:val="18"/>
                <w:szCs w:val="18"/>
              </w:rPr>
            </w:pPr>
            <w:r w:rsidRPr="00F5715E">
              <w:rPr>
                <w:rFonts w:asciiTheme="minorHAnsi" w:hAnsiTheme="minorHAnsi"/>
                <w:sz w:val="18"/>
                <w:szCs w:val="18"/>
              </w:rPr>
              <w:t>06</w:t>
            </w:r>
          </w:p>
        </w:tc>
        <w:tc>
          <w:tcPr>
            <w:tcW w:w="4608" w:type="dxa"/>
            <w:vAlign w:val="center"/>
          </w:tcPr>
          <w:p w14:paraId="389A9EB5" w14:textId="24084C2F" w:rsidR="006B6974" w:rsidRPr="00F5715E" w:rsidRDefault="006B6974" w:rsidP="00812830">
            <w:pPr>
              <w:rPr>
                <w:rFonts w:asciiTheme="minorHAnsi" w:hAnsiTheme="minorHAnsi"/>
                <w:sz w:val="18"/>
                <w:szCs w:val="18"/>
              </w:rPr>
            </w:pPr>
            <w:r>
              <w:rPr>
                <w:rFonts w:asciiTheme="minorHAnsi" w:hAnsiTheme="minorHAnsi"/>
                <w:sz w:val="18"/>
                <w:szCs w:val="18"/>
              </w:rPr>
              <w:t>Ventilation Operation Schedule</w:t>
            </w:r>
          </w:p>
        </w:tc>
        <w:tc>
          <w:tcPr>
            <w:tcW w:w="5774" w:type="dxa"/>
          </w:tcPr>
          <w:p w14:paraId="389A9EB6" w14:textId="77777777" w:rsidR="006B6974" w:rsidRPr="00F5715E" w:rsidRDefault="006B6974" w:rsidP="00812830">
            <w:pPr>
              <w:rPr>
                <w:rFonts w:asciiTheme="minorHAnsi" w:hAnsiTheme="minorHAnsi"/>
                <w:sz w:val="18"/>
                <w:szCs w:val="18"/>
              </w:rPr>
            </w:pPr>
          </w:p>
        </w:tc>
      </w:tr>
      <w:tr w:rsidR="006B6974" w:rsidRPr="00D2491C" w14:paraId="389A9EBB" w14:textId="77777777" w:rsidTr="00812830">
        <w:trPr>
          <w:trHeight w:val="158"/>
        </w:trPr>
        <w:tc>
          <w:tcPr>
            <w:tcW w:w="634" w:type="dxa"/>
            <w:vAlign w:val="center"/>
          </w:tcPr>
          <w:p w14:paraId="389A9EB8" w14:textId="77777777" w:rsidR="006B6974" w:rsidRPr="00F5715E" w:rsidRDefault="006B6974" w:rsidP="00812830">
            <w:pPr>
              <w:jc w:val="center"/>
              <w:rPr>
                <w:rFonts w:asciiTheme="minorHAnsi" w:hAnsiTheme="minorHAnsi"/>
                <w:sz w:val="18"/>
                <w:szCs w:val="18"/>
              </w:rPr>
            </w:pPr>
            <w:r w:rsidRPr="00F5715E">
              <w:rPr>
                <w:rFonts w:asciiTheme="minorHAnsi" w:hAnsiTheme="minorHAnsi"/>
                <w:sz w:val="18"/>
                <w:szCs w:val="18"/>
              </w:rPr>
              <w:t>07</w:t>
            </w:r>
          </w:p>
        </w:tc>
        <w:tc>
          <w:tcPr>
            <w:tcW w:w="4608" w:type="dxa"/>
            <w:vAlign w:val="center"/>
          </w:tcPr>
          <w:p w14:paraId="389A9EB9" w14:textId="149326C9" w:rsidR="006B6974" w:rsidRPr="00F5715E" w:rsidRDefault="006B6974" w:rsidP="00812830">
            <w:pPr>
              <w:rPr>
                <w:rFonts w:asciiTheme="minorHAnsi" w:hAnsiTheme="minorHAnsi"/>
                <w:sz w:val="18"/>
                <w:szCs w:val="18"/>
              </w:rPr>
            </w:pPr>
            <w:r>
              <w:rPr>
                <w:rFonts w:asciiTheme="minorHAnsi" w:hAnsiTheme="minorHAnsi"/>
                <w:sz w:val="18"/>
                <w:szCs w:val="18"/>
              </w:rPr>
              <w:t>Whole-Building Ventilation Rate Calculation Method</w:t>
            </w:r>
          </w:p>
        </w:tc>
        <w:tc>
          <w:tcPr>
            <w:tcW w:w="5774" w:type="dxa"/>
          </w:tcPr>
          <w:p w14:paraId="389A9EBA" w14:textId="77777777" w:rsidR="006B6974" w:rsidRPr="00F5715E" w:rsidRDefault="006B6974" w:rsidP="00812830">
            <w:pPr>
              <w:rPr>
                <w:rFonts w:asciiTheme="minorHAnsi" w:hAnsiTheme="minorHAnsi"/>
                <w:sz w:val="18"/>
                <w:szCs w:val="18"/>
              </w:rPr>
            </w:pPr>
          </w:p>
        </w:tc>
      </w:tr>
      <w:tr w:rsidR="006B6974" w:rsidRPr="00D2491C" w14:paraId="389A9EBF" w14:textId="77777777" w:rsidTr="00812830">
        <w:trPr>
          <w:trHeight w:val="158"/>
        </w:trPr>
        <w:tc>
          <w:tcPr>
            <w:tcW w:w="634" w:type="dxa"/>
            <w:vAlign w:val="center"/>
          </w:tcPr>
          <w:p w14:paraId="389A9EBC" w14:textId="77777777" w:rsidR="006B6974" w:rsidRPr="00F5715E" w:rsidRDefault="006B6974" w:rsidP="00812830">
            <w:pPr>
              <w:jc w:val="center"/>
              <w:rPr>
                <w:rFonts w:asciiTheme="minorHAnsi" w:hAnsiTheme="minorHAnsi"/>
                <w:sz w:val="18"/>
                <w:szCs w:val="18"/>
              </w:rPr>
            </w:pPr>
            <w:r w:rsidRPr="00F5715E">
              <w:rPr>
                <w:rFonts w:asciiTheme="minorHAnsi" w:hAnsiTheme="minorHAnsi"/>
                <w:sz w:val="18"/>
                <w:szCs w:val="18"/>
              </w:rPr>
              <w:t>08</w:t>
            </w:r>
          </w:p>
        </w:tc>
        <w:tc>
          <w:tcPr>
            <w:tcW w:w="4608" w:type="dxa"/>
            <w:vAlign w:val="center"/>
          </w:tcPr>
          <w:p w14:paraId="389A9EBD" w14:textId="008BA918" w:rsidR="006B6974" w:rsidRPr="00F5715E" w:rsidRDefault="006B6974" w:rsidP="00812830">
            <w:pPr>
              <w:rPr>
                <w:rFonts w:asciiTheme="minorHAnsi" w:hAnsiTheme="minorHAnsi"/>
                <w:sz w:val="18"/>
                <w:szCs w:val="18"/>
              </w:rPr>
            </w:pPr>
            <w:r>
              <w:rPr>
                <w:rFonts w:asciiTheme="minorHAnsi" w:hAnsiTheme="minorHAnsi"/>
                <w:sz w:val="18"/>
                <w:szCs w:val="18"/>
              </w:rPr>
              <w:t>Whole</w:t>
            </w:r>
            <w:r w:rsidR="00550EF2">
              <w:rPr>
                <w:rFonts w:asciiTheme="minorHAnsi" w:hAnsiTheme="minorHAnsi"/>
                <w:sz w:val="18"/>
                <w:szCs w:val="18"/>
              </w:rPr>
              <w:t>-</w:t>
            </w:r>
            <w:r>
              <w:rPr>
                <w:rFonts w:asciiTheme="minorHAnsi" w:hAnsiTheme="minorHAnsi"/>
                <w:sz w:val="18"/>
                <w:szCs w:val="18"/>
              </w:rPr>
              <w:t>Building Ventilation System Type</w:t>
            </w:r>
          </w:p>
        </w:tc>
        <w:tc>
          <w:tcPr>
            <w:tcW w:w="5774" w:type="dxa"/>
          </w:tcPr>
          <w:p w14:paraId="389A9EBE" w14:textId="77777777" w:rsidR="006B6974" w:rsidRPr="00F5715E" w:rsidRDefault="006B6974" w:rsidP="00812830">
            <w:pPr>
              <w:rPr>
                <w:rFonts w:asciiTheme="minorHAnsi" w:hAnsiTheme="minorHAnsi"/>
                <w:sz w:val="18"/>
                <w:szCs w:val="18"/>
              </w:rPr>
            </w:pPr>
          </w:p>
        </w:tc>
      </w:tr>
      <w:tr w:rsidR="001E0120" w:rsidRPr="00D2491C" w14:paraId="4D3D14E5" w14:textId="77777777" w:rsidTr="00812830">
        <w:trPr>
          <w:trHeight w:val="158"/>
          <w:ins w:id="0" w:author="Smith, Alexis@Energy" w:date="2017-12-04T16:27:00Z"/>
        </w:trPr>
        <w:tc>
          <w:tcPr>
            <w:tcW w:w="634" w:type="dxa"/>
            <w:vAlign w:val="center"/>
          </w:tcPr>
          <w:p w14:paraId="1081CBED" w14:textId="0B061B29" w:rsidR="001E0120" w:rsidRPr="00F5715E" w:rsidRDefault="00562503" w:rsidP="00812830">
            <w:pPr>
              <w:jc w:val="center"/>
              <w:rPr>
                <w:ins w:id="1" w:author="Smith, Alexis@Energy" w:date="2017-12-04T16:27:00Z"/>
                <w:rFonts w:asciiTheme="minorHAnsi" w:hAnsiTheme="minorHAnsi"/>
                <w:sz w:val="18"/>
                <w:szCs w:val="18"/>
              </w:rPr>
            </w:pPr>
            <w:ins w:id="2" w:author="Smith, Alexis@Energy" w:date="2017-12-04T16:38:00Z">
              <w:r>
                <w:rPr>
                  <w:rFonts w:asciiTheme="minorHAnsi" w:hAnsiTheme="minorHAnsi"/>
                  <w:sz w:val="18"/>
                  <w:szCs w:val="18"/>
                </w:rPr>
                <w:t>09</w:t>
              </w:r>
            </w:ins>
          </w:p>
        </w:tc>
        <w:tc>
          <w:tcPr>
            <w:tcW w:w="4608" w:type="dxa"/>
            <w:vAlign w:val="center"/>
          </w:tcPr>
          <w:p w14:paraId="5E78EA82" w14:textId="044CB3BD" w:rsidR="001E0120" w:rsidRDefault="00562503" w:rsidP="00812830">
            <w:pPr>
              <w:rPr>
                <w:ins w:id="3" w:author="Smith, Alexis@Energy" w:date="2017-12-04T16:27:00Z"/>
                <w:rFonts w:asciiTheme="minorHAnsi" w:hAnsiTheme="minorHAnsi"/>
                <w:sz w:val="18"/>
                <w:szCs w:val="18"/>
              </w:rPr>
            </w:pPr>
            <w:ins w:id="4" w:author="Smith, Alexis@Energy" w:date="2017-12-04T16:38:00Z">
              <w:r>
                <w:rPr>
                  <w:rFonts w:asciiTheme="minorHAnsi" w:hAnsiTheme="minorHAnsi"/>
                  <w:sz w:val="18"/>
                  <w:szCs w:val="18"/>
                </w:rPr>
                <w:t>IAQ Fan Location</w:t>
              </w:r>
            </w:ins>
          </w:p>
        </w:tc>
        <w:tc>
          <w:tcPr>
            <w:tcW w:w="5774" w:type="dxa"/>
          </w:tcPr>
          <w:p w14:paraId="5FC96BE5" w14:textId="77777777" w:rsidR="001E0120" w:rsidRPr="00F5715E" w:rsidRDefault="001E0120" w:rsidP="00812830">
            <w:pPr>
              <w:rPr>
                <w:ins w:id="5" w:author="Smith, Alexis@Energy" w:date="2017-12-04T16:27:00Z"/>
                <w:rFonts w:asciiTheme="minorHAnsi" w:hAnsiTheme="minorHAnsi"/>
                <w:sz w:val="18"/>
                <w:szCs w:val="18"/>
              </w:rPr>
            </w:pPr>
          </w:p>
        </w:tc>
      </w:tr>
      <w:tr w:rsidR="00DF3AB6" w:rsidRPr="00D2491C" w14:paraId="1EB67846" w14:textId="77777777" w:rsidTr="00DF3AB6">
        <w:trPr>
          <w:trHeight w:val="158"/>
          <w:ins w:id="6" w:author="Shewmaker, Michael@Energy" w:date="2017-12-12T13:19:00Z"/>
        </w:trPr>
        <w:tc>
          <w:tcPr>
            <w:tcW w:w="11016" w:type="dxa"/>
            <w:gridSpan w:val="3"/>
            <w:vAlign w:val="center"/>
          </w:tcPr>
          <w:p w14:paraId="0290A090" w14:textId="77777777" w:rsidR="00DF3AB6" w:rsidRDefault="00DF3AB6" w:rsidP="00DF3AB6">
            <w:pPr>
              <w:rPr>
                <w:ins w:id="7" w:author="Shewmaker, Michael@Energy" w:date="2017-12-12T13:19:00Z"/>
                <w:rFonts w:asciiTheme="minorHAnsi" w:hAnsiTheme="minorHAnsi"/>
                <w:sz w:val="18"/>
                <w:szCs w:val="18"/>
              </w:rPr>
            </w:pPr>
            <w:ins w:id="8" w:author="Shewmaker, Michael@Energy" w:date="2017-12-12T13:19:00Z">
              <w:r>
                <w:rPr>
                  <w:rFonts w:asciiTheme="minorHAnsi" w:hAnsiTheme="minorHAnsi"/>
                  <w:sz w:val="18"/>
                  <w:szCs w:val="18"/>
                </w:rPr>
                <w:t xml:space="preserve">Note: </w:t>
              </w:r>
            </w:ins>
          </w:p>
          <w:p w14:paraId="5A7D947D" w14:textId="016C7368" w:rsidR="00DF3AB6" w:rsidRPr="00F5715E" w:rsidRDefault="00DF3AB6" w:rsidP="00DF3AB6">
            <w:pPr>
              <w:rPr>
                <w:ins w:id="9" w:author="Shewmaker, Michael@Energy" w:date="2017-12-12T13:19:00Z"/>
                <w:rFonts w:asciiTheme="minorHAnsi" w:hAnsiTheme="minorHAnsi"/>
                <w:sz w:val="18"/>
                <w:szCs w:val="18"/>
              </w:rPr>
            </w:pPr>
            <w:ins w:id="10" w:author="Shewmaker, Michael@Energy" w:date="2017-12-12T13:19:00Z">
              <w:r>
                <w:rPr>
                  <w:rFonts w:asciiTheme="minorHAnsi" w:hAnsiTheme="minorHAnsi"/>
                  <w:sz w:val="18"/>
                  <w:szCs w:val="18"/>
                </w:rPr>
                <w:t>Non-dwelling units do not meet the definition for a dwelling unit as defined in Section 100.1(b). Non-dwelling units are not designed to provide independent living facilities and do not provide permanent provisions for living, sleeping, eating, cooking and sanitation.</w:t>
              </w:r>
            </w:ins>
          </w:p>
        </w:tc>
      </w:tr>
    </w:tbl>
    <w:p w14:paraId="389A9EC1" w14:textId="77777777" w:rsidR="006B6974" w:rsidRPr="00041647" w:rsidRDefault="006B6974" w:rsidP="006B6974">
      <w:pPr>
        <w:keepNext/>
        <w:tabs>
          <w:tab w:val="left" w:pos="-2600"/>
        </w:tabs>
        <w:outlineLvl w:val="2"/>
        <w:rPr>
          <w:rFonts w:asciiTheme="minorHAnsi" w:hAnsiTheme="minorHAnsi" w:cs="Arial"/>
          <w:b/>
          <w:bCs/>
          <w:i/>
          <w:caps/>
          <w:szCs w:val="18"/>
          <w:u w:val="single"/>
        </w:rPr>
      </w:pPr>
    </w:p>
    <w:tbl>
      <w:tblPr>
        <w:tblStyle w:val="TableGrid"/>
        <w:tblW w:w="0" w:type="auto"/>
        <w:tblLook w:val="04A0" w:firstRow="1" w:lastRow="0" w:firstColumn="1" w:lastColumn="0" w:noHBand="0" w:noVBand="1"/>
      </w:tblPr>
      <w:tblGrid>
        <w:gridCol w:w="11016"/>
      </w:tblGrid>
      <w:tr w:rsidR="006B6974" w:rsidRPr="00144CC2" w14:paraId="389A9EC3" w14:textId="77777777" w:rsidTr="00812830">
        <w:tc>
          <w:tcPr>
            <w:tcW w:w="11016" w:type="dxa"/>
          </w:tcPr>
          <w:p w14:paraId="389A9EC2" w14:textId="754AEE4E" w:rsidR="006B6974" w:rsidRPr="00144CC2" w:rsidRDefault="00F71FD4" w:rsidP="00812830">
            <w:pPr>
              <w:keepNext/>
              <w:tabs>
                <w:tab w:val="left" w:pos="-2600"/>
              </w:tabs>
              <w:outlineLvl w:val="2"/>
              <w:rPr>
                <w:rFonts w:asciiTheme="minorHAnsi" w:hAnsiTheme="minorHAnsi" w:cs="Arial"/>
                <w:b/>
                <w:bCs/>
                <w:i/>
                <w:caps/>
                <w:sz w:val="18"/>
                <w:szCs w:val="18"/>
                <w:u w:val="single"/>
              </w:rPr>
            </w:pPr>
            <w:r w:rsidRPr="00041647">
              <w:rPr>
                <w:rFonts w:asciiTheme="minorHAnsi" w:hAnsiTheme="minorHAnsi"/>
                <w:b/>
                <w:szCs w:val="18"/>
              </w:rPr>
              <w:t>MCH-</w:t>
            </w:r>
            <w:r w:rsidR="000332DD" w:rsidRPr="00041647">
              <w:rPr>
                <w:rFonts w:asciiTheme="minorHAnsi" w:hAnsiTheme="minorHAnsi"/>
                <w:b/>
                <w:szCs w:val="18"/>
              </w:rPr>
              <w:t>27d - Intermittent Ventilation Airflow - Total Vent</w:t>
            </w:r>
            <w:r w:rsidR="008609F7">
              <w:rPr>
                <w:rFonts w:asciiTheme="minorHAnsi" w:hAnsiTheme="minorHAnsi"/>
                <w:b/>
                <w:szCs w:val="18"/>
              </w:rPr>
              <w:t>ilation</w:t>
            </w:r>
            <w:r w:rsidR="000332DD" w:rsidRPr="00041647">
              <w:rPr>
                <w:rFonts w:asciiTheme="minorHAnsi" w:hAnsiTheme="minorHAnsi"/>
                <w:b/>
                <w:szCs w:val="18"/>
              </w:rPr>
              <w:t xml:space="preserve"> Rate Method</w:t>
            </w:r>
          </w:p>
        </w:tc>
      </w:tr>
    </w:tbl>
    <w:p w14:paraId="389A9EC5" w14:textId="77777777" w:rsidR="006B6974" w:rsidRPr="00041647" w:rsidRDefault="006B6974" w:rsidP="006B6974">
      <w:pPr>
        <w:rPr>
          <w:rFonts w:asciiTheme="minorHAnsi" w:hAnsiTheme="minorHAnsi" w:cs="Arial"/>
          <w:bCs/>
          <w:caps/>
          <w:szCs w:val="18"/>
        </w:rPr>
      </w:pP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4"/>
        <w:gridCol w:w="4654"/>
        <w:gridCol w:w="5778"/>
      </w:tblGrid>
      <w:tr w:rsidR="006B6974" w:rsidRPr="00144CC2" w14:paraId="389A9EC8" w14:textId="77777777" w:rsidTr="00812830">
        <w:tc>
          <w:tcPr>
            <w:tcW w:w="11016" w:type="dxa"/>
            <w:gridSpan w:val="3"/>
            <w:vAlign w:val="center"/>
          </w:tcPr>
          <w:p w14:paraId="389A9EC6" w14:textId="77777777" w:rsidR="00550EF2" w:rsidRPr="00041647" w:rsidRDefault="006B6974" w:rsidP="00891260">
            <w:pPr>
              <w:rPr>
                <w:rFonts w:asciiTheme="minorHAnsi" w:hAnsiTheme="minorHAnsi"/>
                <w:b/>
                <w:szCs w:val="18"/>
              </w:rPr>
            </w:pPr>
            <w:r w:rsidRPr="00041647">
              <w:rPr>
                <w:rFonts w:asciiTheme="minorHAnsi" w:hAnsiTheme="minorHAnsi"/>
                <w:b/>
                <w:szCs w:val="18"/>
              </w:rPr>
              <w:t xml:space="preserve">B. </w:t>
            </w:r>
            <w:r w:rsidR="00891260" w:rsidRPr="00041647">
              <w:rPr>
                <w:rFonts w:asciiTheme="minorHAnsi" w:hAnsiTheme="minorHAnsi"/>
                <w:b/>
                <w:szCs w:val="18"/>
              </w:rPr>
              <w:t>Continuous</w:t>
            </w:r>
            <w:r w:rsidRPr="00041647">
              <w:rPr>
                <w:rFonts w:asciiTheme="minorHAnsi" w:hAnsiTheme="minorHAnsi"/>
                <w:b/>
                <w:szCs w:val="18"/>
              </w:rPr>
              <w:t xml:space="preserve"> Ventilation Airflow – Total Vent Rate Method</w:t>
            </w:r>
          </w:p>
          <w:p w14:paraId="389A9EC7" w14:textId="77777777" w:rsidR="006B6974" w:rsidRPr="00144CC2" w:rsidRDefault="006B6974" w:rsidP="00891260">
            <w:pPr>
              <w:rPr>
                <w:rFonts w:asciiTheme="minorHAnsi" w:hAnsiTheme="minorHAnsi"/>
                <w:sz w:val="18"/>
                <w:szCs w:val="18"/>
              </w:rPr>
            </w:pPr>
            <w:r w:rsidRPr="00144CC2">
              <w:rPr>
                <w:rFonts w:asciiTheme="minorHAnsi" w:hAnsiTheme="minorHAnsi"/>
                <w:sz w:val="18"/>
                <w:szCs w:val="18"/>
              </w:rPr>
              <w:t>A mechanical supply system, exhaust system, or combination thereof shall provide whole-building ventilation with outdoor air each hour at no less than the rate in 62.2 equation 4.7.</w:t>
            </w:r>
          </w:p>
        </w:tc>
      </w:tr>
      <w:tr w:rsidR="006B6974" w:rsidRPr="00144CC2" w14:paraId="389A9ECC" w14:textId="77777777" w:rsidTr="00812830">
        <w:tc>
          <w:tcPr>
            <w:tcW w:w="584" w:type="dxa"/>
            <w:vAlign w:val="center"/>
          </w:tcPr>
          <w:p w14:paraId="389A9EC9" w14:textId="77777777" w:rsidR="006B6974" w:rsidRPr="00144CC2" w:rsidRDefault="006B6974" w:rsidP="00812830">
            <w:pPr>
              <w:jc w:val="center"/>
              <w:rPr>
                <w:rFonts w:asciiTheme="minorHAnsi" w:hAnsiTheme="minorHAnsi"/>
                <w:sz w:val="18"/>
                <w:szCs w:val="18"/>
              </w:rPr>
            </w:pPr>
            <w:r w:rsidRPr="00144CC2">
              <w:rPr>
                <w:rFonts w:asciiTheme="minorHAnsi" w:hAnsiTheme="minorHAnsi"/>
                <w:sz w:val="18"/>
                <w:szCs w:val="18"/>
              </w:rPr>
              <w:t>01</w:t>
            </w:r>
          </w:p>
        </w:tc>
        <w:tc>
          <w:tcPr>
            <w:tcW w:w="4654" w:type="dxa"/>
            <w:vAlign w:val="center"/>
          </w:tcPr>
          <w:p w14:paraId="389A9ECA" w14:textId="50DC087A" w:rsidR="006B6974" w:rsidRPr="00144CC2" w:rsidRDefault="006B6974" w:rsidP="00550EF2">
            <w:pPr>
              <w:rPr>
                <w:rFonts w:asciiTheme="minorHAnsi" w:hAnsiTheme="minorHAnsi"/>
                <w:sz w:val="18"/>
                <w:szCs w:val="18"/>
              </w:rPr>
            </w:pPr>
            <w:r w:rsidRPr="00144CC2">
              <w:rPr>
                <w:rFonts w:asciiTheme="minorHAnsi" w:hAnsiTheme="minorHAnsi"/>
                <w:sz w:val="18"/>
                <w:szCs w:val="18"/>
              </w:rPr>
              <w:t xml:space="preserve">Total Required Ventilation </w:t>
            </w:r>
            <w:r w:rsidR="00550EF2">
              <w:rPr>
                <w:rFonts w:asciiTheme="minorHAnsi" w:hAnsiTheme="minorHAnsi"/>
                <w:sz w:val="18"/>
                <w:szCs w:val="18"/>
              </w:rPr>
              <w:t>R</w:t>
            </w:r>
            <w:r w:rsidRPr="00144CC2">
              <w:rPr>
                <w:rFonts w:asciiTheme="minorHAnsi" w:hAnsiTheme="minorHAnsi"/>
                <w:sz w:val="18"/>
                <w:szCs w:val="18"/>
              </w:rPr>
              <w:t>ate (fan + infiltration), (Q</w:t>
            </w:r>
            <w:r w:rsidRPr="004408E5">
              <w:rPr>
                <w:rFonts w:asciiTheme="minorHAnsi" w:hAnsiTheme="minorHAnsi"/>
                <w:sz w:val="18"/>
                <w:szCs w:val="18"/>
                <w:vertAlign w:val="subscript"/>
              </w:rPr>
              <w:t>tot</w:t>
            </w:r>
            <w:r w:rsidRPr="00144CC2">
              <w:rPr>
                <w:rFonts w:asciiTheme="minorHAnsi" w:hAnsiTheme="minorHAnsi"/>
                <w:sz w:val="18"/>
                <w:szCs w:val="18"/>
              </w:rPr>
              <w:t>)</w:t>
            </w:r>
          </w:p>
        </w:tc>
        <w:tc>
          <w:tcPr>
            <w:tcW w:w="5778" w:type="dxa"/>
          </w:tcPr>
          <w:p w14:paraId="389A9ECB" w14:textId="77777777" w:rsidR="006B6974" w:rsidRPr="00144CC2" w:rsidRDefault="006B6974" w:rsidP="00812830">
            <w:pPr>
              <w:rPr>
                <w:rFonts w:asciiTheme="minorHAnsi" w:hAnsiTheme="minorHAnsi"/>
                <w:sz w:val="18"/>
                <w:szCs w:val="18"/>
              </w:rPr>
            </w:pPr>
          </w:p>
        </w:tc>
      </w:tr>
      <w:tr w:rsidR="006B6974" w:rsidRPr="00144CC2" w14:paraId="389A9ED0" w14:textId="77777777" w:rsidTr="00812830">
        <w:tc>
          <w:tcPr>
            <w:tcW w:w="584" w:type="dxa"/>
            <w:vAlign w:val="center"/>
          </w:tcPr>
          <w:p w14:paraId="389A9ECD" w14:textId="77777777" w:rsidR="006B6974" w:rsidRPr="00144CC2" w:rsidRDefault="006B6974" w:rsidP="00812830">
            <w:pPr>
              <w:jc w:val="center"/>
              <w:rPr>
                <w:rFonts w:asciiTheme="minorHAnsi" w:hAnsiTheme="minorHAnsi"/>
                <w:sz w:val="18"/>
                <w:szCs w:val="18"/>
              </w:rPr>
            </w:pPr>
            <w:r>
              <w:rPr>
                <w:rFonts w:asciiTheme="minorHAnsi" w:hAnsiTheme="minorHAnsi"/>
                <w:sz w:val="18"/>
                <w:szCs w:val="18"/>
              </w:rPr>
              <w:t>02</w:t>
            </w:r>
          </w:p>
        </w:tc>
        <w:tc>
          <w:tcPr>
            <w:tcW w:w="4654" w:type="dxa"/>
            <w:vAlign w:val="center"/>
          </w:tcPr>
          <w:p w14:paraId="389A9ECE" w14:textId="6C43ADD5" w:rsidR="006B6974" w:rsidRPr="00144CC2" w:rsidRDefault="006B6974" w:rsidP="00812830">
            <w:pPr>
              <w:rPr>
                <w:rFonts w:asciiTheme="minorHAnsi" w:hAnsiTheme="minorHAnsi"/>
                <w:sz w:val="18"/>
                <w:szCs w:val="18"/>
              </w:rPr>
            </w:pPr>
            <w:r>
              <w:rPr>
                <w:rFonts w:asciiTheme="minorHAnsi" w:hAnsiTheme="minorHAnsi"/>
                <w:sz w:val="18"/>
                <w:szCs w:val="18"/>
              </w:rPr>
              <w:t xml:space="preserve">CFM50 </w:t>
            </w:r>
            <w:r w:rsidR="004408E5">
              <w:rPr>
                <w:rFonts w:asciiTheme="minorHAnsi" w:hAnsiTheme="minorHAnsi"/>
                <w:sz w:val="18"/>
                <w:szCs w:val="18"/>
              </w:rPr>
              <w:t>–</w:t>
            </w:r>
            <w:r>
              <w:rPr>
                <w:rFonts w:asciiTheme="minorHAnsi" w:hAnsiTheme="minorHAnsi"/>
                <w:sz w:val="18"/>
                <w:szCs w:val="18"/>
              </w:rPr>
              <w:t xml:space="preserve"> Depressurization</w:t>
            </w:r>
          </w:p>
        </w:tc>
        <w:tc>
          <w:tcPr>
            <w:tcW w:w="5778" w:type="dxa"/>
          </w:tcPr>
          <w:p w14:paraId="389A9ECF" w14:textId="77777777" w:rsidR="006B6974" w:rsidRPr="00144CC2" w:rsidRDefault="006B6974" w:rsidP="00812830">
            <w:pPr>
              <w:keepNext/>
              <w:rPr>
                <w:rFonts w:ascii="Calibri" w:hAnsi="Calibri"/>
              </w:rPr>
            </w:pPr>
          </w:p>
        </w:tc>
      </w:tr>
      <w:tr w:rsidR="006B6974" w:rsidRPr="00144CC2" w14:paraId="389A9ED4" w14:textId="77777777" w:rsidTr="00812830">
        <w:tc>
          <w:tcPr>
            <w:tcW w:w="584" w:type="dxa"/>
            <w:vAlign w:val="center"/>
          </w:tcPr>
          <w:p w14:paraId="389A9ED1" w14:textId="77777777" w:rsidR="006B6974" w:rsidRDefault="006B6974" w:rsidP="00812830">
            <w:pPr>
              <w:jc w:val="center"/>
              <w:rPr>
                <w:rFonts w:asciiTheme="minorHAnsi" w:hAnsiTheme="minorHAnsi"/>
                <w:sz w:val="18"/>
                <w:szCs w:val="18"/>
              </w:rPr>
            </w:pPr>
            <w:r>
              <w:rPr>
                <w:rFonts w:asciiTheme="minorHAnsi" w:hAnsiTheme="minorHAnsi"/>
                <w:sz w:val="18"/>
                <w:szCs w:val="18"/>
              </w:rPr>
              <w:t>03</w:t>
            </w:r>
          </w:p>
        </w:tc>
        <w:tc>
          <w:tcPr>
            <w:tcW w:w="4654" w:type="dxa"/>
            <w:vAlign w:val="center"/>
          </w:tcPr>
          <w:p w14:paraId="389A9ED2" w14:textId="7B70A2C9" w:rsidR="006B6974" w:rsidRDefault="006B6974" w:rsidP="00812830">
            <w:pPr>
              <w:rPr>
                <w:rFonts w:asciiTheme="minorHAnsi" w:hAnsiTheme="minorHAnsi"/>
                <w:sz w:val="18"/>
                <w:szCs w:val="18"/>
              </w:rPr>
            </w:pPr>
            <w:r>
              <w:rPr>
                <w:rFonts w:asciiTheme="minorHAnsi" w:hAnsiTheme="minorHAnsi"/>
                <w:sz w:val="18"/>
                <w:szCs w:val="18"/>
              </w:rPr>
              <w:t>Equivalent Leakage Area Depressurization</w:t>
            </w:r>
          </w:p>
        </w:tc>
        <w:tc>
          <w:tcPr>
            <w:tcW w:w="5778" w:type="dxa"/>
          </w:tcPr>
          <w:p w14:paraId="389A9ED3" w14:textId="77777777" w:rsidR="006B6974" w:rsidRPr="00144CC2" w:rsidRDefault="006B6974" w:rsidP="00812830">
            <w:pPr>
              <w:keepNext/>
              <w:rPr>
                <w:rFonts w:asciiTheme="minorHAnsi" w:hAnsiTheme="minorHAnsi"/>
                <w:sz w:val="18"/>
                <w:szCs w:val="18"/>
              </w:rPr>
            </w:pPr>
          </w:p>
        </w:tc>
      </w:tr>
      <w:tr w:rsidR="006B6974" w:rsidRPr="00144CC2" w14:paraId="389A9ED8" w14:textId="77777777" w:rsidTr="00812830">
        <w:tc>
          <w:tcPr>
            <w:tcW w:w="584" w:type="dxa"/>
            <w:vAlign w:val="center"/>
          </w:tcPr>
          <w:p w14:paraId="389A9ED5" w14:textId="77777777" w:rsidR="006B6974" w:rsidRDefault="006B6974" w:rsidP="00812830">
            <w:pPr>
              <w:jc w:val="center"/>
              <w:rPr>
                <w:rFonts w:asciiTheme="minorHAnsi" w:hAnsiTheme="minorHAnsi"/>
                <w:sz w:val="18"/>
                <w:szCs w:val="18"/>
              </w:rPr>
            </w:pPr>
            <w:r>
              <w:rPr>
                <w:rFonts w:asciiTheme="minorHAnsi" w:hAnsiTheme="minorHAnsi"/>
                <w:sz w:val="18"/>
                <w:szCs w:val="18"/>
              </w:rPr>
              <w:t>04</w:t>
            </w:r>
          </w:p>
        </w:tc>
        <w:tc>
          <w:tcPr>
            <w:tcW w:w="4654" w:type="dxa"/>
            <w:vAlign w:val="center"/>
          </w:tcPr>
          <w:p w14:paraId="389A9ED6" w14:textId="50E012BD" w:rsidR="006B6974" w:rsidRDefault="006B6974" w:rsidP="00812830">
            <w:pPr>
              <w:rPr>
                <w:rFonts w:asciiTheme="minorHAnsi" w:hAnsiTheme="minorHAnsi"/>
                <w:sz w:val="18"/>
                <w:szCs w:val="18"/>
              </w:rPr>
            </w:pPr>
            <w:r>
              <w:rPr>
                <w:rFonts w:asciiTheme="minorHAnsi" w:hAnsiTheme="minorHAnsi"/>
                <w:sz w:val="18"/>
                <w:szCs w:val="18"/>
              </w:rPr>
              <w:t>CFM50 – Pressurization</w:t>
            </w:r>
          </w:p>
        </w:tc>
        <w:tc>
          <w:tcPr>
            <w:tcW w:w="5778" w:type="dxa"/>
          </w:tcPr>
          <w:p w14:paraId="389A9ED7" w14:textId="77777777" w:rsidR="006B6974" w:rsidRPr="00144CC2" w:rsidRDefault="006B6974" w:rsidP="00812830">
            <w:pPr>
              <w:keepNext/>
              <w:rPr>
                <w:rFonts w:asciiTheme="minorHAnsi" w:hAnsiTheme="minorHAnsi"/>
                <w:sz w:val="18"/>
                <w:szCs w:val="18"/>
              </w:rPr>
            </w:pPr>
          </w:p>
        </w:tc>
      </w:tr>
      <w:tr w:rsidR="006B6974" w:rsidRPr="00144CC2" w14:paraId="389A9EDC" w14:textId="77777777" w:rsidTr="00812830">
        <w:tc>
          <w:tcPr>
            <w:tcW w:w="584" w:type="dxa"/>
            <w:vAlign w:val="center"/>
          </w:tcPr>
          <w:p w14:paraId="389A9ED9" w14:textId="77777777" w:rsidR="006B6974" w:rsidRPr="00144CC2" w:rsidRDefault="006B6974" w:rsidP="00812830">
            <w:pPr>
              <w:jc w:val="center"/>
              <w:rPr>
                <w:rFonts w:asciiTheme="minorHAnsi" w:hAnsiTheme="minorHAnsi"/>
                <w:sz w:val="18"/>
                <w:szCs w:val="18"/>
              </w:rPr>
            </w:pPr>
            <w:r>
              <w:rPr>
                <w:rFonts w:asciiTheme="minorHAnsi" w:hAnsiTheme="minorHAnsi"/>
                <w:sz w:val="18"/>
                <w:szCs w:val="18"/>
              </w:rPr>
              <w:t>05</w:t>
            </w:r>
          </w:p>
        </w:tc>
        <w:tc>
          <w:tcPr>
            <w:tcW w:w="4654" w:type="dxa"/>
            <w:vAlign w:val="center"/>
          </w:tcPr>
          <w:p w14:paraId="389A9EDA" w14:textId="3F3BB6E0" w:rsidR="006B6974" w:rsidRPr="00144CC2" w:rsidRDefault="006B6974" w:rsidP="00812830">
            <w:pPr>
              <w:rPr>
                <w:rFonts w:asciiTheme="minorHAnsi" w:hAnsiTheme="minorHAnsi"/>
                <w:sz w:val="18"/>
                <w:szCs w:val="18"/>
              </w:rPr>
            </w:pPr>
            <w:r>
              <w:rPr>
                <w:rFonts w:asciiTheme="minorHAnsi" w:hAnsiTheme="minorHAnsi"/>
                <w:sz w:val="18"/>
                <w:szCs w:val="18"/>
              </w:rPr>
              <w:t>Equivalent Leakage Area Pressurization</w:t>
            </w:r>
          </w:p>
        </w:tc>
        <w:tc>
          <w:tcPr>
            <w:tcW w:w="5778" w:type="dxa"/>
          </w:tcPr>
          <w:p w14:paraId="389A9EDB" w14:textId="77777777" w:rsidR="006B6974" w:rsidRPr="00144CC2" w:rsidRDefault="006B6974" w:rsidP="00812830">
            <w:pPr>
              <w:keepNext/>
              <w:rPr>
                <w:rFonts w:ascii="Calibri" w:hAnsi="Calibri"/>
              </w:rPr>
            </w:pPr>
          </w:p>
        </w:tc>
      </w:tr>
      <w:tr w:rsidR="006B6974" w:rsidRPr="00144CC2" w14:paraId="389A9EE0" w14:textId="77777777" w:rsidTr="00812830">
        <w:tc>
          <w:tcPr>
            <w:tcW w:w="584" w:type="dxa"/>
            <w:vAlign w:val="center"/>
          </w:tcPr>
          <w:p w14:paraId="389A9EDD" w14:textId="77777777" w:rsidR="006B6974" w:rsidRDefault="006B6974" w:rsidP="00812830">
            <w:pPr>
              <w:jc w:val="center"/>
              <w:rPr>
                <w:rFonts w:asciiTheme="minorHAnsi" w:hAnsiTheme="minorHAnsi"/>
                <w:sz w:val="18"/>
                <w:szCs w:val="18"/>
              </w:rPr>
            </w:pPr>
            <w:r>
              <w:rPr>
                <w:rFonts w:asciiTheme="minorHAnsi" w:hAnsiTheme="minorHAnsi"/>
                <w:sz w:val="18"/>
                <w:szCs w:val="18"/>
              </w:rPr>
              <w:t>06</w:t>
            </w:r>
          </w:p>
        </w:tc>
        <w:tc>
          <w:tcPr>
            <w:tcW w:w="4654" w:type="dxa"/>
            <w:vAlign w:val="center"/>
          </w:tcPr>
          <w:p w14:paraId="389A9EDE" w14:textId="70E37D86" w:rsidR="006B6974" w:rsidRDefault="006B6974" w:rsidP="00F71FD4">
            <w:pPr>
              <w:rPr>
                <w:rFonts w:asciiTheme="minorHAnsi" w:hAnsiTheme="minorHAnsi"/>
                <w:sz w:val="18"/>
                <w:szCs w:val="18"/>
              </w:rPr>
            </w:pPr>
            <w:r w:rsidRPr="00CB00C9">
              <w:rPr>
                <w:rFonts w:asciiTheme="minorHAnsi" w:hAnsiTheme="minorHAnsi"/>
                <w:sz w:val="18"/>
                <w:szCs w:val="18"/>
              </w:rPr>
              <w:t xml:space="preserve">Equivalent Leakage Area </w:t>
            </w:r>
            <w:r w:rsidR="00F71FD4">
              <w:rPr>
                <w:rFonts w:asciiTheme="minorHAnsi" w:hAnsiTheme="minorHAnsi"/>
                <w:sz w:val="18"/>
                <w:szCs w:val="18"/>
              </w:rPr>
              <w:t>U</w:t>
            </w:r>
            <w:r w:rsidRPr="00CB00C9">
              <w:rPr>
                <w:rFonts w:asciiTheme="minorHAnsi" w:hAnsiTheme="minorHAnsi"/>
                <w:sz w:val="18"/>
                <w:szCs w:val="18"/>
              </w:rPr>
              <w:t xml:space="preserve">sed for </w:t>
            </w:r>
            <w:r w:rsidR="00550EF2">
              <w:rPr>
                <w:rFonts w:asciiTheme="minorHAnsi" w:hAnsiTheme="minorHAnsi"/>
                <w:sz w:val="18"/>
                <w:szCs w:val="18"/>
              </w:rPr>
              <w:t>V</w:t>
            </w:r>
            <w:r w:rsidRPr="00CB00C9">
              <w:rPr>
                <w:rFonts w:asciiTheme="minorHAnsi" w:hAnsiTheme="minorHAnsi"/>
                <w:sz w:val="18"/>
                <w:szCs w:val="18"/>
              </w:rPr>
              <w:t>entilation</w:t>
            </w:r>
          </w:p>
        </w:tc>
        <w:tc>
          <w:tcPr>
            <w:tcW w:w="5778" w:type="dxa"/>
          </w:tcPr>
          <w:p w14:paraId="389A9EDF" w14:textId="77777777" w:rsidR="006B6974" w:rsidRPr="00144CC2" w:rsidRDefault="006B6974" w:rsidP="00812830">
            <w:pPr>
              <w:keepNext/>
              <w:rPr>
                <w:rFonts w:asciiTheme="minorHAnsi" w:hAnsiTheme="minorHAnsi"/>
                <w:sz w:val="18"/>
                <w:szCs w:val="18"/>
              </w:rPr>
            </w:pPr>
          </w:p>
        </w:tc>
      </w:tr>
      <w:tr w:rsidR="006B6974" w:rsidRPr="00144CC2" w14:paraId="389A9EE4" w14:textId="77777777" w:rsidTr="00812830">
        <w:tc>
          <w:tcPr>
            <w:tcW w:w="584" w:type="dxa"/>
            <w:vAlign w:val="center"/>
          </w:tcPr>
          <w:p w14:paraId="389A9EE1" w14:textId="77777777" w:rsidR="006B6974" w:rsidRPr="00144CC2" w:rsidRDefault="006B6974" w:rsidP="00812830">
            <w:pPr>
              <w:jc w:val="center"/>
              <w:rPr>
                <w:rFonts w:asciiTheme="minorHAnsi" w:hAnsiTheme="minorHAnsi"/>
                <w:sz w:val="18"/>
                <w:szCs w:val="18"/>
              </w:rPr>
            </w:pPr>
            <w:r>
              <w:rPr>
                <w:rFonts w:asciiTheme="minorHAnsi" w:hAnsiTheme="minorHAnsi"/>
                <w:sz w:val="18"/>
                <w:szCs w:val="18"/>
              </w:rPr>
              <w:t>07</w:t>
            </w:r>
          </w:p>
        </w:tc>
        <w:tc>
          <w:tcPr>
            <w:tcW w:w="4654" w:type="dxa"/>
            <w:vAlign w:val="center"/>
          </w:tcPr>
          <w:p w14:paraId="389A9EE2" w14:textId="77777777" w:rsidR="006B6974" w:rsidRPr="00144CC2" w:rsidRDefault="006B6974" w:rsidP="00812830">
            <w:pPr>
              <w:rPr>
                <w:rFonts w:asciiTheme="minorHAnsi" w:hAnsiTheme="minorHAnsi"/>
                <w:sz w:val="18"/>
                <w:szCs w:val="18"/>
              </w:rPr>
            </w:pPr>
            <w:r w:rsidRPr="00CB00C9">
              <w:rPr>
                <w:rFonts w:asciiTheme="minorHAnsi" w:hAnsiTheme="minorHAnsi"/>
                <w:sz w:val="18"/>
                <w:szCs w:val="18"/>
              </w:rPr>
              <w:t>What is the vertical distance from the lowest above-grade floor to the highest ceiling in feet?</w:t>
            </w:r>
          </w:p>
        </w:tc>
        <w:tc>
          <w:tcPr>
            <w:tcW w:w="5778" w:type="dxa"/>
          </w:tcPr>
          <w:p w14:paraId="389A9EE3" w14:textId="77777777" w:rsidR="006B6974" w:rsidRPr="00144CC2" w:rsidRDefault="006B6974" w:rsidP="00812830">
            <w:pPr>
              <w:rPr>
                <w:rFonts w:asciiTheme="minorHAnsi" w:hAnsiTheme="minorHAnsi"/>
                <w:sz w:val="18"/>
                <w:szCs w:val="18"/>
              </w:rPr>
            </w:pPr>
          </w:p>
        </w:tc>
      </w:tr>
      <w:tr w:rsidR="006B6974" w:rsidRPr="00144CC2" w14:paraId="389A9EE8" w14:textId="77777777" w:rsidTr="00812830">
        <w:tc>
          <w:tcPr>
            <w:tcW w:w="584" w:type="dxa"/>
            <w:vAlign w:val="center"/>
          </w:tcPr>
          <w:p w14:paraId="389A9EE5" w14:textId="77777777" w:rsidR="006B6974" w:rsidRPr="00144CC2" w:rsidRDefault="006B6974" w:rsidP="00812830">
            <w:pPr>
              <w:jc w:val="center"/>
              <w:rPr>
                <w:rFonts w:asciiTheme="minorHAnsi" w:hAnsiTheme="minorHAnsi"/>
                <w:sz w:val="18"/>
                <w:szCs w:val="18"/>
              </w:rPr>
            </w:pPr>
            <w:r>
              <w:rPr>
                <w:rFonts w:asciiTheme="minorHAnsi" w:hAnsiTheme="minorHAnsi"/>
                <w:sz w:val="18"/>
                <w:szCs w:val="18"/>
              </w:rPr>
              <w:t>08</w:t>
            </w:r>
          </w:p>
        </w:tc>
        <w:tc>
          <w:tcPr>
            <w:tcW w:w="4654" w:type="dxa"/>
            <w:vAlign w:val="center"/>
          </w:tcPr>
          <w:p w14:paraId="389A9EE6" w14:textId="77777777" w:rsidR="006B6974" w:rsidRPr="00144CC2" w:rsidRDefault="006B6974" w:rsidP="00812830">
            <w:pPr>
              <w:rPr>
                <w:rFonts w:asciiTheme="minorHAnsi" w:hAnsiTheme="minorHAnsi"/>
                <w:sz w:val="18"/>
                <w:szCs w:val="18"/>
              </w:rPr>
            </w:pPr>
            <w:r w:rsidRPr="00CB00C9">
              <w:rPr>
                <w:rFonts w:asciiTheme="minorHAnsi" w:hAnsiTheme="minorHAnsi"/>
                <w:sz w:val="18"/>
                <w:szCs w:val="18"/>
              </w:rPr>
              <w:t xml:space="preserve">What is the weather and shielding factor (wsf) for the city listed in </w:t>
            </w:r>
            <w:r>
              <w:rPr>
                <w:rFonts w:asciiTheme="minorHAnsi" w:hAnsiTheme="minorHAnsi"/>
                <w:sz w:val="18"/>
                <w:szCs w:val="18"/>
              </w:rPr>
              <w:t xml:space="preserve">62.2 </w:t>
            </w:r>
            <w:r w:rsidRPr="00CB00C9">
              <w:rPr>
                <w:rFonts w:asciiTheme="minorHAnsi" w:hAnsiTheme="minorHAnsi"/>
                <w:sz w:val="18"/>
                <w:szCs w:val="18"/>
              </w:rPr>
              <w:t>Appendix X</w:t>
            </w:r>
            <w:r>
              <w:rPr>
                <w:rFonts w:asciiTheme="minorHAnsi" w:hAnsiTheme="minorHAnsi"/>
                <w:sz w:val="18"/>
                <w:szCs w:val="18"/>
              </w:rPr>
              <w:t xml:space="preserve"> Table X1</w:t>
            </w:r>
            <w:r w:rsidRPr="00CB00C9">
              <w:rPr>
                <w:rFonts w:asciiTheme="minorHAnsi" w:hAnsiTheme="minorHAnsi"/>
                <w:sz w:val="18"/>
                <w:szCs w:val="18"/>
              </w:rPr>
              <w:t>?</w:t>
            </w:r>
          </w:p>
        </w:tc>
        <w:tc>
          <w:tcPr>
            <w:tcW w:w="5778" w:type="dxa"/>
          </w:tcPr>
          <w:p w14:paraId="389A9EE7" w14:textId="77777777" w:rsidR="006B6974" w:rsidRPr="00144CC2" w:rsidRDefault="006B6974" w:rsidP="00812830">
            <w:pPr>
              <w:rPr>
                <w:rFonts w:asciiTheme="minorHAnsi" w:hAnsiTheme="minorHAnsi"/>
                <w:sz w:val="18"/>
                <w:szCs w:val="18"/>
              </w:rPr>
            </w:pPr>
          </w:p>
        </w:tc>
      </w:tr>
      <w:tr w:rsidR="006B6974" w:rsidRPr="00144CC2" w14:paraId="389A9EEC" w14:textId="77777777" w:rsidTr="00812830">
        <w:tc>
          <w:tcPr>
            <w:tcW w:w="584" w:type="dxa"/>
            <w:vAlign w:val="center"/>
          </w:tcPr>
          <w:p w14:paraId="389A9EE9" w14:textId="77777777" w:rsidR="006B6974" w:rsidRPr="00144CC2" w:rsidRDefault="006B6974" w:rsidP="00812830">
            <w:pPr>
              <w:jc w:val="center"/>
              <w:rPr>
                <w:rFonts w:asciiTheme="minorHAnsi" w:hAnsiTheme="minorHAnsi"/>
                <w:sz w:val="18"/>
                <w:szCs w:val="18"/>
              </w:rPr>
            </w:pPr>
            <w:r>
              <w:rPr>
                <w:rFonts w:asciiTheme="minorHAnsi" w:hAnsiTheme="minorHAnsi"/>
                <w:sz w:val="18"/>
                <w:szCs w:val="18"/>
              </w:rPr>
              <w:t>09</w:t>
            </w:r>
          </w:p>
        </w:tc>
        <w:tc>
          <w:tcPr>
            <w:tcW w:w="4654" w:type="dxa"/>
            <w:vAlign w:val="center"/>
          </w:tcPr>
          <w:p w14:paraId="389A9EEA" w14:textId="625368D3" w:rsidR="006B6974" w:rsidRPr="00144CC2" w:rsidRDefault="006B6974" w:rsidP="00812830">
            <w:pPr>
              <w:rPr>
                <w:rFonts w:asciiTheme="minorHAnsi" w:hAnsiTheme="minorHAnsi"/>
                <w:sz w:val="18"/>
                <w:szCs w:val="18"/>
              </w:rPr>
            </w:pPr>
            <w:r>
              <w:rPr>
                <w:rFonts w:asciiTheme="minorHAnsi" w:hAnsiTheme="minorHAnsi"/>
                <w:sz w:val="18"/>
                <w:szCs w:val="18"/>
              </w:rPr>
              <w:t>Normalized Leakage</w:t>
            </w:r>
            <w:r w:rsidRPr="00CB00C9">
              <w:rPr>
                <w:rFonts w:asciiTheme="minorHAnsi" w:hAnsiTheme="minorHAnsi"/>
                <w:sz w:val="18"/>
                <w:szCs w:val="18"/>
              </w:rPr>
              <w:t xml:space="preserve"> (</w:t>
            </w:r>
            <w:r>
              <w:rPr>
                <w:rFonts w:asciiTheme="minorHAnsi" w:hAnsiTheme="minorHAnsi"/>
                <w:sz w:val="18"/>
                <w:szCs w:val="18"/>
              </w:rPr>
              <w:t>NL</w:t>
            </w:r>
            <w:r w:rsidRPr="00CB00C9">
              <w:rPr>
                <w:rFonts w:asciiTheme="minorHAnsi" w:hAnsiTheme="minorHAnsi"/>
                <w:sz w:val="18"/>
                <w:szCs w:val="18"/>
              </w:rPr>
              <w:t>)</w:t>
            </w:r>
          </w:p>
        </w:tc>
        <w:tc>
          <w:tcPr>
            <w:tcW w:w="5778" w:type="dxa"/>
          </w:tcPr>
          <w:p w14:paraId="389A9EEB" w14:textId="77777777" w:rsidR="006B6974" w:rsidRPr="00144CC2" w:rsidRDefault="006B6974" w:rsidP="00812830">
            <w:pPr>
              <w:rPr>
                <w:rFonts w:asciiTheme="minorHAnsi" w:hAnsiTheme="minorHAnsi"/>
                <w:sz w:val="18"/>
                <w:szCs w:val="18"/>
              </w:rPr>
            </w:pPr>
          </w:p>
        </w:tc>
      </w:tr>
      <w:tr w:rsidR="006B6974" w:rsidRPr="00144CC2" w14:paraId="389A9EF0" w14:textId="77777777" w:rsidTr="00812830">
        <w:tc>
          <w:tcPr>
            <w:tcW w:w="584" w:type="dxa"/>
            <w:vAlign w:val="center"/>
          </w:tcPr>
          <w:p w14:paraId="389A9EED" w14:textId="77777777" w:rsidR="006B6974" w:rsidRPr="00144CC2" w:rsidRDefault="006B6974" w:rsidP="00812830">
            <w:pPr>
              <w:jc w:val="center"/>
              <w:rPr>
                <w:rFonts w:asciiTheme="minorHAnsi" w:hAnsiTheme="minorHAnsi"/>
                <w:sz w:val="18"/>
                <w:szCs w:val="18"/>
              </w:rPr>
            </w:pPr>
            <w:r>
              <w:rPr>
                <w:rFonts w:asciiTheme="minorHAnsi" w:hAnsiTheme="minorHAnsi"/>
                <w:sz w:val="18"/>
                <w:szCs w:val="18"/>
              </w:rPr>
              <w:t>10</w:t>
            </w:r>
          </w:p>
        </w:tc>
        <w:tc>
          <w:tcPr>
            <w:tcW w:w="4654" w:type="dxa"/>
            <w:vAlign w:val="center"/>
          </w:tcPr>
          <w:p w14:paraId="389A9EEE" w14:textId="34E95D1D" w:rsidR="006B6974" w:rsidRPr="00144CC2" w:rsidRDefault="006B6974" w:rsidP="00550EF2">
            <w:pPr>
              <w:rPr>
                <w:rFonts w:asciiTheme="minorHAnsi" w:hAnsiTheme="minorHAnsi"/>
                <w:sz w:val="18"/>
                <w:szCs w:val="18"/>
              </w:rPr>
            </w:pPr>
            <w:r w:rsidRPr="00CB00C9">
              <w:rPr>
                <w:rFonts w:asciiTheme="minorHAnsi" w:hAnsiTheme="minorHAnsi"/>
                <w:sz w:val="18"/>
                <w:szCs w:val="18"/>
              </w:rPr>
              <w:t xml:space="preserve">Ventilation </w:t>
            </w:r>
            <w:r w:rsidR="00550EF2">
              <w:rPr>
                <w:rFonts w:asciiTheme="minorHAnsi" w:hAnsiTheme="minorHAnsi"/>
                <w:sz w:val="18"/>
                <w:szCs w:val="18"/>
              </w:rPr>
              <w:t>P</w:t>
            </w:r>
            <w:r w:rsidRPr="00CB00C9">
              <w:rPr>
                <w:rFonts w:asciiTheme="minorHAnsi" w:hAnsiTheme="minorHAnsi"/>
                <w:sz w:val="18"/>
                <w:szCs w:val="18"/>
              </w:rPr>
              <w:t xml:space="preserve">rovided by </w:t>
            </w:r>
            <w:r w:rsidR="00550EF2">
              <w:rPr>
                <w:rFonts w:asciiTheme="minorHAnsi" w:hAnsiTheme="minorHAnsi"/>
                <w:sz w:val="18"/>
                <w:szCs w:val="18"/>
              </w:rPr>
              <w:t>I</w:t>
            </w:r>
            <w:r w:rsidRPr="00CB00C9">
              <w:rPr>
                <w:rFonts w:asciiTheme="minorHAnsi" w:hAnsiTheme="minorHAnsi"/>
                <w:sz w:val="18"/>
                <w:szCs w:val="18"/>
              </w:rPr>
              <w:t>nfiltration</w:t>
            </w:r>
            <w:r w:rsidR="00550EF2">
              <w:rPr>
                <w:rFonts w:asciiTheme="minorHAnsi" w:hAnsiTheme="minorHAnsi"/>
                <w:sz w:val="18"/>
                <w:szCs w:val="18"/>
              </w:rPr>
              <w:t xml:space="preserve"> </w:t>
            </w:r>
            <w:r w:rsidRPr="00CB00C9">
              <w:rPr>
                <w:rFonts w:asciiTheme="minorHAnsi" w:hAnsiTheme="minorHAnsi"/>
                <w:sz w:val="18"/>
                <w:szCs w:val="18"/>
              </w:rPr>
              <w:t>(Q</w:t>
            </w:r>
            <w:r w:rsidRPr="00550EF2">
              <w:rPr>
                <w:rFonts w:asciiTheme="minorHAnsi" w:hAnsiTheme="minorHAnsi"/>
                <w:sz w:val="18"/>
                <w:szCs w:val="18"/>
                <w:vertAlign w:val="subscript"/>
              </w:rPr>
              <w:t>inf</w:t>
            </w:r>
            <w:r w:rsidRPr="00CB00C9">
              <w:rPr>
                <w:rFonts w:asciiTheme="minorHAnsi" w:hAnsiTheme="minorHAnsi"/>
                <w:sz w:val="18"/>
                <w:szCs w:val="18"/>
              </w:rPr>
              <w:t>)</w:t>
            </w:r>
          </w:p>
        </w:tc>
        <w:tc>
          <w:tcPr>
            <w:tcW w:w="5778" w:type="dxa"/>
          </w:tcPr>
          <w:p w14:paraId="389A9EEF" w14:textId="77777777" w:rsidR="006B6974" w:rsidRPr="00144CC2" w:rsidRDefault="006B6974" w:rsidP="00812830">
            <w:pPr>
              <w:rPr>
                <w:rFonts w:asciiTheme="minorHAnsi" w:hAnsiTheme="minorHAnsi"/>
                <w:sz w:val="18"/>
                <w:szCs w:val="18"/>
              </w:rPr>
            </w:pPr>
          </w:p>
        </w:tc>
      </w:tr>
      <w:tr w:rsidR="006B6974" w:rsidRPr="00144CC2" w14:paraId="389A9EF4" w14:textId="77777777" w:rsidTr="00812830">
        <w:tc>
          <w:tcPr>
            <w:tcW w:w="584" w:type="dxa"/>
            <w:vAlign w:val="center"/>
          </w:tcPr>
          <w:p w14:paraId="389A9EF1" w14:textId="77777777" w:rsidR="006B6974" w:rsidRPr="00144CC2" w:rsidRDefault="006B6974" w:rsidP="00812830">
            <w:pPr>
              <w:jc w:val="center"/>
              <w:rPr>
                <w:rFonts w:asciiTheme="minorHAnsi" w:hAnsiTheme="minorHAnsi"/>
                <w:sz w:val="18"/>
                <w:szCs w:val="18"/>
              </w:rPr>
            </w:pPr>
            <w:r>
              <w:rPr>
                <w:rFonts w:asciiTheme="minorHAnsi" w:hAnsiTheme="minorHAnsi"/>
                <w:sz w:val="18"/>
                <w:szCs w:val="18"/>
              </w:rPr>
              <w:t>11</w:t>
            </w:r>
          </w:p>
        </w:tc>
        <w:tc>
          <w:tcPr>
            <w:tcW w:w="4654" w:type="dxa"/>
            <w:vAlign w:val="center"/>
          </w:tcPr>
          <w:p w14:paraId="389A9EF2" w14:textId="77A6020A" w:rsidR="006B6974" w:rsidRPr="00144CC2" w:rsidRDefault="006B6974" w:rsidP="00812830">
            <w:pPr>
              <w:rPr>
                <w:rFonts w:asciiTheme="minorHAnsi" w:hAnsiTheme="minorHAnsi"/>
                <w:sz w:val="18"/>
                <w:szCs w:val="18"/>
              </w:rPr>
            </w:pPr>
            <w:r>
              <w:rPr>
                <w:rFonts w:asciiTheme="minorHAnsi" w:hAnsiTheme="minorHAnsi"/>
                <w:sz w:val="18"/>
                <w:szCs w:val="18"/>
              </w:rPr>
              <w:t xml:space="preserve">Required </w:t>
            </w:r>
            <w:r w:rsidRPr="00CB00C9">
              <w:rPr>
                <w:rFonts w:asciiTheme="minorHAnsi" w:hAnsiTheme="minorHAnsi"/>
                <w:sz w:val="18"/>
                <w:szCs w:val="18"/>
              </w:rPr>
              <w:t>Continuous Whole-Building Ventilation Rate</w:t>
            </w:r>
            <w:r>
              <w:rPr>
                <w:rFonts w:asciiTheme="minorHAnsi" w:hAnsiTheme="minorHAnsi"/>
                <w:sz w:val="18"/>
                <w:szCs w:val="18"/>
              </w:rPr>
              <w:t xml:space="preserve"> </w:t>
            </w:r>
            <w:r w:rsidRPr="00CB00C9">
              <w:rPr>
                <w:rFonts w:asciiTheme="minorHAnsi" w:hAnsiTheme="minorHAnsi"/>
                <w:sz w:val="18"/>
                <w:szCs w:val="18"/>
              </w:rPr>
              <w:t>(Q</w:t>
            </w:r>
            <w:r w:rsidRPr="00CB00C9">
              <w:rPr>
                <w:rFonts w:asciiTheme="minorHAnsi" w:hAnsiTheme="minorHAnsi"/>
                <w:sz w:val="18"/>
                <w:szCs w:val="18"/>
                <w:vertAlign w:val="subscript"/>
              </w:rPr>
              <w:t>fan</w:t>
            </w:r>
            <w:r w:rsidRPr="00CB00C9">
              <w:rPr>
                <w:rFonts w:asciiTheme="minorHAnsi" w:hAnsiTheme="minorHAnsi"/>
                <w:sz w:val="18"/>
                <w:szCs w:val="18"/>
              </w:rPr>
              <w:t>)</w:t>
            </w:r>
          </w:p>
        </w:tc>
        <w:tc>
          <w:tcPr>
            <w:tcW w:w="5778" w:type="dxa"/>
          </w:tcPr>
          <w:p w14:paraId="389A9EF3" w14:textId="77777777" w:rsidR="006B6974" w:rsidRPr="00144CC2" w:rsidRDefault="006B6974" w:rsidP="00812830">
            <w:pPr>
              <w:rPr>
                <w:rFonts w:asciiTheme="minorHAnsi" w:hAnsiTheme="minorHAnsi"/>
                <w:sz w:val="18"/>
                <w:szCs w:val="18"/>
              </w:rPr>
            </w:pPr>
          </w:p>
        </w:tc>
      </w:tr>
    </w:tbl>
    <w:p w14:paraId="389A9EF5" w14:textId="77777777" w:rsidR="006B6974" w:rsidRDefault="006B6974" w:rsidP="006B6974"/>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3"/>
        <w:gridCol w:w="4649"/>
        <w:gridCol w:w="5774"/>
      </w:tblGrid>
      <w:tr w:rsidR="006B6974" w:rsidRPr="00144CC2" w14:paraId="389A9EF7" w14:textId="77777777" w:rsidTr="00812830">
        <w:tc>
          <w:tcPr>
            <w:tcW w:w="11016" w:type="dxa"/>
            <w:gridSpan w:val="3"/>
            <w:vAlign w:val="center"/>
          </w:tcPr>
          <w:p w14:paraId="04B177A7" w14:textId="77777777" w:rsidR="00F71FD4" w:rsidRPr="00041647"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041647">
              <w:rPr>
                <w:rFonts w:asciiTheme="minorHAnsi" w:hAnsiTheme="minorHAnsi"/>
                <w:b/>
                <w:szCs w:val="18"/>
              </w:rPr>
              <w:t>C. Intermittent Ventilation</w:t>
            </w:r>
          </w:p>
          <w:p w14:paraId="389A9EF6" w14:textId="1FCD4756"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44CC2">
              <w:rPr>
                <w:rFonts w:asciiTheme="minorHAnsi" w:hAnsiTheme="minorHAnsi"/>
                <w:sz w:val="18"/>
                <w:szCs w:val="18"/>
              </w:rPr>
              <w:t xml:space="preserve">The effective ventilation rate of an </w:t>
            </w:r>
            <w:r w:rsidRPr="00144CC2">
              <w:rPr>
                <w:rFonts w:asciiTheme="minorHAnsi" w:hAnsiTheme="minorHAnsi"/>
                <w:b/>
                <w:sz w:val="18"/>
                <w:szCs w:val="18"/>
              </w:rPr>
              <w:t>intermittent</w:t>
            </w:r>
            <w:r w:rsidRPr="00144CC2">
              <w:rPr>
                <w:rFonts w:asciiTheme="minorHAnsi" w:hAnsiTheme="minorHAnsi"/>
                <w:sz w:val="18"/>
                <w:szCs w:val="18"/>
              </w:rPr>
              <w:t xml:space="preserve"> system is the combination of its delivered capacity, its fractional on-time, cycle time, and the ventilation effectiveness from Table 4.2.  </w:t>
            </w:r>
          </w:p>
        </w:tc>
      </w:tr>
      <w:tr w:rsidR="006B6974" w:rsidRPr="00144CC2" w14:paraId="389A9EFB" w14:textId="77777777" w:rsidTr="00812830">
        <w:tc>
          <w:tcPr>
            <w:tcW w:w="593" w:type="dxa"/>
            <w:vAlign w:val="center"/>
          </w:tcPr>
          <w:p w14:paraId="389A9EF8"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44CC2">
              <w:rPr>
                <w:rFonts w:asciiTheme="minorHAnsi" w:hAnsiTheme="minorHAnsi"/>
                <w:sz w:val="18"/>
                <w:szCs w:val="18"/>
              </w:rPr>
              <w:t>01</w:t>
            </w:r>
          </w:p>
        </w:tc>
        <w:tc>
          <w:tcPr>
            <w:tcW w:w="4650" w:type="dxa"/>
          </w:tcPr>
          <w:p w14:paraId="389A9EF9"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44CC2">
              <w:rPr>
                <w:rFonts w:asciiTheme="minorHAnsi" w:hAnsiTheme="minorHAnsi"/>
                <w:sz w:val="18"/>
                <w:szCs w:val="18"/>
              </w:rPr>
              <w:t>In a single on off cycle, what is the ON time in hours?</w:t>
            </w:r>
          </w:p>
        </w:tc>
        <w:tc>
          <w:tcPr>
            <w:tcW w:w="5773" w:type="dxa"/>
          </w:tcPr>
          <w:p w14:paraId="389A9EFA"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B6974" w:rsidRPr="00144CC2" w14:paraId="389A9EFF" w14:textId="77777777" w:rsidTr="00812830">
        <w:tc>
          <w:tcPr>
            <w:tcW w:w="593" w:type="dxa"/>
            <w:vAlign w:val="center"/>
          </w:tcPr>
          <w:p w14:paraId="389A9EFC"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44CC2">
              <w:rPr>
                <w:rFonts w:asciiTheme="minorHAnsi" w:hAnsiTheme="minorHAnsi"/>
                <w:sz w:val="18"/>
                <w:szCs w:val="18"/>
              </w:rPr>
              <w:t>02</w:t>
            </w:r>
          </w:p>
        </w:tc>
        <w:tc>
          <w:tcPr>
            <w:tcW w:w="4650" w:type="dxa"/>
          </w:tcPr>
          <w:p w14:paraId="389A9EFD"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44CC2">
              <w:rPr>
                <w:rFonts w:asciiTheme="minorHAnsi" w:hAnsiTheme="minorHAnsi"/>
                <w:sz w:val="18"/>
                <w:szCs w:val="18"/>
              </w:rPr>
              <w:t xml:space="preserve">In a single on off cycle, what is the OFF time in hours?  </w:t>
            </w:r>
          </w:p>
        </w:tc>
        <w:tc>
          <w:tcPr>
            <w:tcW w:w="5773" w:type="dxa"/>
          </w:tcPr>
          <w:p w14:paraId="389A9EFE"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B6974" w:rsidRPr="00144CC2" w14:paraId="389A9F03" w14:textId="77777777" w:rsidTr="00812830">
        <w:tc>
          <w:tcPr>
            <w:tcW w:w="593" w:type="dxa"/>
            <w:vAlign w:val="center"/>
          </w:tcPr>
          <w:p w14:paraId="389A9F00"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03</w:t>
            </w:r>
          </w:p>
        </w:tc>
        <w:tc>
          <w:tcPr>
            <w:tcW w:w="4650" w:type="dxa"/>
          </w:tcPr>
          <w:p w14:paraId="389A9F01" w14:textId="36A9380A"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Fan Cycle Time Check</w:t>
            </w:r>
          </w:p>
        </w:tc>
        <w:tc>
          <w:tcPr>
            <w:tcW w:w="5773" w:type="dxa"/>
          </w:tcPr>
          <w:p w14:paraId="389A9F02"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B6974" w:rsidRPr="00144CC2" w14:paraId="389A9F07" w14:textId="77777777" w:rsidTr="00812830">
        <w:tc>
          <w:tcPr>
            <w:tcW w:w="593" w:type="dxa"/>
            <w:vAlign w:val="center"/>
          </w:tcPr>
          <w:p w14:paraId="389A9F04"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04</w:t>
            </w:r>
          </w:p>
        </w:tc>
        <w:tc>
          <w:tcPr>
            <w:tcW w:w="4650" w:type="dxa"/>
          </w:tcPr>
          <w:p w14:paraId="389A9F05" w14:textId="2B21F421"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Daily </w:t>
            </w:r>
            <w:r w:rsidR="00550EF2">
              <w:rPr>
                <w:rFonts w:asciiTheme="minorHAnsi" w:hAnsiTheme="minorHAnsi"/>
                <w:sz w:val="18"/>
                <w:szCs w:val="18"/>
              </w:rPr>
              <w:t>F</w:t>
            </w:r>
            <w:r w:rsidRPr="0055507E">
              <w:rPr>
                <w:rFonts w:asciiTheme="minorHAnsi" w:hAnsiTheme="minorHAnsi"/>
                <w:sz w:val="18"/>
                <w:szCs w:val="18"/>
              </w:rPr>
              <w:t xml:space="preserve">ractional </w:t>
            </w:r>
            <w:r w:rsidR="00550EF2">
              <w:rPr>
                <w:rFonts w:asciiTheme="minorHAnsi" w:hAnsiTheme="minorHAnsi"/>
                <w:sz w:val="18"/>
                <w:szCs w:val="18"/>
              </w:rPr>
              <w:t>O</w:t>
            </w:r>
            <w:r w:rsidRPr="0055507E">
              <w:rPr>
                <w:rFonts w:asciiTheme="minorHAnsi" w:hAnsiTheme="minorHAnsi"/>
                <w:sz w:val="18"/>
                <w:szCs w:val="18"/>
              </w:rPr>
              <w:t xml:space="preserve">n </w:t>
            </w:r>
            <w:r w:rsidR="00550EF2">
              <w:rPr>
                <w:rFonts w:asciiTheme="minorHAnsi" w:hAnsiTheme="minorHAnsi"/>
                <w:sz w:val="18"/>
                <w:szCs w:val="18"/>
              </w:rPr>
              <w:t>T</w:t>
            </w:r>
            <w:r w:rsidRPr="0055507E">
              <w:rPr>
                <w:rFonts w:asciiTheme="minorHAnsi" w:hAnsiTheme="minorHAnsi"/>
                <w:sz w:val="18"/>
                <w:szCs w:val="18"/>
              </w:rPr>
              <w:t>ime (</w:t>
            </w:r>
            <w:r w:rsidRPr="0055507E">
              <w:rPr>
                <w:rFonts w:asciiTheme="minorHAnsi" w:hAnsiTheme="minorHAnsi"/>
                <w:i/>
                <w:sz w:val="18"/>
                <w:szCs w:val="18"/>
              </w:rPr>
              <w:t xml:space="preserve">f </w:t>
            </w:r>
            <w:r w:rsidRPr="0055507E">
              <w:rPr>
                <w:rFonts w:asciiTheme="minorHAnsi" w:hAnsiTheme="minorHAnsi"/>
                <w:sz w:val="18"/>
                <w:szCs w:val="18"/>
              </w:rPr>
              <w:t>used in Table 4.2)</w:t>
            </w:r>
          </w:p>
        </w:tc>
        <w:tc>
          <w:tcPr>
            <w:tcW w:w="5773" w:type="dxa"/>
          </w:tcPr>
          <w:p w14:paraId="389A9F06"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B6974" w:rsidRPr="00144CC2" w14:paraId="389A9F0B" w14:textId="77777777" w:rsidTr="00812830">
        <w:tc>
          <w:tcPr>
            <w:tcW w:w="593" w:type="dxa"/>
            <w:vAlign w:val="center"/>
          </w:tcPr>
          <w:p w14:paraId="389A9F08"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05</w:t>
            </w:r>
          </w:p>
        </w:tc>
        <w:tc>
          <w:tcPr>
            <w:tcW w:w="4650" w:type="dxa"/>
          </w:tcPr>
          <w:p w14:paraId="389A9F09" w14:textId="2E78E665"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w:t>
            </w:r>
            <w:r w:rsidR="00550EF2">
              <w:rPr>
                <w:rFonts w:asciiTheme="minorHAnsi" w:hAnsiTheme="minorHAnsi"/>
                <w:sz w:val="18"/>
                <w:szCs w:val="18"/>
              </w:rPr>
              <w:t>O</w:t>
            </w:r>
            <w:r w:rsidRPr="0055507E">
              <w:rPr>
                <w:rFonts w:asciiTheme="minorHAnsi" w:hAnsiTheme="minorHAnsi"/>
                <w:sz w:val="18"/>
                <w:szCs w:val="18"/>
              </w:rPr>
              <w:t xml:space="preserve">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p>
        </w:tc>
        <w:tc>
          <w:tcPr>
            <w:tcW w:w="5773" w:type="dxa"/>
          </w:tcPr>
          <w:p w14:paraId="389A9F0A"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B6974" w:rsidRPr="00144CC2" w14:paraId="389A9F0F" w14:textId="77777777" w:rsidTr="00812830">
        <w:tc>
          <w:tcPr>
            <w:tcW w:w="593" w:type="dxa"/>
            <w:vAlign w:val="center"/>
          </w:tcPr>
          <w:p w14:paraId="389A9F0C"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06</w:t>
            </w:r>
          </w:p>
        </w:tc>
        <w:tc>
          <w:tcPr>
            <w:tcW w:w="4650" w:type="dxa"/>
          </w:tcPr>
          <w:p w14:paraId="389A9F0D" w14:textId="6F2B71CD"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Turnover (N used in Table 4.2)</w:t>
            </w:r>
          </w:p>
        </w:tc>
        <w:tc>
          <w:tcPr>
            <w:tcW w:w="5773" w:type="dxa"/>
          </w:tcPr>
          <w:p w14:paraId="389A9F0E"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B6974" w:rsidRPr="00144CC2" w14:paraId="389A9F13" w14:textId="77777777" w:rsidTr="00812830">
        <w:tc>
          <w:tcPr>
            <w:tcW w:w="593" w:type="dxa"/>
            <w:vAlign w:val="center"/>
          </w:tcPr>
          <w:p w14:paraId="389A9F10"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07</w:t>
            </w:r>
          </w:p>
        </w:tc>
        <w:tc>
          <w:tcPr>
            <w:tcW w:w="4650" w:type="dxa"/>
          </w:tcPr>
          <w:p w14:paraId="389A9F11" w14:textId="70B9BFC1"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Ventilation </w:t>
            </w:r>
            <w:r w:rsidR="00550EF2">
              <w:rPr>
                <w:rFonts w:asciiTheme="minorHAnsi" w:hAnsiTheme="minorHAnsi"/>
                <w:sz w:val="18"/>
                <w:szCs w:val="18"/>
              </w:rPr>
              <w:t>E</w:t>
            </w:r>
            <w:r w:rsidRPr="0055507E">
              <w:rPr>
                <w:rFonts w:asciiTheme="minorHAnsi" w:hAnsiTheme="minorHAnsi"/>
                <w:sz w:val="18"/>
                <w:szCs w:val="18"/>
              </w:rPr>
              <w:t>ffectiveness (e, from Table 4.2)</w:t>
            </w:r>
          </w:p>
        </w:tc>
        <w:tc>
          <w:tcPr>
            <w:tcW w:w="5773" w:type="dxa"/>
          </w:tcPr>
          <w:p w14:paraId="389A9F12"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B6974" w:rsidRPr="00144CC2" w14:paraId="389A9F17" w14:textId="77777777" w:rsidTr="00812830">
        <w:tc>
          <w:tcPr>
            <w:tcW w:w="593" w:type="dxa"/>
            <w:vAlign w:val="center"/>
          </w:tcPr>
          <w:p w14:paraId="389A9F14"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08</w:t>
            </w:r>
          </w:p>
        </w:tc>
        <w:tc>
          <w:tcPr>
            <w:tcW w:w="4650" w:type="dxa"/>
          </w:tcPr>
          <w:p w14:paraId="389A9F15" w14:textId="20FE39BD"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Intermittent </w:t>
            </w:r>
            <w:r w:rsidR="00550EF2">
              <w:rPr>
                <w:rFonts w:asciiTheme="minorHAnsi" w:hAnsiTheme="minorHAnsi"/>
                <w:sz w:val="18"/>
                <w:szCs w:val="18"/>
              </w:rPr>
              <w:t>V</w:t>
            </w:r>
            <w:r w:rsidRPr="0055507E">
              <w:rPr>
                <w:rFonts w:asciiTheme="minorHAnsi" w:hAnsiTheme="minorHAnsi"/>
                <w:sz w:val="18"/>
                <w:szCs w:val="18"/>
              </w:rPr>
              <w:t xml:space="preserve">entilation </w:t>
            </w:r>
            <w:r w:rsidR="00550EF2">
              <w:rPr>
                <w:rFonts w:asciiTheme="minorHAnsi" w:hAnsiTheme="minorHAnsi"/>
                <w:sz w:val="18"/>
                <w:szCs w:val="18"/>
              </w:rPr>
              <w:t>R</w:t>
            </w:r>
            <w:r w:rsidRPr="0055507E">
              <w:rPr>
                <w:rFonts w:asciiTheme="minorHAnsi" w:hAnsiTheme="minorHAnsi"/>
                <w:sz w:val="18"/>
                <w:szCs w:val="18"/>
              </w:rPr>
              <w:t>ate</w:t>
            </w:r>
          </w:p>
        </w:tc>
        <w:tc>
          <w:tcPr>
            <w:tcW w:w="5773" w:type="dxa"/>
          </w:tcPr>
          <w:p w14:paraId="389A9F16"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B6974" w:rsidRPr="00144CC2" w14:paraId="389A9F1B" w14:textId="77777777" w:rsidTr="00812830">
        <w:tc>
          <w:tcPr>
            <w:tcW w:w="593" w:type="dxa"/>
            <w:vAlign w:val="center"/>
          </w:tcPr>
          <w:p w14:paraId="389A9F18"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09</w:t>
            </w:r>
          </w:p>
        </w:tc>
        <w:tc>
          <w:tcPr>
            <w:tcW w:w="4650" w:type="dxa"/>
          </w:tcPr>
          <w:p w14:paraId="389A9F19" w14:textId="53F9CD6B"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Installed Intermittent </w:t>
            </w:r>
            <w:r w:rsidR="00550EF2">
              <w:rPr>
                <w:rFonts w:asciiTheme="minorHAnsi" w:hAnsiTheme="minorHAnsi"/>
                <w:sz w:val="18"/>
                <w:szCs w:val="18"/>
              </w:rPr>
              <w:t>V</w:t>
            </w:r>
            <w:r w:rsidRPr="0055507E">
              <w:rPr>
                <w:rFonts w:asciiTheme="minorHAnsi" w:hAnsiTheme="minorHAnsi"/>
                <w:sz w:val="18"/>
                <w:szCs w:val="18"/>
              </w:rPr>
              <w:t>entilation Rate</w:t>
            </w:r>
          </w:p>
        </w:tc>
        <w:tc>
          <w:tcPr>
            <w:tcW w:w="5773" w:type="dxa"/>
          </w:tcPr>
          <w:p w14:paraId="389A9F1A"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B6974" w:rsidRPr="00144CC2" w14:paraId="389A9F1F" w14:textId="77777777" w:rsidTr="00812830">
        <w:tc>
          <w:tcPr>
            <w:tcW w:w="593" w:type="dxa"/>
            <w:vAlign w:val="center"/>
          </w:tcPr>
          <w:p w14:paraId="389A9F1C"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lastRenderedPageBreak/>
              <w:t>10</w:t>
            </w:r>
          </w:p>
        </w:tc>
        <w:tc>
          <w:tcPr>
            <w:tcW w:w="4650" w:type="dxa"/>
          </w:tcPr>
          <w:p w14:paraId="389A9F1D" w14:textId="314A5FD5"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System Fan Efficacy Compliance Status</w:t>
            </w:r>
          </w:p>
        </w:tc>
        <w:tc>
          <w:tcPr>
            <w:tcW w:w="5773" w:type="dxa"/>
          </w:tcPr>
          <w:p w14:paraId="389A9F1E"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B6974" w:rsidRPr="00144CC2" w14:paraId="389A9F23" w14:textId="77777777" w:rsidTr="00812830">
        <w:tc>
          <w:tcPr>
            <w:tcW w:w="593" w:type="dxa"/>
            <w:vAlign w:val="center"/>
          </w:tcPr>
          <w:p w14:paraId="389A9F20"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11</w:t>
            </w:r>
          </w:p>
        </w:tc>
        <w:tc>
          <w:tcPr>
            <w:tcW w:w="4650" w:type="dxa"/>
          </w:tcPr>
          <w:p w14:paraId="389A9F21" w14:textId="0D4B3FAE"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System Fan Efficacy Compliance</w:t>
            </w:r>
          </w:p>
        </w:tc>
        <w:tc>
          <w:tcPr>
            <w:tcW w:w="5773" w:type="dxa"/>
          </w:tcPr>
          <w:p w14:paraId="389A9F22" w14:textId="77777777" w:rsidR="006B6974" w:rsidRPr="00144CC2" w:rsidRDefault="006B6974" w:rsidP="00550EF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B6974" w:rsidRPr="00144CC2" w14:paraId="389A9F25" w14:textId="77777777" w:rsidTr="00812830">
        <w:tc>
          <w:tcPr>
            <w:tcW w:w="11016" w:type="dxa"/>
            <w:gridSpan w:val="3"/>
          </w:tcPr>
          <w:p w14:paraId="389A9F24" w14:textId="77777777" w:rsidR="006B6974" w:rsidRPr="00144CC2" w:rsidRDefault="006B6974" w:rsidP="00812830">
            <w:pPr>
              <w:keepNext/>
              <w:rPr>
                <w:rFonts w:asciiTheme="minorHAnsi" w:hAnsiTheme="minorHAnsi"/>
                <w:sz w:val="18"/>
                <w:szCs w:val="18"/>
              </w:rPr>
            </w:pPr>
            <w:r w:rsidRPr="00041647">
              <w:rPr>
                <w:rFonts w:asciiTheme="minorHAnsi" w:hAnsiTheme="minorHAnsi"/>
                <w:b/>
                <w:szCs w:val="18"/>
              </w:rPr>
              <w:t>D. Compliance Statement</w:t>
            </w:r>
            <w:r w:rsidRPr="00041647">
              <w:rPr>
                <w:rFonts w:asciiTheme="minorHAnsi" w:hAnsiTheme="minorHAnsi"/>
                <w:szCs w:val="18"/>
              </w:rPr>
              <w:t xml:space="preserve"> </w:t>
            </w:r>
          </w:p>
        </w:tc>
      </w:tr>
      <w:tr w:rsidR="006B6974" w:rsidRPr="00144CC2" w14:paraId="389A9F28" w14:textId="77777777" w:rsidTr="00812830">
        <w:tc>
          <w:tcPr>
            <w:tcW w:w="590" w:type="dxa"/>
            <w:vAlign w:val="center"/>
          </w:tcPr>
          <w:p w14:paraId="389A9F26" w14:textId="77777777" w:rsidR="006B6974" w:rsidRPr="00144CC2" w:rsidRDefault="006B6974" w:rsidP="00812830">
            <w:pPr>
              <w:keepNext/>
              <w:jc w:val="center"/>
              <w:rPr>
                <w:rFonts w:asciiTheme="minorHAnsi" w:hAnsiTheme="minorHAnsi"/>
                <w:b/>
                <w:sz w:val="18"/>
                <w:szCs w:val="18"/>
              </w:rPr>
            </w:pPr>
            <w:r w:rsidRPr="0055507E">
              <w:rPr>
                <w:rFonts w:asciiTheme="minorHAnsi" w:hAnsiTheme="minorHAnsi"/>
                <w:sz w:val="18"/>
                <w:szCs w:val="18"/>
              </w:rPr>
              <w:t>01</w:t>
            </w:r>
          </w:p>
        </w:tc>
        <w:tc>
          <w:tcPr>
            <w:tcW w:w="10426" w:type="dxa"/>
            <w:gridSpan w:val="2"/>
          </w:tcPr>
          <w:p w14:paraId="389A9F27" w14:textId="77777777" w:rsidR="006B6974" w:rsidRPr="00144CC2" w:rsidRDefault="006B6974" w:rsidP="00812830">
            <w:pPr>
              <w:keepNext/>
              <w:rPr>
                <w:rFonts w:asciiTheme="minorHAnsi" w:hAnsiTheme="minorHAnsi"/>
                <w:b/>
                <w:sz w:val="18"/>
                <w:szCs w:val="18"/>
              </w:rPr>
            </w:pPr>
            <w:r>
              <w:rPr>
                <w:rFonts w:asciiTheme="minorHAnsi" w:hAnsiTheme="minorHAnsi"/>
                <w:sz w:val="18"/>
                <w:szCs w:val="18"/>
              </w:rPr>
              <w:t xml:space="preserve"> </w:t>
            </w:r>
          </w:p>
        </w:tc>
      </w:tr>
    </w:tbl>
    <w:p w14:paraId="389A9F29" w14:textId="77777777" w:rsidR="00AB4772" w:rsidRPr="00F71FD4" w:rsidRDefault="00AB4772">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650"/>
        <w:gridCol w:w="189"/>
        <w:gridCol w:w="972"/>
        <w:gridCol w:w="871"/>
        <w:gridCol w:w="295"/>
        <w:gridCol w:w="1170"/>
        <w:gridCol w:w="1202"/>
        <w:gridCol w:w="1138"/>
        <w:gridCol w:w="1170"/>
        <w:gridCol w:w="1170"/>
        <w:gridCol w:w="1189"/>
      </w:tblGrid>
      <w:tr w:rsidR="006B6974" w:rsidRPr="00041647" w14:paraId="389A9F2B" w14:textId="77777777" w:rsidTr="00AB4772">
        <w:trPr>
          <w:trHeight w:val="144"/>
        </w:trPr>
        <w:tc>
          <w:tcPr>
            <w:tcW w:w="11016" w:type="dxa"/>
            <w:gridSpan w:val="11"/>
            <w:tcBorders>
              <w:top w:val="single" w:sz="4" w:space="0" w:color="000000"/>
              <w:left w:val="single" w:sz="4" w:space="0" w:color="000000"/>
              <w:bottom w:val="single" w:sz="4" w:space="0" w:color="000000"/>
              <w:right w:val="single" w:sz="4" w:space="0" w:color="000000"/>
            </w:tcBorders>
            <w:hideMark/>
          </w:tcPr>
          <w:p w14:paraId="389A9F2A" w14:textId="4E19434C" w:rsidR="006B6974" w:rsidRPr="00F71FD4" w:rsidRDefault="006B6974" w:rsidP="00F71FD4">
            <w:pPr>
              <w:keepNext/>
              <w:rPr>
                <w:rFonts w:asciiTheme="minorHAnsi" w:hAnsiTheme="minorHAnsi"/>
                <w:szCs w:val="18"/>
              </w:rPr>
            </w:pPr>
            <w:r w:rsidRPr="00F71FD4">
              <w:rPr>
                <w:rFonts w:asciiTheme="minorHAnsi" w:hAnsiTheme="minorHAnsi"/>
                <w:b/>
                <w:szCs w:val="18"/>
              </w:rPr>
              <w:t xml:space="preserve">E. Local Mechanical Exhaust System – Fan </w:t>
            </w:r>
            <w:r w:rsidR="00F71FD4">
              <w:rPr>
                <w:rFonts w:asciiTheme="minorHAnsi" w:hAnsiTheme="minorHAnsi"/>
                <w:b/>
                <w:szCs w:val="18"/>
              </w:rPr>
              <w:t>S</w:t>
            </w:r>
            <w:r w:rsidRPr="00F71FD4">
              <w:rPr>
                <w:rFonts w:asciiTheme="minorHAnsi" w:hAnsiTheme="minorHAnsi"/>
                <w:b/>
                <w:szCs w:val="18"/>
              </w:rPr>
              <w:t xml:space="preserve">election and </w:t>
            </w:r>
            <w:r w:rsidR="00F71FD4">
              <w:rPr>
                <w:rFonts w:asciiTheme="minorHAnsi" w:hAnsiTheme="minorHAnsi"/>
                <w:b/>
                <w:szCs w:val="18"/>
              </w:rPr>
              <w:t>D</w:t>
            </w:r>
            <w:r w:rsidRPr="00F71FD4">
              <w:rPr>
                <w:rFonts w:asciiTheme="minorHAnsi" w:hAnsiTheme="minorHAnsi"/>
                <w:b/>
                <w:szCs w:val="18"/>
              </w:rPr>
              <w:t xml:space="preserve">uct </w:t>
            </w:r>
            <w:r w:rsidR="00F71FD4">
              <w:rPr>
                <w:rFonts w:asciiTheme="minorHAnsi" w:hAnsiTheme="minorHAnsi"/>
                <w:b/>
                <w:szCs w:val="18"/>
              </w:rPr>
              <w:t>D</w:t>
            </w:r>
            <w:r w:rsidRPr="00F71FD4">
              <w:rPr>
                <w:rFonts w:asciiTheme="minorHAnsi" w:hAnsiTheme="minorHAnsi"/>
                <w:b/>
                <w:szCs w:val="18"/>
              </w:rPr>
              <w:t xml:space="preserve">esign </w:t>
            </w:r>
            <w:r w:rsidR="00F71FD4">
              <w:rPr>
                <w:rFonts w:asciiTheme="minorHAnsi" w:hAnsiTheme="minorHAnsi"/>
                <w:b/>
                <w:szCs w:val="18"/>
              </w:rPr>
              <w:t>C</w:t>
            </w:r>
            <w:r w:rsidRPr="00F71FD4">
              <w:rPr>
                <w:rFonts w:asciiTheme="minorHAnsi" w:hAnsiTheme="minorHAnsi"/>
                <w:b/>
                <w:szCs w:val="18"/>
              </w:rPr>
              <w:t xml:space="preserve">riteria for </w:t>
            </w:r>
            <w:r w:rsidR="00F71FD4">
              <w:rPr>
                <w:rFonts w:asciiTheme="minorHAnsi" w:hAnsiTheme="minorHAnsi"/>
                <w:b/>
                <w:szCs w:val="18"/>
              </w:rPr>
              <w:t>C</w:t>
            </w:r>
            <w:r w:rsidRPr="00F71FD4">
              <w:rPr>
                <w:rFonts w:asciiTheme="minorHAnsi" w:hAnsiTheme="minorHAnsi"/>
                <w:b/>
                <w:szCs w:val="18"/>
              </w:rPr>
              <w:t>ompliance</w:t>
            </w:r>
          </w:p>
        </w:tc>
      </w:tr>
      <w:tr w:rsidR="006B6974" w14:paraId="389A9F2F" w14:textId="77777777" w:rsidTr="00AB4772">
        <w:trPr>
          <w:trHeight w:val="144"/>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389A9F2C" w14:textId="77777777" w:rsidR="006B6974" w:rsidRDefault="006B6974" w:rsidP="00AB4772">
            <w:pPr>
              <w:keepNext/>
              <w:rPr>
                <w:rFonts w:asciiTheme="minorHAnsi" w:hAnsiTheme="minorHAnsi"/>
                <w:i/>
                <w:sz w:val="18"/>
                <w:szCs w:val="18"/>
              </w:rPr>
            </w:pPr>
            <w:r>
              <w:rPr>
                <w:rFonts w:asciiTheme="minorHAnsi" w:hAnsiTheme="minorHAnsi"/>
                <w:sz w:val="18"/>
                <w:szCs w:val="18"/>
              </w:rPr>
              <w:t xml:space="preserve">Local mechanical exhaust fans shall be installed in each kitchen and bathroom. </w:t>
            </w:r>
            <w:r>
              <w:rPr>
                <w:rFonts w:asciiTheme="minorHAnsi" w:hAnsiTheme="minorHAnsi"/>
                <w:i/>
                <w:sz w:val="18"/>
                <w:szCs w:val="18"/>
              </w:rPr>
              <w:t>Delivered local ventilation rates:</w:t>
            </w:r>
          </w:p>
          <w:p w14:paraId="389A9F2D" w14:textId="509F5A3F" w:rsidR="006B6974" w:rsidRDefault="006B6974" w:rsidP="00AB4772">
            <w:pPr>
              <w:pStyle w:val="ListParagraph"/>
              <w:keepNext/>
              <w:numPr>
                <w:ilvl w:val="0"/>
                <w:numId w:val="17"/>
              </w:numPr>
              <w:rPr>
                <w:rFonts w:asciiTheme="minorHAnsi" w:hAnsiTheme="minorHAnsi"/>
                <w:sz w:val="18"/>
                <w:szCs w:val="18"/>
              </w:rPr>
            </w:pPr>
            <w:r>
              <w:rPr>
                <w:rFonts w:asciiTheme="minorHAnsi" w:hAnsiTheme="minorHAnsi"/>
                <w:i/>
                <w:sz w:val="18"/>
                <w:szCs w:val="18"/>
              </w:rPr>
              <w:t>All local ventilation rates have been measured using a flow hood, flow grid, or other airflow measuring device and meet the requirements of 62.2 Tables 5.1 or 5.2</w:t>
            </w:r>
            <w:r w:rsidR="004408E5">
              <w:rPr>
                <w:rFonts w:asciiTheme="minorHAnsi" w:hAnsiTheme="minorHAnsi"/>
                <w:i/>
                <w:sz w:val="18"/>
                <w:szCs w:val="18"/>
              </w:rPr>
              <w:t>;</w:t>
            </w:r>
            <w:r>
              <w:rPr>
                <w:rFonts w:asciiTheme="minorHAnsi" w:hAnsiTheme="minorHAnsi"/>
                <w:i/>
                <w:sz w:val="18"/>
                <w:szCs w:val="18"/>
              </w:rPr>
              <w:t xml:space="preserve"> OR</w:t>
            </w:r>
          </w:p>
          <w:p w14:paraId="389A9F2E" w14:textId="77777777" w:rsidR="006B6974" w:rsidRDefault="006B6974" w:rsidP="00AB4772">
            <w:pPr>
              <w:pStyle w:val="ListParagraph"/>
              <w:keepNext/>
              <w:numPr>
                <w:ilvl w:val="0"/>
                <w:numId w:val="17"/>
              </w:numPr>
              <w:rPr>
                <w:rFonts w:asciiTheme="minorHAnsi" w:hAnsiTheme="minorHAnsi"/>
                <w:sz w:val="18"/>
                <w:szCs w:val="18"/>
              </w:rPr>
            </w:pPr>
            <w:r>
              <w:rPr>
                <w:rFonts w:asciiTheme="minorHAnsi" w:hAnsiTheme="minorHAnsi"/>
                <w:i/>
                <w:sz w:val="18"/>
                <w:szCs w:val="18"/>
              </w:rPr>
              <w:t>The airflow rating at a pressure of 0.25 in. w.c. of a certified fan is assumed because the local ventilation system duct sizing meets the prescriptive requirements of 62.2 Table 5.3, or manufacturer's design criteria.</w:t>
            </w:r>
          </w:p>
        </w:tc>
      </w:tr>
      <w:tr w:rsidR="006B6974" w14:paraId="389A9F32" w14:textId="77777777" w:rsidTr="00AB4772">
        <w:trPr>
          <w:trHeight w:val="144"/>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389A9F30" w14:textId="77777777" w:rsidR="006B6974" w:rsidRDefault="006B6974" w:rsidP="00AB4772">
            <w:pPr>
              <w:keepNext/>
              <w:suppressAutoHyphens/>
              <w:rPr>
                <w:rFonts w:asciiTheme="minorHAnsi" w:hAnsiTheme="minorHAnsi"/>
                <w:b/>
                <w:sz w:val="18"/>
                <w:szCs w:val="18"/>
              </w:rPr>
            </w:pPr>
            <w:r>
              <w:rPr>
                <w:rFonts w:asciiTheme="minorHAnsi" w:hAnsiTheme="minorHAnsi"/>
                <w:b/>
                <w:sz w:val="18"/>
                <w:szCs w:val="18"/>
              </w:rPr>
              <w:t xml:space="preserve">Table 5.1 </w:t>
            </w:r>
          </w:p>
          <w:p w14:paraId="389A9F31" w14:textId="77777777" w:rsidR="006B6974" w:rsidRDefault="006B6974" w:rsidP="00AB4772">
            <w:pPr>
              <w:keepNext/>
              <w:rPr>
                <w:rFonts w:asciiTheme="minorHAnsi" w:hAnsiTheme="minorHAnsi"/>
                <w:sz w:val="18"/>
                <w:szCs w:val="18"/>
              </w:rPr>
            </w:pPr>
            <w:r>
              <w:rPr>
                <w:rFonts w:asciiTheme="minorHAnsi" w:hAnsiTheme="minorHAnsi"/>
                <w:b/>
                <w:sz w:val="18"/>
                <w:szCs w:val="18"/>
              </w:rPr>
              <w:t>Intermittent Local Ventilation Exhaust Airflow Rates</w:t>
            </w:r>
          </w:p>
        </w:tc>
      </w:tr>
      <w:tr w:rsidR="006B6974" w14:paraId="389A9F36" w14:textId="77777777" w:rsidTr="00AB4772">
        <w:trPr>
          <w:trHeight w:val="144"/>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389A9F33" w14:textId="77777777" w:rsidR="006B6974" w:rsidRDefault="006B6974" w:rsidP="00AB4772">
            <w:pPr>
              <w:keepNext/>
              <w:suppressAutoHyphens/>
              <w:jc w:val="center"/>
              <w:rPr>
                <w:rFonts w:asciiTheme="minorHAnsi" w:hAnsiTheme="minorHAnsi"/>
                <w:sz w:val="18"/>
                <w:szCs w:val="18"/>
              </w:rPr>
            </w:pPr>
            <w:r>
              <w:rPr>
                <w:rFonts w:asciiTheme="minorHAnsi" w:hAnsiTheme="minorHAnsi"/>
                <w:sz w:val="18"/>
                <w:szCs w:val="18"/>
              </w:rPr>
              <w:t>Application</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389A9F34" w14:textId="77777777" w:rsidR="006B6974" w:rsidRDefault="006B6974" w:rsidP="00AB4772">
            <w:pPr>
              <w:keepNext/>
              <w:suppressAutoHyphens/>
              <w:jc w:val="center"/>
              <w:rPr>
                <w:rFonts w:asciiTheme="minorHAnsi" w:hAnsiTheme="minorHAnsi"/>
                <w:sz w:val="18"/>
                <w:szCs w:val="18"/>
              </w:rPr>
            </w:pPr>
            <w:r>
              <w:rPr>
                <w:rFonts w:asciiTheme="minorHAnsi" w:hAnsiTheme="minorHAnsi"/>
                <w:sz w:val="18"/>
                <w:szCs w:val="18"/>
              </w:rPr>
              <w:t>Airflow</w:t>
            </w:r>
          </w:p>
        </w:tc>
        <w:tc>
          <w:tcPr>
            <w:tcW w:w="7334" w:type="dxa"/>
            <w:gridSpan w:val="7"/>
            <w:tcBorders>
              <w:top w:val="single" w:sz="4" w:space="0" w:color="000000"/>
              <w:left w:val="single" w:sz="4" w:space="0" w:color="000000"/>
              <w:bottom w:val="single" w:sz="4" w:space="0" w:color="000000"/>
              <w:right w:val="single" w:sz="4" w:space="0" w:color="000000"/>
            </w:tcBorders>
            <w:vAlign w:val="center"/>
            <w:hideMark/>
          </w:tcPr>
          <w:p w14:paraId="389A9F35" w14:textId="77777777" w:rsidR="006B6974" w:rsidRDefault="006B6974" w:rsidP="00AB4772">
            <w:pPr>
              <w:keepNext/>
              <w:suppressAutoHyphens/>
              <w:jc w:val="center"/>
              <w:rPr>
                <w:rFonts w:asciiTheme="minorHAnsi" w:hAnsiTheme="minorHAnsi"/>
                <w:sz w:val="18"/>
                <w:szCs w:val="18"/>
              </w:rPr>
            </w:pPr>
            <w:r>
              <w:rPr>
                <w:rFonts w:asciiTheme="minorHAnsi" w:hAnsiTheme="minorHAnsi"/>
                <w:sz w:val="18"/>
                <w:szCs w:val="18"/>
              </w:rPr>
              <w:t>Notes</w:t>
            </w:r>
          </w:p>
        </w:tc>
      </w:tr>
      <w:tr w:rsidR="006B6974" w14:paraId="389A9F3A" w14:textId="77777777" w:rsidTr="00AB4772">
        <w:trPr>
          <w:trHeight w:val="144"/>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389A9F37" w14:textId="77777777" w:rsidR="006B6974" w:rsidRDefault="006B6974" w:rsidP="00AB4772">
            <w:pPr>
              <w:keepNext/>
              <w:suppressAutoHyphens/>
              <w:jc w:val="center"/>
              <w:rPr>
                <w:rFonts w:asciiTheme="minorHAnsi" w:hAnsiTheme="minorHAnsi"/>
                <w:sz w:val="18"/>
                <w:szCs w:val="18"/>
              </w:rPr>
            </w:pPr>
            <w:r>
              <w:rPr>
                <w:rFonts w:asciiTheme="minorHAnsi" w:hAnsiTheme="minorHAnsi"/>
                <w:sz w:val="18"/>
                <w:szCs w:val="18"/>
              </w:rPr>
              <w:t>Kitchen</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389A9F38" w14:textId="77777777" w:rsidR="006B6974" w:rsidRDefault="006B6974" w:rsidP="00AB4772">
            <w:pPr>
              <w:keepNext/>
              <w:suppressAutoHyphens/>
              <w:jc w:val="center"/>
              <w:rPr>
                <w:rFonts w:asciiTheme="minorHAnsi" w:hAnsiTheme="minorHAnsi"/>
                <w:sz w:val="18"/>
                <w:szCs w:val="18"/>
              </w:rPr>
            </w:pPr>
            <w:r>
              <w:rPr>
                <w:rFonts w:asciiTheme="minorHAnsi" w:hAnsiTheme="minorHAnsi"/>
                <w:sz w:val="18"/>
                <w:szCs w:val="18"/>
              </w:rPr>
              <w:t>100 cfm</w:t>
            </w:r>
          </w:p>
        </w:tc>
        <w:tc>
          <w:tcPr>
            <w:tcW w:w="7334" w:type="dxa"/>
            <w:gridSpan w:val="7"/>
            <w:tcBorders>
              <w:top w:val="single" w:sz="4" w:space="0" w:color="000000"/>
              <w:left w:val="single" w:sz="4" w:space="0" w:color="000000"/>
              <w:bottom w:val="single" w:sz="4" w:space="0" w:color="000000"/>
              <w:right w:val="single" w:sz="4" w:space="0" w:color="000000"/>
            </w:tcBorders>
            <w:vAlign w:val="center"/>
          </w:tcPr>
          <w:p w14:paraId="389A9F39" w14:textId="77777777" w:rsidR="006B6974" w:rsidRDefault="002618AC" w:rsidP="00AB4772">
            <w:pPr>
              <w:keepNext/>
              <w:suppressAutoHyphens/>
              <w:rPr>
                <w:rFonts w:asciiTheme="minorHAnsi" w:hAnsiTheme="minorHAnsi"/>
                <w:sz w:val="18"/>
                <w:szCs w:val="18"/>
              </w:rPr>
            </w:pPr>
            <w:r>
              <w:rPr>
                <w:rFonts w:asciiTheme="minorHAnsi" w:hAnsiTheme="minorHAnsi"/>
                <w:sz w:val="18"/>
                <w:szCs w:val="18"/>
              </w:rPr>
              <w:t xml:space="preserve">Vented range hood </w:t>
            </w:r>
            <w:r>
              <w:rPr>
                <w:rFonts w:asciiTheme="minorHAnsi" w:hAnsiTheme="minorHAnsi" w:cs="TimesNewRomanPSMT"/>
                <w:sz w:val="18"/>
                <w:szCs w:val="18"/>
              </w:rPr>
              <w:t>(including appliance-range hood combinations)</w:t>
            </w:r>
            <w:r>
              <w:rPr>
                <w:rFonts w:asciiTheme="minorHAnsi" w:hAnsiTheme="minorHAnsi"/>
                <w:sz w:val="18"/>
                <w:szCs w:val="18"/>
              </w:rPr>
              <w:t xml:space="preserve"> required if exhaust fan flow is less than 5 ACH.</w:t>
            </w:r>
          </w:p>
        </w:tc>
      </w:tr>
      <w:tr w:rsidR="006B6974" w14:paraId="389A9F3E" w14:textId="77777777" w:rsidTr="00AB4772">
        <w:trPr>
          <w:trHeight w:val="144"/>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389A9F3B" w14:textId="77777777" w:rsidR="006B6974" w:rsidRDefault="006B6974" w:rsidP="00AB4772">
            <w:pPr>
              <w:keepNext/>
              <w:suppressAutoHyphens/>
              <w:jc w:val="center"/>
              <w:rPr>
                <w:rFonts w:asciiTheme="minorHAnsi" w:hAnsiTheme="minorHAnsi"/>
                <w:sz w:val="18"/>
                <w:szCs w:val="18"/>
              </w:rPr>
            </w:pPr>
            <w:r>
              <w:rPr>
                <w:rFonts w:asciiTheme="minorHAnsi" w:hAnsiTheme="minorHAnsi"/>
                <w:sz w:val="18"/>
                <w:szCs w:val="18"/>
              </w:rPr>
              <w:t>Bathroom</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389A9F3C" w14:textId="77777777" w:rsidR="006B6974" w:rsidRDefault="006B6974" w:rsidP="00AB4772">
            <w:pPr>
              <w:keepNext/>
              <w:suppressAutoHyphens/>
              <w:jc w:val="center"/>
              <w:rPr>
                <w:rFonts w:asciiTheme="minorHAnsi" w:hAnsiTheme="minorHAnsi"/>
                <w:sz w:val="18"/>
                <w:szCs w:val="18"/>
              </w:rPr>
            </w:pPr>
            <w:r>
              <w:rPr>
                <w:rFonts w:asciiTheme="minorHAnsi" w:hAnsiTheme="minorHAnsi"/>
                <w:sz w:val="18"/>
                <w:szCs w:val="18"/>
              </w:rPr>
              <w:t>50 cfm</w:t>
            </w:r>
          </w:p>
        </w:tc>
        <w:tc>
          <w:tcPr>
            <w:tcW w:w="7334" w:type="dxa"/>
            <w:gridSpan w:val="7"/>
            <w:tcBorders>
              <w:top w:val="single" w:sz="4" w:space="0" w:color="000000"/>
              <w:left w:val="single" w:sz="4" w:space="0" w:color="000000"/>
              <w:bottom w:val="single" w:sz="4" w:space="0" w:color="000000"/>
              <w:right w:val="single" w:sz="4" w:space="0" w:color="000000"/>
            </w:tcBorders>
            <w:vAlign w:val="center"/>
          </w:tcPr>
          <w:p w14:paraId="389A9F3D" w14:textId="77777777" w:rsidR="006B6974" w:rsidRDefault="006B6974" w:rsidP="00AB4772">
            <w:pPr>
              <w:keepNext/>
              <w:suppressAutoHyphens/>
              <w:jc w:val="center"/>
              <w:rPr>
                <w:rFonts w:asciiTheme="minorHAnsi" w:hAnsiTheme="minorHAnsi"/>
                <w:sz w:val="18"/>
                <w:szCs w:val="18"/>
              </w:rPr>
            </w:pPr>
          </w:p>
        </w:tc>
      </w:tr>
      <w:tr w:rsidR="006B6974" w14:paraId="389A9F41" w14:textId="77777777" w:rsidTr="00AB4772">
        <w:trPr>
          <w:trHeight w:val="144"/>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389A9F3F" w14:textId="77777777" w:rsidR="006B6974" w:rsidRDefault="006B6974" w:rsidP="00AB4772">
            <w:pPr>
              <w:keepNext/>
              <w:suppressAutoHyphens/>
              <w:rPr>
                <w:rFonts w:asciiTheme="minorHAnsi" w:hAnsiTheme="minorHAnsi"/>
                <w:b/>
                <w:sz w:val="18"/>
                <w:szCs w:val="18"/>
              </w:rPr>
            </w:pPr>
            <w:r>
              <w:rPr>
                <w:rFonts w:asciiTheme="minorHAnsi" w:hAnsiTheme="minorHAnsi"/>
                <w:b/>
                <w:sz w:val="18"/>
                <w:szCs w:val="18"/>
              </w:rPr>
              <w:t xml:space="preserve">Table 5.2 </w:t>
            </w:r>
          </w:p>
          <w:p w14:paraId="389A9F40" w14:textId="77777777" w:rsidR="006B6974" w:rsidRDefault="006B6974" w:rsidP="00AB4772">
            <w:pPr>
              <w:keepNext/>
              <w:suppressAutoHyphens/>
              <w:rPr>
                <w:rFonts w:asciiTheme="minorHAnsi" w:hAnsiTheme="minorHAnsi"/>
                <w:sz w:val="18"/>
                <w:szCs w:val="18"/>
              </w:rPr>
            </w:pPr>
            <w:r>
              <w:rPr>
                <w:rFonts w:asciiTheme="minorHAnsi" w:hAnsiTheme="minorHAnsi"/>
                <w:b/>
                <w:sz w:val="18"/>
                <w:szCs w:val="18"/>
              </w:rPr>
              <w:t>Continuous Local Ventilation Exhaust Airflow Rates</w:t>
            </w:r>
          </w:p>
        </w:tc>
      </w:tr>
      <w:tr w:rsidR="006B6974" w14:paraId="389A9F45" w14:textId="77777777" w:rsidTr="00AB4772">
        <w:trPr>
          <w:trHeight w:val="144"/>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389A9F42" w14:textId="77777777" w:rsidR="006B6974" w:rsidRDefault="006B6974" w:rsidP="00AB4772">
            <w:pPr>
              <w:keepNext/>
              <w:suppressAutoHyphens/>
              <w:jc w:val="center"/>
              <w:rPr>
                <w:rFonts w:asciiTheme="minorHAnsi" w:hAnsiTheme="minorHAnsi"/>
                <w:sz w:val="18"/>
                <w:szCs w:val="18"/>
              </w:rPr>
            </w:pPr>
            <w:r>
              <w:rPr>
                <w:rFonts w:asciiTheme="minorHAnsi" w:hAnsiTheme="minorHAnsi"/>
                <w:sz w:val="18"/>
                <w:szCs w:val="18"/>
              </w:rPr>
              <w:t>Application</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389A9F43" w14:textId="77777777" w:rsidR="006B6974" w:rsidRDefault="006B6974" w:rsidP="00AB4772">
            <w:pPr>
              <w:keepNext/>
              <w:suppressAutoHyphens/>
              <w:jc w:val="center"/>
              <w:rPr>
                <w:rFonts w:asciiTheme="minorHAnsi" w:hAnsiTheme="minorHAnsi"/>
                <w:sz w:val="18"/>
                <w:szCs w:val="18"/>
              </w:rPr>
            </w:pPr>
            <w:r>
              <w:rPr>
                <w:rFonts w:asciiTheme="minorHAnsi" w:hAnsiTheme="minorHAnsi"/>
                <w:sz w:val="18"/>
                <w:szCs w:val="18"/>
              </w:rPr>
              <w:t>Airflow</w:t>
            </w:r>
          </w:p>
        </w:tc>
        <w:tc>
          <w:tcPr>
            <w:tcW w:w="7334" w:type="dxa"/>
            <w:gridSpan w:val="7"/>
            <w:tcBorders>
              <w:top w:val="single" w:sz="4" w:space="0" w:color="000000"/>
              <w:left w:val="single" w:sz="4" w:space="0" w:color="auto"/>
              <w:bottom w:val="single" w:sz="4" w:space="0" w:color="auto"/>
              <w:right w:val="single" w:sz="4" w:space="0" w:color="auto"/>
            </w:tcBorders>
            <w:vAlign w:val="center"/>
            <w:hideMark/>
          </w:tcPr>
          <w:p w14:paraId="389A9F44" w14:textId="77777777" w:rsidR="006B6974" w:rsidRDefault="006B6974" w:rsidP="00AB4772">
            <w:pPr>
              <w:keepNext/>
              <w:suppressAutoHyphens/>
              <w:jc w:val="center"/>
              <w:rPr>
                <w:rFonts w:asciiTheme="minorHAnsi" w:hAnsiTheme="minorHAnsi"/>
                <w:sz w:val="18"/>
                <w:szCs w:val="18"/>
              </w:rPr>
            </w:pPr>
            <w:r>
              <w:rPr>
                <w:rFonts w:asciiTheme="minorHAnsi" w:hAnsiTheme="minorHAnsi"/>
                <w:sz w:val="18"/>
                <w:szCs w:val="18"/>
              </w:rPr>
              <w:t>Notes</w:t>
            </w:r>
          </w:p>
        </w:tc>
      </w:tr>
      <w:tr w:rsidR="006B6974" w14:paraId="389A9F49" w14:textId="77777777" w:rsidTr="00AB4772">
        <w:trPr>
          <w:trHeight w:val="144"/>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389A9F46" w14:textId="77777777" w:rsidR="006B6974" w:rsidRDefault="006B6974" w:rsidP="00AB4772">
            <w:pPr>
              <w:keepNext/>
              <w:suppressAutoHyphens/>
              <w:jc w:val="center"/>
              <w:rPr>
                <w:rFonts w:asciiTheme="minorHAnsi" w:hAnsiTheme="minorHAnsi"/>
                <w:sz w:val="18"/>
                <w:szCs w:val="18"/>
              </w:rPr>
            </w:pPr>
            <w:r>
              <w:rPr>
                <w:rFonts w:asciiTheme="minorHAnsi" w:hAnsiTheme="minorHAnsi"/>
                <w:sz w:val="18"/>
                <w:szCs w:val="18"/>
              </w:rPr>
              <w:t>Kitchen</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389A9F47" w14:textId="77777777" w:rsidR="006B6974" w:rsidRDefault="006B6974" w:rsidP="00AB4772">
            <w:pPr>
              <w:keepNext/>
              <w:suppressAutoHyphens/>
              <w:jc w:val="center"/>
              <w:rPr>
                <w:rFonts w:asciiTheme="minorHAnsi" w:hAnsiTheme="minorHAnsi"/>
                <w:sz w:val="18"/>
                <w:szCs w:val="18"/>
              </w:rPr>
            </w:pPr>
            <w:r>
              <w:rPr>
                <w:rFonts w:asciiTheme="minorHAnsi" w:hAnsiTheme="minorHAnsi"/>
                <w:sz w:val="18"/>
                <w:szCs w:val="18"/>
              </w:rPr>
              <w:t>5 ACH</w:t>
            </w:r>
          </w:p>
        </w:tc>
        <w:tc>
          <w:tcPr>
            <w:tcW w:w="7334" w:type="dxa"/>
            <w:gridSpan w:val="7"/>
            <w:tcBorders>
              <w:top w:val="single" w:sz="4" w:space="0" w:color="000000"/>
              <w:left w:val="single" w:sz="4" w:space="0" w:color="auto"/>
              <w:bottom w:val="single" w:sz="4" w:space="0" w:color="auto"/>
              <w:right w:val="single" w:sz="4" w:space="0" w:color="auto"/>
            </w:tcBorders>
            <w:vAlign w:val="center"/>
          </w:tcPr>
          <w:p w14:paraId="389A9F48" w14:textId="77777777" w:rsidR="006B6974" w:rsidRDefault="002618AC" w:rsidP="00AB4772">
            <w:pPr>
              <w:keepNext/>
              <w:suppressAutoHyphens/>
              <w:rPr>
                <w:rFonts w:asciiTheme="minorHAnsi" w:hAnsiTheme="minorHAnsi"/>
                <w:sz w:val="18"/>
                <w:szCs w:val="18"/>
              </w:rPr>
            </w:pPr>
            <w:r>
              <w:rPr>
                <w:rFonts w:asciiTheme="minorHAnsi" w:hAnsiTheme="minorHAnsi"/>
                <w:sz w:val="18"/>
                <w:szCs w:val="18"/>
              </w:rPr>
              <w:t>Based on kitchen volume.</w:t>
            </w:r>
          </w:p>
        </w:tc>
      </w:tr>
      <w:tr w:rsidR="006B6974" w14:paraId="389A9F4D" w14:textId="77777777" w:rsidTr="00AB4772">
        <w:trPr>
          <w:trHeight w:val="144"/>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389A9F4A" w14:textId="77777777" w:rsidR="006B6974" w:rsidRDefault="006B6974" w:rsidP="00AB4772">
            <w:pPr>
              <w:keepNext/>
              <w:suppressAutoHyphens/>
              <w:jc w:val="center"/>
              <w:rPr>
                <w:rFonts w:asciiTheme="minorHAnsi" w:hAnsiTheme="minorHAnsi"/>
                <w:sz w:val="18"/>
                <w:szCs w:val="18"/>
              </w:rPr>
            </w:pPr>
            <w:r>
              <w:rPr>
                <w:rFonts w:asciiTheme="minorHAnsi" w:hAnsiTheme="minorHAnsi"/>
                <w:sz w:val="18"/>
                <w:szCs w:val="18"/>
              </w:rPr>
              <w:t>Bathroom</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389A9F4B" w14:textId="77777777" w:rsidR="006B6974" w:rsidRDefault="006B6974" w:rsidP="00AB4772">
            <w:pPr>
              <w:keepNext/>
              <w:suppressAutoHyphens/>
              <w:jc w:val="center"/>
              <w:rPr>
                <w:rFonts w:asciiTheme="minorHAnsi" w:hAnsiTheme="minorHAnsi"/>
                <w:sz w:val="18"/>
                <w:szCs w:val="18"/>
              </w:rPr>
            </w:pPr>
            <w:r>
              <w:rPr>
                <w:rFonts w:asciiTheme="minorHAnsi" w:hAnsiTheme="minorHAnsi"/>
                <w:sz w:val="18"/>
                <w:szCs w:val="18"/>
              </w:rPr>
              <w:t>20 cfm</w:t>
            </w:r>
          </w:p>
        </w:tc>
        <w:tc>
          <w:tcPr>
            <w:tcW w:w="7334" w:type="dxa"/>
            <w:gridSpan w:val="7"/>
            <w:tcBorders>
              <w:top w:val="single" w:sz="4" w:space="0" w:color="000000"/>
              <w:left w:val="single" w:sz="4" w:space="0" w:color="auto"/>
              <w:bottom w:val="single" w:sz="4" w:space="0" w:color="auto"/>
              <w:right w:val="single" w:sz="4" w:space="0" w:color="auto"/>
            </w:tcBorders>
            <w:vAlign w:val="center"/>
          </w:tcPr>
          <w:p w14:paraId="389A9F4C" w14:textId="77777777" w:rsidR="006B6974" w:rsidRDefault="006B6974" w:rsidP="00AB4772">
            <w:pPr>
              <w:keepNext/>
              <w:suppressAutoHyphens/>
              <w:jc w:val="center"/>
              <w:rPr>
                <w:rFonts w:asciiTheme="minorHAnsi" w:hAnsiTheme="minorHAnsi"/>
                <w:sz w:val="18"/>
                <w:szCs w:val="18"/>
              </w:rPr>
            </w:pPr>
          </w:p>
        </w:tc>
      </w:tr>
      <w:tr w:rsidR="006B6974" w14:paraId="389A9F50" w14:textId="77777777" w:rsidTr="00AB4772">
        <w:trPr>
          <w:trHeight w:val="144"/>
        </w:trPr>
        <w:tc>
          <w:tcPr>
            <w:tcW w:w="11016" w:type="dxa"/>
            <w:gridSpan w:val="11"/>
            <w:tcBorders>
              <w:top w:val="single" w:sz="4" w:space="0" w:color="000000"/>
              <w:left w:val="single" w:sz="4" w:space="0" w:color="auto"/>
              <w:bottom w:val="single" w:sz="4" w:space="0" w:color="auto"/>
              <w:right w:val="single" w:sz="4" w:space="0" w:color="auto"/>
            </w:tcBorders>
            <w:vAlign w:val="center"/>
            <w:hideMark/>
          </w:tcPr>
          <w:p w14:paraId="389A9F4E" w14:textId="77777777" w:rsidR="006B6974" w:rsidRDefault="006B6974" w:rsidP="00AB4772">
            <w:pPr>
              <w:keepNext/>
              <w:rPr>
                <w:rFonts w:asciiTheme="minorHAnsi" w:hAnsiTheme="minorHAnsi"/>
                <w:b/>
                <w:sz w:val="18"/>
                <w:szCs w:val="18"/>
              </w:rPr>
            </w:pPr>
            <w:r>
              <w:rPr>
                <w:rFonts w:asciiTheme="minorHAnsi" w:hAnsiTheme="minorHAnsi"/>
                <w:b/>
                <w:sz w:val="18"/>
                <w:szCs w:val="18"/>
              </w:rPr>
              <w:t>Table 5.3</w:t>
            </w:r>
          </w:p>
          <w:p w14:paraId="389A9F4F" w14:textId="77777777" w:rsidR="006B6974" w:rsidRDefault="006B6974" w:rsidP="00AB4772">
            <w:pPr>
              <w:keepNext/>
              <w:rPr>
                <w:rFonts w:asciiTheme="minorHAnsi" w:hAnsiTheme="minorHAnsi"/>
                <w:sz w:val="18"/>
                <w:szCs w:val="18"/>
              </w:rPr>
            </w:pPr>
            <w:r>
              <w:rPr>
                <w:rFonts w:asciiTheme="minorHAnsi" w:hAnsiTheme="minorHAnsi"/>
                <w:b/>
                <w:sz w:val="18"/>
                <w:szCs w:val="18"/>
              </w:rPr>
              <w:t>Prescriptive Duct Sizing Requirements</w:t>
            </w:r>
          </w:p>
        </w:tc>
      </w:tr>
      <w:tr w:rsidR="006B6974" w14:paraId="389A9F54" w14:textId="77777777" w:rsidTr="00AB4772">
        <w:trPr>
          <w:trHeight w:val="144"/>
        </w:trPr>
        <w:tc>
          <w:tcPr>
            <w:tcW w:w="1650" w:type="dxa"/>
            <w:tcBorders>
              <w:top w:val="single" w:sz="4" w:space="0" w:color="000000"/>
              <w:left w:val="single" w:sz="4" w:space="0" w:color="auto"/>
              <w:bottom w:val="single" w:sz="4" w:space="0" w:color="auto"/>
              <w:right w:val="single" w:sz="4" w:space="0" w:color="auto"/>
            </w:tcBorders>
            <w:vAlign w:val="bottom"/>
            <w:hideMark/>
          </w:tcPr>
          <w:p w14:paraId="389A9F51" w14:textId="77777777" w:rsidR="006B6974" w:rsidRDefault="002618AC" w:rsidP="00AB4772">
            <w:pPr>
              <w:keepNext/>
              <w:jc w:val="center"/>
              <w:rPr>
                <w:rFonts w:asciiTheme="minorHAnsi" w:hAnsiTheme="minorHAnsi"/>
                <w:sz w:val="18"/>
                <w:szCs w:val="18"/>
              </w:rPr>
            </w:pPr>
            <w:r>
              <w:rPr>
                <w:rFonts w:asciiTheme="minorHAnsi" w:hAnsiTheme="minorHAnsi"/>
                <w:sz w:val="18"/>
                <w:szCs w:val="18"/>
              </w:rPr>
              <w:t>Duct Type</w:t>
            </w:r>
          </w:p>
        </w:tc>
        <w:tc>
          <w:tcPr>
            <w:tcW w:w="4699" w:type="dxa"/>
            <w:gridSpan w:val="6"/>
            <w:tcBorders>
              <w:top w:val="single" w:sz="4" w:space="0" w:color="auto"/>
              <w:left w:val="single" w:sz="4" w:space="0" w:color="auto"/>
              <w:bottom w:val="single" w:sz="4" w:space="0" w:color="auto"/>
              <w:right w:val="single" w:sz="4" w:space="0" w:color="auto"/>
            </w:tcBorders>
            <w:vAlign w:val="bottom"/>
            <w:hideMark/>
          </w:tcPr>
          <w:p w14:paraId="389A9F52"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Flex Duct</w:t>
            </w:r>
          </w:p>
        </w:tc>
        <w:tc>
          <w:tcPr>
            <w:tcW w:w="4667" w:type="dxa"/>
            <w:gridSpan w:val="4"/>
            <w:tcBorders>
              <w:top w:val="single" w:sz="4" w:space="0" w:color="auto"/>
              <w:left w:val="single" w:sz="4" w:space="0" w:color="auto"/>
              <w:bottom w:val="single" w:sz="4" w:space="0" w:color="auto"/>
              <w:right w:val="single" w:sz="4" w:space="0" w:color="auto"/>
            </w:tcBorders>
            <w:vAlign w:val="bottom"/>
            <w:hideMark/>
          </w:tcPr>
          <w:p w14:paraId="389A9F53"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Smooth Duct</w:t>
            </w:r>
          </w:p>
        </w:tc>
      </w:tr>
      <w:tr w:rsidR="006B6974" w14:paraId="389A9F5E" w14:textId="77777777" w:rsidTr="00AB4772">
        <w:trPr>
          <w:trHeight w:val="144"/>
        </w:trPr>
        <w:tc>
          <w:tcPr>
            <w:tcW w:w="1650" w:type="dxa"/>
            <w:tcBorders>
              <w:top w:val="single" w:sz="4" w:space="0" w:color="auto"/>
              <w:left w:val="single" w:sz="4" w:space="0" w:color="auto"/>
              <w:bottom w:val="single" w:sz="4" w:space="0" w:color="auto"/>
              <w:right w:val="single" w:sz="4" w:space="0" w:color="auto"/>
            </w:tcBorders>
            <w:hideMark/>
          </w:tcPr>
          <w:p w14:paraId="389A9F55" w14:textId="77777777" w:rsidR="006B6974" w:rsidRDefault="006B6974" w:rsidP="00AB4772">
            <w:pPr>
              <w:keepNext/>
              <w:jc w:val="center"/>
              <w:rPr>
                <w:rFonts w:asciiTheme="minorHAnsi" w:hAnsiTheme="minorHAnsi"/>
                <w:sz w:val="18"/>
                <w:szCs w:val="18"/>
              </w:rPr>
            </w:pPr>
            <w:r>
              <w:rPr>
                <w:rFonts w:asciiTheme="minorHAnsi" w:hAnsiTheme="minorHAnsi"/>
                <w:color w:val="000000"/>
                <w:sz w:val="18"/>
                <w:szCs w:val="18"/>
              </w:rPr>
              <w:t>F</w:t>
            </w:r>
            <w:r>
              <w:rPr>
                <w:rFonts w:asciiTheme="minorHAnsi" w:hAnsiTheme="minorHAnsi"/>
                <w:sz w:val="18"/>
                <w:szCs w:val="18"/>
              </w:rPr>
              <w:t>an Rating cfm @ 0.25 in. w.g.</w:t>
            </w:r>
          </w:p>
        </w:tc>
        <w:tc>
          <w:tcPr>
            <w:tcW w:w="1161" w:type="dxa"/>
            <w:gridSpan w:val="2"/>
            <w:tcBorders>
              <w:top w:val="single" w:sz="4" w:space="0" w:color="auto"/>
              <w:left w:val="single" w:sz="4" w:space="0" w:color="auto"/>
              <w:bottom w:val="single" w:sz="4" w:space="0" w:color="auto"/>
              <w:right w:val="single" w:sz="4" w:space="0" w:color="auto"/>
            </w:tcBorders>
            <w:hideMark/>
          </w:tcPr>
          <w:p w14:paraId="389A9F56" w14:textId="77777777" w:rsidR="006B6974" w:rsidRDefault="006B6974" w:rsidP="00AB4772">
            <w:pPr>
              <w:keepNext/>
              <w:suppressAutoHyphens/>
              <w:spacing w:before="240"/>
              <w:jc w:val="center"/>
              <w:rPr>
                <w:rFonts w:asciiTheme="minorHAnsi" w:hAnsiTheme="minorHAnsi"/>
                <w:sz w:val="18"/>
                <w:szCs w:val="18"/>
              </w:rPr>
            </w:pPr>
            <w:r>
              <w:rPr>
                <w:rFonts w:asciiTheme="minorHAnsi" w:hAnsiTheme="minorHAnsi"/>
                <w:sz w:val="18"/>
                <w:szCs w:val="18"/>
              </w:rPr>
              <w:t>50</w:t>
            </w:r>
          </w:p>
        </w:tc>
        <w:tc>
          <w:tcPr>
            <w:tcW w:w="1166" w:type="dxa"/>
            <w:gridSpan w:val="2"/>
            <w:tcBorders>
              <w:top w:val="single" w:sz="4" w:space="0" w:color="auto"/>
              <w:left w:val="single" w:sz="4" w:space="0" w:color="auto"/>
              <w:bottom w:val="single" w:sz="4" w:space="0" w:color="auto"/>
              <w:right w:val="single" w:sz="4" w:space="0" w:color="auto"/>
            </w:tcBorders>
            <w:hideMark/>
          </w:tcPr>
          <w:p w14:paraId="389A9F57" w14:textId="77777777" w:rsidR="006B6974" w:rsidRDefault="006B6974" w:rsidP="00AB4772">
            <w:pPr>
              <w:keepNext/>
              <w:suppressAutoHyphens/>
              <w:spacing w:before="240"/>
              <w:jc w:val="center"/>
              <w:rPr>
                <w:rFonts w:asciiTheme="minorHAnsi" w:hAnsiTheme="minorHAnsi"/>
                <w:sz w:val="18"/>
                <w:szCs w:val="18"/>
              </w:rPr>
            </w:pPr>
            <w:r>
              <w:rPr>
                <w:rFonts w:asciiTheme="minorHAnsi" w:hAnsiTheme="minorHAnsi"/>
                <w:sz w:val="18"/>
                <w:szCs w:val="18"/>
              </w:rPr>
              <w:t>80</w:t>
            </w:r>
          </w:p>
        </w:tc>
        <w:tc>
          <w:tcPr>
            <w:tcW w:w="1170" w:type="dxa"/>
            <w:tcBorders>
              <w:top w:val="single" w:sz="4" w:space="0" w:color="auto"/>
              <w:left w:val="single" w:sz="4" w:space="0" w:color="auto"/>
              <w:bottom w:val="single" w:sz="4" w:space="0" w:color="auto"/>
              <w:right w:val="single" w:sz="4" w:space="0" w:color="auto"/>
            </w:tcBorders>
            <w:hideMark/>
          </w:tcPr>
          <w:p w14:paraId="389A9F58" w14:textId="77777777" w:rsidR="006B6974" w:rsidRDefault="006B6974" w:rsidP="00AB4772">
            <w:pPr>
              <w:keepNext/>
              <w:suppressAutoHyphens/>
              <w:spacing w:before="240"/>
              <w:jc w:val="center"/>
              <w:rPr>
                <w:rFonts w:asciiTheme="minorHAnsi" w:hAnsiTheme="minorHAnsi"/>
                <w:sz w:val="18"/>
                <w:szCs w:val="18"/>
              </w:rPr>
            </w:pPr>
            <w:r>
              <w:rPr>
                <w:rFonts w:asciiTheme="minorHAnsi" w:hAnsiTheme="minorHAnsi"/>
                <w:sz w:val="18"/>
                <w:szCs w:val="18"/>
              </w:rPr>
              <w:t>100</w:t>
            </w:r>
          </w:p>
        </w:tc>
        <w:tc>
          <w:tcPr>
            <w:tcW w:w="1202" w:type="dxa"/>
            <w:tcBorders>
              <w:top w:val="single" w:sz="4" w:space="0" w:color="auto"/>
              <w:left w:val="single" w:sz="4" w:space="0" w:color="auto"/>
              <w:bottom w:val="single" w:sz="4" w:space="0" w:color="auto"/>
              <w:right w:val="single" w:sz="4" w:space="0" w:color="auto"/>
            </w:tcBorders>
            <w:hideMark/>
          </w:tcPr>
          <w:p w14:paraId="389A9F59" w14:textId="77777777" w:rsidR="006B6974" w:rsidRDefault="006B6974" w:rsidP="00AB4772">
            <w:pPr>
              <w:keepNext/>
              <w:suppressAutoHyphens/>
              <w:spacing w:before="240"/>
              <w:jc w:val="center"/>
              <w:rPr>
                <w:rFonts w:asciiTheme="minorHAnsi" w:hAnsiTheme="minorHAnsi"/>
                <w:sz w:val="18"/>
                <w:szCs w:val="18"/>
              </w:rPr>
            </w:pPr>
            <w:r>
              <w:rPr>
                <w:rFonts w:asciiTheme="minorHAnsi" w:hAnsiTheme="minorHAnsi"/>
                <w:sz w:val="18"/>
                <w:szCs w:val="18"/>
              </w:rPr>
              <w:t>125</w:t>
            </w:r>
          </w:p>
        </w:tc>
        <w:tc>
          <w:tcPr>
            <w:tcW w:w="1138" w:type="dxa"/>
            <w:tcBorders>
              <w:top w:val="single" w:sz="4" w:space="0" w:color="auto"/>
              <w:left w:val="single" w:sz="4" w:space="0" w:color="auto"/>
              <w:bottom w:val="single" w:sz="4" w:space="0" w:color="auto"/>
              <w:right w:val="single" w:sz="4" w:space="0" w:color="auto"/>
            </w:tcBorders>
            <w:hideMark/>
          </w:tcPr>
          <w:p w14:paraId="389A9F5A" w14:textId="77777777" w:rsidR="006B6974" w:rsidRDefault="006B6974" w:rsidP="00AB4772">
            <w:pPr>
              <w:keepNext/>
              <w:suppressAutoHyphens/>
              <w:spacing w:before="240"/>
              <w:jc w:val="center"/>
              <w:rPr>
                <w:rFonts w:asciiTheme="minorHAnsi" w:hAnsiTheme="minorHAnsi"/>
                <w:sz w:val="18"/>
                <w:szCs w:val="18"/>
              </w:rPr>
            </w:pPr>
            <w:r>
              <w:rPr>
                <w:rFonts w:asciiTheme="minorHAnsi" w:hAnsiTheme="minorHAnsi"/>
                <w:sz w:val="18"/>
                <w:szCs w:val="18"/>
              </w:rPr>
              <w:t>50</w:t>
            </w:r>
          </w:p>
        </w:tc>
        <w:tc>
          <w:tcPr>
            <w:tcW w:w="1170" w:type="dxa"/>
            <w:tcBorders>
              <w:top w:val="single" w:sz="4" w:space="0" w:color="auto"/>
              <w:left w:val="single" w:sz="4" w:space="0" w:color="auto"/>
              <w:bottom w:val="single" w:sz="4" w:space="0" w:color="auto"/>
              <w:right w:val="single" w:sz="4" w:space="0" w:color="auto"/>
            </w:tcBorders>
            <w:hideMark/>
          </w:tcPr>
          <w:p w14:paraId="389A9F5B" w14:textId="77777777" w:rsidR="006B6974" w:rsidRDefault="006B6974" w:rsidP="00AB4772">
            <w:pPr>
              <w:keepNext/>
              <w:suppressAutoHyphens/>
              <w:spacing w:before="240"/>
              <w:jc w:val="center"/>
              <w:rPr>
                <w:rFonts w:asciiTheme="minorHAnsi" w:hAnsiTheme="minorHAnsi"/>
                <w:sz w:val="18"/>
                <w:szCs w:val="18"/>
              </w:rPr>
            </w:pPr>
            <w:r>
              <w:rPr>
                <w:rFonts w:asciiTheme="minorHAnsi" w:hAnsiTheme="minorHAnsi"/>
                <w:sz w:val="18"/>
                <w:szCs w:val="18"/>
              </w:rPr>
              <w:t>80</w:t>
            </w:r>
          </w:p>
        </w:tc>
        <w:tc>
          <w:tcPr>
            <w:tcW w:w="1170" w:type="dxa"/>
            <w:tcBorders>
              <w:top w:val="single" w:sz="4" w:space="0" w:color="auto"/>
              <w:left w:val="single" w:sz="4" w:space="0" w:color="auto"/>
              <w:bottom w:val="single" w:sz="4" w:space="0" w:color="auto"/>
              <w:right w:val="single" w:sz="4" w:space="0" w:color="auto"/>
            </w:tcBorders>
            <w:hideMark/>
          </w:tcPr>
          <w:p w14:paraId="389A9F5C" w14:textId="77777777" w:rsidR="006B6974" w:rsidRDefault="006B6974" w:rsidP="00AB4772">
            <w:pPr>
              <w:keepNext/>
              <w:suppressAutoHyphens/>
              <w:spacing w:before="240"/>
              <w:jc w:val="center"/>
              <w:rPr>
                <w:rFonts w:asciiTheme="minorHAnsi" w:hAnsiTheme="minorHAnsi"/>
                <w:sz w:val="18"/>
                <w:szCs w:val="18"/>
              </w:rPr>
            </w:pPr>
            <w:r>
              <w:rPr>
                <w:rFonts w:asciiTheme="minorHAnsi" w:hAnsiTheme="minorHAnsi"/>
                <w:sz w:val="18"/>
                <w:szCs w:val="18"/>
              </w:rPr>
              <w:t>100</w:t>
            </w:r>
          </w:p>
        </w:tc>
        <w:tc>
          <w:tcPr>
            <w:tcW w:w="1189" w:type="dxa"/>
            <w:tcBorders>
              <w:top w:val="single" w:sz="4" w:space="0" w:color="auto"/>
              <w:left w:val="single" w:sz="4" w:space="0" w:color="auto"/>
              <w:bottom w:val="single" w:sz="4" w:space="0" w:color="auto"/>
              <w:right w:val="single" w:sz="4" w:space="0" w:color="auto"/>
            </w:tcBorders>
            <w:hideMark/>
          </w:tcPr>
          <w:p w14:paraId="389A9F5D" w14:textId="77777777" w:rsidR="006B6974" w:rsidRDefault="006B6974" w:rsidP="00AB4772">
            <w:pPr>
              <w:keepNext/>
              <w:suppressAutoHyphens/>
              <w:spacing w:before="240"/>
              <w:jc w:val="center"/>
              <w:rPr>
                <w:rFonts w:asciiTheme="minorHAnsi" w:hAnsiTheme="minorHAnsi"/>
                <w:sz w:val="18"/>
                <w:szCs w:val="18"/>
              </w:rPr>
            </w:pPr>
            <w:r>
              <w:rPr>
                <w:rFonts w:asciiTheme="minorHAnsi" w:hAnsiTheme="minorHAnsi"/>
                <w:sz w:val="18"/>
                <w:szCs w:val="18"/>
              </w:rPr>
              <w:t>125</w:t>
            </w:r>
          </w:p>
        </w:tc>
      </w:tr>
      <w:tr w:rsidR="006B6974" w14:paraId="389A9F61" w14:textId="77777777" w:rsidTr="00AB4772">
        <w:trPr>
          <w:trHeight w:val="144"/>
        </w:trPr>
        <w:tc>
          <w:tcPr>
            <w:tcW w:w="1650" w:type="dxa"/>
            <w:tcBorders>
              <w:top w:val="single" w:sz="4" w:space="0" w:color="auto"/>
              <w:left w:val="single" w:sz="4" w:space="0" w:color="auto"/>
              <w:bottom w:val="single" w:sz="4" w:space="0" w:color="auto"/>
              <w:right w:val="single" w:sz="4" w:space="0" w:color="auto"/>
            </w:tcBorders>
            <w:vAlign w:val="center"/>
          </w:tcPr>
          <w:p w14:paraId="389A9F5F" w14:textId="77777777" w:rsidR="006B6974" w:rsidRDefault="006B6974" w:rsidP="00AB4772">
            <w:pPr>
              <w:keepNext/>
              <w:jc w:val="center"/>
              <w:rPr>
                <w:rFonts w:asciiTheme="minorHAnsi" w:hAnsiTheme="minorHAnsi"/>
                <w:sz w:val="18"/>
                <w:szCs w:val="18"/>
              </w:rPr>
            </w:pPr>
          </w:p>
        </w:tc>
        <w:tc>
          <w:tcPr>
            <w:tcW w:w="9366" w:type="dxa"/>
            <w:gridSpan w:val="10"/>
            <w:tcBorders>
              <w:top w:val="single" w:sz="4" w:space="0" w:color="auto"/>
              <w:left w:val="single" w:sz="4" w:space="0" w:color="auto"/>
              <w:bottom w:val="single" w:sz="4" w:space="0" w:color="auto"/>
              <w:right w:val="single" w:sz="4" w:space="0" w:color="auto"/>
            </w:tcBorders>
            <w:vAlign w:val="center"/>
            <w:hideMark/>
          </w:tcPr>
          <w:p w14:paraId="389A9F60"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Maximum Allowable Duct Length (ft)</w:t>
            </w:r>
          </w:p>
        </w:tc>
      </w:tr>
      <w:tr w:rsidR="006B6974" w14:paraId="389A9F65" w14:textId="77777777" w:rsidTr="00AB4772">
        <w:trPr>
          <w:trHeight w:val="144"/>
        </w:trPr>
        <w:tc>
          <w:tcPr>
            <w:tcW w:w="1650" w:type="dxa"/>
            <w:tcBorders>
              <w:top w:val="single" w:sz="4" w:space="0" w:color="000000"/>
              <w:left w:val="single" w:sz="4" w:space="0" w:color="auto"/>
              <w:bottom w:val="single" w:sz="4" w:space="0" w:color="auto"/>
              <w:right w:val="single" w:sz="4" w:space="0" w:color="auto"/>
            </w:tcBorders>
            <w:vAlign w:val="bottom"/>
            <w:hideMark/>
          </w:tcPr>
          <w:p w14:paraId="389A9F62"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Diameter, (in)</w:t>
            </w:r>
          </w:p>
        </w:tc>
        <w:tc>
          <w:tcPr>
            <w:tcW w:w="4699" w:type="dxa"/>
            <w:gridSpan w:val="6"/>
            <w:tcBorders>
              <w:top w:val="single" w:sz="4" w:space="0" w:color="auto"/>
              <w:left w:val="single" w:sz="4" w:space="0" w:color="auto"/>
              <w:bottom w:val="single" w:sz="4" w:space="0" w:color="auto"/>
              <w:right w:val="single" w:sz="4" w:space="0" w:color="auto"/>
            </w:tcBorders>
            <w:vAlign w:val="bottom"/>
            <w:hideMark/>
          </w:tcPr>
          <w:p w14:paraId="389A9F63"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Flex Duct</w:t>
            </w:r>
          </w:p>
        </w:tc>
        <w:tc>
          <w:tcPr>
            <w:tcW w:w="4667" w:type="dxa"/>
            <w:gridSpan w:val="4"/>
            <w:tcBorders>
              <w:top w:val="single" w:sz="4" w:space="0" w:color="auto"/>
              <w:left w:val="single" w:sz="4" w:space="0" w:color="auto"/>
              <w:bottom w:val="single" w:sz="4" w:space="0" w:color="auto"/>
              <w:right w:val="single" w:sz="4" w:space="0" w:color="auto"/>
            </w:tcBorders>
            <w:vAlign w:val="bottom"/>
            <w:hideMark/>
          </w:tcPr>
          <w:p w14:paraId="389A9F64"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Smooth Duct</w:t>
            </w:r>
          </w:p>
        </w:tc>
      </w:tr>
      <w:tr w:rsidR="006B6974" w14:paraId="389A9F6F" w14:textId="77777777" w:rsidTr="00AB4772">
        <w:trPr>
          <w:trHeight w:val="144"/>
        </w:trPr>
        <w:tc>
          <w:tcPr>
            <w:tcW w:w="1650" w:type="dxa"/>
            <w:tcBorders>
              <w:top w:val="single" w:sz="4" w:space="0" w:color="000000"/>
              <w:left w:val="single" w:sz="4" w:space="0" w:color="auto"/>
              <w:bottom w:val="single" w:sz="4" w:space="0" w:color="auto"/>
              <w:right w:val="single" w:sz="4" w:space="0" w:color="auto"/>
            </w:tcBorders>
            <w:vAlign w:val="bottom"/>
            <w:hideMark/>
          </w:tcPr>
          <w:p w14:paraId="389A9F66"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3</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389A9F67"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X</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389A9F68" w14:textId="77777777" w:rsidR="006B6974" w:rsidRDefault="006B6974" w:rsidP="00AB4772">
            <w:pPr>
              <w:keepNext/>
              <w:jc w:val="center"/>
              <w:rPr>
                <w:rFonts w:asciiTheme="minorHAnsi" w:hAnsiTheme="minorHAnsi"/>
                <w:color w:val="000000"/>
                <w:sz w:val="18"/>
                <w:szCs w:val="18"/>
              </w:rPr>
            </w:pPr>
            <w:r>
              <w:rPr>
                <w:rFonts w:asciiTheme="minorHAnsi" w:hAnsiTheme="minorHAnsi"/>
                <w:sz w:val="18"/>
                <w:szCs w:val="18"/>
              </w:rPr>
              <w:t>X</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9F69"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X</w:t>
            </w:r>
          </w:p>
        </w:tc>
        <w:tc>
          <w:tcPr>
            <w:tcW w:w="1202" w:type="dxa"/>
            <w:tcBorders>
              <w:top w:val="single" w:sz="4" w:space="0" w:color="auto"/>
              <w:left w:val="single" w:sz="4" w:space="0" w:color="auto"/>
              <w:bottom w:val="single" w:sz="4" w:space="0" w:color="auto"/>
              <w:right w:val="single" w:sz="4" w:space="0" w:color="auto"/>
            </w:tcBorders>
            <w:vAlign w:val="bottom"/>
            <w:hideMark/>
          </w:tcPr>
          <w:p w14:paraId="389A9F6A"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X</w:t>
            </w:r>
          </w:p>
        </w:tc>
        <w:tc>
          <w:tcPr>
            <w:tcW w:w="1138" w:type="dxa"/>
            <w:tcBorders>
              <w:top w:val="single" w:sz="4" w:space="0" w:color="auto"/>
              <w:left w:val="single" w:sz="4" w:space="0" w:color="auto"/>
              <w:bottom w:val="single" w:sz="4" w:space="0" w:color="auto"/>
              <w:right w:val="single" w:sz="4" w:space="0" w:color="auto"/>
            </w:tcBorders>
            <w:vAlign w:val="bottom"/>
            <w:hideMark/>
          </w:tcPr>
          <w:p w14:paraId="389A9F6B"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9F6C"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X</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9F6D"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X</w:t>
            </w:r>
          </w:p>
        </w:tc>
        <w:tc>
          <w:tcPr>
            <w:tcW w:w="1189" w:type="dxa"/>
            <w:tcBorders>
              <w:top w:val="single" w:sz="4" w:space="0" w:color="auto"/>
              <w:left w:val="single" w:sz="4" w:space="0" w:color="auto"/>
              <w:bottom w:val="single" w:sz="4" w:space="0" w:color="auto"/>
              <w:right w:val="single" w:sz="4" w:space="0" w:color="auto"/>
            </w:tcBorders>
            <w:vAlign w:val="bottom"/>
            <w:hideMark/>
          </w:tcPr>
          <w:p w14:paraId="389A9F6E"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X</w:t>
            </w:r>
          </w:p>
        </w:tc>
      </w:tr>
      <w:tr w:rsidR="006B6974" w14:paraId="389A9F79" w14:textId="77777777" w:rsidTr="00AB4772">
        <w:trPr>
          <w:trHeight w:val="144"/>
        </w:trPr>
        <w:tc>
          <w:tcPr>
            <w:tcW w:w="1650" w:type="dxa"/>
            <w:tcBorders>
              <w:top w:val="single" w:sz="4" w:space="0" w:color="auto"/>
              <w:left w:val="single" w:sz="4" w:space="0" w:color="auto"/>
              <w:bottom w:val="single" w:sz="4" w:space="0" w:color="auto"/>
              <w:right w:val="single" w:sz="4" w:space="0" w:color="auto"/>
            </w:tcBorders>
            <w:vAlign w:val="bottom"/>
            <w:hideMark/>
          </w:tcPr>
          <w:p w14:paraId="389A9F70"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4</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389A9F71"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70</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389A9F72"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3</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9F73"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X</w:t>
            </w:r>
          </w:p>
        </w:tc>
        <w:tc>
          <w:tcPr>
            <w:tcW w:w="1202" w:type="dxa"/>
            <w:tcBorders>
              <w:top w:val="single" w:sz="4" w:space="0" w:color="auto"/>
              <w:left w:val="single" w:sz="4" w:space="0" w:color="auto"/>
              <w:bottom w:val="single" w:sz="4" w:space="0" w:color="auto"/>
              <w:right w:val="single" w:sz="4" w:space="0" w:color="auto"/>
            </w:tcBorders>
            <w:vAlign w:val="bottom"/>
            <w:hideMark/>
          </w:tcPr>
          <w:p w14:paraId="389A9F74"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X</w:t>
            </w:r>
          </w:p>
        </w:tc>
        <w:tc>
          <w:tcPr>
            <w:tcW w:w="1138" w:type="dxa"/>
            <w:tcBorders>
              <w:top w:val="single" w:sz="4" w:space="0" w:color="auto"/>
              <w:left w:val="single" w:sz="4" w:space="0" w:color="auto"/>
              <w:bottom w:val="single" w:sz="4" w:space="0" w:color="auto"/>
              <w:right w:val="single" w:sz="4" w:space="0" w:color="auto"/>
            </w:tcBorders>
            <w:vAlign w:val="bottom"/>
            <w:hideMark/>
          </w:tcPr>
          <w:p w14:paraId="389A9F75"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105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9F76"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35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9F77"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5</w:t>
            </w:r>
          </w:p>
        </w:tc>
        <w:tc>
          <w:tcPr>
            <w:tcW w:w="1189" w:type="dxa"/>
            <w:tcBorders>
              <w:top w:val="single" w:sz="4" w:space="0" w:color="auto"/>
              <w:left w:val="single" w:sz="4" w:space="0" w:color="auto"/>
              <w:bottom w:val="single" w:sz="4" w:space="0" w:color="auto"/>
              <w:right w:val="single" w:sz="4" w:space="0" w:color="auto"/>
            </w:tcBorders>
            <w:vAlign w:val="bottom"/>
            <w:hideMark/>
          </w:tcPr>
          <w:p w14:paraId="389A9F78"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X</w:t>
            </w:r>
          </w:p>
        </w:tc>
      </w:tr>
      <w:tr w:rsidR="006B6974" w14:paraId="389A9F83" w14:textId="77777777" w:rsidTr="00AB4772">
        <w:trPr>
          <w:trHeight w:val="144"/>
        </w:trPr>
        <w:tc>
          <w:tcPr>
            <w:tcW w:w="1650" w:type="dxa"/>
            <w:tcBorders>
              <w:top w:val="single" w:sz="4" w:space="0" w:color="auto"/>
              <w:left w:val="single" w:sz="4" w:space="0" w:color="auto"/>
              <w:bottom w:val="single" w:sz="4" w:space="0" w:color="auto"/>
              <w:right w:val="single" w:sz="4" w:space="0" w:color="auto"/>
            </w:tcBorders>
            <w:vAlign w:val="bottom"/>
            <w:hideMark/>
          </w:tcPr>
          <w:p w14:paraId="389A9F7A"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5</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389A9F7B"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389A9F7C"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70</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9F7D"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35</w:t>
            </w:r>
          </w:p>
        </w:tc>
        <w:tc>
          <w:tcPr>
            <w:tcW w:w="1202" w:type="dxa"/>
            <w:tcBorders>
              <w:top w:val="single" w:sz="4" w:space="0" w:color="auto"/>
              <w:left w:val="single" w:sz="4" w:space="0" w:color="auto"/>
              <w:bottom w:val="single" w:sz="4" w:space="0" w:color="auto"/>
              <w:right w:val="single" w:sz="4" w:space="0" w:color="auto"/>
            </w:tcBorders>
            <w:vAlign w:val="bottom"/>
            <w:hideMark/>
          </w:tcPr>
          <w:p w14:paraId="389A9F7E"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20</w:t>
            </w:r>
          </w:p>
        </w:tc>
        <w:tc>
          <w:tcPr>
            <w:tcW w:w="1138" w:type="dxa"/>
            <w:tcBorders>
              <w:top w:val="single" w:sz="4" w:space="0" w:color="auto"/>
              <w:left w:val="single" w:sz="4" w:space="0" w:color="auto"/>
              <w:bottom w:val="single" w:sz="4" w:space="0" w:color="auto"/>
              <w:right w:val="single" w:sz="4" w:space="0" w:color="auto"/>
            </w:tcBorders>
            <w:vAlign w:val="bottom"/>
            <w:hideMark/>
          </w:tcPr>
          <w:p w14:paraId="389A9F7F"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9F80"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135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9F81"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85</w:t>
            </w:r>
          </w:p>
        </w:tc>
        <w:tc>
          <w:tcPr>
            <w:tcW w:w="1189" w:type="dxa"/>
            <w:tcBorders>
              <w:top w:val="single" w:sz="4" w:space="0" w:color="auto"/>
              <w:left w:val="single" w:sz="4" w:space="0" w:color="auto"/>
              <w:bottom w:val="single" w:sz="4" w:space="0" w:color="auto"/>
              <w:right w:val="single" w:sz="4" w:space="0" w:color="auto"/>
            </w:tcBorders>
            <w:vAlign w:val="bottom"/>
            <w:hideMark/>
          </w:tcPr>
          <w:p w14:paraId="389A9F82"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55</w:t>
            </w:r>
          </w:p>
        </w:tc>
      </w:tr>
      <w:tr w:rsidR="006B6974" w14:paraId="389A9F8D" w14:textId="77777777" w:rsidTr="00AB4772">
        <w:trPr>
          <w:trHeight w:val="144"/>
        </w:trPr>
        <w:tc>
          <w:tcPr>
            <w:tcW w:w="1650" w:type="dxa"/>
            <w:tcBorders>
              <w:top w:val="single" w:sz="4" w:space="0" w:color="auto"/>
              <w:left w:val="single" w:sz="4" w:space="0" w:color="auto"/>
              <w:bottom w:val="single" w:sz="4" w:space="0" w:color="auto"/>
              <w:right w:val="single" w:sz="4" w:space="0" w:color="auto"/>
            </w:tcBorders>
            <w:vAlign w:val="bottom"/>
            <w:hideMark/>
          </w:tcPr>
          <w:p w14:paraId="389A9F84"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6</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389A9F85"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389A9F86"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9F87"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125</w:t>
            </w:r>
          </w:p>
        </w:tc>
        <w:tc>
          <w:tcPr>
            <w:tcW w:w="1202" w:type="dxa"/>
            <w:tcBorders>
              <w:top w:val="single" w:sz="4" w:space="0" w:color="auto"/>
              <w:left w:val="single" w:sz="4" w:space="0" w:color="auto"/>
              <w:bottom w:val="single" w:sz="4" w:space="0" w:color="auto"/>
              <w:right w:val="single" w:sz="4" w:space="0" w:color="auto"/>
            </w:tcBorders>
            <w:vAlign w:val="bottom"/>
            <w:hideMark/>
          </w:tcPr>
          <w:p w14:paraId="389A9F88"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95</w:t>
            </w:r>
          </w:p>
        </w:tc>
        <w:tc>
          <w:tcPr>
            <w:tcW w:w="1138" w:type="dxa"/>
            <w:tcBorders>
              <w:top w:val="single" w:sz="4" w:space="0" w:color="auto"/>
              <w:left w:val="single" w:sz="4" w:space="0" w:color="auto"/>
              <w:bottom w:val="single" w:sz="4" w:space="0" w:color="auto"/>
              <w:right w:val="single" w:sz="4" w:space="0" w:color="auto"/>
            </w:tcBorders>
            <w:vAlign w:val="bottom"/>
            <w:hideMark/>
          </w:tcPr>
          <w:p w14:paraId="389A9F89"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9F8A"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9F8B"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NL</w:t>
            </w:r>
          </w:p>
        </w:tc>
        <w:tc>
          <w:tcPr>
            <w:tcW w:w="1189" w:type="dxa"/>
            <w:tcBorders>
              <w:top w:val="single" w:sz="4" w:space="0" w:color="auto"/>
              <w:left w:val="single" w:sz="4" w:space="0" w:color="auto"/>
              <w:bottom w:val="single" w:sz="4" w:space="0" w:color="auto"/>
              <w:right w:val="single" w:sz="4" w:space="0" w:color="auto"/>
            </w:tcBorders>
            <w:vAlign w:val="bottom"/>
            <w:hideMark/>
          </w:tcPr>
          <w:p w14:paraId="389A9F8C"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145</w:t>
            </w:r>
          </w:p>
        </w:tc>
      </w:tr>
      <w:tr w:rsidR="006B6974" w14:paraId="389A9F97" w14:textId="77777777" w:rsidTr="00AB4772">
        <w:trPr>
          <w:trHeight w:val="144"/>
        </w:trPr>
        <w:tc>
          <w:tcPr>
            <w:tcW w:w="1650" w:type="dxa"/>
            <w:tcBorders>
              <w:top w:val="single" w:sz="4" w:space="0" w:color="auto"/>
              <w:left w:val="single" w:sz="4" w:space="0" w:color="auto"/>
              <w:bottom w:val="single" w:sz="4" w:space="0" w:color="auto"/>
              <w:right w:val="single" w:sz="4" w:space="0" w:color="auto"/>
            </w:tcBorders>
            <w:vAlign w:val="bottom"/>
            <w:hideMark/>
          </w:tcPr>
          <w:p w14:paraId="389A9F8E"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7 and above</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389A9F8F"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389A9F90"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9F91"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NL</w:t>
            </w:r>
          </w:p>
        </w:tc>
        <w:tc>
          <w:tcPr>
            <w:tcW w:w="1202" w:type="dxa"/>
            <w:tcBorders>
              <w:top w:val="single" w:sz="4" w:space="0" w:color="auto"/>
              <w:left w:val="single" w:sz="4" w:space="0" w:color="auto"/>
              <w:bottom w:val="single" w:sz="4" w:space="0" w:color="auto"/>
              <w:right w:val="single" w:sz="4" w:space="0" w:color="auto"/>
            </w:tcBorders>
            <w:vAlign w:val="bottom"/>
            <w:hideMark/>
          </w:tcPr>
          <w:p w14:paraId="389A9F92"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NL</w:t>
            </w:r>
          </w:p>
        </w:tc>
        <w:tc>
          <w:tcPr>
            <w:tcW w:w="1138" w:type="dxa"/>
            <w:tcBorders>
              <w:top w:val="single" w:sz="4" w:space="0" w:color="auto"/>
              <w:left w:val="single" w:sz="4" w:space="0" w:color="auto"/>
              <w:bottom w:val="single" w:sz="4" w:space="0" w:color="auto"/>
              <w:right w:val="single" w:sz="4" w:space="0" w:color="auto"/>
            </w:tcBorders>
            <w:vAlign w:val="bottom"/>
            <w:hideMark/>
          </w:tcPr>
          <w:p w14:paraId="389A9F93"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9F94"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9F95"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NL</w:t>
            </w:r>
          </w:p>
        </w:tc>
        <w:tc>
          <w:tcPr>
            <w:tcW w:w="1189" w:type="dxa"/>
            <w:tcBorders>
              <w:top w:val="single" w:sz="4" w:space="0" w:color="auto"/>
              <w:left w:val="single" w:sz="4" w:space="0" w:color="auto"/>
              <w:bottom w:val="single" w:sz="4" w:space="0" w:color="auto"/>
              <w:right w:val="single" w:sz="4" w:space="0" w:color="auto"/>
            </w:tcBorders>
            <w:vAlign w:val="bottom"/>
            <w:hideMark/>
          </w:tcPr>
          <w:p w14:paraId="389A9F96" w14:textId="77777777" w:rsidR="006B6974" w:rsidRDefault="006B6974" w:rsidP="00AB4772">
            <w:pPr>
              <w:keepNext/>
              <w:jc w:val="center"/>
              <w:rPr>
                <w:rFonts w:asciiTheme="minorHAnsi" w:hAnsiTheme="minorHAnsi"/>
                <w:sz w:val="18"/>
                <w:szCs w:val="18"/>
              </w:rPr>
            </w:pPr>
            <w:r>
              <w:rPr>
                <w:rFonts w:asciiTheme="minorHAnsi" w:hAnsiTheme="minorHAnsi"/>
                <w:sz w:val="18"/>
                <w:szCs w:val="18"/>
              </w:rPr>
              <w:t>NL</w:t>
            </w:r>
          </w:p>
        </w:tc>
      </w:tr>
      <w:tr w:rsidR="006B6974" w14:paraId="389A9F9B" w14:textId="77777777" w:rsidTr="00AB4772">
        <w:trPr>
          <w:trHeight w:val="144"/>
        </w:trPr>
        <w:tc>
          <w:tcPr>
            <w:tcW w:w="11016" w:type="dxa"/>
            <w:gridSpan w:val="11"/>
            <w:tcBorders>
              <w:top w:val="single" w:sz="4" w:space="0" w:color="auto"/>
              <w:left w:val="single" w:sz="4" w:space="0" w:color="auto"/>
              <w:bottom w:val="single" w:sz="4" w:space="0" w:color="auto"/>
              <w:right w:val="single" w:sz="4" w:space="0" w:color="auto"/>
            </w:tcBorders>
            <w:vAlign w:val="center"/>
            <w:hideMark/>
          </w:tcPr>
          <w:p w14:paraId="389A9F98" w14:textId="77777777" w:rsidR="006B6974" w:rsidRDefault="006B6974" w:rsidP="00AB4772">
            <w:pPr>
              <w:keepNext/>
              <w:rPr>
                <w:rFonts w:asciiTheme="minorHAnsi" w:hAnsiTheme="minorHAnsi"/>
                <w:sz w:val="18"/>
                <w:szCs w:val="18"/>
              </w:rPr>
            </w:pPr>
            <w:r>
              <w:rPr>
                <w:rFonts w:asciiTheme="minorHAnsi" w:hAnsiTheme="minorHAnsi"/>
                <w:sz w:val="18"/>
                <w:szCs w:val="18"/>
              </w:rPr>
              <w:t>This table assumes no elbows.  Deduct 15 ft of allowable duct length for each turn, elbow, or fitting. Interpolation and extrapolation in 62.2 Table 5.3 is not allowed. For airflow values not listed, use the next higher value. This table is not applicable for airflow &gt; 125 cfm.</w:t>
            </w:r>
          </w:p>
          <w:p w14:paraId="389A9F99" w14:textId="77777777" w:rsidR="006B6974" w:rsidRDefault="006B6974" w:rsidP="00AB4772">
            <w:pPr>
              <w:keepNext/>
              <w:rPr>
                <w:rFonts w:asciiTheme="minorHAnsi" w:hAnsiTheme="minorHAnsi"/>
                <w:sz w:val="18"/>
                <w:szCs w:val="18"/>
              </w:rPr>
            </w:pPr>
            <w:r>
              <w:rPr>
                <w:rFonts w:asciiTheme="minorHAnsi" w:hAnsiTheme="minorHAnsi"/>
                <w:sz w:val="18"/>
                <w:szCs w:val="18"/>
              </w:rPr>
              <w:t>NL = no limit on duct length of this size.</w:t>
            </w:r>
          </w:p>
          <w:p w14:paraId="389A9F9A" w14:textId="77777777" w:rsidR="006B6974" w:rsidRDefault="006B6974" w:rsidP="00AB4772">
            <w:pPr>
              <w:keepNext/>
              <w:rPr>
                <w:rFonts w:asciiTheme="minorHAnsi" w:hAnsiTheme="minorHAnsi"/>
                <w:sz w:val="18"/>
                <w:szCs w:val="18"/>
              </w:rPr>
            </w:pPr>
            <w:r>
              <w:rPr>
                <w:rFonts w:asciiTheme="minorHAnsi" w:hAnsiTheme="minorHAnsi"/>
                <w:sz w:val="18"/>
                <w:szCs w:val="18"/>
              </w:rPr>
              <w:t>X = not allowed, any length of duct of this size with assumed turns, elbows, fittings will exceed the rated pressure drop.</w:t>
            </w:r>
          </w:p>
        </w:tc>
      </w:tr>
    </w:tbl>
    <w:p w14:paraId="389A9F9C" w14:textId="77777777" w:rsidR="006B6974" w:rsidRDefault="006B6974" w:rsidP="006B6974">
      <w:pPr>
        <w:rPr>
          <w:rFonts w:asciiTheme="minorHAnsi" w:hAnsiTheme="minorHAnsi"/>
          <w:sz w:val="18"/>
          <w:szCs w:val="18"/>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4A0" w:firstRow="1" w:lastRow="0" w:firstColumn="1" w:lastColumn="0" w:noHBand="0" w:noVBand="1"/>
      </w:tblPr>
      <w:tblGrid>
        <w:gridCol w:w="717"/>
        <w:gridCol w:w="10299"/>
      </w:tblGrid>
      <w:tr w:rsidR="006B6974" w14:paraId="389A9F9E" w14:textId="77777777" w:rsidTr="004408E5">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389A9F9D" w14:textId="77777777" w:rsidR="006B6974" w:rsidRDefault="006B6974" w:rsidP="00812830">
            <w:pPr>
              <w:keepNext/>
              <w:rPr>
                <w:rFonts w:asciiTheme="minorHAnsi" w:hAnsiTheme="minorHAnsi"/>
                <w:b/>
                <w:bCs/>
                <w:sz w:val="18"/>
                <w:szCs w:val="18"/>
              </w:rPr>
            </w:pPr>
            <w:r w:rsidRPr="00041647">
              <w:rPr>
                <w:rFonts w:asciiTheme="minorHAnsi" w:hAnsiTheme="minorHAnsi"/>
                <w:b/>
                <w:bCs/>
                <w:szCs w:val="18"/>
              </w:rPr>
              <w:lastRenderedPageBreak/>
              <w:t>F. Other Requirements</w:t>
            </w:r>
          </w:p>
        </w:tc>
      </w:tr>
      <w:tr w:rsidR="006B6974" w14:paraId="389A9FA0" w14:textId="77777777" w:rsidTr="004408E5">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389A9F9F" w14:textId="77777777" w:rsidR="006B6974" w:rsidRDefault="006B6974" w:rsidP="0081283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bCs/>
                <w:sz w:val="18"/>
                <w:szCs w:val="18"/>
              </w:rPr>
            </w:pPr>
            <w:r>
              <w:rPr>
                <w:rFonts w:asciiTheme="minorHAnsi" w:hAnsiTheme="minorHAnsi"/>
                <w:i/>
                <w:sz w:val="18"/>
                <w:szCs w:val="18"/>
              </w:rPr>
              <w:t>The items listed below (6.1 through 6.8) correspond to the information given in ASHRAE 62.2 Section 6 "Other Requirements". Refer also to Chapter 4.6 of the Residential Compliance Manual (Section 4.6.5) for information describing these "Other Requirements". The signature of the Responsible Person in the declaration statement below certifies that the building complies with these requirements specified in ASHRAE 62.2 Section 6.1 through 6.9 if applicable.</w:t>
            </w:r>
          </w:p>
        </w:tc>
      </w:tr>
      <w:tr w:rsidR="006B6974" w14:paraId="389A9FA3" w14:textId="77777777" w:rsidTr="004408E5">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9FA1" w14:textId="77777777" w:rsidR="006B6974" w:rsidRDefault="006B6974" w:rsidP="00812830">
            <w:pPr>
              <w:keepNext/>
              <w:jc w:val="center"/>
              <w:rPr>
                <w:rFonts w:asciiTheme="minorHAnsi" w:hAnsiTheme="minorHAnsi"/>
                <w:sz w:val="18"/>
                <w:szCs w:val="18"/>
              </w:rPr>
            </w:pPr>
            <w:r>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389A9FA2" w14:textId="77777777" w:rsidR="006B6974" w:rsidRDefault="006B6974" w:rsidP="0081283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Pr>
                <w:rFonts w:asciiTheme="minorHAnsi" w:hAnsiTheme="minorHAnsi"/>
                <w:b/>
                <w:sz w:val="18"/>
                <w:szCs w:val="18"/>
              </w:rPr>
              <w:t>6.1 Transfer Air.</w:t>
            </w:r>
            <w:r>
              <w:rPr>
                <w:rFonts w:asciiTheme="minorHAnsi" w:hAnsiTheme="minorHAnsi"/>
                <w:sz w:val="18"/>
                <w:szCs w:val="18"/>
              </w:rPr>
              <w:t xml:space="preserve"> </w:t>
            </w:r>
            <w:r>
              <w:rPr>
                <w:rStyle w:val="margin0020notechar"/>
                <w:rFonts w:asciiTheme="minorHAnsi" w:hAnsiTheme="minorHAnsi"/>
                <w:sz w:val="18"/>
                <w:szCs w:val="18"/>
              </w:rPr>
              <w:t>Measures shall be taken to minimize air movement across envelope components to occupiable spaces from garages, unconditioned crawl spaces, and unconditioned attics. Supply and balanced ventilation systems shall be designed and constructed to provide ventilation air directly from the outdoors.</w:t>
            </w:r>
          </w:p>
        </w:tc>
      </w:tr>
      <w:tr w:rsidR="006B6974" w14:paraId="389A9FA6" w14:textId="77777777" w:rsidTr="004408E5">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9FA4" w14:textId="77777777" w:rsidR="006B6974" w:rsidRDefault="006B6974" w:rsidP="00812830">
            <w:pPr>
              <w:keepNext/>
              <w:jc w:val="center"/>
              <w:rPr>
                <w:rFonts w:asciiTheme="minorHAnsi" w:hAnsiTheme="minorHAnsi"/>
                <w:sz w:val="18"/>
                <w:szCs w:val="18"/>
              </w:rPr>
            </w:pPr>
            <w:r>
              <w:rPr>
                <w:rFonts w:asciiTheme="minorHAnsi" w:hAnsiTheme="minorHAnsi"/>
                <w:sz w:val="18"/>
                <w:szCs w:val="18"/>
              </w:rPr>
              <w:t>02</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389A9FA5" w14:textId="77777777" w:rsidR="006B6974" w:rsidRDefault="006B6974" w:rsidP="00812830">
            <w:pPr>
              <w:keepNext/>
              <w:ind w:left="273" w:hanging="273"/>
            </w:pPr>
            <w:r>
              <w:rPr>
                <w:rFonts w:asciiTheme="minorHAnsi" w:hAnsiTheme="minorHAnsi"/>
                <w:b/>
                <w:sz w:val="18"/>
                <w:szCs w:val="18"/>
              </w:rPr>
              <w:t>6.2 Instructions and Labeling.</w:t>
            </w:r>
            <w:r>
              <w:rPr>
                <w:rFonts w:asciiTheme="minorHAnsi" w:hAnsiTheme="minorHAnsi"/>
                <w:sz w:val="18"/>
                <w:szCs w:val="18"/>
              </w:rPr>
              <w:t xml:space="preserve"> </w:t>
            </w:r>
            <w:r>
              <w:rPr>
                <w:rStyle w:val="margin0020notechar"/>
                <w:rFonts w:asciiTheme="minorHAnsi" w:hAnsiTheme="minorHAnsi"/>
                <w:sz w:val="18"/>
                <w:szCs w:val="18"/>
              </w:rPr>
              <w:t>Information on the ventilation design and/or ventilation systems installed, instructions on their proper operation to meet the requirements of this standard, and instructions detailing any required maintenance (similar to that provided for HVAC systems) shall be provided to the owner and the occupant of the dwelling unit. Controls shall be labeled as to their function (unless that function is obvious, such as toilet exhaust fan switches). See Chapter 13 of Guideline 24</w:t>
            </w:r>
            <w:r>
              <w:rPr>
                <w:rStyle w:val="margin0020notechar"/>
                <w:rFonts w:asciiTheme="minorHAnsi" w:hAnsiTheme="minorHAnsi"/>
                <w:sz w:val="18"/>
                <w:szCs w:val="18"/>
                <w:vertAlign w:val="superscript"/>
              </w:rPr>
              <w:t>2</w:t>
            </w:r>
            <w:r>
              <w:rPr>
                <w:rStyle w:val="margin0020notechar"/>
                <w:rFonts w:asciiTheme="minorHAnsi" w:hAnsiTheme="minorHAnsi"/>
                <w:sz w:val="18"/>
                <w:szCs w:val="18"/>
              </w:rPr>
              <w:t xml:space="preserve"> for information on instructions and labeling.</w:t>
            </w:r>
          </w:p>
        </w:tc>
      </w:tr>
      <w:tr w:rsidR="006B6974" w14:paraId="389A9FA9" w14:textId="77777777" w:rsidTr="004408E5">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9FA7" w14:textId="77777777" w:rsidR="006B6974" w:rsidRDefault="006B6974" w:rsidP="00812830">
            <w:pPr>
              <w:keepNext/>
              <w:jc w:val="center"/>
              <w:rPr>
                <w:rFonts w:asciiTheme="minorHAnsi" w:hAnsiTheme="minorHAnsi"/>
                <w:sz w:val="18"/>
                <w:szCs w:val="18"/>
              </w:rPr>
            </w:pPr>
            <w:r>
              <w:rPr>
                <w:rFonts w:asciiTheme="minorHAnsi" w:hAnsiTheme="minorHAnsi"/>
                <w:sz w:val="18"/>
                <w:szCs w:val="18"/>
              </w:rPr>
              <w:t>03</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389A9FA8" w14:textId="77777777" w:rsidR="006B6974" w:rsidRDefault="006B6974" w:rsidP="00812830">
            <w:pPr>
              <w:keepNext/>
            </w:pPr>
            <w:r>
              <w:rPr>
                <w:rFonts w:asciiTheme="minorHAnsi" w:hAnsiTheme="minorHAnsi"/>
                <w:b/>
                <w:sz w:val="18"/>
                <w:szCs w:val="18"/>
              </w:rPr>
              <w:t>6.3 Clothes Dryers.</w:t>
            </w:r>
            <w:r>
              <w:rPr>
                <w:rFonts w:asciiTheme="minorHAnsi" w:hAnsiTheme="minorHAnsi"/>
                <w:sz w:val="18"/>
                <w:szCs w:val="18"/>
              </w:rPr>
              <w:t xml:space="preserve"> </w:t>
            </w:r>
            <w:r>
              <w:rPr>
                <w:rStyle w:val="margin0020notechar"/>
                <w:rFonts w:asciiTheme="minorHAnsi" w:hAnsiTheme="minorHAnsi"/>
                <w:sz w:val="18"/>
                <w:szCs w:val="18"/>
              </w:rPr>
              <w:t>Clothes dryers shall be exhausted directly to the outdoors</w:t>
            </w:r>
            <w:r w:rsidR="00550EF2">
              <w:rPr>
                <w:rStyle w:val="margin0020notechar"/>
                <w:rFonts w:asciiTheme="minorHAnsi" w:hAnsiTheme="minorHAnsi"/>
                <w:sz w:val="18"/>
                <w:szCs w:val="18"/>
              </w:rPr>
              <w:t>.</w:t>
            </w:r>
          </w:p>
        </w:tc>
      </w:tr>
      <w:tr w:rsidR="006B6974" w14:paraId="389A9FAE" w14:textId="77777777" w:rsidTr="004408E5">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9FAA" w14:textId="77777777" w:rsidR="006B6974" w:rsidRDefault="006B6974" w:rsidP="00812830">
            <w:pPr>
              <w:keepNext/>
              <w:jc w:val="center"/>
              <w:rPr>
                <w:rFonts w:asciiTheme="minorHAnsi" w:hAnsiTheme="minorHAnsi"/>
                <w:sz w:val="18"/>
                <w:szCs w:val="18"/>
              </w:rPr>
            </w:pPr>
            <w:r>
              <w:rPr>
                <w:rFonts w:asciiTheme="minorHAnsi" w:hAnsiTheme="minorHAnsi"/>
                <w:sz w:val="18"/>
                <w:szCs w:val="18"/>
              </w:rPr>
              <w:t>04</w:t>
            </w:r>
          </w:p>
        </w:tc>
        <w:tc>
          <w:tcPr>
            <w:tcW w:w="10299" w:type="dxa"/>
            <w:tcBorders>
              <w:top w:val="single" w:sz="4" w:space="0" w:color="auto"/>
              <w:left w:val="single" w:sz="4" w:space="0" w:color="auto"/>
              <w:bottom w:val="single" w:sz="4" w:space="0" w:color="auto"/>
              <w:right w:val="single" w:sz="4" w:space="0" w:color="auto"/>
            </w:tcBorders>
            <w:vAlign w:val="center"/>
          </w:tcPr>
          <w:p w14:paraId="389A9FAB" w14:textId="77777777" w:rsidR="006B6974" w:rsidRDefault="006B6974" w:rsidP="00812830">
            <w:pPr>
              <w:pStyle w:val="margin0020note"/>
              <w:keepNext/>
              <w:spacing w:before="0" w:beforeAutospacing="0" w:after="0" w:afterAutospacing="0"/>
              <w:ind w:left="273" w:hanging="273"/>
              <w:rPr>
                <w:rStyle w:val="margin0020notechar"/>
                <w:rFonts w:asciiTheme="minorHAnsi" w:hAnsiTheme="minorHAnsi"/>
                <w:sz w:val="18"/>
                <w:szCs w:val="18"/>
              </w:rPr>
            </w:pPr>
            <w:r>
              <w:rPr>
                <w:rFonts w:asciiTheme="minorHAnsi" w:hAnsiTheme="minorHAnsi"/>
                <w:b/>
                <w:sz w:val="18"/>
                <w:szCs w:val="18"/>
              </w:rPr>
              <w:t xml:space="preserve">6.4 Combustion and </w:t>
            </w:r>
            <w:r w:rsidR="00550EF2">
              <w:rPr>
                <w:rFonts w:asciiTheme="minorHAnsi" w:hAnsiTheme="minorHAnsi"/>
                <w:b/>
                <w:sz w:val="18"/>
                <w:szCs w:val="18"/>
              </w:rPr>
              <w:t>S</w:t>
            </w:r>
            <w:r>
              <w:rPr>
                <w:rFonts w:asciiTheme="minorHAnsi" w:hAnsiTheme="minorHAnsi"/>
                <w:b/>
                <w:sz w:val="18"/>
                <w:szCs w:val="18"/>
              </w:rPr>
              <w:t>olid-</w:t>
            </w:r>
            <w:r w:rsidR="00550EF2">
              <w:rPr>
                <w:rFonts w:asciiTheme="minorHAnsi" w:hAnsiTheme="minorHAnsi"/>
                <w:b/>
                <w:sz w:val="18"/>
                <w:szCs w:val="18"/>
              </w:rPr>
              <w:t>F</w:t>
            </w:r>
            <w:r>
              <w:rPr>
                <w:rFonts w:asciiTheme="minorHAnsi" w:hAnsiTheme="minorHAnsi"/>
                <w:b/>
                <w:sz w:val="18"/>
                <w:szCs w:val="18"/>
              </w:rPr>
              <w:t xml:space="preserve">uel </w:t>
            </w:r>
            <w:r w:rsidR="00550EF2">
              <w:rPr>
                <w:rFonts w:asciiTheme="minorHAnsi" w:hAnsiTheme="minorHAnsi"/>
                <w:b/>
                <w:sz w:val="18"/>
                <w:szCs w:val="18"/>
              </w:rPr>
              <w:t>B</w:t>
            </w:r>
            <w:r>
              <w:rPr>
                <w:rFonts w:asciiTheme="minorHAnsi" w:hAnsiTheme="minorHAnsi"/>
                <w:b/>
                <w:sz w:val="18"/>
                <w:szCs w:val="18"/>
              </w:rPr>
              <w:t xml:space="preserve">urning </w:t>
            </w:r>
            <w:r w:rsidR="00550EF2">
              <w:rPr>
                <w:rFonts w:asciiTheme="minorHAnsi" w:hAnsiTheme="minorHAnsi"/>
                <w:b/>
                <w:sz w:val="18"/>
                <w:szCs w:val="18"/>
              </w:rPr>
              <w:t>A</w:t>
            </w:r>
            <w:r>
              <w:rPr>
                <w:rFonts w:asciiTheme="minorHAnsi" w:hAnsiTheme="minorHAnsi"/>
                <w:b/>
                <w:sz w:val="18"/>
                <w:szCs w:val="18"/>
              </w:rPr>
              <w:t>ppliances.</w:t>
            </w:r>
            <w:r>
              <w:rPr>
                <w:rFonts w:asciiTheme="minorHAnsi" w:hAnsiTheme="minorHAnsi"/>
                <w:sz w:val="18"/>
                <w:szCs w:val="18"/>
              </w:rPr>
              <w:t xml:space="preserve"> </w:t>
            </w:r>
            <w:r>
              <w:rPr>
                <w:rStyle w:val="margin0020notechar"/>
                <w:rFonts w:asciiTheme="minorHAnsi" w:hAnsiTheme="minorHAnsi"/>
                <w:sz w:val="18"/>
                <w:szCs w:val="18"/>
              </w:rPr>
              <w:t>Combustion and solid-fuel burning appliances must be provided with adequate combustion and ventilation air and vented in accordance with manufacturer’s installation instructions, NFPA 54/ANSI Z223.1, National Fuel Gas Code, NFPA 31, Standard for the Installation of Oil-Burning Equipment, or NFPA 211, Standard for Chimneys, Fireplaces, Vents, and Solid-Fuel Burning Appliances, or other equivalent code acceptable to the building official.</w:t>
            </w:r>
          </w:p>
          <w:p w14:paraId="389A9FAC" w14:textId="77777777" w:rsidR="006B6974" w:rsidRDefault="006B6974" w:rsidP="00812830">
            <w:pPr>
              <w:pStyle w:val="margin0020note"/>
              <w:keepNext/>
              <w:spacing w:before="0" w:beforeAutospacing="0" w:after="0" w:afterAutospacing="0"/>
              <w:rPr>
                <w:rStyle w:val="margin0020notechar"/>
                <w:rFonts w:asciiTheme="minorHAnsi" w:hAnsiTheme="minorHAnsi"/>
                <w:sz w:val="18"/>
                <w:szCs w:val="18"/>
              </w:rPr>
            </w:pPr>
          </w:p>
          <w:p w14:paraId="389A9FAD" w14:textId="77777777" w:rsidR="006B6974" w:rsidRDefault="006B6974" w:rsidP="00812830">
            <w:pPr>
              <w:pStyle w:val="margin0020note"/>
              <w:keepNext/>
              <w:spacing w:before="0" w:beforeAutospacing="0" w:after="0" w:afterAutospacing="0"/>
              <w:ind w:left="273"/>
            </w:pPr>
            <w:r>
              <w:rPr>
                <w:rStyle w:val="margin0020notechar"/>
                <w:rFonts w:asciiTheme="minorHAnsi" w:hAnsiTheme="minorHAnsi"/>
                <w:sz w:val="18"/>
                <w:szCs w:val="18"/>
              </w:rPr>
              <w:t>Where atmospherically vented combustion appliances or solid-fuel burning appliances are located inside the pressure boundary, the total net exhaust flow of the two largest exhaust fans (not including a summer cooling fan intended to be operated only when windows or other air inlets are open) shall not exceed 15 cfm/100 ft² (75 Lps/100 m</w:t>
            </w:r>
            <w:r>
              <w:rPr>
                <w:rStyle w:val="margin0020notechar"/>
                <w:rFonts w:asciiTheme="minorHAnsi" w:hAnsiTheme="minorHAnsi"/>
                <w:sz w:val="18"/>
                <w:szCs w:val="18"/>
                <w:vertAlign w:val="superscript"/>
              </w:rPr>
              <w:t>2</w:t>
            </w:r>
            <w:r>
              <w:rPr>
                <w:rStyle w:val="margin0020notechar"/>
                <w:rFonts w:asciiTheme="minorHAnsi" w:hAnsiTheme="minorHAnsi"/>
                <w:sz w:val="18"/>
                <w:szCs w:val="18"/>
              </w:rPr>
              <w:t>) of occupiable space when in operation at full capacity. If the designed total net flow exceeds this limit, the net exhaust flow must be reduced by reducing the exhaust flow or providing compensating outdoor airflow. Atmospherically vented combustion appliances do not include direct-vent appliances.</w:t>
            </w:r>
          </w:p>
        </w:tc>
      </w:tr>
      <w:tr w:rsidR="006B6974" w14:paraId="389A9FB1" w14:textId="77777777" w:rsidTr="004408E5">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9FAF" w14:textId="77777777" w:rsidR="006B6974" w:rsidRDefault="006B6974" w:rsidP="00812830">
            <w:pPr>
              <w:keepNext/>
              <w:jc w:val="center"/>
              <w:rPr>
                <w:rFonts w:asciiTheme="minorHAnsi" w:hAnsiTheme="minorHAnsi"/>
                <w:sz w:val="18"/>
                <w:szCs w:val="18"/>
              </w:rPr>
            </w:pPr>
            <w:r>
              <w:rPr>
                <w:rFonts w:asciiTheme="minorHAnsi" w:hAnsiTheme="minorHAnsi"/>
                <w:sz w:val="18"/>
                <w:szCs w:val="18"/>
              </w:rPr>
              <w:t>05</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389A9FB0" w14:textId="77777777" w:rsidR="006B6974" w:rsidRDefault="006B6974" w:rsidP="00812830">
            <w:pPr>
              <w:keepNext/>
              <w:ind w:left="273" w:hanging="273"/>
            </w:pPr>
            <w:r>
              <w:rPr>
                <w:rFonts w:asciiTheme="minorHAnsi" w:hAnsiTheme="minorHAnsi"/>
                <w:b/>
                <w:sz w:val="18"/>
                <w:szCs w:val="18"/>
              </w:rPr>
              <w:t xml:space="preserve">6.5 Garages. </w:t>
            </w:r>
            <w:r>
              <w:rPr>
                <w:rStyle w:val="margin0020notechar"/>
                <w:rFonts w:asciiTheme="minorHAnsi" w:hAnsiTheme="minorHAnsi"/>
                <w:sz w:val="18"/>
                <w:szCs w:val="18"/>
              </w:rPr>
              <w:t>When an occupiable space adjoins a garage, the design must prevent migration of contaminants to the adjoining occupiable space. Air seal the walls, ceilings, and floors that separate garages from occupiable space. To be considered air sealed, all joints, seams, penetrations, openings between door assemblies and their respective jambs and framing, and other sources of air leakage through wall and ceiling assemblies separating the garage from the residence and its attic area shall be caulked, gasketed, weather stripped, wrapped, or otherwise sealed to limit air movement. Doors between garages and occupiable spaces shall be gasketed or made substantially airtight with weather stripping.</w:t>
            </w:r>
          </w:p>
        </w:tc>
      </w:tr>
      <w:tr w:rsidR="006B6974" w14:paraId="389A9FB4" w14:textId="77777777" w:rsidTr="004408E5">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9FB2" w14:textId="77777777" w:rsidR="006B6974" w:rsidRDefault="006B6974" w:rsidP="00812830">
            <w:pPr>
              <w:keepNext/>
              <w:jc w:val="center"/>
              <w:rPr>
                <w:rFonts w:asciiTheme="minorHAnsi" w:hAnsiTheme="minorHAnsi"/>
                <w:sz w:val="18"/>
                <w:szCs w:val="18"/>
              </w:rPr>
            </w:pPr>
            <w:r>
              <w:rPr>
                <w:rFonts w:asciiTheme="minorHAnsi" w:hAnsiTheme="minorHAnsi"/>
                <w:sz w:val="18"/>
                <w:szCs w:val="18"/>
              </w:rPr>
              <w:t>06</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389A9FB3" w14:textId="77777777" w:rsidR="006B6974" w:rsidRDefault="006B6974" w:rsidP="00812830">
            <w:pPr>
              <w:keepNext/>
              <w:ind w:left="273" w:hanging="273"/>
            </w:pPr>
            <w:r>
              <w:rPr>
                <w:rFonts w:asciiTheme="minorHAnsi" w:hAnsiTheme="minorHAnsi"/>
                <w:b/>
                <w:sz w:val="18"/>
                <w:szCs w:val="18"/>
              </w:rPr>
              <w:t>6.6 Ventilation Opening Area.</w:t>
            </w:r>
            <w:r>
              <w:rPr>
                <w:rFonts w:asciiTheme="minorHAnsi" w:hAnsiTheme="minorHAnsi"/>
                <w:sz w:val="18"/>
                <w:szCs w:val="18"/>
              </w:rPr>
              <w:t xml:space="preserve"> </w:t>
            </w:r>
            <w:r>
              <w:rPr>
                <w:rStyle w:val="margin0020notechar"/>
                <w:rFonts w:asciiTheme="minorHAnsi" w:hAnsiTheme="minorHAnsi"/>
                <w:sz w:val="18"/>
                <w:szCs w:val="18"/>
              </w:rPr>
              <w:t>Spaces shall have ventilation openings as listed below. Such openings shall meet the requirements of Section 6.8.</w:t>
            </w:r>
          </w:p>
        </w:tc>
      </w:tr>
      <w:tr w:rsidR="006B6974" w14:paraId="389A9FB7" w14:textId="77777777" w:rsidTr="004408E5">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9FB5" w14:textId="77777777" w:rsidR="006B6974" w:rsidRDefault="006B6974" w:rsidP="00812830">
            <w:pPr>
              <w:keepNext/>
              <w:jc w:val="center"/>
              <w:rPr>
                <w:rFonts w:asciiTheme="minorHAnsi" w:hAnsiTheme="minorHAnsi"/>
                <w:sz w:val="18"/>
                <w:szCs w:val="18"/>
              </w:rPr>
            </w:pPr>
            <w:r>
              <w:rPr>
                <w:rFonts w:asciiTheme="minorHAnsi" w:hAnsiTheme="minorHAnsi"/>
                <w:sz w:val="18"/>
                <w:szCs w:val="18"/>
              </w:rPr>
              <w:t>07</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389A9FB6" w14:textId="77777777" w:rsidR="006B6974" w:rsidRDefault="006B6974" w:rsidP="00550EF2">
            <w:pPr>
              <w:keepNext/>
              <w:ind w:left="273" w:hanging="273"/>
            </w:pPr>
            <w:r>
              <w:rPr>
                <w:rFonts w:asciiTheme="minorHAnsi" w:hAnsiTheme="minorHAnsi"/>
                <w:b/>
                <w:sz w:val="18"/>
                <w:szCs w:val="18"/>
              </w:rPr>
              <w:t xml:space="preserve">6.7 Minimum </w:t>
            </w:r>
            <w:r w:rsidR="00550EF2">
              <w:rPr>
                <w:rFonts w:asciiTheme="minorHAnsi" w:hAnsiTheme="minorHAnsi"/>
                <w:b/>
                <w:sz w:val="18"/>
                <w:szCs w:val="18"/>
              </w:rPr>
              <w:t>F</w:t>
            </w:r>
            <w:r>
              <w:rPr>
                <w:rFonts w:asciiTheme="minorHAnsi" w:hAnsiTheme="minorHAnsi"/>
                <w:b/>
                <w:sz w:val="18"/>
                <w:szCs w:val="18"/>
              </w:rPr>
              <w:t>iltration.</w:t>
            </w:r>
            <w:r>
              <w:rPr>
                <w:rFonts w:asciiTheme="minorHAnsi" w:hAnsiTheme="minorHAnsi"/>
                <w:sz w:val="18"/>
                <w:szCs w:val="18"/>
              </w:rPr>
              <w:t xml:space="preserve"> </w:t>
            </w:r>
            <w:r>
              <w:rPr>
                <w:rStyle w:val="margin0020notechar"/>
                <w:rFonts w:asciiTheme="minorHAnsi" w:hAnsiTheme="minorHAnsi"/>
                <w:sz w:val="18"/>
                <w:szCs w:val="18"/>
              </w:rPr>
              <w:t>Mechanical systems that supply air to an occupiable space through ductwork exceeding 10 ft (3 m) in length and through a thermal conditioning component, except evaporative coolers, shall be provided with a filter having a designated minimum efficiency of MERV 6, or better, when tested in accordance with ANSI/ASHRAE Standard 52.2, Method of Testing General Ventilation Air-Cleaning Devices for Removal Efficiency by Particle Size, or a minimum Particle Size Efficiency of 50% in the 3.0-10 µm range in accordance with AHRI Standard 680, Performance Rating of Residential Air Filter Equipment. The system shall be designed such that all recirculated and mechanically supplied outdoor air is filtered before passing through the thermal conditioning components. The filter shall be located and installed in such a manner as to facilitate access and regular service by the owner.</w:t>
            </w:r>
          </w:p>
        </w:tc>
      </w:tr>
      <w:tr w:rsidR="006B6974" w14:paraId="389A9FBA" w14:textId="77777777" w:rsidTr="004408E5">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9FB8" w14:textId="77777777" w:rsidR="006B6974" w:rsidRDefault="006B6974" w:rsidP="00812830">
            <w:pPr>
              <w:keepNext/>
              <w:jc w:val="center"/>
              <w:rPr>
                <w:rFonts w:asciiTheme="minorHAnsi" w:hAnsiTheme="minorHAnsi"/>
                <w:sz w:val="18"/>
                <w:szCs w:val="18"/>
              </w:rPr>
            </w:pPr>
            <w:r>
              <w:rPr>
                <w:rFonts w:asciiTheme="minorHAnsi" w:hAnsiTheme="minorHAnsi"/>
                <w:sz w:val="18"/>
                <w:szCs w:val="18"/>
              </w:rPr>
              <w:t>08</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389A9FB9" w14:textId="77777777" w:rsidR="006B6974" w:rsidRDefault="006B6974" w:rsidP="00812830">
            <w:pPr>
              <w:keepNext/>
              <w:ind w:left="273" w:hanging="273"/>
            </w:pPr>
            <w:r>
              <w:rPr>
                <w:rFonts w:asciiTheme="minorHAnsi" w:hAnsiTheme="minorHAnsi"/>
                <w:b/>
                <w:sz w:val="18"/>
                <w:szCs w:val="18"/>
              </w:rPr>
              <w:t>6.8 Air Inlets.</w:t>
            </w:r>
            <w:r>
              <w:rPr>
                <w:rFonts w:asciiTheme="minorHAnsi" w:hAnsiTheme="minorHAnsi"/>
                <w:sz w:val="18"/>
                <w:szCs w:val="18"/>
              </w:rPr>
              <w:t xml:space="preserve"> </w:t>
            </w:r>
            <w:r>
              <w:rPr>
                <w:rStyle w:val="margin0020notechar"/>
                <w:rFonts w:asciiTheme="minorHAnsi" w:hAnsiTheme="minorHAnsi"/>
                <w:sz w:val="18"/>
                <w:szCs w:val="18"/>
              </w:rPr>
              <w:t>Air inlets that are part of the ventilation design shall be located a minimum of 10 ft (3 m) from known sources of contamination such as a stack, vent, exhaust hood, or vehicle exhaust. The intake shall be placed so that entering air is not obstructed by snow, plantings, or other material. Forced air inlets shall be provided with rodent/insect screens (mesh not larger than 1/2 inch).</w:t>
            </w:r>
          </w:p>
        </w:tc>
      </w:tr>
      <w:tr w:rsidR="006B6974" w14:paraId="389A9FBD" w14:textId="77777777" w:rsidTr="004408E5">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9FBB" w14:textId="77777777" w:rsidR="006B6974" w:rsidRDefault="006B6974" w:rsidP="00812830">
            <w:pPr>
              <w:keepNext/>
              <w:jc w:val="center"/>
              <w:rPr>
                <w:rFonts w:asciiTheme="minorHAnsi" w:hAnsiTheme="minorHAnsi"/>
                <w:sz w:val="18"/>
                <w:szCs w:val="18"/>
              </w:rPr>
            </w:pPr>
            <w:r>
              <w:rPr>
                <w:rFonts w:asciiTheme="minorHAnsi" w:hAnsiTheme="minorHAnsi"/>
                <w:sz w:val="18"/>
                <w:szCs w:val="18"/>
              </w:rPr>
              <w:t>09</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389A9FBC" w14:textId="77777777" w:rsidR="006B6974" w:rsidRDefault="006B6974" w:rsidP="00812830">
            <w:pPr>
              <w:autoSpaceDE w:val="0"/>
              <w:autoSpaceDN w:val="0"/>
              <w:adjustRightInd w:val="0"/>
              <w:ind w:left="273" w:hanging="273"/>
            </w:pPr>
            <w:r>
              <w:rPr>
                <w:rFonts w:asciiTheme="minorHAnsi" w:hAnsiTheme="minorHAnsi"/>
                <w:b/>
                <w:sz w:val="18"/>
                <w:szCs w:val="18"/>
              </w:rPr>
              <w:t>6.9 Carbon Monoxide Detectors.</w:t>
            </w:r>
            <w:r>
              <w:rPr>
                <w:rFonts w:asciiTheme="minorHAnsi" w:hAnsiTheme="minorHAnsi"/>
                <w:sz w:val="18"/>
                <w:szCs w:val="18"/>
              </w:rPr>
              <w:t xml:space="preserve"> </w:t>
            </w:r>
            <w:r>
              <w:rPr>
                <w:rFonts w:asciiTheme="minorHAnsi" w:hAnsiTheme="minorHAnsi" w:cs="TimesNewRomanPSMT"/>
                <w:sz w:val="18"/>
                <w:szCs w:val="18"/>
              </w:rPr>
              <w:t xml:space="preserve">A carbon monoxide alarm shall be installed in each dwelling unit in accordance with NFPA 720, </w:t>
            </w:r>
            <w:r>
              <w:rPr>
                <w:rFonts w:asciiTheme="minorHAnsi" w:hAnsiTheme="minorHAnsi" w:cs="TimesNewRomanPS-ItalicMT"/>
                <w:i/>
                <w:iCs/>
                <w:sz w:val="18"/>
                <w:szCs w:val="18"/>
              </w:rPr>
              <w:t>Standard for the Installation of Carbon Monoxide (CO) Detection and Warning Equipment</w:t>
            </w:r>
            <w:r>
              <w:rPr>
                <w:rFonts w:asciiTheme="minorHAnsi" w:hAnsiTheme="minorHAnsi" w:cs="TimesNewRomanPSMT"/>
                <w:sz w:val="18"/>
                <w:szCs w:val="18"/>
              </w:rPr>
              <w:t>14, and shall be consistent with requirements of applicable laws, codes, and standards.</w:t>
            </w:r>
          </w:p>
        </w:tc>
      </w:tr>
      <w:tr w:rsidR="006B6974" w14:paraId="389A9FBF" w14:textId="77777777" w:rsidTr="004408E5">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389A9FBE" w14:textId="77777777" w:rsidR="006B6974" w:rsidRDefault="006B6974" w:rsidP="00812830">
            <w:pPr>
              <w:keepNext/>
              <w:rPr>
                <w:rFonts w:asciiTheme="minorHAnsi" w:hAnsiTheme="minorHAnsi"/>
                <w:b/>
                <w:bCs/>
                <w:sz w:val="18"/>
                <w:szCs w:val="18"/>
              </w:rPr>
            </w:pPr>
            <w:r>
              <w:rPr>
                <w:rFonts w:asciiTheme="minorHAnsi" w:hAnsiTheme="minorHAnsi"/>
                <w:b/>
                <w:sz w:val="18"/>
                <w:szCs w:val="18"/>
              </w:rPr>
              <w:t xml:space="preserve">The responsible person’s signature on this compliance document affirms that all applicable requirements in this table have been met.  </w:t>
            </w:r>
          </w:p>
        </w:tc>
      </w:tr>
    </w:tbl>
    <w:p w14:paraId="389A9FC0" w14:textId="77777777" w:rsidR="006B6974" w:rsidRPr="00485E0F" w:rsidRDefault="006B6974" w:rsidP="006B6974">
      <w:pPr>
        <w:keepNext/>
        <w:tabs>
          <w:tab w:val="left" w:pos="-2600"/>
        </w:tabs>
        <w:outlineLvl w:val="2"/>
        <w:rPr>
          <w:rFonts w:asciiTheme="minorHAnsi" w:hAnsiTheme="minorHAnsi" w:cs="Arial"/>
          <w:bCs/>
          <w:caps/>
          <w:sz w:val="18"/>
          <w:szCs w:val="18"/>
        </w:rPr>
      </w:pPr>
    </w:p>
    <w:p w14:paraId="389A9FC1" w14:textId="77777777" w:rsidR="006B6974" w:rsidRPr="00144CC2" w:rsidRDefault="006B6974" w:rsidP="006B6974">
      <w:pPr>
        <w:rPr>
          <w:rFonts w:asciiTheme="minorHAnsi" w:hAnsiTheme="minorHAnsi" w:cs="Arial"/>
          <w:b/>
          <w:bCs/>
          <w:i/>
          <w:caps/>
          <w:sz w:val="18"/>
          <w:szCs w:val="18"/>
          <w:u w:val="single"/>
        </w:rPr>
      </w:pPr>
      <w:r w:rsidRPr="00144CC2">
        <w:rPr>
          <w:rFonts w:asciiTheme="minorHAnsi" w:hAnsiTheme="minorHAnsi" w:cs="Arial"/>
          <w:b/>
          <w:bCs/>
          <w:i/>
          <w:caps/>
          <w:sz w:val="18"/>
          <w:szCs w:val="18"/>
          <w:u w:val="single"/>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6B6974" w:rsidRPr="00144CC2" w14:paraId="389A9FC3" w14:textId="77777777" w:rsidTr="004408E5">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389A9FC2" w14:textId="77777777" w:rsidR="006B6974" w:rsidRPr="00144CC2" w:rsidRDefault="006B6974" w:rsidP="00812830">
            <w:pPr>
              <w:keepNext/>
              <w:rPr>
                <w:rFonts w:asciiTheme="minorHAnsi" w:hAnsiTheme="minorHAnsi"/>
                <w:b/>
                <w:bCs/>
                <w:sz w:val="18"/>
                <w:szCs w:val="18"/>
              </w:rPr>
            </w:pPr>
            <w:r w:rsidRPr="00041647">
              <w:rPr>
                <w:rFonts w:asciiTheme="minorHAnsi" w:hAnsiTheme="minorHAnsi"/>
                <w:b/>
                <w:bCs/>
                <w:szCs w:val="18"/>
              </w:rPr>
              <w:lastRenderedPageBreak/>
              <w:t>G. Air Moving Equipment</w:t>
            </w:r>
          </w:p>
        </w:tc>
      </w:tr>
      <w:tr w:rsidR="006B6974" w:rsidRPr="00144CC2" w14:paraId="389A9FC5" w14:textId="77777777" w:rsidTr="004408E5">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389A9FC4" w14:textId="77777777" w:rsidR="006B6974" w:rsidRPr="00144CC2" w:rsidRDefault="006B6974" w:rsidP="0081283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bCs/>
                <w:sz w:val="18"/>
                <w:szCs w:val="18"/>
              </w:rPr>
            </w:pPr>
            <w:r w:rsidRPr="00144CC2">
              <w:rPr>
                <w:rFonts w:asciiTheme="minorHAnsi" w:hAnsiTheme="minorHAnsi"/>
                <w:i/>
                <w:sz w:val="18"/>
                <w:szCs w:val="18"/>
              </w:rPr>
              <w:t>The items listed below (7.1 through 7.3) correspond to the information given in ASHRAE 62.2 Section 7 "Air-Moving Equipment". Refer also to Chapter 4.6 of the Residential Compliance Manual (Section 4.6.6) for information describing these requirements in more detail. The signature of the Responsible Person in the declaration statement below certifies that the building complies with these requirements specified in ASHRAE 62.2 Section 7.1 through 7.3 if applicable.</w:t>
            </w:r>
          </w:p>
        </w:tc>
      </w:tr>
      <w:tr w:rsidR="006B6974" w:rsidRPr="00144CC2" w14:paraId="389A9FC8" w14:textId="77777777" w:rsidTr="004408E5">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389A9FC6" w14:textId="77777777" w:rsidR="006B6974" w:rsidRPr="00144CC2" w:rsidRDefault="006B6974" w:rsidP="00812830">
            <w:pPr>
              <w:keepNext/>
              <w:jc w:val="center"/>
              <w:rPr>
                <w:rFonts w:asciiTheme="minorHAnsi" w:hAnsiTheme="minorHAnsi"/>
                <w:sz w:val="18"/>
                <w:szCs w:val="18"/>
              </w:rPr>
            </w:pPr>
            <w:r w:rsidRPr="00144CC2">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389A9FC7" w14:textId="77777777" w:rsidR="006B6974" w:rsidRPr="00144CC2" w:rsidRDefault="006B6974" w:rsidP="0081283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144CC2">
              <w:rPr>
                <w:rFonts w:asciiTheme="minorHAnsi" w:hAnsiTheme="minorHAnsi"/>
                <w:b/>
                <w:sz w:val="18"/>
                <w:szCs w:val="18"/>
              </w:rPr>
              <w:t xml:space="preserve">7.1 </w:t>
            </w:r>
            <w:r w:rsidRPr="00144CC2">
              <w:rPr>
                <w:rFonts w:asciiTheme="minorHAnsi" w:hAnsiTheme="minorHAnsi"/>
                <w:b/>
                <w:bCs/>
                <w:sz w:val="18"/>
                <w:szCs w:val="18"/>
              </w:rPr>
              <w:t xml:space="preserve">Selection and Installation. </w:t>
            </w:r>
            <w:r w:rsidRPr="00144CC2">
              <w:rPr>
                <w:rFonts w:asciiTheme="minorHAnsi" w:hAnsiTheme="minorHAnsi"/>
                <w:sz w:val="18"/>
                <w:szCs w:val="18"/>
              </w:rPr>
              <w:t>Ventilation devices and equipment shall be tested and listed in accordance with specific standards. Installations of systems or equipment shall be carried out in accordance with manufacturers’ design requirements and installation instructions.</w:t>
            </w:r>
          </w:p>
        </w:tc>
      </w:tr>
      <w:tr w:rsidR="006B6974" w:rsidRPr="00144CC2" w14:paraId="389A9FCD" w14:textId="77777777" w:rsidTr="004408E5">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389A9FC9" w14:textId="77777777" w:rsidR="006B6974" w:rsidRPr="00144CC2" w:rsidRDefault="006B6974" w:rsidP="00812830">
            <w:pPr>
              <w:keepNext/>
              <w:jc w:val="center"/>
              <w:rPr>
                <w:rFonts w:asciiTheme="minorHAnsi" w:hAnsiTheme="minorHAnsi"/>
                <w:sz w:val="18"/>
                <w:szCs w:val="18"/>
              </w:rPr>
            </w:pPr>
            <w:r w:rsidRPr="00144CC2">
              <w:rPr>
                <w:rFonts w:asciiTheme="minorHAnsi" w:hAnsiTheme="minorHAnsi"/>
                <w:sz w:val="18"/>
                <w:szCs w:val="18"/>
              </w:rPr>
              <w:t>02</w:t>
            </w:r>
          </w:p>
        </w:tc>
        <w:tc>
          <w:tcPr>
            <w:tcW w:w="10299" w:type="dxa"/>
            <w:tcBorders>
              <w:top w:val="single" w:sz="4" w:space="0" w:color="auto"/>
              <w:left w:val="single" w:sz="4" w:space="0" w:color="auto"/>
              <w:bottom w:val="single" w:sz="4" w:space="0" w:color="auto"/>
              <w:right w:val="single" w:sz="4" w:space="0" w:color="auto"/>
            </w:tcBorders>
            <w:vAlign w:val="center"/>
          </w:tcPr>
          <w:p w14:paraId="389A9FCA" w14:textId="77777777" w:rsidR="006B6974" w:rsidRPr="00144CC2" w:rsidRDefault="006B6974" w:rsidP="00812830">
            <w:pPr>
              <w:keepNext/>
              <w:autoSpaceDE w:val="0"/>
              <w:autoSpaceDN w:val="0"/>
              <w:adjustRightInd w:val="0"/>
              <w:ind w:left="270" w:hanging="270"/>
              <w:jc w:val="both"/>
              <w:rPr>
                <w:rFonts w:asciiTheme="minorHAnsi" w:hAnsiTheme="minorHAnsi"/>
                <w:sz w:val="18"/>
                <w:szCs w:val="18"/>
              </w:rPr>
            </w:pPr>
            <w:r w:rsidRPr="00144CC2">
              <w:rPr>
                <w:rFonts w:asciiTheme="minorHAnsi" w:hAnsiTheme="minorHAnsi"/>
                <w:b/>
                <w:sz w:val="18"/>
                <w:szCs w:val="18"/>
              </w:rPr>
              <w:t xml:space="preserve">7.2 </w:t>
            </w:r>
            <w:r w:rsidRPr="00144CC2">
              <w:rPr>
                <w:rFonts w:asciiTheme="minorHAnsi" w:hAnsiTheme="minorHAnsi"/>
                <w:b/>
                <w:bCs/>
                <w:sz w:val="18"/>
                <w:szCs w:val="18"/>
              </w:rPr>
              <w:t xml:space="preserve">Sound Ratings for Fans. </w:t>
            </w:r>
            <w:r w:rsidRPr="00144CC2">
              <w:rPr>
                <w:rFonts w:asciiTheme="minorHAnsi" w:hAnsiTheme="minorHAnsi"/>
                <w:sz w:val="18"/>
                <w:szCs w:val="18"/>
              </w:rPr>
              <w:t>Ventilation fans shall be rated for sound at no less than the minimum airflow rate required by this standard, as noted below. These sound ratings shall be at a minimum of 0.1 in. w.c. (25 Pa) static pressure.</w:t>
            </w:r>
          </w:p>
          <w:p w14:paraId="389A9FCB" w14:textId="77777777" w:rsidR="006B6974" w:rsidRPr="00144CC2" w:rsidRDefault="006B6974" w:rsidP="00812830">
            <w:pPr>
              <w:keepNext/>
              <w:autoSpaceDE w:val="0"/>
              <w:autoSpaceDN w:val="0"/>
              <w:adjustRightInd w:val="0"/>
              <w:ind w:left="1080" w:hanging="360"/>
              <w:jc w:val="both"/>
              <w:rPr>
                <w:rFonts w:asciiTheme="minorHAnsi" w:hAnsiTheme="minorHAnsi"/>
                <w:sz w:val="18"/>
                <w:szCs w:val="18"/>
              </w:rPr>
            </w:pPr>
            <w:r w:rsidRPr="00144CC2">
              <w:rPr>
                <w:rFonts w:asciiTheme="minorHAnsi" w:hAnsiTheme="minorHAnsi"/>
                <w:bCs/>
                <w:sz w:val="18"/>
                <w:szCs w:val="18"/>
              </w:rPr>
              <w:t>7.2.1</w:t>
            </w:r>
            <w:r w:rsidRPr="00144CC2">
              <w:rPr>
                <w:rFonts w:asciiTheme="minorHAnsi" w:hAnsiTheme="minorHAnsi"/>
                <w:b/>
                <w:bCs/>
                <w:sz w:val="18"/>
                <w:szCs w:val="18"/>
              </w:rPr>
              <w:t xml:space="preserve"> Whole-Building or Continuous Ventilation Fans. </w:t>
            </w:r>
            <w:r w:rsidRPr="00144CC2">
              <w:rPr>
                <w:rFonts w:asciiTheme="minorHAnsi" w:hAnsiTheme="minorHAnsi"/>
                <w:sz w:val="18"/>
                <w:szCs w:val="18"/>
              </w:rPr>
              <w:t xml:space="preserve">These fans shall be rated for sound at a maximum of 1.0 sone. </w:t>
            </w:r>
          </w:p>
          <w:p w14:paraId="389A9FCC" w14:textId="77777777" w:rsidR="006B6974" w:rsidRPr="00144CC2" w:rsidRDefault="006B6974" w:rsidP="00812830">
            <w:pPr>
              <w:keepNext/>
              <w:autoSpaceDE w:val="0"/>
              <w:autoSpaceDN w:val="0"/>
              <w:adjustRightInd w:val="0"/>
              <w:ind w:left="1080" w:hanging="360"/>
              <w:jc w:val="both"/>
            </w:pPr>
            <w:r w:rsidRPr="00144CC2">
              <w:rPr>
                <w:rFonts w:asciiTheme="minorHAnsi" w:hAnsiTheme="minorHAnsi"/>
                <w:bCs/>
                <w:sz w:val="18"/>
                <w:szCs w:val="18"/>
              </w:rPr>
              <w:t>7.2.2</w:t>
            </w:r>
            <w:r w:rsidRPr="00144CC2">
              <w:rPr>
                <w:rFonts w:asciiTheme="minorHAnsi" w:hAnsiTheme="minorHAnsi"/>
                <w:b/>
                <w:bCs/>
                <w:sz w:val="18"/>
                <w:szCs w:val="18"/>
              </w:rPr>
              <w:t xml:space="preserve"> Intermittent Local Exhaust Fans. </w:t>
            </w:r>
            <w:r w:rsidRPr="00144CC2">
              <w:rPr>
                <w:rFonts w:asciiTheme="minorHAnsi" w:hAnsiTheme="minorHAnsi"/>
                <w:sz w:val="18"/>
                <w:szCs w:val="18"/>
              </w:rPr>
              <w:t>Fans used to comply with Section 5.2 shall be rated for sound at a maximum of 3 sone,                unless their maximum rated airflow exceeds 400 cfm (200 L/s). (Some exceptions may apply.)</w:t>
            </w:r>
          </w:p>
        </w:tc>
      </w:tr>
      <w:tr w:rsidR="006B6974" w:rsidRPr="00144CC2" w14:paraId="389A9FD0" w14:textId="77777777" w:rsidTr="004408E5">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389A9FCE" w14:textId="77777777" w:rsidR="006B6974" w:rsidRPr="00144CC2" w:rsidRDefault="006B6974" w:rsidP="00812830">
            <w:pPr>
              <w:keepNext/>
              <w:jc w:val="center"/>
              <w:rPr>
                <w:rFonts w:asciiTheme="minorHAnsi" w:hAnsiTheme="minorHAnsi"/>
                <w:sz w:val="18"/>
                <w:szCs w:val="18"/>
              </w:rPr>
            </w:pPr>
            <w:r w:rsidRPr="00144CC2">
              <w:rPr>
                <w:rFonts w:asciiTheme="minorHAnsi" w:hAnsiTheme="minorHAnsi"/>
                <w:sz w:val="18"/>
                <w:szCs w:val="18"/>
              </w:rPr>
              <w:t>03</w:t>
            </w:r>
          </w:p>
        </w:tc>
        <w:tc>
          <w:tcPr>
            <w:tcW w:w="10299" w:type="dxa"/>
            <w:tcBorders>
              <w:top w:val="single" w:sz="4" w:space="0" w:color="auto"/>
              <w:left w:val="single" w:sz="4" w:space="0" w:color="auto"/>
              <w:bottom w:val="single" w:sz="4" w:space="0" w:color="auto"/>
              <w:right w:val="single" w:sz="4" w:space="0" w:color="auto"/>
            </w:tcBorders>
            <w:vAlign w:val="center"/>
          </w:tcPr>
          <w:p w14:paraId="389A9FCF" w14:textId="77777777" w:rsidR="006B6974" w:rsidRPr="00144CC2" w:rsidRDefault="006B6974" w:rsidP="004408E5">
            <w:pPr>
              <w:keepNext/>
              <w:ind w:left="273" w:hanging="273"/>
            </w:pPr>
            <w:r w:rsidRPr="00144CC2">
              <w:rPr>
                <w:rFonts w:asciiTheme="minorHAnsi" w:hAnsiTheme="minorHAnsi"/>
                <w:b/>
                <w:sz w:val="18"/>
                <w:szCs w:val="18"/>
              </w:rPr>
              <w:t xml:space="preserve">7.3 </w:t>
            </w:r>
            <w:r w:rsidRPr="00144CC2">
              <w:rPr>
                <w:rFonts w:asciiTheme="minorHAnsi" w:hAnsiTheme="minorHAnsi"/>
                <w:b/>
                <w:bCs/>
                <w:sz w:val="18"/>
                <w:szCs w:val="18"/>
              </w:rPr>
              <w:t xml:space="preserve">Multibranch Exhaust Ducting. </w:t>
            </w:r>
            <w:r w:rsidRPr="00144CC2">
              <w:rPr>
                <w:rFonts w:asciiTheme="minorHAnsi" w:hAnsiTheme="minorHAnsi"/>
                <w:sz w:val="18"/>
                <w:szCs w:val="18"/>
              </w:rPr>
              <w:t>If more than one of the exhaust fans in a dwelling unit shares a common exhaust duct, each fan shall be equipped with a back-draft damper to prevent the recirculation of exhaust air from one room to another through the exhaust ducting system.</w:t>
            </w:r>
          </w:p>
        </w:tc>
      </w:tr>
      <w:tr w:rsidR="006B6974" w:rsidRPr="00144CC2" w14:paraId="389A9FD2" w14:textId="77777777" w:rsidTr="004408E5">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389A9FD1" w14:textId="77777777" w:rsidR="006B6974" w:rsidRPr="00144CC2" w:rsidRDefault="006B6974" w:rsidP="00812830">
            <w:pPr>
              <w:keepNext/>
              <w:rPr>
                <w:rFonts w:asciiTheme="minorHAnsi" w:hAnsiTheme="minorHAnsi"/>
                <w:b/>
                <w:bCs/>
                <w:sz w:val="18"/>
                <w:szCs w:val="18"/>
              </w:rPr>
            </w:pPr>
            <w:r w:rsidRPr="00EF1F9E">
              <w:rPr>
                <w:rFonts w:asciiTheme="minorHAnsi" w:hAnsiTheme="minorHAnsi"/>
                <w:b/>
                <w:sz w:val="18"/>
                <w:szCs w:val="18"/>
              </w:rPr>
              <w:t xml:space="preserve">The responsible person’s signature on this compliance document affirms that all applicable requirements in this table have been met.  </w:t>
            </w:r>
          </w:p>
        </w:tc>
      </w:tr>
    </w:tbl>
    <w:p w14:paraId="389A9FD3" w14:textId="77777777" w:rsidR="006B6974" w:rsidRPr="00041647" w:rsidRDefault="006B6974" w:rsidP="006B6974">
      <w:pPr>
        <w:keepNext/>
        <w:tabs>
          <w:tab w:val="left" w:pos="-2600"/>
        </w:tabs>
        <w:outlineLvl w:val="2"/>
        <w:rPr>
          <w:rFonts w:asciiTheme="minorHAnsi" w:hAnsiTheme="minorHAnsi" w:cs="Arial"/>
          <w:b/>
          <w:bCs/>
          <w:i/>
          <w:caps/>
          <w:szCs w:val="18"/>
          <w:u w:val="single"/>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6B6974" w:rsidRPr="00041647" w14:paraId="389A9FD5" w14:textId="77777777" w:rsidTr="004408E5">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389A9FD4" w14:textId="77777777" w:rsidR="006B6974" w:rsidRPr="00041647" w:rsidRDefault="006B6974" w:rsidP="00550EF2">
            <w:pPr>
              <w:keepNext/>
              <w:rPr>
                <w:rFonts w:asciiTheme="minorHAnsi" w:hAnsiTheme="minorHAnsi"/>
                <w:b/>
                <w:bCs/>
                <w:szCs w:val="18"/>
              </w:rPr>
            </w:pPr>
            <w:r w:rsidRPr="00041647">
              <w:rPr>
                <w:rFonts w:asciiTheme="minorHAnsi" w:hAnsiTheme="minorHAnsi" w:cs="Arial"/>
                <w:b/>
                <w:szCs w:val="18"/>
              </w:rPr>
              <w:t xml:space="preserve">H. Multifamily Buildings - Other Requirements </w:t>
            </w:r>
          </w:p>
        </w:tc>
      </w:tr>
      <w:tr w:rsidR="006B6974" w:rsidRPr="00D2491C" w14:paraId="389A9FD7" w14:textId="77777777" w:rsidTr="004408E5">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389A9FD6" w14:textId="77777777" w:rsidR="006B6974" w:rsidRPr="00D2491C" w:rsidRDefault="006B6974" w:rsidP="0081283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Cs/>
                <w:i/>
                <w:sz w:val="18"/>
                <w:szCs w:val="18"/>
              </w:rPr>
            </w:pPr>
            <w:r w:rsidRPr="00D2491C">
              <w:rPr>
                <w:rFonts w:asciiTheme="minorHAnsi" w:hAnsiTheme="minorHAnsi" w:cs="Arial"/>
                <w:i/>
                <w:sz w:val="18"/>
                <w:szCs w:val="18"/>
              </w:rPr>
              <w:t>The items listed below correspond to the information given in ASHRAE 62.2 Section 8 "Multifamily Buildings". Refer also to Chapter 4.6 of the Residential Compliance Manual (Section 4.6.5) for information describing these requirements in more detail. The signature of the Responsible Person in the declaration statement below certifies that the building complies with these requirements specified in ASHRAE 62.2 Section 8, if applicable.</w:t>
            </w:r>
          </w:p>
        </w:tc>
      </w:tr>
      <w:tr w:rsidR="006B6974" w:rsidRPr="00D2491C" w14:paraId="389A9FDE" w14:textId="77777777" w:rsidTr="004408E5">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389A9FD8" w14:textId="77777777" w:rsidR="006B6974" w:rsidRPr="00D2491C" w:rsidRDefault="006B6974" w:rsidP="00812830">
            <w:pPr>
              <w:keepNext/>
              <w:jc w:val="center"/>
              <w:rPr>
                <w:rFonts w:asciiTheme="minorHAnsi" w:hAnsiTheme="minorHAnsi"/>
                <w:sz w:val="18"/>
                <w:szCs w:val="18"/>
              </w:rPr>
            </w:pPr>
            <w:r w:rsidRPr="00D2491C">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389A9FD9" w14:textId="77777777" w:rsidR="006B6974" w:rsidRDefault="006B6974" w:rsidP="00812830">
            <w:pPr>
              <w:autoSpaceDE w:val="0"/>
              <w:autoSpaceDN w:val="0"/>
              <w:adjustRightInd w:val="0"/>
              <w:rPr>
                <w:rFonts w:asciiTheme="minorHAnsi" w:hAnsiTheme="minorHAnsi"/>
                <w:sz w:val="18"/>
                <w:szCs w:val="18"/>
              </w:rPr>
            </w:pPr>
            <w:r w:rsidRPr="00FA3AAC">
              <w:rPr>
                <w:rFonts w:asciiTheme="minorHAnsi" w:hAnsiTheme="minorHAnsi"/>
                <w:b/>
                <w:sz w:val="18"/>
                <w:szCs w:val="18"/>
              </w:rPr>
              <w:t xml:space="preserve">8.2 </w:t>
            </w:r>
            <w:r w:rsidRPr="00FA3AAC">
              <w:rPr>
                <w:rFonts w:asciiTheme="minorHAnsi" w:hAnsiTheme="minorHAnsi"/>
                <w:b/>
                <w:bCs/>
                <w:sz w:val="18"/>
                <w:szCs w:val="18"/>
              </w:rPr>
              <w:t xml:space="preserve">Whole-Building Mechanical Ventilation. </w:t>
            </w:r>
            <w:r w:rsidRPr="00FA3AAC">
              <w:rPr>
                <w:rFonts w:asciiTheme="minorHAnsi" w:hAnsiTheme="minorHAnsi"/>
                <w:sz w:val="18"/>
                <w:szCs w:val="18"/>
              </w:rPr>
              <w:t xml:space="preserve">For multifamily buildings, the term “building” in Section 4 refers to a single dwelling unit. </w:t>
            </w:r>
          </w:p>
          <w:p w14:paraId="389A9FDA" w14:textId="77777777" w:rsidR="006B6974" w:rsidRPr="00D2491C" w:rsidRDefault="006B6974" w:rsidP="00812830">
            <w:pPr>
              <w:autoSpaceDE w:val="0"/>
              <w:autoSpaceDN w:val="0"/>
              <w:adjustRightInd w:val="0"/>
              <w:ind w:left="270" w:hanging="270"/>
              <w:jc w:val="both"/>
              <w:rPr>
                <w:rFonts w:asciiTheme="minorHAnsi" w:hAnsiTheme="minorHAnsi"/>
                <w:sz w:val="18"/>
                <w:szCs w:val="18"/>
              </w:rPr>
            </w:pPr>
            <w:r w:rsidRPr="00D2491C">
              <w:rPr>
                <w:rFonts w:asciiTheme="minorHAnsi" w:hAnsiTheme="minorHAnsi"/>
                <w:b/>
                <w:sz w:val="18"/>
                <w:szCs w:val="18"/>
              </w:rPr>
              <w:t>8.4.1 Transfer Air.</w:t>
            </w:r>
            <w:r w:rsidRPr="00D2491C">
              <w:rPr>
                <w:rFonts w:asciiTheme="minorHAnsi" w:hAnsiTheme="minorHAnsi"/>
                <w:sz w:val="18"/>
                <w:szCs w:val="18"/>
              </w:rPr>
              <w:t xml:space="preserve"> Measures shall be taken to minimize air movement across envelope components separating dwelling units, including sealing penetrations in the common walls, ceilings, and floors of each unit and by sealing vertical chases adjacent to the units. All doors between dwelling units and common hallways shall be gasketed or made substantially airtight. </w:t>
            </w:r>
          </w:p>
          <w:p w14:paraId="389A9FDB" w14:textId="0C560EF0" w:rsidR="006B6974" w:rsidRDefault="006B6974" w:rsidP="0081283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D2491C">
              <w:rPr>
                <w:rFonts w:asciiTheme="minorHAnsi" w:hAnsiTheme="minorHAnsi"/>
                <w:b/>
                <w:sz w:val="18"/>
                <w:szCs w:val="18"/>
              </w:rPr>
              <w:t>8.4.1.1 Compliance.</w:t>
            </w:r>
            <w:r w:rsidRPr="00D2491C">
              <w:rPr>
                <w:rFonts w:asciiTheme="minorHAnsi" w:hAnsiTheme="minorHAnsi"/>
                <w:sz w:val="18"/>
                <w:szCs w:val="18"/>
              </w:rPr>
              <w:t xml:space="preserve"> One method of demonstrating compliance with Section 8.4.1 shall be to verify a leakage rate below a maximum of 0.2 cfm</w:t>
            </w:r>
            <w:r w:rsidR="004408E5">
              <w:rPr>
                <w:rFonts w:asciiTheme="minorHAnsi" w:hAnsiTheme="minorHAnsi"/>
                <w:sz w:val="18"/>
                <w:szCs w:val="18"/>
              </w:rPr>
              <w:t>/</w:t>
            </w:r>
            <w:r w:rsidRPr="00D2491C">
              <w:rPr>
                <w:rFonts w:asciiTheme="minorHAnsi" w:hAnsiTheme="minorHAnsi"/>
                <w:sz w:val="18"/>
                <w:szCs w:val="18"/>
              </w:rPr>
              <w:t>ft</w:t>
            </w:r>
            <w:r w:rsidRPr="00D2491C">
              <w:rPr>
                <w:rFonts w:asciiTheme="minorHAnsi" w:hAnsiTheme="minorHAnsi"/>
                <w:sz w:val="18"/>
                <w:szCs w:val="18"/>
                <w:vertAlign w:val="superscript"/>
              </w:rPr>
              <w:t>2</w:t>
            </w:r>
            <w:r w:rsidRPr="00D2491C">
              <w:rPr>
                <w:rFonts w:asciiTheme="minorHAnsi" w:hAnsiTheme="minorHAnsi"/>
                <w:sz w:val="18"/>
                <w:szCs w:val="18"/>
              </w:rPr>
              <w:t xml:space="preserve"> (100 L/s per 100 m</w:t>
            </w:r>
            <w:r w:rsidRPr="00D2491C">
              <w:rPr>
                <w:rFonts w:asciiTheme="minorHAnsi" w:hAnsiTheme="minorHAnsi"/>
                <w:sz w:val="18"/>
                <w:szCs w:val="18"/>
                <w:vertAlign w:val="superscript"/>
              </w:rPr>
              <w:t>2</w:t>
            </w:r>
            <w:r w:rsidRPr="00D2491C">
              <w:rPr>
                <w:rFonts w:asciiTheme="minorHAnsi" w:hAnsiTheme="minorHAnsi"/>
                <w:sz w:val="18"/>
                <w:szCs w:val="18"/>
              </w:rPr>
              <w:t>) of the dwelling unit envelope area (i.e., the sum of the area of the walls between dwelling units, exterior walls, ceiling and floor) at a test pressure of 50 Pa by a blower door test. The test shall be conducted with the dwelling unit as if it were exposed to outdoor air on all sides, top, and bottom by opening doors and windows of adjacent dwelling units.</w:t>
            </w:r>
          </w:p>
          <w:p w14:paraId="389A9FDC" w14:textId="77777777" w:rsidR="006B6974" w:rsidRPr="00F3733C" w:rsidRDefault="006B6974" w:rsidP="00812830">
            <w:pPr>
              <w:autoSpaceDE w:val="0"/>
              <w:autoSpaceDN w:val="0"/>
              <w:adjustRightInd w:val="0"/>
              <w:ind w:left="273" w:hanging="273"/>
              <w:rPr>
                <w:rFonts w:asciiTheme="minorHAnsi" w:hAnsiTheme="minorHAnsi"/>
                <w:sz w:val="18"/>
                <w:szCs w:val="18"/>
              </w:rPr>
            </w:pPr>
            <w:r w:rsidRPr="00F3733C">
              <w:rPr>
                <w:rFonts w:asciiTheme="minorHAnsi" w:hAnsiTheme="minorHAnsi"/>
                <w:b/>
                <w:bCs/>
                <w:sz w:val="18"/>
                <w:szCs w:val="18"/>
              </w:rPr>
              <w:t xml:space="preserve">8.5.1 Exhaust Ducts. </w:t>
            </w:r>
            <w:r w:rsidRPr="00F3733C">
              <w:rPr>
                <w:rFonts w:asciiTheme="minorHAnsi" w:hAnsiTheme="minorHAnsi"/>
                <w:sz w:val="18"/>
                <w:szCs w:val="18"/>
              </w:rPr>
              <w:t>Exhaust fans in separate dwelling</w:t>
            </w:r>
            <w:r>
              <w:rPr>
                <w:rFonts w:asciiTheme="minorHAnsi" w:hAnsiTheme="minorHAnsi"/>
                <w:sz w:val="18"/>
                <w:szCs w:val="18"/>
              </w:rPr>
              <w:t xml:space="preserve"> </w:t>
            </w:r>
            <w:r w:rsidRPr="00F3733C">
              <w:rPr>
                <w:rFonts w:asciiTheme="minorHAnsi" w:hAnsiTheme="minorHAnsi"/>
                <w:sz w:val="18"/>
                <w:szCs w:val="18"/>
              </w:rPr>
              <w:t>units shall not share a common exhaust duct. Exhaust inlets</w:t>
            </w:r>
            <w:r>
              <w:rPr>
                <w:rFonts w:asciiTheme="minorHAnsi" w:hAnsiTheme="minorHAnsi"/>
                <w:sz w:val="18"/>
                <w:szCs w:val="18"/>
              </w:rPr>
              <w:t xml:space="preserve"> </w:t>
            </w:r>
            <w:r w:rsidRPr="00F3733C">
              <w:rPr>
                <w:rFonts w:asciiTheme="minorHAnsi" w:hAnsiTheme="minorHAnsi"/>
                <w:sz w:val="18"/>
                <w:szCs w:val="18"/>
              </w:rPr>
              <w:t>from more than one dwelling unit may be served by a single</w:t>
            </w:r>
            <w:r>
              <w:rPr>
                <w:rFonts w:asciiTheme="minorHAnsi" w:hAnsiTheme="minorHAnsi"/>
                <w:sz w:val="18"/>
                <w:szCs w:val="18"/>
              </w:rPr>
              <w:t xml:space="preserve"> </w:t>
            </w:r>
            <w:r w:rsidRPr="00F3733C">
              <w:rPr>
                <w:rFonts w:asciiTheme="minorHAnsi" w:hAnsiTheme="minorHAnsi"/>
                <w:sz w:val="18"/>
                <w:szCs w:val="18"/>
              </w:rPr>
              <w:t>exhaust fan downstream of all the exhaust inlets if the fan is</w:t>
            </w:r>
            <w:r>
              <w:rPr>
                <w:rFonts w:asciiTheme="minorHAnsi" w:hAnsiTheme="minorHAnsi"/>
                <w:sz w:val="18"/>
                <w:szCs w:val="18"/>
              </w:rPr>
              <w:t xml:space="preserve"> </w:t>
            </w:r>
            <w:r w:rsidRPr="00F3733C">
              <w:rPr>
                <w:rFonts w:asciiTheme="minorHAnsi" w:hAnsiTheme="minorHAnsi"/>
                <w:sz w:val="18"/>
                <w:szCs w:val="18"/>
              </w:rPr>
              <w:t>designated and intended to run continuously or if each inlet</w:t>
            </w:r>
            <w:r>
              <w:rPr>
                <w:rFonts w:asciiTheme="minorHAnsi" w:hAnsiTheme="minorHAnsi"/>
                <w:sz w:val="18"/>
                <w:szCs w:val="18"/>
              </w:rPr>
              <w:t xml:space="preserve"> </w:t>
            </w:r>
            <w:r w:rsidRPr="00F3733C">
              <w:rPr>
                <w:rFonts w:asciiTheme="minorHAnsi" w:hAnsiTheme="minorHAnsi"/>
                <w:sz w:val="18"/>
                <w:szCs w:val="18"/>
              </w:rPr>
              <w:t>is equipped with a back-draft damper to prevent cross</w:t>
            </w:r>
            <w:r>
              <w:rPr>
                <w:rFonts w:asciiTheme="minorHAnsi" w:hAnsiTheme="minorHAnsi"/>
                <w:sz w:val="18"/>
                <w:szCs w:val="18"/>
              </w:rPr>
              <w:t>-</w:t>
            </w:r>
            <w:r w:rsidRPr="00F3733C">
              <w:rPr>
                <w:rFonts w:asciiTheme="minorHAnsi" w:hAnsiTheme="minorHAnsi"/>
                <w:sz w:val="18"/>
                <w:szCs w:val="18"/>
              </w:rPr>
              <w:t>contamination</w:t>
            </w:r>
            <w:r>
              <w:rPr>
                <w:rFonts w:asciiTheme="minorHAnsi" w:hAnsiTheme="minorHAnsi"/>
                <w:sz w:val="18"/>
                <w:szCs w:val="18"/>
              </w:rPr>
              <w:t xml:space="preserve"> </w:t>
            </w:r>
            <w:r w:rsidRPr="00F3733C">
              <w:rPr>
                <w:rFonts w:asciiTheme="minorHAnsi" w:hAnsiTheme="minorHAnsi"/>
                <w:sz w:val="18"/>
                <w:szCs w:val="18"/>
              </w:rPr>
              <w:t>when the fan is not running.</w:t>
            </w:r>
          </w:p>
          <w:p w14:paraId="389A9FDD" w14:textId="77777777" w:rsidR="006B6974" w:rsidRPr="00D2491C" w:rsidRDefault="006B6974" w:rsidP="00812830">
            <w:pPr>
              <w:autoSpaceDE w:val="0"/>
              <w:autoSpaceDN w:val="0"/>
              <w:adjustRightInd w:val="0"/>
              <w:ind w:left="273" w:hanging="273"/>
              <w:rPr>
                <w:rFonts w:asciiTheme="minorHAnsi" w:hAnsiTheme="minorHAnsi"/>
                <w:sz w:val="18"/>
                <w:szCs w:val="18"/>
              </w:rPr>
            </w:pPr>
            <w:r w:rsidRPr="00F3733C">
              <w:rPr>
                <w:rFonts w:asciiTheme="minorHAnsi" w:hAnsiTheme="minorHAnsi"/>
                <w:b/>
                <w:bCs/>
                <w:sz w:val="18"/>
                <w:szCs w:val="18"/>
              </w:rPr>
              <w:t xml:space="preserve">8.5.2 Supply Ducts. </w:t>
            </w:r>
            <w:r w:rsidRPr="00F3733C">
              <w:rPr>
                <w:rFonts w:asciiTheme="minorHAnsi" w:hAnsiTheme="minorHAnsi"/>
                <w:sz w:val="18"/>
                <w:szCs w:val="18"/>
              </w:rPr>
              <w:t>Supply outlets to more than one</w:t>
            </w:r>
            <w:r>
              <w:rPr>
                <w:rFonts w:asciiTheme="minorHAnsi" w:hAnsiTheme="minorHAnsi"/>
                <w:sz w:val="18"/>
                <w:szCs w:val="18"/>
              </w:rPr>
              <w:t xml:space="preserve"> </w:t>
            </w:r>
            <w:r w:rsidRPr="00F3733C">
              <w:rPr>
                <w:rFonts w:asciiTheme="minorHAnsi" w:hAnsiTheme="minorHAnsi"/>
                <w:sz w:val="18"/>
                <w:szCs w:val="18"/>
              </w:rPr>
              <w:t>dwelling unit may be served by a single fan upstream of all</w:t>
            </w:r>
            <w:r>
              <w:rPr>
                <w:rFonts w:asciiTheme="minorHAnsi" w:hAnsiTheme="minorHAnsi"/>
                <w:sz w:val="18"/>
                <w:szCs w:val="18"/>
              </w:rPr>
              <w:t xml:space="preserve"> </w:t>
            </w:r>
            <w:r w:rsidRPr="00F3733C">
              <w:rPr>
                <w:rFonts w:asciiTheme="minorHAnsi" w:hAnsiTheme="minorHAnsi"/>
                <w:sz w:val="18"/>
                <w:szCs w:val="18"/>
              </w:rPr>
              <w:t>the supply outlets if the fan is designed and intended to run</w:t>
            </w:r>
            <w:r>
              <w:rPr>
                <w:rFonts w:asciiTheme="minorHAnsi" w:hAnsiTheme="minorHAnsi"/>
                <w:sz w:val="18"/>
                <w:szCs w:val="18"/>
              </w:rPr>
              <w:t xml:space="preserve"> </w:t>
            </w:r>
            <w:r w:rsidRPr="00F3733C">
              <w:rPr>
                <w:rFonts w:asciiTheme="minorHAnsi" w:hAnsiTheme="minorHAnsi"/>
                <w:sz w:val="18"/>
                <w:szCs w:val="18"/>
              </w:rPr>
              <w:t>continuously or if each supply outlet is equipped with a</w:t>
            </w:r>
            <w:r>
              <w:rPr>
                <w:rFonts w:asciiTheme="minorHAnsi" w:hAnsiTheme="minorHAnsi"/>
                <w:sz w:val="18"/>
                <w:szCs w:val="18"/>
              </w:rPr>
              <w:t xml:space="preserve"> </w:t>
            </w:r>
            <w:r w:rsidRPr="00F3733C">
              <w:rPr>
                <w:rFonts w:asciiTheme="minorHAnsi" w:hAnsiTheme="minorHAnsi"/>
                <w:sz w:val="18"/>
                <w:szCs w:val="18"/>
              </w:rPr>
              <w:t>back-draft damper to prevent cross-contamination when the</w:t>
            </w:r>
            <w:r>
              <w:rPr>
                <w:rFonts w:asciiTheme="minorHAnsi" w:hAnsiTheme="minorHAnsi"/>
                <w:sz w:val="18"/>
                <w:szCs w:val="18"/>
              </w:rPr>
              <w:t xml:space="preserve"> </w:t>
            </w:r>
            <w:r w:rsidRPr="00F3733C">
              <w:rPr>
                <w:rFonts w:asciiTheme="minorHAnsi" w:hAnsiTheme="minorHAnsi"/>
                <w:sz w:val="18"/>
                <w:szCs w:val="18"/>
              </w:rPr>
              <w:t>fan is not running.</w:t>
            </w:r>
          </w:p>
        </w:tc>
      </w:tr>
      <w:tr w:rsidR="006B6974" w:rsidRPr="00D2491C" w14:paraId="389A9FE0" w14:textId="77777777" w:rsidTr="004408E5">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389A9FDF" w14:textId="77777777" w:rsidR="006B6974" w:rsidRPr="00D2491C" w:rsidRDefault="006B6974" w:rsidP="00812830">
            <w:pPr>
              <w:keepNext/>
              <w:rPr>
                <w:rFonts w:asciiTheme="minorHAnsi" w:hAnsiTheme="minorHAnsi"/>
                <w:b/>
                <w:bCs/>
                <w:sz w:val="18"/>
                <w:szCs w:val="18"/>
              </w:rPr>
            </w:pPr>
            <w:r w:rsidRPr="00D2491C">
              <w:rPr>
                <w:rFonts w:asciiTheme="minorHAnsi" w:hAnsiTheme="minorHAnsi"/>
                <w:b/>
                <w:sz w:val="18"/>
                <w:szCs w:val="18"/>
              </w:rPr>
              <w:t xml:space="preserve">The responsible person’s signature on this compliance document affirms that all applicable requirements in this table have been met.  </w:t>
            </w:r>
          </w:p>
        </w:tc>
      </w:tr>
    </w:tbl>
    <w:p w14:paraId="389A9FE1" w14:textId="77777777" w:rsidR="006B6974" w:rsidRDefault="006B6974" w:rsidP="00314D0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u w:val="single"/>
        </w:rPr>
      </w:pPr>
    </w:p>
    <w:p w14:paraId="389A9FE2" w14:textId="77777777" w:rsidR="00485E0F" w:rsidRDefault="00485E0F">
      <w:pPr>
        <w:rPr>
          <w:rFonts w:asciiTheme="minorHAnsi" w:hAnsiTheme="minorHAnsi"/>
          <w:sz w:val="18"/>
          <w:szCs w:val="18"/>
        </w:rPr>
      </w:pPr>
    </w:p>
    <w:p w14:paraId="389A9FE3" w14:textId="77777777" w:rsidR="00B84D9C" w:rsidRPr="00144CC2" w:rsidRDefault="00B84D9C" w:rsidP="00B71555">
      <w:pPr>
        <w:contextualSpacing/>
        <w:rPr>
          <w:rFonts w:asciiTheme="minorHAnsi" w:hAnsiTheme="minorHAnsi"/>
          <w:sz w:val="18"/>
          <w:szCs w:val="18"/>
        </w:rPr>
      </w:pPr>
    </w:p>
    <w:p w14:paraId="389A9FE4" w14:textId="77777777" w:rsidR="00B84D9C" w:rsidRPr="00144CC2" w:rsidRDefault="00B84D9C" w:rsidP="00B71555">
      <w:pPr>
        <w:contextualSpacing/>
        <w:rPr>
          <w:rFonts w:asciiTheme="minorHAnsi" w:hAnsiTheme="minorHAnsi"/>
          <w:sz w:val="18"/>
          <w:szCs w:val="18"/>
        </w:rPr>
      </w:pPr>
    </w:p>
    <w:p w14:paraId="389A9FE5" w14:textId="77777777" w:rsidR="00B84D9C" w:rsidRPr="00144CC2" w:rsidRDefault="00B84D9C">
      <w:pPr>
        <w:rPr>
          <w:rFonts w:asciiTheme="minorHAnsi" w:hAnsiTheme="minorHAnsi"/>
          <w:sz w:val="18"/>
          <w:szCs w:val="18"/>
        </w:rPr>
      </w:pPr>
      <w:r w:rsidRPr="00144CC2">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B84D9C" w:rsidRPr="00144CC2" w14:paraId="389A9FE7" w14:textId="77777777" w:rsidTr="003F1A71">
        <w:trPr>
          <w:trHeight w:val="206"/>
        </w:trPr>
        <w:tc>
          <w:tcPr>
            <w:tcW w:w="10950" w:type="dxa"/>
            <w:gridSpan w:val="4"/>
            <w:vAlign w:val="center"/>
          </w:tcPr>
          <w:p w14:paraId="389A9FE6" w14:textId="77777777" w:rsidR="00B84D9C" w:rsidRPr="00144CC2" w:rsidRDefault="00B84D9C" w:rsidP="003F1A7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144CC2">
              <w:rPr>
                <w:rFonts w:asciiTheme="minorHAnsi" w:hAnsiTheme="minorHAnsi" w:cs="Arial"/>
                <w:b/>
                <w:caps/>
                <w:sz w:val="18"/>
                <w:szCs w:val="18"/>
              </w:rPr>
              <w:lastRenderedPageBreak/>
              <w:t>Documentation Author's Declaration Statement</w:t>
            </w:r>
          </w:p>
        </w:tc>
      </w:tr>
      <w:tr w:rsidR="00B84D9C" w:rsidRPr="00144CC2" w14:paraId="389A9FE9" w14:textId="77777777" w:rsidTr="003F1A71">
        <w:trPr>
          <w:trHeight w:val="206"/>
        </w:trPr>
        <w:tc>
          <w:tcPr>
            <w:tcW w:w="10950" w:type="dxa"/>
            <w:gridSpan w:val="4"/>
            <w:vAlign w:val="center"/>
          </w:tcPr>
          <w:p w14:paraId="389A9FE8" w14:textId="77777777" w:rsidR="00B84D9C" w:rsidRPr="00144CC2" w:rsidRDefault="00B84D9C" w:rsidP="002E30F3">
            <w:pPr>
              <w:keepNext/>
              <w:numPr>
                <w:ilvl w:val="0"/>
                <w:numId w:val="7"/>
              </w:numPr>
              <w:ind w:left="374" w:hanging="288"/>
              <w:rPr>
                <w:rFonts w:asciiTheme="minorHAnsi" w:hAnsiTheme="minorHAnsi"/>
                <w:sz w:val="18"/>
                <w:szCs w:val="18"/>
              </w:rPr>
            </w:pPr>
            <w:r w:rsidRPr="00144CC2">
              <w:rPr>
                <w:rFonts w:asciiTheme="minorHAnsi" w:hAnsiTheme="minorHAnsi"/>
                <w:sz w:val="18"/>
                <w:szCs w:val="18"/>
              </w:rPr>
              <w:t>I certify that this Certificate of Installation documentation is accurate and complete.</w:t>
            </w:r>
          </w:p>
        </w:tc>
      </w:tr>
      <w:tr w:rsidR="00B84D9C" w:rsidRPr="00144CC2" w14:paraId="389A9FEC" w14:textId="77777777" w:rsidTr="003F1A71">
        <w:trPr>
          <w:trHeight w:val="360"/>
        </w:trPr>
        <w:tc>
          <w:tcPr>
            <w:tcW w:w="5577" w:type="dxa"/>
            <w:gridSpan w:val="2"/>
          </w:tcPr>
          <w:p w14:paraId="389A9FEA" w14:textId="77777777" w:rsidR="00B84D9C" w:rsidRPr="00144CC2" w:rsidRDefault="00B84D9C" w:rsidP="003F1A71">
            <w:pPr>
              <w:keepNext/>
              <w:rPr>
                <w:rFonts w:asciiTheme="minorHAnsi" w:hAnsiTheme="minorHAnsi"/>
                <w:sz w:val="14"/>
                <w:szCs w:val="14"/>
              </w:rPr>
            </w:pPr>
            <w:r w:rsidRPr="00144CC2">
              <w:rPr>
                <w:rFonts w:asciiTheme="minorHAnsi" w:hAnsiTheme="minorHAnsi"/>
                <w:sz w:val="14"/>
                <w:szCs w:val="14"/>
              </w:rPr>
              <w:t>Documentation Author Name:</w:t>
            </w:r>
          </w:p>
        </w:tc>
        <w:tc>
          <w:tcPr>
            <w:tcW w:w="5373" w:type="dxa"/>
            <w:gridSpan w:val="2"/>
          </w:tcPr>
          <w:p w14:paraId="389A9FEB" w14:textId="77777777" w:rsidR="00B84D9C" w:rsidRPr="00144CC2" w:rsidRDefault="00B84D9C" w:rsidP="003F1A71">
            <w:pPr>
              <w:keepNext/>
              <w:rPr>
                <w:rFonts w:asciiTheme="minorHAnsi" w:hAnsiTheme="minorHAnsi"/>
                <w:sz w:val="14"/>
                <w:szCs w:val="14"/>
              </w:rPr>
            </w:pPr>
            <w:r w:rsidRPr="00144CC2">
              <w:rPr>
                <w:rFonts w:asciiTheme="minorHAnsi" w:hAnsiTheme="minorHAnsi"/>
                <w:sz w:val="14"/>
                <w:szCs w:val="14"/>
              </w:rPr>
              <w:t>Documentation Author Signature:</w:t>
            </w:r>
          </w:p>
        </w:tc>
      </w:tr>
      <w:tr w:rsidR="00B84D9C" w:rsidRPr="00144CC2" w14:paraId="389A9FEF" w14:textId="77777777" w:rsidTr="003F1A71">
        <w:trPr>
          <w:trHeight w:val="360"/>
        </w:trPr>
        <w:tc>
          <w:tcPr>
            <w:tcW w:w="5577" w:type="dxa"/>
            <w:gridSpan w:val="2"/>
          </w:tcPr>
          <w:p w14:paraId="389A9FED" w14:textId="77777777" w:rsidR="00B84D9C" w:rsidRPr="00144CC2" w:rsidRDefault="00B84D9C" w:rsidP="003F1A71">
            <w:pPr>
              <w:keepNext/>
              <w:rPr>
                <w:rFonts w:asciiTheme="minorHAnsi" w:hAnsiTheme="minorHAnsi"/>
                <w:sz w:val="14"/>
                <w:szCs w:val="14"/>
              </w:rPr>
            </w:pPr>
            <w:r w:rsidRPr="00144CC2">
              <w:rPr>
                <w:rFonts w:asciiTheme="minorHAnsi" w:hAnsiTheme="minorHAnsi"/>
                <w:sz w:val="14"/>
                <w:szCs w:val="14"/>
              </w:rPr>
              <w:t>Documentation Author Company Name:</w:t>
            </w:r>
          </w:p>
        </w:tc>
        <w:tc>
          <w:tcPr>
            <w:tcW w:w="5373" w:type="dxa"/>
            <w:gridSpan w:val="2"/>
          </w:tcPr>
          <w:p w14:paraId="389A9FEE" w14:textId="77777777" w:rsidR="00B84D9C" w:rsidRPr="00144CC2" w:rsidRDefault="00B84D9C" w:rsidP="003F1A71">
            <w:pPr>
              <w:keepNext/>
              <w:rPr>
                <w:rFonts w:asciiTheme="minorHAnsi" w:hAnsiTheme="minorHAnsi"/>
                <w:sz w:val="14"/>
                <w:szCs w:val="14"/>
              </w:rPr>
            </w:pPr>
            <w:r w:rsidRPr="00144CC2">
              <w:rPr>
                <w:rFonts w:asciiTheme="minorHAnsi" w:hAnsiTheme="minorHAnsi"/>
                <w:sz w:val="14"/>
                <w:szCs w:val="14"/>
              </w:rPr>
              <w:t>Date Signed:</w:t>
            </w:r>
          </w:p>
        </w:tc>
      </w:tr>
      <w:tr w:rsidR="00B84D9C" w:rsidRPr="00144CC2" w14:paraId="389A9FF2" w14:textId="77777777" w:rsidTr="003F1A71">
        <w:trPr>
          <w:trHeight w:val="360"/>
        </w:trPr>
        <w:tc>
          <w:tcPr>
            <w:tcW w:w="5577" w:type="dxa"/>
            <w:gridSpan w:val="2"/>
          </w:tcPr>
          <w:p w14:paraId="389A9FF0" w14:textId="77777777" w:rsidR="00B84D9C" w:rsidRPr="00144CC2" w:rsidRDefault="00B84D9C" w:rsidP="003F1A71">
            <w:pPr>
              <w:keepNext/>
              <w:rPr>
                <w:rFonts w:asciiTheme="minorHAnsi" w:hAnsiTheme="minorHAnsi"/>
                <w:sz w:val="14"/>
                <w:szCs w:val="14"/>
              </w:rPr>
            </w:pPr>
            <w:r w:rsidRPr="00144CC2">
              <w:rPr>
                <w:rFonts w:asciiTheme="minorHAnsi" w:hAnsiTheme="minorHAnsi"/>
                <w:sz w:val="14"/>
                <w:szCs w:val="14"/>
              </w:rPr>
              <w:t>Address:</w:t>
            </w:r>
          </w:p>
        </w:tc>
        <w:tc>
          <w:tcPr>
            <w:tcW w:w="5373" w:type="dxa"/>
            <w:gridSpan w:val="2"/>
          </w:tcPr>
          <w:p w14:paraId="389A9FF1" w14:textId="3A37A5FB" w:rsidR="00B84D9C" w:rsidRPr="00144CC2" w:rsidRDefault="00B84D9C" w:rsidP="003F1A71">
            <w:pPr>
              <w:keepNext/>
              <w:rPr>
                <w:rFonts w:asciiTheme="minorHAnsi" w:hAnsiTheme="minorHAnsi"/>
                <w:sz w:val="14"/>
                <w:szCs w:val="14"/>
              </w:rPr>
            </w:pPr>
            <w:r w:rsidRPr="00144CC2">
              <w:rPr>
                <w:rFonts w:asciiTheme="minorHAnsi" w:hAnsiTheme="minorHAnsi"/>
                <w:sz w:val="14"/>
                <w:szCs w:val="14"/>
              </w:rPr>
              <w:t>CEA/HERS Certification Identification (</w:t>
            </w:r>
            <w:r w:rsidR="00F71FD4">
              <w:rPr>
                <w:rFonts w:asciiTheme="minorHAnsi" w:hAnsiTheme="minorHAnsi"/>
                <w:sz w:val="14"/>
                <w:szCs w:val="14"/>
              </w:rPr>
              <w:t>i</w:t>
            </w:r>
            <w:r w:rsidRPr="00144CC2">
              <w:rPr>
                <w:rFonts w:asciiTheme="minorHAnsi" w:hAnsiTheme="minorHAnsi"/>
                <w:sz w:val="14"/>
                <w:szCs w:val="14"/>
              </w:rPr>
              <w:t>f applicable):</w:t>
            </w:r>
          </w:p>
        </w:tc>
      </w:tr>
      <w:tr w:rsidR="00B84D9C" w:rsidRPr="00144CC2" w14:paraId="389A9FF5" w14:textId="77777777" w:rsidTr="003F1A71">
        <w:trPr>
          <w:trHeight w:val="360"/>
        </w:trPr>
        <w:tc>
          <w:tcPr>
            <w:tcW w:w="5577" w:type="dxa"/>
            <w:gridSpan w:val="2"/>
          </w:tcPr>
          <w:p w14:paraId="389A9FF3" w14:textId="77777777" w:rsidR="00B84D9C" w:rsidRPr="00144CC2" w:rsidRDefault="00B84D9C" w:rsidP="003F1A71">
            <w:pPr>
              <w:keepNext/>
              <w:rPr>
                <w:rFonts w:asciiTheme="minorHAnsi" w:hAnsiTheme="minorHAnsi"/>
                <w:sz w:val="14"/>
                <w:szCs w:val="14"/>
              </w:rPr>
            </w:pPr>
            <w:r w:rsidRPr="00144CC2">
              <w:rPr>
                <w:rFonts w:asciiTheme="minorHAnsi" w:hAnsiTheme="minorHAnsi"/>
                <w:sz w:val="14"/>
                <w:szCs w:val="14"/>
              </w:rPr>
              <w:t>City/State/Zip:</w:t>
            </w:r>
          </w:p>
        </w:tc>
        <w:tc>
          <w:tcPr>
            <w:tcW w:w="5373" w:type="dxa"/>
            <w:gridSpan w:val="2"/>
          </w:tcPr>
          <w:p w14:paraId="389A9FF4" w14:textId="77777777" w:rsidR="00B84D9C" w:rsidRPr="00144CC2" w:rsidRDefault="00B84D9C" w:rsidP="003F1A71">
            <w:pPr>
              <w:keepNext/>
              <w:rPr>
                <w:rFonts w:asciiTheme="minorHAnsi" w:hAnsiTheme="minorHAnsi"/>
                <w:sz w:val="14"/>
                <w:szCs w:val="14"/>
              </w:rPr>
            </w:pPr>
            <w:r w:rsidRPr="00144CC2">
              <w:rPr>
                <w:rFonts w:asciiTheme="minorHAnsi" w:hAnsiTheme="minorHAnsi"/>
                <w:sz w:val="14"/>
                <w:szCs w:val="14"/>
              </w:rPr>
              <w:t>Phone:</w:t>
            </w:r>
          </w:p>
        </w:tc>
      </w:tr>
      <w:tr w:rsidR="00B84D9C" w:rsidRPr="00144CC2" w14:paraId="389A9FF7" w14:textId="77777777" w:rsidTr="003F1A71">
        <w:tblPrEx>
          <w:tblCellMar>
            <w:left w:w="115" w:type="dxa"/>
            <w:right w:w="115" w:type="dxa"/>
          </w:tblCellMar>
        </w:tblPrEx>
        <w:trPr>
          <w:trHeight w:val="296"/>
        </w:trPr>
        <w:tc>
          <w:tcPr>
            <w:tcW w:w="10950" w:type="dxa"/>
            <w:gridSpan w:val="4"/>
            <w:vAlign w:val="center"/>
          </w:tcPr>
          <w:p w14:paraId="389A9FF6" w14:textId="77777777" w:rsidR="00B84D9C" w:rsidRPr="00144CC2" w:rsidRDefault="00B84D9C" w:rsidP="003F1A7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44CC2">
              <w:rPr>
                <w:rFonts w:asciiTheme="minorHAnsi" w:hAnsiTheme="minorHAnsi" w:cs="Arial"/>
                <w:b/>
                <w:caps/>
                <w:sz w:val="18"/>
                <w:szCs w:val="18"/>
              </w:rPr>
              <w:t xml:space="preserve">Responsible Person's Declaration statement  </w:t>
            </w:r>
          </w:p>
        </w:tc>
      </w:tr>
      <w:tr w:rsidR="00B84D9C" w:rsidRPr="00144CC2" w14:paraId="389A9FFF" w14:textId="77777777" w:rsidTr="003F1A71">
        <w:tblPrEx>
          <w:tblCellMar>
            <w:left w:w="115" w:type="dxa"/>
            <w:right w:w="115" w:type="dxa"/>
          </w:tblCellMar>
        </w:tblPrEx>
        <w:trPr>
          <w:trHeight w:val="504"/>
        </w:trPr>
        <w:tc>
          <w:tcPr>
            <w:tcW w:w="10950" w:type="dxa"/>
            <w:gridSpan w:val="4"/>
          </w:tcPr>
          <w:p w14:paraId="1FDFC875" w14:textId="77777777" w:rsidR="005931C8" w:rsidRPr="005931C8" w:rsidRDefault="005931C8" w:rsidP="005931C8">
            <w:pPr>
              <w:pStyle w:val="Heading3"/>
              <w:numPr>
                <w:ilvl w:val="0"/>
                <w:numId w:val="0"/>
              </w:numPr>
              <w:spacing w:before="60"/>
              <w:ind w:right="86"/>
              <w:rPr>
                <w:rFonts w:asciiTheme="minorHAnsi" w:hAnsiTheme="minorHAnsi"/>
                <w:caps/>
                <w:sz w:val="18"/>
                <w:szCs w:val="18"/>
              </w:rPr>
            </w:pPr>
            <w:r w:rsidRPr="005931C8">
              <w:rPr>
                <w:rFonts w:asciiTheme="minorHAnsi" w:hAnsiTheme="minorHAnsi"/>
                <w:sz w:val="18"/>
                <w:szCs w:val="18"/>
              </w:rPr>
              <w:t xml:space="preserve">I certify the following under penalty of perjury, under the laws of the State of California: </w:t>
            </w:r>
          </w:p>
          <w:p w14:paraId="6719E148" w14:textId="77777777" w:rsidR="005931C8" w:rsidRPr="005931C8" w:rsidRDefault="005931C8" w:rsidP="005931C8">
            <w:pPr>
              <w:pStyle w:val="Heading3"/>
              <w:numPr>
                <w:ilvl w:val="0"/>
                <w:numId w:val="18"/>
              </w:numPr>
              <w:spacing w:before="0"/>
              <w:ind w:right="90"/>
              <w:rPr>
                <w:rFonts w:asciiTheme="minorHAnsi" w:hAnsiTheme="minorHAnsi"/>
                <w:caps/>
                <w:sz w:val="18"/>
                <w:szCs w:val="18"/>
              </w:rPr>
            </w:pPr>
            <w:r w:rsidRPr="005931C8">
              <w:rPr>
                <w:rFonts w:asciiTheme="minorHAnsi" w:hAnsiTheme="minorHAnsi"/>
                <w:sz w:val="18"/>
                <w:szCs w:val="18"/>
              </w:rPr>
              <w:t xml:space="preserve">The information provided on this Certificate of Installation is true and correct. </w:t>
            </w:r>
          </w:p>
          <w:p w14:paraId="66E46A82" w14:textId="77777777" w:rsidR="005931C8" w:rsidRPr="005931C8" w:rsidRDefault="005931C8" w:rsidP="005931C8">
            <w:pPr>
              <w:pStyle w:val="Heading3"/>
              <w:numPr>
                <w:ilvl w:val="0"/>
                <w:numId w:val="18"/>
              </w:numPr>
              <w:spacing w:before="0"/>
              <w:ind w:right="90"/>
              <w:rPr>
                <w:rFonts w:asciiTheme="minorHAnsi" w:hAnsiTheme="minorHAnsi"/>
                <w:caps/>
                <w:sz w:val="18"/>
                <w:szCs w:val="22"/>
              </w:rPr>
            </w:pPr>
            <w:r w:rsidRPr="005931C8">
              <w:rPr>
                <w:rFonts w:asciiTheme="minorHAnsi" w:hAnsiTheme="minorHAnsi"/>
                <w:snapToGrid w:val="0"/>
                <w:sz w:val="18"/>
                <w:szCs w:val="18"/>
              </w:rPr>
              <w:t xml:space="preserve">I am either: a) a responsible person eligible under Division 3 of the Business and Professions Code </w:t>
            </w:r>
            <w:r w:rsidRPr="005931C8">
              <w:rPr>
                <w:rFonts w:asciiTheme="minorHAnsi" w:hAnsiTheme="minorHAnsi"/>
                <w:sz w:val="18"/>
                <w:szCs w:val="18"/>
              </w:rPr>
              <w:t xml:space="preserve">in the applicable classification to accept responsibility for the system design, construction, or installation </w:t>
            </w:r>
            <w:r w:rsidRPr="005931C8">
              <w:rPr>
                <w:rFonts w:asciiTheme="minorHAnsi" w:hAnsiTheme="minorHAnsi"/>
                <w:snapToGrid w:val="0"/>
                <w:sz w:val="18"/>
                <w:szCs w:val="18"/>
              </w:rPr>
              <w:t xml:space="preserve">of features, materials, components, or manufactured devices </w:t>
            </w:r>
            <w:r w:rsidRPr="005931C8">
              <w:rPr>
                <w:rFonts w:asciiTheme="minorHAnsi" w:hAnsiTheme="minorHAnsi"/>
                <w:sz w:val="18"/>
                <w:szCs w:val="18"/>
              </w:rPr>
              <w:t xml:space="preserve">for the scope of work identified on this Certificate of Installation </w:t>
            </w:r>
            <w:r w:rsidRPr="005931C8">
              <w:rPr>
                <w:rFonts w:asciiTheme="minorHAnsi" w:hAnsiTheme="minorHAnsi"/>
                <w:snapToGrid w:val="0"/>
                <w:sz w:val="18"/>
                <w:szCs w:val="18"/>
              </w:rPr>
              <w:t>and attest to the declarations in this statement</w:t>
            </w:r>
            <w:r w:rsidRPr="005931C8">
              <w:rPr>
                <w:rFonts w:asciiTheme="minorHAnsi" w:hAnsiTheme="minorHAnsi"/>
                <w:sz w:val="18"/>
                <w:szCs w:val="18"/>
              </w:rPr>
              <w:t>, or b) I am an authorized representative of the responsible person and attest to the declarations in this statement on the responsible person’s behalf</w:t>
            </w:r>
            <w:r w:rsidRPr="005931C8">
              <w:rPr>
                <w:rFonts w:asciiTheme="minorHAnsi" w:eastAsia="Calibri" w:hAnsiTheme="minorHAnsi"/>
                <w:sz w:val="18"/>
                <w:szCs w:val="18"/>
              </w:rPr>
              <w:t>.</w:t>
            </w:r>
          </w:p>
          <w:p w14:paraId="63D6F7E2" w14:textId="77777777" w:rsidR="005931C8" w:rsidRPr="005931C8" w:rsidRDefault="005931C8" w:rsidP="005931C8">
            <w:pPr>
              <w:keepNext/>
              <w:numPr>
                <w:ilvl w:val="0"/>
                <w:numId w:val="18"/>
              </w:numPr>
              <w:autoSpaceDE w:val="0"/>
              <w:autoSpaceDN w:val="0"/>
              <w:adjustRightInd w:val="0"/>
              <w:ind w:right="90"/>
              <w:rPr>
                <w:rFonts w:asciiTheme="minorHAnsi" w:hAnsiTheme="minorHAnsi"/>
                <w:sz w:val="18"/>
                <w:szCs w:val="18"/>
              </w:rPr>
            </w:pPr>
            <w:r w:rsidRPr="005931C8">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5931C8">
              <w:rPr>
                <w:rFonts w:asciiTheme="minorHAnsi" w:eastAsia="Calibri" w:hAnsiTheme="minorHAnsi" w:cs="TimesNewRomanPSMT"/>
                <w:sz w:val="18"/>
                <w:szCs w:val="18"/>
              </w:rPr>
              <w:t>.</w:t>
            </w:r>
          </w:p>
          <w:p w14:paraId="48F08034" w14:textId="77777777" w:rsidR="005931C8" w:rsidRPr="005931C8" w:rsidRDefault="005931C8" w:rsidP="005931C8">
            <w:pPr>
              <w:pStyle w:val="ListParagraph"/>
              <w:keepNext/>
              <w:numPr>
                <w:ilvl w:val="0"/>
                <w:numId w:val="18"/>
              </w:numPr>
              <w:autoSpaceDE w:val="0"/>
              <w:autoSpaceDN w:val="0"/>
              <w:adjustRightInd w:val="0"/>
              <w:rPr>
                <w:rFonts w:asciiTheme="minorHAnsi" w:hAnsiTheme="minorHAnsi"/>
                <w:sz w:val="18"/>
              </w:rPr>
            </w:pPr>
            <w:r w:rsidRPr="005931C8">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389A9FFE" w14:textId="1BFE0323" w:rsidR="00B84D9C" w:rsidRPr="00144CC2" w:rsidRDefault="005931C8" w:rsidP="00041647">
            <w:pPr>
              <w:pStyle w:val="ListParagraph"/>
              <w:keepNext/>
              <w:numPr>
                <w:ilvl w:val="0"/>
                <w:numId w:val="6"/>
              </w:numPr>
              <w:autoSpaceDE w:val="0"/>
              <w:autoSpaceDN w:val="0"/>
              <w:adjustRightInd w:val="0"/>
              <w:rPr>
                <w:rFonts w:asciiTheme="minorHAnsi" w:hAnsiTheme="minorHAnsi"/>
                <w:b/>
              </w:rPr>
            </w:pPr>
            <w:r w:rsidRPr="005931C8">
              <w:rPr>
                <w:rFonts w:asciiTheme="minorHAnsi" w:hAnsi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B84D9C" w:rsidRPr="00144CC2" w14:paraId="389AA002" w14:textId="77777777" w:rsidTr="003F1A71">
        <w:tblPrEx>
          <w:tblCellMar>
            <w:left w:w="108" w:type="dxa"/>
            <w:right w:w="108" w:type="dxa"/>
          </w:tblCellMar>
        </w:tblPrEx>
        <w:trPr>
          <w:trHeight w:val="360"/>
        </w:trPr>
        <w:tc>
          <w:tcPr>
            <w:tcW w:w="5307" w:type="dxa"/>
          </w:tcPr>
          <w:p w14:paraId="389AA000" w14:textId="77777777" w:rsidR="00B84D9C" w:rsidRPr="00144CC2" w:rsidRDefault="00B84D9C" w:rsidP="003F1A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Responsible Builder/Installer Name:</w:t>
            </w:r>
          </w:p>
        </w:tc>
        <w:tc>
          <w:tcPr>
            <w:tcW w:w="5643" w:type="dxa"/>
            <w:gridSpan w:val="3"/>
          </w:tcPr>
          <w:p w14:paraId="389AA001" w14:textId="77777777" w:rsidR="00B84D9C" w:rsidRPr="00144CC2" w:rsidRDefault="00B84D9C" w:rsidP="003F1A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Responsible Builder/Installer Signature:</w:t>
            </w:r>
          </w:p>
        </w:tc>
      </w:tr>
      <w:tr w:rsidR="00B84D9C" w:rsidRPr="00144CC2" w14:paraId="389AA005" w14:textId="77777777" w:rsidTr="003F1A7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89AA003" w14:textId="03E77331" w:rsidR="00B84D9C" w:rsidRPr="00144CC2" w:rsidRDefault="00B84D9C" w:rsidP="003F1A7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389AA004" w14:textId="77777777" w:rsidR="00B84D9C" w:rsidRPr="00144CC2" w:rsidRDefault="00B84D9C" w:rsidP="003F1A7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Position With Company (Title):</w:t>
            </w:r>
          </w:p>
        </w:tc>
      </w:tr>
      <w:tr w:rsidR="00B84D9C" w:rsidRPr="00144CC2" w14:paraId="389AA008" w14:textId="77777777" w:rsidTr="003F1A7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89AA006" w14:textId="77777777" w:rsidR="00B84D9C" w:rsidRPr="00144CC2" w:rsidRDefault="00B84D9C" w:rsidP="003F1A7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389AA007" w14:textId="77777777" w:rsidR="00B84D9C" w:rsidRPr="00144CC2" w:rsidRDefault="00B84D9C" w:rsidP="003F1A7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CSLB License:</w:t>
            </w:r>
          </w:p>
        </w:tc>
      </w:tr>
      <w:tr w:rsidR="00B84D9C" w:rsidRPr="00144CC2" w14:paraId="389AA00C" w14:textId="77777777" w:rsidTr="003F1A7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89AA009" w14:textId="77777777" w:rsidR="00B84D9C" w:rsidRPr="00144CC2" w:rsidRDefault="00B84D9C" w:rsidP="003F1A7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389AA00A" w14:textId="39E0AF8C" w:rsidR="00B84D9C" w:rsidRPr="00144CC2" w:rsidRDefault="00B84D9C" w:rsidP="003F1A7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Phone</w:t>
            </w:r>
            <w:r w:rsidR="00F71FD4">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389AA00B" w14:textId="77777777" w:rsidR="00B84D9C" w:rsidRPr="00144CC2" w:rsidRDefault="00B84D9C" w:rsidP="003F1A7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Date Signed:</w:t>
            </w:r>
          </w:p>
        </w:tc>
      </w:tr>
      <w:tr w:rsidR="00B84D9C" w:rsidRPr="00144CC2" w14:paraId="389AA00F" w14:textId="77777777" w:rsidTr="003F1A7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89AA00D" w14:textId="77777777" w:rsidR="00B84D9C" w:rsidRPr="00144CC2" w:rsidRDefault="00B84D9C" w:rsidP="003F1A7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389AA00E" w14:textId="77777777" w:rsidR="00B84D9C" w:rsidRPr="00144CC2" w:rsidRDefault="00B84D9C" w:rsidP="003F1A7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 xml:space="preserve">Name of TPQCP (if applicable): </w:t>
            </w:r>
          </w:p>
        </w:tc>
      </w:tr>
    </w:tbl>
    <w:p w14:paraId="389AA010" w14:textId="77777777" w:rsidR="00BE21BE" w:rsidRPr="00144CC2" w:rsidRDefault="00BE21BE" w:rsidP="00B71555">
      <w:pPr>
        <w:contextualSpacing/>
        <w:rPr>
          <w:rFonts w:asciiTheme="minorHAnsi" w:hAnsiTheme="minorHAnsi"/>
          <w:sz w:val="18"/>
          <w:szCs w:val="18"/>
        </w:rPr>
      </w:pPr>
    </w:p>
    <w:p w14:paraId="389AA011" w14:textId="77777777" w:rsidR="0093720E" w:rsidRPr="00144CC2" w:rsidRDefault="0093720E" w:rsidP="0093720E">
      <w:pPr>
        <w:keepNext/>
        <w:tabs>
          <w:tab w:val="left" w:pos="-2600"/>
        </w:tabs>
        <w:ind w:right="187"/>
        <w:outlineLvl w:val="2"/>
        <w:rPr>
          <w:rFonts w:asciiTheme="minorHAnsi" w:hAnsiTheme="minorHAnsi" w:cs="Arial"/>
          <w:b/>
          <w:bCs/>
          <w:i/>
          <w:caps/>
          <w:sz w:val="18"/>
          <w:szCs w:val="18"/>
          <w:u w:val="single"/>
        </w:rPr>
        <w:sectPr w:rsidR="0093720E" w:rsidRPr="00144CC2" w:rsidSect="00785E3C">
          <w:headerReference w:type="even" r:id="rId9"/>
          <w:headerReference w:type="default" r:id="rId10"/>
          <w:footerReference w:type="default" r:id="rId11"/>
          <w:headerReference w:type="first" r:id="rId12"/>
          <w:type w:val="continuous"/>
          <w:pgSz w:w="12240" w:h="15840" w:code="1"/>
          <w:pgMar w:top="720" w:right="720" w:bottom="720" w:left="720" w:header="432" w:footer="432" w:gutter="0"/>
          <w:cols w:space="720"/>
          <w:docGrid w:linePitch="272"/>
        </w:sectPr>
      </w:pPr>
    </w:p>
    <w:p w14:paraId="389AA012" w14:textId="77777777" w:rsidR="00812830" w:rsidRPr="00041647" w:rsidRDefault="00DE08F4" w:rsidP="00DE08F4">
      <w:pPr>
        <w:jc w:val="center"/>
        <w:rPr>
          <w:rFonts w:asciiTheme="minorHAnsi" w:hAnsiTheme="minorHAnsi"/>
          <w:b/>
        </w:rPr>
      </w:pPr>
      <w:r w:rsidRPr="00041647">
        <w:rPr>
          <w:rFonts w:asciiTheme="minorHAnsi" w:hAnsiTheme="minorHAnsi"/>
          <w:b/>
        </w:rPr>
        <w:lastRenderedPageBreak/>
        <w:t>CF2R-MCH-27d-H User Instructions</w:t>
      </w:r>
    </w:p>
    <w:p w14:paraId="389AA013" w14:textId="77777777" w:rsidR="00812830" w:rsidRPr="00144CC2" w:rsidRDefault="00812830" w:rsidP="00812830">
      <w:pPr>
        <w:rPr>
          <w:rFonts w:asciiTheme="minorHAnsi" w:eastAsia="Cambria" w:hAnsiTheme="minorHAnsi"/>
          <w:b/>
        </w:rPr>
      </w:pPr>
    </w:p>
    <w:p w14:paraId="389AA014" w14:textId="77777777" w:rsidR="00812830" w:rsidRPr="00D2491C" w:rsidRDefault="00812830" w:rsidP="00812830">
      <w:pPr>
        <w:rPr>
          <w:rFonts w:asciiTheme="minorHAnsi" w:eastAsia="Cambria" w:hAnsiTheme="minorHAnsi"/>
          <w:b/>
          <w:sz w:val="18"/>
          <w:szCs w:val="18"/>
        </w:rPr>
      </w:pPr>
      <w:r w:rsidRPr="00D2491C">
        <w:rPr>
          <w:rFonts w:asciiTheme="minorHAnsi" w:eastAsia="Cambria" w:hAnsiTheme="minorHAnsi"/>
          <w:b/>
          <w:sz w:val="18"/>
          <w:szCs w:val="18"/>
        </w:rPr>
        <w:t>Section A. General Information</w:t>
      </w:r>
    </w:p>
    <w:p w14:paraId="389AA015" w14:textId="27C7494C" w:rsidR="00812830" w:rsidRDefault="00812830" w:rsidP="00812830">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 This is the unique identifier for this dwelling unit. Needed mostly for multifamily dwelling units. Ventilation is calculated and provided for each dwelling unit individually.</w:t>
      </w:r>
    </w:p>
    <w:p w14:paraId="389AA016" w14:textId="77777777" w:rsidR="00812830" w:rsidRDefault="00812830" w:rsidP="00812830">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w:t>
      </w:r>
      <w:r w:rsidRPr="00D2491C">
        <w:rPr>
          <w:rFonts w:asciiTheme="minorHAnsi" w:hAnsiTheme="minorHAnsi"/>
          <w:sz w:val="18"/>
          <w:szCs w:val="18"/>
        </w:rPr>
        <w:t xml:space="preserve"> </w:t>
      </w:r>
      <w:r w:rsidRPr="00D2491C">
        <w:rPr>
          <w:rFonts w:asciiTheme="minorHAnsi" w:eastAsia="Cambria" w:hAnsiTheme="minorHAnsi"/>
          <w:sz w:val="18"/>
          <w:szCs w:val="18"/>
        </w:rPr>
        <w:t>Choices are “single family” and “low-rise multifamily”</w:t>
      </w:r>
      <w:r>
        <w:rPr>
          <w:rFonts w:asciiTheme="minorHAnsi" w:eastAsia="Cambria" w:hAnsiTheme="minorHAnsi"/>
          <w:sz w:val="18"/>
          <w:szCs w:val="18"/>
        </w:rPr>
        <w:t>.</w:t>
      </w:r>
    </w:p>
    <w:p w14:paraId="389AA017" w14:textId="5C87BDD1" w:rsidR="00812830" w:rsidRPr="00D2491C" w:rsidRDefault="00812830" w:rsidP="00812830">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 Choices are “New Construction” and “Addition greater than 1000</w:t>
      </w:r>
      <w:r w:rsidR="00086D15">
        <w:rPr>
          <w:rFonts w:asciiTheme="minorHAnsi" w:hAnsiTheme="minorHAnsi"/>
          <w:sz w:val="18"/>
          <w:szCs w:val="18"/>
        </w:rPr>
        <w:t xml:space="preserve"> </w:t>
      </w:r>
      <w:r w:rsidR="004408E5">
        <w:rPr>
          <w:rFonts w:asciiTheme="minorHAnsi" w:hAnsiTheme="minorHAnsi"/>
          <w:sz w:val="18"/>
          <w:szCs w:val="18"/>
        </w:rPr>
        <w:t>ft</w:t>
      </w:r>
      <w:r w:rsidR="004408E5">
        <w:rPr>
          <w:rFonts w:asciiTheme="minorHAnsi" w:hAnsiTheme="minorHAnsi"/>
          <w:sz w:val="18"/>
          <w:szCs w:val="18"/>
          <w:vertAlign w:val="superscript"/>
        </w:rPr>
        <w:t>2</w:t>
      </w:r>
      <w:r>
        <w:rPr>
          <w:rFonts w:asciiTheme="minorHAnsi" w:hAnsiTheme="minorHAnsi"/>
          <w:sz w:val="18"/>
          <w:szCs w:val="18"/>
        </w:rPr>
        <w:t>”.</w:t>
      </w:r>
    </w:p>
    <w:p w14:paraId="389AA018" w14:textId="680A9C81" w:rsidR="00812830" w:rsidRPr="00DE1FB9" w:rsidRDefault="00812830" w:rsidP="00812830">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 xml:space="preserve">Value to be entered in the field equals </w:t>
      </w:r>
      <w:r w:rsidRPr="00D2491C">
        <w:rPr>
          <w:rFonts w:asciiTheme="minorHAnsi" w:eastAsia="Cambria" w:hAnsiTheme="minorHAnsi"/>
          <w:sz w:val="18"/>
          <w:szCs w:val="18"/>
        </w:rPr>
        <w:t>the conditioned floor area of the space</w:t>
      </w:r>
      <w:r>
        <w:rPr>
          <w:rFonts w:asciiTheme="minorHAnsi" w:eastAsia="Cambria" w:hAnsiTheme="minorHAnsi"/>
          <w:sz w:val="18"/>
          <w:szCs w:val="18"/>
        </w:rPr>
        <w:t xml:space="preserve"> for which the ventilation is being calculated</w:t>
      </w:r>
      <w:r w:rsidRPr="00D2491C">
        <w:rPr>
          <w:rFonts w:asciiTheme="minorHAnsi" w:eastAsia="Cambria" w:hAnsiTheme="minorHAnsi"/>
          <w:sz w:val="18"/>
          <w:szCs w:val="18"/>
        </w:rPr>
        <w:t xml:space="preserve">, in </w:t>
      </w:r>
      <w:r w:rsidR="004408E5">
        <w:rPr>
          <w:rFonts w:asciiTheme="minorHAnsi" w:hAnsiTheme="minorHAnsi"/>
          <w:sz w:val="18"/>
          <w:szCs w:val="18"/>
        </w:rPr>
        <w:t>ft</w:t>
      </w:r>
      <w:r w:rsidR="004408E5">
        <w:rPr>
          <w:rFonts w:asciiTheme="minorHAnsi" w:hAnsiTheme="minorHAnsi"/>
          <w:sz w:val="18"/>
          <w:szCs w:val="18"/>
          <w:vertAlign w:val="superscript"/>
        </w:rPr>
        <w:t>2</w:t>
      </w:r>
      <w:r w:rsidRPr="00D2491C">
        <w:rPr>
          <w:rFonts w:asciiTheme="minorHAnsi" w:eastAsia="Cambria" w:hAnsiTheme="minorHAnsi"/>
          <w:sz w:val="18"/>
          <w:szCs w:val="18"/>
        </w:rPr>
        <w:t>.</w:t>
      </w:r>
      <w:r>
        <w:rPr>
          <w:rFonts w:asciiTheme="minorHAnsi" w:eastAsia="Cambria" w:hAnsiTheme="minorHAnsi"/>
          <w:sz w:val="18"/>
          <w:szCs w:val="18"/>
        </w:rPr>
        <w:t xml:space="preserve"> For additions over 1</w:t>
      </w:r>
      <w:r w:rsidR="00086D15">
        <w:rPr>
          <w:rFonts w:asciiTheme="minorHAnsi" w:eastAsia="Cambria" w:hAnsiTheme="minorHAnsi"/>
          <w:sz w:val="18"/>
          <w:szCs w:val="18"/>
        </w:rPr>
        <w:t>,</w:t>
      </w:r>
      <w:r>
        <w:rPr>
          <w:rFonts w:asciiTheme="minorHAnsi" w:eastAsia="Cambria" w:hAnsiTheme="minorHAnsi"/>
          <w:sz w:val="18"/>
          <w:szCs w:val="18"/>
        </w:rPr>
        <w:t xml:space="preserve">000 </w:t>
      </w:r>
      <w:r w:rsidR="004408E5">
        <w:rPr>
          <w:rFonts w:asciiTheme="minorHAnsi" w:hAnsiTheme="minorHAnsi"/>
          <w:sz w:val="18"/>
          <w:szCs w:val="18"/>
        </w:rPr>
        <w:t>ft</w:t>
      </w:r>
      <w:r w:rsidR="004408E5">
        <w:rPr>
          <w:rFonts w:asciiTheme="minorHAnsi" w:hAnsiTheme="minorHAnsi"/>
          <w:sz w:val="18"/>
          <w:szCs w:val="18"/>
          <w:vertAlign w:val="superscript"/>
        </w:rPr>
        <w:t>2</w:t>
      </w:r>
      <w:r>
        <w:rPr>
          <w:rFonts w:asciiTheme="minorHAnsi" w:eastAsia="Cambria" w:hAnsiTheme="minorHAnsi"/>
          <w:sz w:val="18"/>
          <w:szCs w:val="18"/>
        </w:rPr>
        <w:t>, this will be the floor area of the existing home plus the addition.</w:t>
      </w:r>
    </w:p>
    <w:p w14:paraId="389AA019" w14:textId="7A22E736" w:rsidR="00812830" w:rsidRPr="00DE1FB9" w:rsidRDefault="00812830" w:rsidP="00812830">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Value to be entered in the field equals</w:t>
      </w:r>
      <w:r w:rsidRPr="00D2491C">
        <w:rPr>
          <w:rFonts w:asciiTheme="minorHAnsi" w:eastAsia="Cambria" w:hAnsiTheme="minorHAnsi"/>
          <w:sz w:val="18"/>
          <w:szCs w:val="18"/>
        </w:rPr>
        <w:t xml:space="preserve"> the number of bedrooms in the home.</w:t>
      </w:r>
      <w:r>
        <w:rPr>
          <w:rFonts w:asciiTheme="minorHAnsi" w:eastAsia="Cambria" w:hAnsiTheme="minorHAnsi"/>
          <w:sz w:val="18"/>
          <w:szCs w:val="18"/>
        </w:rPr>
        <w:t xml:space="preserve"> For additions over 1</w:t>
      </w:r>
      <w:r w:rsidR="00086D15">
        <w:rPr>
          <w:rFonts w:asciiTheme="minorHAnsi" w:eastAsia="Cambria" w:hAnsiTheme="minorHAnsi"/>
          <w:sz w:val="18"/>
          <w:szCs w:val="18"/>
        </w:rPr>
        <w:t>,</w:t>
      </w:r>
      <w:r>
        <w:rPr>
          <w:rFonts w:asciiTheme="minorHAnsi" w:eastAsia="Cambria" w:hAnsiTheme="minorHAnsi"/>
          <w:sz w:val="18"/>
          <w:szCs w:val="18"/>
        </w:rPr>
        <w:t xml:space="preserve">000 </w:t>
      </w:r>
      <w:r w:rsidR="004408E5">
        <w:rPr>
          <w:rFonts w:asciiTheme="minorHAnsi" w:hAnsiTheme="minorHAnsi"/>
          <w:sz w:val="18"/>
          <w:szCs w:val="18"/>
        </w:rPr>
        <w:t>ft</w:t>
      </w:r>
      <w:r w:rsidR="004408E5">
        <w:rPr>
          <w:rFonts w:asciiTheme="minorHAnsi" w:hAnsiTheme="minorHAnsi"/>
          <w:sz w:val="18"/>
          <w:szCs w:val="18"/>
          <w:vertAlign w:val="superscript"/>
        </w:rPr>
        <w:t>2</w:t>
      </w:r>
      <w:r>
        <w:rPr>
          <w:rFonts w:asciiTheme="minorHAnsi" w:eastAsia="Cambria" w:hAnsiTheme="minorHAnsi"/>
          <w:sz w:val="18"/>
          <w:szCs w:val="18"/>
        </w:rPr>
        <w:t>, this will be the number of bedrooms in the existing home plus the number of bedrooms in the addition.</w:t>
      </w:r>
    </w:p>
    <w:p w14:paraId="389AA01A" w14:textId="77777777" w:rsidR="00812830" w:rsidRPr="00D2491C" w:rsidRDefault="00812830" w:rsidP="00812830">
      <w:pPr>
        <w:numPr>
          <w:ilvl w:val="0"/>
          <w:numId w:val="10"/>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Ventilation Operation Schedule</w:t>
      </w:r>
      <w:r w:rsidRPr="00D2491C">
        <w:rPr>
          <w:rFonts w:ascii="Calibri" w:hAnsi="Calibri"/>
          <w:sz w:val="18"/>
          <w:szCs w:val="18"/>
        </w:rPr>
        <w:t xml:space="preserve"> method used from the choices provided:</w:t>
      </w:r>
    </w:p>
    <w:p w14:paraId="389AA01B" w14:textId="77777777" w:rsidR="00812830" w:rsidRPr="00D2491C" w:rsidRDefault="00812830" w:rsidP="004408E5">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Continuous</w:t>
      </w:r>
      <w:r>
        <w:rPr>
          <w:rFonts w:asciiTheme="minorHAnsi" w:eastAsia="Cambria" w:hAnsiTheme="minorHAnsi"/>
          <w:sz w:val="18"/>
          <w:szCs w:val="18"/>
        </w:rPr>
        <w:t xml:space="preserve"> (the fan that provides ventilation will run 24/7</w:t>
      </w:r>
      <w:r w:rsidR="00DE08F4">
        <w:rPr>
          <w:rFonts w:asciiTheme="minorHAnsi" w:eastAsia="Cambria" w:hAnsiTheme="minorHAnsi"/>
          <w:sz w:val="18"/>
          <w:szCs w:val="18"/>
        </w:rPr>
        <w:t>)</w:t>
      </w:r>
    </w:p>
    <w:p w14:paraId="389AA01C" w14:textId="77777777" w:rsidR="00812830" w:rsidRPr="00D2491C" w:rsidRDefault="00812830" w:rsidP="004408E5">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Intermittent</w:t>
      </w:r>
      <w:r>
        <w:rPr>
          <w:rFonts w:asciiTheme="minorHAnsi" w:eastAsia="Cambria" w:hAnsiTheme="minorHAnsi"/>
          <w:sz w:val="18"/>
          <w:szCs w:val="18"/>
        </w:rPr>
        <w:t xml:space="preserve"> (the fan that provides ventilation will be on some of the time and off some of the time)</w:t>
      </w:r>
    </w:p>
    <w:p w14:paraId="389AA01D" w14:textId="77777777" w:rsidR="00812830" w:rsidRPr="00D2491C" w:rsidRDefault="00812830" w:rsidP="00812830">
      <w:pPr>
        <w:numPr>
          <w:ilvl w:val="0"/>
          <w:numId w:val="10"/>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Rate Calculation Method </w:t>
      </w:r>
      <w:r w:rsidRPr="00D2491C">
        <w:rPr>
          <w:rFonts w:ascii="Calibri" w:hAnsi="Calibri"/>
          <w:sz w:val="18"/>
          <w:szCs w:val="18"/>
        </w:rPr>
        <w:t>from the choices provided:</w:t>
      </w:r>
    </w:p>
    <w:p w14:paraId="389AA01E" w14:textId="77777777" w:rsidR="00812830" w:rsidRPr="00D2491C" w:rsidRDefault="00812830" w:rsidP="004408E5">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Fan Ventilation Rate Method</w:t>
      </w:r>
      <w:r>
        <w:rPr>
          <w:rFonts w:asciiTheme="minorHAnsi" w:eastAsia="Cambria" w:hAnsiTheme="minorHAnsi"/>
          <w:sz w:val="18"/>
          <w:szCs w:val="18"/>
        </w:rPr>
        <w:t xml:space="preserve"> (only assumes ventilation from the ventilation fan)</w:t>
      </w:r>
    </w:p>
    <w:p w14:paraId="389AA01F" w14:textId="77777777" w:rsidR="00812830" w:rsidRPr="00D2491C" w:rsidRDefault="00812830" w:rsidP="004408E5">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Total Ventilation Rate Method</w:t>
      </w:r>
      <w:r>
        <w:rPr>
          <w:rFonts w:asciiTheme="minorHAnsi" w:eastAsia="Cambria" w:hAnsiTheme="minorHAnsi"/>
          <w:sz w:val="18"/>
          <w:szCs w:val="18"/>
        </w:rPr>
        <w:t xml:space="preserve"> (assumes that some ventilation is provided by infiltration)</w:t>
      </w:r>
    </w:p>
    <w:p w14:paraId="389AA020" w14:textId="77777777" w:rsidR="00812830" w:rsidRPr="00D2491C" w:rsidRDefault="00812830" w:rsidP="00812830">
      <w:pPr>
        <w:numPr>
          <w:ilvl w:val="0"/>
          <w:numId w:val="10"/>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System Type </w:t>
      </w:r>
      <w:r w:rsidRPr="00D2491C">
        <w:rPr>
          <w:rFonts w:ascii="Calibri" w:hAnsi="Calibri"/>
          <w:sz w:val="18"/>
          <w:szCs w:val="18"/>
        </w:rPr>
        <w:t>from the choices provided:</w:t>
      </w:r>
    </w:p>
    <w:p w14:paraId="389AA021" w14:textId="77777777" w:rsidR="00812830" w:rsidRPr="00D2491C" w:rsidRDefault="00812830" w:rsidP="004408E5">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Exhaust</w:t>
      </w:r>
      <w:r>
        <w:rPr>
          <w:rFonts w:asciiTheme="minorHAnsi" w:eastAsia="Cambria" w:hAnsiTheme="minorHAnsi"/>
          <w:sz w:val="18"/>
          <w:szCs w:val="18"/>
        </w:rPr>
        <w:t xml:space="preserve"> (ventilation fan[s] push air out of the house)</w:t>
      </w:r>
    </w:p>
    <w:p w14:paraId="389AA022" w14:textId="77777777" w:rsidR="00812830" w:rsidRPr="00D2491C" w:rsidRDefault="00812830" w:rsidP="004408E5">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Supply</w:t>
      </w:r>
      <w:r>
        <w:rPr>
          <w:rFonts w:asciiTheme="minorHAnsi" w:eastAsia="Cambria" w:hAnsiTheme="minorHAnsi"/>
          <w:sz w:val="18"/>
          <w:szCs w:val="18"/>
        </w:rPr>
        <w:t xml:space="preserve"> (ventilation fan[s] push air into house)</w:t>
      </w:r>
    </w:p>
    <w:p w14:paraId="389AA023" w14:textId="77777777" w:rsidR="00812830" w:rsidRDefault="00812830" w:rsidP="004408E5">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 xml:space="preserve">Standalone - Balanced </w:t>
      </w:r>
      <w:r>
        <w:rPr>
          <w:rFonts w:asciiTheme="minorHAnsi" w:eastAsia="Cambria" w:hAnsiTheme="minorHAnsi"/>
          <w:sz w:val="18"/>
          <w:szCs w:val="18"/>
        </w:rPr>
        <w:t>(ventilation fan[s] push air into AND out of the house in equal amounts)</w:t>
      </w:r>
    </w:p>
    <w:p w14:paraId="389AA024" w14:textId="77777777" w:rsidR="00812830" w:rsidRDefault="00812830" w:rsidP="004408E5">
      <w:pPr>
        <w:pStyle w:val="ListParagraph"/>
        <w:numPr>
          <w:ilvl w:val="0"/>
          <w:numId w:val="13"/>
        </w:numPr>
        <w:rPr>
          <w:ins w:id="15" w:author="Smith, Alexis@Energy" w:date="2017-12-05T09:42:00Z"/>
          <w:rFonts w:asciiTheme="minorHAnsi" w:eastAsia="Cambria" w:hAnsiTheme="minorHAnsi"/>
          <w:sz w:val="18"/>
          <w:szCs w:val="18"/>
        </w:rPr>
      </w:pPr>
      <w:r>
        <w:rPr>
          <w:rFonts w:asciiTheme="minorHAnsi" w:eastAsia="Cambria" w:hAnsiTheme="minorHAnsi"/>
          <w:sz w:val="18"/>
          <w:szCs w:val="18"/>
        </w:rPr>
        <w:t>Central Fan Integrated – CFI (central space condition system fan is used to pull air into the house) Note: these may not run continuously. If “Continuous” is chosen in A06 an error message will be shown. These types of ventilation systems will trigger extra field verification and scrutiny by inspection personnel.</w:t>
      </w:r>
    </w:p>
    <w:p w14:paraId="103B4025" w14:textId="77777777" w:rsidR="004B1286" w:rsidRPr="004B1286" w:rsidRDefault="004B1286" w:rsidP="004B1286">
      <w:pPr>
        <w:pStyle w:val="ListParagraph"/>
        <w:numPr>
          <w:ilvl w:val="0"/>
          <w:numId w:val="10"/>
        </w:numPr>
        <w:rPr>
          <w:ins w:id="16" w:author="Smith, Alexis@Energy" w:date="2017-12-05T09:43:00Z"/>
          <w:rFonts w:asciiTheme="minorHAnsi" w:eastAsia="Cambria" w:hAnsiTheme="minorHAnsi"/>
          <w:sz w:val="18"/>
          <w:szCs w:val="18"/>
        </w:rPr>
      </w:pPr>
      <w:ins w:id="17" w:author="Smith, Alexis@Energy" w:date="2017-12-05T09:43:00Z">
        <w:r w:rsidRPr="004B1286">
          <w:rPr>
            <w:rFonts w:asciiTheme="minorHAnsi" w:eastAsia="Cambria" w:hAnsiTheme="minorHAnsi"/>
            <w:sz w:val="18"/>
            <w:szCs w:val="18"/>
          </w:rPr>
          <w:t>Enter the location in the residence where the IAQ fan is located.</w:t>
        </w:r>
      </w:ins>
    </w:p>
    <w:p w14:paraId="389AA025" w14:textId="77777777" w:rsidR="00812830" w:rsidRPr="00144CC2" w:rsidRDefault="00812830" w:rsidP="00812830">
      <w:pPr>
        <w:rPr>
          <w:rFonts w:asciiTheme="minorHAnsi" w:eastAsia="Cambria" w:hAnsiTheme="minorHAnsi"/>
          <w:b/>
        </w:rPr>
      </w:pPr>
    </w:p>
    <w:p w14:paraId="389AA026" w14:textId="77777777" w:rsidR="00812830" w:rsidRDefault="00812830" w:rsidP="00812830">
      <w:pPr>
        <w:rPr>
          <w:rFonts w:asciiTheme="minorHAnsi" w:eastAsia="Cambria" w:hAnsiTheme="minorHAnsi"/>
          <w:b/>
          <w:sz w:val="18"/>
          <w:szCs w:val="18"/>
        </w:rPr>
      </w:pPr>
      <w:r w:rsidRPr="00EE71C1">
        <w:rPr>
          <w:rFonts w:asciiTheme="minorHAnsi" w:eastAsia="Cambria" w:hAnsiTheme="minorHAnsi"/>
          <w:b/>
          <w:sz w:val="18"/>
          <w:szCs w:val="18"/>
        </w:rPr>
        <w:t xml:space="preserve">Section B. Whole Building Continuous Ventilation – </w:t>
      </w:r>
      <w:r>
        <w:rPr>
          <w:rFonts w:asciiTheme="minorHAnsi" w:eastAsia="Cambria" w:hAnsiTheme="minorHAnsi"/>
          <w:b/>
          <w:sz w:val="18"/>
          <w:szCs w:val="18"/>
        </w:rPr>
        <w:t xml:space="preserve">Total </w:t>
      </w:r>
      <w:r w:rsidRPr="00EE71C1">
        <w:rPr>
          <w:rFonts w:asciiTheme="minorHAnsi" w:eastAsia="Cambria" w:hAnsiTheme="minorHAnsi"/>
          <w:b/>
          <w:sz w:val="18"/>
          <w:szCs w:val="18"/>
        </w:rPr>
        <w:t>Ventilation Rate Method</w:t>
      </w:r>
    </w:p>
    <w:p w14:paraId="389AA027" w14:textId="77777777" w:rsidR="00812830" w:rsidRPr="0045459E" w:rsidRDefault="00812830" w:rsidP="00812830">
      <w:pPr>
        <w:numPr>
          <w:ilvl w:val="0"/>
          <w:numId w:val="11"/>
        </w:numPr>
        <w:contextualSpacing/>
        <w:rPr>
          <w:rFonts w:asciiTheme="minorHAnsi" w:eastAsia="Cambria" w:hAnsiTheme="minorHAnsi"/>
          <w:sz w:val="18"/>
          <w:szCs w:val="18"/>
        </w:rPr>
      </w:pPr>
      <w:r w:rsidRPr="00EE71C1">
        <w:rPr>
          <w:rFonts w:asciiTheme="minorHAnsi" w:eastAsia="Cambria" w:hAnsiTheme="minorHAnsi"/>
          <w:sz w:val="18"/>
          <w:szCs w:val="18"/>
        </w:rPr>
        <w:t xml:space="preserve">This value is automatically calculated using </w:t>
      </w:r>
      <w:r>
        <w:rPr>
          <w:rFonts w:asciiTheme="minorHAnsi" w:eastAsia="Cambria" w:hAnsiTheme="minorHAnsi"/>
          <w:sz w:val="18"/>
          <w:szCs w:val="18"/>
        </w:rPr>
        <w:t xml:space="preserve">62.2 </w:t>
      </w:r>
      <w:r w:rsidRPr="00EE71C1">
        <w:rPr>
          <w:rFonts w:asciiTheme="minorHAnsi" w:eastAsia="Cambria" w:hAnsiTheme="minorHAnsi"/>
          <w:sz w:val="18"/>
          <w:szCs w:val="18"/>
        </w:rPr>
        <w:t>equation 4.</w:t>
      </w:r>
      <w:r>
        <w:rPr>
          <w:rFonts w:asciiTheme="minorHAnsi" w:eastAsia="Cambria" w:hAnsiTheme="minorHAnsi"/>
          <w:sz w:val="18"/>
          <w:szCs w:val="18"/>
        </w:rPr>
        <w:t>2a</w:t>
      </w:r>
      <w:r w:rsidRPr="00EE71C1">
        <w:rPr>
          <w:rFonts w:asciiTheme="minorHAnsi" w:eastAsia="Cambria" w:hAnsiTheme="minorHAnsi"/>
          <w:sz w:val="18"/>
          <w:szCs w:val="18"/>
        </w:rPr>
        <w:t>.</w:t>
      </w:r>
      <w:r>
        <w:rPr>
          <w:rFonts w:asciiTheme="minorHAnsi" w:eastAsia="Cambria" w:hAnsiTheme="minorHAnsi"/>
          <w:sz w:val="18"/>
          <w:szCs w:val="18"/>
        </w:rPr>
        <w:t xml:space="preserve"> </w:t>
      </w:r>
      <w:r w:rsidRPr="00DD4C67">
        <w:rPr>
          <w:rFonts w:asciiTheme="minorHAnsi" w:hAnsiTheme="minorHAnsi"/>
          <w:sz w:val="18"/>
          <w:szCs w:val="18"/>
        </w:rPr>
        <w:t xml:space="preserve">The equation </w:t>
      </w:r>
      <w:r>
        <w:rPr>
          <w:rFonts w:asciiTheme="minorHAnsi" w:hAnsiTheme="minorHAnsi"/>
          <w:sz w:val="18"/>
          <w:szCs w:val="18"/>
        </w:rPr>
        <w:t>used to calculate this value in the field equals:</w:t>
      </w:r>
    </w:p>
    <w:p w14:paraId="389AA028" w14:textId="77777777" w:rsidR="00812830" w:rsidRPr="0045459E" w:rsidRDefault="00812830" w:rsidP="00812830">
      <w:pPr>
        <w:pStyle w:val="ListParagraph"/>
        <w:numPr>
          <w:ilvl w:val="0"/>
          <w:numId w:val="12"/>
        </w:numPr>
        <w:rPr>
          <w:rFonts w:asciiTheme="minorHAnsi" w:eastAsia="Cambria" w:hAnsiTheme="minorHAnsi"/>
          <w:sz w:val="18"/>
          <w:szCs w:val="18"/>
        </w:rPr>
      </w:pPr>
      <w:r>
        <w:rPr>
          <w:rFonts w:asciiTheme="minorHAnsi" w:hAnsiTheme="minorHAnsi"/>
          <w:sz w:val="18"/>
          <w:szCs w:val="18"/>
        </w:rPr>
        <w:t xml:space="preserve">If A02= Single Family then </w:t>
      </w:r>
      <w:r w:rsidRPr="0045459E">
        <w:rPr>
          <w:rFonts w:asciiTheme="minorHAnsi" w:hAnsiTheme="minorHAnsi"/>
          <w:sz w:val="18"/>
          <w:szCs w:val="18"/>
        </w:rPr>
        <w:t>[(0.0</w:t>
      </w:r>
      <w:r>
        <w:rPr>
          <w:rFonts w:asciiTheme="minorHAnsi" w:hAnsiTheme="minorHAnsi"/>
          <w:sz w:val="18"/>
          <w:szCs w:val="18"/>
        </w:rPr>
        <w:t>3</w:t>
      </w:r>
      <w:r w:rsidRPr="0045459E">
        <w:rPr>
          <w:rFonts w:asciiTheme="minorHAnsi" w:hAnsiTheme="minorHAnsi"/>
          <w:sz w:val="18"/>
          <w:szCs w:val="18"/>
        </w:rPr>
        <w:t xml:space="preserve"> x conditioned floor area A</w:t>
      </w:r>
      <w:r>
        <w:rPr>
          <w:rFonts w:asciiTheme="minorHAnsi" w:hAnsiTheme="minorHAnsi"/>
          <w:sz w:val="18"/>
          <w:szCs w:val="18"/>
        </w:rPr>
        <w:t>04</w:t>
      </w:r>
      <w:r w:rsidRPr="0045459E">
        <w:rPr>
          <w:rFonts w:asciiTheme="minorHAnsi" w:hAnsiTheme="minorHAnsi"/>
          <w:sz w:val="18"/>
          <w:szCs w:val="18"/>
        </w:rPr>
        <w:t>) + 7.5(Number of bedrooms A</w:t>
      </w:r>
      <w:r>
        <w:rPr>
          <w:rFonts w:asciiTheme="minorHAnsi" w:hAnsiTheme="minorHAnsi"/>
          <w:sz w:val="18"/>
          <w:szCs w:val="18"/>
        </w:rPr>
        <w:t>05</w:t>
      </w:r>
      <w:r w:rsidRPr="0045459E">
        <w:rPr>
          <w:rFonts w:asciiTheme="minorHAnsi" w:hAnsiTheme="minorHAnsi"/>
          <w:sz w:val="18"/>
          <w:szCs w:val="18"/>
        </w:rPr>
        <w:t xml:space="preserve"> + 1)] = </w:t>
      </w:r>
      <w:r>
        <w:rPr>
          <w:rFonts w:asciiTheme="minorHAnsi" w:hAnsiTheme="minorHAnsi"/>
          <w:sz w:val="18"/>
          <w:szCs w:val="18"/>
        </w:rPr>
        <w:t xml:space="preserve">Required </w:t>
      </w:r>
      <w:r w:rsidRPr="0045459E">
        <w:rPr>
          <w:rFonts w:asciiTheme="minorHAnsi" w:hAnsiTheme="minorHAnsi"/>
          <w:sz w:val="18"/>
          <w:szCs w:val="18"/>
        </w:rPr>
        <w:t>Continuous Whole-Building Ventilation Rate</w:t>
      </w:r>
    </w:p>
    <w:p w14:paraId="389AA029" w14:textId="77777777" w:rsidR="00812830" w:rsidRPr="0045459E" w:rsidRDefault="00812830" w:rsidP="00812830">
      <w:pPr>
        <w:pStyle w:val="ListParagraph"/>
        <w:numPr>
          <w:ilvl w:val="0"/>
          <w:numId w:val="12"/>
        </w:numPr>
        <w:rPr>
          <w:rFonts w:asciiTheme="minorHAnsi" w:eastAsia="Cambria" w:hAnsiTheme="minorHAnsi"/>
          <w:sz w:val="18"/>
          <w:szCs w:val="18"/>
        </w:rPr>
      </w:pPr>
      <w:r>
        <w:rPr>
          <w:rFonts w:asciiTheme="minorHAnsi" w:hAnsiTheme="minorHAnsi"/>
          <w:sz w:val="18"/>
          <w:szCs w:val="18"/>
        </w:rPr>
        <w:t xml:space="preserve">If A02= Multifamily then </w:t>
      </w:r>
      <w:r w:rsidRPr="0045459E">
        <w:rPr>
          <w:rFonts w:asciiTheme="minorHAnsi" w:hAnsiTheme="minorHAnsi"/>
          <w:sz w:val="18"/>
          <w:szCs w:val="18"/>
        </w:rPr>
        <w:t>[(0.0</w:t>
      </w:r>
      <w:r>
        <w:rPr>
          <w:rFonts w:asciiTheme="minorHAnsi" w:hAnsiTheme="minorHAnsi"/>
          <w:sz w:val="18"/>
          <w:szCs w:val="18"/>
        </w:rPr>
        <w:t>5</w:t>
      </w:r>
      <w:r w:rsidRPr="0045459E">
        <w:rPr>
          <w:rFonts w:asciiTheme="minorHAnsi" w:hAnsiTheme="minorHAnsi"/>
          <w:sz w:val="18"/>
          <w:szCs w:val="18"/>
        </w:rPr>
        <w:t xml:space="preserve"> x conditioned floor area A</w:t>
      </w:r>
      <w:r>
        <w:rPr>
          <w:rFonts w:asciiTheme="minorHAnsi" w:hAnsiTheme="minorHAnsi"/>
          <w:sz w:val="18"/>
          <w:szCs w:val="18"/>
        </w:rPr>
        <w:t>04</w:t>
      </w:r>
      <w:r w:rsidRPr="0045459E">
        <w:rPr>
          <w:rFonts w:asciiTheme="minorHAnsi" w:hAnsiTheme="minorHAnsi"/>
          <w:sz w:val="18"/>
          <w:szCs w:val="18"/>
        </w:rPr>
        <w:t>) + 7.5(Number of bedrooms A</w:t>
      </w:r>
      <w:r>
        <w:rPr>
          <w:rFonts w:asciiTheme="minorHAnsi" w:hAnsiTheme="minorHAnsi"/>
          <w:sz w:val="18"/>
          <w:szCs w:val="18"/>
        </w:rPr>
        <w:t>05</w:t>
      </w:r>
      <w:r w:rsidRPr="0045459E">
        <w:rPr>
          <w:rFonts w:asciiTheme="minorHAnsi" w:hAnsiTheme="minorHAnsi"/>
          <w:sz w:val="18"/>
          <w:szCs w:val="18"/>
        </w:rPr>
        <w:t xml:space="preserve"> + 1)] = </w:t>
      </w:r>
      <w:r>
        <w:rPr>
          <w:rFonts w:asciiTheme="minorHAnsi" w:hAnsiTheme="minorHAnsi"/>
          <w:sz w:val="18"/>
          <w:szCs w:val="18"/>
        </w:rPr>
        <w:t xml:space="preserve">Required </w:t>
      </w:r>
      <w:r w:rsidRPr="0045459E">
        <w:rPr>
          <w:rFonts w:asciiTheme="minorHAnsi" w:hAnsiTheme="minorHAnsi"/>
          <w:sz w:val="18"/>
          <w:szCs w:val="18"/>
        </w:rPr>
        <w:t>Continuous Whole-Building Ventilation Rate</w:t>
      </w:r>
    </w:p>
    <w:p w14:paraId="389AA02A" w14:textId="280D0778" w:rsidR="00812830" w:rsidRPr="00A35980" w:rsidRDefault="00812830" w:rsidP="00812830">
      <w:pPr>
        <w:numPr>
          <w:ilvl w:val="0"/>
          <w:numId w:val="11"/>
        </w:numPr>
        <w:contextualSpacing/>
        <w:rPr>
          <w:rFonts w:asciiTheme="minorHAnsi" w:eastAsia="Cambria" w:hAnsiTheme="minorHAnsi"/>
          <w:sz w:val="18"/>
          <w:szCs w:val="18"/>
        </w:rPr>
      </w:pPr>
      <w:r w:rsidRPr="00C35F15">
        <w:rPr>
          <w:rFonts w:asciiTheme="minorHAnsi" w:hAnsiTheme="minorHAnsi"/>
          <w:sz w:val="18"/>
          <w:szCs w:val="18"/>
        </w:rPr>
        <w:t xml:space="preserve">This information is automatically pulled from the </w:t>
      </w:r>
      <w:r>
        <w:rPr>
          <w:rFonts w:asciiTheme="minorHAnsi" w:hAnsiTheme="minorHAnsi"/>
          <w:sz w:val="18"/>
          <w:szCs w:val="18"/>
        </w:rPr>
        <w:t>registered MCH</w:t>
      </w:r>
      <w:r w:rsidR="004408E5">
        <w:rPr>
          <w:rFonts w:asciiTheme="minorHAnsi" w:hAnsiTheme="minorHAnsi"/>
          <w:sz w:val="18"/>
          <w:szCs w:val="18"/>
        </w:rPr>
        <w:t>-</w:t>
      </w:r>
      <w:r>
        <w:rPr>
          <w:rFonts w:asciiTheme="minorHAnsi" w:hAnsiTheme="minorHAnsi"/>
          <w:sz w:val="18"/>
          <w:szCs w:val="18"/>
        </w:rPr>
        <w:t>24 for this dwelling unit. Note: The Total Ventilation Rate Method requires specific infiltration measurements that must be documented on a MCH</w:t>
      </w:r>
      <w:r w:rsidR="004408E5">
        <w:rPr>
          <w:rFonts w:asciiTheme="minorHAnsi" w:hAnsiTheme="minorHAnsi"/>
          <w:sz w:val="18"/>
          <w:szCs w:val="18"/>
        </w:rPr>
        <w:t>-</w:t>
      </w:r>
      <w:r>
        <w:rPr>
          <w:rFonts w:asciiTheme="minorHAnsi" w:hAnsiTheme="minorHAnsi"/>
          <w:sz w:val="18"/>
          <w:szCs w:val="18"/>
        </w:rPr>
        <w:t>24.</w:t>
      </w:r>
    </w:p>
    <w:p w14:paraId="389AA02B" w14:textId="77777777" w:rsidR="00812830" w:rsidRPr="00B573A6" w:rsidRDefault="00812830" w:rsidP="00812830">
      <w:pPr>
        <w:numPr>
          <w:ilvl w:val="0"/>
          <w:numId w:val="11"/>
        </w:numPr>
        <w:contextualSpacing/>
        <w:rPr>
          <w:rFonts w:asciiTheme="minorHAnsi" w:eastAsia="Cambria" w:hAnsiTheme="minorHAnsi"/>
          <w:sz w:val="18"/>
          <w:szCs w:val="18"/>
        </w:rPr>
      </w:pPr>
      <w:r w:rsidRPr="00A35980">
        <w:rPr>
          <w:rFonts w:asciiTheme="minorHAnsi" w:eastAsia="Cambria" w:hAnsiTheme="minorHAnsi"/>
          <w:sz w:val="18"/>
          <w:szCs w:val="18"/>
        </w:rPr>
        <w:t xml:space="preserve">This value is automatically calculated.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 xml:space="preserve">(CFM50 B02 x 0.055)/144 </w:t>
      </w:r>
      <w:r w:rsidRPr="00A35980">
        <w:rPr>
          <w:rFonts w:asciiTheme="minorHAnsi" w:hAnsiTheme="minorHAnsi"/>
          <w:sz w:val="18"/>
          <w:szCs w:val="18"/>
        </w:rPr>
        <w:t xml:space="preserve">= </w:t>
      </w:r>
      <w:r w:rsidRPr="00CB00C9">
        <w:rPr>
          <w:rFonts w:asciiTheme="minorHAnsi" w:hAnsiTheme="minorHAnsi"/>
          <w:sz w:val="18"/>
          <w:szCs w:val="18"/>
        </w:rPr>
        <w:t>Equivalent Leakage Area</w:t>
      </w:r>
      <w:r>
        <w:rPr>
          <w:rFonts w:asciiTheme="minorHAnsi" w:hAnsiTheme="minorHAnsi"/>
          <w:sz w:val="18"/>
          <w:szCs w:val="18"/>
        </w:rPr>
        <w:t xml:space="preserve"> (ELA)</w:t>
      </w:r>
    </w:p>
    <w:p w14:paraId="389AA02C" w14:textId="16E43C05" w:rsidR="00812830" w:rsidRPr="00A35980" w:rsidRDefault="00812830" w:rsidP="00812830">
      <w:pPr>
        <w:numPr>
          <w:ilvl w:val="0"/>
          <w:numId w:val="11"/>
        </w:numPr>
        <w:contextualSpacing/>
        <w:rPr>
          <w:rFonts w:asciiTheme="minorHAnsi" w:eastAsia="Cambria" w:hAnsiTheme="minorHAnsi"/>
          <w:sz w:val="18"/>
          <w:szCs w:val="18"/>
        </w:rPr>
      </w:pPr>
      <w:r w:rsidRPr="00C35F15">
        <w:rPr>
          <w:rFonts w:asciiTheme="minorHAnsi" w:hAnsiTheme="minorHAnsi"/>
          <w:sz w:val="18"/>
          <w:szCs w:val="18"/>
        </w:rPr>
        <w:t xml:space="preserve">This information is automatically pulled from the </w:t>
      </w:r>
      <w:r>
        <w:rPr>
          <w:rFonts w:asciiTheme="minorHAnsi" w:hAnsiTheme="minorHAnsi"/>
          <w:sz w:val="18"/>
          <w:szCs w:val="18"/>
        </w:rPr>
        <w:t>registered MCH</w:t>
      </w:r>
      <w:r w:rsidR="004408E5">
        <w:rPr>
          <w:rFonts w:asciiTheme="minorHAnsi" w:hAnsiTheme="minorHAnsi"/>
          <w:sz w:val="18"/>
          <w:szCs w:val="18"/>
        </w:rPr>
        <w:t>-</w:t>
      </w:r>
      <w:r>
        <w:rPr>
          <w:rFonts w:asciiTheme="minorHAnsi" w:hAnsiTheme="minorHAnsi"/>
          <w:sz w:val="18"/>
          <w:szCs w:val="18"/>
        </w:rPr>
        <w:t>24 for this dwelling unit. Note: The Total Ventilation Rate Method requires specific infiltration measurements that must be documented on a MCH</w:t>
      </w:r>
      <w:r w:rsidR="004408E5">
        <w:rPr>
          <w:rFonts w:asciiTheme="minorHAnsi" w:hAnsiTheme="minorHAnsi"/>
          <w:sz w:val="18"/>
          <w:szCs w:val="18"/>
        </w:rPr>
        <w:t>-</w:t>
      </w:r>
      <w:r>
        <w:rPr>
          <w:rFonts w:asciiTheme="minorHAnsi" w:hAnsiTheme="minorHAnsi"/>
          <w:sz w:val="18"/>
          <w:szCs w:val="18"/>
        </w:rPr>
        <w:t>24.</w:t>
      </w:r>
    </w:p>
    <w:p w14:paraId="389AA02D" w14:textId="77777777" w:rsidR="00812830" w:rsidRPr="00B573A6" w:rsidRDefault="00812830" w:rsidP="00812830">
      <w:pPr>
        <w:numPr>
          <w:ilvl w:val="0"/>
          <w:numId w:val="11"/>
        </w:numPr>
        <w:contextualSpacing/>
        <w:rPr>
          <w:rFonts w:asciiTheme="minorHAnsi" w:eastAsia="Cambria" w:hAnsiTheme="minorHAnsi"/>
          <w:sz w:val="18"/>
          <w:szCs w:val="18"/>
        </w:rPr>
      </w:pPr>
      <w:r w:rsidRPr="00A35980">
        <w:rPr>
          <w:rFonts w:asciiTheme="minorHAnsi" w:eastAsia="Cambria" w:hAnsiTheme="minorHAnsi"/>
          <w:sz w:val="18"/>
          <w:szCs w:val="18"/>
        </w:rPr>
        <w:t xml:space="preserve">This value is automatically calculated.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 xml:space="preserve">(CFM50 B04 x 0.055)/144 </w:t>
      </w:r>
      <w:r w:rsidRPr="00A35980">
        <w:rPr>
          <w:rFonts w:asciiTheme="minorHAnsi" w:hAnsiTheme="minorHAnsi"/>
          <w:sz w:val="18"/>
          <w:szCs w:val="18"/>
        </w:rPr>
        <w:t xml:space="preserve">= </w:t>
      </w:r>
      <w:r w:rsidRPr="00CB00C9">
        <w:rPr>
          <w:rFonts w:asciiTheme="minorHAnsi" w:hAnsiTheme="minorHAnsi"/>
          <w:sz w:val="18"/>
          <w:szCs w:val="18"/>
        </w:rPr>
        <w:t>Equivalent Leakage Area</w:t>
      </w:r>
      <w:r>
        <w:rPr>
          <w:rFonts w:asciiTheme="minorHAnsi" w:hAnsiTheme="minorHAnsi"/>
          <w:sz w:val="18"/>
          <w:szCs w:val="18"/>
        </w:rPr>
        <w:t xml:space="preserve"> (ELA)</w:t>
      </w:r>
    </w:p>
    <w:p w14:paraId="389AA02E" w14:textId="77777777" w:rsidR="00812830" w:rsidRDefault="00812830" w:rsidP="00812830">
      <w:pPr>
        <w:numPr>
          <w:ilvl w:val="0"/>
          <w:numId w:val="11"/>
        </w:numPr>
        <w:contextualSpacing/>
        <w:rPr>
          <w:rFonts w:asciiTheme="minorHAnsi" w:eastAsia="Cambria" w:hAnsiTheme="minorHAnsi"/>
          <w:sz w:val="18"/>
          <w:szCs w:val="18"/>
        </w:rPr>
      </w:pPr>
      <w:r>
        <w:rPr>
          <w:rFonts w:asciiTheme="minorHAnsi" w:eastAsia="Cambria" w:hAnsiTheme="minorHAnsi"/>
          <w:sz w:val="18"/>
          <w:szCs w:val="18"/>
        </w:rPr>
        <w:t>Calculated value. This is the average of the pressurization and depressurization equivalent leakage areas.</w:t>
      </w:r>
    </w:p>
    <w:p w14:paraId="389AA02F" w14:textId="77777777" w:rsidR="00812830" w:rsidRPr="00B573A6" w:rsidRDefault="00812830" w:rsidP="00812830">
      <w:pPr>
        <w:numPr>
          <w:ilvl w:val="0"/>
          <w:numId w:val="11"/>
        </w:numPr>
        <w:contextualSpacing/>
        <w:rPr>
          <w:rFonts w:asciiTheme="minorHAnsi" w:eastAsia="Cambria" w:hAnsiTheme="minorHAnsi"/>
          <w:sz w:val="18"/>
          <w:szCs w:val="18"/>
        </w:rPr>
      </w:pPr>
      <w:r w:rsidRPr="007B7968">
        <w:rPr>
          <w:rFonts w:asciiTheme="minorHAnsi" w:eastAsia="Cambria" w:hAnsiTheme="minorHAnsi"/>
          <w:sz w:val="18"/>
          <w:szCs w:val="18"/>
        </w:rPr>
        <w:t>User entered value</w:t>
      </w:r>
      <w:r>
        <w:rPr>
          <w:rFonts w:asciiTheme="minorHAnsi" w:eastAsia="Cambria" w:hAnsiTheme="minorHAnsi"/>
          <w:sz w:val="18"/>
          <w:szCs w:val="18"/>
        </w:rPr>
        <w:t xml:space="preserve">. Enter the </w:t>
      </w:r>
      <w:r w:rsidRPr="00CB00C9">
        <w:rPr>
          <w:rFonts w:asciiTheme="minorHAnsi" w:hAnsiTheme="minorHAnsi"/>
          <w:sz w:val="18"/>
          <w:szCs w:val="18"/>
        </w:rPr>
        <w:t>vertical distance from the lowest above-grade floor to the highest ceiling</w:t>
      </w:r>
      <w:r>
        <w:rPr>
          <w:rFonts w:asciiTheme="minorHAnsi" w:hAnsiTheme="minorHAnsi"/>
          <w:sz w:val="18"/>
          <w:szCs w:val="18"/>
        </w:rPr>
        <w:t>,</w:t>
      </w:r>
      <w:r w:rsidRPr="00CB00C9">
        <w:rPr>
          <w:rFonts w:asciiTheme="minorHAnsi" w:hAnsiTheme="minorHAnsi"/>
          <w:sz w:val="18"/>
          <w:szCs w:val="18"/>
        </w:rPr>
        <w:t xml:space="preserve"> in feet</w:t>
      </w:r>
      <w:r>
        <w:rPr>
          <w:rFonts w:asciiTheme="minorHAnsi" w:hAnsiTheme="minorHAnsi"/>
          <w:sz w:val="18"/>
          <w:szCs w:val="18"/>
        </w:rPr>
        <w:t>.</w:t>
      </w:r>
    </w:p>
    <w:p w14:paraId="389AA030" w14:textId="77777777" w:rsidR="00812830" w:rsidRPr="00812830" w:rsidRDefault="00812830" w:rsidP="00812830">
      <w:pPr>
        <w:numPr>
          <w:ilvl w:val="0"/>
          <w:numId w:val="11"/>
        </w:numPr>
        <w:contextualSpacing/>
        <w:rPr>
          <w:rFonts w:asciiTheme="minorHAnsi" w:eastAsia="Cambria" w:hAnsiTheme="minorHAnsi"/>
          <w:sz w:val="18"/>
          <w:szCs w:val="18"/>
        </w:rPr>
      </w:pPr>
      <w:r w:rsidRPr="007B7968">
        <w:rPr>
          <w:rFonts w:asciiTheme="minorHAnsi" w:eastAsia="Cambria" w:hAnsiTheme="minorHAnsi"/>
          <w:sz w:val="18"/>
          <w:szCs w:val="18"/>
        </w:rPr>
        <w:t>User entered valu</w:t>
      </w:r>
      <w:r>
        <w:rPr>
          <w:rFonts w:asciiTheme="minorHAnsi" w:eastAsia="Cambria" w:hAnsiTheme="minorHAnsi"/>
          <w:sz w:val="18"/>
          <w:szCs w:val="18"/>
        </w:rPr>
        <w:t xml:space="preserve">e. Enter the Weather Shielding Factor (wsf) from </w:t>
      </w:r>
      <w:r>
        <w:rPr>
          <w:rFonts w:asciiTheme="minorHAnsi" w:hAnsiTheme="minorHAnsi"/>
          <w:sz w:val="18"/>
          <w:szCs w:val="18"/>
        </w:rPr>
        <w:t xml:space="preserve">62.2 </w:t>
      </w:r>
      <w:r w:rsidRPr="00CB00C9">
        <w:rPr>
          <w:rFonts w:asciiTheme="minorHAnsi" w:hAnsiTheme="minorHAnsi"/>
          <w:sz w:val="18"/>
          <w:szCs w:val="18"/>
        </w:rPr>
        <w:t>Appendix X</w:t>
      </w:r>
      <w:r>
        <w:rPr>
          <w:rFonts w:asciiTheme="minorHAnsi" w:hAnsiTheme="minorHAnsi"/>
          <w:sz w:val="18"/>
          <w:szCs w:val="18"/>
        </w:rPr>
        <w:t xml:space="preserve"> Table X1.</w:t>
      </w:r>
    </w:p>
    <w:p w14:paraId="389AA031" w14:textId="77777777" w:rsidR="00812830" w:rsidRDefault="00812830" w:rsidP="00812830">
      <w:pPr>
        <w:ind w:left="360"/>
        <w:contextualSpacing/>
        <w:rPr>
          <w:rFonts w:asciiTheme="minorHAnsi" w:hAnsiTheme="minorHAnsi"/>
          <w:sz w:val="18"/>
          <w:szCs w:val="18"/>
        </w:rPr>
      </w:pPr>
    </w:p>
    <w:tbl>
      <w:tblPr>
        <w:tblW w:w="10921" w:type="dxa"/>
        <w:tblInd w:w="95" w:type="dxa"/>
        <w:tblLook w:val="04A0" w:firstRow="1" w:lastRow="0" w:firstColumn="1" w:lastColumn="0" w:noHBand="0" w:noVBand="1"/>
      </w:tblPr>
      <w:tblGrid>
        <w:gridCol w:w="965"/>
        <w:gridCol w:w="810"/>
        <w:gridCol w:w="4942"/>
        <w:gridCol w:w="1407"/>
        <w:gridCol w:w="1507"/>
        <w:gridCol w:w="1290"/>
      </w:tblGrid>
      <w:tr w:rsidR="00812830" w:rsidRPr="002A4574" w14:paraId="389AA033" w14:textId="77777777" w:rsidTr="00812830">
        <w:trPr>
          <w:trHeight w:val="240"/>
        </w:trPr>
        <w:tc>
          <w:tcPr>
            <w:tcW w:w="10921" w:type="dxa"/>
            <w:gridSpan w:val="6"/>
            <w:tcBorders>
              <w:top w:val="nil"/>
              <w:left w:val="nil"/>
              <w:bottom w:val="nil"/>
              <w:right w:val="nil"/>
            </w:tcBorders>
            <w:shd w:val="clear" w:color="auto" w:fill="auto"/>
            <w:noWrap/>
            <w:vAlign w:val="bottom"/>
            <w:hideMark/>
          </w:tcPr>
          <w:p w14:paraId="389AA032" w14:textId="77777777" w:rsidR="00812830" w:rsidRPr="002A4574" w:rsidRDefault="00812830" w:rsidP="00812830">
            <w:pPr>
              <w:jc w:val="center"/>
              <w:rPr>
                <w:rFonts w:ascii="Calibri" w:hAnsi="Calibri"/>
                <w:color w:val="000000"/>
                <w:sz w:val="18"/>
                <w:szCs w:val="18"/>
              </w:rPr>
            </w:pPr>
            <w:r w:rsidRPr="002A4574">
              <w:rPr>
                <w:rFonts w:ascii="Calibri" w:hAnsi="Calibri"/>
                <w:color w:val="000000"/>
                <w:sz w:val="18"/>
                <w:szCs w:val="18"/>
              </w:rPr>
              <w:t>NORMATIVE APPENDIX X:</w:t>
            </w:r>
          </w:p>
        </w:tc>
      </w:tr>
      <w:tr w:rsidR="00812830" w:rsidRPr="002A4574" w14:paraId="389AA035" w14:textId="77777777" w:rsidTr="00812830">
        <w:trPr>
          <w:trHeight w:val="240"/>
        </w:trPr>
        <w:tc>
          <w:tcPr>
            <w:tcW w:w="10921" w:type="dxa"/>
            <w:gridSpan w:val="6"/>
            <w:tcBorders>
              <w:top w:val="nil"/>
              <w:left w:val="nil"/>
              <w:bottom w:val="nil"/>
              <w:right w:val="nil"/>
            </w:tcBorders>
            <w:shd w:val="clear" w:color="auto" w:fill="auto"/>
            <w:noWrap/>
            <w:vAlign w:val="bottom"/>
            <w:hideMark/>
          </w:tcPr>
          <w:p w14:paraId="389AA034" w14:textId="77777777" w:rsidR="00812830" w:rsidRPr="002A4574" w:rsidRDefault="00812830" w:rsidP="00812830">
            <w:pPr>
              <w:jc w:val="center"/>
              <w:rPr>
                <w:rFonts w:ascii="Calibri" w:hAnsi="Calibri"/>
                <w:color w:val="000000"/>
                <w:sz w:val="18"/>
                <w:szCs w:val="18"/>
              </w:rPr>
            </w:pPr>
            <w:r w:rsidRPr="002A4574">
              <w:rPr>
                <w:rFonts w:ascii="Calibri" w:hAnsi="Calibri"/>
                <w:color w:val="000000"/>
                <w:sz w:val="18"/>
                <w:szCs w:val="18"/>
              </w:rPr>
              <w:t>INFILTRATION EFFECTIVENESS WEATHER AND SHIELDING FACTORS (WSF)</w:t>
            </w:r>
          </w:p>
        </w:tc>
      </w:tr>
      <w:tr w:rsidR="00812830" w:rsidRPr="002A4574" w14:paraId="389AA037" w14:textId="77777777" w:rsidTr="00812830">
        <w:trPr>
          <w:trHeight w:val="240"/>
        </w:trPr>
        <w:tc>
          <w:tcPr>
            <w:tcW w:w="10921" w:type="dxa"/>
            <w:gridSpan w:val="6"/>
            <w:tcBorders>
              <w:top w:val="nil"/>
              <w:left w:val="nil"/>
              <w:bottom w:val="nil"/>
              <w:right w:val="nil"/>
            </w:tcBorders>
            <w:shd w:val="clear" w:color="auto" w:fill="auto"/>
            <w:noWrap/>
            <w:vAlign w:val="bottom"/>
            <w:hideMark/>
          </w:tcPr>
          <w:p w14:paraId="389AA036" w14:textId="77777777" w:rsidR="00812830" w:rsidRPr="002A4574" w:rsidRDefault="00812830" w:rsidP="00812830">
            <w:pPr>
              <w:jc w:val="center"/>
              <w:rPr>
                <w:rFonts w:ascii="Calibri" w:hAnsi="Calibri"/>
                <w:color w:val="000000"/>
                <w:sz w:val="18"/>
                <w:szCs w:val="18"/>
              </w:rPr>
            </w:pPr>
            <w:r w:rsidRPr="002A4574">
              <w:rPr>
                <w:rFonts w:ascii="Calibri" w:hAnsi="Calibri"/>
                <w:color w:val="000000"/>
                <w:sz w:val="18"/>
                <w:szCs w:val="18"/>
              </w:rPr>
              <w:t>TABLE X1 U.S. Climates</w:t>
            </w:r>
          </w:p>
        </w:tc>
      </w:tr>
      <w:tr w:rsidR="00812830" w:rsidRPr="002A4574" w14:paraId="389AA03E" w14:textId="77777777" w:rsidTr="00812830">
        <w:trPr>
          <w:trHeight w:val="240"/>
        </w:trPr>
        <w:tc>
          <w:tcPr>
            <w:tcW w:w="965" w:type="dxa"/>
            <w:tcBorders>
              <w:top w:val="nil"/>
              <w:left w:val="nil"/>
              <w:bottom w:val="single" w:sz="4" w:space="0" w:color="auto"/>
              <w:right w:val="nil"/>
            </w:tcBorders>
            <w:shd w:val="clear" w:color="auto" w:fill="auto"/>
            <w:noWrap/>
            <w:vAlign w:val="bottom"/>
            <w:hideMark/>
          </w:tcPr>
          <w:p w14:paraId="389AA038"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TMY3</w:t>
            </w:r>
          </w:p>
        </w:tc>
        <w:tc>
          <w:tcPr>
            <w:tcW w:w="810" w:type="dxa"/>
            <w:tcBorders>
              <w:top w:val="nil"/>
              <w:left w:val="nil"/>
              <w:bottom w:val="single" w:sz="4" w:space="0" w:color="auto"/>
              <w:right w:val="nil"/>
            </w:tcBorders>
            <w:shd w:val="clear" w:color="auto" w:fill="auto"/>
            <w:noWrap/>
            <w:vAlign w:val="bottom"/>
            <w:hideMark/>
          </w:tcPr>
          <w:p w14:paraId="389AA039"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wsf</w:t>
            </w:r>
          </w:p>
        </w:tc>
        <w:tc>
          <w:tcPr>
            <w:tcW w:w="4942" w:type="dxa"/>
            <w:tcBorders>
              <w:top w:val="nil"/>
              <w:left w:val="nil"/>
              <w:bottom w:val="single" w:sz="4" w:space="0" w:color="auto"/>
              <w:right w:val="nil"/>
            </w:tcBorders>
            <w:shd w:val="clear" w:color="auto" w:fill="auto"/>
            <w:noWrap/>
            <w:vAlign w:val="bottom"/>
            <w:hideMark/>
          </w:tcPr>
          <w:p w14:paraId="389AA03A"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Weather Station</w:t>
            </w:r>
          </w:p>
        </w:tc>
        <w:tc>
          <w:tcPr>
            <w:tcW w:w="1407" w:type="dxa"/>
            <w:tcBorders>
              <w:top w:val="nil"/>
              <w:left w:val="nil"/>
              <w:bottom w:val="single" w:sz="4" w:space="0" w:color="auto"/>
              <w:right w:val="nil"/>
            </w:tcBorders>
            <w:shd w:val="clear" w:color="auto" w:fill="auto"/>
            <w:noWrap/>
            <w:vAlign w:val="bottom"/>
            <w:hideMark/>
          </w:tcPr>
          <w:p w14:paraId="389AA03B"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Latitude</w:t>
            </w:r>
          </w:p>
        </w:tc>
        <w:tc>
          <w:tcPr>
            <w:tcW w:w="1507" w:type="dxa"/>
            <w:tcBorders>
              <w:top w:val="nil"/>
              <w:left w:val="nil"/>
              <w:bottom w:val="single" w:sz="4" w:space="0" w:color="auto"/>
              <w:right w:val="nil"/>
            </w:tcBorders>
            <w:shd w:val="clear" w:color="auto" w:fill="auto"/>
            <w:noWrap/>
            <w:vAlign w:val="bottom"/>
            <w:hideMark/>
          </w:tcPr>
          <w:p w14:paraId="389AA03C"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Longitude</w:t>
            </w:r>
          </w:p>
        </w:tc>
        <w:tc>
          <w:tcPr>
            <w:tcW w:w="1290" w:type="dxa"/>
            <w:tcBorders>
              <w:top w:val="nil"/>
              <w:left w:val="nil"/>
              <w:bottom w:val="single" w:sz="4" w:space="0" w:color="auto"/>
              <w:right w:val="nil"/>
            </w:tcBorders>
            <w:shd w:val="clear" w:color="auto" w:fill="auto"/>
            <w:noWrap/>
            <w:vAlign w:val="bottom"/>
            <w:hideMark/>
          </w:tcPr>
          <w:p w14:paraId="389AA03D"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State</w:t>
            </w:r>
          </w:p>
        </w:tc>
      </w:tr>
      <w:tr w:rsidR="00812830" w:rsidRPr="002A4574" w14:paraId="389AA045" w14:textId="77777777" w:rsidTr="00812830">
        <w:trPr>
          <w:trHeight w:val="240"/>
        </w:trPr>
        <w:tc>
          <w:tcPr>
            <w:tcW w:w="965" w:type="dxa"/>
            <w:tcBorders>
              <w:top w:val="nil"/>
              <w:left w:val="nil"/>
              <w:bottom w:val="nil"/>
              <w:right w:val="nil"/>
            </w:tcBorders>
            <w:shd w:val="clear" w:color="auto" w:fill="auto"/>
            <w:noWrap/>
            <w:vAlign w:val="bottom"/>
            <w:hideMark/>
          </w:tcPr>
          <w:p w14:paraId="389AA03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690150</w:t>
            </w:r>
          </w:p>
        </w:tc>
        <w:tc>
          <w:tcPr>
            <w:tcW w:w="810" w:type="dxa"/>
            <w:tcBorders>
              <w:top w:val="nil"/>
              <w:left w:val="nil"/>
              <w:bottom w:val="nil"/>
              <w:right w:val="nil"/>
            </w:tcBorders>
            <w:shd w:val="clear" w:color="auto" w:fill="auto"/>
            <w:noWrap/>
            <w:vAlign w:val="bottom"/>
            <w:hideMark/>
          </w:tcPr>
          <w:p w14:paraId="389AA04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w:t>
            </w:r>
          </w:p>
        </w:tc>
        <w:tc>
          <w:tcPr>
            <w:tcW w:w="4942" w:type="dxa"/>
            <w:tcBorders>
              <w:top w:val="nil"/>
              <w:left w:val="nil"/>
              <w:bottom w:val="nil"/>
              <w:right w:val="nil"/>
            </w:tcBorders>
            <w:shd w:val="clear" w:color="auto" w:fill="auto"/>
            <w:noWrap/>
            <w:vAlign w:val="bottom"/>
            <w:hideMark/>
          </w:tcPr>
          <w:p w14:paraId="389AA041"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Twentynine Palms </w:t>
            </w:r>
          </w:p>
        </w:tc>
        <w:tc>
          <w:tcPr>
            <w:tcW w:w="1407" w:type="dxa"/>
            <w:tcBorders>
              <w:top w:val="nil"/>
              <w:left w:val="nil"/>
              <w:bottom w:val="nil"/>
              <w:right w:val="nil"/>
            </w:tcBorders>
            <w:shd w:val="clear" w:color="auto" w:fill="auto"/>
            <w:noWrap/>
            <w:vAlign w:val="bottom"/>
            <w:hideMark/>
          </w:tcPr>
          <w:p w14:paraId="389AA04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34.3</w:t>
            </w:r>
          </w:p>
        </w:tc>
        <w:tc>
          <w:tcPr>
            <w:tcW w:w="1507" w:type="dxa"/>
            <w:tcBorders>
              <w:top w:val="nil"/>
              <w:left w:val="nil"/>
              <w:bottom w:val="nil"/>
              <w:right w:val="nil"/>
            </w:tcBorders>
            <w:shd w:val="clear" w:color="auto" w:fill="auto"/>
            <w:noWrap/>
            <w:vAlign w:val="bottom"/>
            <w:hideMark/>
          </w:tcPr>
          <w:p w14:paraId="389AA04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–116.17</w:t>
            </w:r>
          </w:p>
        </w:tc>
        <w:tc>
          <w:tcPr>
            <w:tcW w:w="1290" w:type="dxa"/>
            <w:tcBorders>
              <w:top w:val="nil"/>
              <w:left w:val="nil"/>
              <w:bottom w:val="nil"/>
              <w:right w:val="nil"/>
            </w:tcBorders>
            <w:shd w:val="clear" w:color="auto" w:fill="auto"/>
            <w:noWrap/>
            <w:vAlign w:val="bottom"/>
            <w:hideMark/>
          </w:tcPr>
          <w:p w14:paraId="389AA04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4C" w14:textId="77777777" w:rsidTr="00812830">
        <w:trPr>
          <w:trHeight w:val="240"/>
        </w:trPr>
        <w:tc>
          <w:tcPr>
            <w:tcW w:w="965" w:type="dxa"/>
            <w:tcBorders>
              <w:top w:val="nil"/>
              <w:left w:val="nil"/>
              <w:bottom w:val="nil"/>
              <w:right w:val="nil"/>
            </w:tcBorders>
            <w:shd w:val="clear" w:color="auto" w:fill="auto"/>
            <w:noWrap/>
            <w:vAlign w:val="bottom"/>
            <w:hideMark/>
          </w:tcPr>
          <w:p w14:paraId="389AA04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722860</w:t>
            </w:r>
          </w:p>
        </w:tc>
        <w:tc>
          <w:tcPr>
            <w:tcW w:w="810" w:type="dxa"/>
            <w:tcBorders>
              <w:top w:val="nil"/>
              <w:left w:val="nil"/>
              <w:bottom w:val="nil"/>
              <w:right w:val="nil"/>
            </w:tcBorders>
            <w:shd w:val="clear" w:color="auto" w:fill="auto"/>
            <w:noWrap/>
            <w:vAlign w:val="bottom"/>
            <w:hideMark/>
          </w:tcPr>
          <w:p w14:paraId="389AA04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0.43</w:t>
            </w:r>
          </w:p>
        </w:tc>
        <w:tc>
          <w:tcPr>
            <w:tcW w:w="4942" w:type="dxa"/>
            <w:tcBorders>
              <w:top w:val="nil"/>
              <w:left w:val="nil"/>
              <w:bottom w:val="nil"/>
              <w:right w:val="nil"/>
            </w:tcBorders>
            <w:shd w:val="clear" w:color="auto" w:fill="auto"/>
            <w:noWrap/>
            <w:vAlign w:val="bottom"/>
            <w:hideMark/>
          </w:tcPr>
          <w:p w14:paraId="389AA048"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March AFB </w:t>
            </w:r>
          </w:p>
        </w:tc>
        <w:tc>
          <w:tcPr>
            <w:tcW w:w="1407" w:type="dxa"/>
            <w:tcBorders>
              <w:top w:val="nil"/>
              <w:left w:val="nil"/>
              <w:bottom w:val="nil"/>
              <w:right w:val="nil"/>
            </w:tcBorders>
            <w:shd w:val="clear" w:color="auto" w:fill="auto"/>
            <w:noWrap/>
            <w:vAlign w:val="bottom"/>
            <w:hideMark/>
          </w:tcPr>
          <w:p w14:paraId="389AA04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33.9</w:t>
            </w:r>
          </w:p>
        </w:tc>
        <w:tc>
          <w:tcPr>
            <w:tcW w:w="1507" w:type="dxa"/>
            <w:tcBorders>
              <w:top w:val="nil"/>
              <w:left w:val="nil"/>
              <w:bottom w:val="nil"/>
              <w:right w:val="nil"/>
            </w:tcBorders>
            <w:shd w:val="clear" w:color="auto" w:fill="auto"/>
            <w:noWrap/>
            <w:vAlign w:val="bottom"/>
            <w:hideMark/>
          </w:tcPr>
          <w:p w14:paraId="389AA04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–117.25</w:t>
            </w:r>
          </w:p>
        </w:tc>
        <w:tc>
          <w:tcPr>
            <w:tcW w:w="1290" w:type="dxa"/>
            <w:tcBorders>
              <w:top w:val="nil"/>
              <w:left w:val="nil"/>
              <w:bottom w:val="nil"/>
              <w:right w:val="nil"/>
            </w:tcBorders>
            <w:shd w:val="clear" w:color="auto" w:fill="auto"/>
            <w:noWrap/>
            <w:vAlign w:val="bottom"/>
            <w:hideMark/>
          </w:tcPr>
          <w:p w14:paraId="389AA04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53" w14:textId="77777777" w:rsidTr="00812830">
        <w:trPr>
          <w:trHeight w:val="240"/>
        </w:trPr>
        <w:tc>
          <w:tcPr>
            <w:tcW w:w="965" w:type="dxa"/>
            <w:tcBorders>
              <w:top w:val="nil"/>
              <w:left w:val="nil"/>
              <w:bottom w:val="nil"/>
              <w:right w:val="nil"/>
            </w:tcBorders>
            <w:shd w:val="clear" w:color="auto" w:fill="auto"/>
            <w:noWrap/>
            <w:vAlign w:val="bottom"/>
            <w:hideMark/>
          </w:tcPr>
          <w:p w14:paraId="389AA04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722868</w:t>
            </w:r>
          </w:p>
        </w:tc>
        <w:tc>
          <w:tcPr>
            <w:tcW w:w="810" w:type="dxa"/>
            <w:tcBorders>
              <w:top w:val="nil"/>
              <w:left w:val="nil"/>
              <w:bottom w:val="nil"/>
              <w:right w:val="nil"/>
            </w:tcBorders>
            <w:shd w:val="clear" w:color="auto" w:fill="auto"/>
            <w:noWrap/>
            <w:vAlign w:val="bottom"/>
            <w:hideMark/>
          </w:tcPr>
          <w:p w14:paraId="389AA04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0.45</w:t>
            </w:r>
          </w:p>
        </w:tc>
        <w:tc>
          <w:tcPr>
            <w:tcW w:w="4942" w:type="dxa"/>
            <w:tcBorders>
              <w:top w:val="nil"/>
              <w:left w:val="nil"/>
              <w:bottom w:val="nil"/>
              <w:right w:val="nil"/>
            </w:tcBorders>
            <w:shd w:val="clear" w:color="auto" w:fill="auto"/>
            <w:noWrap/>
            <w:vAlign w:val="bottom"/>
            <w:hideMark/>
          </w:tcPr>
          <w:p w14:paraId="389AA04F"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Palm Springs Intl </w:t>
            </w:r>
          </w:p>
        </w:tc>
        <w:tc>
          <w:tcPr>
            <w:tcW w:w="1407" w:type="dxa"/>
            <w:tcBorders>
              <w:top w:val="nil"/>
              <w:left w:val="nil"/>
              <w:bottom w:val="nil"/>
              <w:right w:val="nil"/>
            </w:tcBorders>
            <w:shd w:val="clear" w:color="auto" w:fill="auto"/>
            <w:noWrap/>
            <w:vAlign w:val="bottom"/>
            <w:hideMark/>
          </w:tcPr>
          <w:p w14:paraId="389AA05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33.83</w:t>
            </w:r>
          </w:p>
        </w:tc>
        <w:tc>
          <w:tcPr>
            <w:tcW w:w="1507" w:type="dxa"/>
            <w:tcBorders>
              <w:top w:val="nil"/>
              <w:left w:val="nil"/>
              <w:bottom w:val="nil"/>
              <w:right w:val="nil"/>
            </w:tcBorders>
            <w:shd w:val="clear" w:color="auto" w:fill="auto"/>
            <w:noWrap/>
            <w:vAlign w:val="bottom"/>
            <w:hideMark/>
          </w:tcPr>
          <w:p w14:paraId="389AA05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–116.50</w:t>
            </w:r>
          </w:p>
        </w:tc>
        <w:tc>
          <w:tcPr>
            <w:tcW w:w="1290" w:type="dxa"/>
            <w:tcBorders>
              <w:top w:val="nil"/>
              <w:left w:val="nil"/>
              <w:bottom w:val="nil"/>
              <w:right w:val="nil"/>
            </w:tcBorders>
            <w:shd w:val="clear" w:color="auto" w:fill="auto"/>
            <w:noWrap/>
            <w:vAlign w:val="bottom"/>
            <w:hideMark/>
          </w:tcPr>
          <w:p w14:paraId="389AA05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5A" w14:textId="77777777" w:rsidTr="00812830">
        <w:trPr>
          <w:trHeight w:val="240"/>
        </w:trPr>
        <w:tc>
          <w:tcPr>
            <w:tcW w:w="965" w:type="dxa"/>
            <w:tcBorders>
              <w:top w:val="nil"/>
              <w:left w:val="nil"/>
              <w:bottom w:val="nil"/>
              <w:right w:val="nil"/>
            </w:tcBorders>
            <w:shd w:val="clear" w:color="auto" w:fill="auto"/>
            <w:noWrap/>
            <w:vAlign w:val="bottom"/>
            <w:hideMark/>
          </w:tcPr>
          <w:p w14:paraId="389AA05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722869</w:t>
            </w:r>
          </w:p>
        </w:tc>
        <w:tc>
          <w:tcPr>
            <w:tcW w:w="810" w:type="dxa"/>
            <w:tcBorders>
              <w:top w:val="nil"/>
              <w:left w:val="nil"/>
              <w:bottom w:val="nil"/>
              <w:right w:val="nil"/>
            </w:tcBorders>
            <w:shd w:val="clear" w:color="auto" w:fill="auto"/>
            <w:noWrap/>
            <w:vAlign w:val="bottom"/>
            <w:hideMark/>
          </w:tcPr>
          <w:p w14:paraId="389AA05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0.42</w:t>
            </w:r>
          </w:p>
        </w:tc>
        <w:tc>
          <w:tcPr>
            <w:tcW w:w="4942" w:type="dxa"/>
            <w:tcBorders>
              <w:top w:val="nil"/>
              <w:left w:val="nil"/>
              <w:bottom w:val="nil"/>
              <w:right w:val="nil"/>
            </w:tcBorders>
            <w:shd w:val="clear" w:color="auto" w:fill="auto"/>
            <w:noWrap/>
            <w:vAlign w:val="bottom"/>
            <w:hideMark/>
          </w:tcPr>
          <w:p w14:paraId="389AA056"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Riverside Muni </w:t>
            </w:r>
          </w:p>
        </w:tc>
        <w:tc>
          <w:tcPr>
            <w:tcW w:w="1407" w:type="dxa"/>
            <w:tcBorders>
              <w:top w:val="nil"/>
              <w:left w:val="nil"/>
              <w:bottom w:val="nil"/>
              <w:right w:val="nil"/>
            </w:tcBorders>
            <w:shd w:val="clear" w:color="auto" w:fill="auto"/>
            <w:noWrap/>
            <w:vAlign w:val="bottom"/>
            <w:hideMark/>
          </w:tcPr>
          <w:p w14:paraId="389AA05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33.95</w:t>
            </w:r>
          </w:p>
        </w:tc>
        <w:tc>
          <w:tcPr>
            <w:tcW w:w="1507" w:type="dxa"/>
            <w:tcBorders>
              <w:top w:val="nil"/>
              <w:left w:val="nil"/>
              <w:bottom w:val="nil"/>
              <w:right w:val="nil"/>
            </w:tcBorders>
            <w:shd w:val="clear" w:color="auto" w:fill="auto"/>
            <w:noWrap/>
            <w:vAlign w:val="bottom"/>
            <w:hideMark/>
          </w:tcPr>
          <w:p w14:paraId="389AA05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–117.45</w:t>
            </w:r>
          </w:p>
        </w:tc>
        <w:tc>
          <w:tcPr>
            <w:tcW w:w="1290" w:type="dxa"/>
            <w:tcBorders>
              <w:top w:val="nil"/>
              <w:left w:val="nil"/>
              <w:bottom w:val="nil"/>
              <w:right w:val="nil"/>
            </w:tcBorders>
            <w:shd w:val="clear" w:color="auto" w:fill="auto"/>
            <w:noWrap/>
            <w:vAlign w:val="bottom"/>
            <w:hideMark/>
          </w:tcPr>
          <w:p w14:paraId="389AA05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61" w14:textId="77777777" w:rsidTr="00812830">
        <w:trPr>
          <w:trHeight w:val="240"/>
        </w:trPr>
        <w:tc>
          <w:tcPr>
            <w:tcW w:w="965" w:type="dxa"/>
            <w:tcBorders>
              <w:top w:val="nil"/>
              <w:left w:val="nil"/>
              <w:bottom w:val="nil"/>
              <w:right w:val="nil"/>
            </w:tcBorders>
            <w:shd w:val="clear" w:color="auto" w:fill="auto"/>
            <w:noWrap/>
            <w:vAlign w:val="bottom"/>
            <w:hideMark/>
          </w:tcPr>
          <w:p w14:paraId="389AA05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722880</w:t>
            </w:r>
          </w:p>
        </w:tc>
        <w:tc>
          <w:tcPr>
            <w:tcW w:w="810" w:type="dxa"/>
            <w:tcBorders>
              <w:top w:val="nil"/>
              <w:left w:val="nil"/>
              <w:bottom w:val="nil"/>
              <w:right w:val="nil"/>
            </w:tcBorders>
            <w:shd w:val="clear" w:color="auto" w:fill="auto"/>
            <w:noWrap/>
            <w:vAlign w:val="bottom"/>
            <w:hideMark/>
          </w:tcPr>
          <w:p w14:paraId="389AA05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0.39</w:t>
            </w:r>
          </w:p>
        </w:tc>
        <w:tc>
          <w:tcPr>
            <w:tcW w:w="4942" w:type="dxa"/>
            <w:tcBorders>
              <w:top w:val="nil"/>
              <w:left w:val="nil"/>
              <w:bottom w:val="nil"/>
              <w:right w:val="nil"/>
            </w:tcBorders>
            <w:shd w:val="clear" w:color="auto" w:fill="auto"/>
            <w:noWrap/>
            <w:vAlign w:val="bottom"/>
            <w:hideMark/>
          </w:tcPr>
          <w:p w14:paraId="389AA05D"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Burbank–Glendale–Pasadena AP </w:t>
            </w:r>
          </w:p>
        </w:tc>
        <w:tc>
          <w:tcPr>
            <w:tcW w:w="1407" w:type="dxa"/>
            <w:tcBorders>
              <w:top w:val="nil"/>
              <w:left w:val="nil"/>
              <w:bottom w:val="nil"/>
              <w:right w:val="nil"/>
            </w:tcBorders>
            <w:shd w:val="clear" w:color="auto" w:fill="auto"/>
            <w:noWrap/>
            <w:vAlign w:val="bottom"/>
            <w:hideMark/>
          </w:tcPr>
          <w:p w14:paraId="389AA05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34.2</w:t>
            </w:r>
          </w:p>
        </w:tc>
        <w:tc>
          <w:tcPr>
            <w:tcW w:w="1507" w:type="dxa"/>
            <w:tcBorders>
              <w:top w:val="nil"/>
              <w:left w:val="nil"/>
              <w:bottom w:val="nil"/>
              <w:right w:val="nil"/>
            </w:tcBorders>
            <w:shd w:val="clear" w:color="auto" w:fill="auto"/>
            <w:noWrap/>
            <w:vAlign w:val="bottom"/>
            <w:hideMark/>
          </w:tcPr>
          <w:p w14:paraId="389AA05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–118.35</w:t>
            </w:r>
          </w:p>
        </w:tc>
        <w:tc>
          <w:tcPr>
            <w:tcW w:w="1290" w:type="dxa"/>
            <w:tcBorders>
              <w:top w:val="nil"/>
              <w:left w:val="nil"/>
              <w:bottom w:val="nil"/>
              <w:right w:val="nil"/>
            </w:tcBorders>
            <w:shd w:val="clear" w:color="auto" w:fill="auto"/>
            <w:noWrap/>
            <w:vAlign w:val="bottom"/>
            <w:hideMark/>
          </w:tcPr>
          <w:p w14:paraId="389AA06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68" w14:textId="77777777" w:rsidTr="00812830">
        <w:trPr>
          <w:trHeight w:val="240"/>
        </w:trPr>
        <w:tc>
          <w:tcPr>
            <w:tcW w:w="965" w:type="dxa"/>
            <w:tcBorders>
              <w:top w:val="nil"/>
              <w:left w:val="nil"/>
              <w:bottom w:val="nil"/>
              <w:right w:val="nil"/>
            </w:tcBorders>
            <w:shd w:val="clear" w:color="auto" w:fill="auto"/>
            <w:noWrap/>
            <w:vAlign w:val="bottom"/>
            <w:hideMark/>
          </w:tcPr>
          <w:p w14:paraId="389AA06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722885</w:t>
            </w:r>
          </w:p>
        </w:tc>
        <w:tc>
          <w:tcPr>
            <w:tcW w:w="810" w:type="dxa"/>
            <w:tcBorders>
              <w:top w:val="nil"/>
              <w:left w:val="nil"/>
              <w:bottom w:val="nil"/>
              <w:right w:val="nil"/>
            </w:tcBorders>
            <w:shd w:val="clear" w:color="auto" w:fill="auto"/>
            <w:noWrap/>
            <w:vAlign w:val="bottom"/>
            <w:hideMark/>
          </w:tcPr>
          <w:p w14:paraId="389AA06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0.39</w:t>
            </w:r>
          </w:p>
        </w:tc>
        <w:tc>
          <w:tcPr>
            <w:tcW w:w="4942" w:type="dxa"/>
            <w:tcBorders>
              <w:top w:val="nil"/>
              <w:left w:val="nil"/>
              <w:bottom w:val="nil"/>
              <w:right w:val="nil"/>
            </w:tcBorders>
            <w:shd w:val="clear" w:color="auto" w:fill="auto"/>
            <w:noWrap/>
            <w:vAlign w:val="bottom"/>
            <w:hideMark/>
          </w:tcPr>
          <w:p w14:paraId="389AA064"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Santa Monica Muni </w:t>
            </w:r>
          </w:p>
        </w:tc>
        <w:tc>
          <w:tcPr>
            <w:tcW w:w="1407" w:type="dxa"/>
            <w:tcBorders>
              <w:top w:val="nil"/>
              <w:left w:val="nil"/>
              <w:bottom w:val="nil"/>
              <w:right w:val="nil"/>
            </w:tcBorders>
            <w:shd w:val="clear" w:color="auto" w:fill="auto"/>
            <w:noWrap/>
            <w:vAlign w:val="bottom"/>
            <w:hideMark/>
          </w:tcPr>
          <w:p w14:paraId="389AA06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34.02</w:t>
            </w:r>
          </w:p>
        </w:tc>
        <w:tc>
          <w:tcPr>
            <w:tcW w:w="1507" w:type="dxa"/>
            <w:tcBorders>
              <w:top w:val="nil"/>
              <w:left w:val="nil"/>
              <w:bottom w:val="nil"/>
              <w:right w:val="nil"/>
            </w:tcBorders>
            <w:shd w:val="clear" w:color="auto" w:fill="auto"/>
            <w:noWrap/>
            <w:vAlign w:val="bottom"/>
            <w:hideMark/>
          </w:tcPr>
          <w:p w14:paraId="389AA06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–118.45</w:t>
            </w:r>
          </w:p>
        </w:tc>
        <w:tc>
          <w:tcPr>
            <w:tcW w:w="1290" w:type="dxa"/>
            <w:tcBorders>
              <w:top w:val="nil"/>
              <w:left w:val="nil"/>
              <w:bottom w:val="nil"/>
              <w:right w:val="nil"/>
            </w:tcBorders>
            <w:shd w:val="clear" w:color="auto" w:fill="auto"/>
            <w:noWrap/>
            <w:vAlign w:val="bottom"/>
            <w:hideMark/>
          </w:tcPr>
          <w:p w14:paraId="389AA06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6F" w14:textId="77777777" w:rsidTr="00812830">
        <w:trPr>
          <w:trHeight w:val="240"/>
        </w:trPr>
        <w:tc>
          <w:tcPr>
            <w:tcW w:w="965" w:type="dxa"/>
            <w:tcBorders>
              <w:top w:val="nil"/>
              <w:left w:val="nil"/>
              <w:bottom w:val="nil"/>
              <w:right w:val="nil"/>
            </w:tcBorders>
            <w:shd w:val="clear" w:color="auto" w:fill="auto"/>
            <w:noWrap/>
            <w:vAlign w:val="bottom"/>
            <w:hideMark/>
          </w:tcPr>
          <w:p w14:paraId="389AA06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722886</w:t>
            </w:r>
          </w:p>
        </w:tc>
        <w:tc>
          <w:tcPr>
            <w:tcW w:w="810" w:type="dxa"/>
            <w:tcBorders>
              <w:top w:val="nil"/>
              <w:left w:val="nil"/>
              <w:bottom w:val="nil"/>
              <w:right w:val="nil"/>
            </w:tcBorders>
            <w:shd w:val="clear" w:color="auto" w:fill="auto"/>
            <w:noWrap/>
            <w:vAlign w:val="bottom"/>
            <w:hideMark/>
          </w:tcPr>
          <w:p w14:paraId="389AA06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0.39</w:t>
            </w:r>
          </w:p>
        </w:tc>
        <w:tc>
          <w:tcPr>
            <w:tcW w:w="4942" w:type="dxa"/>
            <w:tcBorders>
              <w:top w:val="nil"/>
              <w:left w:val="nil"/>
              <w:bottom w:val="nil"/>
              <w:right w:val="nil"/>
            </w:tcBorders>
            <w:shd w:val="clear" w:color="auto" w:fill="auto"/>
            <w:noWrap/>
            <w:vAlign w:val="bottom"/>
            <w:hideMark/>
          </w:tcPr>
          <w:p w14:paraId="389AA06B"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Van Nuys Airport </w:t>
            </w:r>
          </w:p>
        </w:tc>
        <w:tc>
          <w:tcPr>
            <w:tcW w:w="1407" w:type="dxa"/>
            <w:tcBorders>
              <w:top w:val="nil"/>
              <w:left w:val="nil"/>
              <w:bottom w:val="nil"/>
              <w:right w:val="nil"/>
            </w:tcBorders>
            <w:shd w:val="clear" w:color="auto" w:fill="auto"/>
            <w:noWrap/>
            <w:vAlign w:val="bottom"/>
            <w:hideMark/>
          </w:tcPr>
          <w:p w14:paraId="389AA06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34.22</w:t>
            </w:r>
          </w:p>
        </w:tc>
        <w:tc>
          <w:tcPr>
            <w:tcW w:w="1507" w:type="dxa"/>
            <w:tcBorders>
              <w:top w:val="nil"/>
              <w:left w:val="nil"/>
              <w:bottom w:val="nil"/>
              <w:right w:val="nil"/>
            </w:tcBorders>
            <w:shd w:val="clear" w:color="auto" w:fill="auto"/>
            <w:noWrap/>
            <w:vAlign w:val="bottom"/>
            <w:hideMark/>
          </w:tcPr>
          <w:p w14:paraId="389AA06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–118.48</w:t>
            </w:r>
          </w:p>
        </w:tc>
        <w:tc>
          <w:tcPr>
            <w:tcW w:w="1290" w:type="dxa"/>
            <w:tcBorders>
              <w:top w:val="nil"/>
              <w:left w:val="nil"/>
              <w:bottom w:val="nil"/>
              <w:right w:val="nil"/>
            </w:tcBorders>
            <w:shd w:val="clear" w:color="auto" w:fill="auto"/>
            <w:noWrap/>
            <w:vAlign w:val="bottom"/>
            <w:hideMark/>
          </w:tcPr>
          <w:p w14:paraId="389AA06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76" w14:textId="77777777" w:rsidTr="00812830">
        <w:trPr>
          <w:trHeight w:val="240"/>
        </w:trPr>
        <w:tc>
          <w:tcPr>
            <w:tcW w:w="965" w:type="dxa"/>
            <w:tcBorders>
              <w:top w:val="nil"/>
              <w:left w:val="nil"/>
              <w:bottom w:val="nil"/>
              <w:right w:val="nil"/>
            </w:tcBorders>
            <w:shd w:val="clear" w:color="auto" w:fill="auto"/>
            <w:noWrap/>
            <w:vAlign w:val="bottom"/>
            <w:hideMark/>
          </w:tcPr>
          <w:p w14:paraId="389AA07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722895</w:t>
            </w:r>
          </w:p>
        </w:tc>
        <w:tc>
          <w:tcPr>
            <w:tcW w:w="810" w:type="dxa"/>
            <w:tcBorders>
              <w:top w:val="nil"/>
              <w:left w:val="nil"/>
              <w:bottom w:val="nil"/>
              <w:right w:val="nil"/>
            </w:tcBorders>
            <w:shd w:val="clear" w:color="auto" w:fill="auto"/>
            <w:noWrap/>
            <w:vAlign w:val="bottom"/>
            <w:hideMark/>
          </w:tcPr>
          <w:p w14:paraId="389AA07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0.55</w:t>
            </w:r>
          </w:p>
        </w:tc>
        <w:tc>
          <w:tcPr>
            <w:tcW w:w="4942" w:type="dxa"/>
            <w:tcBorders>
              <w:top w:val="nil"/>
              <w:left w:val="nil"/>
              <w:bottom w:val="nil"/>
              <w:right w:val="nil"/>
            </w:tcBorders>
            <w:shd w:val="clear" w:color="auto" w:fill="auto"/>
            <w:noWrap/>
            <w:vAlign w:val="bottom"/>
            <w:hideMark/>
          </w:tcPr>
          <w:p w14:paraId="389AA072"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Lompoc (AWOS) </w:t>
            </w:r>
          </w:p>
        </w:tc>
        <w:tc>
          <w:tcPr>
            <w:tcW w:w="1407" w:type="dxa"/>
            <w:tcBorders>
              <w:top w:val="nil"/>
              <w:left w:val="nil"/>
              <w:bottom w:val="nil"/>
              <w:right w:val="nil"/>
            </w:tcBorders>
            <w:shd w:val="clear" w:color="auto" w:fill="auto"/>
            <w:noWrap/>
            <w:vAlign w:val="bottom"/>
            <w:hideMark/>
          </w:tcPr>
          <w:p w14:paraId="389AA07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34.67</w:t>
            </w:r>
          </w:p>
        </w:tc>
        <w:tc>
          <w:tcPr>
            <w:tcW w:w="1507" w:type="dxa"/>
            <w:tcBorders>
              <w:top w:val="nil"/>
              <w:left w:val="nil"/>
              <w:bottom w:val="nil"/>
              <w:right w:val="nil"/>
            </w:tcBorders>
            <w:shd w:val="clear" w:color="auto" w:fill="auto"/>
            <w:noWrap/>
            <w:vAlign w:val="bottom"/>
            <w:hideMark/>
          </w:tcPr>
          <w:p w14:paraId="389AA07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–120.47</w:t>
            </w:r>
          </w:p>
        </w:tc>
        <w:tc>
          <w:tcPr>
            <w:tcW w:w="1290" w:type="dxa"/>
            <w:tcBorders>
              <w:top w:val="nil"/>
              <w:left w:val="nil"/>
              <w:bottom w:val="nil"/>
              <w:right w:val="nil"/>
            </w:tcBorders>
            <w:shd w:val="clear" w:color="auto" w:fill="auto"/>
            <w:noWrap/>
            <w:vAlign w:val="bottom"/>
            <w:hideMark/>
          </w:tcPr>
          <w:p w14:paraId="389AA07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7D" w14:textId="77777777" w:rsidTr="00812830">
        <w:trPr>
          <w:trHeight w:val="240"/>
        </w:trPr>
        <w:tc>
          <w:tcPr>
            <w:tcW w:w="965" w:type="dxa"/>
            <w:tcBorders>
              <w:top w:val="nil"/>
              <w:left w:val="nil"/>
              <w:bottom w:val="nil"/>
              <w:right w:val="nil"/>
            </w:tcBorders>
            <w:shd w:val="clear" w:color="auto" w:fill="auto"/>
            <w:noWrap/>
            <w:vAlign w:val="bottom"/>
            <w:hideMark/>
          </w:tcPr>
          <w:p w14:paraId="389AA07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722897</w:t>
            </w:r>
          </w:p>
        </w:tc>
        <w:tc>
          <w:tcPr>
            <w:tcW w:w="810" w:type="dxa"/>
            <w:tcBorders>
              <w:top w:val="nil"/>
              <w:left w:val="nil"/>
              <w:bottom w:val="nil"/>
              <w:right w:val="nil"/>
            </w:tcBorders>
            <w:shd w:val="clear" w:color="auto" w:fill="auto"/>
            <w:noWrap/>
            <w:vAlign w:val="bottom"/>
            <w:hideMark/>
          </w:tcPr>
          <w:p w14:paraId="389AA07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0.51</w:t>
            </w:r>
          </w:p>
        </w:tc>
        <w:tc>
          <w:tcPr>
            <w:tcW w:w="4942" w:type="dxa"/>
            <w:tcBorders>
              <w:top w:val="nil"/>
              <w:left w:val="nil"/>
              <w:bottom w:val="nil"/>
              <w:right w:val="nil"/>
            </w:tcBorders>
            <w:shd w:val="clear" w:color="auto" w:fill="auto"/>
            <w:noWrap/>
            <w:vAlign w:val="bottom"/>
            <w:hideMark/>
          </w:tcPr>
          <w:p w14:paraId="389AA079"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San Luis Co Rgnl </w:t>
            </w:r>
          </w:p>
        </w:tc>
        <w:tc>
          <w:tcPr>
            <w:tcW w:w="1407" w:type="dxa"/>
            <w:tcBorders>
              <w:top w:val="nil"/>
              <w:left w:val="nil"/>
              <w:bottom w:val="nil"/>
              <w:right w:val="nil"/>
            </w:tcBorders>
            <w:shd w:val="clear" w:color="auto" w:fill="auto"/>
            <w:noWrap/>
            <w:vAlign w:val="bottom"/>
            <w:hideMark/>
          </w:tcPr>
          <w:p w14:paraId="389AA07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35.23</w:t>
            </w:r>
          </w:p>
        </w:tc>
        <w:tc>
          <w:tcPr>
            <w:tcW w:w="1507" w:type="dxa"/>
            <w:tcBorders>
              <w:top w:val="nil"/>
              <w:left w:val="nil"/>
              <w:bottom w:val="nil"/>
              <w:right w:val="nil"/>
            </w:tcBorders>
            <w:shd w:val="clear" w:color="auto" w:fill="auto"/>
            <w:noWrap/>
            <w:vAlign w:val="bottom"/>
            <w:hideMark/>
          </w:tcPr>
          <w:p w14:paraId="389AA07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–120.63</w:t>
            </w:r>
          </w:p>
        </w:tc>
        <w:tc>
          <w:tcPr>
            <w:tcW w:w="1290" w:type="dxa"/>
            <w:tcBorders>
              <w:top w:val="nil"/>
              <w:left w:val="nil"/>
              <w:bottom w:val="nil"/>
              <w:right w:val="nil"/>
            </w:tcBorders>
            <w:shd w:val="clear" w:color="auto" w:fill="auto"/>
            <w:noWrap/>
            <w:vAlign w:val="bottom"/>
            <w:hideMark/>
          </w:tcPr>
          <w:p w14:paraId="389AA07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84" w14:textId="77777777" w:rsidTr="00812830">
        <w:trPr>
          <w:trHeight w:val="240"/>
        </w:trPr>
        <w:tc>
          <w:tcPr>
            <w:tcW w:w="965" w:type="dxa"/>
            <w:tcBorders>
              <w:top w:val="nil"/>
              <w:left w:val="nil"/>
              <w:bottom w:val="nil"/>
              <w:right w:val="nil"/>
            </w:tcBorders>
            <w:shd w:val="clear" w:color="auto" w:fill="auto"/>
            <w:noWrap/>
            <w:vAlign w:val="bottom"/>
            <w:hideMark/>
          </w:tcPr>
          <w:p w14:paraId="389AA07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722899</w:t>
            </w:r>
          </w:p>
        </w:tc>
        <w:tc>
          <w:tcPr>
            <w:tcW w:w="810" w:type="dxa"/>
            <w:tcBorders>
              <w:top w:val="nil"/>
              <w:left w:val="nil"/>
              <w:bottom w:val="nil"/>
              <w:right w:val="nil"/>
            </w:tcBorders>
            <w:shd w:val="clear" w:color="auto" w:fill="auto"/>
            <w:noWrap/>
            <w:vAlign w:val="bottom"/>
            <w:hideMark/>
          </w:tcPr>
          <w:p w14:paraId="389AA07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0.45</w:t>
            </w:r>
          </w:p>
        </w:tc>
        <w:tc>
          <w:tcPr>
            <w:tcW w:w="4942" w:type="dxa"/>
            <w:tcBorders>
              <w:top w:val="nil"/>
              <w:left w:val="nil"/>
              <w:bottom w:val="nil"/>
              <w:right w:val="nil"/>
            </w:tcBorders>
            <w:shd w:val="clear" w:color="auto" w:fill="auto"/>
            <w:noWrap/>
            <w:vAlign w:val="bottom"/>
            <w:hideMark/>
          </w:tcPr>
          <w:p w14:paraId="389AA080"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Chino Airport </w:t>
            </w:r>
          </w:p>
        </w:tc>
        <w:tc>
          <w:tcPr>
            <w:tcW w:w="1407" w:type="dxa"/>
            <w:tcBorders>
              <w:top w:val="nil"/>
              <w:left w:val="nil"/>
              <w:bottom w:val="nil"/>
              <w:right w:val="nil"/>
            </w:tcBorders>
            <w:shd w:val="clear" w:color="auto" w:fill="auto"/>
            <w:noWrap/>
            <w:vAlign w:val="bottom"/>
            <w:hideMark/>
          </w:tcPr>
          <w:p w14:paraId="389AA08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33.97</w:t>
            </w:r>
          </w:p>
        </w:tc>
        <w:tc>
          <w:tcPr>
            <w:tcW w:w="1507" w:type="dxa"/>
            <w:tcBorders>
              <w:top w:val="nil"/>
              <w:left w:val="nil"/>
              <w:bottom w:val="nil"/>
              <w:right w:val="nil"/>
            </w:tcBorders>
            <w:shd w:val="clear" w:color="auto" w:fill="auto"/>
            <w:noWrap/>
            <w:vAlign w:val="bottom"/>
            <w:hideMark/>
          </w:tcPr>
          <w:p w14:paraId="389AA08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–117.63</w:t>
            </w:r>
          </w:p>
        </w:tc>
        <w:tc>
          <w:tcPr>
            <w:tcW w:w="1290" w:type="dxa"/>
            <w:tcBorders>
              <w:top w:val="nil"/>
              <w:left w:val="nil"/>
              <w:bottom w:val="nil"/>
              <w:right w:val="nil"/>
            </w:tcBorders>
            <w:shd w:val="clear" w:color="auto" w:fill="auto"/>
            <w:noWrap/>
            <w:vAlign w:val="bottom"/>
            <w:hideMark/>
          </w:tcPr>
          <w:p w14:paraId="389AA08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8B" w14:textId="77777777" w:rsidTr="00812830">
        <w:trPr>
          <w:trHeight w:val="240"/>
        </w:trPr>
        <w:tc>
          <w:tcPr>
            <w:tcW w:w="965" w:type="dxa"/>
            <w:tcBorders>
              <w:top w:val="nil"/>
              <w:left w:val="nil"/>
              <w:bottom w:val="nil"/>
              <w:right w:val="nil"/>
            </w:tcBorders>
            <w:shd w:val="clear" w:color="auto" w:fill="auto"/>
            <w:noWrap/>
            <w:vAlign w:val="bottom"/>
            <w:hideMark/>
          </w:tcPr>
          <w:p w14:paraId="389AA08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722900</w:t>
            </w:r>
          </w:p>
        </w:tc>
        <w:tc>
          <w:tcPr>
            <w:tcW w:w="810" w:type="dxa"/>
            <w:tcBorders>
              <w:top w:val="nil"/>
              <w:left w:val="nil"/>
              <w:bottom w:val="nil"/>
              <w:right w:val="nil"/>
            </w:tcBorders>
            <w:shd w:val="clear" w:color="auto" w:fill="auto"/>
            <w:noWrap/>
            <w:vAlign w:val="bottom"/>
            <w:hideMark/>
          </w:tcPr>
          <w:p w14:paraId="389AA08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0.38</w:t>
            </w:r>
          </w:p>
        </w:tc>
        <w:tc>
          <w:tcPr>
            <w:tcW w:w="4942" w:type="dxa"/>
            <w:tcBorders>
              <w:top w:val="nil"/>
              <w:left w:val="nil"/>
              <w:bottom w:val="nil"/>
              <w:right w:val="nil"/>
            </w:tcBorders>
            <w:shd w:val="clear" w:color="auto" w:fill="auto"/>
            <w:noWrap/>
            <w:vAlign w:val="bottom"/>
            <w:hideMark/>
          </w:tcPr>
          <w:p w14:paraId="389AA087"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San Diego Lindbergh Field </w:t>
            </w:r>
          </w:p>
        </w:tc>
        <w:tc>
          <w:tcPr>
            <w:tcW w:w="1407" w:type="dxa"/>
            <w:tcBorders>
              <w:top w:val="nil"/>
              <w:left w:val="nil"/>
              <w:bottom w:val="nil"/>
              <w:right w:val="nil"/>
            </w:tcBorders>
            <w:shd w:val="clear" w:color="auto" w:fill="auto"/>
            <w:noWrap/>
            <w:vAlign w:val="bottom"/>
            <w:hideMark/>
          </w:tcPr>
          <w:p w14:paraId="389AA08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32.73</w:t>
            </w:r>
          </w:p>
        </w:tc>
        <w:tc>
          <w:tcPr>
            <w:tcW w:w="1507" w:type="dxa"/>
            <w:tcBorders>
              <w:top w:val="nil"/>
              <w:left w:val="nil"/>
              <w:bottom w:val="nil"/>
              <w:right w:val="nil"/>
            </w:tcBorders>
            <w:shd w:val="clear" w:color="auto" w:fill="auto"/>
            <w:noWrap/>
            <w:vAlign w:val="bottom"/>
            <w:hideMark/>
          </w:tcPr>
          <w:p w14:paraId="389AA08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–117.17</w:t>
            </w:r>
          </w:p>
        </w:tc>
        <w:tc>
          <w:tcPr>
            <w:tcW w:w="1290" w:type="dxa"/>
            <w:tcBorders>
              <w:top w:val="nil"/>
              <w:left w:val="nil"/>
              <w:bottom w:val="nil"/>
              <w:right w:val="nil"/>
            </w:tcBorders>
            <w:shd w:val="clear" w:color="auto" w:fill="auto"/>
            <w:noWrap/>
            <w:vAlign w:val="bottom"/>
            <w:hideMark/>
          </w:tcPr>
          <w:p w14:paraId="389AA08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8D" w14:textId="77777777" w:rsidTr="00812830">
        <w:trPr>
          <w:trHeight w:val="240"/>
        </w:trPr>
        <w:tc>
          <w:tcPr>
            <w:tcW w:w="10921" w:type="dxa"/>
            <w:gridSpan w:val="6"/>
            <w:tcBorders>
              <w:top w:val="nil"/>
              <w:left w:val="nil"/>
              <w:bottom w:val="nil"/>
              <w:right w:val="nil"/>
            </w:tcBorders>
            <w:shd w:val="clear" w:color="auto" w:fill="auto"/>
            <w:noWrap/>
            <w:vAlign w:val="bottom"/>
            <w:hideMark/>
          </w:tcPr>
          <w:p w14:paraId="389AA08C" w14:textId="77777777" w:rsidR="00812830" w:rsidRPr="002A4574" w:rsidRDefault="00812830" w:rsidP="00812830">
            <w:pPr>
              <w:jc w:val="center"/>
              <w:rPr>
                <w:rFonts w:ascii="Calibri" w:hAnsi="Calibri"/>
                <w:color w:val="000000"/>
                <w:sz w:val="18"/>
                <w:szCs w:val="18"/>
              </w:rPr>
            </w:pPr>
            <w:r w:rsidRPr="002A4574">
              <w:rPr>
                <w:rFonts w:ascii="Calibri" w:hAnsi="Calibri"/>
                <w:color w:val="000000"/>
                <w:sz w:val="18"/>
                <w:szCs w:val="18"/>
              </w:rPr>
              <w:lastRenderedPageBreak/>
              <w:t>NORMATIVE APPENDIX X:</w:t>
            </w:r>
          </w:p>
        </w:tc>
      </w:tr>
      <w:tr w:rsidR="00812830" w:rsidRPr="002A4574" w14:paraId="389AA08F" w14:textId="77777777" w:rsidTr="00812830">
        <w:trPr>
          <w:trHeight w:val="240"/>
        </w:trPr>
        <w:tc>
          <w:tcPr>
            <w:tcW w:w="10921" w:type="dxa"/>
            <w:gridSpan w:val="6"/>
            <w:tcBorders>
              <w:top w:val="nil"/>
              <w:left w:val="nil"/>
              <w:bottom w:val="nil"/>
              <w:right w:val="nil"/>
            </w:tcBorders>
            <w:shd w:val="clear" w:color="auto" w:fill="auto"/>
            <w:noWrap/>
            <w:vAlign w:val="bottom"/>
            <w:hideMark/>
          </w:tcPr>
          <w:p w14:paraId="389AA08E" w14:textId="77777777" w:rsidR="00812830" w:rsidRPr="002A4574" w:rsidRDefault="00812830" w:rsidP="00812830">
            <w:pPr>
              <w:jc w:val="center"/>
              <w:rPr>
                <w:rFonts w:ascii="Calibri" w:hAnsi="Calibri"/>
                <w:color w:val="000000"/>
                <w:sz w:val="18"/>
                <w:szCs w:val="18"/>
              </w:rPr>
            </w:pPr>
            <w:r w:rsidRPr="002A4574">
              <w:rPr>
                <w:rFonts w:ascii="Calibri" w:hAnsi="Calibri"/>
                <w:color w:val="000000"/>
                <w:sz w:val="18"/>
                <w:szCs w:val="18"/>
              </w:rPr>
              <w:t>INFILTRATION EFFECTIVENESS WEATHER AND SHIELDING FACTORS (WSF)</w:t>
            </w:r>
          </w:p>
        </w:tc>
      </w:tr>
      <w:tr w:rsidR="00812830" w:rsidRPr="002A4574" w14:paraId="389AA091" w14:textId="77777777" w:rsidTr="005948A3">
        <w:trPr>
          <w:trHeight w:val="240"/>
        </w:trPr>
        <w:tc>
          <w:tcPr>
            <w:tcW w:w="10921" w:type="dxa"/>
            <w:gridSpan w:val="6"/>
            <w:tcBorders>
              <w:top w:val="nil"/>
              <w:left w:val="nil"/>
              <w:right w:val="nil"/>
            </w:tcBorders>
            <w:shd w:val="clear" w:color="auto" w:fill="auto"/>
            <w:noWrap/>
            <w:vAlign w:val="bottom"/>
            <w:hideMark/>
          </w:tcPr>
          <w:p w14:paraId="389AA090" w14:textId="77777777" w:rsidR="00812830" w:rsidRPr="002A4574" w:rsidRDefault="00812830" w:rsidP="00812830">
            <w:pPr>
              <w:jc w:val="center"/>
              <w:rPr>
                <w:rFonts w:ascii="Calibri" w:hAnsi="Calibri"/>
                <w:color w:val="000000"/>
                <w:sz w:val="18"/>
                <w:szCs w:val="18"/>
              </w:rPr>
            </w:pPr>
            <w:r w:rsidRPr="002A4574">
              <w:rPr>
                <w:rFonts w:ascii="Calibri" w:hAnsi="Calibri"/>
                <w:color w:val="000000"/>
                <w:sz w:val="18"/>
                <w:szCs w:val="18"/>
              </w:rPr>
              <w:t>TABLE X1 U.S. Climates</w:t>
            </w:r>
          </w:p>
        </w:tc>
      </w:tr>
      <w:tr w:rsidR="00812830" w:rsidRPr="002A4574" w14:paraId="389AA098" w14:textId="77777777" w:rsidTr="005948A3">
        <w:trPr>
          <w:trHeight w:val="240"/>
        </w:trPr>
        <w:tc>
          <w:tcPr>
            <w:tcW w:w="965" w:type="dxa"/>
            <w:tcBorders>
              <w:top w:val="nil"/>
              <w:left w:val="nil"/>
              <w:bottom w:val="single" w:sz="4" w:space="0" w:color="auto"/>
              <w:right w:val="nil"/>
            </w:tcBorders>
            <w:shd w:val="clear" w:color="auto" w:fill="auto"/>
            <w:noWrap/>
            <w:vAlign w:val="bottom"/>
            <w:hideMark/>
          </w:tcPr>
          <w:p w14:paraId="389AA092" w14:textId="77777777" w:rsidR="00812830" w:rsidRPr="002A4574" w:rsidRDefault="00812830" w:rsidP="005948A3">
            <w:pPr>
              <w:rPr>
                <w:rFonts w:ascii="Calibri" w:hAnsi="Calibri"/>
                <w:color w:val="000000"/>
                <w:sz w:val="18"/>
                <w:szCs w:val="18"/>
              </w:rPr>
            </w:pPr>
            <w:r w:rsidRPr="002A4574">
              <w:rPr>
                <w:rFonts w:ascii="Calibri" w:hAnsi="Calibri"/>
                <w:color w:val="000000"/>
                <w:sz w:val="18"/>
                <w:szCs w:val="18"/>
              </w:rPr>
              <w:t>TMY3</w:t>
            </w:r>
          </w:p>
        </w:tc>
        <w:tc>
          <w:tcPr>
            <w:tcW w:w="810" w:type="dxa"/>
            <w:tcBorders>
              <w:top w:val="nil"/>
              <w:left w:val="nil"/>
              <w:bottom w:val="single" w:sz="4" w:space="0" w:color="auto"/>
              <w:right w:val="nil"/>
            </w:tcBorders>
            <w:shd w:val="clear" w:color="auto" w:fill="auto"/>
            <w:noWrap/>
            <w:vAlign w:val="bottom"/>
            <w:hideMark/>
          </w:tcPr>
          <w:p w14:paraId="389AA093" w14:textId="77777777" w:rsidR="00812830" w:rsidRPr="002A4574" w:rsidRDefault="00812830" w:rsidP="005948A3">
            <w:pPr>
              <w:rPr>
                <w:rFonts w:ascii="Calibri" w:hAnsi="Calibri"/>
                <w:color w:val="000000"/>
                <w:sz w:val="18"/>
                <w:szCs w:val="18"/>
              </w:rPr>
            </w:pPr>
            <w:r w:rsidRPr="002A4574">
              <w:rPr>
                <w:rFonts w:ascii="Calibri" w:hAnsi="Calibri"/>
                <w:color w:val="000000"/>
                <w:sz w:val="18"/>
                <w:szCs w:val="18"/>
              </w:rPr>
              <w:t>wsf</w:t>
            </w:r>
          </w:p>
        </w:tc>
        <w:tc>
          <w:tcPr>
            <w:tcW w:w="4942" w:type="dxa"/>
            <w:tcBorders>
              <w:top w:val="nil"/>
              <w:left w:val="nil"/>
              <w:bottom w:val="single" w:sz="4" w:space="0" w:color="auto"/>
              <w:right w:val="nil"/>
            </w:tcBorders>
            <w:shd w:val="clear" w:color="auto" w:fill="auto"/>
            <w:noWrap/>
            <w:vAlign w:val="bottom"/>
            <w:hideMark/>
          </w:tcPr>
          <w:p w14:paraId="389AA094" w14:textId="77777777" w:rsidR="00812830" w:rsidRPr="002A4574" w:rsidRDefault="00812830" w:rsidP="005948A3">
            <w:pPr>
              <w:rPr>
                <w:rFonts w:ascii="Calibri" w:hAnsi="Calibri"/>
                <w:color w:val="000000"/>
                <w:sz w:val="18"/>
                <w:szCs w:val="18"/>
              </w:rPr>
            </w:pPr>
            <w:r w:rsidRPr="002A4574">
              <w:rPr>
                <w:rFonts w:ascii="Calibri" w:hAnsi="Calibri"/>
                <w:color w:val="000000"/>
                <w:sz w:val="18"/>
                <w:szCs w:val="18"/>
              </w:rPr>
              <w:t>Weather Station</w:t>
            </w:r>
          </w:p>
        </w:tc>
        <w:tc>
          <w:tcPr>
            <w:tcW w:w="1407" w:type="dxa"/>
            <w:tcBorders>
              <w:top w:val="nil"/>
              <w:left w:val="nil"/>
              <w:bottom w:val="single" w:sz="4" w:space="0" w:color="auto"/>
              <w:right w:val="nil"/>
            </w:tcBorders>
            <w:shd w:val="clear" w:color="auto" w:fill="auto"/>
            <w:noWrap/>
            <w:vAlign w:val="bottom"/>
            <w:hideMark/>
          </w:tcPr>
          <w:p w14:paraId="389AA095" w14:textId="77777777" w:rsidR="00812830" w:rsidRPr="002A4574" w:rsidRDefault="00812830" w:rsidP="005948A3">
            <w:pPr>
              <w:rPr>
                <w:rFonts w:ascii="Calibri" w:hAnsi="Calibri"/>
                <w:color w:val="000000"/>
                <w:sz w:val="18"/>
                <w:szCs w:val="18"/>
              </w:rPr>
            </w:pPr>
            <w:r w:rsidRPr="002A4574">
              <w:rPr>
                <w:rFonts w:ascii="Calibri" w:hAnsi="Calibri"/>
                <w:color w:val="000000"/>
                <w:sz w:val="18"/>
                <w:szCs w:val="18"/>
              </w:rPr>
              <w:t>Latitude</w:t>
            </w:r>
          </w:p>
        </w:tc>
        <w:tc>
          <w:tcPr>
            <w:tcW w:w="1507" w:type="dxa"/>
            <w:tcBorders>
              <w:top w:val="nil"/>
              <w:left w:val="nil"/>
              <w:bottom w:val="single" w:sz="4" w:space="0" w:color="auto"/>
              <w:right w:val="nil"/>
            </w:tcBorders>
            <w:shd w:val="clear" w:color="auto" w:fill="auto"/>
            <w:noWrap/>
            <w:vAlign w:val="bottom"/>
            <w:hideMark/>
          </w:tcPr>
          <w:p w14:paraId="389AA096" w14:textId="77777777" w:rsidR="00812830" w:rsidRPr="002A4574" w:rsidRDefault="00812830" w:rsidP="005948A3">
            <w:pPr>
              <w:rPr>
                <w:rFonts w:ascii="Calibri" w:hAnsi="Calibri"/>
                <w:color w:val="000000"/>
                <w:sz w:val="18"/>
                <w:szCs w:val="18"/>
              </w:rPr>
            </w:pPr>
            <w:r w:rsidRPr="002A4574">
              <w:rPr>
                <w:rFonts w:ascii="Calibri" w:hAnsi="Calibri"/>
                <w:color w:val="000000"/>
                <w:sz w:val="18"/>
                <w:szCs w:val="18"/>
              </w:rPr>
              <w:t>Longitude</w:t>
            </w:r>
          </w:p>
        </w:tc>
        <w:tc>
          <w:tcPr>
            <w:tcW w:w="1290" w:type="dxa"/>
            <w:tcBorders>
              <w:top w:val="nil"/>
              <w:left w:val="nil"/>
              <w:bottom w:val="single" w:sz="4" w:space="0" w:color="auto"/>
              <w:right w:val="nil"/>
            </w:tcBorders>
            <w:shd w:val="clear" w:color="auto" w:fill="auto"/>
            <w:noWrap/>
            <w:vAlign w:val="bottom"/>
            <w:hideMark/>
          </w:tcPr>
          <w:p w14:paraId="389AA097" w14:textId="77777777" w:rsidR="00812830" w:rsidRPr="002A4574" w:rsidRDefault="00812830" w:rsidP="005948A3">
            <w:pPr>
              <w:rPr>
                <w:rFonts w:ascii="Calibri" w:hAnsi="Calibri"/>
                <w:color w:val="000000"/>
                <w:sz w:val="18"/>
                <w:szCs w:val="18"/>
              </w:rPr>
            </w:pPr>
            <w:r w:rsidRPr="002A4574">
              <w:rPr>
                <w:rFonts w:ascii="Calibri" w:hAnsi="Calibri"/>
                <w:color w:val="000000"/>
                <w:sz w:val="18"/>
                <w:szCs w:val="18"/>
              </w:rPr>
              <w:t>State</w:t>
            </w:r>
          </w:p>
        </w:tc>
      </w:tr>
      <w:tr w:rsidR="00812830" w:rsidRPr="002A4574" w14:paraId="389AA09F" w14:textId="77777777" w:rsidTr="005948A3">
        <w:trPr>
          <w:trHeight w:val="240"/>
        </w:trPr>
        <w:tc>
          <w:tcPr>
            <w:tcW w:w="965" w:type="dxa"/>
            <w:tcBorders>
              <w:top w:val="single" w:sz="4" w:space="0" w:color="auto"/>
              <w:left w:val="nil"/>
              <w:bottom w:val="nil"/>
              <w:right w:val="nil"/>
            </w:tcBorders>
            <w:shd w:val="clear" w:color="auto" w:fill="auto"/>
            <w:noWrap/>
            <w:vAlign w:val="bottom"/>
            <w:hideMark/>
          </w:tcPr>
          <w:p w14:paraId="389AA09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722903</w:t>
            </w:r>
          </w:p>
        </w:tc>
        <w:tc>
          <w:tcPr>
            <w:tcW w:w="810" w:type="dxa"/>
            <w:tcBorders>
              <w:top w:val="single" w:sz="4" w:space="0" w:color="auto"/>
              <w:left w:val="nil"/>
              <w:bottom w:val="nil"/>
              <w:right w:val="nil"/>
            </w:tcBorders>
            <w:shd w:val="clear" w:color="auto" w:fill="auto"/>
            <w:noWrap/>
            <w:vAlign w:val="bottom"/>
            <w:hideMark/>
          </w:tcPr>
          <w:p w14:paraId="389AA09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0.39</w:t>
            </w:r>
          </w:p>
        </w:tc>
        <w:tc>
          <w:tcPr>
            <w:tcW w:w="4942" w:type="dxa"/>
            <w:tcBorders>
              <w:top w:val="single" w:sz="4" w:space="0" w:color="auto"/>
              <w:left w:val="nil"/>
              <w:bottom w:val="nil"/>
              <w:right w:val="nil"/>
            </w:tcBorders>
            <w:shd w:val="clear" w:color="auto" w:fill="auto"/>
            <w:noWrap/>
            <w:vAlign w:val="bottom"/>
            <w:hideMark/>
          </w:tcPr>
          <w:p w14:paraId="389AA09B"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San Diego/Montgomery </w:t>
            </w:r>
          </w:p>
        </w:tc>
        <w:tc>
          <w:tcPr>
            <w:tcW w:w="1407" w:type="dxa"/>
            <w:tcBorders>
              <w:top w:val="single" w:sz="4" w:space="0" w:color="auto"/>
              <w:left w:val="nil"/>
              <w:bottom w:val="nil"/>
              <w:right w:val="nil"/>
            </w:tcBorders>
            <w:shd w:val="clear" w:color="auto" w:fill="auto"/>
            <w:noWrap/>
            <w:vAlign w:val="bottom"/>
            <w:hideMark/>
          </w:tcPr>
          <w:p w14:paraId="389AA09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32.82</w:t>
            </w:r>
          </w:p>
        </w:tc>
        <w:tc>
          <w:tcPr>
            <w:tcW w:w="1507" w:type="dxa"/>
            <w:tcBorders>
              <w:top w:val="single" w:sz="4" w:space="0" w:color="auto"/>
              <w:left w:val="nil"/>
              <w:bottom w:val="nil"/>
              <w:right w:val="nil"/>
            </w:tcBorders>
            <w:shd w:val="clear" w:color="auto" w:fill="auto"/>
            <w:noWrap/>
            <w:vAlign w:val="bottom"/>
            <w:hideMark/>
          </w:tcPr>
          <w:p w14:paraId="389AA09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–117.13</w:t>
            </w:r>
          </w:p>
        </w:tc>
        <w:tc>
          <w:tcPr>
            <w:tcW w:w="1290" w:type="dxa"/>
            <w:tcBorders>
              <w:top w:val="single" w:sz="4" w:space="0" w:color="auto"/>
              <w:left w:val="nil"/>
              <w:bottom w:val="nil"/>
              <w:right w:val="nil"/>
            </w:tcBorders>
            <w:shd w:val="clear" w:color="auto" w:fill="auto"/>
            <w:noWrap/>
            <w:vAlign w:val="bottom"/>
            <w:hideMark/>
          </w:tcPr>
          <w:p w14:paraId="389AA09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A6" w14:textId="77777777" w:rsidTr="00812830">
        <w:trPr>
          <w:trHeight w:val="240"/>
        </w:trPr>
        <w:tc>
          <w:tcPr>
            <w:tcW w:w="965" w:type="dxa"/>
            <w:tcBorders>
              <w:top w:val="nil"/>
              <w:left w:val="nil"/>
              <w:bottom w:val="nil"/>
              <w:right w:val="nil"/>
            </w:tcBorders>
            <w:shd w:val="clear" w:color="auto" w:fill="auto"/>
            <w:noWrap/>
            <w:vAlign w:val="bottom"/>
            <w:hideMark/>
          </w:tcPr>
          <w:p w14:paraId="389AA0A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722904</w:t>
            </w:r>
          </w:p>
        </w:tc>
        <w:tc>
          <w:tcPr>
            <w:tcW w:w="810" w:type="dxa"/>
            <w:tcBorders>
              <w:top w:val="nil"/>
              <w:left w:val="nil"/>
              <w:bottom w:val="nil"/>
              <w:right w:val="nil"/>
            </w:tcBorders>
            <w:shd w:val="clear" w:color="auto" w:fill="auto"/>
            <w:noWrap/>
            <w:vAlign w:val="bottom"/>
            <w:hideMark/>
          </w:tcPr>
          <w:p w14:paraId="389AA0A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w:t>
            </w:r>
          </w:p>
        </w:tc>
        <w:tc>
          <w:tcPr>
            <w:tcW w:w="4942" w:type="dxa"/>
            <w:tcBorders>
              <w:top w:val="nil"/>
              <w:left w:val="nil"/>
              <w:bottom w:val="nil"/>
              <w:right w:val="nil"/>
            </w:tcBorders>
            <w:shd w:val="clear" w:color="auto" w:fill="auto"/>
            <w:noWrap/>
            <w:vAlign w:val="bottom"/>
            <w:hideMark/>
          </w:tcPr>
          <w:p w14:paraId="389AA0A2"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Chula Vista Brown Field NAAS </w:t>
            </w:r>
          </w:p>
        </w:tc>
        <w:tc>
          <w:tcPr>
            <w:tcW w:w="1407" w:type="dxa"/>
            <w:tcBorders>
              <w:top w:val="nil"/>
              <w:left w:val="nil"/>
              <w:bottom w:val="nil"/>
              <w:right w:val="nil"/>
            </w:tcBorders>
            <w:shd w:val="clear" w:color="auto" w:fill="auto"/>
            <w:noWrap/>
            <w:vAlign w:val="bottom"/>
            <w:hideMark/>
          </w:tcPr>
          <w:p w14:paraId="389AA0A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32.58</w:t>
            </w:r>
          </w:p>
        </w:tc>
        <w:tc>
          <w:tcPr>
            <w:tcW w:w="1507" w:type="dxa"/>
            <w:tcBorders>
              <w:top w:val="nil"/>
              <w:left w:val="nil"/>
              <w:bottom w:val="nil"/>
              <w:right w:val="nil"/>
            </w:tcBorders>
            <w:shd w:val="clear" w:color="auto" w:fill="auto"/>
            <w:noWrap/>
            <w:vAlign w:val="bottom"/>
            <w:hideMark/>
          </w:tcPr>
          <w:p w14:paraId="389AA0A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–116.98</w:t>
            </w:r>
          </w:p>
        </w:tc>
        <w:tc>
          <w:tcPr>
            <w:tcW w:w="1290" w:type="dxa"/>
            <w:tcBorders>
              <w:top w:val="nil"/>
              <w:left w:val="nil"/>
              <w:bottom w:val="nil"/>
              <w:right w:val="nil"/>
            </w:tcBorders>
            <w:shd w:val="clear" w:color="auto" w:fill="auto"/>
            <w:noWrap/>
            <w:vAlign w:val="bottom"/>
            <w:hideMark/>
          </w:tcPr>
          <w:p w14:paraId="389AA0A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AD" w14:textId="77777777" w:rsidTr="00812830">
        <w:trPr>
          <w:trHeight w:val="240"/>
        </w:trPr>
        <w:tc>
          <w:tcPr>
            <w:tcW w:w="965" w:type="dxa"/>
            <w:tcBorders>
              <w:top w:val="nil"/>
              <w:left w:val="nil"/>
              <w:bottom w:val="nil"/>
              <w:right w:val="nil"/>
            </w:tcBorders>
            <w:shd w:val="clear" w:color="auto" w:fill="auto"/>
            <w:noWrap/>
            <w:vAlign w:val="bottom"/>
            <w:hideMark/>
          </w:tcPr>
          <w:p w14:paraId="389AA0A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722906</w:t>
            </w:r>
          </w:p>
        </w:tc>
        <w:tc>
          <w:tcPr>
            <w:tcW w:w="810" w:type="dxa"/>
            <w:tcBorders>
              <w:top w:val="nil"/>
              <w:left w:val="nil"/>
              <w:bottom w:val="nil"/>
              <w:right w:val="nil"/>
            </w:tcBorders>
            <w:shd w:val="clear" w:color="auto" w:fill="auto"/>
            <w:noWrap/>
            <w:vAlign w:val="bottom"/>
            <w:hideMark/>
          </w:tcPr>
          <w:p w14:paraId="389AA0A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0.39</w:t>
            </w:r>
          </w:p>
        </w:tc>
        <w:tc>
          <w:tcPr>
            <w:tcW w:w="4942" w:type="dxa"/>
            <w:tcBorders>
              <w:top w:val="nil"/>
              <w:left w:val="nil"/>
              <w:bottom w:val="nil"/>
              <w:right w:val="nil"/>
            </w:tcBorders>
            <w:shd w:val="clear" w:color="auto" w:fill="auto"/>
            <w:noWrap/>
            <w:vAlign w:val="bottom"/>
            <w:hideMark/>
          </w:tcPr>
          <w:p w14:paraId="389AA0A9"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San Diego North Island NAS </w:t>
            </w:r>
          </w:p>
        </w:tc>
        <w:tc>
          <w:tcPr>
            <w:tcW w:w="1407" w:type="dxa"/>
            <w:tcBorders>
              <w:top w:val="nil"/>
              <w:left w:val="nil"/>
              <w:bottom w:val="nil"/>
              <w:right w:val="nil"/>
            </w:tcBorders>
            <w:shd w:val="clear" w:color="auto" w:fill="auto"/>
            <w:noWrap/>
            <w:vAlign w:val="bottom"/>
            <w:hideMark/>
          </w:tcPr>
          <w:p w14:paraId="389AA0A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32.7</w:t>
            </w:r>
          </w:p>
        </w:tc>
        <w:tc>
          <w:tcPr>
            <w:tcW w:w="1507" w:type="dxa"/>
            <w:tcBorders>
              <w:top w:val="nil"/>
              <w:left w:val="nil"/>
              <w:bottom w:val="nil"/>
              <w:right w:val="nil"/>
            </w:tcBorders>
            <w:shd w:val="clear" w:color="auto" w:fill="auto"/>
            <w:noWrap/>
            <w:vAlign w:val="bottom"/>
            <w:hideMark/>
          </w:tcPr>
          <w:p w14:paraId="389AA0A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–117.20</w:t>
            </w:r>
          </w:p>
        </w:tc>
        <w:tc>
          <w:tcPr>
            <w:tcW w:w="1290" w:type="dxa"/>
            <w:tcBorders>
              <w:top w:val="nil"/>
              <w:left w:val="nil"/>
              <w:bottom w:val="nil"/>
              <w:right w:val="nil"/>
            </w:tcBorders>
            <w:shd w:val="clear" w:color="auto" w:fill="auto"/>
            <w:noWrap/>
            <w:vAlign w:val="bottom"/>
            <w:hideMark/>
          </w:tcPr>
          <w:p w14:paraId="389AA0A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B4" w14:textId="77777777" w:rsidTr="00812830">
        <w:trPr>
          <w:trHeight w:val="240"/>
        </w:trPr>
        <w:tc>
          <w:tcPr>
            <w:tcW w:w="965" w:type="dxa"/>
            <w:tcBorders>
              <w:top w:val="nil"/>
              <w:left w:val="nil"/>
              <w:bottom w:val="nil"/>
              <w:right w:val="nil"/>
            </w:tcBorders>
            <w:shd w:val="clear" w:color="auto" w:fill="auto"/>
            <w:noWrap/>
            <w:vAlign w:val="bottom"/>
            <w:hideMark/>
          </w:tcPr>
          <w:p w14:paraId="389AA0A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722926</w:t>
            </w:r>
          </w:p>
        </w:tc>
        <w:tc>
          <w:tcPr>
            <w:tcW w:w="810" w:type="dxa"/>
            <w:tcBorders>
              <w:top w:val="nil"/>
              <w:left w:val="nil"/>
              <w:bottom w:val="nil"/>
              <w:right w:val="nil"/>
            </w:tcBorders>
            <w:shd w:val="clear" w:color="auto" w:fill="auto"/>
            <w:noWrap/>
            <w:vAlign w:val="bottom"/>
            <w:hideMark/>
          </w:tcPr>
          <w:p w14:paraId="389AA0A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w:t>
            </w:r>
          </w:p>
        </w:tc>
        <w:tc>
          <w:tcPr>
            <w:tcW w:w="4942" w:type="dxa"/>
            <w:tcBorders>
              <w:top w:val="nil"/>
              <w:left w:val="nil"/>
              <w:bottom w:val="nil"/>
              <w:right w:val="nil"/>
            </w:tcBorders>
            <w:shd w:val="clear" w:color="auto" w:fill="auto"/>
            <w:noWrap/>
            <w:vAlign w:val="bottom"/>
            <w:hideMark/>
          </w:tcPr>
          <w:p w14:paraId="389AA0B0"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Camp Pendleton MCAS </w:t>
            </w:r>
          </w:p>
        </w:tc>
        <w:tc>
          <w:tcPr>
            <w:tcW w:w="1407" w:type="dxa"/>
            <w:tcBorders>
              <w:top w:val="nil"/>
              <w:left w:val="nil"/>
              <w:bottom w:val="nil"/>
              <w:right w:val="nil"/>
            </w:tcBorders>
            <w:shd w:val="clear" w:color="auto" w:fill="auto"/>
            <w:noWrap/>
            <w:vAlign w:val="bottom"/>
            <w:hideMark/>
          </w:tcPr>
          <w:p w14:paraId="389AA0B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33.3</w:t>
            </w:r>
          </w:p>
        </w:tc>
        <w:tc>
          <w:tcPr>
            <w:tcW w:w="1507" w:type="dxa"/>
            <w:tcBorders>
              <w:top w:val="nil"/>
              <w:left w:val="nil"/>
              <w:bottom w:val="nil"/>
              <w:right w:val="nil"/>
            </w:tcBorders>
            <w:shd w:val="clear" w:color="auto" w:fill="auto"/>
            <w:noWrap/>
            <w:vAlign w:val="bottom"/>
            <w:hideMark/>
          </w:tcPr>
          <w:p w14:paraId="389AA0B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–117.35</w:t>
            </w:r>
          </w:p>
        </w:tc>
        <w:tc>
          <w:tcPr>
            <w:tcW w:w="1290" w:type="dxa"/>
            <w:tcBorders>
              <w:top w:val="nil"/>
              <w:left w:val="nil"/>
              <w:bottom w:val="nil"/>
              <w:right w:val="nil"/>
            </w:tcBorders>
            <w:shd w:val="clear" w:color="auto" w:fill="auto"/>
            <w:noWrap/>
            <w:vAlign w:val="bottom"/>
            <w:hideMark/>
          </w:tcPr>
          <w:p w14:paraId="389AA0B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BB" w14:textId="77777777" w:rsidTr="00812830">
        <w:trPr>
          <w:trHeight w:val="240"/>
        </w:trPr>
        <w:tc>
          <w:tcPr>
            <w:tcW w:w="965" w:type="dxa"/>
            <w:tcBorders>
              <w:top w:val="nil"/>
              <w:left w:val="nil"/>
              <w:bottom w:val="nil"/>
              <w:right w:val="nil"/>
            </w:tcBorders>
            <w:shd w:val="clear" w:color="auto" w:fill="auto"/>
            <w:noWrap/>
            <w:vAlign w:val="bottom"/>
            <w:hideMark/>
          </w:tcPr>
          <w:p w14:paraId="389AA0B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722927</w:t>
            </w:r>
          </w:p>
        </w:tc>
        <w:tc>
          <w:tcPr>
            <w:tcW w:w="810" w:type="dxa"/>
            <w:tcBorders>
              <w:top w:val="nil"/>
              <w:left w:val="nil"/>
              <w:bottom w:val="nil"/>
              <w:right w:val="nil"/>
            </w:tcBorders>
            <w:shd w:val="clear" w:color="auto" w:fill="auto"/>
            <w:noWrap/>
            <w:vAlign w:val="bottom"/>
            <w:hideMark/>
          </w:tcPr>
          <w:p w14:paraId="389AA0B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0.38</w:t>
            </w:r>
          </w:p>
        </w:tc>
        <w:tc>
          <w:tcPr>
            <w:tcW w:w="4942" w:type="dxa"/>
            <w:tcBorders>
              <w:top w:val="nil"/>
              <w:left w:val="nil"/>
              <w:bottom w:val="nil"/>
              <w:right w:val="nil"/>
            </w:tcBorders>
            <w:shd w:val="clear" w:color="auto" w:fill="auto"/>
            <w:noWrap/>
            <w:vAlign w:val="bottom"/>
            <w:hideMark/>
          </w:tcPr>
          <w:p w14:paraId="389AA0B7"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Carlsbad/Palomar </w:t>
            </w:r>
          </w:p>
        </w:tc>
        <w:tc>
          <w:tcPr>
            <w:tcW w:w="1407" w:type="dxa"/>
            <w:tcBorders>
              <w:top w:val="nil"/>
              <w:left w:val="nil"/>
              <w:bottom w:val="nil"/>
              <w:right w:val="nil"/>
            </w:tcBorders>
            <w:shd w:val="clear" w:color="auto" w:fill="auto"/>
            <w:noWrap/>
            <w:vAlign w:val="bottom"/>
            <w:hideMark/>
          </w:tcPr>
          <w:p w14:paraId="389AA0B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33.13</w:t>
            </w:r>
          </w:p>
        </w:tc>
        <w:tc>
          <w:tcPr>
            <w:tcW w:w="1507" w:type="dxa"/>
            <w:tcBorders>
              <w:top w:val="nil"/>
              <w:left w:val="nil"/>
              <w:bottom w:val="nil"/>
              <w:right w:val="nil"/>
            </w:tcBorders>
            <w:shd w:val="clear" w:color="auto" w:fill="auto"/>
            <w:noWrap/>
            <w:vAlign w:val="bottom"/>
            <w:hideMark/>
          </w:tcPr>
          <w:p w14:paraId="389AA0B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–117.28</w:t>
            </w:r>
          </w:p>
        </w:tc>
        <w:tc>
          <w:tcPr>
            <w:tcW w:w="1290" w:type="dxa"/>
            <w:tcBorders>
              <w:top w:val="nil"/>
              <w:left w:val="nil"/>
              <w:bottom w:val="nil"/>
              <w:right w:val="nil"/>
            </w:tcBorders>
            <w:shd w:val="clear" w:color="auto" w:fill="auto"/>
            <w:noWrap/>
            <w:vAlign w:val="bottom"/>
            <w:hideMark/>
          </w:tcPr>
          <w:p w14:paraId="389AA0B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C2" w14:textId="77777777" w:rsidTr="00812830">
        <w:trPr>
          <w:trHeight w:val="240"/>
        </w:trPr>
        <w:tc>
          <w:tcPr>
            <w:tcW w:w="965" w:type="dxa"/>
            <w:tcBorders>
              <w:top w:val="nil"/>
              <w:left w:val="nil"/>
              <w:bottom w:val="nil"/>
              <w:right w:val="nil"/>
            </w:tcBorders>
            <w:shd w:val="clear" w:color="auto" w:fill="auto"/>
            <w:noWrap/>
            <w:vAlign w:val="bottom"/>
            <w:hideMark/>
          </w:tcPr>
          <w:p w14:paraId="389AA0B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722930</w:t>
            </w:r>
          </w:p>
        </w:tc>
        <w:tc>
          <w:tcPr>
            <w:tcW w:w="810" w:type="dxa"/>
            <w:tcBorders>
              <w:top w:val="nil"/>
              <w:left w:val="nil"/>
              <w:bottom w:val="nil"/>
              <w:right w:val="nil"/>
            </w:tcBorders>
            <w:shd w:val="clear" w:color="auto" w:fill="auto"/>
            <w:noWrap/>
            <w:vAlign w:val="bottom"/>
            <w:hideMark/>
          </w:tcPr>
          <w:p w14:paraId="389AA0B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0.39</w:t>
            </w:r>
          </w:p>
        </w:tc>
        <w:tc>
          <w:tcPr>
            <w:tcW w:w="4942" w:type="dxa"/>
            <w:tcBorders>
              <w:top w:val="nil"/>
              <w:left w:val="nil"/>
              <w:bottom w:val="nil"/>
              <w:right w:val="nil"/>
            </w:tcBorders>
            <w:shd w:val="clear" w:color="auto" w:fill="auto"/>
            <w:noWrap/>
            <w:vAlign w:val="bottom"/>
            <w:hideMark/>
          </w:tcPr>
          <w:p w14:paraId="389AA0BE"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San Diego Miramar NAS </w:t>
            </w:r>
          </w:p>
        </w:tc>
        <w:tc>
          <w:tcPr>
            <w:tcW w:w="1407" w:type="dxa"/>
            <w:tcBorders>
              <w:top w:val="nil"/>
              <w:left w:val="nil"/>
              <w:bottom w:val="nil"/>
              <w:right w:val="nil"/>
            </w:tcBorders>
            <w:shd w:val="clear" w:color="auto" w:fill="auto"/>
            <w:noWrap/>
            <w:vAlign w:val="bottom"/>
            <w:hideMark/>
          </w:tcPr>
          <w:p w14:paraId="389AA0B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32.87</w:t>
            </w:r>
          </w:p>
        </w:tc>
        <w:tc>
          <w:tcPr>
            <w:tcW w:w="1507" w:type="dxa"/>
            <w:tcBorders>
              <w:top w:val="nil"/>
              <w:left w:val="nil"/>
              <w:bottom w:val="nil"/>
              <w:right w:val="nil"/>
            </w:tcBorders>
            <w:shd w:val="clear" w:color="auto" w:fill="auto"/>
            <w:noWrap/>
            <w:vAlign w:val="bottom"/>
            <w:hideMark/>
          </w:tcPr>
          <w:p w14:paraId="389AA0C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–117.13</w:t>
            </w:r>
          </w:p>
        </w:tc>
        <w:tc>
          <w:tcPr>
            <w:tcW w:w="1290" w:type="dxa"/>
            <w:tcBorders>
              <w:top w:val="nil"/>
              <w:left w:val="nil"/>
              <w:bottom w:val="nil"/>
              <w:right w:val="nil"/>
            </w:tcBorders>
            <w:shd w:val="clear" w:color="auto" w:fill="auto"/>
            <w:noWrap/>
            <w:vAlign w:val="bottom"/>
            <w:hideMark/>
          </w:tcPr>
          <w:p w14:paraId="389AA0C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C9" w14:textId="77777777" w:rsidTr="00812830">
        <w:trPr>
          <w:trHeight w:val="240"/>
        </w:trPr>
        <w:tc>
          <w:tcPr>
            <w:tcW w:w="965" w:type="dxa"/>
            <w:tcBorders>
              <w:top w:val="nil"/>
              <w:left w:val="nil"/>
              <w:bottom w:val="nil"/>
              <w:right w:val="nil"/>
            </w:tcBorders>
            <w:shd w:val="clear" w:color="auto" w:fill="auto"/>
            <w:noWrap/>
            <w:vAlign w:val="bottom"/>
            <w:hideMark/>
          </w:tcPr>
          <w:p w14:paraId="389AA0C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722950</w:t>
            </w:r>
          </w:p>
        </w:tc>
        <w:tc>
          <w:tcPr>
            <w:tcW w:w="810" w:type="dxa"/>
            <w:tcBorders>
              <w:top w:val="nil"/>
              <w:left w:val="nil"/>
              <w:bottom w:val="nil"/>
              <w:right w:val="nil"/>
            </w:tcBorders>
            <w:shd w:val="clear" w:color="auto" w:fill="auto"/>
            <w:noWrap/>
            <w:vAlign w:val="bottom"/>
            <w:hideMark/>
          </w:tcPr>
          <w:p w14:paraId="389AA0C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0.42</w:t>
            </w:r>
          </w:p>
        </w:tc>
        <w:tc>
          <w:tcPr>
            <w:tcW w:w="4942" w:type="dxa"/>
            <w:tcBorders>
              <w:top w:val="nil"/>
              <w:left w:val="nil"/>
              <w:bottom w:val="nil"/>
              <w:right w:val="nil"/>
            </w:tcBorders>
            <w:shd w:val="clear" w:color="auto" w:fill="auto"/>
            <w:noWrap/>
            <w:vAlign w:val="bottom"/>
            <w:hideMark/>
          </w:tcPr>
          <w:p w14:paraId="389AA0C5"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Los Angeles Intl Arpt </w:t>
            </w:r>
          </w:p>
        </w:tc>
        <w:tc>
          <w:tcPr>
            <w:tcW w:w="1407" w:type="dxa"/>
            <w:tcBorders>
              <w:top w:val="nil"/>
              <w:left w:val="nil"/>
              <w:bottom w:val="nil"/>
              <w:right w:val="nil"/>
            </w:tcBorders>
            <w:shd w:val="clear" w:color="auto" w:fill="auto"/>
            <w:noWrap/>
            <w:vAlign w:val="bottom"/>
            <w:hideMark/>
          </w:tcPr>
          <w:p w14:paraId="389AA0C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33.93</w:t>
            </w:r>
          </w:p>
        </w:tc>
        <w:tc>
          <w:tcPr>
            <w:tcW w:w="1507" w:type="dxa"/>
            <w:tcBorders>
              <w:top w:val="nil"/>
              <w:left w:val="nil"/>
              <w:bottom w:val="nil"/>
              <w:right w:val="nil"/>
            </w:tcBorders>
            <w:shd w:val="clear" w:color="auto" w:fill="auto"/>
            <w:noWrap/>
            <w:vAlign w:val="bottom"/>
            <w:hideMark/>
          </w:tcPr>
          <w:p w14:paraId="389AA0C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–118.40</w:t>
            </w:r>
          </w:p>
        </w:tc>
        <w:tc>
          <w:tcPr>
            <w:tcW w:w="1290" w:type="dxa"/>
            <w:tcBorders>
              <w:top w:val="nil"/>
              <w:left w:val="nil"/>
              <w:bottom w:val="nil"/>
              <w:right w:val="nil"/>
            </w:tcBorders>
            <w:shd w:val="clear" w:color="auto" w:fill="auto"/>
            <w:noWrap/>
            <w:vAlign w:val="bottom"/>
            <w:hideMark/>
          </w:tcPr>
          <w:p w14:paraId="389AA0C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D0" w14:textId="77777777" w:rsidTr="00812830">
        <w:trPr>
          <w:trHeight w:val="240"/>
        </w:trPr>
        <w:tc>
          <w:tcPr>
            <w:tcW w:w="965" w:type="dxa"/>
            <w:tcBorders>
              <w:top w:val="nil"/>
              <w:left w:val="nil"/>
              <w:bottom w:val="nil"/>
              <w:right w:val="nil"/>
            </w:tcBorders>
            <w:shd w:val="clear" w:color="auto" w:fill="auto"/>
            <w:noWrap/>
            <w:vAlign w:val="bottom"/>
            <w:hideMark/>
          </w:tcPr>
          <w:p w14:paraId="389AA0C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722956</w:t>
            </w:r>
          </w:p>
        </w:tc>
        <w:tc>
          <w:tcPr>
            <w:tcW w:w="810" w:type="dxa"/>
            <w:tcBorders>
              <w:top w:val="nil"/>
              <w:left w:val="nil"/>
              <w:bottom w:val="nil"/>
              <w:right w:val="nil"/>
            </w:tcBorders>
            <w:shd w:val="clear" w:color="auto" w:fill="auto"/>
            <w:noWrap/>
            <w:vAlign w:val="bottom"/>
            <w:hideMark/>
          </w:tcPr>
          <w:p w14:paraId="389AA0C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0.38</w:t>
            </w:r>
          </w:p>
        </w:tc>
        <w:tc>
          <w:tcPr>
            <w:tcW w:w="4942" w:type="dxa"/>
            <w:tcBorders>
              <w:top w:val="nil"/>
              <w:left w:val="nil"/>
              <w:bottom w:val="nil"/>
              <w:right w:val="nil"/>
            </w:tcBorders>
            <w:shd w:val="clear" w:color="auto" w:fill="auto"/>
            <w:noWrap/>
            <w:vAlign w:val="bottom"/>
            <w:hideMark/>
          </w:tcPr>
          <w:p w14:paraId="389AA0CC"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Jack Northrop Fld H </w:t>
            </w:r>
          </w:p>
        </w:tc>
        <w:tc>
          <w:tcPr>
            <w:tcW w:w="1407" w:type="dxa"/>
            <w:tcBorders>
              <w:top w:val="nil"/>
              <w:left w:val="nil"/>
              <w:bottom w:val="nil"/>
              <w:right w:val="nil"/>
            </w:tcBorders>
            <w:shd w:val="clear" w:color="auto" w:fill="auto"/>
            <w:noWrap/>
            <w:vAlign w:val="bottom"/>
            <w:hideMark/>
          </w:tcPr>
          <w:p w14:paraId="389AA0C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33.92</w:t>
            </w:r>
          </w:p>
        </w:tc>
        <w:tc>
          <w:tcPr>
            <w:tcW w:w="1507" w:type="dxa"/>
            <w:tcBorders>
              <w:top w:val="nil"/>
              <w:left w:val="nil"/>
              <w:bottom w:val="nil"/>
              <w:right w:val="nil"/>
            </w:tcBorders>
            <w:shd w:val="clear" w:color="auto" w:fill="auto"/>
            <w:noWrap/>
            <w:vAlign w:val="bottom"/>
            <w:hideMark/>
          </w:tcPr>
          <w:p w14:paraId="389AA0C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–118.33</w:t>
            </w:r>
          </w:p>
        </w:tc>
        <w:tc>
          <w:tcPr>
            <w:tcW w:w="1290" w:type="dxa"/>
            <w:tcBorders>
              <w:top w:val="nil"/>
              <w:left w:val="nil"/>
              <w:bottom w:val="nil"/>
              <w:right w:val="nil"/>
            </w:tcBorders>
            <w:shd w:val="clear" w:color="auto" w:fill="auto"/>
            <w:noWrap/>
            <w:vAlign w:val="bottom"/>
            <w:hideMark/>
          </w:tcPr>
          <w:p w14:paraId="389AA0C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D7" w14:textId="77777777" w:rsidTr="00812830">
        <w:trPr>
          <w:trHeight w:val="240"/>
        </w:trPr>
        <w:tc>
          <w:tcPr>
            <w:tcW w:w="965" w:type="dxa"/>
            <w:tcBorders>
              <w:top w:val="nil"/>
              <w:left w:val="nil"/>
              <w:bottom w:val="nil"/>
              <w:right w:val="nil"/>
            </w:tcBorders>
            <w:shd w:val="clear" w:color="auto" w:fill="auto"/>
            <w:noWrap/>
            <w:vAlign w:val="bottom"/>
            <w:hideMark/>
          </w:tcPr>
          <w:p w14:paraId="389AA0D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722970</w:t>
            </w:r>
          </w:p>
        </w:tc>
        <w:tc>
          <w:tcPr>
            <w:tcW w:w="810" w:type="dxa"/>
            <w:tcBorders>
              <w:top w:val="nil"/>
              <w:left w:val="nil"/>
              <w:bottom w:val="nil"/>
              <w:right w:val="nil"/>
            </w:tcBorders>
            <w:shd w:val="clear" w:color="auto" w:fill="auto"/>
            <w:noWrap/>
            <w:vAlign w:val="bottom"/>
            <w:hideMark/>
          </w:tcPr>
          <w:p w14:paraId="389AA0D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0.38</w:t>
            </w:r>
          </w:p>
        </w:tc>
        <w:tc>
          <w:tcPr>
            <w:tcW w:w="4942" w:type="dxa"/>
            <w:tcBorders>
              <w:top w:val="nil"/>
              <w:left w:val="nil"/>
              <w:bottom w:val="nil"/>
              <w:right w:val="nil"/>
            </w:tcBorders>
            <w:shd w:val="clear" w:color="auto" w:fill="auto"/>
            <w:noWrap/>
            <w:vAlign w:val="bottom"/>
            <w:hideMark/>
          </w:tcPr>
          <w:p w14:paraId="389AA0D3"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Long Beach Daugherty Fld </w:t>
            </w:r>
          </w:p>
        </w:tc>
        <w:tc>
          <w:tcPr>
            <w:tcW w:w="1407" w:type="dxa"/>
            <w:tcBorders>
              <w:top w:val="nil"/>
              <w:left w:val="nil"/>
              <w:bottom w:val="nil"/>
              <w:right w:val="nil"/>
            </w:tcBorders>
            <w:shd w:val="clear" w:color="auto" w:fill="auto"/>
            <w:noWrap/>
            <w:vAlign w:val="bottom"/>
            <w:hideMark/>
          </w:tcPr>
          <w:p w14:paraId="389AA0D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33.83</w:t>
            </w:r>
          </w:p>
        </w:tc>
        <w:tc>
          <w:tcPr>
            <w:tcW w:w="1507" w:type="dxa"/>
            <w:tcBorders>
              <w:top w:val="nil"/>
              <w:left w:val="nil"/>
              <w:bottom w:val="nil"/>
              <w:right w:val="nil"/>
            </w:tcBorders>
            <w:shd w:val="clear" w:color="auto" w:fill="auto"/>
            <w:noWrap/>
            <w:vAlign w:val="bottom"/>
            <w:hideMark/>
          </w:tcPr>
          <w:p w14:paraId="389AA0D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–118.17</w:t>
            </w:r>
          </w:p>
        </w:tc>
        <w:tc>
          <w:tcPr>
            <w:tcW w:w="1290" w:type="dxa"/>
            <w:tcBorders>
              <w:top w:val="nil"/>
              <w:left w:val="nil"/>
              <w:bottom w:val="nil"/>
              <w:right w:val="nil"/>
            </w:tcBorders>
            <w:shd w:val="clear" w:color="auto" w:fill="auto"/>
            <w:noWrap/>
            <w:vAlign w:val="bottom"/>
            <w:hideMark/>
          </w:tcPr>
          <w:p w14:paraId="389AA0D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DE" w14:textId="77777777" w:rsidTr="00812830">
        <w:trPr>
          <w:trHeight w:val="240"/>
        </w:trPr>
        <w:tc>
          <w:tcPr>
            <w:tcW w:w="965" w:type="dxa"/>
            <w:tcBorders>
              <w:top w:val="nil"/>
              <w:left w:val="nil"/>
              <w:bottom w:val="nil"/>
              <w:right w:val="nil"/>
            </w:tcBorders>
            <w:shd w:val="clear" w:color="auto" w:fill="auto"/>
            <w:noWrap/>
            <w:vAlign w:val="bottom"/>
            <w:hideMark/>
          </w:tcPr>
          <w:p w14:paraId="389AA0D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722976</w:t>
            </w:r>
          </w:p>
        </w:tc>
        <w:tc>
          <w:tcPr>
            <w:tcW w:w="810" w:type="dxa"/>
            <w:tcBorders>
              <w:top w:val="nil"/>
              <w:left w:val="nil"/>
              <w:bottom w:val="nil"/>
              <w:right w:val="nil"/>
            </w:tcBorders>
            <w:shd w:val="clear" w:color="auto" w:fill="auto"/>
            <w:noWrap/>
            <w:vAlign w:val="bottom"/>
            <w:hideMark/>
          </w:tcPr>
          <w:p w14:paraId="389AA0D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0.34</w:t>
            </w:r>
          </w:p>
        </w:tc>
        <w:tc>
          <w:tcPr>
            <w:tcW w:w="4942" w:type="dxa"/>
            <w:tcBorders>
              <w:top w:val="nil"/>
              <w:left w:val="nil"/>
              <w:bottom w:val="nil"/>
              <w:right w:val="nil"/>
            </w:tcBorders>
            <w:shd w:val="clear" w:color="auto" w:fill="auto"/>
            <w:noWrap/>
            <w:vAlign w:val="bottom"/>
            <w:hideMark/>
          </w:tcPr>
          <w:p w14:paraId="389AA0DA"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Fullerton Municipal </w:t>
            </w:r>
          </w:p>
        </w:tc>
        <w:tc>
          <w:tcPr>
            <w:tcW w:w="1407" w:type="dxa"/>
            <w:tcBorders>
              <w:top w:val="nil"/>
              <w:left w:val="nil"/>
              <w:bottom w:val="nil"/>
              <w:right w:val="nil"/>
            </w:tcBorders>
            <w:shd w:val="clear" w:color="auto" w:fill="auto"/>
            <w:noWrap/>
            <w:vAlign w:val="bottom"/>
            <w:hideMark/>
          </w:tcPr>
          <w:p w14:paraId="389AA0D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33.87</w:t>
            </w:r>
          </w:p>
        </w:tc>
        <w:tc>
          <w:tcPr>
            <w:tcW w:w="1507" w:type="dxa"/>
            <w:tcBorders>
              <w:top w:val="nil"/>
              <w:left w:val="nil"/>
              <w:bottom w:val="nil"/>
              <w:right w:val="nil"/>
            </w:tcBorders>
            <w:shd w:val="clear" w:color="auto" w:fill="auto"/>
            <w:noWrap/>
            <w:vAlign w:val="bottom"/>
            <w:hideMark/>
          </w:tcPr>
          <w:p w14:paraId="389AA0D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–117.98</w:t>
            </w:r>
          </w:p>
        </w:tc>
        <w:tc>
          <w:tcPr>
            <w:tcW w:w="1290" w:type="dxa"/>
            <w:tcBorders>
              <w:top w:val="nil"/>
              <w:left w:val="nil"/>
              <w:bottom w:val="nil"/>
              <w:right w:val="nil"/>
            </w:tcBorders>
            <w:shd w:val="clear" w:color="auto" w:fill="auto"/>
            <w:noWrap/>
            <w:vAlign w:val="bottom"/>
            <w:hideMark/>
          </w:tcPr>
          <w:p w14:paraId="389AA0D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E5" w14:textId="77777777" w:rsidTr="00812830">
        <w:trPr>
          <w:trHeight w:val="240"/>
        </w:trPr>
        <w:tc>
          <w:tcPr>
            <w:tcW w:w="965" w:type="dxa"/>
            <w:tcBorders>
              <w:top w:val="nil"/>
              <w:left w:val="nil"/>
              <w:bottom w:val="nil"/>
              <w:right w:val="nil"/>
            </w:tcBorders>
            <w:shd w:val="clear" w:color="auto" w:fill="auto"/>
            <w:noWrap/>
            <w:vAlign w:val="bottom"/>
            <w:hideMark/>
          </w:tcPr>
          <w:p w14:paraId="389AA0D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722977</w:t>
            </w:r>
          </w:p>
        </w:tc>
        <w:tc>
          <w:tcPr>
            <w:tcW w:w="810" w:type="dxa"/>
            <w:tcBorders>
              <w:top w:val="nil"/>
              <w:left w:val="nil"/>
              <w:bottom w:val="nil"/>
              <w:right w:val="nil"/>
            </w:tcBorders>
            <w:shd w:val="clear" w:color="auto" w:fill="auto"/>
            <w:noWrap/>
            <w:vAlign w:val="bottom"/>
            <w:hideMark/>
          </w:tcPr>
          <w:p w14:paraId="389AA0E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0.36</w:t>
            </w:r>
          </w:p>
        </w:tc>
        <w:tc>
          <w:tcPr>
            <w:tcW w:w="4942" w:type="dxa"/>
            <w:tcBorders>
              <w:top w:val="nil"/>
              <w:left w:val="nil"/>
              <w:bottom w:val="nil"/>
              <w:right w:val="nil"/>
            </w:tcBorders>
            <w:shd w:val="clear" w:color="auto" w:fill="auto"/>
            <w:noWrap/>
            <w:vAlign w:val="bottom"/>
            <w:hideMark/>
          </w:tcPr>
          <w:p w14:paraId="389AA0E1"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Santa Ana John Wayne AP </w:t>
            </w:r>
          </w:p>
        </w:tc>
        <w:tc>
          <w:tcPr>
            <w:tcW w:w="1407" w:type="dxa"/>
            <w:tcBorders>
              <w:top w:val="nil"/>
              <w:left w:val="nil"/>
              <w:bottom w:val="nil"/>
              <w:right w:val="nil"/>
            </w:tcBorders>
            <w:shd w:val="clear" w:color="auto" w:fill="auto"/>
            <w:noWrap/>
            <w:vAlign w:val="bottom"/>
            <w:hideMark/>
          </w:tcPr>
          <w:p w14:paraId="389AA0E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33.68</w:t>
            </w:r>
          </w:p>
        </w:tc>
        <w:tc>
          <w:tcPr>
            <w:tcW w:w="1507" w:type="dxa"/>
            <w:tcBorders>
              <w:top w:val="nil"/>
              <w:left w:val="nil"/>
              <w:bottom w:val="nil"/>
              <w:right w:val="nil"/>
            </w:tcBorders>
            <w:shd w:val="clear" w:color="auto" w:fill="auto"/>
            <w:noWrap/>
            <w:vAlign w:val="bottom"/>
            <w:hideMark/>
          </w:tcPr>
          <w:p w14:paraId="389AA0E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–117.87</w:t>
            </w:r>
          </w:p>
        </w:tc>
        <w:tc>
          <w:tcPr>
            <w:tcW w:w="1290" w:type="dxa"/>
            <w:tcBorders>
              <w:top w:val="nil"/>
              <w:left w:val="nil"/>
              <w:bottom w:val="nil"/>
              <w:right w:val="nil"/>
            </w:tcBorders>
            <w:shd w:val="clear" w:color="auto" w:fill="auto"/>
            <w:noWrap/>
            <w:vAlign w:val="bottom"/>
            <w:hideMark/>
          </w:tcPr>
          <w:p w14:paraId="389AA0E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EC" w14:textId="77777777" w:rsidTr="00812830">
        <w:trPr>
          <w:trHeight w:val="240"/>
        </w:trPr>
        <w:tc>
          <w:tcPr>
            <w:tcW w:w="965" w:type="dxa"/>
            <w:tcBorders>
              <w:top w:val="nil"/>
              <w:left w:val="nil"/>
              <w:bottom w:val="nil"/>
              <w:right w:val="nil"/>
            </w:tcBorders>
            <w:shd w:val="clear" w:color="auto" w:fill="auto"/>
            <w:noWrap/>
            <w:vAlign w:val="bottom"/>
            <w:hideMark/>
          </w:tcPr>
          <w:p w14:paraId="389AA0E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723805</w:t>
            </w:r>
          </w:p>
        </w:tc>
        <w:tc>
          <w:tcPr>
            <w:tcW w:w="810" w:type="dxa"/>
            <w:tcBorders>
              <w:top w:val="nil"/>
              <w:left w:val="nil"/>
              <w:bottom w:val="nil"/>
              <w:right w:val="nil"/>
            </w:tcBorders>
            <w:shd w:val="clear" w:color="auto" w:fill="auto"/>
            <w:noWrap/>
            <w:vAlign w:val="bottom"/>
            <w:hideMark/>
          </w:tcPr>
          <w:p w14:paraId="389AA0E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0.51</w:t>
            </w:r>
          </w:p>
        </w:tc>
        <w:tc>
          <w:tcPr>
            <w:tcW w:w="4942" w:type="dxa"/>
            <w:tcBorders>
              <w:top w:val="nil"/>
              <w:left w:val="nil"/>
              <w:bottom w:val="nil"/>
              <w:right w:val="nil"/>
            </w:tcBorders>
            <w:shd w:val="clear" w:color="auto" w:fill="auto"/>
            <w:noWrap/>
            <w:vAlign w:val="bottom"/>
            <w:hideMark/>
          </w:tcPr>
          <w:p w14:paraId="389AA0E8"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Needles Airport </w:t>
            </w:r>
          </w:p>
        </w:tc>
        <w:tc>
          <w:tcPr>
            <w:tcW w:w="1407" w:type="dxa"/>
            <w:tcBorders>
              <w:top w:val="nil"/>
              <w:left w:val="nil"/>
              <w:bottom w:val="nil"/>
              <w:right w:val="nil"/>
            </w:tcBorders>
            <w:shd w:val="clear" w:color="auto" w:fill="auto"/>
            <w:noWrap/>
            <w:vAlign w:val="bottom"/>
            <w:hideMark/>
          </w:tcPr>
          <w:p w14:paraId="389AA0E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34.77</w:t>
            </w:r>
          </w:p>
        </w:tc>
        <w:tc>
          <w:tcPr>
            <w:tcW w:w="1507" w:type="dxa"/>
            <w:tcBorders>
              <w:top w:val="nil"/>
              <w:left w:val="nil"/>
              <w:bottom w:val="nil"/>
              <w:right w:val="nil"/>
            </w:tcBorders>
            <w:shd w:val="clear" w:color="auto" w:fill="auto"/>
            <w:noWrap/>
            <w:vAlign w:val="bottom"/>
            <w:hideMark/>
          </w:tcPr>
          <w:p w14:paraId="389AA0E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–114.62</w:t>
            </w:r>
          </w:p>
        </w:tc>
        <w:tc>
          <w:tcPr>
            <w:tcW w:w="1290" w:type="dxa"/>
            <w:tcBorders>
              <w:top w:val="nil"/>
              <w:left w:val="nil"/>
              <w:bottom w:val="nil"/>
              <w:right w:val="nil"/>
            </w:tcBorders>
            <w:shd w:val="clear" w:color="auto" w:fill="auto"/>
            <w:noWrap/>
            <w:vAlign w:val="bottom"/>
            <w:hideMark/>
          </w:tcPr>
          <w:p w14:paraId="389AA0E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F3" w14:textId="77777777" w:rsidTr="00812830">
        <w:trPr>
          <w:trHeight w:val="240"/>
        </w:trPr>
        <w:tc>
          <w:tcPr>
            <w:tcW w:w="965" w:type="dxa"/>
            <w:tcBorders>
              <w:top w:val="nil"/>
              <w:left w:val="nil"/>
              <w:bottom w:val="nil"/>
              <w:right w:val="nil"/>
            </w:tcBorders>
            <w:shd w:val="clear" w:color="auto" w:fill="auto"/>
            <w:noWrap/>
            <w:vAlign w:val="bottom"/>
            <w:hideMark/>
          </w:tcPr>
          <w:p w14:paraId="389AA0E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723810</w:t>
            </w:r>
          </w:p>
        </w:tc>
        <w:tc>
          <w:tcPr>
            <w:tcW w:w="810" w:type="dxa"/>
            <w:tcBorders>
              <w:top w:val="nil"/>
              <w:left w:val="nil"/>
              <w:bottom w:val="nil"/>
              <w:right w:val="nil"/>
            </w:tcBorders>
            <w:shd w:val="clear" w:color="auto" w:fill="auto"/>
            <w:noWrap/>
            <w:vAlign w:val="bottom"/>
            <w:hideMark/>
          </w:tcPr>
          <w:p w14:paraId="389AA0E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0.59</w:t>
            </w:r>
          </w:p>
        </w:tc>
        <w:tc>
          <w:tcPr>
            <w:tcW w:w="4942" w:type="dxa"/>
            <w:tcBorders>
              <w:top w:val="nil"/>
              <w:left w:val="nil"/>
              <w:bottom w:val="nil"/>
              <w:right w:val="nil"/>
            </w:tcBorders>
            <w:shd w:val="clear" w:color="auto" w:fill="auto"/>
            <w:noWrap/>
            <w:vAlign w:val="bottom"/>
            <w:hideMark/>
          </w:tcPr>
          <w:p w14:paraId="389AA0EF"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Edwards AFB </w:t>
            </w:r>
          </w:p>
        </w:tc>
        <w:tc>
          <w:tcPr>
            <w:tcW w:w="1407" w:type="dxa"/>
            <w:tcBorders>
              <w:top w:val="nil"/>
              <w:left w:val="nil"/>
              <w:bottom w:val="nil"/>
              <w:right w:val="nil"/>
            </w:tcBorders>
            <w:shd w:val="clear" w:color="auto" w:fill="auto"/>
            <w:noWrap/>
            <w:vAlign w:val="bottom"/>
            <w:hideMark/>
          </w:tcPr>
          <w:p w14:paraId="389AA0F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34.9</w:t>
            </w:r>
          </w:p>
        </w:tc>
        <w:tc>
          <w:tcPr>
            <w:tcW w:w="1507" w:type="dxa"/>
            <w:tcBorders>
              <w:top w:val="nil"/>
              <w:left w:val="nil"/>
              <w:bottom w:val="nil"/>
              <w:right w:val="nil"/>
            </w:tcBorders>
            <w:shd w:val="clear" w:color="auto" w:fill="auto"/>
            <w:noWrap/>
            <w:vAlign w:val="bottom"/>
            <w:hideMark/>
          </w:tcPr>
          <w:p w14:paraId="389AA0F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–117.87</w:t>
            </w:r>
          </w:p>
        </w:tc>
        <w:tc>
          <w:tcPr>
            <w:tcW w:w="1290" w:type="dxa"/>
            <w:tcBorders>
              <w:top w:val="nil"/>
              <w:left w:val="nil"/>
              <w:bottom w:val="nil"/>
              <w:right w:val="nil"/>
            </w:tcBorders>
            <w:shd w:val="clear" w:color="auto" w:fill="auto"/>
            <w:noWrap/>
            <w:vAlign w:val="bottom"/>
            <w:hideMark/>
          </w:tcPr>
          <w:p w14:paraId="389AA0F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0FA" w14:textId="77777777" w:rsidTr="00812830">
        <w:trPr>
          <w:trHeight w:val="240"/>
        </w:trPr>
        <w:tc>
          <w:tcPr>
            <w:tcW w:w="965" w:type="dxa"/>
            <w:tcBorders>
              <w:top w:val="nil"/>
              <w:left w:val="nil"/>
              <w:bottom w:val="nil"/>
              <w:right w:val="nil"/>
            </w:tcBorders>
            <w:shd w:val="clear" w:color="auto" w:fill="auto"/>
            <w:noWrap/>
            <w:vAlign w:val="bottom"/>
            <w:hideMark/>
          </w:tcPr>
          <w:p w14:paraId="389AA0F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723815</w:t>
            </w:r>
          </w:p>
        </w:tc>
        <w:tc>
          <w:tcPr>
            <w:tcW w:w="810" w:type="dxa"/>
            <w:tcBorders>
              <w:top w:val="nil"/>
              <w:left w:val="nil"/>
              <w:bottom w:val="nil"/>
              <w:right w:val="nil"/>
            </w:tcBorders>
            <w:shd w:val="clear" w:color="auto" w:fill="auto"/>
            <w:noWrap/>
            <w:vAlign w:val="bottom"/>
            <w:hideMark/>
          </w:tcPr>
          <w:p w14:paraId="389AA0F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0.58</w:t>
            </w:r>
          </w:p>
        </w:tc>
        <w:tc>
          <w:tcPr>
            <w:tcW w:w="4942" w:type="dxa"/>
            <w:tcBorders>
              <w:top w:val="nil"/>
              <w:left w:val="nil"/>
              <w:bottom w:val="nil"/>
              <w:right w:val="nil"/>
            </w:tcBorders>
            <w:shd w:val="clear" w:color="auto" w:fill="auto"/>
            <w:noWrap/>
            <w:vAlign w:val="bottom"/>
            <w:hideMark/>
          </w:tcPr>
          <w:p w14:paraId="389AA0F6"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Daggett Barstow–Daggett AP </w:t>
            </w:r>
          </w:p>
        </w:tc>
        <w:tc>
          <w:tcPr>
            <w:tcW w:w="1407" w:type="dxa"/>
            <w:tcBorders>
              <w:top w:val="nil"/>
              <w:left w:val="nil"/>
              <w:bottom w:val="nil"/>
              <w:right w:val="nil"/>
            </w:tcBorders>
            <w:shd w:val="clear" w:color="auto" w:fill="auto"/>
            <w:noWrap/>
            <w:vAlign w:val="bottom"/>
            <w:hideMark/>
          </w:tcPr>
          <w:p w14:paraId="389AA0F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34.85</w:t>
            </w:r>
          </w:p>
        </w:tc>
        <w:tc>
          <w:tcPr>
            <w:tcW w:w="1507" w:type="dxa"/>
            <w:tcBorders>
              <w:top w:val="nil"/>
              <w:left w:val="nil"/>
              <w:bottom w:val="nil"/>
              <w:right w:val="nil"/>
            </w:tcBorders>
            <w:shd w:val="clear" w:color="auto" w:fill="auto"/>
            <w:noWrap/>
            <w:vAlign w:val="bottom"/>
            <w:hideMark/>
          </w:tcPr>
          <w:p w14:paraId="389AA0F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–116.80</w:t>
            </w:r>
          </w:p>
        </w:tc>
        <w:tc>
          <w:tcPr>
            <w:tcW w:w="1290" w:type="dxa"/>
            <w:tcBorders>
              <w:top w:val="nil"/>
              <w:left w:val="nil"/>
              <w:bottom w:val="nil"/>
              <w:right w:val="nil"/>
            </w:tcBorders>
            <w:shd w:val="clear" w:color="auto" w:fill="auto"/>
            <w:noWrap/>
            <w:vAlign w:val="bottom"/>
            <w:hideMark/>
          </w:tcPr>
          <w:p w14:paraId="389AA0F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01" w14:textId="77777777" w:rsidTr="00812830">
        <w:trPr>
          <w:trHeight w:val="240"/>
        </w:trPr>
        <w:tc>
          <w:tcPr>
            <w:tcW w:w="965" w:type="dxa"/>
            <w:tcBorders>
              <w:top w:val="nil"/>
              <w:left w:val="nil"/>
              <w:bottom w:val="nil"/>
              <w:right w:val="nil"/>
            </w:tcBorders>
            <w:shd w:val="clear" w:color="auto" w:fill="auto"/>
            <w:noWrap/>
            <w:vAlign w:val="bottom"/>
            <w:hideMark/>
          </w:tcPr>
          <w:p w14:paraId="389AA0F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723816</w:t>
            </w:r>
          </w:p>
        </w:tc>
        <w:tc>
          <w:tcPr>
            <w:tcW w:w="810" w:type="dxa"/>
            <w:tcBorders>
              <w:top w:val="nil"/>
              <w:left w:val="nil"/>
              <w:bottom w:val="nil"/>
              <w:right w:val="nil"/>
            </w:tcBorders>
            <w:shd w:val="clear" w:color="auto" w:fill="auto"/>
            <w:noWrap/>
            <w:vAlign w:val="bottom"/>
            <w:hideMark/>
          </w:tcPr>
          <w:p w14:paraId="389AA0F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0.62</w:t>
            </w:r>
          </w:p>
        </w:tc>
        <w:tc>
          <w:tcPr>
            <w:tcW w:w="4942" w:type="dxa"/>
            <w:tcBorders>
              <w:top w:val="nil"/>
              <w:left w:val="nil"/>
              <w:bottom w:val="nil"/>
              <w:right w:val="nil"/>
            </w:tcBorders>
            <w:shd w:val="clear" w:color="auto" w:fill="auto"/>
            <w:noWrap/>
            <w:vAlign w:val="bottom"/>
            <w:hideMark/>
          </w:tcPr>
          <w:p w14:paraId="389AA0FD"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Lancaster Gen Wm Fox Field </w:t>
            </w:r>
          </w:p>
        </w:tc>
        <w:tc>
          <w:tcPr>
            <w:tcW w:w="1407" w:type="dxa"/>
            <w:tcBorders>
              <w:top w:val="nil"/>
              <w:left w:val="nil"/>
              <w:bottom w:val="nil"/>
              <w:right w:val="nil"/>
            </w:tcBorders>
            <w:shd w:val="clear" w:color="auto" w:fill="auto"/>
            <w:noWrap/>
            <w:vAlign w:val="bottom"/>
            <w:hideMark/>
          </w:tcPr>
          <w:p w14:paraId="389AA0F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34.73</w:t>
            </w:r>
          </w:p>
        </w:tc>
        <w:tc>
          <w:tcPr>
            <w:tcW w:w="1507" w:type="dxa"/>
            <w:tcBorders>
              <w:top w:val="nil"/>
              <w:left w:val="nil"/>
              <w:bottom w:val="nil"/>
              <w:right w:val="nil"/>
            </w:tcBorders>
            <w:shd w:val="clear" w:color="auto" w:fill="auto"/>
            <w:noWrap/>
            <w:vAlign w:val="bottom"/>
            <w:hideMark/>
          </w:tcPr>
          <w:p w14:paraId="389AA0F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–118.22</w:t>
            </w:r>
          </w:p>
        </w:tc>
        <w:tc>
          <w:tcPr>
            <w:tcW w:w="1290" w:type="dxa"/>
            <w:tcBorders>
              <w:top w:val="nil"/>
              <w:left w:val="nil"/>
              <w:bottom w:val="nil"/>
              <w:right w:val="nil"/>
            </w:tcBorders>
            <w:shd w:val="clear" w:color="auto" w:fill="auto"/>
            <w:noWrap/>
            <w:vAlign w:val="bottom"/>
            <w:hideMark/>
          </w:tcPr>
          <w:p w14:paraId="389AA10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08" w14:textId="77777777" w:rsidTr="00812830">
        <w:trPr>
          <w:trHeight w:val="240"/>
        </w:trPr>
        <w:tc>
          <w:tcPr>
            <w:tcW w:w="965" w:type="dxa"/>
            <w:tcBorders>
              <w:top w:val="nil"/>
              <w:left w:val="nil"/>
              <w:bottom w:val="nil"/>
              <w:right w:val="nil"/>
            </w:tcBorders>
            <w:shd w:val="clear" w:color="auto" w:fill="auto"/>
            <w:noWrap/>
            <w:vAlign w:val="bottom"/>
            <w:hideMark/>
          </w:tcPr>
          <w:p w14:paraId="389AA10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723820</w:t>
            </w:r>
          </w:p>
        </w:tc>
        <w:tc>
          <w:tcPr>
            <w:tcW w:w="810" w:type="dxa"/>
            <w:tcBorders>
              <w:top w:val="nil"/>
              <w:left w:val="nil"/>
              <w:bottom w:val="nil"/>
              <w:right w:val="nil"/>
            </w:tcBorders>
            <w:shd w:val="clear" w:color="auto" w:fill="auto"/>
            <w:noWrap/>
            <w:vAlign w:val="bottom"/>
            <w:hideMark/>
          </w:tcPr>
          <w:p w14:paraId="389AA10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0.57</w:t>
            </w:r>
          </w:p>
        </w:tc>
        <w:tc>
          <w:tcPr>
            <w:tcW w:w="4942" w:type="dxa"/>
            <w:tcBorders>
              <w:top w:val="nil"/>
              <w:left w:val="nil"/>
              <w:bottom w:val="nil"/>
              <w:right w:val="nil"/>
            </w:tcBorders>
            <w:shd w:val="clear" w:color="auto" w:fill="auto"/>
            <w:noWrap/>
            <w:vAlign w:val="bottom"/>
            <w:hideMark/>
          </w:tcPr>
          <w:p w14:paraId="389AA104"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Palmdale Airport </w:t>
            </w:r>
          </w:p>
        </w:tc>
        <w:tc>
          <w:tcPr>
            <w:tcW w:w="1407" w:type="dxa"/>
            <w:tcBorders>
              <w:top w:val="nil"/>
              <w:left w:val="nil"/>
              <w:bottom w:val="nil"/>
              <w:right w:val="nil"/>
            </w:tcBorders>
            <w:shd w:val="clear" w:color="auto" w:fill="auto"/>
            <w:noWrap/>
            <w:vAlign w:val="bottom"/>
            <w:hideMark/>
          </w:tcPr>
          <w:p w14:paraId="389AA10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34.63</w:t>
            </w:r>
          </w:p>
        </w:tc>
        <w:tc>
          <w:tcPr>
            <w:tcW w:w="1507" w:type="dxa"/>
            <w:tcBorders>
              <w:top w:val="nil"/>
              <w:left w:val="nil"/>
              <w:bottom w:val="nil"/>
              <w:right w:val="nil"/>
            </w:tcBorders>
            <w:shd w:val="clear" w:color="auto" w:fill="auto"/>
            <w:noWrap/>
            <w:vAlign w:val="bottom"/>
            <w:hideMark/>
          </w:tcPr>
          <w:p w14:paraId="389AA10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–118.08</w:t>
            </w:r>
          </w:p>
        </w:tc>
        <w:tc>
          <w:tcPr>
            <w:tcW w:w="1290" w:type="dxa"/>
            <w:tcBorders>
              <w:top w:val="nil"/>
              <w:left w:val="nil"/>
              <w:bottom w:val="nil"/>
              <w:right w:val="nil"/>
            </w:tcBorders>
            <w:shd w:val="clear" w:color="auto" w:fill="auto"/>
            <w:noWrap/>
            <w:vAlign w:val="bottom"/>
            <w:hideMark/>
          </w:tcPr>
          <w:p w14:paraId="389AA10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0F" w14:textId="77777777" w:rsidTr="00812830">
        <w:trPr>
          <w:trHeight w:val="240"/>
        </w:trPr>
        <w:tc>
          <w:tcPr>
            <w:tcW w:w="965" w:type="dxa"/>
            <w:tcBorders>
              <w:top w:val="nil"/>
              <w:left w:val="nil"/>
              <w:bottom w:val="nil"/>
              <w:right w:val="nil"/>
            </w:tcBorders>
            <w:shd w:val="clear" w:color="auto" w:fill="auto"/>
            <w:noWrap/>
            <w:vAlign w:val="bottom"/>
            <w:hideMark/>
          </w:tcPr>
          <w:p w14:paraId="389AA10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723830</w:t>
            </w:r>
          </w:p>
        </w:tc>
        <w:tc>
          <w:tcPr>
            <w:tcW w:w="810" w:type="dxa"/>
            <w:tcBorders>
              <w:top w:val="nil"/>
              <w:left w:val="nil"/>
              <w:bottom w:val="nil"/>
              <w:right w:val="nil"/>
            </w:tcBorders>
            <w:shd w:val="clear" w:color="auto" w:fill="auto"/>
            <w:noWrap/>
            <w:vAlign w:val="bottom"/>
            <w:hideMark/>
          </w:tcPr>
          <w:p w14:paraId="389AA10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0.68</w:t>
            </w:r>
          </w:p>
        </w:tc>
        <w:tc>
          <w:tcPr>
            <w:tcW w:w="4942" w:type="dxa"/>
            <w:tcBorders>
              <w:top w:val="nil"/>
              <w:left w:val="nil"/>
              <w:bottom w:val="nil"/>
              <w:right w:val="nil"/>
            </w:tcBorders>
            <w:shd w:val="clear" w:color="auto" w:fill="auto"/>
            <w:noWrap/>
            <w:vAlign w:val="bottom"/>
            <w:hideMark/>
          </w:tcPr>
          <w:p w14:paraId="389AA10B"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Sandberg </w:t>
            </w:r>
          </w:p>
        </w:tc>
        <w:tc>
          <w:tcPr>
            <w:tcW w:w="1407" w:type="dxa"/>
            <w:tcBorders>
              <w:top w:val="nil"/>
              <w:left w:val="nil"/>
              <w:bottom w:val="nil"/>
              <w:right w:val="nil"/>
            </w:tcBorders>
            <w:shd w:val="clear" w:color="auto" w:fill="auto"/>
            <w:noWrap/>
            <w:vAlign w:val="bottom"/>
            <w:hideMark/>
          </w:tcPr>
          <w:p w14:paraId="389AA10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34.75</w:t>
            </w:r>
          </w:p>
        </w:tc>
        <w:tc>
          <w:tcPr>
            <w:tcW w:w="1507" w:type="dxa"/>
            <w:tcBorders>
              <w:top w:val="nil"/>
              <w:left w:val="nil"/>
              <w:bottom w:val="nil"/>
              <w:right w:val="nil"/>
            </w:tcBorders>
            <w:shd w:val="clear" w:color="auto" w:fill="auto"/>
            <w:noWrap/>
            <w:vAlign w:val="bottom"/>
            <w:hideMark/>
          </w:tcPr>
          <w:p w14:paraId="389AA10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–118.72</w:t>
            </w:r>
          </w:p>
        </w:tc>
        <w:tc>
          <w:tcPr>
            <w:tcW w:w="1290" w:type="dxa"/>
            <w:tcBorders>
              <w:top w:val="nil"/>
              <w:left w:val="nil"/>
              <w:bottom w:val="nil"/>
              <w:right w:val="nil"/>
            </w:tcBorders>
            <w:shd w:val="clear" w:color="auto" w:fill="auto"/>
            <w:noWrap/>
            <w:vAlign w:val="bottom"/>
            <w:hideMark/>
          </w:tcPr>
          <w:p w14:paraId="389AA10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16" w14:textId="77777777" w:rsidTr="00812830">
        <w:trPr>
          <w:trHeight w:val="240"/>
        </w:trPr>
        <w:tc>
          <w:tcPr>
            <w:tcW w:w="965" w:type="dxa"/>
            <w:tcBorders>
              <w:top w:val="nil"/>
              <w:left w:val="nil"/>
              <w:bottom w:val="nil"/>
              <w:right w:val="nil"/>
            </w:tcBorders>
            <w:shd w:val="clear" w:color="auto" w:fill="auto"/>
            <w:noWrap/>
            <w:vAlign w:val="bottom"/>
            <w:hideMark/>
          </w:tcPr>
          <w:p w14:paraId="389AA11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723840</w:t>
            </w:r>
          </w:p>
        </w:tc>
        <w:tc>
          <w:tcPr>
            <w:tcW w:w="810" w:type="dxa"/>
            <w:tcBorders>
              <w:top w:val="nil"/>
              <w:left w:val="nil"/>
              <w:bottom w:val="nil"/>
              <w:right w:val="nil"/>
            </w:tcBorders>
            <w:shd w:val="clear" w:color="auto" w:fill="auto"/>
            <w:noWrap/>
            <w:vAlign w:val="bottom"/>
            <w:hideMark/>
          </w:tcPr>
          <w:p w14:paraId="389AA11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0.43</w:t>
            </w:r>
          </w:p>
        </w:tc>
        <w:tc>
          <w:tcPr>
            <w:tcW w:w="4942" w:type="dxa"/>
            <w:tcBorders>
              <w:top w:val="nil"/>
              <w:left w:val="nil"/>
              <w:bottom w:val="nil"/>
              <w:right w:val="nil"/>
            </w:tcBorders>
            <w:shd w:val="clear" w:color="auto" w:fill="auto"/>
            <w:noWrap/>
            <w:vAlign w:val="bottom"/>
            <w:hideMark/>
          </w:tcPr>
          <w:p w14:paraId="389AA112"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Bakersfield Meadows Field </w:t>
            </w:r>
          </w:p>
        </w:tc>
        <w:tc>
          <w:tcPr>
            <w:tcW w:w="1407" w:type="dxa"/>
            <w:tcBorders>
              <w:top w:val="nil"/>
              <w:left w:val="nil"/>
              <w:bottom w:val="nil"/>
              <w:right w:val="nil"/>
            </w:tcBorders>
            <w:shd w:val="clear" w:color="auto" w:fill="auto"/>
            <w:noWrap/>
            <w:vAlign w:val="bottom"/>
            <w:hideMark/>
          </w:tcPr>
          <w:p w14:paraId="389AA11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35.43</w:t>
            </w:r>
          </w:p>
        </w:tc>
        <w:tc>
          <w:tcPr>
            <w:tcW w:w="1507" w:type="dxa"/>
            <w:tcBorders>
              <w:top w:val="nil"/>
              <w:left w:val="nil"/>
              <w:bottom w:val="nil"/>
              <w:right w:val="nil"/>
            </w:tcBorders>
            <w:shd w:val="clear" w:color="auto" w:fill="auto"/>
            <w:noWrap/>
            <w:vAlign w:val="bottom"/>
            <w:hideMark/>
          </w:tcPr>
          <w:p w14:paraId="389AA11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–119.05</w:t>
            </w:r>
          </w:p>
        </w:tc>
        <w:tc>
          <w:tcPr>
            <w:tcW w:w="1290" w:type="dxa"/>
            <w:tcBorders>
              <w:top w:val="nil"/>
              <w:left w:val="nil"/>
              <w:bottom w:val="nil"/>
              <w:right w:val="nil"/>
            </w:tcBorders>
            <w:shd w:val="clear" w:color="auto" w:fill="auto"/>
            <w:noWrap/>
            <w:vAlign w:val="bottom"/>
            <w:hideMark/>
          </w:tcPr>
          <w:p w14:paraId="389AA11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1D" w14:textId="77777777" w:rsidTr="00812830">
        <w:trPr>
          <w:trHeight w:val="240"/>
        </w:trPr>
        <w:tc>
          <w:tcPr>
            <w:tcW w:w="965" w:type="dxa"/>
            <w:tcBorders>
              <w:top w:val="nil"/>
              <w:left w:val="nil"/>
              <w:bottom w:val="nil"/>
              <w:right w:val="nil"/>
            </w:tcBorders>
            <w:shd w:val="clear" w:color="auto" w:fill="auto"/>
            <w:noWrap/>
            <w:vAlign w:val="bottom"/>
            <w:hideMark/>
          </w:tcPr>
          <w:p w14:paraId="389AA11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723890</w:t>
            </w:r>
          </w:p>
        </w:tc>
        <w:tc>
          <w:tcPr>
            <w:tcW w:w="810" w:type="dxa"/>
            <w:tcBorders>
              <w:top w:val="nil"/>
              <w:left w:val="nil"/>
              <w:bottom w:val="nil"/>
              <w:right w:val="nil"/>
            </w:tcBorders>
            <w:shd w:val="clear" w:color="auto" w:fill="auto"/>
            <w:noWrap/>
            <w:vAlign w:val="bottom"/>
            <w:hideMark/>
          </w:tcPr>
          <w:p w14:paraId="389AA11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0.45</w:t>
            </w:r>
          </w:p>
        </w:tc>
        <w:tc>
          <w:tcPr>
            <w:tcW w:w="4942" w:type="dxa"/>
            <w:tcBorders>
              <w:top w:val="nil"/>
              <w:left w:val="nil"/>
              <w:bottom w:val="nil"/>
              <w:right w:val="nil"/>
            </w:tcBorders>
            <w:shd w:val="clear" w:color="auto" w:fill="auto"/>
            <w:noWrap/>
            <w:vAlign w:val="bottom"/>
            <w:hideMark/>
          </w:tcPr>
          <w:p w14:paraId="389AA119"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Fresno Yosemite Intl AP </w:t>
            </w:r>
          </w:p>
        </w:tc>
        <w:tc>
          <w:tcPr>
            <w:tcW w:w="1407" w:type="dxa"/>
            <w:tcBorders>
              <w:top w:val="nil"/>
              <w:left w:val="nil"/>
              <w:bottom w:val="nil"/>
              <w:right w:val="nil"/>
            </w:tcBorders>
            <w:shd w:val="clear" w:color="auto" w:fill="auto"/>
            <w:noWrap/>
            <w:vAlign w:val="bottom"/>
            <w:hideMark/>
          </w:tcPr>
          <w:p w14:paraId="389AA11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36.78</w:t>
            </w:r>
          </w:p>
        </w:tc>
        <w:tc>
          <w:tcPr>
            <w:tcW w:w="1507" w:type="dxa"/>
            <w:tcBorders>
              <w:top w:val="nil"/>
              <w:left w:val="nil"/>
              <w:bottom w:val="nil"/>
              <w:right w:val="nil"/>
            </w:tcBorders>
            <w:shd w:val="clear" w:color="auto" w:fill="auto"/>
            <w:noWrap/>
            <w:vAlign w:val="bottom"/>
            <w:hideMark/>
          </w:tcPr>
          <w:p w14:paraId="389AA11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–119.72</w:t>
            </w:r>
          </w:p>
        </w:tc>
        <w:tc>
          <w:tcPr>
            <w:tcW w:w="1290" w:type="dxa"/>
            <w:tcBorders>
              <w:top w:val="nil"/>
              <w:left w:val="nil"/>
              <w:bottom w:val="nil"/>
              <w:right w:val="nil"/>
            </w:tcBorders>
            <w:shd w:val="clear" w:color="auto" w:fill="auto"/>
            <w:noWrap/>
            <w:vAlign w:val="bottom"/>
            <w:hideMark/>
          </w:tcPr>
          <w:p w14:paraId="389AA11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24" w14:textId="77777777" w:rsidTr="00812830">
        <w:trPr>
          <w:trHeight w:val="240"/>
        </w:trPr>
        <w:tc>
          <w:tcPr>
            <w:tcW w:w="965" w:type="dxa"/>
            <w:tcBorders>
              <w:top w:val="nil"/>
              <w:left w:val="nil"/>
              <w:bottom w:val="nil"/>
              <w:right w:val="nil"/>
            </w:tcBorders>
            <w:shd w:val="clear" w:color="auto" w:fill="auto"/>
            <w:noWrap/>
            <w:vAlign w:val="bottom"/>
            <w:hideMark/>
          </w:tcPr>
          <w:p w14:paraId="389AA11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723895</w:t>
            </w:r>
          </w:p>
        </w:tc>
        <w:tc>
          <w:tcPr>
            <w:tcW w:w="810" w:type="dxa"/>
            <w:tcBorders>
              <w:top w:val="nil"/>
              <w:left w:val="nil"/>
              <w:bottom w:val="nil"/>
              <w:right w:val="nil"/>
            </w:tcBorders>
            <w:shd w:val="clear" w:color="auto" w:fill="auto"/>
            <w:noWrap/>
            <w:vAlign w:val="bottom"/>
            <w:hideMark/>
          </w:tcPr>
          <w:p w14:paraId="389AA11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0.42</w:t>
            </w:r>
          </w:p>
        </w:tc>
        <w:tc>
          <w:tcPr>
            <w:tcW w:w="4942" w:type="dxa"/>
            <w:tcBorders>
              <w:top w:val="nil"/>
              <w:left w:val="nil"/>
              <w:bottom w:val="nil"/>
              <w:right w:val="nil"/>
            </w:tcBorders>
            <w:shd w:val="clear" w:color="auto" w:fill="auto"/>
            <w:noWrap/>
            <w:vAlign w:val="bottom"/>
            <w:hideMark/>
          </w:tcPr>
          <w:p w14:paraId="389AA120"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Porterville (AWOS) </w:t>
            </w:r>
          </w:p>
        </w:tc>
        <w:tc>
          <w:tcPr>
            <w:tcW w:w="1407" w:type="dxa"/>
            <w:tcBorders>
              <w:top w:val="nil"/>
              <w:left w:val="nil"/>
              <w:bottom w:val="nil"/>
              <w:right w:val="nil"/>
            </w:tcBorders>
            <w:shd w:val="clear" w:color="auto" w:fill="auto"/>
            <w:noWrap/>
            <w:vAlign w:val="bottom"/>
            <w:hideMark/>
          </w:tcPr>
          <w:p w14:paraId="389AA12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36.03</w:t>
            </w:r>
          </w:p>
        </w:tc>
        <w:tc>
          <w:tcPr>
            <w:tcW w:w="1507" w:type="dxa"/>
            <w:tcBorders>
              <w:top w:val="nil"/>
              <w:left w:val="nil"/>
              <w:bottom w:val="nil"/>
              <w:right w:val="nil"/>
            </w:tcBorders>
            <w:shd w:val="clear" w:color="auto" w:fill="auto"/>
            <w:noWrap/>
            <w:vAlign w:val="bottom"/>
            <w:hideMark/>
          </w:tcPr>
          <w:p w14:paraId="389AA12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–119.07</w:t>
            </w:r>
          </w:p>
        </w:tc>
        <w:tc>
          <w:tcPr>
            <w:tcW w:w="1290" w:type="dxa"/>
            <w:tcBorders>
              <w:top w:val="nil"/>
              <w:left w:val="nil"/>
              <w:bottom w:val="nil"/>
              <w:right w:val="nil"/>
            </w:tcBorders>
            <w:shd w:val="clear" w:color="auto" w:fill="auto"/>
            <w:noWrap/>
            <w:vAlign w:val="bottom"/>
            <w:hideMark/>
          </w:tcPr>
          <w:p w14:paraId="389AA12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2B" w14:textId="77777777" w:rsidTr="00812830">
        <w:trPr>
          <w:trHeight w:val="240"/>
        </w:trPr>
        <w:tc>
          <w:tcPr>
            <w:tcW w:w="965" w:type="dxa"/>
            <w:tcBorders>
              <w:top w:val="nil"/>
              <w:left w:val="nil"/>
              <w:bottom w:val="nil"/>
              <w:right w:val="nil"/>
            </w:tcBorders>
            <w:shd w:val="clear" w:color="auto" w:fill="auto"/>
            <w:noWrap/>
            <w:vAlign w:val="bottom"/>
            <w:hideMark/>
          </w:tcPr>
          <w:p w14:paraId="389AA12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723896</w:t>
            </w:r>
          </w:p>
        </w:tc>
        <w:tc>
          <w:tcPr>
            <w:tcW w:w="810" w:type="dxa"/>
            <w:tcBorders>
              <w:top w:val="nil"/>
              <w:left w:val="nil"/>
              <w:bottom w:val="nil"/>
              <w:right w:val="nil"/>
            </w:tcBorders>
            <w:shd w:val="clear" w:color="auto" w:fill="auto"/>
            <w:noWrap/>
            <w:vAlign w:val="bottom"/>
            <w:hideMark/>
          </w:tcPr>
          <w:p w14:paraId="389AA12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0.43</w:t>
            </w:r>
          </w:p>
        </w:tc>
        <w:tc>
          <w:tcPr>
            <w:tcW w:w="4942" w:type="dxa"/>
            <w:tcBorders>
              <w:top w:val="nil"/>
              <w:left w:val="nil"/>
              <w:bottom w:val="nil"/>
              <w:right w:val="nil"/>
            </w:tcBorders>
            <w:shd w:val="clear" w:color="auto" w:fill="auto"/>
            <w:noWrap/>
            <w:vAlign w:val="bottom"/>
            <w:hideMark/>
          </w:tcPr>
          <w:p w14:paraId="389AA127"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Visalia Muni (AWOS) </w:t>
            </w:r>
          </w:p>
        </w:tc>
        <w:tc>
          <w:tcPr>
            <w:tcW w:w="1407" w:type="dxa"/>
            <w:tcBorders>
              <w:top w:val="nil"/>
              <w:left w:val="nil"/>
              <w:bottom w:val="nil"/>
              <w:right w:val="nil"/>
            </w:tcBorders>
            <w:shd w:val="clear" w:color="auto" w:fill="auto"/>
            <w:noWrap/>
            <w:vAlign w:val="bottom"/>
            <w:hideMark/>
          </w:tcPr>
          <w:p w14:paraId="389AA12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36.32</w:t>
            </w:r>
          </w:p>
        </w:tc>
        <w:tc>
          <w:tcPr>
            <w:tcW w:w="1507" w:type="dxa"/>
            <w:tcBorders>
              <w:top w:val="nil"/>
              <w:left w:val="nil"/>
              <w:bottom w:val="nil"/>
              <w:right w:val="nil"/>
            </w:tcBorders>
            <w:shd w:val="clear" w:color="auto" w:fill="auto"/>
            <w:noWrap/>
            <w:vAlign w:val="bottom"/>
            <w:hideMark/>
          </w:tcPr>
          <w:p w14:paraId="389AA12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–119.40</w:t>
            </w:r>
          </w:p>
        </w:tc>
        <w:tc>
          <w:tcPr>
            <w:tcW w:w="1290" w:type="dxa"/>
            <w:tcBorders>
              <w:top w:val="nil"/>
              <w:left w:val="nil"/>
              <w:bottom w:val="nil"/>
              <w:right w:val="nil"/>
            </w:tcBorders>
            <w:shd w:val="clear" w:color="auto" w:fill="auto"/>
            <w:noWrap/>
            <w:vAlign w:val="bottom"/>
            <w:hideMark/>
          </w:tcPr>
          <w:p w14:paraId="389AA12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32" w14:textId="77777777" w:rsidTr="00812830">
        <w:trPr>
          <w:trHeight w:val="240"/>
        </w:trPr>
        <w:tc>
          <w:tcPr>
            <w:tcW w:w="965" w:type="dxa"/>
            <w:tcBorders>
              <w:top w:val="nil"/>
              <w:left w:val="nil"/>
              <w:bottom w:val="nil"/>
              <w:right w:val="nil"/>
            </w:tcBorders>
            <w:shd w:val="clear" w:color="auto" w:fill="auto"/>
            <w:noWrap/>
            <w:vAlign w:val="bottom"/>
            <w:hideMark/>
          </w:tcPr>
          <w:p w14:paraId="389AA12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723910</w:t>
            </w:r>
          </w:p>
        </w:tc>
        <w:tc>
          <w:tcPr>
            <w:tcW w:w="810" w:type="dxa"/>
            <w:tcBorders>
              <w:top w:val="nil"/>
              <w:left w:val="nil"/>
              <w:bottom w:val="nil"/>
              <w:right w:val="nil"/>
            </w:tcBorders>
            <w:shd w:val="clear" w:color="auto" w:fill="auto"/>
            <w:noWrap/>
            <w:vAlign w:val="bottom"/>
            <w:hideMark/>
          </w:tcPr>
          <w:p w14:paraId="389AA12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0.45</w:t>
            </w:r>
          </w:p>
        </w:tc>
        <w:tc>
          <w:tcPr>
            <w:tcW w:w="4942" w:type="dxa"/>
            <w:tcBorders>
              <w:top w:val="nil"/>
              <w:left w:val="nil"/>
              <w:bottom w:val="nil"/>
              <w:right w:val="nil"/>
            </w:tcBorders>
            <w:shd w:val="clear" w:color="auto" w:fill="auto"/>
            <w:noWrap/>
            <w:vAlign w:val="bottom"/>
            <w:hideMark/>
          </w:tcPr>
          <w:p w14:paraId="389AA12E"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Point Mugu Nf </w:t>
            </w:r>
          </w:p>
        </w:tc>
        <w:tc>
          <w:tcPr>
            <w:tcW w:w="1407" w:type="dxa"/>
            <w:tcBorders>
              <w:top w:val="nil"/>
              <w:left w:val="nil"/>
              <w:bottom w:val="nil"/>
              <w:right w:val="nil"/>
            </w:tcBorders>
            <w:shd w:val="clear" w:color="auto" w:fill="auto"/>
            <w:noWrap/>
            <w:vAlign w:val="bottom"/>
            <w:hideMark/>
          </w:tcPr>
          <w:p w14:paraId="389AA12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34.12</w:t>
            </w:r>
          </w:p>
        </w:tc>
        <w:tc>
          <w:tcPr>
            <w:tcW w:w="1507" w:type="dxa"/>
            <w:tcBorders>
              <w:top w:val="nil"/>
              <w:left w:val="nil"/>
              <w:bottom w:val="nil"/>
              <w:right w:val="nil"/>
            </w:tcBorders>
            <w:shd w:val="clear" w:color="auto" w:fill="auto"/>
            <w:noWrap/>
            <w:vAlign w:val="bottom"/>
            <w:hideMark/>
          </w:tcPr>
          <w:p w14:paraId="389AA13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–119.12</w:t>
            </w:r>
          </w:p>
        </w:tc>
        <w:tc>
          <w:tcPr>
            <w:tcW w:w="1290" w:type="dxa"/>
            <w:tcBorders>
              <w:top w:val="nil"/>
              <w:left w:val="nil"/>
              <w:bottom w:val="nil"/>
              <w:right w:val="nil"/>
            </w:tcBorders>
            <w:shd w:val="clear" w:color="auto" w:fill="auto"/>
            <w:noWrap/>
            <w:vAlign w:val="bottom"/>
            <w:hideMark/>
          </w:tcPr>
          <w:p w14:paraId="389AA13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39" w14:textId="77777777" w:rsidTr="00812830">
        <w:trPr>
          <w:trHeight w:val="240"/>
        </w:trPr>
        <w:tc>
          <w:tcPr>
            <w:tcW w:w="965" w:type="dxa"/>
            <w:tcBorders>
              <w:top w:val="nil"/>
              <w:left w:val="nil"/>
              <w:bottom w:val="nil"/>
              <w:right w:val="nil"/>
            </w:tcBorders>
            <w:shd w:val="clear" w:color="auto" w:fill="auto"/>
            <w:noWrap/>
            <w:vAlign w:val="bottom"/>
            <w:hideMark/>
          </w:tcPr>
          <w:p w14:paraId="389AA13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723925</w:t>
            </w:r>
          </w:p>
        </w:tc>
        <w:tc>
          <w:tcPr>
            <w:tcW w:w="810" w:type="dxa"/>
            <w:tcBorders>
              <w:top w:val="nil"/>
              <w:left w:val="nil"/>
              <w:bottom w:val="nil"/>
              <w:right w:val="nil"/>
            </w:tcBorders>
            <w:shd w:val="clear" w:color="auto" w:fill="auto"/>
            <w:noWrap/>
            <w:vAlign w:val="bottom"/>
            <w:hideMark/>
          </w:tcPr>
          <w:p w14:paraId="389AA13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0.44</w:t>
            </w:r>
          </w:p>
        </w:tc>
        <w:tc>
          <w:tcPr>
            <w:tcW w:w="4942" w:type="dxa"/>
            <w:tcBorders>
              <w:top w:val="nil"/>
              <w:left w:val="nil"/>
              <w:bottom w:val="nil"/>
              <w:right w:val="nil"/>
            </w:tcBorders>
            <w:shd w:val="clear" w:color="auto" w:fill="auto"/>
            <w:noWrap/>
            <w:vAlign w:val="bottom"/>
            <w:hideMark/>
          </w:tcPr>
          <w:p w14:paraId="389AA135"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Santa Barbara Municipal AP </w:t>
            </w:r>
          </w:p>
        </w:tc>
        <w:tc>
          <w:tcPr>
            <w:tcW w:w="1407" w:type="dxa"/>
            <w:tcBorders>
              <w:top w:val="nil"/>
              <w:left w:val="nil"/>
              <w:bottom w:val="nil"/>
              <w:right w:val="nil"/>
            </w:tcBorders>
            <w:shd w:val="clear" w:color="auto" w:fill="auto"/>
            <w:noWrap/>
            <w:vAlign w:val="bottom"/>
            <w:hideMark/>
          </w:tcPr>
          <w:p w14:paraId="389AA13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34.43</w:t>
            </w:r>
          </w:p>
        </w:tc>
        <w:tc>
          <w:tcPr>
            <w:tcW w:w="1507" w:type="dxa"/>
            <w:tcBorders>
              <w:top w:val="nil"/>
              <w:left w:val="nil"/>
              <w:bottom w:val="nil"/>
              <w:right w:val="nil"/>
            </w:tcBorders>
            <w:shd w:val="clear" w:color="auto" w:fill="auto"/>
            <w:noWrap/>
            <w:vAlign w:val="bottom"/>
            <w:hideMark/>
          </w:tcPr>
          <w:p w14:paraId="389AA13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–119.85</w:t>
            </w:r>
          </w:p>
        </w:tc>
        <w:tc>
          <w:tcPr>
            <w:tcW w:w="1290" w:type="dxa"/>
            <w:tcBorders>
              <w:top w:val="nil"/>
              <w:left w:val="nil"/>
              <w:bottom w:val="nil"/>
              <w:right w:val="nil"/>
            </w:tcBorders>
            <w:shd w:val="clear" w:color="auto" w:fill="auto"/>
            <w:noWrap/>
            <w:vAlign w:val="bottom"/>
            <w:hideMark/>
          </w:tcPr>
          <w:p w14:paraId="389AA13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40" w14:textId="77777777" w:rsidTr="00812830">
        <w:trPr>
          <w:trHeight w:val="240"/>
        </w:trPr>
        <w:tc>
          <w:tcPr>
            <w:tcW w:w="965" w:type="dxa"/>
            <w:tcBorders>
              <w:top w:val="nil"/>
              <w:left w:val="nil"/>
              <w:bottom w:val="nil"/>
              <w:right w:val="nil"/>
            </w:tcBorders>
            <w:shd w:val="clear" w:color="auto" w:fill="auto"/>
            <w:noWrap/>
            <w:vAlign w:val="bottom"/>
            <w:hideMark/>
          </w:tcPr>
          <w:p w14:paraId="389AA13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723926</w:t>
            </w:r>
          </w:p>
        </w:tc>
        <w:tc>
          <w:tcPr>
            <w:tcW w:w="810" w:type="dxa"/>
            <w:tcBorders>
              <w:top w:val="nil"/>
              <w:left w:val="nil"/>
              <w:bottom w:val="nil"/>
              <w:right w:val="nil"/>
            </w:tcBorders>
            <w:shd w:val="clear" w:color="auto" w:fill="auto"/>
            <w:noWrap/>
            <w:vAlign w:val="bottom"/>
            <w:hideMark/>
          </w:tcPr>
          <w:p w14:paraId="389AA13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0.43</w:t>
            </w:r>
          </w:p>
        </w:tc>
        <w:tc>
          <w:tcPr>
            <w:tcW w:w="4942" w:type="dxa"/>
            <w:tcBorders>
              <w:top w:val="nil"/>
              <w:left w:val="nil"/>
              <w:bottom w:val="nil"/>
              <w:right w:val="nil"/>
            </w:tcBorders>
            <w:shd w:val="clear" w:color="auto" w:fill="auto"/>
            <w:noWrap/>
            <w:vAlign w:val="bottom"/>
            <w:hideMark/>
          </w:tcPr>
          <w:p w14:paraId="389AA13C"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Camarillo (AWOS) </w:t>
            </w:r>
          </w:p>
        </w:tc>
        <w:tc>
          <w:tcPr>
            <w:tcW w:w="1407" w:type="dxa"/>
            <w:tcBorders>
              <w:top w:val="nil"/>
              <w:left w:val="nil"/>
              <w:bottom w:val="nil"/>
              <w:right w:val="nil"/>
            </w:tcBorders>
            <w:shd w:val="clear" w:color="auto" w:fill="auto"/>
            <w:noWrap/>
            <w:vAlign w:val="bottom"/>
            <w:hideMark/>
          </w:tcPr>
          <w:p w14:paraId="389AA13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34.22</w:t>
            </w:r>
          </w:p>
        </w:tc>
        <w:tc>
          <w:tcPr>
            <w:tcW w:w="1507" w:type="dxa"/>
            <w:tcBorders>
              <w:top w:val="nil"/>
              <w:left w:val="nil"/>
              <w:bottom w:val="nil"/>
              <w:right w:val="nil"/>
            </w:tcBorders>
            <w:shd w:val="clear" w:color="auto" w:fill="auto"/>
            <w:noWrap/>
            <w:vAlign w:val="bottom"/>
            <w:hideMark/>
          </w:tcPr>
          <w:p w14:paraId="389AA13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–119.08</w:t>
            </w:r>
          </w:p>
        </w:tc>
        <w:tc>
          <w:tcPr>
            <w:tcW w:w="1290" w:type="dxa"/>
            <w:tcBorders>
              <w:top w:val="nil"/>
              <w:left w:val="nil"/>
              <w:bottom w:val="nil"/>
              <w:right w:val="nil"/>
            </w:tcBorders>
            <w:shd w:val="clear" w:color="auto" w:fill="auto"/>
            <w:noWrap/>
            <w:vAlign w:val="bottom"/>
            <w:hideMark/>
          </w:tcPr>
          <w:p w14:paraId="389AA13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47" w14:textId="77777777" w:rsidTr="00812830">
        <w:trPr>
          <w:trHeight w:val="240"/>
        </w:trPr>
        <w:tc>
          <w:tcPr>
            <w:tcW w:w="965" w:type="dxa"/>
            <w:tcBorders>
              <w:top w:val="nil"/>
              <w:left w:val="nil"/>
              <w:bottom w:val="nil"/>
              <w:right w:val="nil"/>
            </w:tcBorders>
            <w:shd w:val="clear" w:color="auto" w:fill="auto"/>
            <w:noWrap/>
            <w:vAlign w:val="bottom"/>
            <w:hideMark/>
          </w:tcPr>
          <w:p w14:paraId="389AA14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723927</w:t>
            </w:r>
          </w:p>
        </w:tc>
        <w:tc>
          <w:tcPr>
            <w:tcW w:w="810" w:type="dxa"/>
            <w:tcBorders>
              <w:top w:val="nil"/>
              <w:left w:val="nil"/>
              <w:bottom w:val="nil"/>
              <w:right w:val="nil"/>
            </w:tcBorders>
            <w:shd w:val="clear" w:color="auto" w:fill="auto"/>
            <w:noWrap/>
            <w:vAlign w:val="bottom"/>
            <w:hideMark/>
          </w:tcPr>
          <w:p w14:paraId="389AA14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0.45</w:t>
            </w:r>
          </w:p>
        </w:tc>
        <w:tc>
          <w:tcPr>
            <w:tcW w:w="4942" w:type="dxa"/>
            <w:tcBorders>
              <w:top w:val="nil"/>
              <w:left w:val="nil"/>
              <w:bottom w:val="nil"/>
              <w:right w:val="nil"/>
            </w:tcBorders>
            <w:shd w:val="clear" w:color="auto" w:fill="auto"/>
            <w:noWrap/>
            <w:vAlign w:val="bottom"/>
            <w:hideMark/>
          </w:tcPr>
          <w:p w14:paraId="389AA143"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Oxnard Airport </w:t>
            </w:r>
          </w:p>
        </w:tc>
        <w:tc>
          <w:tcPr>
            <w:tcW w:w="1407" w:type="dxa"/>
            <w:tcBorders>
              <w:top w:val="nil"/>
              <w:left w:val="nil"/>
              <w:bottom w:val="nil"/>
              <w:right w:val="nil"/>
            </w:tcBorders>
            <w:shd w:val="clear" w:color="auto" w:fill="auto"/>
            <w:noWrap/>
            <w:vAlign w:val="bottom"/>
            <w:hideMark/>
          </w:tcPr>
          <w:p w14:paraId="389AA14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34.2</w:t>
            </w:r>
          </w:p>
        </w:tc>
        <w:tc>
          <w:tcPr>
            <w:tcW w:w="1507" w:type="dxa"/>
            <w:tcBorders>
              <w:top w:val="nil"/>
              <w:left w:val="nil"/>
              <w:bottom w:val="nil"/>
              <w:right w:val="nil"/>
            </w:tcBorders>
            <w:shd w:val="clear" w:color="auto" w:fill="auto"/>
            <w:noWrap/>
            <w:vAlign w:val="bottom"/>
            <w:hideMark/>
          </w:tcPr>
          <w:p w14:paraId="389AA14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–119.20</w:t>
            </w:r>
          </w:p>
        </w:tc>
        <w:tc>
          <w:tcPr>
            <w:tcW w:w="1290" w:type="dxa"/>
            <w:tcBorders>
              <w:top w:val="nil"/>
              <w:left w:val="nil"/>
              <w:bottom w:val="nil"/>
              <w:right w:val="nil"/>
            </w:tcBorders>
            <w:shd w:val="clear" w:color="auto" w:fill="auto"/>
            <w:noWrap/>
            <w:vAlign w:val="bottom"/>
            <w:hideMark/>
          </w:tcPr>
          <w:p w14:paraId="389AA14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4E" w14:textId="77777777" w:rsidTr="00812830">
        <w:trPr>
          <w:trHeight w:val="240"/>
        </w:trPr>
        <w:tc>
          <w:tcPr>
            <w:tcW w:w="965" w:type="dxa"/>
            <w:tcBorders>
              <w:top w:val="nil"/>
              <w:left w:val="nil"/>
              <w:bottom w:val="nil"/>
              <w:right w:val="nil"/>
            </w:tcBorders>
            <w:shd w:val="clear" w:color="auto" w:fill="auto"/>
            <w:noWrap/>
            <w:vAlign w:val="bottom"/>
            <w:hideMark/>
          </w:tcPr>
          <w:p w14:paraId="389AA14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723940</w:t>
            </w:r>
          </w:p>
        </w:tc>
        <w:tc>
          <w:tcPr>
            <w:tcW w:w="810" w:type="dxa"/>
            <w:tcBorders>
              <w:top w:val="nil"/>
              <w:left w:val="nil"/>
              <w:bottom w:val="nil"/>
              <w:right w:val="nil"/>
            </w:tcBorders>
            <w:shd w:val="clear" w:color="auto" w:fill="auto"/>
            <w:noWrap/>
            <w:vAlign w:val="bottom"/>
            <w:hideMark/>
          </w:tcPr>
          <w:p w14:paraId="389AA14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0.52</w:t>
            </w:r>
          </w:p>
        </w:tc>
        <w:tc>
          <w:tcPr>
            <w:tcW w:w="4942" w:type="dxa"/>
            <w:tcBorders>
              <w:top w:val="nil"/>
              <w:left w:val="nil"/>
              <w:bottom w:val="nil"/>
              <w:right w:val="nil"/>
            </w:tcBorders>
            <w:shd w:val="clear" w:color="auto" w:fill="auto"/>
            <w:noWrap/>
            <w:vAlign w:val="bottom"/>
            <w:hideMark/>
          </w:tcPr>
          <w:p w14:paraId="389AA14A"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Santa Maria Public Arpt </w:t>
            </w:r>
          </w:p>
        </w:tc>
        <w:tc>
          <w:tcPr>
            <w:tcW w:w="1407" w:type="dxa"/>
            <w:tcBorders>
              <w:top w:val="nil"/>
              <w:left w:val="nil"/>
              <w:bottom w:val="nil"/>
              <w:right w:val="nil"/>
            </w:tcBorders>
            <w:shd w:val="clear" w:color="auto" w:fill="auto"/>
            <w:noWrap/>
            <w:vAlign w:val="bottom"/>
            <w:hideMark/>
          </w:tcPr>
          <w:p w14:paraId="389AA14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34.92</w:t>
            </w:r>
          </w:p>
        </w:tc>
        <w:tc>
          <w:tcPr>
            <w:tcW w:w="1507" w:type="dxa"/>
            <w:tcBorders>
              <w:top w:val="nil"/>
              <w:left w:val="nil"/>
              <w:bottom w:val="nil"/>
              <w:right w:val="nil"/>
            </w:tcBorders>
            <w:shd w:val="clear" w:color="auto" w:fill="auto"/>
            <w:noWrap/>
            <w:vAlign w:val="bottom"/>
            <w:hideMark/>
          </w:tcPr>
          <w:p w14:paraId="389AA14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–120.47</w:t>
            </w:r>
          </w:p>
        </w:tc>
        <w:tc>
          <w:tcPr>
            <w:tcW w:w="1290" w:type="dxa"/>
            <w:tcBorders>
              <w:top w:val="nil"/>
              <w:left w:val="nil"/>
              <w:bottom w:val="nil"/>
              <w:right w:val="nil"/>
            </w:tcBorders>
            <w:shd w:val="clear" w:color="auto" w:fill="auto"/>
            <w:noWrap/>
            <w:vAlign w:val="bottom"/>
            <w:hideMark/>
          </w:tcPr>
          <w:p w14:paraId="389AA14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55" w14:textId="77777777" w:rsidTr="00812830">
        <w:trPr>
          <w:trHeight w:val="240"/>
        </w:trPr>
        <w:tc>
          <w:tcPr>
            <w:tcW w:w="965" w:type="dxa"/>
            <w:tcBorders>
              <w:top w:val="nil"/>
              <w:left w:val="nil"/>
              <w:bottom w:val="nil"/>
              <w:right w:val="nil"/>
            </w:tcBorders>
            <w:shd w:val="clear" w:color="auto" w:fill="auto"/>
            <w:noWrap/>
            <w:vAlign w:val="bottom"/>
            <w:hideMark/>
          </w:tcPr>
          <w:p w14:paraId="389AA14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723965</w:t>
            </w:r>
          </w:p>
        </w:tc>
        <w:tc>
          <w:tcPr>
            <w:tcW w:w="810" w:type="dxa"/>
            <w:tcBorders>
              <w:top w:val="nil"/>
              <w:left w:val="nil"/>
              <w:bottom w:val="nil"/>
              <w:right w:val="nil"/>
            </w:tcBorders>
            <w:shd w:val="clear" w:color="auto" w:fill="auto"/>
            <w:noWrap/>
            <w:vAlign w:val="bottom"/>
            <w:hideMark/>
          </w:tcPr>
          <w:p w14:paraId="389AA15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0.53</w:t>
            </w:r>
          </w:p>
        </w:tc>
        <w:tc>
          <w:tcPr>
            <w:tcW w:w="4942" w:type="dxa"/>
            <w:tcBorders>
              <w:top w:val="nil"/>
              <w:left w:val="nil"/>
              <w:bottom w:val="nil"/>
              <w:right w:val="nil"/>
            </w:tcBorders>
            <w:shd w:val="clear" w:color="auto" w:fill="auto"/>
            <w:noWrap/>
            <w:vAlign w:val="bottom"/>
            <w:hideMark/>
          </w:tcPr>
          <w:p w14:paraId="389AA151"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Paso Robles Municipal Arpt </w:t>
            </w:r>
          </w:p>
        </w:tc>
        <w:tc>
          <w:tcPr>
            <w:tcW w:w="1407" w:type="dxa"/>
            <w:tcBorders>
              <w:top w:val="nil"/>
              <w:left w:val="nil"/>
              <w:bottom w:val="nil"/>
              <w:right w:val="nil"/>
            </w:tcBorders>
            <w:shd w:val="clear" w:color="auto" w:fill="auto"/>
            <w:noWrap/>
            <w:vAlign w:val="bottom"/>
            <w:hideMark/>
          </w:tcPr>
          <w:p w14:paraId="389AA15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35.67</w:t>
            </w:r>
          </w:p>
        </w:tc>
        <w:tc>
          <w:tcPr>
            <w:tcW w:w="1507" w:type="dxa"/>
            <w:tcBorders>
              <w:top w:val="nil"/>
              <w:left w:val="nil"/>
              <w:bottom w:val="nil"/>
              <w:right w:val="nil"/>
            </w:tcBorders>
            <w:shd w:val="clear" w:color="auto" w:fill="auto"/>
            <w:noWrap/>
            <w:vAlign w:val="bottom"/>
            <w:hideMark/>
          </w:tcPr>
          <w:p w14:paraId="389AA15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–120.63</w:t>
            </w:r>
          </w:p>
        </w:tc>
        <w:tc>
          <w:tcPr>
            <w:tcW w:w="1290" w:type="dxa"/>
            <w:tcBorders>
              <w:top w:val="nil"/>
              <w:left w:val="nil"/>
              <w:bottom w:val="nil"/>
              <w:right w:val="nil"/>
            </w:tcBorders>
            <w:shd w:val="clear" w:color="auto" w:fill="auto"/>
            <w:noWrap/>
            <w:vAlign w:val="bottom"/>
            <w:hideMark/>
          </w:tcPr>
          <w:p w14:paraId="389AA15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5C" w14:textId="77777777" w:rsidTr="00812830">
        <w:trPr>
          <w:trHeight w:val="240"/>
        </w:trPr>
        <w:tc>
          <w:tcPr>
            <w:tcW w:w="965" w:type="dxa"/>
            <w:tcBorders>
              <w:top w:val="nil"/>
              <w:left w:val="nil"/>
              <w:bottom w:val="nil"/>
              <w:right w:val="nil"/>
            </w:tcBorders>
            <w:shd w:val="clear" w:color="auto" w:fill="auto"/>
            <w:noWrap/>
            <w:vAlign w:val="bottom"/>
            <w:hideMark/>
          </w:tcPr>
          <w:p w14:paraId="389AA15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724800</w:t>
            </w:r>
          </w:p>
        </w:tc>
        <w:tc>
          <w:tcPr>
            <w:tcW w:w="810" w:type="dxa"/>
            <w:tcBorders>
              <w:top w:val="nil"/>
              <w:left w:val="nil"/>
              <w:bottom w:val="nil"/>
              <w:right w:val="nil"/>
            </w:tcBorders>
            <w:shd w:val="clear" w:color="auto" w:fill="auto"/>
            <w:noWrap/>
            <w:vAlign w:val="bottom"/>
            <w:hideMark/>
          </w:tcPr>
          <w:p w14:paraId="389AA15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0.55</w:t>
            </w:r>
          </w:p>
        </w:tc>
        <w:tc>
          <w:tcPr>
            <w:tcW w:w="4942" w:type="dxa"/>
            <w:tcBorders>
              <w:top w:val="nil"/>
              <w:left w:val="nil"/>
              <w:bottom w:val="nil"/>
              <w:right w:val="nil"/>
            </w:tcBorders>
            <w:shd w:val="clear" w:color="auto" w:fill="auto"/>
            <w:noWrap/>
            <w:vAlign w:val="bottom"/>
            <w:hideMark/>
          </w:tcPr>
          <w:p w14:paraId="389AA158"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Bishop Airport </w:t>
            </w:r>
          </w:p>
        </w:tc>
        <w:tc>
          <w:tcPr>
            <w:tcW w:w="1407" w:type="dxa"/>
            <w:tcBorders>
              <w:top w:val="nil"/>
              <w:left w:val="nil"/>
              <w:bottom w:val="nil"/>
              <w:right w:val="nil"/>
            </w:tcBorders>
            <w:shd w:val="clear" w:color="auto" w:fill="auto"/>
            <w:noWrap/>
            <w:vAlign w:val="bottom"/>
            <w:hideMark/>
          </w:tcPr>
          <w:p w14:paraId="389AA15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37.37</w:t>
            </w:r>
          </w:p>
        </w:tc>
        <w:tc>
          <w:tcPr>
            <w:tcW w:w="1507" w:type="dxa"/>
            <w:tcBorders>
              <w:top w:val="nil"/>
              <w:left w:val="nil"/>
              <w:bottom w:val="nil"/>
              <w:right w:val="nil"/>
            </w:tcBorders>
            <w:shd w:val="clear" w:color="auto" w:fill="auto"/>
            <w:noWrap/>
            <w:vAlign w:val="bottom"/>
            <w:hideMark/>
          </w:tcPr>
          <w:p w14:paraId="389AA15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–118.35</w:t>
            </w:r>
          </w:p>
        </w:tc>
        <w:tc>
          <w:tcPr>
            <w:tcW w:w="1290" w:type="dxa"/>
            <w:tcBorders>
              <w:top w:val="nil"/>
              <w:left w:val="nil"/>
              <w:bottom w:val="nil"/>
              <w:right w:val="nil"/>
            </w:tcBorders>
            <w:shd w:val="clear" w:color="auto" w:fill="auto"/>
            <w:noWrap/>
            <w:vAlign w:val="bottom"/>
            <w:hideMark/>
          </w:tcPr>
          <w:p w14:paraId="389AA15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63" w14:textId="77777777" w:rsidTr="00812830">
        <w:trPr>
          <w:trHeight w:val="240"/>
        </w:trPr>
        <w:tc>
          <w:tcPr>
            <w:tcW w:w="965" w:type="dxa"/>
            <w:tcBorders>
              <w:top w:val="nil"/>
              <w:left w:val="nil"/>
              <w:bottom w:val="nil"/>
              <w:right w:val="nil"/>
            </w:tcBorders>
            <w:shd w:val="clear" w:color="auto" w:fill="auto"/>
            <w:noWrap/>
            <w:vAlign w:val="bottom"/>
            <w:hideMark/>
          </w:tcPr>
          <w:p w14:paraId="389AA15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724815</w:t>
            </w:r>
          </w:p>
        </w:tc>
        <w:tc>
          <w:tcPr>
            <w:tcW w:w="810" w:type="dxa"/>
            <w:tcBorders>
              <w:top w:val="nil"/>
              <w:left w:val="nil"/>
              <w:bottom w:val="nil"/>
              <w:right w:val="nil"/>
            </w:tcBorders>
            <w:shd w:val="clear" w:color="auto" w:fill="auto"/>
            <w:noWrap/>
            <w:vAlign w:val="bottom"/>
            <w:hideMark/>
          </w:tcPr>
          <w:p w14:paraId="389AA15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0.46</w:t>
            </w:r>
          </w:p>
        </w:tc>
        <w:tc>
          <w:tcPr>
            <w:tcW w:w="4942" w:type="dxa"/>
            <w:tcBorders>
              <w:top w:val="nil"/>
              <w:left w:val="nil"/>
              <w:bottom w:val="nil"/>
              <w:right w:val="nil"/>
            </w:tcBorders>
            <w:shd w:val="clear" w:color="auto" w:fill="auto"/>
            <w:noWrap/>
            <w:vAlign w:val="bottom"/>
            <w:hideMark/>
          </w:tcPr>
          <w:p w14:paraId="389AA15F"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Merced/Macready Fld </w:t>
            </w:r>
          </w:p>
        </w:tc>
        <w:tc>
          <w:tcPr>
            <w:tcW w:w="1407" w:type="dxa"/>
            <w:tcBorders>
              <w:top w:val="nil"/>
              <w:left w:val="nil"/>
              <w:bottom w:val="nil"/>
              <w:right w:val="nil"/>
            </w:tcBorders>
            <w:shd w:val="clear" w:color="auto" w:fill="auto"/>
            <w:noWrap/>
            <w:vAlign w:val="bottom"/>
            <w:hideMark/>
          </w:tcPr>
          <w:p w14:paraId="389AA16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37.28</w:t>
            </w:r>
          </w:p>
        </w:tc>
        <w:tc>
          <w:tcPr>
            <w:tcW w:w="1507" w:type="dxa"/>
            <w:tcBorders>
              <w:top w:val="nil"/>
              <w:left w:val="nil"/>
              <w:bottom w:val="nil"/>
              <w:right w:val="nil"/>
            </w:tcBorders>
            <w:shd w:val="clear" w:color="auto" w:fill="auto"/>
            <w:noWrap/>
            <w:vAlign w:val="bottom"/>
            <w:hideMark/>
          </w:tcPr>
          <w:p w14:paraId="389AA16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–120.52</w:t>
            </w:r>
          </w:p>
        </w:tc>
        <w:tc>
          <w:tcPr>
            <w:tcW w:w="1290" w:type="dxa"/>
            <w:tcBorders>
              <w:top w:val="nil"/>
              <w:left w:val="nil"/>
              <w:bottom w:val="nil"/>
              <w:right w:val="nil"/>
            </w:tcBorders>
            <w:shd w:val="clear" w:color="auto" w:fill="auto"/>
            <w:noWrap/>
            <w:vAlign w:val="bottom"/>
            <w:hideMark/>
          </w:tcPr>
          <w:p w14:paraId="389AA16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6A" w14:textId="77777777" w:rsidTr="00812830">
        <w:trPr>
          <w:trHeight w:val="240"/>
        </w:trPr>
        <w:tc>
          <w:tcPr>
            <w:tcW w:w="965" w:type="dxa"/>
            <w:tcBorders>
              <w:top w:val="nil"/>
              <w:left w:val="nil"/>
              <w:bottom w:val="nil"/>
              <w:right w:val="nil"/>
            </w:tcBorders>
            <w:shd w:val="clear" w:color="auto" w:fill="auto"/>
            <w:noWrap/>
            <w:vAlign w:val="bottom"/>
            <w:hideMark/>
          </w:tcPr>
          <w:p w14:paraId="389AA16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724830</w:t>
            </w:r>
          </w:p>
        </w:tc>
        <w:tc>
          <w:tcPr>
            <w:tcW w:w="810" w:type="dxa"/>
            <w:tcBorders>
              <w:top w:val="nil"/>
              <w:left w:val="nil"/>
              <w:bottom w:val="nil"/>
              <w:right w:val="nil"/>
            </w:tcBorders>
            <w:shd w:val="clear" w:color="auto" w:fill="auto"/>
            <w:noWrap/>
            <w:vAlign w:val="bottom"/>
            <w:hideMark/>
          </w:tcPr>
          <w:p w14:paraId="389AA16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0.51</w:t>
            </w:r>
          </w:p>
        </w:tc>
        <w:tc>
          <w:tcPr>
            <w:tcW w:w="4942" w:type="dxa"/>
            <w:tcBorders>
              <w:top w:val="nil"/>
              <w:left w:val="nil"/>
              <w:bottom w:val="nil"/>
              <w:right w:val="nil"/>
            </w:tcBorders>
            <w:shd w:val="clear" w:color="auto" w:fill="auto"/>
            <w:noWrap/>
            <w:vAlign w:val="bottom"/>
            <w:hideMark/>
          </w:tcPr>
          <w:p w14:paraId="389AA166"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Sacramento Executive Arpt </w:t>
            </w:r>
          </w:p>
        </w:tc>
        <w:tc>
          <w:tcPr>
            <w:tcW w:w="1407" w:type="dxa"/>
            <w:tcBorders>
              <w:top w:val="nil"/>
              <w:left w:val="nil"/>
              <w:bottom w:val="nil"/>
              <w:right w:val="nil"/>
            </w:tcBorders>
            <w:shd w:val="clear" w:color="auto" w:fill="auto"/>
            <w:noWrap/>
            <w:vAlign w:val="bottom"/>
            <w:hideMark/>
          </w:tcPr>
          <w:p w14:paraId="389AA16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38.5</w:t>
            </w:r>
          </w:p>
        </w:tc>
        <w:tc>
          <w:tcPr>
            <w:tcW w:w="1507" w:type="dxa"/>
            <w:tcBorders>
              <w:top w:val="nil"/>
              <w:left w:val="nil"/>
              <w:bottom w:val="nil"/>
              <w:right w:val="nil"/>
            </w:tcBorders>
            <w:shd w:val="clear" w:color="auto" w:fill="auto"/>
            <w:noWrap/>
            <w:vAlign w:val="bottom"/>
            <w:hideMark/>
          </w:tcPr>
          <w:p w14:paraId="389AA16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–121.50</w:t>
            </w:r>
          </w:p>
        </w:tc>
        <w:tc>
          <w:tcPr>
            <w:tcW w:w="1290" w:type="dxa"/>
            <w:tcBorders>
              <w:top w:val="nil"/>
              <w:left w:val="nil"/>
              <w:bottom w:val="nil"/>
              <w:right w:val="nil"/>
            </w:tcBorders>
            <w:shd w:val="clear" w:color="auto" w:fill="auto"/>
            <w:noWrap/>
            <w:vAlign w:val="bottom"/>
            <w:hideMark/>
          </w:tcPr>
          <w:p w14:paraId="389AA16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71" w14:textId="77777777" w:rsidTr="00812830">
        <w:trPr>
          <w:trHeight w:val="240"/>
        </w:trPr>
        <w:tc>
          <w:tcPr>
            <w:tcW w:w="965" w:type="dxa"/>
            <w:tcBorders>
              <w:top w:val="nil"/>
              <w:left w:val="nil"/>
              <w:bottom w:val="nil"/>
              <w:right w:val="nil"/>
            </w:tcBorders>
            <w:shd w:val="clear" w:color="auto" w:fill="auto"/>
            <w:noWrap/>
            <w:vAlign w:val="bottom"/>
            <w:hideMark/>
          </w:tcPr>
          <w:p w14:paraId="389AA16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724837</w:t>
            </w:r>
          </w:p>
        </w:tc>
        <w:tc>
          <w:tcPr>
            <w:tcW w:w="810" w:type="dxa"/>
            <w:tcBorders>
              <w:top w:val="nil"/>
              <w:left w:val="nil"/>
              <w:bottom w:val="nil"/>
              <w:right w:val="nil"/>
            </w:tcBorders>
            <w:shd w:val="clear" w:color="auto" w:fill="auto"/>
            <w:noWrap/>
            <w:vAlign w:val="bottom"/>
            <w:hideMark/>
          </w:tcPr>
          <w:p w14:paraId="389AA16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0.45</w:t>
            </w:r>
          </w:p>
        </w:tc>
        <w:tc>
          <w:tcPr>
            <w:tcW w:w="4942" w:type="dxa"/>
            <w:tcBorders>
              <w:top w:val="nil"/>
              <w:left w:val="nil"/>
              <w:bottom w:val="nil"/>
              <w:right w:val="nil"/>
            </w:tcBorders>
            <w:shd w:val="clear" w:color="auto" w:fill="auto"/>
            <w:noWrap/>
            <w:vAlign w:val="bottom"/>
            <w:hideMark/>
          </w:tcPr>
          <w:p w14:paraId="389AA16D"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Beale AFB </w:t>
            </w:r>
          </w:p>
        </w:tc>
        <w:tc>
          <w:tcPr>
            <w:tcW w:w="1407" w:type="dxa"/>
            <w:tcBorders>
              <w:top w:val="nil"/>
              <w:left w:val="nil"/>
              <w:bottom w:val="nil"/>
              <w:right w:val="nil"/>
            </w:tcBorders>
            <w:shd w:val="clear" w:color="auto" w:fill="auto"/>
            <w:noWrap/>
            <w:vAlign w:val="bottom"/>
            <w:hideMark/>
          </w:tcPr>
          <w:p w14:paraId="389AA16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39.13</w:t>
            </w:r>
          </w:p>
        </w:tc>
        <w:tc>
          <w:tcPr>
            <w:tcW w:w="1507" w:type="dxa"/>
            <w:tcBorders>
              <w:top w:val="nil"/>
              <w:left w:val="nil"/>
              <w:bottom w:val="nil"/>
              <w:right w:val="nil"/>
            </w:tcBorders>
            <w:shd w:val="clear" w:color="auto" w:fill="auto"/>
            <w:noWrap/>
            <w:vAlign w:val="bottom"/>
            <w:hideMark/>
          </w:tcPr>
          <w:p w14:paraId="389AA16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–121.43</w:t>
            </w:r>
          </w:p>
        </w:tc>
        <w:tc>
          <w:tcPr>
            <w:tcW w:w="1290" w:type="dxa"/>
            <w:tcBorders>
              <w:top w:val="nil"/>
              <w:left w:val="nil"/>
              <w:bottom w:val="nil"/>
              <w:right w:val="nil"/>
            </w:tcBorders>
            <w:shd w:val="clear" w:color="auto" w:fill="auto"/>
            <w:noWrap/>
            <w:vAlign w:val="bottom"/>
            <w:hideMark/>
          </w:tcPr>
          <w:p w14:paraId="389AA17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78" w14:textId="77777777" w:rsidTr="00812830">
        <w:trPr>
          <w:trHeight w:val="240"/>
        </w:trPr>
        <w:tc>
          <w:tcPr>
            <w:tcW w:w="965" w:type="dxa"/>
            <w:tcBorders>
              <w:top w:val="nil"/>
              <w:left w:val="nil"/>
              <w:bottom w:val="nil"/>
              <w:right w:val="nil"/>
            </w:tcBorders>
            <w:shd w:val="clear" w:color="auto" w:fill="auto"/>
            <w:noWrap/>
            <w:vAlign w:val="bottom"/>
            <w:hideMark/>
          </w:tcPr>
          <w:p w14:paraId="389AA17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724838</w:t>
            </w:r>
          </w:p>
        </w:tc>
        <w:tc>
          <w:tcPr>
            <w:tcW w:w="810" w:type="dxa"/>
            <w:tcBorders>
              <w:top w:val="nil"/>
              <w:left w:val="nil"/>
              <w:bottom w:val="nil"/>
              <w:right w:val="nil"/>
            </w:tcBorders>
            <w:shd w:val="clear" w:color="auto" w:fill="auto"/>
            <w:noWrap/>
            <w:vAlign w:val="bottom"/>
            <w:hideMark/>
          </w:tcPr>
          <w:p w14:paraId="389AA17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w:t>
            </w:r>
          </w:p>
        </w:tc>
        <w:tc>
          <w:tcPr>
            <w:tcW w:w="4942" w:type="dxa"/>
            <w:tcBorders>
              <w:top w:val="nil"/>
              <w:left w:val="nil"/>
              <w:bottom w:val="nil"/>
              <w:right w:val="nil"/>
            </w:tcBorders>
            <w:shd w:val="clear" w:color="auto" w:fill="auto"/>
            <w:noWrap/>
            <w:vAlign w:val="bottom"/>
            <w:hideMark/>
          </w:tcPr>
          <w:p w14:paraId="389AA174"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Yuba Co </w:t>
            </w:r>
          </w:p>
        </w:tc>
        <w:tc>
          <w:tcPr>
            <w:tcW w:w="1407" w:type="dxa"/>
            <w:tcBorders>
              <w:top w:val="nil"/>
              <w:left w:val="nil"/>
              <w:bottom w:val="nil"/>
              <w:right w:val="nil"/>
            </w:tcBorders>
            <w:shd w:val="clear" w:color="auto" w:fill="auto"/>
            <w:noWrap/>
            <w:vAlign w:val="bottom"/>
            <w:hideMark/>
          </w:tcPr>
          <w:p w14:paraId="389AA17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39.1</w:t>
            </w:r>
          </w:p>
        </w:tc>
        <w:tc>
          <w:tcPr>
            <w:tcW w:w="1507" w:type="dxa"/>
            <w:tcBorders>
              <w:top w:val="nil"/>
              <w:left w:val="nil"/>
              <w:bottom w:val="nil"/>
              <w:right w:val="nil"/>
            </w:tcBorders>
            <w:shd w:val="clear" w:color="auto" w:fill="auto"/>
            <w:noWrap/>
            <w:vAlign w:val="bottom"/>
            <w:hideMark/>
          </w:tcPr>
          <w:p w14:paraId="389AA17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–121.57</w:t>
            </w:r>
          </w:p>
        </w:tc>
        <w:tc>
          <w:tcPr>
            <w:tcW w:w="1290" w:type="dxa"/>
            <w:tcBorders>
              <w:top w:val="nil"/>
              <w:left w:val="nil"/>
              <w:bottom w:val="nil"/>
              <w:right w:val="nil"/>
            </w:tcBorders>
            <w:shd w:val="clear" w:color="auto" w:fill="auto"/>
            <w:noWrap/>
            <w:vAlign w:val="bottom"/>
            <w:hideMark/>
          </w:tcPr>
          <w:p w14:paraId="389AA17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7F" w14:textId="77777777" w:rsidTr="00812830">
        <w:trPr>
          <w:trHeight w:val="240"/>
        </w:trPr>
        <w:tc>
          <w:tcPr>
            <w:tcW w:w="965" w:type="dxa"/>
            <w:tcBorders>
              <w:top w:val="nil"/>
              <w:left w:val="nil"/>
              <w:bottom w:val="nil"/>
              <w:right w:val="nil"/>
            </w:tcBorders>
            <w:shd w:val="clear" w:color="auto" w:fill="auto"/>
            <w:noWrap/>
            <w:vAlign w:val="bottom"/>
            <w:hideMark/>
          </w:tcPr>
          <w:p w14:paraId="389AA17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724839</w:t>
            </w:r>
          </w:p>
        </w:tc>
        <w:tc>
          <w:tcPr>
            <w:tcW w:w="810" w:type="dxa"/>
            <w:tcBorders>
              <w:top w:val="nil"/>
              <w:left w:val="nil"/>
              <w:bottom w:val="nil"/>
              <w:right w:val="nil"/>
            </w:tcBorders>
            <w:shd w:val="clear" w:color="auto" w:fill="auto"/>
            <w:noWrap/>
            <w:vAlign w:val="bottom"/>
            <w:hideMark/>
          </w:tcPr>
          <w:p w14:paraId="389AA17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0.51</w:t>
            </w:r>
          </w:p>
        </w:tc>
        <w:tc>
          <w:tcPr>
            <w:tcW w:w="4942" w:type="dxa"/>
            <w:tcBorders>
              <w:top w:val="nil"/>
              <w:left w:val="nil"/>
              <w:bottom w:val="nil"/>
              <w:right w:val="nil"/>
            </w:tcBorders>
            <w:shd w:val="clear" w:color="auto" w:fill="auto"/>
            <w:noWrap/>
            <w:vAlign w:val="bottom"/>
            <w:hideMark/>
          </w:tcPr>
          <w:p w14:paraId="389AA17B"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Sacramento Metropolitan AP </w:t>
            </w:r>
          </w:p>
        </w:tc>
        <w:tc>
          <w:tcPr>
            <w:tcW w:w="1407" w:type="dxa"/>
            <w:tcBorders>
              <w:top w:val="nil"/>
              <w:left w:val="nil"/>
              <w:bottom w:val="nil"/>
              <w:right w:val="nil"/>
            </w:tcBorders>
            <w:shd w:val="clear" w:color="auto" w:fill="auto"/>
            <w:noWrap/>
            <w:vAlign w:val="bottom"/>
            <w:hideMark/>
          </w:tcPr>
          <w:p w14:paraId="389AA17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38.7</w:t>
            </w:r>
          </w:p>
        </w:tc>
        <w:tc>
          <w:tcPr>
            <w:tcW w:w="1507" w:type="dxa"/>
            <w:tcBorders>
              <w:top w:val="nil"/>
              <w:left w:val="nil"/>
              <w:bottom w:val="nil"/>
              <w:right w:val="nil"/>
            </w:tcBorders>
            <w:shd w:val="clear" w:color="auto" w:fill="auto"/>
            <w:noWrap/>
            <w:vAlign w:val="bottom"/>
            <w:hideMark/>
          </w:tcPr>
          <w:p w14:paraId="389AA17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–121.58</w:t>
            </w:r>
          </w:p>
        </w:tc>
        <w:tc>
          <w:tcPr>
            <w:tcW w:w="1290" w:type="dxa"/>
            <w:tcBorders>
              <w:top w:val="nil"/>
              <w:left w:val="nil"/>
              <w:bottom w:val="nil"/>
              <w:right w:val="nil"/>
            </w:tcBorders>
            <w:shd w:val="clear" w:color="auto" w:fill="auto"/>
            <w:noWrap/>
            <w:vAlign w:val="bottom"/>
            <w:hideMark/>
          </w:tcPr>
          <w:p w14:paraId="389AA17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86" w14:textId="77777777" w:rsidTr="00812830">
        <w:trPr>
          <w:trHeight w:val="240"/>
        </w:trPr>
        <w:tc>
          <w:tcPr>
            <w:tcW w:w="965" w:type="dxa"/>
            <w:tcBorders>
              <w:top w:val="nil"/>
              <w:left w:val="nil"/>
              <w:bottom w:val="nil"/>
              <w:right w:val="nil"/>
            </w:tcBorders>
            <w:shd w:val="clear" w:color="auto" w:fill="auto"/>
            <w:noWrap/>
            <w:vAlign w:val="bottom"/>
            <w:hideMark/>
          </w:tcPr>
          <w:p w14:paraId="389AA18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724915</w:t>
            </w:r>
          </w:p>
        </w:tc>
        <w:tc>
          <w:tcPr>
            <w:tcW w:w="810" w:type="dxa"/>
            <w:tcBorders>
              <w:top w:val="nil"/>
              <w:left w:val="nil"/>
              <w:bottom w:val="nil"/>
              <w:right w:val="nil"/>
            </w:tcBorders>
            <w:shd w:val="clear" w:color="auto" w:fill="auto"/>
            <w:noWrap/>
            <w:vAlign w:val="bottom"/>
            <w:hideMark/>
          </w:tcPr>
          <w:p w14:paraId="389AA18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0.49</w:t>
            </w:r>
          </w:p>
        </w:tc>
        <w:tc>
          <w:tcPr>
            <w:tcW w:w="4942" w:type="dxa"/>
            <w:tcBorders>
              <w:top w:val="nil"/>
              <w:left w:val="nil"/>
              <w:bottom w:val="nil"/>
              <w:right w:val="nil"/>
            </w:tcBorders>
            <w:shd w:val="clear" w:color="auto" w:fill="auto"/>
            <w:noWrap/>
            <w:vAlign w:val="bottom"/>
            <w:hideMark/>
          </w:tcPr>
          <w:p w14:paraId="389AA182"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Monterey Naf </w:t>
            </w:r>
          </w:p>
        </w:tc>
        <w:tc>
          <w:tcPr>
            <w:tcW w:w="1407" w:type="dxa"/>
            <w:tcBorders>
              <w:top w:val="nil"/>
              <w:left w:val="nil"/>
              <w:bottom w:val="nil"/>
              <w:right w:val="nil"/>
            </w:tcBorders>
            <w:shd w:val="clear" w:color="auto" w:fill="auto"/>
            <w:noWrap/>
            <w:vAlign w:val="bottom"/>
            <w:hideMark/>
          </w:tcPr>
          <w:p w14:paraId="389AA18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36.6</w:t>
            </w:r>
          </w:p>
        </w:tc>
        <w:tc>
          <w:tcPr>
            <w:tcW w:w="1507" w:type="dxa"/>
            <w:tcBorders>
              <w:top w:val="nil"/>
              <w:left w:val="nil"/>
              <w:bottom w:val="nil"/>
              <w:right w:val="nil"/>
            </w:tcBorders>
            <w:shd w:val="clear" w:color="auto" w:fill="auto"/>
            <w:noWrap/>
            <w:vAlign w:val="bottom"/>
            <w:hideMark/>
          </w:tcPr>
          <w:p w14:paraId="389AA18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–121.87</w:t>
            </w:r>
          </w:p>
        </w:tc>
        <w:tc>
          <w:tcPr>
            <w:tcW w:w="1290" w:type="dxa"/>
            <w:tcBorders>
              <w:top w:val="nil"/>
              <w:left w:val="nil"/>
              <w:bottom w:val="nil"/>
              <w:right w:val="nil"/>
            </w:tcBorders>
            <w:shd w:val="clear" w:color="auto" w:fill="auto"/>
            <w:noWrap/>
            <w:vAlign w:val="bottom"/>
            <w:hideMark/>
          </w:tcPr>
          <w:p w14:paraId="389AA18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8D" w14:textId="77777777" w:rsidTr="00812830">
        <w:trPr>
          <w:trHeight w:val="240"/>
        </w:trPr>
        <w:tc>
          <w:tcPr>
            <w:tcW w:w="965" w:type="dxa"/>
            <w:tcBorders>
              <w:top w:val="nil"/>
              <w:left w:val="nil"/>
              <w:bottom w:val="nil"/>
              <w:right w:val="nil"/>
            </w:tcBorders>
            <w:shd w:val="clear" w:color="auto" w:fill="auto"/>
            <w:noWrap/>
            <w:vAlign w:val="bottom"/>
            <w:hideMark/>
          </w:tcPr>
          <w:p w14:paraId="389AA18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724917</w:t>
            </w:r>
          </w:p>
        </w:tc>
        <w:tc>
          <w:tcPr>
            <w:tcW w:w="810" w:type="dxa"/>
            <w:tcBorders>
              <w:top w:val="nil"/>
              <w:left w:val="nil"/>
              <w:bottom w:val="nil"/>
              <w:right w:val="nil"/>
            </w:tcBorders>
            <w:shd w:val="clear" w:color="auto" w:fill="auto"/>
            <w:noWrap/>
            <w:vAlign w:val="bottom"/>
            <w:hideMark/>
          </w:tcPr>
          <w:p w14:paraId="389AA18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0.54</w:t>
            </w:r>
          </w:p>
        </w:tc>
        <w:tc>
          <w:tcPr>
            <w:tcW w:w="4942" w:type="dxa"/>
            <w:tcBorders>
              <w:top w:val="nil"/>
              <w:left w:val="nil"/>
              <w:bottom w:val="nil"/>
              <w:right w:val="nil"/>
            </w:tcBorders>
            <w:shd w:val="clear" w:color="auto" w:fill="auto"/>
            <w:noWrap/>
            <w:vAlign w:val="bottom"/>
            <w:hideMark/>
          </w:tcPr>
          <w:p w14:paraId="389AA189"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Salinas Municipal AP </w:t>
            </w:r>
          </w:p>
        </w:tc>
        <w:tc>
          <w:tcPr>
            <w:tcW w:w="1407" w:type="dxa"/>
            <w:tcBorders>
              <w:top w:val="nil"/>
              <w:left w:val="nil"/>
              <w:bottom w:val="nil"/>
              <w:right w:val="nil"/>
            </w:tcBorders>
            <w:shd w:val="clear" w:color="auto" w:fill="auto"/>
            <w:noWrap/>
            <w:vAlign w:val="bottom"/>
            <w:hideMark/>
          </w:tcPr>
          <w:p w14:paraId="389AA18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36.67</w:t>
            </w:r>
          </w:p>
        </w:tc>
        <w:tc>
          <w:tcPr>
            <w:tcW w:w="1507" w:type="dxa"/>
            <w:tcBorders>
              <w:top w:val="nil"/>
              <w:left w:val="nil"/>
              <w:bottom w:val="nil"/>
              <w:right w:val="nil"/>
            </w:tcBorders>
            <w:shd w:val="clear" w:color="auto" w:fill="auto"/>
            <w:noWrap/>
            <w:vAlign w:val="bottom"/>
            <w:hideMark/>
          </w:tcPr>
          <w:p w14:paraId="389AA18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–121.60</w:t>
            </w:r>
          </w:p>
        </w:tc>
        <w:tc>
          <w:tcPr>
            <w:tcW w:w="1290" w:type="dxa"/>
            <w:tcBorders>
              <w:top w:val="nil"/>
              <w:left w:val="nil"/>
              <w:bottom w:val="nil"/>
              <w:right w:val="nil"/>
            </w:tcBorders>
            <w:shd w:val="clear" w:color="auto" w:fill="auto"/>
            <w:noWrap/>
            <w:vAlign w:val="bottom"/>
            <w:hideMark/>
          </w:tcPr>
          <w:p w14:paraId="389AA18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94" w14:textId="77777777" w:rsidTr="00812830">
        <w:trPr>
          <w:trHeight w:val="240"/>
        </w:trPr>
        <w:tc>
          <w:tcPr>
            <w:tcW w:w="965" w:type="dxa"/>
            <w:tcBorders>
              <w:top w:val="nil"/>
              <w:left w:val="nil"/>
              <w:bottom w:val="nil"/>
              <w:right w:val="nil"/>
            </w:tcBorders>
            <w:shd w:val="clear" w:color="auto" w:fill="auto"/>
            <w:noWrap/>
            <w:vAlign w:val="bottom"/>
            <w:hideMark/>
          </w:tcPr>
          <w:p w14:paraId="389AA18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724920</w:t>
            </w:r>
          </w:p>
        </w:tc>
        <w:tc>
          <w:tcPr>
            <w:tcW w:w="810" w:type="dxa"/>
            <w:tcBorders>
              <w:top w:val="nil"/>
              <w:left w:val="nil"/>
              <w:bottom w:val="nil"/>
              <w:right w:val="nil"/>
            </w:tcBorders>
            <w:shd w:val="clear" w:color="auto" w:fill="auto"/>
            <w:noWrap/>
            <w:vAlign w:val="bottom"/>
            <w:hideMark/>
          </w:tcPr>
          <w:p w14:paraId="389AA18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w:t>
            </w:r>
          </w:p>
        </w:tc>
        <w:tc>
          <w:tcPr>
            <w:tcW w:w="4942" w:type="dxa"/>
            <w:tcBorders>
              <w:top w:val="nil"/>
              <w:left w:val="nil"/>
              <w:bottom w:val="nil"/>
              <w:right w:val="nil"/>
            </w:tcBorders>
            <w:shd w:val="clear" w:color="auto" w:fill="auto"/>
            <w:noWrap/>
            <w:vAlign w:val="bottom"/>
            <w:hideMark/>
          </w:tcPr>
          <w:p w14:paraId="389AA190"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Stockton Metropolitan Arpt </w:t>
            </w:r>
          </w:p>
        </w:tc>
        <w:tc>
          <w:tcPr>
            <w:tcW w:w="1407" w:type="dxa"/>
            <w:tcBorders>
              <w:top w:val="nil"/>
              <w:left w:val="nil"/>
              <w:bottom w:val="nil"/>
              <w:right w:val="nil"/>
            </w:tcBorders>
            <w:shd w:val="clear" w:color="auto" w:fill="auto"/>
            <w:noWrap/>
            <w:vAlign w:val="bottom"/>
            <w:hideMark/>
          </w:tcPr>
          <w:p w14:paraId="389AA19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37.9</w:t>
            </w:r>
          </w:p>
        </w:tc>
        <w:tc>
          <w:tcPr>
            <w:tcW w:w="1507" w:type="dxa"/>
            <w:tcBorders>
              <w:top w:val="nil"/>
              <w:left w:val="nil"/>
              <w:bottom w:val="nil"/>
              <w:right w:val="nil"/>
            </w:tcBorders>
            <w:shd w:val="clear" w:color="auto" w:fill="auto"/>
            <w:noWrap/>
            <w:vAlign w:val="bottom"/>
            <w:hideMark/>
          </w:tcPr>
          <w:p w14:paraId="389AA19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–121.23</w:t>
            </w:r>
          </w:p>
        </w:tc>
        <w:tc>
          <w:tcPr>
            <w:tcW w:w="1290" w:type="dxa"/>
            <w:tcBorders>
              <w:top w:val="nil"/>
              <w:left w:val="nil"/>
              <w:bottom w:val="nil"/>
              <w:right w:val="nil"/>
            </w:tcBorders>
            <w:shd w:val="clear" w:color="auto" w:fill="auto"/>
            <w:noWrap/>
            <w:vAlign w:val="bottom"/>
            <w:hideMark/>
          </w:tcPr>
          <w:p w14:paraId="389AA19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9B" w14:textId="77777777" w:rsidTr="00812830">
        <w:trPr>
          <w:trHeight w:val="240"/>
        </w:trPr>
        <w:tc>
          <w:tcPr>
            <w:tcW w:w="965" w:type="dxa"/>
            <w:tcBorders>
              <w:top w:val="nil"/>
              <w:left w:val="nil"/>
              <w:bottom w:val="nil"/>
              <w:right w:val="nil"/>
            </w:tcBorders>
            <w:shd w:val="clear" w:color="auto" w:fill="auto"/>
            <w:noWrap/>
            <w:vAlign w:val="bottom"/>
            <w:hideMark/>
          </w:tcPr>
          <w:p w14:paraId="389AA19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724926</w:t>
            </w:r>
          </w:p>
        </w:tc>
        <w:tc>
          <w:tcPr>
            <w:tcW w:w="810" w:type="dxa"/>
            <w:tcBorders>
              <w:top w:val="nil"/>
              <w:left w:val="nil"/>
              <w:bottom w:val="nil"/>
              <w:right w:val="nil"/>
            </w:tcBorders>
            <w:shd w:val="clear" w:color="auto" w:fill="auto"/>
            <w:noWrap/>
            <w:vAlign w:val="bottom"/>
            <w:hideMark/>
          </w:tcPr>
          <w:p w14:paraId="389AA19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0.47</w:t>
            </w:r>
          </w:p>
        </w:tc>
        <w:tc>
          <w:tcPr>
            <w:tcW w:w="4942" w:type="dxa"/>
            <w:tcBorders>
              <w:top w:val="nil"/>
              <w:left w:val="nil"/>
              <w:bottom w:val="nil"/>
              <w:right w:val="nil"/>
            </w:tcBorders>
            <w:shd w:val="clear" w:color="auto" w:fill="auto"/>
            <w:noWrap/>
            <w:vAlign w:val="bottom"/>
            <w:hideMark/>
          </w:tcPr>
          <w:p w14:paraId="389AA197"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Modesto City–County AP </w:t>
            </w:r>
          </w:p>
        </w:tc>
        <w:tc>
          <w:tcPr>
            <w:tcW w:w="1407" w:type="dxa"/>
            <w:tcBorders>
              <w:top w:val="nil"/>
              <w:left w:val="nil"/>
              <w:bottom w:val="nil"/>
              <w:right w:val="nil"/>
            </w:tcBorders>
            <w:shd w:val="clear" w:color="auto" w:fill="auto"/>
            <w:noWrap/>
            <w:vAlign w:val="bottom"/>
            <w:hideMark/>
          </w:tcPr>
          <w:p w14:paraId="389AA19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37.63</w:t>
            </w:r>
          </w:p>
        </w:tc>
        <w:tc>
          <w:tcPr>
            <w:tcW w:w="1507" w:type="dxa"/>
            <w:tcBorders>
              <w:top w:val="nil"/>
              <w:left w:val="nil"/>
              <w:bottom w:val="nil"/>
              <w:right w:val="nil"/>
            </w:tcBorders>
            <w:shd w:val="clear" w:color="auto" w:fill="auto"/>
            <w:noWrap/>
            <w:vAlign w:val="bottom"/>
            <w:hideMark/>
          </w:tcPr>
          <w:p w14:paraId="389AA19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–120.95</w:t>
            </w:r>
          </w:p>
        </w:tc>
        <w:tc>
          <w:tcPr>
            <w:tcW w:w="1290" w:type="dxa"/>
            <w:tcBorders>
              <w:top w:val="nil"/>
              <w:left w:val="nil"/>
              <w:bottom w:val="nil"/>
              <w:right w:val="nil"/>
            </w:tcBorders>
            <w:shd w:val="clear" w:color="auto" w:fill="auto"/>
            <w:noWrap/>
            <w:vAlign w:val="bottom"/>
            <w:hideMark/>
          </w:tcPr>
          <w:p w14:paraId="389AA19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A2" w14:textId="77777777" w:rsidTr="00812830">
        <w:trPr>
          <w:trHeight w:val="240"/>
        </w:trPr>
        <w:tc>
          <w:tcPr>
            <w:tcW w:w="965" w:type="dxa"/>
            <w:tcBorders>
              <w:top w:val="nil"/>
              <w:left w:val="nil"/>
              <w:bottom w:val="nil"/>
              <w:right w:val="nil"/>
            </w:tcBorders>
            <w:shd w:val="clear" w:color="auto" w:fill="auto"/>
            <w:noWrap/>
            <w:vAlign w:val="bottom"/>
            <w:hideMark/>
          </w:tcPr>
          <w:p w14:paraId="389AA19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724927</w:t>
            </w:r>
          </w:p>
        </w:tc>
        <w:tc>
          <w:tcPr>
            <w:tcW w:w="810" w:type="dxa"/>
            <w:tcBorders>
              <w:top w:val="nil"/>
              <w:left w:val="nil"/>
              <w:bottom w:val="nil"/>
              <w:right w:val="nil"/>
            </w:tcBorders>
            <w:shd w:val="clear" w:color="auto" w:fill="auto"/>
            <w:noWrap/>
            <w:vAlign w:val="bottom"/>
            <w:hideMark/>
          </w:tcPr>
          <w:p w14:paraId="389AA19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0.53</w:t>
            </w:r>
          </w:p>
        </w:tc>
        <w:tc>
          <w:tcPr>
            <w:tcW w:w="4942" w:type="dxa"/>
            <w:tcBorders>
              <w:top w:val="nil"/>
              <w:left w:val="nil"/>
              <w:bottom w:val="nil"/>
              <w:right w:val="nil"/>
            </w:tcBorders>
            <w:shd w:val="clear" w:color="auto" w:fill="auto"/>
            <w:noWrap/>
            <w:vAlign w:val="bottom"/>
            <w:hideMark/>
          </w:tcPr>
          <w:p w14:paraId="389AA19E"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Livermore Municipal </w:t>
            </w:r>
          </w:p>
        </w:tc>
        <w:tc>
          <w:tcPr>
            <w:tcW w:w="1407" w:type="dxa"/>
            <w:tcBorders>
              <w:top w:val="nil"/>
              <w:left w:val="nil"/>
              <w:bottom w:val="nil"/>
              <w:right w:val="nil"/>
            </w:tcBorders>
            <w:shd w:val="clear" w:color="auto" w:fill="auto"/>
            <w:noWrap/>
            <w:vAlign w:val="bottom"/>
            <w:hideMark/>
          </w:tcPr>
          <w:p w14:paraId="389AA19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37.7</w:t>
            </w:r>
          </w:p>
        </w:tc>
        <w:tc>
          <w:tcPr>
            <w:tcW w:w="1507" w:type="dxa"/>
            <w:tcBorders>
              <w:top w:val="nil"/>
              <w:left w:val="nil"/>
              <w:bottom w:val="nil"/>
              <w:right w:val="nil"/>
            </w:tcBorders>
            <w:shd w:val="clear" w:color="auto" w:fill="auto"/>
            <w:noWrap/>
            <w:vAlign w:val="bottom"/>
            <w:hideMark/>
          </w:tcPr>
          <w:p w14:paraId="389AA1A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–121.82</w:t>
            </w:r>
          </w:p>
        </w:tc>
        <w:tc>
          <w:tcPr>
            <w:tcW w:w="1290" w:type="dxa"/>
            <w:tcBorders>
              <w:top w:val="nil"/>
              <w:left w:val="nil"/>
              <w:bottom w:val="nil"/>
              <w:right w:val="nil"/>
            </w:tcBorders>
            <w:shd w:val="clear" w:color="auto" w:fill="auto"/>
            <w:noWrap/>
            <w:vAlign w:val="bottom"/>
            <w:hideMark/>
          </w:tcPr>
          <w:p w14:paraId="389AA1A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A9" w14:textId="77777777" w:rsidTr="00812830">
        <w:trPr>
          <w:trHeight w:val="240"/>
        </w:trPr>
        <w:tc>
          <w:tcPr>
            <w:tcW w:w="965" w:type="dxa"/>
            <w:tcBorders>
              <w:top w:val="nil"/>
              <w:left w:val="nil"/>
              <w:right w:val="nil"/>
            </w:tcBorders>
            <w:shd w:val="clear" w:color="auto" w:fill="auto"/>
            <w:noWrap/>
            <w:vAlign w:val="bottom"/>
            <w:hideMark/>
          </w:tcPr>
          <w:p w14:paraId="389AA1A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724930</w:t>
            </w:r>
          </w:p>
        </w:tc>
        <w:tc>
          <w:tcPr>
            <w:tcW w:w="810" w:type="dxa"/>
            <w:tcBorders>
              <w:top w:val="nil"/>
              <w:left w:val="nil"/>
              <w:right w:val="nil"/>
            </w:tcBorders>
            <w:shd w:val="clear" w:color="auto" w:fill="auto"/>
            <w:noWrap/>
            <w:vAlign w:val="bottom"/>
            <w:hideMark/>
          </w:tcPr>
          <w:p w14:paraId="389AA1A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0.54</w:t>
            </w:r>
          </w:p>
        </w:tc>
        <w:tc>
          <w:tcPr>
            <w:tcW w:w="4942" w:type="dxa"/>
            <w:tcBorders>
              <w:top w:val="nil"/>
              <w:left w:val="nil"/>
              <w:right w:val="nil"/>
            </w:tcBorders>
            <w:shd w:val="clear" w:color="auto" w:fill="auto"/>
            <w:noWrap/>
            <w:vAlign w:val="bottom"/>
            <w:hideMark/>
          </w:tcPr>
          <w:p w14:paraId="389AA1A5"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Oakland Metropolitan Arpt </w:t>
            </w:r>
          </w:p>
        </w:tc>
        <w:tc>
          <w:tcPr>
            <w:tcW w:w="1407" w:type="dxa"/>
            <w:tcBorders>
              <w:top w:val="nil"/>
              <w:left w:val="nil"/>
              <w:right w:val="nil"/>
            </w:tcBorders>
            <w:shd w:val="clear" w:color="auto" w:fill="auto"/>
            <w:noWrap/>
            <w:vAlign w:val="bottom"/>
            <w:hideMark/>
          </w:tcPr>
          <w:p w14:paraId="389AA1A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37.72</w:t>
            </w:r>
          </w:p>
        </w:tc>
        <w:tc>
          <w:tcPr>
            <w:tcW w:w="1507" w:type="dxa"/>
            <w:tcBorders>
              <w:top w:val="nil"/>
              <w:left w:val="nil"/>
              <w:right w:val="nil"/>
            </w:tcBorders>
            <w:shd w:val="clear" w:color="auto" w:fill="auto"/>
            <w:noWrap/>
            <w:vAlign w:val="bottom"/>
            <w:hideMark/>
          </w:tcPr>
          <w:p w14:paraId="389AA1A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–122.22</w:t>
            </w:r>
          </w:p>
        </w:tc>
        <w:tc>
          <w:tcPr>
            <w:tcW w:w="1290" w:type="dxa"/>
            <w:tcBorders>
              <w:top w:val="nil"/>
              <w:left w:val="nil"/>
              <w:right w:val="nil"/>
            </w:tcBorders>
            <w:shd w:val="clear" w:color="auto" w:fill="auto"/>
            <w:noWrap/>
            <w:vAlign w:val="bottom"/>
            <w:hideMark/>
          </w:tcPr>
          <w:p w14:paraId="389AA1A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B0" w14:textId="77777777" w:rsidTr="00812830">
        <w:trPr>
          <w:trHeight w:val="240"/>
        </w:trPr>
        <w:tc>
          <w:tcPr>
            <w:tcW w:w="965" w:type="dxa"/>
            <w:tcBorders>
              <w:top w:val="nil"/>
              <w:left w:val="nil"/>
              <w:bottom w:val="nil"/>
              <w:right w:val="nil"/>
            </w:tcBorders>
            <w:shd w:val="clear" w:color="auto" w:fill="auto"/>
            <w:noWrap/>
            <w:vAlign w:val="bottom"/>
            <w:hideMark/>
          </w:tcPr>
          <w:p w14:paraId="389AA1A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724935</w:t>
            </w:r>
          </w:p>
        </w:tc>
        <w:tc>
          <w:tcPr>
            <w:tcW w:w="810" w:type="dxa"/>
            <w:tcBorders>
              <w:top w:val="nil"/>
              <w:left w:val="nil"/>
              <w:bottom w:val="nil"/>
              <w:right w:val="nil"/>
            </w:tcBorders>
            <w:shd w:val="clear" w:color="auto" w:fill="auto"/>
            <w:noWrap/>
            <w:vAlign w:val="bottom"/>
            <w:hideMark/>
          </w:tcPr>
          <w:p w14:paraId="389AA1A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0.47</w:t>
            </w:r>
          </w:p>
        </w:tc>
        <w:tc>
          <w:tcPr>
            <w:tcW w:w="4942" w:type="dxa"/>
            <w:tcBorders>
              <w:top w:val="nil"/>
              <w:left w:val="nil"/>
              <w:bottom w:val="nil"/>
              <w:right w:val="nil"/>
            </w:tcBorders>
            <w:shd w:val="clear" w:color="auto" w:fill="auto"/>
            <w:noWrap/>
            <w:vAlign w:val="bottom"/>
            <w:hideMark/>
          </w:tcPr>
          <w:p w14:paraId="389AA1AC"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Hayward Air Term </w:t>
            </w:r>
          </w:p>
        </w:tc>
        <w:tc>
          <w:tcPr>
            <w:tcW w:w="1407" w:type="dxa"/>
            <w:tcBorders>
              <w:top w:val="nil"/>
              <w:left w:val="nil"/>
              <w:bottom w:val="nil"/>
              <w:right w:val="nil"/>
            </w:tcBorders>
            <w:shd w:val="clear" w:color="auto" w:fill="auto"/>
            <w:noWrap/>
            <w:vAlign w:val="bottom"/>
            <w:hideMark/>
          </w:tcPr>
          <w:p w14:paraId="389AA1A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37.67</w:t>
            </w:r>
          </w:p>
        </w:tc>
        <w:tc>
          <w:tcPr>
            <w:tcW w:w="1507" w:type="dxa"/>
            <w:tcBorders>
              <w:top w:val="nil"/>
              <w:left w:val="nil"/>
              <w:bottom w:val="nil"/>
              <w:right w:val="nil"/>
            </w:tcBorders>
            <w:shd w:val="clear" w:color="auto" w:fill="auto"/>
            <w:noWrap/>
            <w:vAlign w:val="bottom"/>
            <w:hideMark/>
          </w:tcPr>
          <w:p w14:paraId="389AA1A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–122.12</w:t>
            </w:r>
          </w:p>
        </w:tc>
        <w:tc>
          <w:tcPr>
            <w:tcW w:w="1290" w:type="dxa"/>
            <w:tcBorders>
              <w:top w:val="nil"/>
              <w:left w:val="nil"/>
              <w:bottom w:val="nil"/>
              <w:right w:val="nil"/>
            </w:tcBorders>
            <w:shd w:val="clear" w:color="auto" w:fill="auto"/>
            <w:noWrap/>
            <w:vAlign w:val="bottom"/>
            <w:hideMark/>
          </w:tcPr>
          <w:p w14:paraId="389AA1A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B7" w14:textId="77777777" w:rsidTr="00812830">
        <w:trPr>
          <w:trHeight w:val="240"/>
        </w:trPr>
        <w:tc>
          <w:tcPr>
            <w:tcW w:w="965" w:type="dxa"/>
            <w:tcBorders>
              <w:left w:val="nil"/>
              <w:bottom w:val="nil"/>
              <w:right w:val="nil"/>
            </w:tcBorders>
            <w:shd w:val="clear" w:color="auto" w:fill="auto"/>
            <w:noWrap/>
            <w:vAlign w:val="bottom"/>
            <w:hideMark/>
          </w:tcPr>
          <w:p w14:paraId="389AA1B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724936</w:t>
            </w:r>
          </w:p>
        </w:tc>
        <w:tc>
          <w:tcPr>
            <w:tcW w:w="810" w:type="dxa"/>
            <w:tcBorders>
              <w:left w:val="nil"/>
              <w:bottom w:val="nil"/>
              <w:right w:val="nil"/>
            </w:tcBorders>
            <w:shd w:val="clear" w:color="auto" w:fill="auto"/>
            <w:noWrap/>
            <w:vAlign w:val="bottom"/>
            <w:hideMark/>
          </w:tcPr>
          <w:p w14:paraId="389AA1B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0.53</w:t>
            </w:r>
          </w:p>
        </w:tc>
        <w:tc>
          <w:tcPr>
            <w:tcW w:w="4942" w:type="dxa"/>
            <w:tcBorders>
              <w:left w:val="nil"/>
              <w:bottom w:val="nil"/>
              <w:right w:val="nil"/>
            </w:tcBorders>
            <w:shd w:val="clear" w:color="auto" w:fill="auto"/>
            <w:noWrap/>
            <w:vAlign w:val="bottom"/>
            <w:hideMark/>
          </w:tcPr>
          <w:p w14:paraId="389AA1B3"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Concord–Buchanan Field </w:t>
            </w:r>
          </w:p>
        </w:tc>
        <w:tc>
          <w:tcPr>
            <w:tcW w:w="1407" w:type="dxa"/>
            <w:tcBorders>
              <w:left w:val="nil"/>
              <w:bottom w:val="nil"/>
              <w:right w:val="nil"/>
            </w:tcBorders>
            <w:shd w:val="clear" w:color="auto" w:fill="auto"/>
            <w:noWrap/>
            <w:vAlign w:val="bottom"/>
            <w:hideMark/>
          </w:tcPr>
          <w:p w14:paraId="389AA1B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38</w:t>
            </w:r>
          </w:p>
        </w:tc>
        <w:tc>
          <w:tcPr>
            <w:tcW w:w="1507" w:type="dxa"/>
            <w:tcBorders>
              <w:left w:val="nil"/>
              <w:bottom w:val="nil"/>
              <w:right w:val="nil"/>
            </w:tcBorders>
            <w:shd w:val="clear" w:color="auto" w:fill="auto"/>
            <w:noWrap/>
            <w:vAlign w:val="bottom"/>
            <w:hideMark/>
          </w:tcPr>
          <w:p w14:paraId="389AA1B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–122.05</w:t>
            </w:r>
          </w:p>
        </w:tc>
        <w:tc>
          <w:tcPr>
            <w:tcW w:w="1290" w:type="dxa"/>
            <w:tcBorders>
              <w:left w:val="nil"/>
              <w:bottom w:val="nil"/>
              <w:right w:val="nil"/>
            </w:tcBorders>
            <w:shd w:val="clear" w:color="auto" w:fill="auto"/>
            <w:noWrap/>
            <w:vAlign w:val="bottom"/>
            <w:hideMark/>
          </w:tcPr>
          <w:p w14:paraId="389AA1B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BE" w14:textId="77777777" w:rsidTr="00812830">
        <w:trPr>
          <w:trHeight w:val="240"/>
        </w:trPr>
        <w:tc>
          <w:tcPr>
            <w:tcW w:w="965" w:type="dxa"/>
            <w:tcBorders>
              <w:top w:val="nil"/>
              <w:left w:val="nil"/>
              <w:bottom w:val="nil"/>
              <w:right w:val="nil"/>
            </w:tcBorders>
            <w:shd w:val="clear" w:color="auto" w:fill="auto"/>
            <w:noWrap/>
            <w:vAlign w:val="bottom"/>
            <w:hideMark/>
          </w:tcPr>
          <w:p w14:paraId="389AA1B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724940</w:t>
            </w:r>
          </w:p>
        </w:tc>
        <w:tc>
          <w:tcPr>
            <w:tcW w:w="810" w:type="dxa"/>
            <w:tcBorders>
              <w:top w:val="nil"/>
              <w:left w:val="nil"/>
              <w:bottom w:val="nil"/>
              <w:right w:val="nil"/>
            </w:tcBorders>
            <w:shd w:val="clear" w:color="auto" w:fill="auto"/>
            <w:noWrap/>
            <w:vAlign w:val="bottom"/>
            <w:hideMark/>
          </w:tcPr>
          <w:p w14:paraId="389AA1B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0.6</w:t>
            </w:r>
          </w:p>
        </w:tc>
        <w:tc>
          <w:tcPr>
            <w:tcW w:w="4942" w:type="dxa"/>
            <w:tcBorders>
              <w:top w:val="nil"/>
              <w:left w:val="nil"/>
              <w:bottom w:val="nil"/>
              <w:right w:val="nil"/>
            </w:tcBorders>
            <w:shd w:val="clear" w:color="auto" w:fill="auto"/>
            <w:noWrap/>
            <w:vAlign w:val="bottom"/>
            <w:hideMark/>
          </w:tcPr>
          <w:p w14:paraId="389AA1BA"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San Francisco Intl AP </w:t>
            </w:r>
          </w:p>
        </w:tc>
        <w:tc>
          <w:tcPr>
            <w:tcW w:w="1407" w:type="dxa"/>
            <w:tcBorders>
              <w:top w:val="nil"/>
              <w:left w:val="nil"/>
              <w:bottom w:val="nil"/>
              <w:right w:val="nil"/>
            </w:tcBorders>
            <w:shd w:val="clear" w:color="auto" w:fill="auto"/>
            <w:noWrap/>
            <w:vAlign w:val="bottom"/>
            <w:hideMark/>
          </w:tcPr>
          <w:p w14:paraId="389AA1B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37.62</w:t>
            </w:r>
          </w:p>
        </w:tc>
        <w:tc>
          <w:tcPr>
            <w:tcW w:w="1507" w:type="dxa"/>
            <w:tcBorders>
              <w:top w:val="nil"/>
              <w:left w:val="nil"/>
              <w:bottom w:val="nil"/>
              <w:right w:val="nil"/>
            </w:tcBorders>
            <w:shd w:val="clear" w:color="auto" w:fill="auto"/>
            <w:noWrap/>
            <w:vAlign w:val="bottom"/>
            <w:hideMark/>
          </w:tcPr>
          <w:p w14:paraId="389AA1B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–122.40</w:t>
            </w:r>
          </w:p>
        </w:tc>
        <w:tc>
          <w:tcPr>
            <w:tcW w:w="1290" w:type="dxa"/>
            <w:tcBorders>
              <w:top w:val="nil"/>
              <w:left w:val="nil"/>
              <w:bottom w:val="nil"/>
              <w:right w:val="nil"/>
            </w:tcBorders>
            <w:shd w:val="clear" w:color="auto" w:fill="auto"/>
            <w:noWrap/>
            <w:vAlign w:val="bottom"/>
            <w:hideMark/>
          </w:tcPr>
          <w:p w14:paraId="389AA1B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C5" w14:textId="77777777" w:rsidTr="00812830">
        <w:trPr>
          <w:trHeight w:val="240"/>
        </w:trPr>
        <w:tc>
          <w:tcPr>
            <w:tcW w:w="965" w:type="dxa"/>
            <w:tcBorders>
              <w:top w:val="nil"/>
              <w:left w:val="nil"/>
              <w:bottom w:val="nil"/>
              <w:right w:val="nil"/>
            </w:tcBorders>
            <w:shd w:val="clear" w:color="auto" w:fill="auto"/>
            <w:noWrap/>
            <w:vAlign w:val="bottom"/>
            <w:hideMark/>
          </w:tcPr>
          <w:p w14:paraId="389AA1B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724945</w:t>
            </w:r>
          </w:p>
        </w:tc>
        <w:tc>
          <w:tcPr>
            <w:tcW w:w="810" w:type="dxa"/>
            <w:tcBorders>
              <w:top w:val="nil"/>
              <w:left w:val="nil"/>
              <w:bottom w:val="nil"/>
              <w:right w:val="nil"/>
            </w:tcBorders>
            <w:shd w:val="clear" w:color="auto" w:fill="auto"/>
            <w:noWrap/>
            <w:vAlign w:val="bottom"/>
            <w:hideMark/>
          </w:tcPr>
          <w:p w14:paraId="389AA1C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0.48</w:t>
            </w:r>
          </w:p>
        </w:tc>
        <w:tc>
          <w:tcPr>
            <w:tcW w:w="4942" w:type="dxa"/>
            <w:tcBorders>
              <w:top w:val="nil"/>
              <w:left w:val="nil"/>
              <w:bottom w:val="nil"/>
              <w:right w:val="nil"/>
            </w:tcBorders>
            <w:shd w:val="clear" w:color="auto" w:fill="auto"/>
            <w:noWrap/>
            <w:vAlign w:val="bottom"/>
            <w:hideMark/>
          </w:tcPr>
          <w:p w14:paraId="389AA1C1"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San Jose Intl AP </w:t>
            </w:r>
          </w:p>
        </w:tc>
        <w:tc>
          <w:tcPr>
            <w:tcW w:w="1407" w:type="dxa"/>
            <w:tcBorders>
              <w:top w:val="nil"/>
              <w:left w:val="nil"/>
              <w:bottom w:val="nil"/>
              <w:right w:val="nil"/>
            </w:tcBorders>
            <w:shd w:val="clear" w:color="auto" w:fill="auto"/>
            <w:noWrap/>
            <w:vAlign w:val="bottom"/>
            <w:hideMark/>
          </w:tcPr>
          <w:p w14:paraId="389AA1C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37.37</w:t>
            </w:r>
          </w:p>
        </w:tc>
        <w:tc>
          <w:tcPr>
            <w:tcW w:w="1507" w:type="dxa"/>
            <w:tcBorders>
              <w:top w:val="nil"/>
              <w:left w:val="nil"/>
              <w:bottom w:val="nil"/>
              <w:right w:val="nil"/>
            </w:tcBorders>
            <w:shd w:val="clear" w:color="auto" w:fill="auto"/>
            <w:noWrap/>
            <w:vAlign w:val="bottom"/>
            <w:hideMark/>
          </w:tcPr>
          <w:p w14:paraId="389AA1C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–121.93</w:t>
            </w:r>
          </w:p>
        </w:tc>
        <w:tc>
          <w:tcPr>
            <w:tcW w:w="1290" w:type="dxa"/>
            <w:tcBorders>
              <w:top w:val="nil"/>
              <w:left w:val="nil"/>
              <w:bottom w:val="nil"/>
              <w:right w:val="nil"/>
            </w:tcBorders>
            <w:shd w:val="clear" w:color="auto" w:fill="auto"/>
            <w:noWrap/>
            <w:vAlign w:val="bottom"/>
            <w:hideMark/>
          </w:tcPr>
          <w:p w14:paraId="389AA1C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CC" w14:textId="77777777" w:rsidTr="00812830">
        <w:trPr>
          <w:trHeight w:val="240"/>
        </w:trPr>
        <w:tc>
          <w:tcPr>
            <w:tcW w:w="965" w:type="dxa"/>
            <w:tcBorders>
              <w:top w:val="nil"/>
              <w:left w:val="nil"/>
              <w:bottom w:val="nil"/>
              <w:right w:val="nil"/>
            </w:tcBorders>
            <w:shd w:val="clear" w:color="auto" w:fill="auto"/>
            <w:noWrap/>
            <w:vAlign w:val="bottom"/>
            <w:hideMark/>
          </w:tcPr>
          <w:p w14:paraId="389AA1C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724955</w:t>
            </w:r>
          </w:p>
        </w:tc>
        <w:tc>
          <w:tcPr>
            <w:tcW w:w="810" w:type="dxa"/>
            <w:tcBorders>
              <w:top w:val="nil"/>
              <w:left w:val="nil"/>
              <w:bottom w:val="nil"/>
              <w:right w:val="nil"/>
            </w:tcBorders>
            <w:shd w:val="clear" w:color="auto" w:fill="auto"/>
            <w:noWrap/>
            <w:vAlign w:val="bottom"/>
            <w:hideMark/>
          </w:tcPr>
          <w:p w14:paraId="389AA1C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0.55</w:t>
            </w:r>
          </w:p>
        </w:tc>
        <w:tc>
          <w:tcPr>
            <w:tcW w:w="4942" w:type="dxa"/>
            <w:tcBorders>
              <w:top w:val="nil"/>
              <w:left w:val="nil"/>
              <w:bottom w:val="nil"/>
              <w:right w:val="nil"/>
            </w:tcBorders>
            <w:shd w:val="clear" w:color="auto" w:fill="auto"/>
            <w:noWrap/>
            <w:vAlign w:val="bottom"/>
            <w:hideMark/>
          </w:tcPr>
          <w:p w14:paraId="389AA1C8"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Napa Co. Airport </w:t>
            </w:r>
          </w:p>
        </w:tc>
        <w:tc>
          <w:tcPr>
            <w:tcW w:w="1407" w:type="dxa"/>
            <w:tcBorders>
              <w:top w:val="nil"/>
              <w:left w:val="nil"/>
              <w:bottom w:val="nil"/>
              <w:right w:val="nil"/>
            </w:tcBorders>
            <w:shd w:val="clear" w:color="auto" w:fill="auto"/>
            <w:noWrap/>
            <w:vAlign w:val="bottom"/>
            <w:hideMark/>
          </w:tcPr>
          <w:p w14:paraId="389AA1C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38.22</w:t>
            </w:r>
          </w:p>
        </w:tc>
        <w:tc>
          <w:tcPr>
            <w:tcW w:w="1507" w:type="dxa"/>
            <w:tcBorders>
              <w:top w:val="nil"/>
              <w:left w:val="nil"/>
              <w:bottom w:val="nil"/>
              <w:right w:val="nil"/>
            </w:tcBorders>
            <w:shd w:val="clear" w:color="auto" w:fill="auto"/>
            <w:noWrap/>
            <w:vAlign w:val="bottom"/>
            <w:hideMark/>
          </w:tcPr>
          <w:p w14:paraId="389AA1C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–122.28</w:t>
            </w:r>
          </w:p>
        </w:tc>
        <w:tc>
          <w:tcPr>
            <w:tcW w:w="1290" w:type="dxa"/>
            <w:tcBorders>
              <w:top w:val="nil"/>
              <w:left w:val="nil"/>
              <w:bottom w:val="nil"/>
              <w:right w:val="nil"/>
            </w:tcBorders>
            <w:shd w:val="clear" w:color="auto" w:fill="auto"/>
            <w:noWrap/>
            <w:vAlign w:val="bottom"/>
            <w:hideMark/>
          </w:tcPr>
          <w:p w14:paraId="389AA1C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D3" w14:textId="77777777" w:rsidTr="00812830">
        <w:trPr>
          <w:trHeight w:val="240"/>
        </w:trPr>
        <w:tc>
          <w:tcPr>
            <w:tcW w:w="965" w:type="dxa"/>
            <w:tcBorders>
              <w:top w:val="nil"/>
              <w:left w:val="nil"/>
              <w:bottom w:val="nil"/>
              <w:right w:val="nil"/>
            </w:tcBorders>
            <w:shd w:val="clear" w:color="auto" w:fill="auto"/>
            <w:noWrap/>
            <w:vAlign w:val="bottom"/>
            <w:hideMark/>
          </w:tcPr>
          <w:p w14:paraId="389AA1C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724957</w:t>
            </w:r>
          </w:p>
        </w:tc>
        <w:tc>
          <w:tcPr>
            <w:tcW w:w="810" w:type="dxa"/>
            <w:tcBorders>
              <w:top w:val="nil"/>
              <w:left w:val="nil"/>
              <w:bottom w:val="nil"/>
              <w:right w:val="nil"/>
            </w:tcBorders>
            <w:shd w:val="clear" w:color="auto" w:fill="auto"/>
            <w:noWrap/>
            <w:vAlign w:val="bottom"/>
            <w:hideMark/>
          </w:tcPr>
          <w:p w14:paraId="389AA1C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0.49</w:t>
            </w:r>
          </w:p>
        </w:tc>
        <w:tc>
          <w:tcPr>
            <w:tcW w:w="4942" w:type="dxa"/>
            <w:tcBorders>
              <w:top w:val="nil"/>
              <w:left w:val="nil"/>
              <w:bottom w:val="nil"/>
              <w:right w:val="nil"/>
            </w:tcBorders>
            <w:shd w:val="clear" w:color="auto" w:fill="auto"/>
            <w:noWrap/>
            <w:vAlign w:val="bottom"/>
            <w:hideMark/>
          </w:tcPr>
          <w:p w14:paraId="389AA1CF"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Santa Rosa (AWOS) </w:t>
            </w:r>
          </w:p>
        </w:tc>
        <w:tc>
          <w:tcPr>
            <w:tcW w:w="1407" w:type="dxa"/>
            <w:tcBorders>
              <w:top w:val="nil"/>
              <w:left w:val="nil"/>
              <w:bottom w:val="nil"/>
              <w:right w:val="nil"/>
            </w:tcBorders>
            <w:shd w:val="clear" w:color="auto" w:fill="auto"/>
            <w:noWrap/>
            <w:vAlign w:val="bottom"/>
            <w:hideMark/>
          </w:tcPr>
          <w:p w14:paraId="389AA1D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38.52</w:t>
            </w:r>
          </w:p>
        </w:tc>
        <w:tc>
          <w:tcPr>
            <w:tcW w:w="1507" w:type="dxa"/>
            <w:tcBorders>
              <w:top w:val="nil"/>
              <w:left w:val="nil"/>
              <w:bottom w:val="nil"/>
              <w:right w:val="nil"/>
            </w:tcBorders>
            <w:shd w:val="clear" w:color="auto" w:fill="auto"/>
            <w:noWrap/>
            <w:vAlign w:val="bottom"/>
            <w:hideMark/>
          </w:tcPr>
          <w:p w14:paraId="389AA1D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–122.82</w:t>
            </w:r>
          </w:p>
        </w:tc>
        <w:tc>
          <w:tcPr>
            <w:tcW w:w="1290" w:type="dxa"/>
            <w:tcBorders>
              <w:top w:val="nil"/>
              <w:left w:val="nil"/>
              <w:bottom w:val="nil"/>
              <w:right w:val="nil"/>
            </w:tcBorders>
            <w:shd w:val="clear" w:color="auto" w:fill="auto"/>
            <w:noWrap/>
            <w:vAlign w:val="bottom"/>
            <w:hideMark/>
          </w:tcPr>
          <w:p w14:paraId="389AA1D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DA" w14:textId="77777777" w:rsidTr="00812830">
        <w:trPr>
          <w:trHeight w:val="240"/>
        </w:trPr>
        <w:tc>
          <w:tcPr>
            <w:tcW w:w="965" w:type="dxa"/>
            <w:tcBorders>
              <w:top w:val="nil"/>
              <w:left w:val="nil"/>
              <w:bottom w:val="nil"/>
              <w:right w:val="nil"/>
            </w:tcBorders>
            <w:shd w:val="clear" w:color="auto" w:fill="auto"/>
            <w:noWrap/>
            <w:vAlign w:val="bottom"/>
            <w:hideMark/>
          </w:tcPr>
          <w:p w14:paraId="389AA1D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725845</w:t>
            </w:r>
          </w:p>
        </w:tc>
        <w:tc>
          <w:tcPr>
            <w:tcW w:w="810" w:type="dxa"/>
            <w:tcBorders>
              <w:top w:val="nil"/>
              <w:left w:val="nil"/>
              <w:bottom w:val="nil"/>
              <w:right w:val="nil"/>
            </w:tcBorders>
            <w:shd w:val="clear" w:color="auto" w:fill="auto"/>
            <w:noWrap/>
            <w:vAlign w:val="bottom"/>
            <w:hideMark/>
          </w:tcPr>
          <w:p w14:paraId="389AA1D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0.44</w:t>
            </w:r>
          </w:p>
        </w:tc>
        <w:tc>
          <w:tcPr>
            <w:tcW w:w="4942" w:type="dxa"/>
            <w:tcBorders>
              <w:top w:val="nil"/>
              <w:left w:val="nil"/>
              <w:bottom w:val="nil"/>
              <w:right w:val="nil"/>
            </w:tcBorders>
            <w:shd w:val="clear" w:color="auto" w:fill="auto"/>
            <w:noWrap/>
            <w:vAlign w:val="bottom"/>
            <w:hideMark/>
          </w:tcPr>
          <w:p w14:paraId="389AA1D6"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Blue Canyon AP </w:t>
            </w:r>
          </w:p>
        </w:tc>
        <w:tc>
          <w:tcPr>
            <w:tcW w:w="1407" w:type="dxa"/>
            <w:tcBorders>
              <w:top w:val="nil"/>
              <w:left w:val="nil"/>
              <w:bottom w:val="nil"/>
              <w:right w:val="nil"/>
            </w:tcBorders>
            <w:shd w:val="clear" w:color="auto" w:fill="auto"/>
            <w:noWrap/>
            <w:vAlign w:val="bottom"/>
            <w:hideMark/>
          </w:tcPr>
          <w:p w14:paraId="389AA1D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39.3</w:t>
            </w:r>
          </w:p>
        </w:tc>
        <w:tc>
          <w:tcPr>
            <w:tcW w:w="1507" w:type="dxa"/>
            <w:tcBorders>
              <w:top w:val="nil"/>
              <w:left w:val="nil"/>
              <w:bottom w:val="nil"/>
              <w:right w:val="nil"/>
            </w:tcBorders>
            <w:shd w:val="clear" w:color="auto" w:fill="auto"/>
            <w:noWrap/>
            <w:vAlign w:val="bottom"/>
            <w:hideMark/>
          </w:tcPr>
          <w:p w14:paraId="389AA1D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–120.72</w:t>
            </w:r>
          </w:p>
        </w:tc>
        <w:tc>
          <w:tcPr>
            <w:tcW w:w="1290" w:type="dxa"/>
            <w:tcBorders>
              <w:top w:val="nil"/>
              <w:left w:val="nil"/>
              <w:bottom w:val="nil"/>
              <w:right w:val="nil"/>
            </w:tcBorders>
            <w:shd w:val="clear" w:color="auto" w:fill="auto"/>
            <w:noWrap/>
            <w:vAlign w:val="bottom"/>
            <w:hideMark/>
          </w:tcPr>
          <w:p w14:paraId="389AA1D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E1" w14:textId="77777777" w:rsidTr="00812830">
        <w:trPr>
          <w:trHeight w:val="240"/>
        </w:trPr>
        <w:tc>
          <w:tcPr>
            <w:tcW w:w="965" w:type="dxa"/>
            <w:tcBorders>
              <w:top w:val="nil"/>
              <w:left w:val="nil"/>
              <w:bottom w:val="nil"/>
              <w:right w:val="nil"/>
            </w:tcBorders>
            <w:shd w:val="clear" w:color="auto" w:fill="auto"/>
            <w:noWrap/>
            <w:vAlign w:val="bottom"/>
            <w:hideMark/>
          </w:tcPr>
          <w:p w14:paraId="389AA1D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725846</w:t>
            </w:r>
          </w:p>
        </w:tc>
        <w:tc>
          <w:tcPr>
            <w:tcW w:w="810" w:type="dxa"/>
            <w:tcBorders>
              <w:top w:val="nil"/>
              <w:left w:val="nil"/>
              <w:bottom w:val="nil"/>
              <w:right w:val="nil"/>
            </w:tcBorders>
            <w:shd w:val="clear" w:color="auto" w:fill="auto"/>
            <w:noWrap/>
            <w:vAlign w:val="bottom"/>
            <w:hideMark/>
          </w:tcPr>
          <w:p w14:paraId="389AA1D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0.66</w:t>
            </w:r>
          </w:p>
        </w:tc>
        <w:tc>
          <w:tcPr>
            <w:tcW w:w="4942" w:type="dxa"/>
            <w:tcBorders>
              <w:top w:val="nil"/>
              <w:left w:val="nil"/>
              <w:bottom w:val="nil"/>
              <w:right w:val="nil"/>
            </w:tcBorders>
            <w:shd w:val="clear" w:color="auto" w:fill="auto"/>
            <w:noWrap/>
            <w:vAlign w:val="bottom"/>
            <w:hideMark/>
          </w:tcPr>
          <w:p w14:paraId="389AA1DD"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Truckee–Tahoe </w:t>
            </w:r>
          </w:p>
        </w:tc>
        <w:tc>
          <w:tcPr>
            <w:tcW w:w="1407" w:type="dxa"/>
            <w:tcBorders>
              <w:top w:val="nil"/>
              <w:left w:val="nil"/>
              <w:bottom w:val="nil"/>
              <w:right w:val="nil"/>
            </w:tcBorders>
            <w:shd w:val="clear" w:color="auto" w:fill="auto"/>
            <w:noWrap/>
            <w:vAlign w:val="bottom"/>
            <w:hideMark/>
          </w:tcPr>
          <w:p w14:paraId="389AA1D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39.32</w:t>
            </w:r>
          </w:p>
        </w:tc>
        <w:tc>
          <w:tcPr>
            <w:tcW w:w="1507" w:type="dxa"/>
            <w:tcBorders>
              <w:top w:val="nil"/>
              <w:left w:val="nil"/>
              <w:bottom w:val="nil"/>
              <w:right w:val="nil"/>
            </w:tcBorders>
            <w:shd w:val="clear" w:color="auto" w:fill="auto"/>
            <w:noWrap/>
            <w:vAlign w:val="bottom"/>
            <w:hideMark/>
          </w:tcPr>
          <w:p w14:paraId="389AA1D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–120.13</w:t>
            </w:r>
          </w:p>
        </w:tc>
        <w:tc>
          <w:tcPr>
            <w:tcW w:w="1290" w:type="dxa"/>
            <w:tcBorders>
              <w:top w:val="nil"/>
              <w:left w:val="nil"/>
              <w:bottom w:val="nil"/>
              <w:right w:val="nil"/>
            </w:tcBorders>
            <w:shd w:val="clear" w:color="auto" w:fill="auto"/>
            <w:noWrap/>
            <w:vAlign w:val="bottom"/>
            <w:hideMark/>
          </w:tcPr>
          <w:p w14:paraId="389AA1E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E8" w14:textId="77777777" w:rsidTr="00812830">
        <w:trPr>
          <w:trHeight w:val="240"/>
        </w:trPr>
        <w:tc>
          <w:tcPr>
            <w:tcW w:w="965" w:type="dxa"/>
            <w:tcBorders>
              <w:top w:val="nil"/>
              <w:left w:val="nil"/>
              <w:bottom w:val="nil"/>
              <w:right w:val="nil"/>
            </w:tcBorders>
            <w:shd w:val="clear" w:color="auto" w:fill="auto"/>
            <w:noWrap/>
            <w:vAlign w:val="bottom"/>
            <w:hideMark/>
          </w:tcPr>
          <w:p w14:paraId="389AA1E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725847</w:t>
            </w:r>
          </w:p>
        </w:tc>
        <w:tc>
          <w:tcPr>
            <w:tcW w:w="810" w:type="dxa"/>
            <w:tcBorders>
              <w:top w:val="nil"/>
              <w:left w:val="nil"/>
              <w:bottom w:val="nil"/>
              <w:right w:val="nil"/>
            </w:tcBorders>
            <w:shd w:val="clear" w:color="auto" w:fill="auto"/>
            <w:noWrap/>
            <w:vAlign w:val="bottom"/>
            <w:hideMark/>
          </w:tcPr>
          <w:p w14:paraId="389AA1E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0.64</w:t>
            </w:r>
          </w:p>
        </w:tc>
        <w:tc>
          <w:tcPr>
            <w:tcW w:w="4942" w:type="dxa"/>
            <w:tcBorders>
              <w:top w:val="nil"/>
              <w:left w:val="nil"/>
              <w:bottom w:val="nil"/>
              <w:right w:val="nil"/>
            </w:tcBorders>
            <w:shd w:val="clear" w:color="auto" w:fill="auto"/>
            <w:noWrap/>
            <w:vAlign w:val="bottom"/>
            <w:hideMark/>
          </w:tcPr>
          <w:p w14:paraId="389AA1E4"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South Lake Tahoe </w:t>
            </w:r>
          </w:p>
        </w:tc>
        <w:tc>
          <w:tcPr>
            <w:tcW w:w="1407" w:type="dxa"/>
            <w:tcBorders>
              <w:top w:val="nil"/>
              <w:left w:val="nil"/>
              <w:bottom w:val="nil"/>
              <w:right w:val="nil"/>
            </w:tcBorders>
            <w:shd w:val="clear" w:color="auto" w:fill="auto"/>
            <w:noWrap/>
            <w:vAlign w:val="bottom"/>
            <w:hideMark/>
          </w:tcPr>
          <w:p w14:paraId="389AA1E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38.9</w:t>
            </w:r>
          </w:p>
        </w:tc>
        <w:tc>
          <w:tcPr>
            <w:tcW w:w="1507" w:type="dxa"/>
            <w:tcBorders>
              <w:top w:val="nil"/>
              <w:left w:val="nil"/>
              <w:bottom w:val="nil"/>
              <w:right w:val="nil"/>
            </w:tcBorders>
            <w:shd w:val="clear" w:color="auto" w:fill="auto"/>
            <w:noWrap/>
            <w:vAlign w:val="bottom"/>
            <w:hideMark/>
          </w:tcPr>
          <w:p w14:paraId="389AA1E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–120.00</w:t>
            </w:r>
          </w:p>
        </w:tc>
        <w:tc>
          <w:tcPr>
            <w:tcW w:w="1290" w:type="dxa"/>
            <w:tcBorders>
              <w:top w:val="nil"/>
              <w:left w:val="nil"/>
              <w:bottom w:val="nil"/>
              <w:right w:val="nil"/>
            </w:tcBorders>
            <w:shd w:val="clear" w:color="auto" w:fill="auto"/>
            <w:noWrap/>
            <w:vAlign w:val="bottom"/>
            <w:hideMark/>
          </w:tcPr>
          <w:p w14:paraId="389AA1E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EF" w14:textId="77777777" w:rsidTr="00812830">
        <w:trPr>
          <w:trHeight w:val="240"/>
        </w:trPr>
        <w:tc>
          <w:tcPr>
            <w:tcW w:w="965" w:type="dxa"/>
            <w:tcBorders>
              <w:top w:val="nil"/>
              <w:left w:val="nil"/>
              <w:bottom w:val="nil"/>
              <w:right w:val="nil"/>
            </w:tcBorders>
            <w:shd w:val="clear" w:color="auto" w:fill="auto"/>
            <w:noWrap/>
            <w:vAlign w:val="bottom"/>
            <w:hideMark/>
          </w:tcPr>
          <w:p w14:paraId="389AA1E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725905</w:t>
            </w:r>
          </w:p>
        </w:tc>
        <w:tc>
          <w:tcPr>
            <w:tcW w:w="810" w:type="dxa"/>
            <w:tcBorders>
              <w:top w:val="nil"/>
              <w:left w:val="nil"/>
              <w:bottom w:val="nil"/>
              <w:right w:val="nil"/>
            </w:tcBorders>
            <w:shd w:val="clear" w:color="auto" w:fill="auto"/>
            <w:noWrap/>
            <w:vAlign w:val="bottom"/>
            <w:hideMark/>
          </w:tcPr>
          <w:p w14:paraId="389AA1E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0.47</w:t>
            </w:r>
          </w:p>
        </w:tc>
        <w:tc>
          <w:tcPr>
            <w:tcW w:w="4942" w:type="dxa"/>
            <w:tcBorders>
              <w:top w:val="nil"/>
              <w:left w:val="nil"/>
              <w:bottom w:val="nil"/>
              <w:right w:val="nil"/>
            </w:tcBorders>
            <w:shd w:val="clear" w:color="auto" w:fill="auto"/>
            <w:noWrap/>
            <w:vAlign w:val="bottom"/>
            <w:hideMark/>
          </w:tcPr>
          <w:p w14:paraId="389AA1EB"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Ukiah Municipal AP </w:t>
            </w:r>
          </w:p>
        </w:tc>
        <w:tc>
          <w:tcPr>
            <w:tcW w:w="1407" w:type="dxa"/>
            <w:tcBorders>
              <w:top w:val="nil"/>
              <w:left w:val="nil"/>
              <w:bottom w:val="nil"/>
              <w:right w:val="nil"/>
            </w:tcBorders>
            <w:shd w:val="clear" w:color="auto" w:fill="auto"/>
            <w:noWrap/>
            <w:vAlign w:val="bottom"/>
            <w:hideMark/>
          </w:tcPr>
          <w:p w14:paraId="389AA1E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39.13</w:t>
            </w:r>
          </w:p>
        </w:tc>
        <w:tc>
          <w:tcPr>
            <w:tcW w:w="1507" w:type="dxa"/>
            <w:tcBorders>
              <w:top w:val="nil"/>
              <w:left w:val="nil"/>
              <w:bottom w:val="nil"/>
              <w:right w:val="nil"/>
            </w:tcBorders>
            <w:shd w:val="clear" w:color="auto" w:fill="auto"/>
            <w:noWrap/>
            <w:vAlign w:val="bottom"/>
            <w:hideMark/>
          </w:tcPr>
          <w:p w14:paraId="389AA1E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–123.20</w:t>
            </w:r>
          </w:p>
        </w:tc>
        <w:tc>
          <w:tcPr>
            <w:tcW w:w="1290" w:type="dxa"/>
            <w:tcBorders>
              <w:top w:val="nil"/>
              <w:left w:val="nil"/>
              <w:bottom w:val="nil"/>
              <w:right w:val="nil"/>
            </w:tcBorders>
            <w:shd w:val="clear" w:color="auto" w:fill="auto"/>
            <w:noWrap/>
            <w:vAlign w:val="bottom"/>
            <w:hideMark/>
          </w:tcPr>
          <w:p w14:paraId="389AA1E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F6" w14:textId="77777777" w:rsidTr="00812830">
        <w:trPr>
          <w:trHeight w:val="240"/>
        </w:trPr>
        <w:tc>
          <w:tcPr>
            <w:tcW w:w="965" w:type="dxa"/>
            <w:tcBorders>
              <w:top w:val="nil"/>
              <w:left w:val="nil"/>
              <w:bottom w:val="nil"/>
              <w:right w:val="nil"/>
            </w:tcBorders>
            <w:shd w:val="clear" w:color="auto" w:fill="auto"/>
            <w:noWrap/>
            <w:vAlign w:val="bottom"/>
            <w:hideMark/>
          </w:tcPr>
          <w:p w14:paraId="389AA1F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725910</w:t>
            </w:r>
          </w:p>
        </w:tc>
        <w:tc>
          <w:tcPr>
            <w:tcW w:w="810" w:type="dxa"/>
            <w:tcBorders>
              <w:top w:val="nil"/>
              <w:left w:val="nil"/>
              <w:bottom w:val="nil"/>
              <w:right w:val="nil"/>
            </w:tcBorders>
            <w:shd w:val="clear" w:color="auto" w:fill="auto"/>
            <w:noWrap/>
            <w:vAlign w:val="bottom"/>
            <w:hideMark/>
          </w:tcPr>
          <w:p w14:paraId="389AA1F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w:t>
            </w:r>
          </w:p>
        </w:tc>
        <w:tc>
          <w:tcPr>
            <w:tcW w:w="4942" w:type="dxa"/>
            <w:tcBorders>
              <w:top w:val="nil"/>
              <w:left w:val="nil"/>
              <w:bottom w:val="nil"/>
              <w:right w:val="nil"/>
            </w:tcBorders>
            <w:shd w:val="clear" w:color="auto" w:fill="auto"/>
            <w:noWrap/>
            <w:vAlign w:val="bottom"/>
            <w:hideMark/>
          </w:tcPr>
          <w:p w14:paraId="389AA1F2"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Red Bluff Municipal Arpt 40.15 –122.25 California</w:t>
            </w:r>
          </w:p>
        </w:tc>
        <w:tc>
          <w:tcPr>
            <w:tcW w:w="1407" w:type="dxa"/>
            <w:tcBorders>
              <w:top w:val="nil"/>
              <w:left w:val="nil"/>
              <w:bottom w:val="nil"/>
              <w:right w:val="nil"/>
            </w:tcBorders>
            <w:shd w:val="clear" w:color="auto" w:fill="auto"/>
            <w:noWrap/>
            <w:vAlign w:val="bottom"/>
            <w:hideMark/>
          </w:tcPr>
          <w:p w14:paraId="389AA1F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40.15</w:t>
            </w:r>
          </w:p>
        </w:tc>
        <w:tc>
          <w:tcPr>
            <w:tcW w:w="1507" w:type="dxa"/>
            <w:tcBorders>
              <w:top w:val="nil"/>
              <w:left w:val="nil"/>
              <w:bottom w:val="nil"/>
              <w:right w:val="nil"/>
            </w:tcBorders>
            <w:shd w:val="clear" w:color="auto" w:fill="auto"/>
            <w:noWrap/>
            <w:vAlign w:val="bottom"/>
            <w:hideMark/>
          </w:tcPr>
          <w:p w14:paraId="389AA1F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–122.25</w:t>
            </w:r>
          </w:p>
        </w:tc>
        <w:tc>
          <w:tcPr>
            <w:tcW w:w="1290" w:type="dxa"/>
            <w:tcBorders>
              <w:top w:val="nil"/>
              <w:left w:val="nil"/>
              <w:bottom w:val="nil"/>
              <w:right w:val="nil"/>
            </w:tcBorders>
            <w:shd w:val="clear" w:color="auto" w:fill="auto"/>
            <w:noWrap/>
            <w:vAlign w:val="bottom"/>
            <w:hideMark/>
          </w:tcPr>
          <w:p w14:paraId="389AA1F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FD" w14:textId="77777777" w:rsidTr="00812830">
        <w:trPr>
          <w:trHeight w:val="240"/>
        </w:trPr>
        <w:tc>
          <w:tcPr>
            <w:tcW w:w="965" w:type="dxa"/>
            <w:tcBorders>
              <w:top w:val="nil"/>
              <w:left w:val="nil"/>
              <w:bottom w:val="nil"/>
              <w:right w:val="nil"/>
            </w:tcBorders>
            <w:shd w:val="clear" w:color="auto" w:fill="auto"/>
            <w:noWrap/>
            <w:vAlign w:val="bottom"/>
            <w:hideMark/>
          </w:tcPr>
          <w:p w14:paraId="389AA1F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725920</w:t>
            </w:r>
          </w:p>
        </w:tc>
        <w:tc>
          <w:tcPr>
            <w:tcW w:w="810" w:type="dxa"/>
            <w:tcBorders>
              <w:top w:val="nil"/>
              <w:left w:val="nil"/>
              <w:bottom w:val="nil"/>
              <w:right w:val="nil"/>
            </w:tcBorders>
            <w:shd w:val="clear" w:color="auto" w:fill="auto"/>
            <w:noWrap/>
            <w:vAlign w:val="bottom"/>
            <w:hideMark/>
          </w:tcPr>
          <w:p w14:paraId="389AA1F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0.47</w:t>
            </w:r>
          </w:p>
        </w:tc>
        <w:tc>
          <w:tcPr>
            <w:tcW w:w="4942" w:type="dxa"/>
            <w:tcBorders>
              <w:top w:val="nil"/>
              <w:left w:val="nil"/>
              <w:bottom w:val="nil"/>
              <w:right w:val="nil"/>
            </w:tcBorders>
            <w:shd w:val="clear" w:color="auto" w:fill="auto"/>
            <w:noWrap/>
            <w:vAlign w:val="bottom"/>
            <w:hideMark/>
          </w:tcPr>
          <w:p w14:paraId="389AA1F9"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Redding Municipal Arpt 40.52 –122.</w:t>
            </w:r>
          </w:p>
        </w:tc>
        <w:tc>
          <w:tcPr>
            <w:tcW w:w="1407" w:type="dxa"/>
            <w:tcBorders>
              <w:top w:val="nil"/>
              <w:left w:val="nil"/>
              <w:bottom w:val="nil"/>
              <w:right w:val="nil"/>
            </w:tcBorders>
            <w:shd w:val="clear" w:color="auto" w:fill="auto"/>
            <w:noWrap/>
            <w:vAlign w:val="bottom"/>
            <w:hideMark/>
          </w:tcPr>
          <w:p w14:paraId="389AA1F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40.52</w:t>
            </w:r>
          </w:p>
        </w:tc>
        <w:tc>
          <w:tcPr>
            <w:tcW w:w="1507" w:type="dxa"/>
            <w:tcBorders>
              <w:top w:val="nil"/>
              <w:left w:val="nil"/>
              <w:bottom w:val="nil"/>
              <w:right w:val="nil"/>
            </w:tcBorders>
            <w:shd w:val="clear" w:color="auto" w:fill="auto"/>
            <w:noWrap/>
            <w:vAlign w:val="bottom"/>
            <w:hideMark/>
          </w:tcPr>
          <w:p w14:paraId="389AA1F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–122.32</w:t>
            </w:r>
          </w:p>
        </w:tc>
        <w:tc>
          <w:tcPr>
            <w:tcW w:w="1290" w:type="dxa"/>
            <w:tcBorders>
              <w:top w:val="nil"/>
              <w:left w:val="nil"/>
              <w:bottom w:val="nil"/>
              <w:right w:val="nil"/>
            </w:tcBorders>
            <w:shd w:val="clear" w:color="auto" w:fill="auto"/>
            <w:noWrap/>
            <w:vAlign w:val="bottom"/>
            <w:hideMark/>
          </w:tcPr>
          <w:p w14:paraId="389AA1F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1FF" w14:textId="77777777" w:rsidTr="00812830">
        <w:trPr>
          <w:trHeight w:val="240"/>
        </w:trPr>
        <w:tc>
          <w:tcPr>
            <w:tcW w:w="10921" w:type="dxa"/>
            <w:gridSpan w:val="6"/>
            <w:tcBorders>
              <w:top w:val="nil"/>
              <w:left w:val="nil"/>
              <w:bottom w:val="nil"/>
              <w:right w:val="nil"/>
            </w:tcBorders>
            <w:shd w:val="clear" w:color="auto" w:fill="auto"/>
            <w:noWrap/>
            <w:vAlign w:val="bottom"/>
            <w:hideMark/>
          </w:tcPr>
          <w:p w14:paraId="389AA1FE" w14:textId="77777777" w:rsidR="00812830" w:rsidRPr="002A4574" w:rsidRDefault="00812830" w:rsidP="00812830">
            <w:pPr>
              <w:jc w:val="center"/>
              <w:rPr>
                <w:rFonts w:ascii="Calibri" w:hAnsi="Calibri"/>
                <w:color w:val="000000"/>
                <w:sz w:val="18"/>
                <w:szCs w:val="18"/>
              </w:rPr>
            </w:pPr>
            <w:r w:rsidRPr="002A4574">
              <w:rPr>
                <w:rFonts w:ascii="Calibri" w:hAnsi="Calibri"/>
                <w:color w:val="000000"/>
                <w:sz w:val="18"/>
                <w:szCs w:val="18"/>
              </w:rPr>
              <w:t>NORMATIVE APPENDIX X:</w:t>
            </w:r>
          </w:p>
        </w:tc>
      </w:tr>
      <w:tr w:rsidR="00812830" w:rsidRPr="002A4574" w14:paraId="389AA201" w14:textId="77777777" w:rsidTr="00812830">
        <w:trPr>
          <w:trHeight w:val="240"/>
        </w:trPr>
        <w:tc>
          <w:tcPr>
            <w:tcW w:w="10921" w:type="dxa"/>
            <w:gridSpan w:val="6"/>
            <w:tcBorders>
              <w:top w:val="nil"/>
              <w:left w:val="nil"/>
              <w:bottom w:val="nil"/>
              <w:right w:val="nil"/>
            </w:tcBorders>
            <w:shd w:val="clear" w:color="auto" w:fill="auto"/>
            <w:noWrap/>
            <w:vAlign w:val="bottom"/>
            <w:hideMark/>
          </w:tcPr>
          <w:p w14:paraId="389AA200" w14:textId="77777777" w:rsidR="00812830" w:rsidRPr="002A4574" w:rsidRDefault="00812830" w:rsidP="00812830">
            <w:pPr>
              <w:jc w:val="center"/>
              <w:rPr>
                <w:rFonts w:ascii="Calibri" w:hAnsi="Calibri"/>
                <w:color w:val="000000"/>
                <w:sz w:val="18"/>
                <w:szCs w:val="18"/>
              </w:rPr>
            </w:pPr>
            <w:r w:rsidRPr="002A4574">
              <w:rPr>
                <w:rFonts w:ascii="Calibri" w:hAnsi="Calibri"/>
                <w:color w:val="000000"/>
                <w:sz w:val="18"/>
                <w:szCs w:val="18"/>
              </w:rPr>
              <w:lastRenderedPageBreak/>
              <w:t>INFILTRATION EFFECTIVENESS WEATHER AND SHIELDING FACTORS (WSF)</w:t>
            </w:r>
          </w:p>
        </w:tc>
      </w:tr>
      <w:tr w:rsidR="00812830" w:rsidRPr="002A4574" w14:paraId="389AA203" w14:textId="77777777" w:rsidTr="005948A3">
        <w:trPr>
          <w:trHeight w:val="240"/>
        </w:trPr>
        <w:tc>
          <w:tcPr>
            <w:tcW w:w="10921" w:type="dxa"/>
            <w:gridSpan w:val="6"/>
            <w:tcBorders>
              <w:top w:val="nil"/>
              <w:left w:val="nil"/>
              <w:right w:val="nil"/>
            </w:tcBorders>
            <w:shd w:val="clear" w:color="auto" w:fill="auto"/>
            <w:noWrap/>
            <w:vAlign w:val="bottom"/>
            <w:hideMark/>
          </w:tcPr>
          <w:p w14:paraId="389AA202" w14:textId="77777777" w:rsidR="00812830" w:rsidRPr="002A4574" w:rsidRDefault="00812830" w:rsidP="00812830">
            <w:pPr>
              <w:jc w:val="center"/>
              <w:rPr>
                <w:rFonts w:ascii="Calibri" w:hAnsi="Calibri"/>
                <w:color w:val="000000"/>
                <w:sz w:val="18"/>
                <w:szCs w:val="18"/>
              </w:rPr>
            </w:pPr>
            <w:r w:rsidRPr="002A4574">
              <w:rPr>
                <w:rFonts w:ascii="Calibri" w:hAnsi="Calibri"/>
                <w:color w:val="000000"/>
                <w:sz w:val="18"/>
                <w:szCs w:val="18"/>
              </w:rPr>
              <w:t>TABLE X1 U.S. Climates</w:t>
            </w:r>
          </w:p>
        </w:tc>
      </w:tr>
      <w:tr w:rsidR="00812830" w:rsidRPr="002A4574" w14:paraId="389AA20A" w14:textId="77777777" w:rsidTr="005948A3">
        <w:trPr>
          <w:trHeight w:val="240"/>
        </w:trPr>
        <w:tc>
          <w:tcPr>
            <w:tcW w:w="965" w:type="dxa"/>
            <w:tcBorders>
              <w:top w:val="nil"/>
              <w:left w:val="nil"/>
              <w:bottom w:val="single" w:sz="4" w:space="0" w:color="auto"/>
              <w:right w:val="nil"/>
            </w:tcBorders>
            <w:shd w:val="clear" w:color="auto" w:fill="auto"/>
            <w:noWrap/>
            <w:vAlign w:val="bottom"/>
            <w:hideMark/>
          </w:tcPr>
          <w:p w14:paraId="389AA204" w14:textId="77777777" w:rsidR="00812830" w:rsidRPr="002A4574" w:rsidRDefault="00812830" w:rsidP="005948A3">
            <w:pPr>
              <w:rPr>
                <w:rFonts w:ascii="Calibri" w:hAnsi="Calibri"/>
                <w:color w:val="000000"/>
                <w:sz w:val="18"/>
                <w:szCs w:val="18"/>
              </w:rPr>
            </w:pPr>
            <w:r w:rsidRPr="002A4574">
              <w:rPr>
                <w:rFonts w:ascii="Calibri" w:hAnsi="Calibri"/>
                <w:color w:val="000000"/>
                <w:sz w:val="18"/>
                <w:szCs w:val="18"/>
              </w:rPr>
              <w:t>TMY3</w:t>
            </w:r>
          </w:p>
        </w:tc>
        <w:tc>
          <w:tcPr>
            <w:tcW w:w="810" w:type="dxa"/>
            <w:tcBorders>
              <w:top w:val="nil"/>
              <w:left w:val="nil"/>
              <w:bottom w:val="single" w:sz="4" w:space="0" w:color="auto"/>
              <w:right w:val="nil"/>
            </w:tcBorders>
            <w:shd w:val="clear" w:color="auto" w:fill="auto"/>
            <w:noWrap/>
            <w:vAlign w:val="bottom"/>
            <w:hideMark/>
          </w:tcPr>
          <w:p w14:paraId="389AA205" w14:textId="77777777" w:rsidR="00812830" w:rsidRPr="002A4574" w:rsidRDefault="00812830" w:rsidP="005948A3">
            <w:pPr>
              <w:rPr>
                <w:rFonts w:ascii="Calibri" w:hAnsi="Calibri"/>
                <w:color w:val="000000"/>
                <w:sz w:val="18"/>
                <w:szCs w:val="18"/>
              </w:rPr>
            </w:pPr>
            <w:r w:rsidRPr="002A4574">
              <w:rPr>
                <w:rFonts w:ascii="Calibri" w:hAnsi="Calibri"/>
                <w:color w:val="000000"/>
                <w:sz w:val="18"/>
                <w:szCs w:val="18"/>
              </w:rPr>
              <w:t>wsf</w:t>
            </w:r>
          </w:p>
        </w:tc>
        <w:tc>
          <w:tcPr>
            <w:tcW w:w="4942" w:type="dxa"/>
            <w:tcBorders>
              <w:top w:val="nil"/>
              <w:left w:val="nil"/>
              <w:bottom w:val="single" w:sz="4" w:space="0" w:color="auto"/>
              <w:right w:val="nil"/>
            </w:tcBorders>
            <w:shd w:val="clear" w:color="auto" w:fill="auto"/>
            <w:noWrap/>
            <w:vAlign w:val="bottom"/>
            <w:hideMark/>
          </w:tcPr>
          <w:p w14:paraId="389AA206" w14:textId="77777777" w:rsidR="00812830" w:rsidRPr="002A4574" w:rsidRDefault="00812830" w:rsidP="005948A3">
            <w:pPr>
              <w:rPr>
                <w:rFonts w:ascii="Calibri" w:hAnsi="Calibri"/>
                <w:color w:val="000000"/>
                <w:sz w:val="18"/>
                <w:szCs w:val="18"/>
              </w:rPr>
            </w:pPr>
            <w:r w:rsidRPr="002A4574">
              <w:rPr>
                <w:rFonts w:ascii="Calibri" w:hAnsi="Calibri"/>
                <w:color w:val="000000"/>
                <w:sz w:val="18"/>
                <w:szCs w:val="18"/>
              </w:rPr>
              <w:t>Weather Station</w:t>
            </w:r>
          </w:p>
        </w:tc>
        <w:tc>
          <w:tcPr>
            <w:tcW w:w="1407" w:type="dxa"/>
            <w:tcBorders>
              <w:top w:val="nil"/>
              <w:left w:val="nil"/>
              <w:bottom w:val="single" w:sz="4" w:space="0" w:color="auto"/>
              <w:right w:val="nil"/>
            </w:tcBorders>
            <w:shd w:val="clear" w:color="auto" w:fill="auto"/>
            <w:noWrap/>
            <w:vAlign w:val="bottom"/>
            <w:hideMark/>
          </w:tcPr>
          <w:p w14:paraId="389AA207" w14:textId="77777777" w:rsidR="00812830" w:rsidRPr="002A4574" w:rsidRDefault="00812830" w:rsidP="005948A3">
            <w:pPr>
              <w:rPr>
                <w:rFonts w:ascii="Calibri" w:hAnsi="Calibri"/>
                <w:color w:val="000000"/>
                <w:sz w:val="18"/>
                <w:szCs w:val="18"/>
              </w:rPr>
            </w:pPr>
            <w:r w:rsidRPr="002A4574">
              <w:rPr>
                <w:rFonts w:ascii="Calibri" w:hAnsi="Calibri"/>
                <w:color w:val="000000"/>
                <w:sz w:val="18"/>
                <w:szCs w:val="18"/>
              </w:rPr>
              <w:t>Latitude</w:t>
            </w:r>
          </w:p>
        </w:tc>
        <w:tc>
          <w:tcPr>
            <w:tcW w:w="1507" w:type="dxa"/>
            <w:tcBorders>
              <w:top w:val="nil"/>
              <w:left w:val="nil"/>
              <w:bottom w:val="single" w:sz="4" w:space="0" w:color="auto"/>
              <w:right w:val="nil"/>
            </w:tcBorders>
            <w:shd w:val="clear" w:color="auto" w:fill="auto"/>
            <w:noWrap/>
            <w:vAlign w:val="bottom"/>
            <w:hideMark/>
          </w:tcPr>
          <w:p w14:paraId="389AA208" w14:textId="77777777" w:rsidR="00812830" w:rsidRPr="002A4574" w:rsidRDefault="00812830" w:rsidP="005948A3">
            <w:pPr>
              <w:rPr>
                <w:rFonts w:ascii="Calibri" w:hAnsi="Calibri"/>
                <w:color w:val="000000"/>
                <w:sz w:val="18"/>
                <w:szCs w:val="18"/>
              </w:rPr>
            </w:pPr>
            <w:r w:rsidRPr="002A4574">
              <w:rPr>
                <w:rFonts w:ascii="Calibri" w:hAnsi="Calibri"/>
                <w:color w:val="000000"/>
                <w:sz w:val="18"/>
                <w:szCs w:val="18"/>
              </w:rPr>
              <w:t>Longitude</w:t>
            </w:r>
          </w:p>
        </w:tc>
        <w:tc>
          <w:tcPr>
            <w:tcW w:w="1290" w:type="dxa"/>
            <w:tcBorders>
              <w:top w:val="nil"/>
              <w:left w:val="nil"/>
              <w:bottom w:val="single" w:sz="4" w:space="0" w:color="auto"/>
              <w:right w:val="nil"/>
            </w:tcBorders>
            <w:shd w:val="clear" w:color="auto" w:fill="auto"/>
            <w:noWrap/>
            <w:vAlign w:val="bottom"/>
            <w:hideMark/>
          </w:tcPr>
          <w:p w14:paraId="389AA209" w14:textId="77777777" w:rsidR="00812830" w:rsidRPr="002A4574" w:rsidRDefault="00812830" w:rsidP="005948A3">
            <w:pPr>
              <w:rPr>
                <w:rFonts w:ascii="Calibri" w:hAnsi="Calibri"/>
                <w:color w:val="000000"/>
                <w:sz w:val="18"/>
                <w:szCs w:val="18"/>
              </w:rPr>
            </w:pPr>
            <w:r w:rsidRPr="002A4574">
              <w:rPr>
                <w:rFonts w:ascii="Calibri" w:hAnsi="Calibri"/>
                <w:color w:val="000000"/>
                <w:sz w:val="18"/>
                <w:szCs w:val="18"/>
              </w:rPr>
              <w:t>State</w:t>
            </w:r>
          </w:p>
        </w:tc>
      </w:tr>
      <w:tr w:rsidR="00812830" w:rsidRPr="002A4574" w14:paraId="389AA211" w14:textId="77777777" w:rsidTr="005948A3">
        <w:trPr>
          <w:trHeight w:val="240"/>
        </w:trPr>
        <w:tc>
          <w:tcPr>
            <w:tcW w:w="965" w:type="dxa"/>
            <w:tcBorders>
              <w:top w:val="single" w:sz="4" w:space="0" w:color="auto"/>
              <w:left w:val="nil"/>
              <w:bottom w:val="nil"/>
              <w:right w:val="nil"/>
            </w:tcBorders>
            <w:shd w:val="clear" w:color="auto" w:fill="auto"/>
            <w:noWrap/>
            <w:vAlign w:val="bottom"/>
            <w:hideMark/>
          </w:tcPr>
          <w:p w14:paraId="389AA20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725945</w:t>
            </w:r>
          </w:p>
        </w:tc>
        <w:tc>
          <w:tcPr>
            <w:tcW w:w="810" w:type="dxa"/>
            <w:tcBorders>
              <w:top w:val="single" w:sz="4" w:space="0" w:color="auto"/>
              <w:left w:val="nil"/>
              <w:bottom w:val="nil"/>
              <w:right w:val="nil"/>
            </w:tcBorders>
            <w:shd w:val="clear" w:color="auto" w:fill="auto"/>
            <w:noWrap/>
            <w:vAlign w:val="bottom"/>
            <w:hideMark/>
          </w:tcPr>
          <w:p w14:paraId="389AA20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0.56</w:t>
            </w:r>
          </w:p>
        </w:tc>
        <w:tc>
          <w:tcPr>
            <w:tcW w:w="4942" w:type="dxa"/>
            <w:tcBorders>
              <w:top w:val="single" w:sz="4" w:space="0" w:color="auto"/>
              <w:left w:val="nil"/>
              <w:bottom w:val="nil"/>
              <w:right w:val="nil"/>
            </w:tcBorders>
            <w:shd w:val="clear" w:color="auto" w:fill="auto"/>
            <w:noWrap/>
            <w:vAlign w:val="bottom"/>
            <w:hideMark/>
          </w:tcPr>
          <w:p w14:paraId="389AA20D"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Arcata Airport 40.98 –124.10 California</w:t>
            </w:r>
          </w:p>
        </w:tc>
        <w:tc>
          <w:tcPr>
            <w:tcW w:w="1407" w:type="dxa"/>
            <w:tcBorders>
              <w:top w:val="single" w:sz="4" w:space="0" w:color="auto"/>
              <w:left w:val="nil"/>
              <w:bottom w:val="nil"/>
              <w:right w:val="nil"/>
            </w:tcBorders>
            <w:shd w:val="clear" w:color="auto" w:fill="auto"/>
            <w:noWrap/>
            <w:vAlign w:val="bottom"/>
            <w:hideMark/>
          </w:tcPr>
          <w:p w14:paraId="389AA20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40.98</w:t>
            </w:r>
          </w:p>
        </w:tc>
        <w:tc>
          <w:tcPr>
            <w:tcW w:w="1507" w:type="dxa"/>
            <w:tcBorders>
              <w:top w:val="single" w:sz="4" w:space="0" w:color="auto"/>
              <w:left w:val="nil"/>
              <w:bottom w:val="nil"/>
              <w:right w:val="nil"/>
            </w:tcBorders>
            <w:shd w:val="clear" w:color="auto" w:fill="auto"/>
            <w:noWrap/>
            <w:vAlign w:val="bottom"/>
            <w:hideMark/>
          </w:tcPr>
          <w:p w14:paraId="389AA20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–124.10</w:t>
            </w:r>
          </w:p>
        </w:tc>
        <w:tc>
          <w:tcPr>
            <w:tcW w:w="1290" w:type="dxa"/>
            <w:tcBorders>
              <w:top w:val="single" w:sz="4" w:space="0" w:color="auto"/>
              <w:left w:val="nil"/>
              <w:bottom w:val="nil"/>
              <w:right w:val="nil"/>
            </w:tcBorders>
            <w:shd w:val="clear" w:color="auto" w:fill="auto"/>
            <w:noWrap/>
            <w:vAlign w:val="bottom"/>
            <w:hideMark/>
          </w:tcPr>
          <w:p w14:paraId="389AA21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218" w14:textId="77777777" w:rsidTr="00812830">
        <w:trPr>
          <w:trHeight w:val="240"/>
        </w:trPr>
        <w:tc>
          <w:tcPr>
            <w:tcW w:w="965" w:type="dxa"/>
            <w:tcBorders>
              <w:top w:val="nil"/>
              <w:left w:val="nil"/>
              <w:bottom w:val="nil"/>
              <w:right w:val="nil"/>
            </w:tcBorders>
            <w:shd w:val="clear" w:color="auto" w:fill="auto"/>
            <w:noWrap/>
            <w:vAlign w:val="bottom"/>
            <w:hideMark/>
          </w:tcPr>
          <w:p w14:paraId="389AA21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725946</w:t>
            </w:r>
          </w:p>
        </w:tc>
        <w:tc>
          <w:tcPr>
            <w:tcW w:w="810" w:type="dxa"/>
            <w:tcBorders>
              <w:top w:val="nil"/>
              <w:left w:val="nil"/>
              <w:bottom w:val="nil"/>
              <w:right w:val="nil"/>
            </w:tcBorders>
            <w:shd w:val="clear" w:color="auto" w:fill="auto"/>
            <w:noWrap/>
            <w:vAlign w:val="bottom"/>
            <w:hideMark/>
          </w:tcPr>
          <w:p w14:paraId="389AA21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0.6</w:t>
            </w:r>
          </w:p>
        </w:tc>
        <w:tc>
          <w:tcPr>
            <w:tcW w:w="4942" w:type="dxa"/>
            <w:tcBorders>
              <w:top w:val="nil"/>
              <w:left w:val="nil"/>
              <w:bottom w:val="nil"/>
              <w:right w:val="nil"/>
            </w:tcBorders>
            <w:shd w:val="clear" w:color="auto" w:fill="auto"/>
            <w:noWrap/>
            <w:vAlign w:val="bottom"/>
            <w:hideMark/>
          </w:tcPr>
          <w:p w14:paraId="389AA214"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Crescent City Faa Ai 41.78 –124.2</w:t>
            </w:r>
          </w:p>
        </w:tc>
        <w:tc>
          <w:tcPr>
            <w:tcW w:w="1407" w:type="dxa"/>
            <w:tcBorders>
              <w:top w:val="nil"/>
              <w:left w:val="nil"/>
              <w:bottom w:val="nil"/>
              <w:right w:val="nil"/>
            </w:tcBorders>
            <w:shd w:val="clear" w:color="auto" w:fill="auto"/>
            <w:noWrap/>
            <w:vAlign w:val="bottom"/>
            <w:hideMark/>
          </w:tcPr>
          <w:p w14:paraId="389AA21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41.78</w:t>
            </w:r>
          </w:p>
        </w:tc>
        <w:tc>
          <w:tcPr>
            <w:tcW w:w="1507" w:type="dxa"/>
            <w:tcBorders>
              <w:top w:val="nil"/>
              <w:left w:val="nil"/>
              <w:bottom w:val="nil"/>
              <w:right w:val="nil"/>
            </w:tcBorders>
            <w:shd w:val="clear" w:color="auto" w:fill="auto"/>
            <w:noWrap/>
            <w:vAlign w:val="bottom"/>
            <w:hideMark/>
          </w:tcPr>
          <w:p w14:paraId="389AA21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–124.23</w:t>
            </w:r>
          </w:p>
        </w:tc>
        <w:tc>
          <w:tcPr>
            <w:tcW w:w="1290" w:type="dxa"/>
            <w:tcBorders>
              <w:top w:val="nil"/>
              <w:left w:val="nil"/>
              <w:bottom w:val="nil"/>
              <w:right w:val="nil"/>
            </w:tcBorders>
            <w:shd w:val="clear" w:color="auto" w:fill="auto"/>
            <w:noWrap/>
            <w:vAlign w:val="bottom"/>
            <w:hideMark/>
          </w:tcPr>
          <w:p w14:paraId="389AA21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21F" w14:textId="77777777" w:rsidTr="00812830">
        <w:trPr>
          <w:trHeight w:val="240"/>
        </w:trPr>
        <w:tc>
          <w:tcPr>
            <w:tcW w:w="965" w:type="dxa"/>
            <w:tcBorders>
              <w:top w:val="nil"/>
              <w:left w:val="nil"/>
              <w:bottom w:val="nil"/>
              <w:right w:val="nil"/>
            </w:tcBorders>
            <w:shd w:val="clear" w:color="auto" w:fill="auto"/>
            <w:noWrap/>
            <w:vAlign w:val="bottom"/>
            <w:hideMark/>
          </w:tcPr>
          <w:p w14:paraId="389AA21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725955</w:t>
            </w:r>
          </w:p>
        </w:tc>
        <w:tc>
          <w:tcPr>
            <w:tcW w:w="810" w:type="dxa"/>
            <w:tcBorders>
              <w:top w:val="nil"/>
              <w:left w:val="nil"/>
              <w:bottom w:val="nil"/>
              <w:right w:val="nil"/>
            </w:tcBorders>
            <w:shd w:val="clear" w:color="auto" w:fill="auto"/>
            <w:noWrap/>
            <w:vAlign w:val="bottom"/>
            <w:hideMark/>
          </w:tcPr>
          <w:p w14:paraId="389AA21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0.55</w:t>
            </w:r>
          </w:p>
        </w:tc>
        <w:tc>
          <w:tcPr>
            <w:tcW w:w="4942" w:type="dxa"/>
            <w:tcBorders>
              <w:top w:val="nil"/>
              <w:left w:val="nil"/>
              <w:bottom w:val="nil"/>
              <w:right w:val="nil"/>
            </w:tcBorders>
            <w:shd w:val="clear" w:color="auto" w:fill="auto"/>
            <w:noWrap/>
            <w:vAlign w:val="bottom"/>
            <w:hideMark/>
          </w:tcPr>
          <w:p w14:paraId="389AA21B"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Montague Siskiyou County AP 41.78 –122.47 California</w:t>
            </w:r>
          </w:p>
        </w:tc>
        <w:tc>
          <w:tcPr>
            <w:tcW w:w="1407" w:type="dxa"/>
            <w:tcBorders>
              <w:top w:val="nil"/>
              <w:left w:val="nil"/>
              <w:bottom w:val="nil"/>
              <w:right w:val="nil"/>
            </w:tcBorders>
            <w:shd w:val="clear" w:color="auto" w:fill="auto"/>
            <w:noWrap/>
            <w:vAlign w:val="bottom"/>
            <w:hideMark/>
          </w:tcPr>
          <w:p w14:paraId="389AA21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41.78</w:t>
            </w:r>
          </w:p>
        </w:tc>
        <w:tc>
          <w:tcPr>
            <w:tcW w:w="1507" w:type="dxa"/>
            <w:tcBorders>
              <w:top w:val="nil"/>
              <w:left w:val="nil"/>
              <w:bottom w:val="nil"/>
              <w:right w:val="nil"/>
            </w:tcBorders>
            <w:shd w:val="clear" w:color="auto" w:fill="auto"/>
            <w:noWrap/>
            <w:vAlign w:val="bottom"/>
            <w:hideMark/>
          </w:tcPr>
          <w:p w14:paraId="389AA21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–122.47</w:t>
            </w:r>
          </w:p>
        </w:tc>
        <w:tc>
          <w:tcPr>
            <w:tcW w:w="1290" w:type="dxa"/>
            <w:tcBorders>
              <w:top w:val="nil"/>
              <w:left w:val="nil"/>
              <w:bottom w:val="nil"/>
              <w:right w:val="nil"/>
            </w:tcBorders>
            <w:shd w:val="clear" w:color="auto" w:fill="auto"/>
            <w:noWrap/>
            <w:vAlign w:val="bottom"/>
            <w:hideMark/>
          </w:tcPr>
          <w:p w14:paraId="389AA21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226" w14:textId="77777777" w:rsidTr="00812830">
        <w:trPr>
          <w:trHeight w:val="240"/>
        </w:trPr>
        <w:tc>
          <w:tcPr>
            <w:tcW w:w="965" w:type="dxa"/>
            <w:tcBorders>
              <w:top w:val="nil"/>
              <w:left w:val="nil"/>
              <w:bottom w:val="nil"/>
              <w:right w:val="nil"/>
            </w:tcBorders>
            <w:shd w:val="clear" w:color="auto" w:fill="auto"/>
            <w:noWrap/>
            <w:vAlign w:val="bottom"/>
            <w:hideMark/>
          </w:tcPr>
          <w:p w14:paraId="389AA22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725958</w:t>
            </w:r>
          </w:p>
        </w:tc>
        <w:tc>
          <w:tcPr>
            <w:tcW w:w="810" w:type="dxa"/>
            <w:tcBorders>
              <w:top w:val="nil"/>
              <w:left w:val="nil"/>
              <w:bottom w:val="nil"/>
              <w:right w:val="nil"/>
            </w:tcBorders>
            <w:shd w:val="clear" w:color="auto" w:fill="auto"/>
            <w:noWrap/>
            <w:vAlign w:val="bottom"/>
            <w:hideMark/>
          </w:tcPr>
          <w:p w14:paraId="389AA22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0.59</w:t>
            </w:r>
          </w:p>
        </w:tc>
        <w:tc>
          <w:tcPr>
            <w:tcW w:w="4942" w:type="dxa"/>
            <w:tcBorders>
              <w:top w:val="nil"/>
              <w:left w:val="nil"/>
              <w:bottom w:val="nil"/>
              <w:right w:val="nil"/>
            </w:tcBorders>
            <w:shd w:val="clear" w:color="auto" w:fill="auto"/>
            <w:noWrap/>
            <w:vAlign w:val="bottom"/>
            <w:hideMark/>
          </w:tcPr>
          <w:p w14:paraId="389AA222"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Alturas 41.50 –120.5</w:t>
            </w:r>
          </w:p>
        </w:tc>
        <w:tc>
          <w:tcPr>
            <w:tcW w:w="1407" w:type="dxa"/>
            <w:tcBorders>
              <w:top w:val="nil"/>
              <w:left w:val="nil"/>
              <w:bottom w:val="nil"/>
              <w:right w:val="nil"/>
            </w:tcBorders>
            <w:shd w:val="clear" w:color="auto" w:fill="auto"/>
            <w:noWrap/>
            <w:vAlign w:val="bottom"/>
            <w:hideMark/>
          </w:tcPr>
          <w:p w14:paraId="389AA22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41.5</w:t>
            </w:r>
          </w:p>
        </w:tc>
        <w:tc>
          <w:tcPr>
            <w:tcW w:w="1507" w:type="dxa"/>
            <w:tcBorders>
              <w:top w:val="nil"/>
              <w:left w:val="nil"/>
              <w:bottom w:val="nil"/>
              <w:right w:val="nil"/>
            </w:tcBorders>
            <w:shd w:val="clear" w:color="auto" w:fill="auto"/>
            <w:noWrap/>
            <w:vAlign w:val="bottom"/>
            <w:hideMark/>
          </w:tcPr>
          <w:p w14:paraId="389AA22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–120.53</w:t>
            </w:r>
          </w:p>
        </w:tc>
        <w:tc>
          <w:tcPr>
            <w:tcW w:w="1290" w:type="dxa"/>
            <w:tcBorders>
              <w:top w:val="nil"/>
              <w:left w:val="nil"/>
              <w:bottom w:val="nil"/>
              <w:right w:val="nil"/>
            </w:tcBorders>
            <w:shd w:val="clear" w:color="auto" w:fill="auto"/>
            <w:noWrap/>
            <w:vAlign w:val="bottom"/>
            <w:hideMark/>
          </w:tcPr>
          <w:p w14:paraId="389AA22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22D" w14:textId="77777777" w:rsidTr="00812830">
        <w:trPr>
          <w:trHeight w:val="240"/>
        </w:trPr>
        <w:tc>
          <w:tcPr>
            <w:tcW w:w="965" w:type="dxa"/>
            <w:tcBorders>
              <w:top w:val="nil"/>
              <w:left w:val="nil"/>
              <w:bottom w:val="nil"/>
              <w:right w:val="nil"/>
            </w:tcBorders>
            <w:shd w:val="clear" w:color="auto" w:fill="auto"/>
            <w:noWrap/>
            <w:vAlign w:val="bottom"/>
            <w:hideMark/>
          </w:tcPr>
          <w:p w14:paraId="389AA22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745090</w:t>
            </w:r>
          </w:p>
        </w:tc>
        <w:tc>
          <w:tcPr>
            <w:tcW w:w="810" w:type="dxa"/>
            <w:tcBorders>
              <w:top w:val="nil"/>
              <w:left w:val="nil"/>
              <w:bottom w:val="nil"/>
              <w:right w:val="nil"/>
            </w:tcBorders>
            <w:shd w:val="clear" w:color="auto" w:fill="auto"/>
            <w:noWrap/>
            <w:vAlign w:val="bottom"/>
            <w:hideMark/>
          </w:tcPr>
          <w:p w14:paraId="389AA22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0.45</w:t>
            </w:r>
          </w:p>
        </w:tc>
        <w:tc>
          <w:tcPr>
            <w:tcW w:w="4942" w:type="dxa"/>
            <w:tcBorders>
              <w:top w:val="nil"/>
              <w:left w:val="nil"/>
              <w:bottom w:val="nil"/>
              <w:right w:val="nil"/>
            </w:tcBorders>
            <w:shd w:val="clear" w:color="auto" w:fill="auto"/>
            <w:noWrap/>
            <w:vAlign w:val="bottom"/>
            <w:hideMark/>
          </w:tcPr>
          <w:p w14:paraId="389AA229"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Mountain View Moffett Fld NAS </w:t>
            </w:r>
          </w:p>
        </w:tc>
        <w:tc>
          <w:tcPr>
            <w:tcW w:w="1407" w:type="dxa"/>
            <w:tcBorders>
              <w:top w:val="nil"/>
              <w:left w:val="nil"/>
              <w:bottom w:val="nil"/>
              <w:right w:val="nil"/>
            </w:tcBorders>
            <w:shd w:val="clear" w:color="auto" w:fill="auto"/>
            <w:noWrap/>
            <w:vAlign w:val="bottom"/>
            <w:hideMark/>
          </w:tcPr>
          <w:p w14:paraId="389AA22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37.4</w:t>
            </w:r>
          </w:p>
        </w:tc>
        <w:tc>
          <w:tcPr>
            <w:tcW w:w="1507" w:type="dxa"/>
            <w:tcBorders>
              <w:top w:val="nil"/>
              <w:left w:val="nil"/>
              <w:bottom w:val="nil"/>
              <w:right w:val="nil"/>
            </w:tcBorders>
            <w:shd w:val="clear" w:color="auto" w:fill="auto"/>
            <w:noWrap/>
            <w:vAlign w:val="bottom"/>
            <w:hideMark/>
          </w:tcPr>
          <w:p w14:paraId="389AA22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–122.05</w:t>
            </w:r>
          </w:p>
        </w:tc>
        <w:tc>
          <w:tcPr>
            <w:tcW w:w="1290" w:type="dxa"/>
            <w:tcBorders>
              <w:top w:val="nil"/>
              <w:left w:val="nil"/>
              <w:bottom w:val="nil"/>
              <w:right w:val="nil"/>
            </w:tcBorders>
            <w:shd w:val="clear" w:color="auto" w:fill="auto"/>
            <w:noWrap/>
            <w:vAlign w:val="bottom"/>
            <w:hideMark/>
          </w:tcPr>
          <w:p w14:paraId="389AA22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234" w14:textId="77777777" w:rsidTr="00812830">
        <w:trPr>
          <w:trHeight w:val="240"/>
        </w:trPr>
        <w:tc>
          <w:tcPr>
            <w:tcW w:w="965" w:type="dxa"/>
            <w:tcBorders>
              <w:top w:val="nil"/>
              <w:left w:val="nil"/>
              <w:bottom w:val="nil"/>
              <w:right w:val="nil"/>
            </w:tcBorders>
            <w:shd w:val="clear" w:color="auto" w:fill="auto"/>
            <w:noWrap/>
            <w:vAlign w:val="bottom"/>
            <w:hideMark/>
          </w:tcPr>
          <w:p w14:paraId="389AA22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745160</w:t>
            </w:r>
          </w:p>
        </w:tc>
        <w:tc>
          <w:tcPr>
            <w:tcW w:w="810" w:type="dxa"/>
            <w:tcBorders>
              <w:top w:val="nil"/>
              <w:left w:val="nil"/>
              <w:bottom w:val="nil"/>
              <w:right w:val="nil"/>
            </w:tcBorders>
            <w:shd w:val="clear" w:color="auto" w:fill="auto"/>
            <w:noWrap/>
            <w:vAlign w:val="bottom"/>
            <w:hideMark/>
          </w:tcPr>
          <w:p w14:paraId="389AA22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0.67</w:t>
            </w:r>
          </w:p>
        </w:tc>
        <w:tc>
          <w:tcPr>
            <w:tcW w:w="4942" w:type="dxa"/>
            <w:tcBorders>
              <w:top w:val="nil"/>
              <w:left w:val="nil"/>
              <w:bottom w:val="nil"/>
              <w:right w:val="nil"/>
            </w:tcBorders>
            <w:shd w:val="clear" w:color="auto" w:fill="auto"/>
            <w:noWrap/>
            <w:vAlign w:val="bottom"/>
            <w:hideMark/>
          </w:tcPr>
          <w:p w14:paraId="389AA230"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Travis Field AFB </w:t>
            </w:r>
          </w:p>
        </w:tc>
        <w:tc>
          <w:tcPr>
            <w:tcW w:w="1407" w:type="dxa"/>
            <w:tcBorders>
              <w:top w:val="nil"/>
              <w:left w:val="nil"/>
              <w:bottom w:val="nil"/>
              <w:right w:val="nil"/>
            </w:tcBorders>
            <w:shd w:val="clear" w:color="auto" w:fill="auto"/>
            <w:noWrap/>
            <w:vAlign w:val="bottom"/>
            <w:hideMark/>
          </w:tcPr>
          <w:p w14:paraId="389AA23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38.27</w:t>
            </w:r>
          </w:p>
        </w:tc>
        <w:tc>
          <w:tcPr>
            <w:tcW w:w="1507" w:type="dxa"/>
            <w:tcBorders>
              <w:top w:val="nil"/>
              <w:left w:val="nil"/>
              <w:bottom w:val="nil"/>
              <w:right w:val="nil"/>
            </w:tcBorders>
            <w:shd w:val="clear" w:color="auto" w:fill="auto"/>
            <w:noWrap/>
            <w:vAlign w:val="bottom"/>
            <w:hideMark/>
          </w:tcPr>
          <w:p w14:paraId="389AA23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–121.93</w:t>
            </w:r>
          </w:p>
        </w:tc>
        <w:tc>
          <w:tcPr>
            <w:tcW w:w="1290" w:type="dxa"/>
            <w:tcBorders>
              <w:top w:val="nil"/>
              <w:left w:val="nil"/>
              <w:bottom w:val="nil"/>
              <w:right w:val="nil"/>
            </w:tcBorders>
            <w:shd w:val="clear" w:color="auto" w:fill="auto"/>
            <w:noWrap/>
            <w:vAlign w:val="bottom"/>
            <w:hideMark/>
          </w:tcPr>
          <w:p w14:paraId="389AA23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23B" w14:textId="77777777" w:rsidTr="00812830">
        <w:trPr>
          <w:trHeight w:val="240"/>
        </w:trPr>
        <w:tc>
          <w:tcPr>
            <w:tcW w:w="965" w:type="dxa"/>
            <w:tcBorders>
              <w:top w:val="nil"/>
              <w:left w:val="nil"/>
              <w:bottom w:val="nil"/>
              <w:right w:val="nil"/>
            </w:tcBorders>
            <w:shd w:val="clear" w:color="auto" w:fill="auto"/>
            <w:noWrap/>
            <w:vAlign w:val="bottom"/>
            <w:hideMark/>
          </w:tcPr>
          <w:p w14:paraId="389AA23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746120</w:t>
            </w:r>
          </w:p>
        </w:tc>
        <w:tc>
          <w:tcPr>
            <w:tcW w:w="810" w:type="dxa"/>
            <w:tcBorders>
              <w:top w:val="nil"/>
              <w:left w:val="nil"/>
              <w:bottom w:val="nil"/>
              <w:right w:val="nil"/>
            </w:tcBorders>
            <w:shd w:val="clear" w:color="auto" w:fill="auto"/>
            <w:noWrap/>
            <w:vAlign w:val="bottom"/>
            <w:hideMark/>
          </w:tcPr>
          <w:p w14:paraId="389AA23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0.52</w:t>
            </w:r>
          </w:p>
        </w:tc>
        <w:tc>
          <w:tcPr>
            <w:tcW w:w="4942" w:type="dxa"/>
            <w:tcBorders>
              <w:top w:val="nil"/>
              <w:left w:val="nil"/>
              <w:bottom w:val="nil"/>
              <w:right w:val="nil"/>
            </w:tcBorders>
            <w:shd w:val="clear" w:color="auto" w:fill="auto"/>
            <w:noWrap/>
            <w:vAlign w:val="bottom"/>
            <w:hideMark/>
          </w:tcPr>
          <w:p w14:paraId="389AA237"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China Lake Naf </w:t>
            </w:r>
          </w:p>
        </w:tc>
        <w:tc>
          <w:tcPr>
            <w:tcW w:w="1407" w:type="dxa"/>
            <w:tcBorders>
              <w:top w:val="nil"/>
              <w:left w:val="nil"/>
              <w:bottom w:val="nil"/>
              <w:right w:val="nil"/>
            </w:tcBorders>
            <w:shd w:val="clear" w:color="auto" w:fill="auto"/>
            <w:noWrap/>
            <w:vAlign w:val="bottom"/>
            <w:hideMark/>
          </w:tcPr>
          <w:p w14:paraId="389AA23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35.68</w:t>
            </w:r>
          </w:p>
        </w:tc>
        <w:tc>
          <w:tcPr>
            <w:tcW w:w="1507" w:type="dxa"/>
            <w:tcBorders>
              <w:top w:val="nil"/>
              <w:left w:val="nil"/>
              <w:bottom w:val="nil"/>
              <w:right w:val="nil"/>
            </w:tcBorders>
            <w:shd w:val="clear" w:color="auto" w:fill="auto"/>
            <w:noWrap/>
            <w:vAlign w:val="bottom"/>
            <w:hideMark/>
          </w:tcPr>
          <w:p w14:paraId="389AA239"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–117.68</w:t>
            </w:r>
          </w:p>
        </w:tc>
        <w:tc>
          <w:tcPr>
            <w:tcW w:w="1290" w:type="dxa"/>
            <w:tcBorders>
              <w:top w:val="nil"/>
              <w:left w:val="nil"/>
              <w:bottom w:val="nil"/>
              <w:right w:val="nil"/>
            </w:tcBorders>
            <w:shd w:val="clear" w:color="auto" w:fill="auto"/>
            <w:noWrap/>
            <w:vAlign w:val="bottom"/>
            <w:hideMark/>
          </w:tcPr>
          <w:p w14:paraId="389AA23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242" w14:textId="77777777" w:rsidTr="00812830">
        <w:trPr>
          <w:trHeight w:val="240"/>
        </w:trPr>
        <w:tc>
          <w:tcPr>
            <w:tcW w:w="965" w:type="dxa"/>
            <w:tcBorders>
              <w:top w:val="nil"/>
              <w:left w:val="nil"/>
              <w:bottom w:val="nil"/>
              <w:right w:val="nil"/>
            </w:tcBorders>
            <w:shd w:val="clear" w:color="auto" w:fill="auto"/>
            <w:noWrap/>
            <w:vAlign w:val="bottom"/>
            <w:hideMark/>
          </w:tcPr>
          <w:p w14:paraId="389AA23C"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747020</w:t>
            </w:r>
          </w:p>
        </w:tc>
        <w:tc>
          <w:tcPr>
            <w:tcW w:w="810" w:type="dxa"/>
            <w:tcBorders>
              <w:top w:val="nil"/>
              <w:left w:val="nil"/>
              <w:bottom w:val="nil"/>
              <w:right w:val="nil"/>
            </w:tcBorders>
            <w:shd w:val="clear" w:color="auto" w:fill="auto"/>
            <w:noWrap/>
            <w:vAlign w:val="bottom"/>
            <w:hideMark/>
          </w:tcPr>
          <w:p w14:paraId="389AA23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0.5</w:t>
            </w:r>
          </w:p>
        </w:tc>
        <w:tc>
          <w:tcPr>
            <w:tcW w:w="4942" w:type="dxa"/>
            <w:tcBorders>
              <w:top w:val="nil"/>
              <w:left w:val="nil"/>
              <w:bottom w:val="nil"/>
              <w:right w:val="nil"/>
            </w:tcBorders>
            <w:shd w:val="clear" w:color="auto" w:fill="auto"/>
            <w:noWrap/>
            <w:vAlign w:val="bottom"/>
            <w:hideMark/>
          </w:tcPr>
          <w:p w14:paraId="389AA23E"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Lemoore Reeves NAS </w:t>
            </w:r>
          </w:p>
        </w:tc>
        <w:tc>
          <w:tcPr>
            <w:tcW w:w="1407" w:type="dxa"/>
            <w:tcBorders>
              <w:top w:val="nil"/>
              <w:left w:val="nil"/>
              <w:bottom w:val="nil"/>
              <w:right w:val="nil"/>
            </w:tcBorders>
            <w:shd w:val="clear" w:color="auto" w:fill="auto"/>
            <w:noWrap/>
            <w:vAlign w:val="bottom"/>
            <w:hideMark/>
          </w:tcPr>
          <w:p w14:paraId="389AA23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36.33</w:t>
            </w:r>
          </w:p>
        </w:tc>
        <w:tc>
          <w:tcPr>
            <w:tcW w:w="1507" w:type="dxa"/>
            <w:tcBorders>
              <w:top w:val="nil"/>
              <w:left w:val="nil"/>
              <w:bottom w:val="nil"/>
              <w:right w:val="nil"/>
            </w:tcBorders>
            <w:shd w:val="clear" w:color="auto" w:fill="auto"/>
            <w:noWrap/>
            <w:vAlign w:val="bottom"/>
            <w:hideMark/>
          </w:tcPr>
          <w:p w14:paraId="389AA240"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–119.95</w:t>
            </w:r>
          </w:p>
        </w:tc>
        <w:tc>
          <w:tcPr>
            <w:tcW w:w="1290" w:type="dxa"/>
            <w:tcBorders>
              <w:top w:val="nil"/>
              <w:left w:val="nil"/>
              <w:bottom w:val="nil"/>
              <w:right w:val="nil"/>
            </w:tcBorders>
            <w:shd w:val="clear" w:color="auto" w:fill="auto"/>
            <w:noWrap/>
            <w:vAlign w:val="bottom"/>
            <w:hideMark/>
          </w:tcPr>
          <w:p w14:paraId="389AA24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249" w14:textId="77777777" w:rsidTr="00812830">
        <w:trPr>
          <w:trHeight w:val="240"/>
        </w:trPr>
        <w:tc>
          <w:tcPr>
            <w:tcW w:w="965" w:type="dxa"/>
            <w:tcBorders>
              <w:top w:val="nil"/>
              <w:left w:val="nil"/>
              <w:bottom w:val="nil"/>
              <w:right w:val="nil"/>
            </w:tcBorders>
            <w:shd w:val="clear" w:color="auto" w:fill="auto"/>
            <w:noWrap/>
            <w:vAlign w:val="bottom"/>
            <w:hideMark/>
          </w:tcPr>
          <w:p w14:paraId="389AA243"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747185</w:t>
            </w:r>
          </w:p>
        </w:tc>
        <w:tc>
          <w:tcPr>
            <w:tcW w:w="810" w:type="dxa"/>
            <w:tcBorders>
              <w:top w:val="nil"/>
              <w:left w:val="nil"/>
              <w:bottom w:val="nil"/>
              <w:right w:val="nil"/>
            </w:tcBorders>
            <w:shd w:val="clear" w:color="auto" w:fill="auto"/>
            <w:noWrap/>
            <w:vAlign w:val="bottom"/>
            <w:hideMark/>
          </w:tcPr>
          <w:p w14:paraId="389AA24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0.46</w:t>
            </w:r>
          </w:p>
        </w:tc>
        <w:tc>
          <w:tcPr>
            <w:tcW w:w="4942" w:type="dxa"/>
            <w:tcBorders>
              <w:top w:val="nil"/>
              <w:left w:val="nil"/>
              <w:bottom w:val="nil"/>
              <w:right w:val="nil"/>
            </w:tcBorders>
            <w:shd w:val="clear" w:color="auto" w:fill="auto"/>
            <w:noWrap/>
            <w:vAlign w:val="bottom"/>
            <w:hideMark/>
          </w:tcPr>
          <w:p w14:paraId="389AA245"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Imperial </w:t>
            </w:r>
          </w:p>
        </w:tc>
        <w:tc>
          <w:tcPr>
            <w:tcW w:w="1407" w:type="dxa"/>
            <w:tcBorders>
              <w:top w:val="nil"/>
              <w:left w:val="nil"/>
              <w:bottom w:val="nil"/>
              <w:right w:val="nil"/>
            </w:tcBorders>
            <w:shd w:val="clear" w:color="auto" w:fill="auto"/>
            <w:noWrap/>
            <w:vAlign w:val="bottom"/>
            <w:hideMark/>
          </w:tcPr>
          <w:p w14:paraId="389AA24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32.83</w:t>
            </w:r>
          </w:p>
        </w:tc>
        <w:tc>
          <w:tcPr>
            <w:tcW w:w="1507" w:type="dxa"/>
            <w:tcBorders>
              <w:top w:val="nil"/>
              <w:left w:val="nil"/>
              <w:bottom w:val="nil"/>
              <w:right w:val="nil"/>
            </w:tcBorders>
            <w:shd w:val="clear" w:color="auto" w:fill="auto"/>
            <w:noWrap/>
            <w:vAlign w:val="bottom"/>
            <w:hideMark/>
          </w:tcPr>
          <w:p w14:paraId="389AA247"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–115.58</w:t>
            </w:r>
          </w:p>
        </w:tc>
        <w:tc>
          <w:tcPr>
            <w:tcW w:w="1290" w:type="dxa"/>
            <w:tcBorders>
              <w:top w:val="nil"/>
              <w:left w:val="nil"/>
              <w:bottom w:val="nil"/>
              <w:right w:val="nil"/>
            </w:tcBorders>
            <w:shd w:val="clear" w:color="auto" w:fill="auto"/>
            <w:noWrap/>
            <w:vAlign w:val="bottom"/>
            <w:hideMark/>
          </w:tcPr>
          <w:p w14:paraId="389AA248"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250" w14:textId="77777777" w:rsidTr="00812830">
        <w:trPr>
          <w:trHeight w:val="240"/>
        </w:trPr>
        <w:tc>
          <w:tcPr>
            <w:tcW w:w="965" w:type="dxa"/>
            <w:tcBorders>
              <w:top w:val="nil"/>
              <w:left w:val="nil"/>
              <w:bottom w:val="nil"/>
              <w:right w:val="nil"/>
            </w:tcBorders>
            <w:shd w:val="clear" w:color="auto" w:fill="auto"/>
            <w:noWrap/>
            <w:vAlign w:val="bottom"/>
            <w:hideMark/>
          </w:tcPr>
          <w:p w14:paraId="389AA24A"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747187</w:t>
            </w:r>
          </w:p>
        </w:tc>
        <w:tc>
          <w:tcPr>
            <w:tcW w:w="810" w:type="dxa"/>
            <w:tcBorders>
              <w:top w:val="nil"/>
              <w:left w:val="nil"/>
              <w:bottom w:val="nil"/>
              <w:right w:val="nil"/>
            </w:tcBorders>
            <w:shd w:val="clear" w:color="auto" w:fill="auto"/>
            <w:noWrap/>
            <w:vAlign w:val="bottom"/>
            <w:hideMark/>
          </w:tcPr>
          <w:p w14:paraId="389AA24B"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0.46</w:t>
            </w:r>
          </w:p>
        </w:tc>
        <w:tc>
          <w:tcPr>
            <w:tcW w:w="4942" w:type="dxa"/>
            <w:tcBorders>
              <w:top w:val="nil"/>
              <w:left w:val="nil"/>
              <w:bottom w:val="nil"/>
              <w:right w:val="nil"/>
            </w:tcBorders>
            <w:shd w:val="clear" w:color="auto" w:fill="auto"/>
            <w:noWrap/>
            <w:vAlign w:val="bottom"/>
            <w:hideMark/>
          </w:tcPr>
          <w:p w14:paraId="389AA24C"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Palm Springs Thermal AP </w:t>
            </w:r>
          </w:p>
        </w:tc>
        <w:tc>
          <w:tcPr>
            <w:tcW w:w="1407" w:type="dxa"/>
            <w:tcBorders>
              <w:top w:val="nil"/>
              <w:left w:val="nil"/>
              <w:bottom w:val="nil"/>
              <w:right w:val="nil"/>
            </w:tcBorders>
            <w:shd w:val="clear" w:color="auto" w:fill="auto"/>
            <w:noWrap/>
            <w:vAlign w:val="bottom"/>
            <w:hideMark/>
          </w:tcPr>
          <w:p w14:paraId="389AA24D"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33.63</w:t>
            </w:r>
          </w:p>
        </w:tc>
        <w:tc>
          <w:tcPr>
            <w:tcW w:w="1507" w:type="dxa"/>
            <w:tcBorders>
              <w:top w:val="nil"/>
              <w:left w:val="nil"/>
              <w:bottom w:val="nil"/>
              <w:right w:val="nil"/>
            </w:tcBorders>
            <w:shd w:val="clear" w:color="auto" w:fill="auto"/>
            <w:noWrap/>
            <w:vAlign w:val="bottom"/>
            <w:hideMark/>
          </w:tcPr>
          <w:p w14:paraId="389AA24E"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–116.17</w:t>
            </w:r>
          </w:p>
        </w:tc>
        <w:tc>
          <w:tcPr>
            <w:tcW w:w="1290" w:type="dxa"/>
            <w:tcBorders>
              <w:top w:val="nil"/>
              <w:left w:val="nil"/>
              <w:bottom w:val="nil"/>
              <w:right w:val="nil"/>
            </w:tcBorders>
            <w:shd w:val="clear" w:color="auto" w:fill="auto"/>
            <w:noWrap/>
            <w:vAlign w:val="bottom"/>
            <w:hideMark/>
          </w:tcPr>
          <w:p w14:paraId="389AA24F"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r w:rsidR="00812830" w:rsidRPr="002A4574" w14:paraId="389AA257" w14:textId="77777777" w:rsidTr="00812830">
        <w:trPr>
          <w:trHeight w:val="240"/>
        </w:trPr>
        <w:tc>
          <w:tcPr>
            <w:tcW w:w="965" w:type="dxa"/>
            <w:tcBorders>
              <w:top w:val="nil"/>
              <w:left w:val="nil"/>
              <w:bottom w:val="nil"/>
              <w:right w:val="nil"/>
            </w:tcBorders>
            <w:shd w:val="clear" w:color="auto" w:fill="auto"/>
            <w:noWrap/>
            <w:vAlign w:val="bottom"/>
            <w:hideMark/>
          </w:tcPr>
          <w:p w14:paraId="389AA251"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747188</w:t>
            </w:r>
          </w:p>
        </w:tc>
        <w:tc>
          <w:tcPr>
            <w:tcW w:w="810" w:type="dxa"/>
            <w:tcBorders>
              <w:top w:val="nil"/>
              <w:left w:val="nil"/>
              <w:bottom w:val="nil"/>
              <w:right w:val="nil"/>
            </w:tcBorders>
            <w:shd w:val="clear" w:color="auto" w:fill="auto"/>
            <w:noWrap/>
            <w:vAlign w:val="bottom"/>
            <w:hideMark/>
          </w:tcPr>
          <w:p w14:paraId="389AA252"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0.48</w:t>
            </w:r>
          </w:p>
        </w:tc>
        <w:tc>
          <w:tcPr>
            <w:tcW w:w="4942" w:type="dxa"/>
            <w:tcBorders>
              <w:top w:val="nil"/>
              <w:left w:val="nil"/>
              <w:bottom w:val="nil"/>
              <w:right w:val="nil"/>
            </w:tcBorders>
            <w:shd w:val="clear" w:color="auto" w:fill="auto"/>
            <w:noWrap/>
            <w:vAlign w:val="bottom"/>
            <w:hideMark/>
          </w:tcPr>
          <w:p w14:paraId="389AA253" w14:textId="77777777" w:rsidR="00812830" w:rsidRPr="002A4574" w:rsidRDefault="00812830" w:rsidP="00812830">
            <w:pPr>
              <w:rPr>
                <w:rFonts w:ascii="Calibri" w:hAnsi="Calibri"/>
                <w:color w:val="000000"/>
                <w:sz w:val="18"/>
                <w:szCs w:val="18"/>
              </w:rPr>
            </w:pPr>
            <w:r w:rsidRPr="002A4574">
              <w:rPr>
                <w:rFonts w:ascii="Calibri" w:hAnsi="Calibri"/>
                <w:color w:val="000000"/>
                <w:sz w:val="18"/>
                <w:szCs w:val="18"/>
              </w:rPr>
              <w:t xml:space="preserve">Blythe Riverside Co Arpt </w:t>
            </w:r>
          </w:p>
        </w:tc>
        <w:tc>
          <w:tcPr>
            <w:tcW w:w="1407" w:type="dxa"/>
            <w:tcBorders>
              <w:top w:val="nil"/>
              <w:left w:val="nil"/>
              <w:bottom w:val="nil"/>
              <w:right w:val="nil"/>
            </w:tcBorders>
            <w:shd w:val="clear" w:color="auto" w:fill="auto"/>
            <w:noWrap/>
            <w:vAlign w:val="bottom"/>
            <w:hideMark/>
          </w:tcPr>
          <w:p w14:paraId="389AA254"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33.62</w:t>
            </w:r>
          </w:p>
        </w:tc>
        <w:tc>
          <w:tcPr>
            <w:tcW w:w="1507" w:type="dxa"/>
            <w:tcBorders>
              <w:top w:val="nil"/>
              <w:left w:val="nil"/>
              <w:bottom w:val="nil"/>
              <w:right w:val="nil"/>
            </w:tcBorders>
            <w:shd w:val="clear" w:color="auto" w:fill="auto"/>
            <w:noWrap/>
            <w:vAlign w:val="bottom"/>
            <w:hideMark/>
          </w:tcPr>
          <w:p w14:paraId="389AA255"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–114.72</w:t>
            </w:r>
          </w:p>
        </w:tc>
        <w:tc>
          <w:tcPr>
            <w:tcW w:w="1290" w:type="dxa"/>
            <w:tcBorders>
              <w:top w:val="nil"/>
              <w:left w:val="nil"/>
              <w:bottom w:val="nil"/>
              <w:right w:val="nil"/>
            </w:tcBorders>
            <w:shd w:val="clear" w:color="auto" w:fill="auto"/>
            <w:noWrap/>
            <w:vAlign w:val="bottom"/>
            <w:hideMark/>
          </w:tcPr>
          <w:p w14:paraId="389AA256" w14:textId="77777777" w:rsidR="00812830" w:rsidRPr="002A4574" w:rsidRDefault="00812830" w:rsidP="00812830">
            <w:pPr>
              <w:jc w:val="right"/>
              <w:rPr>
                <w:rFonts w:ascii="Calibri" w:hAnsi="Calibri"/>
                <w:color w:val="000000"/>
                <w:sz w:val="18"/>
                <w:szCs w:val="18"/>
              </w:rPr>
            </w:pPr>
            <w:r w:rsidRPr="002A4574">
              <w:rPr>
                <w:rFonts w:ascii="Calibri" w:hAnsi="Calibri"/>
                <w:color w:val="000000"/>
                <w:sz w:val="18"/>
                <w:szCs w:val="18"/>
              </w:rPr>
              <w:t>California</w:t>
            </w:r>
          </w:p>
        </w:tc>
      </w:tr>
    </w:tbl>
    <w:p w14:paraId="389AA258" w14:textId="77777777" w:rsidR="00812830" w:rsidRPr="00A35980" w:rsidRDefault="00812830" w:rsidP="00812830">
      <w:pPr>
        <w:ind w:left="360"/>
        <w:contextualSpacing/>
        <w:rPr>
          <w:rFonts w:asciiTheme="minorHAnsi" w:eastAsia="Cambria" w:hAnsiTheme="minorHAnsi"/>
          <w:sz w:val="18"/>
          <w:szCs w:val="18"/>
        </w:rPr>
      </w:pPr>
    </w:p>
    <w:p w14:paraId="389AA259" w14:textId="4CDF52D9" w:rsidR="00812830" w:rsidRPr="00A35980" w:rsidRDefault="00812830" w:rsidP="00812830">
      <w:pPr>
        <w:numPr>
          <w:ilvl w:val="0"/>
          <w:numId w:val="11"/>
        </w:numPr>
        <w:contextualSpacing/>
        <w:rPr>
          <w:rFonts w:asciiTheme="minorHAnsi" w:eastAsia="Cambria" w:hAnsiTheme="minorHAnsi"/>
          <w:sz w:val="18"/>
          <w:szCs w:val="18"/>
        </w:rPr>
      </w:pPr>
      <w:r w:rsidRPr="00A35980">
        <w:rPr>
          <w:rFonts w:asciiTheme="minorHAnsi" w:eastAsia="Cambria" w:hAnsiTheme="minorHAnsi"/>
          <w:sz w:val="18"/>
          <w:szCs w:val="18"/>
        </w:rPr>
        <w:t>This value is automatically calculated</w:t>
      </w:r>
      <w:r>
        <w:rPr>
          <w:rFonts w:asciiTheme="minorHAnsi" w:eastAsia="Cambria" w:hAnsiTheme="minorHAnsi"/>
          <w:sz w:val="18"/>
          <w:szCs w:val="18"/>
        </w:rPr>
        <w:t xml:space="preserve"> </w:t>
      </w:r>
      <w:r w:rsidRPr="00EE71C1">
        <w:rPr>
          <w:rFonts w:asciiTheme="minorHAnsi" w:eastAsia="Cambria" w:hAnsiTheme="minorHAnsi"/>
          <w:sz w:val="18"/>
          <w:szCs w:val="18"/>
        </w:rPr>
        <w:t xml:space="preserve">using </w:t>
      </w:r>
      <w:r>
        <w:rPr>
          <w:rFonts w:asciiTheme="minorHAnsi" w:eastAsia="Cambria" w:hAnsiTheme="minorHAnsi"/>
          <w:sz w:val="18"/>
          <w:szCs w:val="18"/>
        </w:rPr>
        <w:t xml:space="preserve">62.2 </w:t>
      </w:r>
      <w:r w:rsidRPr="00EE71C1">
        <w:rPr>
          <w:rFonts w:asciiTheme="minorHAnsi" w:eastAsia="Cambria" w:hAnsiTheme="minorHAnsi"/>
          <w:sz w:val="18"/>
          <w:szCs w:val="18"/>
        </w:rPr>
        <w:t xml:space="preserve">equation </w:t>
      </w:r>
      <w:r>
        <w:rPr>
          <w:rFonts w:asciiTheme="minorHAnsi" w:eastAsia="Cambria" w:hAnsiTheme="minorHAnsi"/>
          <w:sz w:val="18"/>
          <w:szCs w:val="18"/>
        </w:rPr>
        <w:t>4.5</w:t>
      </w:r>
      <w:r w:rsidRPr="00A35980">
        <w:rPr>
          <w:rFonts w:asciiTheme="minorHAnsi" w:eastAsia="Cambria" w:hAnsiTheme="minorHAnsi"/>
          <w:sz w:val="18"/>
          <w:szCs w:val="18"/>
        </w:rPr>
        <w:t xml:space="preserve">.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[1</w:t>
      </w:r>
      <w:r w:rsidR="00086D15">
        <w:rPr>
          <w:rFonts w:asciiTheme="minorHAnsi" w:hAnsiTheme="minorHAnsi"/>
          <w:sz w:val="18"/>
          <w:szCs w:val="18"/>
        </w:rPr>
        <w:t>,</w:t>
      </w:r>
      <w:r>
        <w:rPr>
          <w:rFonts w:asciiTheme="minorHAnsi" w:hAnsiTheme="minorHAnsi"/>
          <w:sz w:val="18"/>
          <w:szCs w:val="18"/>
        </w:rPr>
        <w:t>000 x (</w:t>
      </w:r>
      <w:r w:rsidRPr="00CB00C9">
        <w:rPr>
          <w:rFonts w:asciiTheme="minorHAnsi" w:hAnsiTheme="minorHAnsi"/>
          <w:sz w:val="18"/>
          <w:szCs w:val="18"/>
        </w:rPr>
        <w:t>Equivalent Leakage Area</w:t>
      </w:r>
      <w:r>
        <w:rPr>
          <w:rFonts w:asciiTheme="minorHAnsi" w:hAnsiTheme="minorHAnsi"/>
          <w:sz w:val="18"/>
          <w:szCs w:val="18"/>
        </w:rPr>
        <w:t xml:space="preserve"> (ELA) B06/</w:t>
      </w:r>
      <w:r w:rsidRPr="003A3A65">
        <w:rPr>
          <w:rFonts w:asciiTheme="minorHAnsi" w:hAnsiTheme="minorHAnsi"/>
          <w:sz w:val="18"/>
          <w:szCs w:val="18"/>
        </w:rPr>
        <w:t xml:space="preserve"> </w:t>
      </w:r>
      <w:r w:rsidRPr="0045459E">
        <w:rPr>
          <w:rFonts w:asciiTheme="minorHAnsi" w:hAnsiTheme="minorHAnsi"/>
          <w:sz w:val="18"/>
          <w:szCs w:val="18"/>
        </w:rPr>
        <w:t>conditioned floor area A</w:t>
      </w:r>
      <w:r>
        <w:rPr>
          <w:rFonts w:asciiTheme="minorHAnsi" w:hAnsiTheme="minorHAnsi"/>
          <w:sz w:val="18"/>
          <w:szCs w:val="18"/>
        </w:rPr>
        <w:t>04) x (Vertical Distance B07/8.2)^0.4]</w:t>
      </w:r>
      <w:r w:rsidRPr="00A35980">
        <w:rPr>
          <w:rFonts w:asciiTheme="minorHAnsi" w:hAnsiTheme="minorHAnsi"/>
          <w:sz w:val="18"/>
          <w:szCs w:val="18"/>
        </w:rPr>
        <w:t xml:space="preserve">= </w:t>
      </w:r>
      <w:r>
        <w:rPr>
          <w:rFonts w:asciiTheme="minorHAnsi" w:hAnsiTheme="minorHAnsi"/>
          <w:sz w:val="18"/>
          <w:szCs w:val="18"/>
        </w:rPr>
        <w:t>Normalized Leakage (NL)</w:t>
      </w:r>
    </w:p>
    <w:p w14:paraId="389AA25A" w14:textId="2E7A302A" w:rsidR="00812830" w:rsidRPr="004C3F98" w:rsidRDefault="00812830" w:rsidP="00812830">
      <w:pPr>
        <w:numPr>
          <w:ilvl w:val="0"/>
          <w:numId w:val="11"/>
        </w:numPr>
        <w:contextualSpacing/>
        <w:rPr>
          <w:rFonts w:asciiTheme="minorHAnsi" w:eastAsia="Cambria" w:hAnsiTheme="minorHAnsi"/>
          <w:sz w:val="18"/>
          <w:szCs w:val="18"/>
        </w:rPr>
      </w:pPr>
      <w:r w:rsidRPr="00A35980">
        <w:rPr>
          <w:rFonts w:asciiTheme="minorHAnsi" w:eastAsia="Cambria" w:hAnsiTheme="minorHAnsi"/>
          <w:sz w:val="18"/>
          <w:szCs w:val="18"/>
        </w:rPr>
        <w:t>This value is automatically calculated</w:t>
      </w:r>
      <w:r>
        <w:rPr>
          <w:rFonts w:asciiTheme="minorHAnsi" w:eastAsia="Cambria" w:hAnsiTheme="minorHAnsi"/>
          <w:sz w:val="18"/>
          <w:szCs w:val="18"/>
        </w:rPr>
        <w:t xml:space="preserve"> </w:t>
      </w:r>
      <w:r w:rsidRPr="00EE71C1">
        <w:rPr>
          <w:rFonts w:asciiTheme="minorHAnsi" w:eastAsia="Cambria" w:hAnsiTheme="minorHAnsi"/>
          <w:sz w:val="18"/>
          <w:szCs w:val="18"/>
        </w:rPr>
        <w:t xml:space="preserve">using </w:t>
      </w:r>
      <w:r>
        <w:rPr>
          <w:rFonts w:asciiTheme="minorHAnsi" w:eastAsia="Cambria" w:hAnsiTheme="minorHAnsi"/>
          <w:sz w:val="18"/>
          <w:szCs w:val="18"/>
        </w:rPr>
        <w:t xml:space="preserve">62.2 </w:t>
      </w:r>
      <w:r w:rsidRPr="00EE71C1">
        <w:rPr>
          <w:rFonts w:asciiTheme="minorHAnsi" w:eastAsia="Cambria" w:hAnsiTheme="minorHAnsi"/>
          <w:sz w:val="18"/>
          <w:szCs w:val="18"/>
        </w:rPr>
        <w:t xml:space="preserve">equation </w:t>
      </w:r>
      <w:r>
        <w:rPr>
          <w:rFonts w:asciiTheme="minorHAnsi" w:eastAsia="Cambria" w:hAnsiTheme="minorHAnsi"/>
          <w:sz w:val="18"/>
          <w:szCs w:val="18"/>
        </w:rPr>
        <w:t>4.6a</w:t>
      </w:r>
      <w:r w:rsidRPr="00A35980">
        <w:rPr>
          <w:rFonts w:asciiTheme="minorHAnsi" w:eastAsia="Cambria" w:hAnsiTheme="minorHAnsi"/>
          <w:sz w:val="18"/>
          <w:szCs w:val="18"/>
        </w:rPr>
        <w:t xml:space="preserve">.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 xml:space="preserve">(Normalized Leakage (NL) B09 x </w:t>
      </w:r>
      <w:r w:rsidRPr="0045459E">
        <w:rPr>
          <w:rFonts w:asciiTheme="minorHAnsi" w:hAnsiTheme="minorHAnsi"/>
          <w:sz w:val="18"/>
          <w:szCs w:val="18"/>
        </w:rPr>
        <w:t>conditioned floor area A</w:t>
      </w:r>
      <w:r>
        <w:rPr>
          <w:rFonts w:asciiTheme="minorHAnsi" w:hAnsiTheme="minorHAnsi"/>
          <w:sz w:val="18"/>
          <w:szCs w:val="18"/>
        </w:rPr>
        <w:t>04)/7.3</w:t>
      </w:r>
      <w:r w:rsidRPr="00A35980">
        <w:rPr>
          <w:rFonts w:asciiTheme="minorHAnsi" w:hAnsiTheme="minorHAnsi"/>
          <w:sz w:val="18"/>
          <w:szCs w:val="18"/>
        </w:rPr>
        <w:t xml:space="preserve">= </w:t>
      </w:r>
      <w:r>
        <w:rPr>
          <w:rFonts w:asciiTheme="minorHAnsi" w:hAnsiTheme="minorHAnsi"/>
          <w:sz w:val="18"/>
          <w:szCs w:val="18"/>
        </w:rPr>
        <w:t>Ventilation Provided by Infiltration in (CFM)</w:t>
      </w:r>
    </w:p>
    <w:p w14:paraId="389AA25B" w14:textId="4B9AD4FD" w:rsidR="00812830" w:rsidRPr="004C3F98" w:rsidRDefault="00812830" w:rsidP="00812830">
      <w:pPr>
        <w:numPr>
          <w:ilvl w:val="0"/>
          <w:numId w:val="11"/>
        </w:numPr>
        <w:contextualSpacing/>
        <w:rPr>
          <w:rFonts w:asciiTheme="minorHAnsi" w:eastAsia="Cambria" w:hAnsiTheme="minorHAnsi"/>
          <w:sz w:val="18"/>
          <w:szCs w:val="18"/>
        </w:rPr>
      </w:pPr>
      <w:r w:rsidRPr="00A35980">
        <w:rPr>
          <w:rFonts w:asciiTheme="minorHAnsi" w:eastAsia="Cambria" w:hAnsiTheme="minorHAnsi"/>
          <w:sz w:val="18"/>
          <w:szCs w:val="18"/>
        </w:rPr>
        <w:t>This value is automatically calculated</w:t>
      </w:r>
      <w:r>
        <w:rPr>
          <w:rFonts w:asciiTheme="minorHAnsi" w:eastAsia="Cambria" w:hAnsiTheme="minorHAnsi"/>
          <w:sz w:val="18"/>
          <w:szCs w:val="18"/>
        </w:rPr>
        <w:t xml:space="preserve"> </w:t>
      </w:r>
      <w:r w:rsidRPr="00EE71C1">
        <w:rPr>
          <w:rFonts w:asciiTheme="minorHAnsi" w:eastAsia="Cambria" w:hAnsiTheme="minorHAnsi"/>
          <w:sz w:val="18"/>
          <w:szCs w:val="18"/>
        </w:rPr>
        <w:t xml:space="preserve">using </w:t>
      </w:r>
      <w:r>
        <w:rPr>
          <w:rFonts w:asciiTheme="minorHAnsi" w:eastAsia="Cambria" w:hAnsiTheme="minorHAnsi"/>
          <w:sz w:val="18"/>
          <w:szCs w:val="18"/>
        </w:rPr>
        <w:t xml:space="preserve">62.2 </w:t>
      </w:r>
      <w:r w:rsidRPr="00EE71C1">
        <w:rPr>
          <w:rFonts w:asciiTheme="minorHAnsi" w:eastAsia="Cambria" w:hAnsiTheme="minorHAnsi"/>
          <w:sz w:val="18"/>
          <w:szCs w:val="18"/>
        </w:rPr>
        <w:t xml:space="preserve">equation </w:t>
      </w:r>
      <w:r>
        <w:rPr>
          <w:rFonts w:asciiTheme="minorHAnsi" w:eastAsia="Cambria" w:hAnsiTheme="minorHAnsi"/>
          <w:sz w:val="18"/>
          <w:szCs w:val="18"/>
        </w:rPr>
        <w:t>4.7</w:t>
      </w:r>
      <w:r w:rsidRPr="00A35980">
        <w:rPr>
          <w:rFonts w:asciiTheme="minorHAnsi" w:eastAsia="Cambria" w:hAnsiTheme="minorHAnsi"/>
          <w:sz w:val="18"/>
          <w:szCs w:val="18"/>
        </w:rPr>
        <w:t xml:space="preserve">. </w:t>
      </w:r>
      <w:r>
        <w:rPr>
          <w:rFonts w:asciiTheme="minorHAnsi" w:eastAsia="Cambria" w:hAnsiTheme="minorHAnsi"/>
          <w:sz w:val="18"/>
          <w:szCs w:val="18"/>
        </w:rPr>
        <w:t xml:space="preserve">It is the difference between the total required ventilation and the ventilation provided by infiltration.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 xml:space="preserve">(Required </w:t>
      </w:r>
      <w:r w:rsidRPr="0045459E">
        <w:rPr>
          <w:rFonts w:asciiTheme="minorHAnsi" w:hAnsiTheme="minorHAnsi"/>
          <w:sz w:val="18"/>
          <w:szCs w:val="18"/>
        </w:rPr>
        <w:t>Continuous Whole-Building Ventilation Rate</w:t>
      </w:r>
      <w:r>
        <w:rPr>
          <w:rFonts w:asciiTheme="minorHAnsi" w:hAnsiTheme="minorHAnsi"/>
          <w:sz w:val="18"/>
          <w:szCs w:val="18"/>
        </w:rPr>
        <w:t xml:space="preserve"> B01 - Ventilation Provided by Infiltration B10 </w:t>
      </w:r>
      <w:r w:rsidRPr="00A35980">
        <w:rPr>
          <w:rFonts w:asciiTheme="minorHAnsi" w:hAnsiTheme="minorHAnsi"/>
          <w:sz w:val="18"/>
          <w:szCs w:val="18"/>
        </w:rPr>
        <w:t>=</w:t>
      </w:r>
      <w:r>
        <w:rPr>
          <w:rFonts w:asciiTheme="minorHAnsi" w:hAnsiTheme="minorHAnsi"/>
          <w:sz w:val="18"/>
          <w:szCs w:val="18"/>
        </w:rPr>
        <w:t xml:space="preserve"> Required </w:t>
      </w:r>
      <w:r w:rsidRPr="0045459E">
        <w:rPr>
          <w:rFonts w:asciiTheme="minorHAnsi" w:hAnsiTheme="minorHAnsi"/>
          <w:sz w:val="18"/>
          <w:szCs w:val="18"/>
        </w:rPr>
        <w:t>Continuous Whole-Building Ventilation Rate</w:t>
      </w:r>
      <w:r>
        <w:rPr>
          <w:rFonts w:asciiTheme="minorHAnsi" w:hAnsiTheme="minorHAnsi"/>
          <w:sz w:val="18"/>
          <w:szCs w:val="18"/>
        </w:rPr>
        <w:t xml:space="preserve"> of the fan in (CFM)</w:t>
      </w:r>
    </w:p>
    <w:p w14:paraId="389AA25C" w14:textId="77777777" w:rsidR="00812830" w:rsidRPr="00144CC2" w:rsidRDefault="00812830" w:rsidP="00812830">
      <w:pPr>
        <w:rPr>
          <w:rFonts w:asciiTheme="minorHAnsi" w:eastAsia="Cambria" w:hAnsiTheme="minorHAnsi"/>
          <w:b/>
        </w:rPr>
      </w:pPr>
    </w:p>
    <w:p w14:paraId="389AA25D" w14:textId="77777777" w:rsidR="00812830" w:rsidRPr="0055507E" w:rsidRDefault="00812830" w:rsidP="00812830">
      <w:pPr>
        <w:rPr>
          <w:rFonts w:asciiTheme="minorHAnsi" w:eastAsia="Cambria" w:hAnsiTheme="minorHAnsi"/>
          <w:b/>
          <w:sz w:val="18"/>
          <w:szCs w:val="18"/>
        </w:rPr>
      </w:pPr>
      <w:r w:rsidRPr="0055507E">
        <w:rPr>
          <w:rFonts w:asciiTheme="minorHAnsi" w:eastAsia="Cambria" w:hAnsiTheme="minorHAnsi"/>
          <w:b/>
          <w:sz w:val="18"/>
          <w:szCs w:val="18"/>
        </w:rPr>
        <w:t>Section C. Intermittent Ventilation</w:t>
      </w:r>
    </w:p>
    <w:p w14:paraId="389AA25E" w14:textId="77777777" w:rsidR="00812830" w:rsidRPr="0055507E" w:rsidRDefault="00812830" w:rsidP="00812830">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 xml:space="preserve">Intermittent ventilation requires controls that ensure a regular operating schedule every 24 hours. Within a 24 hour period there will be one or more regular on off cycles. For a single on off cycle, enter the </w:t>
      </w:r>
      <w:r>
        <w:rPr>
          <w:rFonts w:asciiTheme="minorHAnsi" w:eastAsia="Cambria" w:hAnsiTheme="minorHAnsi"/>
          <w:sz w:val="18"/>
          <w:szCs w:val="18"/>
        </w:rPr>
        <w:t>ON</w:t>
      </w:r>
      <w:r w:rsidRPr="0055507E">
        <w:rPr>
          <w:rFonts w:asciiTheme="minorHAnsi" w:eastAsia="Cambria" w:hAnsiTheme="minorHAnsi"/>
          <w:sz w:val="18"/>
          <w:szCs w:val="18"/>
        </w:rPr>
        <w:t xml:space="preserve"> time in hours. This value will be verified by a HERS rater.</w:t>
      </w:r>
    </w:p>
    <w:p w14:paraId="389AA25F" w14:textId="77777777" w:rsidR="00812830" w:rsidRPr="0055507E" w:rsidRDefault="00812830" w:rsidP="00812830">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 xml:space="preserve">Intermittent ventilation requires controls that ensure a regular operating schedule every 24 hours. Within a 24 hour period there will be one or more regular on off cycles. For a single on off cycle, enter the </w:t>
      </w:r>
      <w:r>
        <w:rPr>
          <w:rFonts w:asciiTheme="minorHAnsi" w:eastAsia="Cambria" w:hAnsiTheme="minorHAnsi"/>
          <w:sz w:val="18"/>
          <w:szCs w:val="18"/>
        </w:rPr>
        <w:t>OFF</w:t>
      </w:r>
      <w:r w:rsidRPr="0055507E">
        <w:rPr>
          <w:rFonts w:asciiTheme="minorHAnsi" w:eastAsia="Cambria" w:hAnsiTheme="minorHAnsi"/>
          <w:sz w:val="18"/>
          <w:szCs w:val="18"/>
        </w:rPr>
        <w:t xml:space="preserve"> time in hours. This value will be verified by a HERS rater.</w:t>
      </w:r>
    </w:p>
    <w:p w14:paraId="389AA260" w14:textId="332C0EE2" w:rsidR="00812830" w:rsidRPr="0055507E" w:rsidRDefault="00812830" w:rsidP="00812830">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 xml:space="preserve">This row performs an automatic check. The intermittent ventilation system must operate at least once every 24 hours. For this to occur, the on time plus the off time in a single on off cycle must be less than 24 hours. If this is true, “OK” will appear. If this is not true, an error will appear here and correct values will need to be entered into  C01 and C02. </w:t>
      </w:r>
      <w:r w:rsidRPr="0055507E">
        <w:rPr>
          <w:rFonts w:asciiTheme="minorHAnsi" w:hAnsiTheme="minorHAnsi"/>
          <w:sz w:val="18"/>
          <w:szCs w:val="18"/>
        </w:rPr>
        <w:t>The equation used to calculate this value in the field equals: Time on in hours C01 + Time off in hours C02.</w:t>
      </w:r>
    </w:p>
    <w:p w14:paraId="389AA261" w14:textId="37453C61" w:rsidR="00812830" w:rsidRPr="0055507E" w:rsidRDefault="00812830" w:rsidP="00812830">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This value is automatically calculated. It is the daily fractional on time (</w:t>
      </w:r>
      <w:r w:rsidRPr="0055507E">
        <w:rPr>
          <w:rFonts w:asciiTheme="minorHAnsi" w:eastAsia="Cambria" w:hAnsiTheme="minorHAnsi"/>
          <w:i/>
          <w:sz w:val="18"/>
          <w:szCs w:val="18"/>
        </w:rPr>
        <w:t>f</w:t>
      </w:r>
      <w:r w:rsidRPr="0055507E">
        <w:rPr>
          <w:rFonts w:asciiTheme="minorHAnsi" w:eastAsia="Cambria" w:hAnsiTheme="minorHAnsi"/>
          <w:sz w:val="18"/>
          <w:szCs w:val="18"/>
        </w:rPr>
        <w:t xml:space="preserve">) used in 62.2 Table 4.2. A value of 0.60 means that in a 24 hour period the fan will run 60% of the time. </w:t>
      </w:r>
      <w:r w:rsidRPr="0055507E">
        <w:rPr>
          <w:rFonts w:asciiTheme="minorHAnsi" w:hAnsiTheme="minorHAnsi"/>
          <w:sz w:val="18"/>
          <w:szCs w:val="18"/>
        </w:rPr>
        <w:t>The equation used to calculate this value in the field equals: On time in Hours C01/(On time in Hours C01 + Off time in Hours C02)= Daily fractional on time</w:t>
      </w:r>
      <w:r>
        <w:rPr>
          <w:rFonts w:asciiTheme="minorHAnsi" w:hAnsiTheme="minorHAnsi"/>
          <w:sz w:val="18"/>
          <w:szCs w:val="18"/>
        </w:rPr>
        <w:t xml:space="preserve"> (decimal)</w:t>
      </w:r>
    </w:p>
    <w:p w14:paraId="389AA262" w14:textId="4B8801FF" w:rsidR="00812830" w:rsidRPr="0055507E" w:rsidRDefault="00812830" w:rsidP="00812830">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This row performs an automatic check. The ventilation system must operate at least 10% of the time. C04 must be greater than or equal to 0.10. If this is true, “OK” will appear. If this is not true, an error message will appear here and correct values will need to be entered into  C01 and C02.</w:t>
      </w:r>
    </w:p>
    <w:p w14:paraId="389AA263" w14:textId="11DE7653" w:rsidR="00DE08F4" w:rsidRDefault="00812830" w:rsidP="00812830">
      <w:pPr>
        <w:numPr>
          <w:ilvl w:val="0"/>
          <w:numId w:val="14"/>
        </w:numPr>
        <w:contextualSpacing/>
        <w:rPr>
          <w:rFonts w:asciiTheme="minorHAnsi" w:hAnsiTheme="minorHAnsi"/>
          <w:sz w:val="18"/>
          <w:szCs w:val="18"/>
        </w:rPr>
      </w:pPr>
      <w:r w:rsidRPr="0055507E">
        <w:rPr>
          <w:rFonts w:asciiTheme="minorHAnsi" w:eastAsia="Cambria" w:hAnsiTheme="minorHAnsi"/>
          <w:sz w:val="18"/>
          <w:szCs w:val="18"/>
        </w:rPr>
        <w:t xml:space="preserve">This value is automatically calculated. It is the turnover (N) used in 62.2 Table 4.2. </w:t>
      </w:r>
      <w:r w:rsidRPr="0055507E">
        <w:rPr>
          <w:rFonts w:asciiTheme="minorHAnsi" w:hAnsiTheme="minorHAnsi"/>
          <w:sz w:val="18"/>
          <w:szCs w:val="18"/>
        </w:rPr>
        <w:t>The equation used to calculate this value in the field equals: [12.8 x Continuous Whole-Building Ventilation Rate B01 x (On time in Hours C01 + Off time in Hours C02)]/ Conditioned floor area of dwelling unit A0</w:t>
      </w:r>
      <w:r>
        <w:rPr>
          <w:rFonts w:asciiTheme="minorHAnsi" w:hAnsiTheme="minorHAnsi"/>
          <w:sz w:val="18"/>
          <w:szCs w:val="18"/>
        </w:rPr>
        <w:t>4</w:t>
      </w:r>
      <w:r w:rsidRPr="0055507E">
        <w:rPr>
          <w:rFonts w:asciiTheme="minorHAnsi" w:hAnsiTheme="minorHAnsi"/>
          <w:sz w:val="18"/>
          <w:szCs w:val="18"/>
        </w:rPr>
        <w:t>= Turnover N</w:t>
      </w:r>
    </w:p>
    <w:p w14:paraId="389AA264" w14:textId="08C57721" w:rsidR="00812830" w:rsidRDefault="00812830" w:rsidP="00DE08F4">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 xml:space="preserve">User entered value </w:t>
      </w:r>
      <w:r>
        <w:rPr>
          <w:rFonts w:asciiTheme="minorHAnsi" w:eastAsia="Cambria" w:hAnsiTheme="minorHAnsi"/>
          <w:sz w:val="18"/>
          <w:szCs w:val="18"/>
        </w:rPr>
        <w:t>from table 4.2. U</w:t>
      </w:r>
      <w:r w:rsidRPr="0055507E">
        <w:rPr>
          <w:rFonts w:asciiTheme="minorHAnsi" w:eastAsia="Cambria" w:hAnsiTheme="minorHAnsi"/>
          <w:sz w:val="18"/>
          <w:szCs w:val="18"/>
        </w:rPr>
        <w:t>se the daily fractional time (</w:t>
      </w:r>
      <w:r w:rsidRPr="0055507E">
        <w:rPr>
          <w:rFonts w:asciiTheme="minorHAnsi" w:eastAsia="Cambria" w:hAnsiTheme="minorHAnsi"/>
          <w:i/>
          <w:sz w:val="18"/>
          <w:szCs w:val="18"/>
        </w:rPr>
        <w:t>f</w:t>
      </w:r>
      <w:r w:rsidRPr="0055507E">
        <w:rPr>
          <w:rFonts w:asciiTheme="minorHAnsi" w:eastAsia="Cambria" w:hAnsiTheme="minorHAnsi"/>
          <w:sz w:val="18"/>
          <w:szCs w:val="18"/>
        </w:rPr>
        <w:t>) from C04 and the turnover (N) from C06 to determine the ventilation effectiveness value (e) from 62.2 table 4.2.</w:t>
      </w:r>
    </w:p>
    <w:p w14:paraId="389AA265" w14:textId="77777777" w:rsidR="00DE08F4" w:rsidRDefault="00DE08F4">
      <w:pPr>
        <w:rPr>
          <w:rFonts w:asciiTheme="minorHAnsi" w:eastAsia="Cambria" w:hAnsiTheme="minorHAnsi"/>
          <w:sz w:val="18"/>
          <w:szCs w:val="18"/>
        </w:rPr>
      </w:pPr>
      <w:r>
        <w:rPr>
          <w:rFonts w:asciiTheme="minorHAnsi" w:eastAsia="Cambria" w:hAnsiTheme="minorHAnsi"/>
          <w:sz w:val="18"/>
          <w:szCs w:val="18"/>
        </w:rPr>
        <w:br w:type="page"/>
      </w:r>
    </w:p>
    <w:tbl>
      <w:tblPr>
        <w:tblW w:w="10907" w:type="dxa"/>
        <w:tblInd w:w="98" w:type="dxa"/>
        <w:tblLook w:val="04A0" w:firstRow="1" w:lastRow="0" w:firstColumn="1" w:lastColumn="0" w:noHBand="0" w:noVBand="1"/>
      </w:tblPr>
      <w:tblGrid>
        <w:gridCol w:w="1397"/>
        <w:gridCol w:w="634"/>
        <w:gridCol w:w="634"/>
        <w:gridCol w:w="634"/>
        <w:gridCol w:w="634"/>
        <w:gridCol w:w="634"/>
        <w:gridCol w:w="634"/>
        <w:gridCol w:w="634"/>
        <w:gridCol w:w="634"/>
        <w:gridCol w:w="634"/>
        <w:gridCol w:w="634"/>
        <w:gridCol w:w="634"/>
        <w:gridCol w:w="634"/>
        <w:gridCol w:w="634"/>
        <w:gridCol w:w="634"/>
        <w:gridCol w:w="628"/>
        <w:gridCol w:w="6"/>
      </w:tblGrid>
      <w:tr w:rsidR="00812830" w:rsidRPr="00680C44" w14:paraId="389AA267" w14:textId="77777777" w:rsidTr="00812830">
        <w:trPr>
          <w:gridAfter w:val="1"/>
          <w:wAfter w:w="6" w:type="dxa"/>
          <w:trHeight w:val="300"/>
        </w:trPr>
        <w:tc>
          <w:tcPr>
            <w:tcW w:w="10901" w:type="dxa"/>
            <w:gridSpan w:val="16"/>
            <w:tcBorders>
              <w:top w:val="nil"/>
              <w:left w:val="nil"/>
              <w:bottom w:val="nil"/>
              <w:right w:val="nil"/>
            </w:tcBorders>
            <w:shd w:val="clear" w:color="auto" w:fill="auto"/>
            <w:noWrap/>
            <w:vAlign w:val="bottom"/>
            <w:hideMark/>
          </w:tcPr>
          <w:p w14:paraId="389AA266" w14:textId="77777777" w:rsidR="00812830" w:rsidRPr="00680C44" w:rsidRDefault="00812830" w:rsidP="00812830">
            <w:pPr>
              <w:jc w:val="center"/>
              <w:rPr>
                <w:rFonts w:asciiTheme="minorHAnsi" w:hAnsiTheme="minorHAnsi"/>
                <w:color w:val="000000"/>
                <w:sz w:val="18"/>
                <w:szCs w:val="18"/>
              </w:rPr>
            </w:pPr>
            <w:r w:rsidRPr="00680C44">
              <w:rPr>
                <w:rFonts w:asciiTheme="minorHAnsi" w:hAnsiTheme="minorHAnsi"/>
                <w:color w:val="000000"/>
                <w:sz w:val="18"/>
                <w:szCs w:val="18"/>
              </w:rPr>
              <w:lastRenderedPageBreak/>
              <w:t>TABLE 4.2</w:t>
            </w:r>
          </w:p>
        </w:tc>
      </w:tr>
      <w:tr w:rsidR="00812830" w:rsidRPr="00680C44" w14:paraId="389AA269" w14:textId="77777777" w:rsidTr="00812830">
        <w:trPr>
          <w:gridAfter w:val="1"/>
          <w:wAfter w:w="6" w:type="dxa"/>
          <w:trHeight w:val="300"/>
        </w:trPr>
        <w:tc>
          <w:tcPr>
            <w:tcW w:w="10901" w:type="dxa"/>
            <w:gridSpan w:val="16"/>
            <w:tcBorders>
              <w:top w:val="nil"/>
              <w:left w:val="nil"/>
              <w:bottom w:val="single" w:sz="12" w:space="0" w:color="auto"/>
              <w:right w:val="nil"/>
            </w:tcBorders>
            <w:shd w:val="clear" w:color="auto" w:fill="auto"/>
            <w:noWrap/>
            <w:vAlign w:val="bottom"/>
            <w:hideMark/>
          </w:tcPr>
          <w:p w14:paraId="389AA268" w14:textId="77777777" w:rsidR="00812830" w:rsidRPr="00680C44" w:rsidRDefault="00812830" w:rsidP="00812830">
            <w:pPr>
              <w:jc w:val="center"/>
              <w:rPr>
                <w:rFonts w:asciiTheme="minorHAnsi" w:hAnsiTheme="minorHAnsi"/>
                <w:color w:val="000000"/>
                <w:sz w:val="18"/>
                <w:szCs w:val="18"/>
              </w:rPr>
            </w:pPr>
            <w:r w:rsidRPr="00680C44">
              <w:rPr>
                <w:rFonts w:asciiTheme="minorHAnsi" w:hAnsiTheme="minorHAnsi"/>
                <w:color w:val="000000"/>
                <w:sz w:val="18"/>
                <w:szCs w:val="18"/>
              </w:rPr>
              <w:t>Mechanical Ventilation Effectiveness for Intermittent Fans</w:t>
            </w:r>
          </w:p>
        </w:tc>
      </w:tr>
      <w:tr w:rsidR="00812830" w:rsidRPr="00680C44" w14:paraId="389AA26B" w14:textId="77777777" w:rsidTr="00812830">
        <w:trPr>
          <w:gridAfter w:val="1"/>
          <w:wAfter w:w="6" w:type="dxa"/>
          <w:trHeight w:val="300"/>
        </w:trPr>
        <w:tc>
          <w:tcPr>
            <w:tcW w:w="10901" w:type="dxa"/>
            <w:gridSpan w:val="16"/>
            <w:tcBorders>
              <w:top w:val="nil"/>
              <w:left w:val="nil"/>
              <w:bottom w:val="nil"/>
              <w:right w:val="nil"/>
            </w:tcBorders>
            <w:shd w:val="clear" w:color="auto" w:fill="auto"/>
            <w:noWrap/>
            <w:vAlign w:val="bottom"/>
            <w:hideMark/>
          </w:tcPr>
          <w:p w14:paraId="389AA26A" w14:textId="77777777" w:rsidR="00812830" w:rsidRPr="00680C44" w:rsidRDefault="00812830" w:rsidP="00812830">
            <w:pPr>
              <w:jc w:val="center"/>
              <w:rPr>
                <w:rFonts w:asciiTheme="minorHAnsi" w:hAnsiTheme="minorHAnsi"/>
                <w:color w:val="000000"/>
                <w:sz w:val="18"/>
                <w:szCs w:val="18"/>
              </w:rPr>
            </w:pPr>
            <w:r w:rsidRPr="00680C44">
              <w:rPr>
                <w:rFonts w:asciiTheme="minorHAnsi" w:hAnsiTheme="minorHAnsi"/>
                <w:color w:val="000000"/>
                <w:sz w:val="18"/>
                <w:szCs w:val="18"/>
              </w:rPr>
              <w:t>Turnover, N</w:t>
            </w:r>
          </w:p>
        </w:tc>
      </w:tr>
      <w:tr w:rsidR="00812830" w:rsidRPr="00680C44" w14:paraId="389AA27C" w14:textId="77777777" w:rsidTr="00812830">
        <w:trPr>
          <w:trHeight w:val="300"/>
        </w:trPr>
        <w:tc>
          <w:tcPr>
            <w:tcW w:w="1397" w:type="dxa"/>
            <w:tcBorders>
              <w:top w:val="nil"/>
              <w:left w:val="nil"/>
              <w:bottom w:val="nil"/>
              <w:right w:val="nil"/>
            </w:tcBorders>
            <w:shd w:val="clear" w:color="auto" w:fill="auto"/>
            <w:noWrap/>
            <w:vAlign w:val="bottom"/>
            <w:hideMark/>
          </w:tcPr>
          <w:p w14:paraId="389AA26C" w14:textId="77777777" w:rsidR="00812830" w:rsidRPr="00680C44" w:rsidRDefault="00812830" w:rsidP="00812830">
            <w:pPr>
              <w:jc w:val="center"/>
              <w:rPr>
                <w:rFonts w:asciiTheme="minorHAnsi" w:hAnsiTheme="minorHAnsi"/>
                <w:color w:val="000000"/>
                <w:sz w:val="18"/>
                <w:szCs w:val="18"/>
              </w:rPr>
            </w:pPr>
            <w:r w:rsidRPr="00680C44">
              <w:rPr>
                <w:rFonts w:asciiTheme="minorHAnsi" w:hAnsiTheme="minorHAnsi"/>
                <w:color w:val="000000"/>
                <w:sz w:val="18"/>
                <w:szCs w:val="18"/>
              </w:rPr>
              <w:t>Fractional</w:t>
            </w:r>
          </w:p>
        </w:tc>
        <w:tc>
          <w:tcPr>
            <w:tcW w:w="634" w:type="dxa"/>
            <w:tcBorders>
              <w:top w:val="nil"/>
              <w:left w:val="nil"/>
              <w:bottom w:val="nil"/>
              <w:right w:val="nil"/>
            </w:tcBorders>
            <w:shd w:val="clear" w:color="auto" w:fill="auto"/>
            <w:vAlign w:val="bottom"/>
          </w:tcPr>
          <w:p w14:paraId="389AA26D"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6E"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6F"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70"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71"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72"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73"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74"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75"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76"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77"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78"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79"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7A" w14:textId="77777777" w:rsidR="00812830" w:rsidRPr="00680C44" w:rsidRDefault="00812830" w:rsidP="00812830">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389AA27B" w14:textId="77777777" w:rsidR="00812830" w:rsidRPr="00680C44" w:rsidRDefault="00812830" w:rsidP="00812830">
            <w:pPr>
              <w:rPr>
                <w:rFonts w:asciiTheme="minorHAnsi" w:hAnsiTheme="minorHAnsi"/>
                <w:color w:val="000000"/>
                <w:sz w:val="18"/>
                <w:szCs w:val="18"/>
              </w:rPr>
            </w:pPr>
          </w:p>
        </w:tc>
      </w:tr>
      <w:tr w:rsidR="00812830" w:rsidRPr="00680C44" w14:paraId="389AA28D" w14:textId="77777777" w:rsidTr="00812830">
        <w:trPr>
          <w:trHeight w:val="300"/>
        </w:trPr>
        <w:tc>
          <w:tcPr>
            <w:tcW w:w="1397" w:type="dxa"/>
            <w:tcBorders>
              <w:top w:val="nil"/>
              <w:left w:val="nil"/>
              <w:bottom w:val="nil"/>
              <w:right w:val="nil"/>
            </w:tcBorders>
            <w:shd w:val="clear" w:color="auto" w:fill="auto"/>
            <w:noWrap/>
            <w:vAlign w:val="bottom"/>
            <w:hideMark/>
          </w:tcPr>
          <w:p w14:paraId="389AA27D" w14:textId="77777777" w:rsidR="00812830" w:rsidRPr="00680C44" w:rsidRDefault="00812830" w:rsidP="00812830">
            <w:pPr>
              <w:jc w:val="center"/>
              <w:rPr>
                <w:rFonts w:asciiTheme="minorHAnsi" w:hAnsiTheme="minorHAnsi"/>
                <w:color w:val="000000"/>
                <w:sz w:val="18"/>
                <w:szCs w:val="18"/>
              </w:rPr>
            </w:pPr>
            <w:r w:rsidRPr="00680C44">
              <w:rPr>
                <w:rFonts w:asciiTheme="minorHAnsi" w:hAnsiTheme="minorHAnsi"/>
                <w:color w:val="000000"/>
                <w:sz w:val="18"/>
                <w:szCs w:val="18"/>
              </w:rPr>
              <w:t>On-Time,</w:t>
            </w:r>
          </w:p>
        </w:tc>
        <w:tc>
          <w:tcPr>
            <w:tcW w:w="634" w:type="dxa"/>
            <w:tcBorders>
              <w:top w:val="nil"/>
              <w:left w:val="nil"/>
              <w:bottom w:val="nil"/>
              <w:right w:val="nil"/>
            </w:tcBorders>
            <w:shd w:val="clear" w:color="auto" w:fill="auto"/>
            <w:vAlign w:val="bottom"/>
          </w:tcPr>
          <w:p w14:paraId="389AA27E"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7F"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80"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81"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82"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83"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84"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85"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86"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87"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88"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89"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8A"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8B" w14:textId="77777777" w:rsidR="00812830" w:rsidRPr="00680C44" w:rsidRDefault="00812830" w:rsidP="00812830">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389AA28C" w14:textId="77777777" w:rsidR="00812830" w:rsidRPr="00680C44" w:rsidRDefault="00812830" w:rsidP="00812830">
            <w:pPr>
              <w:rPr>
                <w:rFonts w:asciiTheme="minorHAnsi" w:hAnsiTheme="minorHAnsi"/>
                <w:color w:val="000000"/>
                <w:sz w:val="18"/>
                <w:szCs w:val="18"/>
              </w:rPr>
            </w:pPr>
          </w:p>
        </w:tc>
      </w:tr>
      <w:tr w:rsidR="00812830" w:rsidRPr="00680C44" w14:paraId="389AA29E" w14:textId="77777777" w:rsidTr="00812830">
        <w:trPr>
          <w:trHeight w:val="300"/>
        </w:trPr>
        <w:tc>
          <w:tcPr>
            <w:tcW w:w="1397" w:type="dxa"/>
            <w:tcBorders>
              <w:top w:val="nil"/>
              <w:left w:val="nil"/>
              <w:bottom w:val="double" w:sz="6" w:space="0" w:color="auto"/>
              <w:right w:val="nil"/>
            </w:tcBorders>
            <w:shd w:val="clear" w:color="auto" w:fill="auto"/>
            <w:noWrap/>
            <w:vAlign w:val="bottom"/>
            <w:hideMark/>
          </w:tcPr>
          <w:p w14:paraId="389AA28E" w14:textId="77777777" w:rsidR="00812830" w:rsidRPr="00680C44" w:rsidRDefault="00812830" w:rsidP="00812830">
            <w:pPr>
              <w:jc w:val="center"/>
              <w:rPr>
                <w:rFonts w:asciiTheme="minorHAnsi" w:hAnsiTheme="minorHAnsi"/>
                <w:color w:val="000000"/>
                <w:sz w:val="18"/>
                <w:szCs w:val="18"/>
              </w:rPr>
            </w:pPr>
            <w:r w:rsidRPr="00680C44">
              <w:rPr>
                <w:rFonts w:asciiTheme="minorHAnsi" w:hAnsiTheme="minorHAnsi"/>
                <w:color w:val="000000"/>
                <w:sz w:val="18"/>
                <w:szCs w:val="18"/>
              </w:rPr>
              <w:t>f</w:t>
            </w:r>
          </w:p>
        </w:tc>
        <w:tc>
          <w:tcPr>
            <w:tcW w:w="634" w:type="dxa"/>
            <w:tcBorders>
              <w:top w:val="nil"/>
              <w:left w:val="nil"/>
              <w:bottom w:val="double" w:sz="6" w:space="0" w:color="auto"/>
              <w:right w:val="nil"/>
            </w:tcBorders>
            <w:shd w:val="clear" w:color="auto" w:fill="auto"/>
            <w:noWrap/>
            <w:vAlign w:val="bottom"/>
            <w:hideMark/>
          </w:tcPr>
          <w:p w14:paraId="389AA28F"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w:t>
            </w:r>
          </w:p>
        </w:tc>
        <w:tc>
          <w:tcPr>
            <w:tcW w:w="634" w:type="dxa"/>
            <w:tcBorders>
              <w:top w:val="nil"/>
              <w:left w:val="nil"/>
              <w:bottom w:val="double" w:sz="6" w:space="0" w:color="auto"/>
              <w:right w:val="nil"/>
            </w:tcBorders>
            <w:shd w:val="clear" w:color="auto" w:fill="auto"/>
            <w:noWrap/>
            <w:vAlign w:val="bottom"/>
            <w:hideMark/>
          </w:tcPr>
          <w:p w14:paraId="389AA290"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w:t>
            </w:r>
          </w:p>
        </w:tc>
        <w:tc>
          <w:tcPr>
            <w:tcW w:w="634" w:type="dxa"/>
            <w:tcBorders>
              <w:top w:val="nil"/>
              <w:left w:val="nil"/>
              <w:bottom w:val="double" w:sz="6" w:space="0" w:color="auto"/>
              <w:right w:val="nil"/>
            </w:tcBorders>
            <w:shd w:val="clear" w:color="auto" w:fill="auto"/>
            <w:noWrap/>
            <w:vAlign w:val="bottom"/>
            <w:hideMark/>
          </w:tcPr>
          <w:p w14:paraId="389AA291"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1.5</w:t>
            </w:r>
          </w:p>
        </w:tc>
        <w:tc>
          <w:tcPr>
            <w:tcW w:w="634" w:type="dxa"/>
            <w:tcBorders>
              <w:top w:val="nil"/>
              <w:left w:val="nil"/>
              <w:bottom w:val="double" w:sz="6" w:space="0" w:color="auto"/>
              <w:right w:val="nil"/>
            </w:tcBorders>
            <w:shd w:val="clear" w:color="auto" w:fill="auto"/>
            <w:noWrap/>
            <w:vAlign w:val="bottom"/>
            <w:hideMark/>
          </w:tcPr>
          <w:p w14:paraId="389AA292"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2</w:t>
            </w:r>
          </w:p>
        </w:tc>
        <w:tc>
          <w:tcPr>
            <w:tcW w:w="634" w:type="dxa"/>
            <w:tcBorders>
              <w:top w:val="nil"/>
              <w:left w:val="nil"/>
              <w:bottom w:val="double" w:sz="6" w:space="0" w:color="auto"/>
              <w:right w:val="nil"/>
            </w:tcBorders>
            <w:shd w:val="clear" w:color="auto" w:fill="auto"/>
            <w:noWrap/>
            <w:vAlign w:val="bottom"/>
            <w:hideMark/>
          </w:tcPr>
          <w:p w14:paraId="389AA293"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2.5</w:t>
            </w:r>
          </w:p>
        </w:tc>
        <w:tc>
          <w:tcPr>
            <w:tcW w:w="634" w:type="dxa"/>
            <w:tcBorders>
              <w:top w:val="nil"/>
              <w:left w:val="nil"/>
              <w:bottom w:val="double" w:sz="6" w:space="0" w:color="auto"/>
              <w:right w:val="nil"/>
            </w:tcBorders>
            <w:shd w:val="clear" w:color="auto" w:fill="auto"/>
            <w:noWrap/>
            <w:vAlign w:val="bottom"/>
            <w:hideMark/>
          </w:tcPr>
          <w:p w14:paraId="389AA294"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3</w:t>
            </w:r>
          </w:p>
        </w:tc>
        <w:tc>
          <w:tcPr>
            <w:tcW w:w="634" w:type="dxa"/>
            <w:tcBorders>
              <w:top w:val="nil"/>
              <w:left w:val="nil"/>
              <w:bottom w:val="double" w:sz="6" w:space="0" w:color="auto"/>
              <w:right w:val="nil"/>
            </w:tcBorders>
            <w:shd w:val="clear" w:color="auto" w:fill="auto"/>
            <w:noWrap/>
            <w:vAlign w:val="bottom"/>
            <w:hideMark/>
          </w:tcPr>
          <w:p w14:paraId="389AA295"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3.5</w:t>
            </w:r>
          </w:p>
        </w:tc>
        <w:tc>
          <w:tcPr>
            <w:tcW w:w="634" w:type="dxa"/>
            <w:tcBorders>
              <w:top w:val="nil"/>
              <w:left w:val="nil"/>
              <w:bottom w:val="double" w:sz="6" w:space="0" w:color="auto"/>
              <w:right w:val="nil"/>
            </w:tcBorders>
            <w:shd w:val="clear" w:color="auto" w:fill="auto"/>
            <w:noWrap/>
            <w:vAlign w:val="bottom"/>
            <w:hideMark/>
          </w:tcPr>
          <w:p w14:paraId="389AA296"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4</w:t>
            </w:r>
          </w:p>
        </w:tc>
        <w:tc>
          <w:tcPr>
            <w:tcW w:w="634" w:type="dxa"/>
            <w:tcBorders>
              <w:top w:val="nil"/>
              <w:left w:val="nil"/>
              <w:bottom w:val="double" w:sz="6" w:space="0" w:color="auto"/>
              <w:right w:val="nil"/>
            </w:tcBorders>
            <w:shd w:val="clear" w:color="auto" w:fill="auto"/>
            <w:noWrap/>
            <w:vAlign w:val="bottom"/>
            <w:hideMark/>
          </w:tcPr>
          <w:p w14:paraId="389AA297"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5</w:t>
            </w:r>
          </w:p>
        </w:tc>
        <w:tc>
          <w:tcPr>
            <w:tcW w:w="634" w:type="dxa"/>
            <w:tcBorders>
              <w:top w:val="nil"/>
              <w:left w:val="nil"/>
              <w:bottom w:val="double" w:sz="6" w:space="0" w:color="auto"/>
              <w:right w:val="nil"/>
            </w:tcBorders>
            <w:shd w:val="clear" w:color="auto" w:fill="auto"/>
            <w:noWrap/>
            <w:vAlign w:val="bottom"/>
            <w:hideMark/>
          </w:tcPr>
          <w:p w14:paraId="389AA298"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6</w:t>
            </w:r>
          </w:p>
        </w:tc>
        <w:tc>
          <w:tcPr>
            <w:tcW w:w="634" w:type="dxa"/>
            <w:tcBorders>
              <w:top w:val="nil"/>
              <w:left w:val="nil"/>
              <w:bottom w:val="double" w:sz="6" w:space="0" w:color="auto"/>
              <w:right w:val="nil"/>
            </w:tcBorders>
            <w:shd w:val="clear" w:color="auto" w:fill="auto"/>
            <w:noWrap/>
            <w:vAlign w:val="bottom"/>
            <w:hideMark/>
          </w:tcPr>
          <w:p w14:paraId="389AA299"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8</w:t>
            </w:r>
          </w:p>
        </w:tc>
        <w:tc>
          <w:tcPr>
            <w:tcW w:w="634" w:type="dxa"/>
            <w:tcBorders>
              <w:top w:val="nil"/>
              <w:left w:val="nil"/>
              <w:bottom w:val="double" w:sz="6" w:space="0" w:color="auto"/>
              <w:right w:val="nil"/>
            </w:tcBorders>
            <w:shd w:val="clear" w:color="auto" w:fill="auto"/>
            <w:noWrap/>
            <w:vAlign w:val="bottom"/>
            <w:hideMark/>
          </w:tcPr>
          <w:p w14:paraId="389AA29A"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12</w:t>
            </w:r>
          </w:p>
        </w:tc>
        <w:tc>
          <w:tcPr>
            <w:tcW w:w="634" w:type="dxa"/>
            <w:tcBorders>
              <w:top w:val="nil"/>
              <w:left w:val="nil"/>
              <w:bottom w:val="double" w:sz="6" w:space="0" w:color="auto"/>
              <w:right w:val="nil"/>
            </w:tcBorders>
            <w:shd w:val="clear" w:color="auto" w:fill="auto"/>
            <w:noWrap/>
            <w:vAlign w:val="bottom"/>
            <w:hideMark/>
          </w:tcPr>
          <w:p w14:paraId="389AA29B"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20</w:t>
            </w:r>
          </w:p>
        </w:tc>
        <w:tc>
          <w:tcPr>
            <w:tcW w:w="634" w:type="dxa"/>
            <w:tcBorders>
              <w:top w:val="nil"/>
              <w:left w:val="nil"/>
              <w:bottom w:val="double" w:sz="6" w:space="0" w:color="auto"/>
              <w:right w:val="nil"/>
            </w:tcBorders>
            <w:shd w:val="clear" w:color="auto" w:fill="auto"/>
            <w:noWrap/>
            <w:vAlign w:val="bottom"/>
            <w:hideMark/>
          </w:tcPr>
          <w:p w14:paraId="389AA29C"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40</w:t>
            </w:r>
          </w:p>
        </w:tc>
        <w:tc>
          <w:tcPr>
            <w:tcW w:w="634" w:type="dxa"/>
            <w:gridSpan w:val="2"/>
            <w:tcBorders>
              <w:top w:val="nil"/>
              <w:left w:val="nil"/>
              <w:bottom w:val="double" w:sz="6" w:space="0" w:color="auto"/>
              <w:right w:val="nil"/>
            </w:tcBorders>
            <w:shd w:val="clear" w:color="auto" w:fill="auto"/>
            <w:noWrap/>
            <w:vAlign w:val="bottom"/>
            <w:hideMark/>
          </w:tcPr>
          <w:p w14:paraId="389AA29D"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r>
      <w:tr w:rsidR="00812830" w:rsidRPr="00680C44" w14:paraId="389AA2AF" w14:textId="77777777" w:rsidTr="00812830">
        <w:trPr>
          <w:trHeight w:val="300"/>
        </w:trPr>
        <w:tc>
          <w:tcPr>
            <w:tcW w:w="1397" w:type="dxa"/>
            <w:tcBorders>
              <w:top w:val="nil"/>
              <w:left w:val="nil"/>
              <w:bottom w:val="nil"/>
              <w:right w:val="nil"/>
            </w:tcBorders>
            <w:shd w:val="clear" w:color="auto" w:fill="auto"/>
            <w:noWrap/>
            <w:vAlign w:val="bottom"/>
            <w:hideMark/>
          </w:tcPr>
          <w:p w14:paraId="389AA29F"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389AA2A0"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2A1"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0.95</w:t>
            </w:r>
          </w:p>
        </w:tc>
        <w:tc>
          <w:tcPr>
            <w:tcW w:w="634" w:type="dxa"/>
            <w:tcBorders>
              <w:top w:val="nil"/>
              <w:left w:val="nil"/>
              <w:bottom w:val="nil"/>
              <w:right w:val="nil"/>
            </w:tcBorders>
            <w:shd w:val="clear" w:color="auto" w:fill="auto"/>
            <w:noWrap/>
            <w:vAlign w:val="bottom"/>
            <w:hideMark/>
          </w:tcPr>
          <w:p w14:paraId="389AA2A2"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0.88</w:t>
            </w:r>
          </w:p>
        </w:tc>
        <w:tc>
          <w:tcPr>
            <w:tcW w:w="634" w:type="dxa"/>
            <w:tcBorders>
              <w:top w:val="nil"/>
              <w:left w:val="nil"/>
              <w:bottom w:val="nil"/>
              <w:right w:val="nil"/>
            </w:tcBorders>
            <w:shd w:val="clear" w:color="auto" w:fill="auto"/>
            <w:noWrap/>
            <w:vAlign w:val="bottom"/>
            <w:hideMark/>
          </w:tcPr>
          <w:p w14:paraId="389AA2A3"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0.78</w:t>
            </w:r>
          </w:p>
        </w:tc>
        <w:tc>
          <w:tcPr>
            <w:tcW w:w="634" w:type="dxa"/>
            <w:tcBorders>
              <w:top w:val="nil"/>
              <w:left w:val="nil"/>
              <w:bottom w:val="nil"/>
              <w:right w:val="nil"/>
            </w:tcBorders>
            <w:shd w:val="clear" w:color="auto" w:fill="auto"/>
            <w:noWrap/>
            <w:vAlign w:val="bottom"/>
            <w:hideMark/>
          </w:tcPr>
          <w:p w14:paraId="389AA2A4"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0.60</w:t>
            </w:r>
          </w:p>
        </w:tc>
        <w:tc>
          <w:tcPr>
            <w:tcW w:w="634" w:type="dxa"/>
            <w:tcBorders>
              <w:top w:val="nil"/>
              <w:left w:val="nil"/>
              <w:bottom w:val="nil"/>
              <w:right w:val="nil"/>
            </w:tcBorders>
            <w:shd w:val="clear" w:color="auto" w:fill="auto"/>
            <w:noWrap/>
            <w:vAlign w:val="bottom"/>
            <w:hideMark/>
          </w:tcPr>
          <w:p w14:paraId="389AA2A5"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389AA2A6"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A7"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A8"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A9"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AA"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AB"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AC"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AD" w14:textId="77777777" w:rsidR="00812830" w:rsidRPr="00680C44" w:rsidRDefault="00812830" w:rsidP="00812830">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389AA2AE" w14:textId="77777777" w:rsidR="00812830" w:rsidRPr="00680C44" w:rsidRDefault="00812830" w:rsidP="00812830">
            <w:pPr>
              <w:rPr>
                <w:rFonts w:asciiTheme="minorHAnsi" w:hAnsiTheme="minorHAnsi"/>
                <w:color w:val="000000"/>
                <w:sz w:val="18"/>
                <w:szCs w:val="18"/>
              </w:rPr>
            </w:pPr>
          </w:p>
        </w:tc>
      </w:tr>
      <w:tr w:rsidR="00812830" w:rsidRPr="00680C44" w14:paraId="389AA2C0" w14:textId="77777777" w:rsidTr="00812830">
        <w:trPr>
          <w:trHeight w:val="300"/>
        </w:trPr>
        <w:tc>
          <w:tcPr>
            <w:tcW w:w="1397" w:type="dxa"/>
            <w:tcBorders>
              <w:top w:val="nil"/>
              <w:left w:val="nil"/>
              <w:bottom w:val="nil"/>
              <w:right w:val="nil"/>
            </w:tcBorders>
            <w:shd w:val="clear" w:color="auto" w:fill="auto"/>
            <w:noWrap/>
            <w:vAlign w:val="bottom"/>
            <w:hideMark/>
          </w:tcPr>
          <w:p w14:paraId="389AA2B0"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0.05</w:t>
            </w:r>
          </w:p>
        </w:tc>
        <w:tc>
          <w:tcPr>
            <w:tcW w:w="634" w:type="dxa"/>
            <w:tcBorders>
              <w:top w:val="nil"/>
              <w:left w:val="nil"/>
              <w:bottom w:val="nil"/>
              <w:right w:val="nil"/>
            </w:tcBorders>
            <w:shd w:val="clear" w:color="auto" w:fill="auto"/>
            <w:noWrap/>
            <w:vAlign w:val="bottom"/>
            <w:hideMark/>
          </w:tcPr>
          <w:p w14:paraId="389AA2B1"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2B2"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hideMark/>
          </w:tcPr>
          <w:p w14:paraId="389AA2B3"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hideMark/>
          </w:tcPr>
          <w:p w14:paraId="389AA2B4"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0.81</w:t>
            </w:r>
          </w:p>
        </w:tc>
        <w:tc>
          <w:tcPr>
            <w:tcW w:w="634" w:type="dxa"/>
            <w:tcBorders>
              <w:top w:val="nil"/>
              <w:left w:val="nil"/>
              <w:bottom w:val="nil"/>
              <w:right w:val="nil"/>
            </w:tcBorders>
            <w:shd w:val="clear" w:color="auto" w:fill="auto"/>
            <w:noWrap/>
            <w:vAlign w:val="bottom"/>
            <w:hideMark/>
          </w:tcPr>
          <w:p w14:paraId="389AA2B5"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0.67</w:t>
            </w:r>
          </w:p>
        </w:tc>
        <w:tc>
          <w:tcPr>
            <w:tcW w:w="634" w:type="dxa"/>
            <w:tcBorders>
              <w:top w:val="nil"/>
              <w:left w:val="nil"/>
              <w:bottom w:val="nil"/>
              <w:right w:val="nil"/>
            </w:tcBorders>
            <w:shd w:val="clear" w:color="auto" w:fill="auto"/>
            <w:noWrap/>
            <w:vAlign w:val="bottom"/>
            <w:hideMark/>
          </w:tcPr>
          <w:p w14:paraId="389AA2B6"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0.41</w:t>
            </w:r>
          </w:p>
        </w:tc>
        <w:tc>
          <w:tcPr>
            <w:tcW w:w="634" w:type="dxa"/>
            <w:tcBorders>
              <w:top w:val="nil"/>
              <w:left w:val="nil"/>
              <w:bottom w:val="nil"/>
              <w:right w:val="nil"/>
            </w:tcBorders>
            <w:shd w:val="clear" w:color="auto" w:fill="auto"/>
            <w:noWrap/>
            <w:vAlign w:val="bottom"/>
            <w:hideMark/>
          </w:tcPr>
          <w:p w14:paraId="389AA2B7"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389AA2B8"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B9"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BA"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BB"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BC"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BD"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BE" w14:textId="77777777" w:rsidR="00812830" w:rsidRPr="00680C44" w:rsidRDefault="00812830" w:rsidP="00812830">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389AA2BF" w14:textId="77777777" w:rsidR="00812830" w:rsidRPr="00680C44" w:rsidRDefault="00812830" w:rsidP="00812830">
            <w:pPr>
              <w:rPr>
                <w:rFonts w:asciiTheme="minorHAnsi" w:hAnsiTheme="minorHAnsi"/>
                <w:color w:val="000000"/>
                <w:sz w:val="18"/>
                <w:szCs w:val="18"/>
              </w:rPr>
            </w:pPr>
          </w:p>
        </w:tc>
      </w:tr>
      <w:tr w:rsidR="00812830" w:rsidRPr="00680C44" w14:paraId="389AA2D1" w14:textId="77777777" w:rsidTr="00812830">
        <w:trPr>
          <w:trHeight w:val="300"/>
        </w:trPr>
        <w:tc>
          <w:tcPr>
            <w:tcW w:w="1397" w:type="dxa"/>
            <w:tcBorders>
              <w:top w:val="nil"/>
              <w:left w:val="nil"/>
              <w:bottom w:val="nil"/>
              <w:right w:val="nil"/>
            </w:tcBorders>
            <w:shd w:val="clear" w:color="auto" w:fill="auto"/>
            <w:noWrap/>
            <w:vAlign w:val="bottom"/>
            <w:hideMark/>
          </w:tcPr>
          <w:p w14:paraId="389AA2C1"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0.10</w:t>
            </w:r>
          </w:p>
        </w:tc>
        <w:tc>
          <w:tcPr>
            <w:tcW w:w="634" w:type="dxa"/>
            <w:tcBorders>
              <w:top w:val="nil"/>
              <w:left w:val="nil"/>
              <w:bottom w:val="nil"/>
              <w:right w:val="nil"/>
            </w:tcBorders>
            <w:shd w:val="clear" w:color="auto" w:fill="auto"/>
            <w:noWrap/>
            <w:vAlign w:val="bottom"/>
            <w:hideMark/>
          </w:tcPr>
          <w:p w14:paraId="389AA2C2"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2C3"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hideMark/>
          </w:tcPr>
          <w:p w14:paraId="389AA2C4"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0.91</w:t>
            </w:r>
          </w:p>
        </w:tc>
        <w:tc>
          <w:tcPr>
            <w:tcW w:w="634" w:type="dxa"/>
            <w:tcBorders>
              <w:top w:val="nil"/>
              <w:left w:val="nil"/>
              <w:bottom w:val="nil"/>
              <w:right w:val="nil"/>
            </w:tcBorders>
            <w:shd w:val="clear" w:color="auto" w:fill="auto"/>
            <w:noWrap/>
            <w:vAlign w:val="bottom"/>
            <w:hideMark/>
          </w:tcPr>
          <w:p w14:paraId="389AA2C5"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0.83</w:t>
            </w:r>
          </w:p>
        </w:tc>
        <w:tc>
          <w:tcPr>
            <w:tcW w:w="634" w:type="dxa"/>
            <w:tcBorders>
              <w:top w:val="nil"/>
              <w:left w:val="nil"/>
              <w:bottom w:val="nil"/>
              <w:right w:val="nil"/>
            </w:tcBorders>
            <w:shd w:val="clear" w:color="auto" w:fill="auto"/>
            <w:noWrap/>
            <w:vAlign w:val="bottom"/>
            <w:hideMark/>
          </w:tcPr>
          <w:p w14:paraId="389AA2C6"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0.72</w:t>
            </w:r>
          </w:p>
        </w:tc>
        <w:tc>
          <w:tcPr>
            <w:tcW w:w="634" w:type="dxa"/>
            <w:tcBorders>
              <w:top w:val="nil"/>
              <w:left w:val="nil"/>
              <w:bottom w:val="nil"/>
              <w:right w:val="nil"/>
            </w:tcBorders>
            <w:shd w:val="clear" w:color="auto" w:fill="auto"/>
            <w:noWrap/>
            <w:vAlign w:val="bottom"/>
            <w:hideMark/>
          </w:tcPr>
          <w:p w14:paraId="389AA2C7"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0.55</w:t>
            </w:r>
          </w:p>
        </w:tc>
        <w:tc>
          <w:tcPr>
            <w:tcW w:w="634" w:type="dxa"/>
            <w:tcBorders>
              <w:top w:val="nil"/>
              <w:left w:val="nil"/>
              <w:bottom w:val="nil"/>
              <w:right w:val="nil"/>
            </w:tcBorders>
            <w:shd w:val="clear" w:color="auto" w:fill="auto"/>
            <w:noWrap/>
            <w:vAlign w:val="bottom"/>
            <w:hideMark/>
          </w:tcPr>
          <w:p w14:paraId="389AA2C8"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0.21</w:t>
            </w:r>
          </w:p>
        </w:tc>
        <w:tc>
          <w:tcPr>
            <w:tcW w:w="634" w:type="dxa"/>
            <w:tcBorders>
              <w:top w:val="nil"/>
              <w:left w:val="nil"/>
              <w:bottom w:val="nil"/>
              <w:right w:val="nil"/>
            </w:tcBorders>
            <w:shd w:val="clear" w:color="auto" w:fill="auto"/>
            <w:noWrap/>
            <w:vAlign w:val="bottom"/>
            <w:hideMark/>
          </w:tcPr>
          <w:p w14:paraId="389AA2C9"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389AA2CA"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CB"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CC"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CD"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CE"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CF" w14:textId="77777777" w:rsidR="00812830" w:rsidRPr="00680C44" w:rsidRDefault="00812830" w:rsidP="00812830">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389AA2D0" w14:textId="77777777" w:rsidR="00812830" w:rsidRPr="00680C44" w:rsidRDefault="00812830" w:rsidP="00812830">
            <w:pPr>
              <w:rPr>
                <w:rFonts w:asciiTheme="minorHAnsi" w:hAnsiTheme="minorHAnsi"/>
                <w:color w:val="000000"/>
                <w:sz w:val="18"/>
                <w:szCs w:val="18"/>
              </w:rPr>
            </w:pPr>
          </w:p>
        </w:tc>
      </w:tr>
      <w:tr w:rsidR="00812830" w:rsidRPr="00680C44" w14:paraId="389AA2E2" w14:textId="77777777" w:rsidTr="00812830">
        <w:trPr>
          <w:trHeight w:val="300"/>
        </w:trPr>
        <w:tc>
          <w:tcPr>
            <w:tcW w:w="1397" w:type="dxa"/>
            <w:tcBorders>
              <w:top w:val="nil"/>
              <w:left w:val="nil"/>
              <w:bottom w:val="nil"/>
              <w:right w:val="nil"/>
            </w:tcBorders>
            <w:shd w:val="clear" w:color="auto" w:fill="auto"/>
            <w:noWrap/>
            <w:vAlign w:val="bottom"/>
            <w:hideMark/>
          </w:tcPr>
          <w:p w14:paraId="389AA2D2"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0.15</w:t>
            </w:r>
          </w:p>
        </w:tc>
        <w:tc>
          <w:tcPr>
            <w:tcW w:w="634" w:type="dxa"/>
            <w:tcBorders>
              <w:top w:val="nil"/>
              <w:left w:val="nil"/>
              <w:bottom w:val="nil"/>
              <w:right w:val="nil"/>
            </w:tcBorders>
            <w:shd w:val="clear" w:color="auto" w:fill="auto"/>
            <w:noWrap/>
            <w:vAlign w:val="bottom"/>
            <w:hideMark/>
          </w:tcPr>
          <w:p w14:paraId="389AA2D3"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2D4"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hideMark/>
          </w:tcPr>
          <w:p w14:paraId="389AA2D5"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0.92</w:t>
            </w:r>
          </w:p>
        </w:tc>
        <w:tc>
          <w:tcPr>
            <w:tcW w:w="634" w:type="dxa"/>
            <w:tcBorders>
              <w:top w:val="nil"/>
              <w:left w:val="nil"/>
              <w:bottom w:val="nil"/>
              <w:right w:val="nil"/>
            </w:tcBorders>
            <w:shd w:val="clear" w:color="auto" w:fill="auto"/>
            <w:noWrap/>
            <w:vAlign w:val="bottom"/>
            <w:hideMark/>
          </w:tcPr>
          <w:p w14:paraId="389AA2D6"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hideMark/>
          </w:tcPr>
          <w:p w14:paraId="389AA2D7"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0.76</w:t>
            </w:r>
          </w:p>
        </w:tc>
        <w:tc>
          <w:tcPr>
            <w:tcW w:w="634" w:type="dxa"/>
            <w:tcBorders>
              <w:top w:val="nil"/>
              <w:left w:val="nil"/>
              <w:bottom w:val="nil"/>
              <w:right w:val="nil"/>
            </w:tcBorders>
            <w:shd w:val="clear" w:color="auto" w:fill="auto"/>
            <w:noWrap/>
            <w:vAlign w:val="bottom"/>
            <w:hideMark/>
          </w:tcPr>
          <w:p w14:paraId="389AA2D8"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0.63</w:t>
            </w:r>
          </w:p>
        </w:tc>
        <w:tc>
          <w:tcPr>
            <w:tcW w:w="634" w:type="dxa"/>
            <w:tcBorders>
              <w:top w:val="nil"/>
              <w:left w:val="nil"/>
              <w:bottom w:val="nil"/>
              <w:right w:val="nil"/>
            </w:tcBorders>
            <w:shd w:val="clear" w:color="auto" w:fill="auto"/>
            <w:noWrap/>
            <w:vAlign w:val="bottom"/>
            <w:hideMark/>
          </w:tcPr>
          <w:p w14:paraId="389AA2D9"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0.44</w:t>
            </w:r>
          </w:p>
        </w:tc>
        <w:tc>
          <w:tcPr>
            <w:tcW w:w="634" w:type="dxa"/>
            <w:tcBorders>
              <w:top w:val="nil"/>
              <w:left w:val="nil"/>
              <w:bottom w:val="nil"/>
              <w:right w:val="nil"/>
            </w:tcBorders>
            <w:shd w:val="clear" w:color="auto" w:fill="auto"/>
            <w:noWrap/>
            <w:vAlign w:val="bottom"/>
            <w:hideMark/>
          </w:tcPr>
          <w:p w14:paraId="389AA2DA"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0.18</w:t>
            </w:r>
          </w:p>
        </w:tc>
        <w:tc>
          <w:tcPr>
            <w:tcW w:w="634" w:type="dxa"/>
            <w:tcBorders>
              <w:top w:val="nil"/>
              <w:left w:val="nil"/>
              <w:bottom w:val="nil"/>
              <w:right w:val="nil"/>
            </w:tcBorders>
            <w:shd w:val="clear" w:color="auto" w:fill="auto"/>
            <w:noWrap/>
            <w:vAlign w:val="bottom"/>
            <w:hideMark/>
          </w:tcPr>
          <w:p w14:paraId="389AA2DB"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389AA2DC"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DD"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DE"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DF"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E0" w14:textId="77777777" w:rsidR="00812830" w:rsidRPr="00680C44" w:rsidRDefault="00812830" w:rsidP="00812830">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389AA2E1" w14:textId="77777777" w:rsidR="00812830" w:rsidRPr="00680C44" w:rsidRDefault="00812830" w:rsidP="00812830">
            <w:pPr>
              <w:rPr>
                <w:rFonts w:asciiTheme="minorHAnsi" w:hAnsiTheme="minorHAnsi"/>
                <w:color w:val="000000"/>
                <w:sz w:val="18"/>
                <w:szCs w:val="18"/>
              </w:rPr>
            </w:pPr>
          </w:p>
        </w:tc>
      </w:tr>
      <w:tr w:rsidR="00812830" w:rsidRPr="00680C44" w14:paraId="389AA2F3" w14:textId="77777777" w:rsidTr="00812830">
        <w:trPr>
          <w:trHeight w:val="300"/>
        </w:trPr>
        <w:tc>
          <w:tcPr>
            <w:tcW w:w="1397" w:type="dxa"/>
            <w:tcBorders>
              <w:top w:val="nil"/>
              <w:left w:val="nil"/>
              <w:bottom w:val="nil"/>
              <w:right w:val="nil"/>
            </w:tcBorders>
            <w:shd w:val="clear" w:color="auto" w:fill="auto"/>
            <w:noWrap/>
            <w:vAlign w:val="bottom"/>
            <w:hideMark/>
          </w:tcPr>
          <w:p w14:paraId="389AA2E3"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0.20</w:t>
            </w:r>
          </w:p>
        </w:tc>
        <w:tc>
          <w:tcPr>
            <w:tcW w:w="634" w:type="dxa"/>
            <w:tcBorders>
              <w:top w:val="nil"/>
              <w:left w:val="nil"/>
              <w:bottom w:val="nil"/>
              <w:right w:val="nil"/>
            </w:tcBorders>
            <w:shd w:val="clear" w:color="auto" w:fill="auto"/>
            <w:noWrap/>
            <w:vAlign w:val="bottom"/>
            <w:hideMark/>
          </w:tcPr>
          <w:p w14:paraId="389AA2E4"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2E5"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hideMark/>
          </w:tcPr>
          <w:p w14:paraId="389AA2E6"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0.93</w:t>
            </w:r>
          </w:p>
        </w:tc>
        <w:tc>
          <w:tcPr>
            <w:tcW w:w="634" w:type="dxa"/>
            <w:tcBorders>
              <w:top w:val="nil"/>
              <w:left w:val="nil"/>
              <w:bottom w:val="nil"/>
              <w:right w:val="nil"/>
            </w:tcBorders>
            <w:shd w:val="clear" w:color="auto" w:fill="auto"/>
            <w:noWrap/>
            <w:vAlign w:val="bottom"/>
            <w:hideMark/>
          </w:tcPr>
          <w:p w14:paraId="389AA2E7"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0.87</w:t>
            </w:r>
          </w:p>
        </w:tc>
        <w:tc>
          <w:tcPr>
            <w:tcW w:w="634" w:type="dxa"/>
            <w:tcBorders>
              <w:top w:val="nil"/>
              <w:left w:val="nil"/>
              <w:bottom w:val="nil"/>
              <w:right w:val="nil"/>
            </w:tcBorders>
            <w:shd w:val="clear" w:color="auto" w:fill="auto"/>
            <w:noWrap/>
            <w:vAlign w:val="bottom"/>
            <w:hideMark/>
          </w:tcPr>
          <w:p w14:paraId="389AA2E8"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0.79</w:t>
            </w:r>
          </w:p>
        </w:tc>
        <w:tc>
          <w:tcPr>
            <w:tcW w:w="634" w:type="dxa"/>
            <w:tcBorders>
              <w:top w:val="nil"/>
              <w:left w:val="nil"/>
              <w:bottom w:val="nil"/>
              <w:right w:val="nil"/>
            </w:tcBorders>
            <w:shd w:val="clear" w:color="auto" w:fill="auto"/>
            <w:noWrap/>
            <w:vAlign w:val="bottom"/>
            <w:hideMark/>
          </w:tcPr>
          <w:p w14:paraId="389AA2E9"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0.69</w:t>
            </w:r>
          </w:p>
        </w:tc>
        <w:tc>
          <w:tcPr>
            <w:tcW w:w="634" w:type="dxa"/>
            <w:tcBorders>
              <w:top w:val="nil"/>
              <w:left w:val="nil"/>
              <w:bottom w:val="nil"/>
              <w:right w:val="nil"/>
            </w:tcBorders>
            <w:shd w:val="clear" w:color="auto" w:fill="auto"/>
            <w:noWrap/>
            <w:vAlign w:val="bottom"/>
            <w:hideMark/>
          </w:tcPr>
          <w:p w14:paraId="389AA2EA"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0.56</w:t>
            </w:r>
          </w:p>
        </w:tc>
        <w:tc>
          <w:tcPr>
            <w:tcW w:w="634" w:type="dxa"/>
            <w:tcBorders>
              <w:top w:val="nil"/>
              <w:left w:val="nil"/>
              <w:bottom w:val="nil"/>
              <w:right w:val="nil"/>
            </w:tcBorders>
            <w:shd w:val="clear" w:color="auto" w:fill="auto"/>
            <w:noWrap/>
            <w:vAlign w:val="bottom"/>
            <w:hideMark/>
          </w:tcPr>
          <w:p w14:paraId="389AA2EB"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0.40</w:t>
            </w:r>
          </w:p>
        </w:tc>
        <w:tc>
          <w:tcPr>
            <w:tcW w:w="634" w:type="dxa"/>
            <w:tcBorders>
              <w:top w:val="nil"/>
              <w:left w:val="nil"/>
              <w:bottom w:val="nil"/>
              <w:right w:val="nil"/>
            </w:tcBorders>
            <w:shd w:val="clear" w:color="auto" w:fill="auto"/>
            <w:noWrap/>
            <w:vAlign w:val="bottom"/>
            <w:hideMark/>
          </w:tcPr>
          <w:p w14:paraId="389AA2EC"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0.03</w:t>
            </w:r>
          </w:p>
        </w:tc>
        <w:tc>
          <w:tcPr>
            <w:tcW w:w="634" w:type="dxa"/>
            <w:tcBorders>
              <w:top w:val="nil"/>
              <w:left w:val="nil"/>
              <w:bottom w:val="nil"/>
              <w:right w:val="nil"/>
            </w:tcBorders>
            <w:shd w:val="clear" w:color="auto" w:fill="auto"/>
            <w:noWrap/>
            <w:vAlign w:val="bottom"/>
            <w:hideMark/>
          </w:tcPr>
          <w:p w14:paraId="389AA2ED"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389AA2EE"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EF"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F0"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2F1" w14:textId="77777777" w:rsidR="00812830" w:rsidRPr="00680C44" w:rsidRDefault="00812830" w:rsidP="00812830">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389AA2F2" w14:textId="77777777" w:rsidR="00812830" w:rsidRPr="00680C44" w:rsidRDefault="00812830" w:rsidP="00812830">
            <w:pPr>
              <w:rPr>
                <w:rFonts w:asciiTheme="minorHAnsi" w:hAnsiTheme="minorHAnsi"/>
                <w:color w:val="000000"/>
                <w:sz w:val="18"/>
                <w:szCs w:val="18"/>
              </w:rPr>
            </w:pPr>
          </w:p>
        </w:tc>
      </w:tr>
      <w:tr w:rsidR="00812830" w:rsidRPr="00680C44" w14:paraId="389AA304" w14:textId="77777777" w:rsidTr="00812830">
        <w:trPr>
          <w:trHeight w:val="300"/>
        </w:trPr>
        <w:tc>
          <w:tcPr>
            <w:tcW w:w="1397" w:type="dxa"/>
            <w:tcBorders>
              <w:top w:val="nil"/>
              <w:left w:val="nil"/>
              <w:bottom w:val="nil"/>
              <w:right w:val="nil"/>
            </w:tcBorders>
            <w:shd w:val="clear" w:color="auto" w:fill="auto"/>
            <w:noWrap/>
            <w:vAlign w:val="bottom"/>
            <w:hideMark/>
          </w:tcPr>
          <w:p w14:paraId="389AA2F4"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0.25</w:t>
            </w:r>
          </w:p>
        </w:tc>
        <w:tc>
          <w:tcPr>
            <w:tcW w:w="634" w:type="dxa"/>
            <w:tcBorders>
              <w:top w:val="nil"/>
              <w:left w:val="nil"/>
              <w:bottom w:val="nil"/>
              <w:right w:val="nil"/>
            </w:tcBorders>
            <w:shd w:val="clear" w:color="auto" w:fill="auto"/>
            <w:noWrap/>
            <w:vAlign w:val="bottom"/>
            <w:hideMark/>
          </w:tcPr>
          <w:p w14:paraId="389AA2F5"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2F6"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hideMark/>
          </w:tcPr>
          <w:p w14:paraId="389AA2F7"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hideMark/>
          </w:tcPr>
          <w:p w14:paraId="389AA2F8"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0.89</w:t>
            </w:r>
          </w:p>
        </w:tc>
        <w:tc>
          <w:tcPr>
            <w:tcW w:w="634" w:type="dxa"/>
            <w:tcBorders>
              <w:top w:val="nil"/>
              <w:left w:val="nil"/>
              <w:bottom w:val="nil"/>
              <w:right w:val="nil"/>
            </w:tcBorders>
            <w:shd w:val="clear" w:color="auto" w:fill="auto"/>
            <w:noWrap/>
            <w:vAlign w:val="bottom"/>
            <w:hideMark/>
          </w:tcPr>
          <w:p w14:paraId="389AA2F9"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0.82</w:t>
            </w:r>
          </w:p>
        </w:tc>
        <w:tc>
          <w:tcPr>
            <w:tcW w:w="634" w:type="dxa"/>
            <w:tcBorders>
              <w:top w:val="nil"/>
              <w:left w:val="nil"/>
              <w:bottom w:val="nil"/>
              <w:right w:val="nil"/>
            </w:tcBorders>
            <w:shd w:val="clear" w:color="auto" w:fill="auto"/>
            <w:noWrap/>
            <w:vAlign w:val="bottom"/>
            <w:hideMark/>
          </w:tcPr>
          <w:p w14:paraId="389AA2FA"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0.74</w:t>
            </w:r>
          </w:p>
        </w:tc>
        <w:tc>
          <w:tcPr>
            <w:tcW w:w="634" w:type="dxa"/>
            <w:tcBorders>
              <w:top w:val="nil"/>
              <w:left w:val="nil"/>
              <w:bottom w:val="nil"/>
              <w:right w:val="nil"/>
            </w:tcBorders>
            <w:shd w:val="clear" w:color="auto" w:fill="auto"/>
            <w:noWrap/>
            <w:vAlign w:val="bottom"/>
            <w:hideMark/>
          </w:tcPr>
          <w:p w14:paraId="389AA2FB"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0.64</w:t>
            </w:r>
          </w:p>
        </w:tc>
        <w:tc>
          <w:tcPr>
            <w:tcW w:w="634" w:type="dxa"/>
            <w:tcBorders>
              <w:top w:val="nil"/>
              <w:left w:val="nil"/>
              <w:bottom w:val="nil"/>
              <w:right w:val="nil"/>
            </w:tcBorders>
            <w:shd w:val="clear" w:color="auto" w:fill="auto"/>
            <w:noWrap/>
            <w:vAlign w:val="bottom"/>
            <w:hideMark/>
          </w:tcPr>
          <w:p w14:paraId="389AA2FC"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0.53</w:t>
            </w:r>
          </w:p>
        </w:tc>
        <w:tc>
          <w:tcPr>
            <w:tcW w:w="634" w:type="dxa"/>
            <w:tcBorders>
              <w:top w:val="nil"/>
              <w:left w:val="nil"/>
              <w:bottom w:val="nil"/>
              <w:right w:val="nil"/>
            </w:tcBorders>
            <w:shd w:val="clear" w:color="auto" w:fill="auto"/>
            <w:noWrap/>
            <w:vAlign w:val="bottom"/>
            <w:hideMark/>
          </w:tcPr>
          <w:p w14:paraId="389AA2FD"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0.26</w:t>
            </w:r>
          </w:p>
        </w:tc>
        <w:tc>
          <w:tcPr>
            <w:tcW w:w="634" w:type="dxa"/>
            <w:tcBorders>
              <w:top w:val="nil"/>
              <w:left w:val="nil"/>
              <w:bottom w:val="nil"/>
              <w:right w:val="nil"/>
            </w:tcBorders>
            <w:shd w:val="clear" w:color="auto" w:fill="auto"/>
            <w:noWrap/>
            <w:vAlign w:val="bottom"/>
            <w:hideMark/>
          </w:tcPr>
          <w:p w14:paraId="389AA2FE"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0.02</w:t>
            </w:r>
          </w:p>
        </w:tc>
        <w:tc>
          <w:tcPr>
            <w:tcW w:w="634" w:type="dxa"/>
            <w:tcBorders>
              <w:top w:val="nil"/>
              <w:left w:val="nil"/>
              <w:bottom w:val="nil"/>
              <w:right w:val="nil"/>
            </w:tcBorders>
            <w:shd w:val="clear" w:color="auto" w:fill="auto"/>
            <w:noWrap/>
            <w:vAlign w:val="bottom"/>
            <w:hideMark/>
          </w:tcPr>
          <w:p w14:paraId="389AA2FF"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389AA300"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301"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302" w14:textId="77777777" w:rsidR="00812830" w:rsidRPr="00680C44" w:rsidRDefault="00812830" w:rsidP="00812830">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389AA303" w14:textId="77777777" w:rsidR="00812830" w:rsidRPr="00680C44" w:rsidRDefault="00812830" w:rsidP="00812830">
            <w:pPr>
              <w:rPr>
                <w:rFonts w:asciiTheme="minorHAnsi" w:hAnsiTheme="minorHAnsi"/>
                <w:color w:val="000000"/>
                <w:sz w:val="18"/>
                <w:szCs w:val="18"/>
              </w:rPr>
            </w:pPr>
          </w:p>
        </w:tc>
      </w:tr>
      <w:tr w:rsidR="00812830" w:rsidRPr="00680C44" w14:paraId="389AA315" w14:textId="77777777" w:rsidTr="00812830">
        <w:trPr>
          <w:trHeight w:val="300"/>
        </w:trPr>
        <w:tc>
          <w:tcPr>
            <w:tcW w:w="1397" w:type="dxa"/>
            <w:tcBorders>
              <w:top w:val="nil"/>
              <w:left w:val="nil"/>
              <w:bottom w:val="nil"/>
              <w:right w:val="nil"/>
            </w:tcBorders>
            <w:shd w:val="clear" w:color="auto" w:fill="auto"/>
            <w:noWrap/>
            <w:vAlign w:val="bottom"/>
            <w:hideMark/>
          </w:tcPr>
          <w:p w14:paraId="389AA305"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0.30</w:t>
            </w:r>
          </w:p>
        </w:tc>
        <w:tc>
          <w:tcPr>
            <w:tcW w:w="634" w:type="dxa"/>
            <w:tcBorders>
              <w:top w:val="nil"/>
              <w:left w:val="nil"/>
              <w:bottom w:val="nil"/>
              <w:right w:val="nil"/>
            </w:tcBorders>
            <w:shd w:val="clear" w:color="auto" w:fill="auto"/>
            <w:noWrap/>
            <w:vAlign w:val="bottom"/>
            <w:hideMark/>
          </w:tcPr>
          <w:p w14:paraId="389AA306"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07"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389AA308"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0.95</w:t>
            </w:r>
          </w:p>
        </w:tc>
        <w:tc>
          <w:tcPr>
            <w:tcW w:w="634" w:type="dxa"/>
            <w:tcBorders>
              <w:top w:val="nil"/>
              <w:left w:val="nil"/>
              <w:bottom w:val="nil"/>
              <w:right w:val="nil"/>
            </w:tcBorders>
            <w:shd w:val="clear" w:color="auto" w:fill="auto"/>
            <w:noWrap/>
            <w:vAlign w:val="bottom"/>
            <w:hideMark/>
          </w:tcPr>
          <w:p w14:paraId="389AA309"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hideMark/>
          </w:tcPr>
          <w:p w14:paraId="389AA30A"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hideMark/>
          </w:tcPr>
          <w:p w14:paraId="389AA30B"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0.78</w:t>
            </w:r>
          </w:p>
        </w:tc>
        <w:tc>
          <w:tcPr>
            <w:tcW w:w="634" w:type="dxa"/>
            <w:tcBorders>
              <w:top w:val="nil"/>
              <w:left w:val="nil"/>
              <w:bottom w:val="nil"/>
              <w:right w:val="nil"/>
            </w:tcBorders>
            <w:shd w:val="clear" w:color="auto" w:fill="auto"/>
            <w:noWrap/>
            <w:vAlign w:val="bottom"/>
            <w:hideMark/>
          </w:tcPr>
          <w:p w14:paraId="389AA30C"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0.71</w:t>
            </w:r>
          </w:p>
        </w:tc>
        <w:tc>
          <w:tcPr>
            <w:tcW w:w="634" w:type="dxa"/>
            <w:tcBorders>
              <w:top w:val="nil"/>
              <w:left w:val="nil"/>
              <w:bottom w:val="nil"/>
              <w:right w:val="nil"/>
            </w:tcBorders>
            <w:shd w:val="clear" w:color="auto" w:fill="auto"/>
            <w:noWrap/>
            <w:vAlign w:val="bottom"/>
            <w:hideMark/>
          </w:tcPr>
          <w:p w14:paraId="389AA30D"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0.62</w:t>
            </w:r>
          </w:p>
        </w:tc>
        <w:tc>
          <w:tcPr>
            <w:tcW w:w="634" w:type="dxa"/>
            <w:tcBorders>
              <w:top w:val="nil"/>
              <w:left w:val="nil"/>
              <w:bottom w:val="nil"/>
              <w:right w:val="nil"/>
            </w:tcBorders>
            <w:shd w:val="clear" w:color="auto" w:fill="auto"/>
            <w:noWrap/>
            <w:vAlign w:val="bottom"/>
            <w:hideMark/>
          </w:tcPr>
          <w:p w14:paraId="389AA30E"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0.42</w:t>
            </w:r>
          </w:p>
        </w:tc>
        <w:tc>
          <w:tcPr>
            <w:tcW w:w="634" w:type="dxa"/>
            <w:tcBorders>
              <w:top w:val="nil"/>
              <w:left w:val="nil"/>
              <w:bottom w:val="nil"/>
              <w:right w:val="nil"/>
            </w:tcBorders>
            <w:shd w:val="clear" w:color="auto" w:fill="auto"/>
            <w:noWrap/>
            <w:vAlign w:val="bottom"/>
            <w:hideMark/>
          </w:tcPr>
          <w:p w14:paraId="389AA30F"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0.24</w:t>
            </w:r>
          </w:p>
        </w:tc>
        <w:tc>
          <w:tcPr>
            <w:tcW w:w="634" w:type="dxa"/>
            <w:tcBorders>
              <w:top w:val="nil"/>
              <w:left w:val="nil"/>
              <w:bottom w:val="nil"/>
              <w:right w:val="nil"/>
            </w:tcBorders>
            <w:shd w:val="clear" w:color="auto" w:fill="auto"/>
            <w:noWrap/>
            <w:vAlign w:val="bottom"/>
            <w:hideMark/>
          </w:tcPr>
          <w:p w14:paraId="389AA310"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389AA311"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312"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313" w14:textId="77777777" w:rsidR="00812830" w:rsidRPr="00680C44" w:rsidRDefault="00812830" w:rsidP="00812830">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389AA314" w14:textId="77777777" w:rsidR="00812830" w:rsidRPr="00680C44" w:rsidRDefault="00812830" w:rsidP="00812830">
            <w:pPr>
              <w:rPr>
                <w:rFonts w:asciiTheme="minorHAnsi" w:hAnsiTheme="minorHAnsi"/>
                <w:color w:val="000000"/>
                <w:sz w:val="18"/>
                <w:szCs w:val="18"/>
              </w:rPr>
            </w:pPr>
          </w:p>
        </w:tc>
      </w:tr>
      <w:tr w:rsidR="00812830" w:rsidRPr="00680C44" w14:paraId="389AA326" w14:textId="77777777" w:rsidTr="00812830">
        <w:trPr>
          <w:trHeight w:val="300"/>
        </w:trPr>
        <w:tc>
          <w:tcPr>
            <w:tcW w:w="1397" w:type="dxa"/>
            <w:tcBorders>
              <w:top w:val="nil"/>
              <w:left w:val="nil"/>
              <w:bottom w:val="nil"/>
              <w:right w:val="nil"/>
            </w:tcBorders>
            <w:shd w:val="clear" w:color="auto" w:fill="auto"/>
            <w:noWrap/>
            <w:vAlign w:val="bottom"/>
            <w:hideMark/>
          </w:tcPr>
          <w:p w14:paraId="389AA316"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0.35</w:t>
            </w:r>
          </w:p>
        </w:tc>
        <w:tc>
          <w:tcPr>
            <w:tcW w:w="634" w:type="dxa"/>
            <w:tcBorders>
              <w:top w:val="nil"/>
              <w:left w:val="nil"/>
              <w:bottom w:val="nil"/>
              <w:right w:val="nil"/>
            </w:tcBorders>
            <w:shd w:val="clear" w:color="auto" w:fill="auto"/>
            <w:noWrap/>
            <w:vAlign w:val="bottom"/>
            <w:hideMark/>
          </w:tcPr>
          <w:p w14:paraId="389AA317"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18"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389AA319"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0.95</w:t>
            </w:r>
          </w:p>
        </w:tc>
        <w:tc>
          <w:tcPr>
            <w:tcW w:w="634" w:type="dxa"/>
            <w:tcBorders>
              <w:top w:val="nil"/>
              <w:left w:val="nil"/>
              <w:bottom w:val="nil"/>
              <w:right w:val="nil"/>
            </w:tcBorders>
            <w:shd w:val="clear" w:color="auto" w:fill="auto"/>
            <w:noWrap/>
            <w:vAlign w:val="bottom"/>
            <w:hideMark/>
          </w:tcPr>
          <w:p w14:paraId="389AA31A"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0.92</w:t>
            </w:r>
          </w:p>
        </w:tc>
        <w:tc>
          <w:tcPr>
            <w:tcW w:w="634" w:type="dxa"/>
            <w:tcBorders>
              <w:top w:val="nil"/>
              <w:left w:val="nil"/>
              <w:bottom w:val="nil"/>
              <w:right w:val="nil"/>
            </w:tcBorders>
            <w:shd w:val="clear" w:color="auto" w:fill="auto"/>
            <w:noWrap/>
            <w:vAlign w:val="bottom"/>
            <w:hideMark/>
          </w:tcPr>
          <w:p w14:paraId="389AA31B"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0.87</w:t>
            </w:r>
          </w:p>
        </w:tc>
        <w:tc>
          <w:tcPr>
            <w:tcW w:w="634" w:type="dxa"/>
            <w:tcBorders>
              <w:top w:val="nil"/>
              <w:left w:val="nil"/>
              <w:bottom w:val="nil"/>
              <w:right w:val="nil"/>
            </w:tcBorders>
            <w:shd w:val="clear" w:color="auto" w:fill="auto"/>
            <w:noWrap/>
            <w:vAlign w:val="bottom"/>
            <w:hideMark/>
          </w:tcPr>
          <w:p w14:paraId="389AA31C"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0.82</w:t>
            </w:r>
          </w:p>
        </w:tc>
        <w:tc>
          <w:tcPr>
            <w:tcW w:w="634" w:type="dxa"/>
            <w:tcBorders>
              <w:top w:val="nil"/>
              <w:left w:val="nil"/>
              <w:bottom w:val="nil"/>
              <w:right w:val="nil"/>
            </w:tcBorders>
            <w:shd w:val="clear" w:color="auto" w:fill="auto"/>
            <w:noWrap/>
            <w:vAlign w:val="bottom"/>
            <w:hideMark/>
          </w:tcPr>
          <w:p w14:paraId="389AA31D"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0.76</w:t>
            </w:r>
          </w:p>
        </w:tc>
        <w:tc>
          <w:tcPr>
            <w:tcW w:w="634" w:type="dxa"/>
            <w:tcBorders>
              <w:top w:val="nil"/>
              <w:left w:val="nil"/>
              <w:bottom w:val="nil"/>
              <w:right w:val="nil"/>
            </w:tcBorders>
            <w:shd w:val="clear" w:color="auto" w:fill="auto"/>
            <w:noWrap/>
            <w:vAlign w:val="bottom"/>
            <w:hideMark/>
          </w:tcPr>
          <w:p w14:paraId="389AA31E"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0.69</w:t>
            </w:r>
          </w:p>
        </w:tc>
        <w:tc>
          <w:tcPr>
            <w:tcW w:w="634" w:type="dxa"/>
            <w:tcBorders>
              <w:top w:val="nil"/>
              <w:left w:val="nil"/>
              <w:bottom w:val="nil"/>
              <w:right w:val="nil"/>
            </w:tcBorders>
            <w:shd w:val="clear" w:color="auto" w:fill="auto"/>
            <w:noWrap/>
            <w:vAlign w:val="bottom"/>
            <w:hideMark/>
          </w:tcPr>
          <w:p w14:paraId="389AA31F"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0.54</w:t>
            </w:r>
          </w:p>
        </w:tc>
        <w:tc>
          <w:tcPr>
            <w:tcW w:w="634" w:type="dxa"/>
            <w:tcBorders>
              <w:top w:val="nil"/>
              <w:left w:val="nil"/>
              <w:bottom w:val="nil"/>
              <w:right w:val="nil"/>
            </w:tcBorders>
            <w:shd w:val="clear" w:color="auto" w:fill="auto"/>
            <w:noWrap/>
            <w:vAlign w:val="bottom"/>
            <w:hideMark/>
          </w:tcPr>
          <w:p w14:paraId="389AA320"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0.39</w:t>
            </w:r>
          </w:p>
        </w:tc>
        <w:tc>
          <w:tcPr>
            <w:tcW w:w="634" w:type="dxa"/>
            <w:tcBorders>
              <w:top w:val="nil"/>
              <w:left w:val="nil"/>
              <w:bottom w:val="nil"/>
              <w:right w:val="nil"/>
            </w:tcBorders>
            <w:shd w:val="clear" w:color="auto" w:fill="auto"/>
            <w:noWrap/>
            <w:vAlign w:val="bottom"/>
            <w:hideMark/>
          </w:tcPr>
          <w:p w14:paraId="389AA321"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0.14</w:t>
            </w:r>
          </w:p>
        </w:tc>
        <w:tc>
          <w:tcPr>
            <w:tcW w:w="634" w:type="dxa"/>
            <w:tcBorders>
              <w:top w:val="nil"/>
              <w:left w:val="nil"/>
              <w:bottom w:val="nil"/>
              <w:right w:val="nil"/>
            </w:tcBorders>
            <w:shd w:val="clear" w:color="auto" w:fill="auto"/>
            <w:noWrap/>
            <w:vAlign w:val="bottom"/>
            <w:hideMark/>
          </w:tcPr>
          <w:p w14:paraId="389AA322"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389AA323" w14:textId="77777777" w:rsidR="00812830" w:rsidRPr="00680C44" w:rsidRDefault="00812830" w:rsidP="00812830">
            <w:pPr>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hideMark/>
          </w:tcPr>
          <w:p w14:paraId="389AA324" w14:textId="77777777" w:rsidR="00812830" w:rsidRPr="00680C44" w:rsidRDefault="00812830" w:rsidP="00812830">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389AA325" w14:textId="77777777" w:rsidR="00812830" w:rsidRPr="00680C44" w:rsidRDefault="00812830" w:rsidP="00812830">
            <w:pPr>
              <w:rPr>
                <w:rFonts w:asciiTheme="minorHAnsi" w:hAnsiTheme="minorHAnsi"/>
                <w:color w:val="000000"/>
                <w:sz w:val="18"/>
                <w:szCs w:val="18"/>
              </w:rPr>
            </w:pPr>
          </w:p>
        </w:tc>
      </w:tr>
      <w:tr w:rsidR="00812830" w:rsidRPr="00680C44" w14:paraId="389AA337" w14:textId="77777777" w:rsidTr="00812830">
        <w:trPr>
          <w:trHeight w:val="300"/>
        </w:trPr>
        <w:tc>
          <w:tcPr>
            <w:tcW w:w="1397" w:type="dxa"/>
            <w:tcBorders>
              <w:top w:val="nil"/>
              <w:left w:val="nil"/>
              <w:bottom w:val="nil"/>
              <w:right w:val="nil"/>
            </w:tcBorders>
            <w:shd w:val="clear" w:color="auto" w:fill="auto"/>
            <w:noWrap/>
            <w:vAlign w:val="bottom"/>
            <w:hideMark/>
          </w:tcPr>
          <w:p w14:paraId="389AA327"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0.40</w:t>
            </w:r>
          </w:p>
        </w:tc>
        <w:tc>
          <w:tcPr>
            <w:tcW w:w="634" w:type="dxa"/>
            <w:tcBorders>
              <w:top w:val="nil"/>
              <w:left w:val="nil"/>
              <w:bottom w:val="nil"/>
              <w:right w:val="nil"/>
            </w:tcBorders>
            <w:shd w:val="clear" w:color="auto" w:fill="auto"/>
            <w:noWrap/>
            <w:vAlign w:val="bottom"/>
            <w:hideMark/>
          </w:tcPr>
          <w:p w14:paraId="389AA328"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29"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389AA32A"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hideMark/>
          </w:tcPr>
          <w:p w14:paraId="389AA32B"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0.93</w:t>
            </w:r>
          </w:p>
        </w:tc>
        <w:tc>
          <w:tcPr>
            <w:tcW w:w="634" w:type="dxa"/>
            <w:tcBorders>
              <w:top w:val="nil"/>
              <w:left w:val="nil"/>
              <w:bottom w:val="nil"/>
              <w:right w:val="nil"/>
            </w:tcBorders>
            <w:shd w:val="clear" w:color="auto" w:fill="auto"/>
            <w:noWrap/>
            <w:vAlign w:val="bottom"/>
            <w:hideMark/>
          </w:tcPr>
          <w:p w14:paraId="389AA32C"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0.89</w:t>
            </w:r>
          </w:p>
        </w:tc>
        <w:tc>
          <w:tcPr>
            <w:tcW w:w="634" w:type="dxa"/>
            <w:tcBorders>
              <w:top w:val="nil"/>
              <w:left w:val="nil"/>
              <w:bottom w:val="nil"/>
              <w:right w:val="nil"/>
            </w:tcBorders>
            <w:shd w:val="clear" w:color="auto" w:fill="auto"/>
            <w:noWrap/>
            <w:vAlign w:val="bottom"/>
            <w:hideMark/>
          </w:tcPr>
          <w:p w14:paraId="389AA32D"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hideMark/>
          </w:tcPr>
          <w:p w14:paraId="389AA32E"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0.80</w:t>
            </w:r>
          </w:p>
        </w:tc>
        <w:tc>
          <w:tcPr>
            <w:tcW w:w="634" w:type="dxa"/>
            <w:tcBorders>
              <w:top w:val="nil"/>
              <w:left w:val="nil"/>
              <w:bottom w:val="nil"/>
              <w:right w:val="nil"/>
            </w:tcBorders>
            <w:shd w:val="clear" w:color="auto" w:fill="auto"/>
            <w:noWrap/>
            <w:vAlign w:val="bottom"/>
            <w:hideMark/>
          </w:tcPr>
          <w:p w14:paraId="389AA32F"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0.75</w:t>
            </w:r>
          </w:p>
        </w:tc>
        <w:tc>
          <w:tcPr>
            <w:tcW w:w="634" w:type="dxa"/>
            <w:tcBorders>
              <w:top w:val="nil"/>
              <w:left w:val="nil"/>
              <w:bottom w:val="nil"/>
              <w:right w:val="nil"/>
            </w:tcBorders>
            <w:shd w:val="clear" w:color="auto" w:fill="auto"/>
            <w:noWrap/>
            <w:vAlign w:val="bottom"/>
            <w:hideMark/>
          </w:tcPr>
          <w:p w14:paraId="389AA330"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0.63</w:t>
            </w:r>
          </w:p>
        </w:tc>
        <w:tc>
          <w:tcPr>
            <w:tcW w:w="634" w:type="dxa"/>
            <w:tcBorders>
              <w:top w:val="nil"/>
              <w:left w:val="nil"/>
              <w:bottom w:val="nil"/>
              <w:right w:val="nil"/>
            </w:tcBorders>
            <w:shd w:val="clear" w:color="auto" w:fill="auto"/>
            <w:noWrap/>
            <w:vAlign w:val="bottom"/>
            <w:hideMark/>
          </w:tcPr>
          <w:p w14:paraId="389AA331"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0.52</w:t>
            </w:r>
          </w:p>
        </w:tc>
        <w:tc>
          <w:tcPr>
            <w:tcW w:w="634" w:type="dxa"/>
            <w:tcBorders>
              <w:top w:val="nil"/>
              <w:left w:val="nil"/>
              <w:bottom w:val="nil"/>
              <w:right w:val="nil"/>
            </w:tcBorders>
            <w:shd w:val="clear" w:color="auto" w:fill="auto"/>
            <w:noWrap/>
            <w:vAlign w:val="bottom"/>
            <w:hideMark/>
          </w:tcPr>
          <w:p w14:paraId="389AA332"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0.32</w:t>
            </w:r>
          </w:p>
        </w:tc>
        <w:tc>
          <w:tcPr>
            <w:tcW w:w="634" w:type="dxa"/>
            <w:tcBorders>
              <w:top w:val="nil"/>
              <w:left w:val="nil"/>
              <w:bottom w:val="nil"/>
              <w:right w:val="nil"/>
            </w:tcBorders>
            <w:shd w:val="clear" w:color="auto" w:fill="auto"/>
            <w:noWrap/>
            <w:vAlign w:val="bottom"/>
            <w:hideMark/>
          </w:tcPr>
          <w:p w14:paraId="389AA333"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0.02</w:t>
            </w:r>
          </w:p>
        </w:tc>
        <w:tc>
          <w:tcPr>
            <w:tcW w:w="634" w:type="dxa"/>
            <w:tcBorders>
              <w:top w:val="nil"/>
              <w:left w:val="nil"/>
              <w:bottom w:val="nil"/>
              <w:right w:val="nil"/>
            </w:tcBorders>
            <w:shd w:val="clear" w:color="auto" w:fill="auto"/>
            <w:noWrap/>
            <w:vAlign w:val="bottom"/>
            <w:hideMark/>
          </w:tcPr>
          <w:p w14:paraId="389AA334"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389AA335" w14:textId="77777777" w:rsidR="00812830" w:rsidRPr="00680C44" w:rsidRDefault="00812830" w:rsidP="00812830">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389AA336" w14:textId="77777777" w:rsidR="00812830" w:rsidRPr="00680C44" w:rsidRDefault="00812830" w:rsidP="00812830">
            <w:pPr>
              <w:rPr>
                <w:rFonts w:asciiTheme="minorHAnsi" w:hAnsiTheme="minorHAnsi"/>
                <w:color w:val="000000"/>
                <w:sz w:val="18"/>
                <w:szCs w:val="18"/>
              </w:rPr>
            </w:pPr>
          </w:p>
        </w:tc>
      </w:tr>
      <w:tr w:rsidR="00812830" w:rsidRPr="00680C44" w14:paraId="389AA348" w14:textId="77777777" w:rsidTr="00812830">
        <w:trPr>
          <w:trHeight w:val="300"/>
        </w:trPr>
        <w:tc>
          <w:tcPr>
            <w:tcW w:w="1397" w:type="dxa"/>
            <w:tcBorders>
              <w:top w:val="nil"/>
              <w:left w:val="nil"/>
              <w:bottom w:val="nil"/>
              <w:right w:val="nil"/>
            </w:tcBorders>
            <w:shd w:val="clear" w:color="auto" w:fill="auto"/>
            <w:noWrap/>
            <w:vAlign w:val="bottom"/>
            <w:hideMark/>
          </w:tcPr>
          <w:p w14:paraId="389AA338"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0.45</w:t>
            </w:r>
          </w:p>
        </w:tc>
        <w:tc>
          <w:tcPr>
            <w:tcW w:w="634" w:type="dxa"/>
            <w:tcBorders>
              <w:top w:val="nil"/>
              <w:left w:val="nil"/>
              <w:bottom w:val="nil"/>
              <w:right w:val="nil"/>
            </w:tcBorders>
            <w:shd w:val="clear" w:color="auto" w:fill="auto"/>
            <w:noWrap/>
            <w:vAlign w:val="bottom"/>
            <w:hideMark/>
          </w:tcPr>
          <w:p w14:paraId="389AA339"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3A"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389AA33B"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hideMark/>
          </w:tcPr>
          <w:p w14:paraId="389AA33C"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hideMark/>
          </w:tcPr>
          <w:p w14:paraId="389AA33D"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0.91</w:t>
            </w:r>
          </w:p>
        </w:tc>
        <w:tc>
          <w:tcPr>
            <w:tcW w:w="634" w:type="dxa"/>
            <w:tcBorders>
              <w:top w:val="nil"/>
              <w:left w:val="nil"/>
              <w:bottom w:val="nil"/>
              <w:right w:val="nil"/>
            </w:tcBorders>
            <w:shd w:val="clear" w:color="auto" w:fill="auto"/>
            <w:noWrap/>
            <w:vAlign w:val="bottom"/>
            <w:hideMark/>
          </w:tcPr>
          <w:p w14:paraId="389AA33E"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0.88</w:t>
            </w:r>
          </w:p>
        </w:tc>
        <w:tc>
          <w:tcPr>
            <w:tcW w:w="634" w:type="dxa"/>
            <w:tcBorders>
              <w:top w:val="nil"/>
              <w:left w:val="nil"/>
              <w:bottom w:val="nil"/>
              <w:right w:val="nil"/>
            </w:tcBorders>
            <w:shd w:val="clear" w:color="auto" w:fill="auto"/>
            <w:noWrap/>
            <w:vAlign w:val="bottom"/>
            <w:hideMark/>
          </w:tcPr>
          <w:p w14:paraId="389AA33F"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0.84</w:t>
            </w:r>
          </w:p>
        </w:tc>
        <w:tc>
          <w:tcPr>
            <w:tcW w:w="634" w:type="dxa"/>
            <w:tcBorders>
              <w:top w:val="nil"/>
              <w:left w:val="nil"/>
              <w:bottom w:val="nil"/>
              <w:right w:val="nil"/>
            </w:tcBorders>
            <w:shd w:val="clear" w:color="auto" w:fill="auto"/>
            <w:noWrap/>
            <w:vAlign w:val="bottom"/>
            <w:hideMark/>
          </w:tcPr>
          <w:p w14:paraId="389AA340"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0.79</w:t>
            </w:r>
          </w:p>
        </w:tc>
        <w:tc>
          <w:tcPr>
            <w:tcW w:w="634" w:type="dxa"/>
            <w:tcBorders>
              <w:top w:val="nil"/>
              <w:left w:val="nil"/>
              <w:bottom w:val="nil"/>
              <w:right w:val="nil"/>
            </w:tcBorders>
            <w:shd w:val="clear" w:color="auto" w:fill="auto"/>
            <w:noWrap/>
            <w:vAlign w:val="bottom"/>
            <w:hideMark/>
          </w:tcPr>
          <w:p w14:paraId="389AA341"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0.70</w:t>
            </w:r>
          </w:p>
        </w:tc>
        <w:tc>
          <w:tcPr>
            <w:tcW w:w="634" w:type="dxa"/>
            <w:tcBorders>
              <w:top w:val="nil"/>
              <w:left w:val="nil"/>
              <w:bottom w:val="nil"/>
              <w:right w:val="nil"/>
            </w:tcBorders>
            <w:shd w:val="clear" w:color="auto" w:fill="auto"/>
            <w:noWrap/>
            <w:vAlign w:val="bottom"/>
            <w:hideMark/>
          </w:tcPr>
          <w:p w14:paraId="389AA342"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0.61</w:t>
            </w:r>
          </w:p>
        </w:tc>
        <w:tc>
          <w:tcPr>
            <w:tcW w:w="634" w:type="dxa"/>
            <w:tcBorders>
              <w:top w:val="nil"/>
              <w:left w:val="nil"/>
              <w:bottom w:val="nil"/>
              <w:right w:val="nil"/>
            </w:tcBorders>
            <w:shd w:val="clear" w:color="auto" w:fill="auto"/>
            <w:noWrap/>
            <w:vAlign w:val="bottom"/>
            <w:hideMark/>
          </w:tcPr>
          <w:p w14:paraId="389AA343"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0.45</w:t>
            </w:r>
          </w:p>
        </w:tc>
        <w:tc>
          <w:tcPr>
            <w:tcW w:w="634" w:type="dxa"/>
            <w:tcBorders>
              <w:top w:val="nil"/>
              <w:left w:val="nil"/>
              <w:bottom w:val="nil"/>
              <w:right w:val="nil"/>
            </w:tcBorders>
            <w:shd w:val="clear" w:color="auto" w:fill="auto"/>
            <w:noWrap/>
            <w:vAlign w:val="bottom"/>
            <w:hideMark/>
          </w:tcPr>
          <w:p w14:paraId="389AA344"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0.21</w:t>
            </w:r>
          </w:p>
        </w:tc>
        <w:tc>
          <w:tcPr>
            <w:tcW w:w="634" w:type="dxa"/>
            <w:tcBorders>
              <w:top w:val="nil"/>
              <w:left w:val="nil"/>
              <w:bottom w:val="nil"/>
              <w:right w:val="nil"/>
            </w:tcBorders>
            <w:shd w:val="clear" w:color="auto" w:fill="auto"/>
            <w:noWrap/>
            <w:vAlign w:val="bottom"/>
            <w:hideMark/>
          </w:tcPr>
          <w:p w14:paraId="389AA345"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hideMark/>
          </w:tcPr>
          <w:p w14:paraId="389AA346" w14:textId="77777777" w:rsidR="00812830" w:rsidRPr="00680C44" w:rsidRDefault="00812830" w:rsidP="00812830">
            <w:pPr>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hideMark/>
          </w:tcPr>
          <w:p w14:paraId="389AA347" w14:textId="77777777" w:rsidR="00812830" w:rsidRPr="00680C44" w:rsidRDefault="00812830" w:rsidP="00812830">
            <w:pPr>
              <w:rPr>
                <w:rFonts w:asciiTheme="minorHAnsi" w:hAnsiTheme="minorHAnsi"/>
                <w:color w:val="000000"/>
                <w:sz w:val="18"/>
                <w:szCs w:val="18"/>
              </w:rPr>
            </w:pPr>
          </w:p>
        </w:tc>
      </w:tr>
      <w:tr w:rsidR="00812830" w:rsidRPr="00680C44" w14:paraId="389AA359" w14:textId="77777777" w:rsidTr="00812830">
        <w:trPr>
          <w:trHeight w:val="300"/>
        </w:trPr>
        <w:tc>
          <w:tcPr>
            <w:tcW w:w="1397" w:type="dxa"/>
            <w:tcBorders>
              <w:top w:val="nil"/>
              <w:left w:val="nil"/>
              <w:bottom w:val="nil"/>
              <w:right w:val="nil"/>
            </w:tcBorders>
            <w:shd w:val="clear" w:color="auto" w:fill="auto"/>
            <w:noWrap/>
            <w:vAlign w:val="bottom"/>
            <w:hideMark/>
          </w:tcPr>
          <w:p w14:paraId="389AA349"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0.50</w:t>
            </w:r>
          </w:p>
        </w:tc>
        <w:tc>
          <w:tcPr>
            <w:tcW w:w="634" w:type="dxa"/>
            <w:tcBorders>
              <w:top w:val="nil"/>
              <w:left w:val="nil"/>
              <w:bottom w:val="nil"/>
              <w:right w:val="nil"/>
            </w:tcBorders>
            <w:shd w:val="clear" w:color="auto" w:fill="auto"/>
            <w:noWrap/>
            <w:vAlign w:val="bottom"/>
            <w:hideMark/>
          </w:tcPr>
          <w:p w14:paraId="389AA34A"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4B"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389AA34C"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hideMark/>
          </w:tcPr>
          <w:p w14:paraId="389AA34D"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0.95</w:t>
            </w:r>
          </w:p>
        </w:tc>
        <w:tc>
          <w:tcPr>
            <w:tcW w:w="634" w:type="dxa"/>
            <w:tcBorders>
              <w:top w:val="nil"/>
              <w:left w:val="nil"/>
              <w:bottom w:val="nil"/>
              <w:right w:val="nil"/>
            </w:tcBorders>
            <w:shd w:val="clear" w:color="auto" w:fill="auto"/>
            <w:noWrap/>
            <w:vAlign w:val="bottom"/>
            <w:hideMark/>
          </w:tcPr>
          <w:p w14:paraId="389AA34E"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0.93</w:t>
            </w:r>
          </w:p>
        </w:tc>
        <w:tc>
          <w:tcPr>
            <w:tcW w:w="634" w:type="dxa"/>
            <w:tcBorders>
              <w:top w:val="nil"/>
              <w:left w:val="nil"/>
              <w:bottom w:val="nil"/>
              <w:right w:val="nil"/>
            </w:tcBorders>
            <w:shd w:val="clear" w:color="auto" w:fill="auto"/>
            <w:noWrap/>
            <w:vAlign w:val="bottom"/>
            <w:hideMark/>
          </w:tcPr>
          <w:p w14:paraId="389AA34F"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hideMark/>
          </w:tcPr>
          <w:p w14:paraId="389AA350"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0.87</w:t>
            </w:r>
          </w:p>
        </w:tc>
        <w:tc>
          <w:tcPr>
            <w:tcW w:w="634" w:type="dxa"/>
            <w:tcBorders>
              <w:top w:val="nil"/>
              <w:left w:val="nil"/>
              <w:bottom w:val="nil"/>
              <w:right w:val="nil"/>
            </w:tcBorders>
            <w:shd w:val="clear" w:color="auto" w:fill="auto"/>
            <w:noWrap/>
            <w:vAlign w:val="bottom"/>
            <w:hideMark/>
          </w:tcPr>
          <w:p w14:paraId="389AA351"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0.83</w:t>
            </w:r>
          </w:p>
        </w:tc>
        <w:tc>
          <w:tcPr>
            <w:tcW w:w="634" w:type="dxa"/>
            <w:tcBorders>
              <w:top w:val="nil"/>
              <w:left w:val="nil"/>
              <w:bottom w:val="nil"/>
              <w:right w:val="nil"/>
            </w:tcBorders>
            <w:shd w:val="clear" w:color="auto" w:fill="auto"/>
            <w:noWrap/>
            <w:vAlign w:val="bottom"/>
            <w:hideMark/>
          </w:tcPr>
          <w:p w14:paraId="389AA352"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0.76</w:t>
            </w:r>
          </w:p>
        </w:tc>
        <w:tc>
          <w:tcPr>
            <w:tcW w:w="634" w:type="dxa"/>
            <w:tcBorders>
              <w:top w:val="nil"/>
              <w:left w:val="nil"/>
              <w:bottom w:val="nil"/>
              <w:right w:val="nil"/>
            </w:tcBorders>
            <w:shd w:val="clear" w:color="auto" w:fill="auto"/>
            <w:noWrap/>
            <w:vAlign w:val="bottom"/>
            <w:hideMark/>
          </w:tcPr>
          <w:p w14:paraId="389AA353"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0.69</w:t>
            </w:r>
          </w:p>
        </w:tc>
        <w:tc>
          <w:tcPr>
            <w:tcW w:w="634" w:type="dxa"/>
            <w:tcBorders>
              <w:top w:val="nil"/>
              <w:left w:val="nil"/>
              <w:bottom w:val="nil"/>
              <w:right w:val="nil"/>
            </w:tcBorders>
            <w:shd w:val="clear" w:color="auto" w:fill="auto"/>
            <w:noWrap/>
            <w:vAlign w:val="bottom"/>
            <w:hideMark/>
          </w:tcPr>
          <w:p w14:paraId="389AA354"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0.57</w:t>
            </w:r>
          </w:p>
        </w:tc>
        <w:tc>
          <w:tcPr>
            <w:tcW w:w="634" w:type="dxa"/>
            <w:tcBorders>
              <w:top w:val="nil"/>
              <w:left w:val="nil"/>
              <w:bottom w:val="nil"/>
              <w:right w:val="nil"/>
            </w:tcBorders>
            <w:shd w:val="clear" w:color="auto" w:fill="auto"/>
            <w:noWrap/>
            <w:vAlign w:val="bottom"/>
            <w:hideMark/>
          </w:tcPr>
          <w:p w14:paraId="389AA355"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0.37</w:t>
            </w:r>
          </w:p>
        </w:tc>
        <w:tc>
          <w:tcPr>
            <w:tcW w:w="634" w:type="dxa"/>
            <w:tcBorders>
              <w:top w:val="nil"/>
              <w:left w:val="nil"/>
              <w:bottom w:val="nil"/>
              <w:right w:val="nil"/>
            </w:tcBorders>
            <w:shd w:val="clear" w:color="auto" w:fill="auto"/>
            <w:noWrap/>
            <w:vAlign w:val="bottom"/>
            <w:hideMark/>
          </w:tcPr>
          <w:p w14:paraId="389AA356"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0.13</w:t>
            </w:r>
          </w:p>
        </w:tc>
        <w:tc>
          <w:tcPr>
            <w:tcW w:w="634" w:type="dxa"/>
            <w:tcBorders>
              <w:top w:val="nil"/>
              <w:left w:val="nil"/>
              <w:bottom w:val="nil"/>
              <w:right w:val="nil"/>
            </w:tcBorders>
            <w:shd w:val="clear" w:color="auto" w:fill="auto"/>
            <w:noWrap/>
            <w:vAlign w:val="bottom"/>
            <w:hideMark/>
          </w:tcPr>
          <w:p w14:paraId="389AA357"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gridSpan w:val="2"/>
            <w:tcBorders>
              <w:top w:val="nil"/>
              <w:left w:val="nil"/>
              <w:bottom w:val="nil"/>
              <w:right w:val="nil"/>
            </w:tcBorders>
            <w:shd w:val="clear" w:color="auto" w:fill="auto"/>
            <w:noWrap/>
            <w:vAlign w:val="bottom"/>
            <w:hideMark/>
          </w:tcPr>
          <w:p w14:paraId="389AA358"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0.00</w:t>
            </w:r>
          </w:p>
        </w:tc>
      </w:tr>
      <w:tr w:rsidR="00812830" w:rsidRPr="00680C44" w14:paraId="389AA36A" w14:textId="77777777" w:rsidTr="00812830">
        <w:trPr>
          <w:trHeight w:val="300"/>
        </w:trPr>
        <w:tc>
          <w:tcPr>
            <w:tcW w:w="1397" w:type="dxa"/>
            <w:tcBorders>
              <w:top w:val="nil"/>
              <w:left w:val="nil"/>
              <w:bottom w:val="nil"/>
              <w:right w:val="nil"/>
            </w:tcBorders>
            <w:shd w:val="clear" w:color="auto" w:fill="auto"/>
            <w:noWrap/>
            <w:vAlign w:val="bottom"/>
            <w:hideMark/>
          </w:tcPr>
          <w:p w14:paraId="389AA35A"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0.60</w:t>
            </w:r>
          </w:p>
        </w:tc>
        <w:tc>
          <w:tcPr>
            <w:tcW w:w="634" w:type="dxa"/>
            <w:tcBorders>
              <w:top w:val="nil"/>
              <w:left w:val="nil"/>
              <w:bottom w:val="nil"/>
              <w:right w:val="nil"/>
            </w:tcBorders>
            <w:shd w:val="clear" w:color="auto" w:fill="auto"/>
            <w:noWrap/>
            <w:vAlign w:val="bottom"/>
            <w:hideMark/>
          </w:tcPr>
          <w:p w14:paraId="389AA35B"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5C"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389AA35D"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389AA35E"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hideMark/>
          </w:tcPr>
          <w:p w14:paraId="389AA35F"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hideMark/>
          </w:tcPr>
          <w:p w14:paraId="389AA360"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hideMark/>
          </w:tcPr>
          <w:p w14:paraId="389AA361"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0.92</w:t>
            </w:r>
          </w:p>
        </w:tc>
        <w:tc>
          <w:tcPr>
            <w:tcW w:w="634" w:type="dxa"/>
            <w:tcBorders>
              <w:top w:val="nil"/>
              <w:left w:val="nil"/>
              <w:bottom w:val="nil"/>
              <w:right w:val="nil"/>
            </w:tcBorders>
            <w:shd w:val="clear" w:color="auto" w:fill="auto"/>
            <w:noWrap/>
            <w:vAlign w:val="bottom"/>
            <w:hideMark/>
          </w:tcPr>
          <w:p w14:paraId="389AA362"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hideMark/>
          </w:tcPr>
          <w:p w14:paraId="389AA363"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0.86</w:t>
            </w:r>
          </w:p>
        </w:tc>
        <w:tc>
          <w:tcPr>
            <w:tcW w:w="634" w:type="dxa"/>
            <w:tcBorders>
              <w:top w:val="nil"/>
              <w:left w:val="nil"/>
              <w:bottom w:val="nil"/>
              <w:right w:val="nil"/>
            </w:tcBorders>
            <w:shd w:val="clear" w:color="auto" w:fill="auto"/>
            <w:noWrap/>
            <w:vAlign w:val="bottom"/>
            <w:hideMark/>
          </w:tcPr>
          <w:p w14:paraId="389AA364"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0.81</w:t>
            </w:r>
          </w:p>
        </w:tc>
        <w:tc>
          <w:tcPr>
            <w:tcW w:w="634" w:type="dxa"/>
            <w:tcBorders>
              <w:top w:val="nil"/>
              <w:left w:val="nil"/>
              <w:bottom w:val="nil"/>
              <w:right w:val="nil"/>
            </w:tcBorders>
            <w:shd w:val="clear" w:color="auto" w:fill="auto"/>
            <w:noWrap/>
            <w:vAlign w:val="bottom"/>
            <w:hideMark/>
          </w:tcPr>
          <w:p w14:paraId="389AA365"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0.74</w:t>
            </w:r>
          </w:p>
        </w:tc>
        <w:tc>
          <w:tcPr>
            <w:tcW w:w="634" w:type="dxa"/>
            <w:tcBorders>
              <w:top w:val="nil"/>
              <w:left w:val="nil"/>
              <w:bottom w:val="nil"/>
              <w:right w:val="nil"/>
            </w:tcBorders>
            <w:shd w:val="clear" w:color="auto" w:fill="auto"/>
            <w:noWrap/>
            <w:vAlign w:val="bottom"/>
            <w:hideMark/>
          </w:tcPr>
          <w:p w14:paraId="389AA366"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0.61</w:t>
            </w:r>
          </w:p>
        </w:tc>
        <w:tc>
          <w:tcPr>
            <w:tcW w:w="634" w:type="dxa"/>
            <w:tcBorders>
              <w:top w:val="nil"/>
              <w:left w:val="nil"/>
              <w:bottom w:val="nil"/>
              <w:right w:val="nil"/>
            </w:tcBorders>
            <w:shd w:val="clear" w:color="auto" w:fill="auto"/>
            <w:noWrap/>
            <w:vAlign w:val="bottom"/>
            <w:hideMark/>
          </w:tcPr>
          <w:p w14:paraId="389AA367"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0.45</w:t>
            </w:r>
          </w:p>
        </w:tc>
        <w:tc>
          <w:tcPr>
            <w:tcW w:w="634" w:type="dxa"/>
            <w:tcBorders>
              <w:top w:val="nil"/>
              <w:left w:val="nil"/>
              <w:bottom w:val="nil"/>
              <w:right w:val="nil"/>
            </w:tcBorders>
            <w:shd w:val="clear" w:color="auto" w:fill="auto"/>
            <w:noWrap/>
            <w:vAlign w:val="bottom"/>
            <w:hideMark/>
          </w:tcPr>
          <w:p w14:paraId="389AA368"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0.27</w:t>
            </w:r>
          </w:p>
        </w:tc>
        <w:tc>
          <w:tcPr>
            <w:tcW w:w="634" w:type="dxa"/>
            <w:gridSpan w:val="2"/>
            <w:tcBorders>
              <w:top w:val="nil"/>
              <w:left w:val="nil"/>
              <w:bottom w:val="nil"/>
              <w:right w:val="nil"/>
            </w:tcBorders>
            <w:shd w:val="clear" w:color="auto" w:fill="auto"/>
            <w:noWrap/>
            <w:vAlign w:val="bottom"/>
            <w:hideMark/>
          </w:tcPr>
          <w:p w14:paraId="389AA369"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0.14</w:t>
            </w:r>
          </w:p>
        </w:tc>
      </w:tr>
      <w:tr w:rsidR="00812830" w:rsidRPr="00680C44" w14:paraId="389AA37B" w14:textId="77777777" w:rsidTr="00812830">
        <w:trPr>
          <w:trHeight w:val="300"/>
        </w:trPr>
        <w:tc>
          <w:tcPr>
            <w:tcW w:w="1397" w:type="dxa"/>
            <w:tcBorders>
              <w:top w:val="nil"/>
              <w:left w:val="nil"/>
              <w:bottom w:val="nil"/>
              <w:right w:val="nil"/>
            </w:tcBorders>
            <w:shd w:val="clear" w:color="auto" w:fill="auto"/>
            <w:noWrap/>
            <w:vAlign w:val="bottom"/>
            <w:hideMark/>
          </w:tcPr>
          <w:p w14:paraId="389AA36B"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0.70</w:t>
            </w:r>
          </w:p>
        </w:tc>
        <w:tc>
          <w:tcPr>
            <w:tcW w:w="634" w:type="dxa"/>
            <w:tcBorders>
              <w:top w:val="nil"/>
              <w:left w:val="nil"/>
              <w:bottom w:val="nil"/>
              <w:right w:val="nil"/>
            </w:tcBorders>
            <w:shd w:val="clear" w:color="auto" w:fill="auto"/>
            <w:noWrap/>
            <w:vAlign w:val="bottom"/>
            <w:hideMark/>
          </w:tcPr>
          <w:p w14:paraId="389AA36C"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6D"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6E"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389AA36F"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389AA370"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389AA371"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hideMark/>
          </w:tcPr>
          <w:p w14:paraId="389AA372"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hideMark/>
          </w:tcPr>
          <w:p w14:paraId="389AA373"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hideMark/>
          </w:tcPr>
          <w:p w14:paraId="389AA374"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0.92</w:t>
            </w:r>
          </w:p>
        </w:tc>
        <w:tc>
          <w:tcPr>
            <w:tcW w:w="634" w:type="dxa"/>
            <w:tcBorders>
              <w:top w:val="nil"/>
              <w:left w:val="nil"/>
              <w:bottom w:val="nil"/>
              <w:right w:val="nil"/>
            </w:tcBorders>
            <w:shd w:val="clear" w:color="auto" w:fill="auto"/>
            <w:noWrap/>
            <w:vAlign w:val="bottom"/>
            <w:hideMark/>
          </w:tcPr>
          <w:p w14:paraId="389AA375"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hideMark/>
          </w:tcPr>
          <w:p w14:paraId="389AA376"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hideMark/>
          </w:tcPr>
          <w:p w14:paraId="389AA377"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0.78</w:t>
            </w:r>
          </w:p>
        </w:tc>
        <w:tc>
          <w:tcPr>
            <w:tcW w:w="634" w:type="dxa"/>
            <w:tcBorders>
              <w:top w:val="nil"/>
              <w:left w:val="nil"/>
              <w:bottom w:val="nil"/>
              <w:right w:val="nil"/>
            </w:tcBorders>
            <w:shd w:val="clear" w:color="auto" w:fill="auto"/>
            <w:noWrap/>
            <w:vAlign w:val="bottom"/>
            <w:hideMark/>
          </w:tcPr>
          <w:p w14:paraId="389AA378"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0.68</w:t>
            </w:r>
          </w:p>
        </w:tc>
        <w:tc>
          <w:tcPr>
            <w:tcW w:w="634" w:type="dxa"/>
            <w:tcBorders>
              <w:top w:val="nil"/>
              <w:left w:val="nil"/>
              <w:bottom w:val="nil"/>
              <w:right w:val="nil"/>
            </w:tcBorders>
            <w:shd w:val="clear" w:color="auto" w:fill="auto"/>
            <w:noWrap/>
            <w:vAlign w:val="bottom"/>
            <w:hideMark/>
          </w:tcPr>
          <w:p w14:paraId="389AA379"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0.55</w:t>
            </w:r>
          </w:p>
        </w:tc>
        <w:tc>
          <w:tcPr>
            <w:tcW w:w="634" w:type="dxa"/>
            <w:gridSpan w:val="2"/>
            <w:tcBorders>
              <w:top w:val="nil"/>
              <w:left w:val="nil"/>
              <w:bottom w:val="nil"/>
              <w:right w:val="nil"/>
            </w:tcBorders>
            <w:shd w:val="clear" w:color="auto" w:fill="auto"/>
            <w:noWrap/>
            <w:vAlign w:val="bottom"/>
            <w:hideMark/>
          </w:tcPr>
          <w:p w14:paraId="389AA37A"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0.46</w:t>
            </w:r>
          </w:p>
        </w:tc>
      </w:tr>
      <w:tr w:rsidR="00812830" w:rsidRPr="00680C44" w14:paraId="389AA38C" w14:textId="77777777" w:rsidTr="00812830">
        <w:trPr>
          <w:trHeight w:val="300"/>
        </w:trPr>
        <w:tc>
          <w:tcPr>
            <w:tcW w:w="1397" w:type="dxa"/>
            <w:tcBorders>
              <w:top w:val="nil"/>
              <w:left w:val="nil"/>
              <w:bottom w:val="nil"/>
              <w:right w:val="nil"/>
            </w:tcBorders>
            <w:shd w:val="clear" w:color="auto" w:fill="auto"/>
            <w:noWrap/>
            <w:vAlign w:val="bottom"/>
            <w:hideMark/>
          </w:tcPr>
          <w:p w14:paraId="389AA37C"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0.80</w:t>
            </w:r>
          </w:p>
        </w:tc>
        <w:tc>
          <w:tcPr>
            <w:tcW w:w="634" w:type="dxa"/>
            <w:tcBorders>
              <w:top w:val="nil"/>
              <w:left w:val="nil"/>
              <w:bottom w:val="nil"/>
              <w:right w:val="nil"/>
            </w:tcBorders>
            <w:shd w:val="clear" w:color="auto" w:fill="auto"/>
            <w:noWrap/>
            <w:vAlign w:val="bottom"/>
            <w:hideMark/>
          </w:tcPr>
          <w:p w14:paraId="389AA37D"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7E"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7F"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80"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389AA381"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389AA382"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389AA383"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389AA384"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389AA385"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hideMark/>
          </w:tcPr>
          <w:p w14:paraId="389AA386"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hideMark/>
          </w:tcPr>
          <w:p w14:paraId="389AA387"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hideMark/>
          </w:tcPr>
          <w:p w14:paraId="389AA388"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hideMark/>
          </w:tcPr>
          <w:p w14:paraId="389AA389"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hideMark/>
          </w:tcPr>
          <w:p w14:paraId="389AA38A"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0.77</w:t>
            </w:r>
          </w:p>
        </w:tc>
        <w:tc>
          <w:tcPr>
            <w:tcW w:w="634" w:type="dxa"/>
            <w:gridSpan w:val="2"/>
            <w:tcBorders>
              <w:top w:val="nil"/>
              <w:left w:val="nil"/>
              <w:bottom w:val="nil"/>
              <w:right w:val="nil"/>
            </w:tcBorders>
            <w:shd w:val="clear" w:color="auto" w:fill="auto"/>
            <w:noWrap/>
            <w:vAlign w:val="bottom"/>
            <w:hideMark/>
          </w:tcPr>
          <w:p w14:paraId="389AA38B"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0.70</w:t>
            </w:r>
          </w:p>
        </w:tc>
      </w:tr>
      <w:tr w:rsidR="00812830" w:rsidRPr="00680C44" w14:paraId="389AA39D" w14:textId="77777777" w:rsidTr="00812830">
        <w:trPr>
          <w:trHeight w:val="300"/>
        </w:trPr>
        <w:tc>
          <w:tcPr>
            <w:tcW w:w="1397" w:type="dxa"/>
            <w:tcBorders>
              <w:top w:val="nil"/>
              <w:left w:val="nil"/>
              <w:bottom w:val="nil"/>
              <w:right w:val="nil"/>
            </w:tcBorders>
            <w:shd w:val="clear" w:color="auto" w:fill="auto"/>
            <w:noWrap/>
            <w:vAlign w:val="bottom"/>
            <w:hideMark/>
          </w:tcPr>
          <w:p w14:paraId="389AA38D"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hideMark/>
          </w:tcPr>
          <w:p w14:paraId="389AA38E"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8F"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90"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91"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92"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93"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94"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hideMark/>
          </w:tcPr>
          <w:p w14:paraId="389AA395"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389AA396"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389AA397"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hideMark/>
          </w:tcPr>
          <w:p w14:paraId="389AA398"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hideMark/>
          </w:tcPr>
          <w:p w14:paraId="389AA399"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hideMark/>
          </w:tcPr>
          <w:p w14:paraId="389AA39A"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hideMark/>
          </w:tcPr>
          <w:p w14:paraId="389AA39B"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0.93</w:t>
            </w:r>
          </w:p>
        </w:tc>
        <w:tc>
          <w:tcPr>
            <w:tcW w:w="634" w:type="dxa"/>
            <w:gridSpan w:val="2"/>
            <w:tcBorders>
              <w:top w:val="nil"/>
              <w:left w:val="nil"/>
              <w:bottom w:val="nil"/>
              <w:right w:val="nil"/>
            </w:tcBorders>
            <w:shd w:val="clear" w:color="auto" w:fill="auto"/>
            <w:noWrap/>
            <w:vAlign w:val="bottom"/>
            <w:hideMark/>
          </w:tcPr>
          <w:p w14:paraId="389AA39C"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0.88</w:t>
            </w:r>
          </w:p>
        </w:tc>
      </w:tr>
      <w:tr w:rsidR="00812830" w:rsidRPr="00680C44" w14:paraId="389AA3AE" w14:textId="77777777" w:rsidTr="00812830">
        <w:trPr>
          <w:trHeight w:val="300"/>
        </w:trPr>
        <w:tc>
          <w:tcPr>
            <w:tcW w:w="1397" w:type="dxa"/>
            <w:tcBorders>
              <w:top w:val="nil"/>
              <w:left w:val="nil"/>
              <w:bottom w:val="single" w:sz="12" w:space="0" w:color="auto"/>
              <w:right w:val="nil"/>
            </w:tcBorders>
            <w:shd w:val="clear" w:color="auto" w:fill="auto"/>
            <w:noWrap/>
            <w:vAlign w:val="bottom"/>
            <w:hideMark/>
          </w:tcPr>
          <w:p w14:paraId="389AA39E"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389AA39F"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389AA3A0"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389AA3A1"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389AA3A2"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389AA3A3"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389AA3A4"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389AA3A5"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389AA3A6"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389AA3A7"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389AA3A8"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389AA3A9"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389AA3AA"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389AA3AB"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hideMark/>
          </w:tcPr>
          <w:p w14:paraId="389AA3AC"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gridSpan w:val="2"/>
            <w:tcBorders>
              <w:top w:val="nil"/>
              <w:left w:val="nil"/>
              <w:bottom w:val="single" w:sz="12" w:space="0" w:color="auto"/>
              <w:right w:val="nil"/>
            </w:tcBorders>
            <w:shd w:val="clear" w:color="auto" w:fill="auto"/>
            <w:noWrap/>
            <w:vAlign w:val="bottom"/>
            <w:hideMark/>
          </w:tcPr>
          <w:p w14:paraId="389AA3AD" w14:textId="77777777" w:rsidR="00812830" w:rsidRPr="00680C44" w:rsidRDefault="00812830" w:rsidP="00812830">
            <w:pPr>
              <w:jc w:val="right"/>
              <w:rPr>
                <w:rFonts w:asciiTheme="minorHAnsi" w:hAnsiTheme="minorHAnsi"/>
                <w:color w:val="000000"/>
                <w:sz w:val="18"/>
                <w:szCs w:val="18"/>
              </w:rPr>
            </w:pPr>
            <w:r w:rsidRPr="00680C44">
              <w:rPr>
                <w:rFonts w:asciiTheme="minorHAnsi" w:hAnsiTheme="minorHAnsi"/>
                <w:color w:val="000000"/>
                <w:sz w:val="18"/>
                <w:szCs w:val="18"/>
              </w:rPr>
              <w:t>1.00</w:t>
            </w:r>
          </w:p>
        </w:tc>
      </w:tr>
    </w:tbl>
    <w:p w14:paraId="389AA3AF" w14:textId="77777777" w:rsidR="00812830" w:rsidRPr="0055507E" w:rsidRDefault="00812830" w:rsidP="00812830">
      <w:pPr>
        <w:ind w:left="360"/>
        <w:contextualSpacing/>
        <w:rPr>
          <w:rFonts w:asciiTheme="minorHAnsi" w:eastAsia="Cambria" w:hAnsiTheme="minorHAnsi"/>
          <w:sz w:val="18"/>
          <w:szCs w:val="18"/>
        </w:rPr>
      </w:pPr>
    </w:p>
    <w:p w14:paraId="389AA3B0" w14:textId="4926975E" w:rsidR="00812830" w:rsidRPr="0055507E" w:rsidRDefault="00812830" w:rsidP="00812830">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 xml:space="preserve">This value is automatically calculated using 62.2 equation 4.8. It represents the required airflow in cfm that must be delivered during the ventilation system </w:t>
      </w:r>
      <w:r>
        <w:rPr>
          <w:rFonts w:asciiTheme="minorHAnsi" w:eastAsia="Cambria" w:hAnsiTheme="minorHAnsi"/>
          <w:sz w:val="18"/>
          <w:szCs w:val="18"/>
        </w:rPr>
        <w:t>ON</w:t>
      </w:r>
      <w:r w:rsidRPr="0055507E">
        <w:rPr>
          <w:rFonts w:asciiTheme="minorHAnsi" w:eastAsia="Cambria" w:hAnsiTheme="minorHAnsi"/>
          <w:sz w:val="18"/>
          <w:szCs w:val="18"/>
        </w:rPr>
        <w:t xml:space="preserve"> times. This value will be verified by a HERS rater.</w:t>
      </w:r>
      <w:r w:rsidRPr="0055507E">
        <w:rPr>
          <w:rFonts w:asciiTheme="minorHAnsi" w:hAnsiTheme="minorHAnsi"/>
          <w:sz w:val="18"/>
          <w:szCs w:val="18"/>
        </w:rPr>
        <w:t xml:space="preserve"> The equation used to calculate this value in the field equals: Continuous Whole-Building Ventilation Rate B01/(Daily fractional on time C04 x </w:t>
      </w:r>
      <w:r w:rsidRPr="0055507E">
        <w:rPr>
          <w:rFonts w:asciiTheme="minorHAnsi" w:eastAsia="Cambria" w:hAnsiTheme="minorHAnsi"/>
          <w:sz w:val="18"/>
          <w:szCs w:val="18"/>
        </w:rPr>
        <w:t xml:space="preserve">ventilation effectiveness value C07= required </w:t>
      </w:r>
      <w:r w:rsidRPr="0055507E">
        <w:rPr>
          <w:rFonts w:asciiTheme="minorHAnsi" w:hAnsiTheme="minorHAnsi"/>
          <w:sz w:val="18"/>
          <w:szCs w:val="18"/>
        </w:rPr>
        <w:t>Intermittent ventilation rate</w:t>
      </w:r>
      <w:r>
        <w:rPr>
          <w:rFonts w:asciiTheme="minorHAnsi" w:hAnsiTheme="minorHAnsi"/>
          <w:sz w:val="18"/>
          <w:szCs w:val="18"/>
        </w:rPr>
        <w:t xml:space="preserve"> (CFM)</w:t>
      </w:r>
    </w:p>
    <w:p w14:paraId="389AA3B1" w14:textId="77777777" w:rsidR="00812830" w:rsidRPr="0055507E" w:rsidRDefault="00812830" w:rsidP="00812830">
      <w:pPr>
        <w:numPr>
          <w:ilvl w:val="0"/>
          <w:numId w:val="14"/>
        </w:numPr>
        <w:contextualSpacing/>
        <w:rPr>
          <w:rFonts w:asciiTheme="minorHAnsi" w:hAnsiTheme="minorHAnsi"/>
          <w:sz w:val="18"/>
          <w:szCs w:val="18"/>
        </w:rPr>
      </w:pPr>
      <w:r w:rsidRPr="0055507E">
        <w:rPr>
          <w:rFonts w:asciiTheme="minorHAnsi" w:eastAsia="Cambria" w:hAnsiTheme="minorHAnsi"/>
          <w:sz w:val="18"/>
          <w:szCs w:val="18"/>
        </w:rPr>
        <w:t xml:space="preserve">User entered value equals the installed intermittent ventilation rate in </w:t>
      </w:r>
      <w:r w:rsidRPr="0055507E">
        <w:rPr>
          <w:rFonts w:asciiTheme="minorHAnsi" w:hAnsiTheme="minorHAnsi"/>
          <w:sz w:val="18"/>
          <w:szCs w:val="18"/>
        </w:rPr>
        <w:t>(CFM)</w:t>
      </w:r>
      <w:r w:rsidR="00DE08F4">
        <w:rPr>
          <w:rFonts w:asciiTheme="minorHAnsi" w:hAnsiTheme="minorHAnsi"/>
          <w:sz w:val="18"/>
          <w:szCs w:val="18"/>
        </w:rPr>
        <w:t>.</w:t>
      </w:r>
      <w:r>
        <w:rPr>
          <w:rFonts w:asciiTheme="minorHAnsi" w:hAnsiTheme="minorHAnsi"/>
          <w:sz w:val="18"/>
          <w:szCs w:val="18"/>
        </w:rPr>
        <w:t xml:space="preserve"> This value will be field verified by a HERS Rater.</w:t>
      </w:r>
    </w:p>
    <w:p w14:paraId="389AA3B2" w14:textId="77777777" w:rsidR="00812830" w:rsidRPr="0055507E" w:rsidRDefault="00812830" w:rsidP="00812830">
      <w:pPr>
        <w:numPr>
          <w:ilvl w:val="0"/>
          <w:numId w:val="14"/>
        </w:numPr>
        <w:contextualSpacing/>
        <w:rPr>
          <w:rFonts w:asciiTheme="minorHAnsi" w:hAnsiTheme="minorHAnsi"/>
          <w:sz w:val="18"/>
          <w:szCs w:val="18"/>
        </w:rPr>
      </w:pPr>
      <w:r w:rsidRPr="0055507E">
        <w:rPr>
          <w:rFonts w:asciiTheme="minorHAnsi" w:hAnsiTheme="minorHAnsi"/>
          <w:sz w:val="18"/>
          <w:szCs w:val="18"/>
        </w:rPr>
        <w:t>This information is automatically pulled from the registered MCH-22</w:t>
      </w:r>
      <w:r>
        <w:rPr>
          <w:rFonts w:asciiTheme="minorHAnsi" w:hAnsiTheme="minorHAnsi"/>
          <w:sz w:val="18"/>
          <w:szCs w:val="18"/>
        </w:rPr>
        <w:t>.</w:t>
      </w:r>
      <w:r w:rsidRPr="0055507E">
        <w:rPr>
          <w:rFonts w:asciiTheme="minorHAnsi" w:hAnsiTheme="minorHAnsi"/>
          <w:sz w:val="18"/>
          <w:szCs w:val="18"/>
        </w:rPr>
        <w:t xml:space="preserve"> Note: </w:t>
      </w:r>
      <w:r w:rsidRPr="0055507E">
        <w:rPr>
          <w:rFonts w:ascii="Calibri" w:hAnsi="Calibri"/>
          <w:sz w:val="18"/>
          <w:szCs w:val="18"/>
        </w:rPr>
        <w:t>this line only visible if CFI System selected in A0</w:t>
      </w:r>
      <w:r>
        <w:rPr>
          <w:rFonts w:ascii="Calibri" w:hAnsi="Calibri"/>
          <w:sz w:val="18"/>
          <w:szCs w:val="18"/>
        </w:rPr>
        <w:t>8</w:t>
      </w:r>
    </w:p>
    <w:p w14:paraId="389AA3B3" w14:textId="77777777" w:rsidR="00812830" w:rsidRPr="0055507E" w:rsidRDefault="00812830" w:rsidP="00812830">
      <w:pPr>
        <w:numPr>
          <w:ilvl w:val="0"/>
          <w:numId w:val="14"/>
        </w:numPr>
        <w:contextualSpacing/>
        <w:rPr>
          <w:rFonts w:asciiTheme="minorHAnsi" w:hAnsiTheme="minorHAnsi"/>
          <w:sz w:val="18"/>
          <w:szCs w:val="18"/>
        </w:rPr>
      </w:pPr>
      <w:r w:rsidRPr="0055507E">
        <w:rPr>
          <w:rFonts w:asciiTheme="minorHAnsi" w:hAnsiTheme="minorHAnsi"/>
          <w:sz w:val="18"/>
          <w:szCs w:val="18"/>
        </w:rPr>
        <w:t>This information is automatically calculated based on C10</w:t>
      </w:r>
      <w:r w:rsidR="00DE08F4">
        <w:rPr>
          <w:rFonts w:asciiTheme="minorHAnsi" w:hAnsiTheme="minorHAnsi"/>
          <w:sz w:val="18"/>
          <w:szCs w:val="18"/>
        </w:rPr>
        <w:t>.</w:t>
      </w:r>
      <w:r w:rsidRPr="0055507E">
        <w:rPr>
          <w:rFonts w:asciiTheme="minorHAnsi" w:hAnsiTheme="minorHAnsi"/>
          <w:sz w:val="18"/>
          <w:szCs w:val="18"/>
        </w:rPr>
        <w:t xml:space="preserve"> Note: </w:t>
      </w:r>
      <w:r w:rsidRPr="0055507E">
        <w:rPr>
          <w:rFonts w:ascii="Calibri" w:hAnsi="Calibri"/>
          <w:sz w:val="18"/>
          <w:szCs w:val="18"/>
        </w:rPr>
        <w:t>this line only visible if CFI System selected in A0</w:t>
      </w:r>
      <w:r>
        <w:rPr>
          <w:rFonts w:ascii="Calibri" w:hAnsi="Calibri"/>
          <w:sz w:val="18"/>
          <w:szCs w:val="18"/>
        </w:rPr>
        <w:t>8</w:t>
      </w:r>
    </w:p>
    <w:p w14:paraId="389AA3B4" w14:textId="77777777" w:rsidR="00812830" w:rsidRPr="00144CC2" w:rsidRDefault="00812830" w:rsidP="00812830">
      <w:pPr>
        <w:rPr>
          <w:rFonts w:asciiTheme="minorHAnsi" w:hAnsiTheme="minorHAnsi"/>
          <w:sz w:val="18"/>
          <w:szCs w:val="18"/>
        </w:rPr>
      </w:pPr>
    </w:p>
    <w:p w14:paraId="389AA3B5" w14:textId="77777777" w:rsidR="00182743" w:rsidRPr="00144CC2" w:rsidRDefault="00182743" w:rsidP="00D41F17">
      <w:pPr>
        <w:numPr>
          <w:ilvl w:val="0"/>
          <w:numId w:val="8"/>
        </w:numPr>
        <w:contextualSpacing/>
        <w:rPr>
          <w:rFonts w:asciiTheme="minorHAnsi" w:hAnsiTheme="minorHAnsi"/>
          <w:sz w:val="18"/>
          <w:szCs w:val="18"/>
        </w:rPr>
        <w:sectPr w:rsidR="00182743" w:rsidRPr="00144CC2" w:rsidSect="00785E3C">
          <w:headerReference w:type="even" r:id="rId13"/>
          <w:headerReference w:type="default" r:id="rId14"/>
          <w:footerReference w:type="default" r:id="rId15"/>
          <w:headerReference w:type="first" r:id="rId16"/>
          <w:pgSz w:w="12240" w:h="15840" w:code="1"/>
          <w:pgMar w:top="720" w:right="720" w:bottom="720" w:left="720" w:header="576" w:footer="576" w:gutter="0"/>
          <w:pgNumType w:start="1"/>
          <w:cols w:space="720"/>
          <w:docGrid w:linePitch="272"/>
        </w:sectPr>
      </w:pPr>
    </w:p>
    <w:tbl>
      <w:tblPr>
        <w:tblStyle w:val="TableGrid"/>
        <w:tblW w:w="0" w:type="auto"/>
        <w:tblLook w:val="04A0" w:firstRow="1" w:lastRow="0" w:firstColumn="1" w:lastColumn="0" w:noHBand="0" w:noVBand="1"/>
      </w:tblPr>
      <w:tblGrid>
        <w:gridCol w:w="11016"/>
      </w:tblGrid>
      <w:tr w:rsidR="003F1187" w:rsidRPr="00144CC2" w14:paraId="389AA3B7" w14:textId="77777777" w:rsidTr="003F1187">
        <w:tc>
          <w:tcPr>
            <w:tcW w:w="11016" w:type="dxa"/>
          </w:tcPr>
          <w:p w14:paraId="389AA3B6" w14:textId="77777777" w:rsidR="003F1187" w:rsidRPr="00144CC2" w:rsidRDefault="003F1187" w:rsidP="00182743">
            <w:pPr>
              <w:keepNext/>
              <w:tabs>
                <w:tab w:val="left" w:pos="-2600"/>
              </w:tabs>
              <w:ind w:right="187"/>
              <w:outlineLvl w:val="2"/>
              <w:rPr>
                <w:rFonts w:asciiTheme="minorHAnsi" w:hAnsiTheme="minorHAnsi" w:cs="Arial"/>
                <w:b/>
                <w:bCs/>
                <w:i/>
                <w:caps/>
                <w:sz w:val="18"/>
                <w:szCs w:val="18"/>
                <w:u w:val="single"/>
              </w:rPr>
            </w:pPr>
            <w:r w:rsidRPr="00144CC2">
              <w:rPr>
                <w:rFonts w:asciiTheme="minorHAnsi" w:hAnsiTheme="minorHAnsi" w:cs="font78"/>
                <w:sz w:val="18"/>
                <w:szCs w:val="18"/>
              </w:rPr>
              <w:lastRenderedPageBreak/>
              <w:t xml:space="preserve">Title 24, Part 6, Section 150.0(o) </w:t>
            </w:r>
            <w:r w:rsidRPr="00144CC2">
              <w:rPr>
                <w:rFonts w:asciiTheme="minorHAnsi" w:hAnsiTheme="minorHAnsi" w:cs="font78"/>
                <w:b/>
                <w:bCs/>
                <w:sz w:val="18"/>
                <w:szCs w:val="18"/>
              </w:rPr>
              <w:t xml:space="preserve">Ventilation for Indoor Air Quality. </w:t>
            </w:r>
            <w:r w:rsidRPr="00144CC2">
              <w:rPr>
                <w:rFonts w:asciiTheme="minorHAnsi" w:hAnsiTheme="minorHAnsi" w:cs="font78"/>
                <w:sz w:val="18"/>
                <w:szCs w:val="18"/>
              </w:rPr>
              <w:t xml:space="preserve">All dwelling units shall meet the requirements of ANSI/ASHRAE Standard62.2. Ventilation and Acceptable Indoor Air Quality in Low-Rise Residential Buildings.  </w:t>
            </w:r>
            <w:r w:rsidRPr="00144CC2">
              <w:rPr>
                <w:rStyle w:val="Emphasis"/>
                <w:rFonts w:asciiTheme="minorHAnsi" w:hAnsiTheme="minorHAnsi"/>
                <w:b/>
                <w:sz w:val="18"/>
                <w:szCs w:val="18"/>
              </w:rPr>
              <w:t>Equation and table numbering on this form corresponds to the numbering for that information in the published ANSI/ASHRAE Standard 62.2-2010.</w:t>
            </w:r>
          </w:p>
        </w:tc>
      </w:tr>
    </w:tbl>
    <w:p w14:paraId="389AA3B8" w14:textId="77777777" w:rsidR="00314D0D" w:rsidRPr="00041647" w:rsidRDefault="00314D0D" w:rsidP="00314D0D">
      <w:pPr>
        <w:keepNext/>
        <w:tabs>
          <w:tab w:val="left" w:pos="-2600"/>
        </w:tabs>
        <w:outlineLvl w:val="2"/>
        <w:rPr>
          <w:rFonts w:asciiTheme="minorHAnsi" w:hAnsiTheme="minorHAnsi" w:cs="Arial"/>
          <w:bCs/>
          <w:caps/>
          <w:sz w:val="22"/>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608"/>
        <w:gridCol w:w="5774"/>
      </w:tblGrid>
      <w:tr w:rsidR="006B6974" w:rsidRPr="00041647" w14:paraId="389AA3BE" w14:textId="77777777" w:rsidTr="00812830">
        <w:tc>
          <w:tcPr>
            <w:tcW w:w="11016" w:type="dxa"/>
            <w:gridSpan w:val="3"/>
          </w:tcPr>
          <w:p w14:paraId="389AA3BD" w14:textId="77777777" w:rsidR="006B6974" w:rsidRPr="00041647" w:rsidRDefault="006B6974" w:rsidP="0081283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041647">
              <w:rPr>
                <w:rFonts w:asciiTheme="minorHAnsi" w:hAnsiTheme="minorHAnsi"/>
                <w:b/>
                <w:szCs w:val="18"/>
              </w:rPr>
              <w:t>A. Dwelling Mechanical Ventilation - General Information</w:t>
            </w:r>
          </w:p>
        </w:tc>
      </w:tr>
      <w:tr w:rsidR="006B6974" w:rsidRPr="00D2491C" w14:paraId="389AA3C2" w14:textId="77777777" w:rsidTr="00812830">
        <w:trPr>
          <w:trHeight w:val="158"/>
        </w:trPr>
        <w:tc>
          <w:tcPr>
            <w:tcW w:w="634" w:type="dxa"/>
            <w:vAlign w:val="center"/>
          </w:tcPr>
          <w:p w14:paraId="389AA3BF" w14:textId="77777777" w:rsidR="006B6974" w:rsidRPr="00F5715E" w:rsidRDefault="006B6974" w:rsidP="00812830">
            <w:pPr>
              <w:jc w:val="center"/>
              <w:rPr>
                <w:rFonts w:asciiTheme="minorHAnsi" w:hAnsiTheme="minorHAnsi"/>
                <w:sz w:val="18"/>
                <w:szCs w:val="18"/>
              </w:rPr>
            </w:pPr>
            <w:r>
              <w:rPr>
                <w:rFonts w:asciiTheme="minorHAnsi" w:hAnsiTheme="minorHAnsi"/>
                <w:sz w:val="18"/>
                <w:szCs w:val="18"/>
              </w:rPr>
              <w:t>01</w:t>
            </w:r>
          </w:p>
        </w:tc>
        <w:tc>
          <w:tcPr>
            <w:tcW w:w="4608" w:type="dxa"/>
            <w:vAlign w:val="center"/>
          </w:tcPr>
          <w:p w14:paraId="389AA3C0" w14:textId="1AD6ACC3" w:rsidR="006B6974" w:rsidRPr="00F5715E" w:rsidRDefault="006B6974" w:rsidP="00F71FD4">
            <w:pPr>
              <w:rPr>
                <w:rFonts w:asciiTheme="minorHAnsi" w:hAnsiTheme="minorHAnsi"/>
                <w:sz w:val="18"/>
                <w:szCs w:val="18"/>
              </w:rPr>
            </w:pPr>
            <w:r>
              <w:rPr>
                <w:rFonts w:asciiTheme="minorHAnsi" w:hAnsiTheme="minorHAnsi"/>
                <w:sz w:val="18"/>
                <w:szCs w:val="18"/>
              </w:rPr>
              <w:t xml:space="preserve">Dwelling </w:t>
            </w:r>
            <w:r w:rsidR="00F71FD4">
              <w:rPr>
                <w:rFonts w:asciiTheme="minorHAnsi" w:hAnsiTheme="minorHAnsi"/>
                <w:sz w:val="18"/>
                <w:szCs w:val="18"/>
              </w:rPr>
              <w:t>U</w:t>
            </w:r>
            <w:r>
              <w:rPr>
                <w:rFonts w:asciiTheme="minorHAnsi" w:hAnsiTheme="minorHAnsi"/>
                <w:sz w:val="18"/>
                <w:szCs w:val="18"/>
              </w:rPr>
              <w:t xml:space="preserve">nit </w:t>
            </w:r>
            <w:r w:rsidR="00F71FD4">
              <w:rPr>
                <w:rFonts w:asciiTheme="minorHAnsi" w:hAnsiTheme="minorHAnsi"/>
                <w:sz w:val="18"/>
                <w:szCs w:val="18"/>
              </w:rPr>
              <w:t>N</w:t>
            </w:r>
            <w:r>
              <w:rPr>
                <w:rFonts w:asciiTheme="minorHAnsi" w:hAnsiTheme="minorHAnsi"/>
                <w:sz w:val="18"/>
                <w:szCs w:val="18"/>
              </w:rPr>
              <w:t>ame</w:t>
            </w:r>
          </w:p>
        </w:tc>
        <w:tc>
          <w:tcPr>
            <w:tcW w:w="5774" w:type="dxa"/>
          </w:tcPr>
          <w:p w14:paraId="389AA3C1" w14:textId="77777777" w:rsidR="006B6974" w:rsidRPr="00F5715E" w:rsidRDefault="006B6974" w:rsidP="00812830">
            <w:pPr>
              <w:rPr>
                <w:rFonts w:asciiTheme="minorHAnsi" w:hAnsiTheme="minorHAnsi"/>
                <w:sz w:val="18"/>
                <w:szCs w:val="18"/>
              </w:rPr>
            </w:pPr>
            <w:r w:rsidRPr="00F5715E">
              <w:rPr>
                <w:rFonts w:asciiTheme="minorHAnsi" w:hAnsiTheme="minorHAnsi"/>
                <w:sz w:val="18"/>
                <w:szCs w:val="18"/>
              </w:rPr>
              <w:t>&lt;&lt;calculated field, referenced data from CF1R.</w:t>
            </w:r>
            <w:r>
              <w:rPr>
                <w:rFonts w:asciiTheme="minorHAnsi" w:hAnsiTheme="minorHAnsi"/>
                <w:sz w:val="18"/>
                <w:szCs w:val="18"/>
              </w:rPr>
              <w:t>&gt;&gt;</w:t>
            </w:r>
          </w:p>
        </w:tc>
      </w:tr>
      <w:tr w:rsidR="006B6974" w:rsidRPr="00D2491C" w14:paraId="389AA3C6" w14:textId="77777777" w:rsidTr="00812830">
        <w:trPr>
          <w:trHeight w:val="158"/>
        </w:trPr>
        <w:tc>
          <w:tcPr>
            <w:tcW w:w="634" w:type="dxa"/>
            <w:vAlign w:val="center"/>
          </w:tcPr>
          <w:p w14:paraId="389AA3C3" w14:textId="77777777" w:rsidR="006B6974" w:rsidRPr="00F5715E" w:rsidRDefault="006B6974" w:rsidP="00812830">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08" w:type="dxa"/>
            <w:vAlign w:val="center"/>
          </w:tcPr>
          <w:p w14:paraId="389AA3C4" w14:textId="38AE714F" w:rsidR="006B6974" w:rsidRPr="00F5715E" w:rsidRDefault="006B6974" w:rsidP="00812830">
            <w:pPr>
              <w:rPr>
                <w:rFonts w:asciiTheme="minorHAnsi" w:hAnsiTheme="minorHAnsi"/>
                <w:sz w:val="18"/>
                <w:szCs w:val="18"/>
              </w:rPr>
            </w:pPr>
            <w:r w:rsidRPr="00F5715E">
              <w:rPr>
                <w:rFonts w:asciiTheme="minorHAnsi" w:hAnsiTheme="minorHAnsi"/>
                <w:sz w:val="18"/>
                <w:szCs w:val="18"/>
              </w:rPr>
              <w:t>Building Type</w:t>
            </w:r>
          </w:p>
        </w:tc>
        <w:tc>
          <w:tcPr>
            <w:tcW w:w="5774" w:type="dxa"/>
          </w:tcPr>
          <w:p w14:paraId="389AA3C5" w14:textId="22EA6087" w:rsidR="006B6974" w:rsidRPr="00F5715E" w:rsidRDefault="006B6974" w:rsidP="00812830">
            <w:pPr>
              <w:rPr>
                <w:rFonts w:asciiTheme="minorHAnsi" w:hAnsiTheme="minorHAnsi"/>
                <w:sz w:val="18"/>
                <w:szCs w:val="18"/>
              </w:rPr>
            </w:pPr>
            <w:r w:rsidRPr="00F5715E">
              <w:rPr>
                <w:rFonts w:asciiTheme="minorHAnsi" w:hAnsiTheme="minorHAnsi"/>
                <w:sz w:val="18"/>
                <w:szCs w:val="18"/>
              </w:rPr>
              <w:t>&lt;</w:t>
            </w:r>
            <w:del w:id="20" w:author="Shewmaker, Michael@Energy" w:date="2017-12-12T13:19:00Z">
              <w:r w:rsidRPr="00F5715E" w:rsidDel="00DF3AB6">
                <w:rPr>
                  <w:rFonts w:asciiTheme="minorHAnsi" w:hAnsiTheme="minorHAnsi"/>
                  <w:sz w:val="18"/>
                  <w:szCs w:val="18"/>
                </w:rPr>
                <w:delText>&lt;calculated field, referenced data from CF1R. (note: possible results are Single Family; Multifamily)&gt;&gt;</w:delText>
              </w:r>
            </w:del>
            <w:ins w:id="21" w:author="Shewmaker, Michael@Energy" w:date="2017-12-12T13:19:00Z">
              <w:r w:rsidR="00DF3AB6">
                <w:rPr>
                  <w:rFonts w:asciiTheme="minorHAnsi" w:hAnsiTheme="minorHAnsi"/>
                  <w:sz w:val="18"/>
                  <w:szCs w:val="18"/>
                </w:rPr>
                <w:t>&lt;&lt;reference value from CF1R, but allow user to override and select one from list: Single Family, Multifamily, Non-dwelling Unit&gt;&gt;</w:t>
              </w:r>
            </w:ins>
          </w:p>
        </w:tc>
      </w:tr>
      <w:tr w:rsidR="006B6974" w:rsidRPr="00D2491C" w14:paraId="389AA3CA" w14:textId="77777777" w:rsidTr="00812830">
        <w:trPr>
          <w:trHeight w:val="158"/>
        </w:trPr>
        <w:tc>
          <w:tcPr>
            <w:tcW w:w="634" w:type="dxa"/>
            <w:vAlign w:val="center"/>
          </w:tcPr>
          <w:p w14:paraId="389AA3C7" w14:textId="77777777" w:rsidR="006B6974" w:rsidRPr="00F5715E" w:rsidRDefault="006B6974" w:rsidP="00812830">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08" w:type="dxa"/>
            <w:vAlign w:val="center"/>
          </w:tcPr>
          <w:p w14:paraId="389AA3C8" w14:textId="173DAD95" w:rsidR="006B6974" w:rsidRPr="00F5715E" w:rsidRDefault="006B6974" w:rsidP="00F71FD4">
            <w:pPr>
              <w:rPr>
                <w:rFonts w:asciiTheme="minorHAnsi" w:hAnsiTheme="minorHAnsi"/>
                <w:sz w:val="18"/>
                <w:szCs w:val="18"/>
              </w:rPr>
            </w:pPr>
            <w:r w:rsidRPr="00F5715E">
              <w:rPr>
                <w:rFonts w:asciiTheme="minorHAnsi" w:hAnsiTheme="minorHAnsi"/>
                <w:sz w:val="18"/>
                <w:szCs w:val="18"/>
              </w:rPr>
              <w:t xml:space="preserve">Project </w:t>
            </w:r>
            <w:r w:rsidR="00F71FD4">
              <w:rPr>
                <w:rFonts w:asciiTheme="minorHAnsi" w:hAnsiTheme="minorHAnsi"/>
                <w:sz w:val="18"/>
                <w:szCs w:val="18"/>
              </w:rPr>
              <w:t>S</w:t>
            </w:r>
            <w:r w:rsidRPr="00F5715E">
              <w:rPr>
                <w:rFonts w:asciiTheme="minorHAnsi" w:hAnsiTheme="minorHAnsi"/>
                <w:sz w:val="18"/>
                <w:szCs w:val="18"/>
              </w:rPr>
              <w:t>cope</w:t>
            </w:r>
          </w:p>
        </w:tc>
        <w:tc>
          <w:tcPr>
            <w:tcW w:w="5774" w:type="dxa"/>
          </w:tcPr>
          <w:p w14:paraId="389AA3C9" w14:textId="77777777" w:rsidR="006B6974" w:rsidRPr="00F5715E" w:rsidRDefault="006B6974" w:rsidP="00812830">
            <w:pPr>
              <w:rPr>
                <w:rFonts w:asciiTheme="minorHAnsi" w:hAnsiTheme="minorHAnsi"/>
                <w:sz w:val="18"/>
                <w:szCs w:val="18"/>
              </w:rPr>
            </w:pPr>
            <w:r w:rsidRPr="00F5715E">
              <w:rPr>
                <w:rFonts w:asciiTheme="minorHAnsi" w:hAnsiTheme="minorHAnsi"/>
                <w:sz w:val="18"/>
                <w:szCs w:val="18"/>
              </w:rPr>
              <w:t>&lt;&lt; calculated field, referenced data from CF1R</w:t>
            </w:r>
            <w:r w:rsidRPr="00F5715E">
              <w:rPr>
                <w:rFonts w:asciiTheme="minorHAnsi" w:hAnsiTheme="minorHAnsi"/>
                <w:sz w:val="18"/>
                <w:szCs w:val="18"/>
                <w:u w:val="single"/>
              </w:rPr>
              <w:t>&gt;&gt;</w:t>
            </w:r>
          </w:p>
        </w:tc>
      </w:tr>
      <w:tr w:rsidR="006B6974" w:rsidRPr="00D2491C" w14:paraId="389AA3CF" w14:textId="77777777" w:rsidTr="00812830">
        <w:trPr>
          <w:trHeight w:val="158"/>
        </w:trPr>
        <w:tc>
          <w:tcPr>
            <w:tcW w:w="634" w:type="dxa"/>
            <w:vAlign w:val="center"/>
          </w:tcPr>
          <w:p w14:paraId="389AA3CB" w14:textId="77777777" w:rsidR="006B6974" w:rsidRPr="00F5715E" w:rsidRDefault="006B6974" w:rsidP="00812830">
            <w:pPr>
              <w:jc w:val="center"/>
              <w:rPr>
                <w:rFonts w:asciiTheme="minorHAnsi" w:hAnsiTheme="minorHAnsi"/>
                <w:sz w:val="18"/>
                <w:szCs w:val="18"/>
              </w:rPr>
            </w:pPr>
            <w:r w:rsidRPr="00F5715E">
              <w:rPr>
                <w:rFonts w:asciiTheme="minorHAnsi" w:hAnsiTheme="minorHAnsi"/>
                <w:sz w:val="18"/>
                <w:szCs w:val="18"/>
              </w:rPr>
              <w:t>04</w:t>
            </w:r>
          </w:p>
        </w:tc>
        <w:tc>
          <w:tcPr>
            <w:tcW w:w="4608" w:type="dxa"/>
            <w:vAlign w:val="center"/>
          </w:tcPr>
          <w:p w14:paraId="389AA3CC" w14:textId="081521E9" w:rsidR="006B6974" w:rsidRDefault="00F97AFB" w:rsidP="00812830">
            <w:pPr>
              <w:rPr>
                <w:rFonts w:asciiTheme="minorHAnsi" w:hAnsiTheme="minorHAnsi"/>
                <w:sz w:val="18"/>
                <w:szCs w:val="18"/>
              </w:rPr>
            </w:pPr>
            <w:r>
              <w:rPr>
                <w:rFonts w:asciiTheme="minorHAnsi" w:hAnsiTheme="minorHAnsi"/>
                <w:sz w:val="18"/>
                <w:szCs w:val="18"/>
              </w:rPr>
              <w:t xml:space="preserve">Total </w:t>
            </w:r>
            <w:r w:rsidR="006B6974" w:rsidRPr="00F5715E">
              <w:rPr>
                <w:rFonts w:asciiTheme="minorHAnsi" w:hAnsiTheme="minorHAnsi"/>
                <w:sz w:val="18"/>
                <w:szCs w:val="18"/>
              </w:rPr>
              <w:t xml:space="preserve">Conditioned </w:t>
            </w:r>
            <w:r>
              <w:rPr>
                <w:rFonts w:asciiTheme="minorHAnsi" w:hAnsiTheme="minorHAnsi"/>
                <w:sz w:val="18"/>
                <w:szCs w:val="18"/>
              </w:rPr>
              <w:t>F</w:t>
            </w:r>
            <w:r w:rsidR="006B6974" w:rsidRPr="00F5715E">
              <w:rPr>
                <w:rFonts w:asciiTheme="minorHAnsi" w:hAnsiTheme="minorHAnsi"/>
                <w:sz w:val="18"/>
                <w:szCs w:val="18"/>
              </w:rPr>
              <w:t xml:space="preserve">loor </w:t>
            </w:r>
            <w:r>
              <w:rPr>
                <w:rFonts w:asciiTheme="minorHAnsi" w:hAnsiTheme="minorHAnsi"/>
                <w:sz w:val="18"/>
                <w:szCs w:val="18"/>
              </w:rPr>
              <w:t>A</w:t>
            </w:r>
            <w:r w:rsidR="006B6974" w:rsidRPr="00F5715E">
              <w:rPr>
                <w:rFonts w:asciiTheme="minorHAnsi" w:hAnsiTheme="minorHAnsi"/>
                <w:sz w:val="18"/>
                <w:szCs w:val="18"/>
              </w:rPr>
              <w:t xml:space="preserve">rea of </w:t>
            </w:r>
            <w:r w:rsidR="00FC099C">
              <w:rPr>
                <w:rFonts w:asciiTheme="minorHAnsi" w:hAnsiTheme="minorHAnsi"/>
                <w:sz w:val="18"/>
                <w:szCs w:val="18"/>
              </w:rPr>
              <w:t>D</w:t>
            </w:r>
            <w:r w:rsidR="006B6974" w:rsidRPr="00F5715E">
              <w:rPr>
                <w:rFonts w:asciiTheme="minorHAnsi" w:hAnsiTheme="minorHAnsi"/>
                <w:sz w:val="18"/>
                <w:szCs w:val="18"/>
              </w:rPr>
              <w:t xml:space="preserve">welling </w:t>
            </w:r>
            <w:r w:rsidR="00FC099C">
              <w:rPr>
                <w:rFonts w:asciiTheme="minorHAnsi" w:hAnsiTheme="minorHAnsi"/>
                <w:sz w:val="18"/>
                <w:szCs w:val="18"/>
              </w:rPr>
              <w:t>U</w:t>
            </w:r>
            <w:r w:rsidR="006B6974" w:rsidRPr="00F5715E">
              <w:rPr>
                <w:rFonts w:asciiTheme="minorHAnsi" w:hAnsiTheme="minorHAnsi"/>
                <w:sz w:val="18"/>
                <w:szCs w:val="18"/>
              </w:rPr>
              <w:t>nit</w:t>
            </w:r>
          </w:p>
          <w:p w14:paraId="389AA3CD" w14:textId="77777777" w:rsidR="006B6974" w:rsidRPr="00F5715E" w:rsidRDefault="006B6974" w:rsidP="00812830">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774" w:type="dxa"/>
          </w:tcPr>
          <w:p w14:paraId="389AA3CE" w14:textId="0B46827F" w:rsidR="006B6974" w:rsidRPr="00F5715E" w:rsidRDefault="00682A29" w:rsidP="00812830">
            <w:pPr>
              <w:rPr>
                <w:rFonts w:asciiTheme="minorHAnsi" w:hAnsiTheme="minorHAnsi"/>
                <w:sz w:val="18"/>
                <w:szCs w:val="18"/>
              </w:rPr>
            </w:pPr>
            <w:r w:rsidRPr="00682A29">
              <w:rPr>
                <w:rFonts w:asciiTheme="minorHAnsi" w:hAnsiTheme="minorHAnsi"/>
                <w:sz w:val="18"/>
                <w:szCs w:val="18"/>
              </w:rPr>
              <w:t>&lt;&lt;calculated field: default value reference from MCH-01;  or allow user to override default and input value xxxxx;  flag overridden values and report in project status notes field &gt;&gt;</w:t>
            </w:r>
          </w:p>
        </w:tc>
      </w:tr>
      <w:tr w:rsidR="006B6974" w:rsidRPr="00D2491C" w14:paraId="389AA3D4" w14:textId="77777777" w:rsidTr="00812830">
        <w:trPr>
          <w:trHeight w:val="158"/>
        </w:trPr>
        <w:tc>
          <w:tcPr>
            <w:tcW w:w="634" w:type="dxa"/>
            <w:vAlign w:val="center"/>
          </w:tcPr>
          <w:p w14:paraId="389AA3D0" w14:textId="77777777" w:rsidR="006B6974" w:rsidRPr="00F5715E" w:rsidRDefault="006B6974" w:rsidP="00812830">
            <w:pPr>
              <w:jc w:val="center"/>
              <w:rPr>
                <w:rFonts w:asciiTheme="minorHAnsi" w:hAnsiTheme="minorHAnsi"/>
                <w:sz w:val="18"/>
                <w:szCs w:val="18"/>
              </w:rPr>
            </w:pPr>
            <w:r w:rsidRPr="00F5715E">
              <w:rPr>
                <w:rFonts w:asciiTheme="minorHAnsi" w:hAnsiTheme="minorHAnsi"/>
                <w:sz w:val="18"/>
                <w:szCs w:val="18"/>
              </w:rPr>
              <w:t>05</w:t>
            </w:r>
          </w:p>
        </w:tc>
        <w:tc>
          <w:tcPr>
            <w:tcW w:w="4608" w:type="dxa"/>
            <w:vAlign w:val="center"/>
          </w:tcPr>
          <w:p w14:paraId="389AA3D1" w14:textId="059D2585" w:rsidR="006B6974" w:rsidRDefault="006B6974" w:rsidP="00812830">
            <w:pPr>
              <w:rPr>
                <w:rFonts w:asciiTheme="minorHAnsi" w:hAnsiTheme="minorHAnsi"/>
                <w:sz w:val="18"/>
                <w:szCs w:val="18"/>
              </w:rPr>
            </w:pPr>
            <w:r w:rsidRPr="00F5715E">
              <w:rPr>
                <w:rFonts w:asciiTheme="minorHAnsi" w:hAnsiTheme="minorHAnsi"/>
                <w:sz w:val="18"/>
                <w:szCs w:val="18"/>
              </w:rPr>
              <w:t xml:space="preserve">Number of </w:t>
            </w:r>
            <w:r w:rsidR="00F71FD4">
              <w:rPr>
                <w:rFonts w:asciiTheme="minorHAnsi" w:hAnsiTheme="minorHAnsi"/>
                <w:sz w:val="18"/>
                <w:szCs w:val="18"/>
              </w:rPr>
              <w:t>B</w:t>
            </w:r>
            <w:r w:rsidRPr="00F5715E">
              <w:rPr>
                <w:rFonts w:asciiTheme="minorHAnsi" w:hAnsiTheme="minorHAnsi"/>
                <w:sz w:val="18"/>
                <w:szCs w:val="18"/>
              </w:rPr>
              <w:t xml:space="preserve">edrooms in </w:t>
            </w:r>
            <w:r w:rsidR="00F71FD4">
              <w:rPr>
                <w:rFonts w:asciiTheme="minorHAnsi" w:hAnsiTheme="minorHAnsi"/>
                <w:sz w:val="18"/>
                <w:szCs w:val="18"/>
              </w:rPr>
              <w:t>D</w:t>
            </w:r>
            <w:r w:rsidRPr="00F5715E">
              <w:rPr>
                <w:rFonts w:asciiTheme="minorHAnsi" w:hAnsiTheme="minorHAnsi"/>
                <w:sz w:val="18"/>
                <w:szCs w:val="18"/>
              </w:rPr>
              <w:t xml:space="preserve">welling </w:t>
            </w:r>
            <w:r w:rsidR="00F71FD4">
              <w:rPr>
                <w:rFonts w:asciiTheme="minorHAnsi" w:hAnsiTheme="minorHAnsi"/>
                <w:sz w:val="18"/>
                <w:szCs w:val="18"/>
              </w:rPr>
              <w:t>U</w:t>
            </w:r>
            <w:r w:rsidRPr="00F5715E">
              <w:rPr>
                <w:rFonts w:asciiTheme="minorHAnsi" w:hAnsiTheme="minorHAnsi"/>
                <w:sz w:val="18"/>
                <w:szCs w:val="18"/>
              </w:rPr>
              <w:t>nit</w:t>
            </w:r>
          </w:p>
          <w:p w14:paraId="389AA3D2" w14:textId="77777777" w:rsidR="006B6974" w:rsidRPr="00F5715E" w:rsidRDefault="00D34FE6" w:rsidP="00812830">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774" w:type="dxa"/>
          </w:tcPr>
          <w:p w14:paraId="389AA3D3" w14:textId="655A8357" w:rsidR="006B6974" w:rsidRPr="00F5715E" w:rsidRDefault="00AC325C" w:rsidP="00812830">
            <w:pPr>
              <w:rPr>
                <w:rFonts w:asciiTheme="minorHAnsi" w:hAnsiTheme="minorHAnsi"/>
                <w:sz w:val="18"/>
                <w:szCs w:val="18"/>
              </w:rPr>
            </w:pPr>
            <w:r w:rsidRPr="00AC325C">
              <w:rPr>
                <w:rFonts w:asciiTheme="minorHAnsi" w:hAnsiTheme="minorHAnsi"/>
                <w:sz w:val="18"/>
                <w:szCs w:val="18"/>
              </w:rPr>
              <w:t>&lt;&lt;calculated field: default value reference from MCH-01&gt;&gt;</w:t>
            </w:r>
          </w:p>
        </w:tc>
      </w:tr>
      <w:tr w:rsidR="006B6974" w:rsidRPr="00D2491C" w14:paraId="389AA3DA" w14:textId="77777777" w:rsidTr="00812830">
        <w:trPr>
          <w:trHeight w:val="158"/>
        </w:trPr>
        <w:tc>
          <w:tcPr>
            <w:tcW w:w="634" w:type="dxa"/>
            <w:vAlign w:val="center"/>
          </w:tcPr>
          <w:p w14:paraId="389AA3D5" w14:textId="77777777" w:rsidR="006B6974" w:rsidRPr="00F5715E" w:rsidRDefault="006B6974" w:rsidP="00812830">
            <w:pPr>
              <w:jc w:val="center"/>
              <w:rPr>
                <w:rFonts w:asciiTheme="minorHAnsi" w:hAnsiTheme="minorHAnsi"/>
                <w:sz w:val="18"/>
                <w:szCs w:val="18"/>
              </w:rPr>
            </w:pPr>
            <w:r w:rsidRPr="00F5715E">
              <w:rPr>
                <w:rFonts w:asciiTheme="minorHAnsi" w:hAnsiTheme="minorHAnsi"/>
                <w:sz w:val="18"/>
                <w:szCs w:val="18"/>
              </w:rPr>
              <w:t>06</w:t>
            </w:r>
          </w:p>
        </w:tc>
        <w:tc>
          <w:tcPr>
            <w:tcW w:w="4608" w:type="dxa"/>
            <w:vAlign w:val="center"/>
          </w:tcPr>
          <w:p w14:paraId="389AA3D6" w14:textId="78B5041A" w:rsidR="006B6974" w:rsidRPr="00F5715E" w:rsidRDefault="006B6974" w:rsidP="00812830">
            <w:pPr>
              <w:rPr>
                <w:rFonts w:asciiTheme="minorHAnsi" w:hAnsiTheme="minorHAnsi"/>
                <w:sz w:val="18"/>
                <w:szCs w:val="18"/>
              </w:rPr>
            </w:pPr>
            <w:r>
              <w:rPr>
                <w:rFonts w:asciiTheme="minorHAnsi" w:hAnsiTheme="minorHAnsi"/>
                <w:sz w:val="18"/>
                <w:szCs w:val="18"/>
              </w:rPr>
              <w:t>Ventilation Operation Schedule</w:t>
            </w:r>
          </w:p>
        </w:tc>
        <w:tc>
          <w:tcPr>
            <w:tcW w:w="5774" w:type="dxa"/>
          </w:tcPr>
          <w:p w14:paraId="389AA3D7" w14:textId="77777777" w:rsidR="006B6974" w:rsidRPr="00F5715E" w:rsidRDefault="006B6974" w:rsidP="00812830">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user pick one from list:  </w:t>
            </w:r>
          </w:p>
          <w:p w14:paraId="389AA3D8" w14:textId="77777777" w:rsidR="006B6974" w:rsidRPr="00F5715E" w:rsidRDefault="006B6974" w:rsidP="00812830">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Continuous</w:t>
            </w:r>
            <w:r>
              <w:rPr>
                <w:rFonts w:asciiTheme="minorHAnsi" w:hAnsiTheme="minorHAnsi"/>
                <w:sz w:val="18"/>
                <w:szCs w:val="18"/>
              </w:rPr>
              <w:t xml:space="preserve">;  </w:t>
            </w:r>
          </w:p>
          <w:p w14:paraId="105A2329" w14:textId="77777777" w:rsidR="006014A2" w:rsidRDefault="006B6974" w:rsidP="00812830">
            <w:pPr>
              <w:rPr>
                <w:ins w:id="22" w:author="Shewmaker, Michael@Energy" w:date="2018-04-18T13:35:00Z"/>
                <w:rFonts w:asciiTheme="minorHAnsi" w:hAnsiTheme="minorHAnsi"/>
                <w:sz w:val="18"/>
                <w:szCs w:val="18"/>
                <w:u w:val="single"/>
              </w:rPr>
            </w:pPr>
            <w:r>
              <w:rPr>
                <w:rFonts w:asciiTheme="minorHAnsi" w:hAnsiTheme="minorHAnsi"/>
                <w:sz w:val="18"/>
                <w:szCs w:val="18"/>
              </w:rPr>
              <w:t>**</w:t>
            </w:r>
            <w:del w:id="23" w:author="Shewmaker, Michael@Energy" w:date="2018-04-18T13:35:00Z">
              <w:r w:rsidDel="006014A2">
                <w:rPr>
                  <w:rFonts w:asciiTheme="minorHAnsi" w:hAnsiTheme="minorHAnsi"/>
                  <w:sz w:val="18"/>
                  <w:szCs w:val="18"/>
                </w:rPr>
                <w:delText xml:space="preserve">or </w:delText>
              </w:r>
            </w:del>
            <w:r>
              <w:rPr>
                <w:rFonts w:asciiTheme="minorHAnsi" w:hAnsiTheme="minorHAnsi"/>
                <w:sz w:val="18"/>
                <w:szCs w:val="18"/>
                <w:u w:val="single"/>
              </w:rPr>
              <w:t>Intermittent</w:t>
            </w:r>
            <w:ins w:id="24" w:author="Shewmaker, Michael@Energy" w:date="2018-04-18T13:35:00Z">
              <w:r w:rsidR="006014A2">
                <w:rPr>
                  <w:rFonts w:asciiTheme="minorHAnsi" w:hAnsiTheme="minorHAnsi"/>
                  <w:sz w:val="18"/>
                  <w:szCs w:val="18"/>
                  <w:u w:val="single"/>
                </w:rPr>
                <w:t>; or</w:t>
              </w:r>
            </w:ins>
          </w:p>
          <w:p w14:paraId="389AA3D9" w14:textId="0DCF1A7F" w:rsidR="006B6974" w:rsidRPr="00F5715E" w:rsidRDefault="006014A2" w:rsidP="00812830">
            <w:pPr>
              <w:rPr>
                <w:rFonts w:asciiTheme="minorHAnsi" w:hAnsiTheme="minorHAnsi"/>
                <w:sz w:val="18"/>
                <w:szCs w:val="18"/>
              </w:rPr>
            </w:pPr>
            <w:ins w:id="25" w:author="Shewmaker, Michael@Energy" w:date="2018-04-18T13:35:00Z">
              <w:r>
                <w:rPr>
                  <w:rFonts w:asciiTheme="minorHAnsi" w:hAnsiTheme="minorHAnsi"/>
                  <w:sz w:val="18"/>
                  <w:szCs w:val="18"/>
                  <w:u w:val="single"/>
                </w:rPr>
                <w:t>**N/A</w:t>
              </w:r>
            </w:ins>
            <w:r w:rsidR="006B6974">
              <w:rPr>
                <w:rFonts w:asciiTheme="minorHAnsi" w:hAnsiTheme="minorHAnsi"/>
                <w:sz w:val="18"/>
                <w:szCs w:val="18"/>
                <w:u w:val="single"/>
              </w:rPr>
              <w:t>&gt;&gt;</w:t>
            </w:r>
          </w:p>
        </w:tc>
      </w:tr>
      <w:tr w:rsidR="006B6974" w:rsidRPr="00D2491C" w14:paraId="389AA3E0" w14:textId="77777777" w:rsidTr="00812830">
        <w:trPr>
          <w:trHeight w:val="158"/>
        </w:trPr>
        <w:tc>
          <w:tcPr>
            <w:tcW w:w="634" w:type="dxa"/>
            <w:vAlign w:val="center"/>
          </w:tcPr>
          <w:p w14:paraId="389AA3DB" w14:textId="77777777" w:rsidR="006B6974" w:rsidRPr="00F5715E" w:rsidRDefault="006B6974" w:rsidP="00812830">
            <w:pPr>
              <w:jc w:val="center"/>
              <w:rPr>
                <w:rFonts w:asciiTheme="minorHAnsi" w:hAnsiTheme="minorHAnsi"/>
                <w:sz w:val="18"/>
                <w:szCs w:val="18"/>
              </w:rPr>
            </w:pPr>
            <w:r w:rsidRPr="00F5715E">
              <w:rPr>
                <w:rFonts w:asciiTheme="minorHAnsi" w:hAnsiTheme="minorHAnsi"/>
                <w:sz w:val="18"/>
                <w:szCs w:val="18"/>
              </w:rPr>
              <w:t>07</w:t>
            </w:r>
          </w:p>
        </w:tc>
        <w:tc>
          <w:tcPr>
            <w:tcW w:w="4608" w:type="dxa"/>
            <w:vAlign w:val="center"/>
          </w:tcPr>
          <w:p w14:paraId="389AA3DC" w14:textId="536B60C4" w:rsidR="006B6974" w:rsidRPr="00F5715E" w:rsidRDefault="006B6974" w:rsidP="00812830">
            <w:pPr>
              <w:rPr>
                <w:rFonts w:asciiTheme="minorHAnsi" w:hAnsiTheme="minorHAnsi"/>
                <w:sz w:val="18"/>
                <w:szCs w:val="18"/>
              </w:rPr>
            </w:pPr>
            <w:r>
              <w:rPr>
                <w:rFonts w:asciiTheme="minorHAnsi" w:hAnsiTheme="minorHAnsi"/>
                <w:sz w:val="18"/>
                <w:szCs w:val="18"/>
              </w:rPr>
              <w:t>Whole-Building Ventilation Rate Calculation Method</w:t>
            </w:r>
          </w:p>
        </w:tc>
        <w:tc>
          <w:tcPr>
            <w:tcW w:w="5774" w:type="dxa"/>
          </w:tcPr>
          <w:p w14:paraId="389AA3DD" w14:textId="77777777" w:rsidR="006B6974" w:rsidRPr="00F5715E" w:rsidRDefault="006B6974" w:rsidP="00812830">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user pick one from list:  </w:t>
            </w:r>
          </w:p>
          <w:p w14:paraId="389AA3DE" w14:textId="77777777" w:rsidR="006B6974" w:rsidRPr="00F5715E" w:rsidRDefault="006B6974" w:rsidP="00812830">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Fan Ventilation Rate Method</w:t>
            </w:r>
            <w:r>
              <w:rPr>
                <w:rFonts w:asciiTheme="minorHAnsi" w:hAnsiTheme="minorHAnsi"/>
                <w:sz w:val="18"/>
                <w:szCs w:val="18"/>
              </w:rPr>
              <w:t xml:space="preserve"> (4.1.1), or </w:t>
            </w:r>
          </w:p>
          <w:p w14:paraId="70704BA1" w14:textId="77777777" w:rsidR="006014A2" w:rsidRDefault="006B6974" w:rsidP="00812830">
            <w:pPr>
              <w:rPr>
                <w:ins w:id="26" w:author="Shewmaker, Michael@Energy" w:date="2018-04-18T13:35:00Z"/>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Total Ventilation Rate Method</w:t>
            </w:r>
            <w:r>
              <w:rPr>
                <w:rFonts w:asciiTheme="minorHAnsi" w:hAnsiTheme="minorHAnsi"/>
                <w:sz w:val="18"/>
                <w:szCs w:val="18"/>
              </w:rPr>
              <w:t xml:space="preserve"> (4.1.2</w:t>
            </w:r>
            <w:ins w:id="27" w:author="Shewmaker, Michael@Energy" w:date="2018-04-18T13:35:00Z">
              <w:r w:rsidR="006014A2">
                <w:rPr>
                  <w:rFonts w:asciiTheme="minorHAnsi" w:hAnsiTheme="minorHAnsi"/>
                  <w:sz w:val="18"/>
                  <w:szCs w:val="18"/>
                </w:rPr>
                <w:t>); or</w:t>
              </w:r>
            </w:ins>
          </w:p>
          <w:p w14:paraId="389AA3DF" w14:textId="0EC834C0" w:rsidR="006B6974" w:rsidRPr="00F5715E" w:rsidRDefault="006014A2" w:rsidP="00812830">
            <w:pPr>
              <w:rPr>
                <w:rFonts w:asciiTheme="minorHAnsi" w:hAnsiTheme="minorHAnsi"/>
                <w:sz w:val="18"/>
                <w:szCs w:val="18"/>
              </w:rPr>
            </w:pPr>
            <w:ins w:id="28" w:author="Shewmaker, Michael@Energy" w:date="2018-04-18T13:35:00Z">
              <w:r>
                <w:rPr>
                  <w:rFonts w:asciiTheme="minorHAnsi" w:hAnsiTheme="minorHAnsi"/>
                  <w:sz w:val="18"/>
                  <w:szCs w:val="18"/>
                </w:rPr>
                <w:t>**N/A</w:t>
              </w:r>
            </w:ins>
            <w:r w:rsidR="006B6974">
              <w:rPr>
                <w:rFonts w:asciiTheme="minorHAnsi" w:hAnsiTheme="minorHAnsi"/>
                <w:sz w:val="18"/>
                <w:szCs w:val="18"/>
              </w:rPr>
              <w:t>.&gt;&gt;</w:t>
            </w:r>
          </w:p>
        </w:tc>
      </w:tr>
      <w:tr w:rsidR="006B6974" w:rsidRPr="00D2491C" w14:paraId="389AA3EB" w14:textId="77777777" w:rsidTr="00812830">
        <w:trPr>
          <w:trHeight w:val="158"/>
        </w:trPr>
        <w:tc>
          <w:tcPr>
            <w:tcW w:w="634" w:type="dxa"/>
            <w:vAlign w:val="center"/>
          </w:tcPr>
          <w:p w14:paraId="389AA3E1" w14:textId="77777777" w:rsidR="006B6974" w:rsidRPr="00F5715E" w:rsidRDefault="006B6974" w:rsidP="00812830">
            <w:pPr>
              <w:jc w:val="center"/>
              <w:rPr>
                <w:rFonts w:asciiTheme="minorHAnsi" w:hAnsiTheme="minorHAnsi"/>
                <w:sz w:val="18"/>
                <w:szCs w:val="18"/>
              </w:rPr>
            </w:pPr>
            <w:r w:rsidRPr="00F5715E">
              <w:rPr>
                <w:rFonts w:asciiTheme="minorHAnsi" w:hAnsiTheme="minorHAnsi"/>
                <w:sz w:val="18"/>
                <w:szCs w:val="18"/>
              </w:rPr>
              <w:t>08</w:t>
            </w:r>
          </w:p>
        </w:tc>
        <w:tc>
          <w:tcPr>
            <w:tcW w:w="4608" w:type="dxa"/>
            <w:vAlign w:val="center"/>
          </w:tcPr>
          <w:p w14:paraId="389AA3E2" w14:textId="596C1AB0" w:rsidR="006B6974" w:rsidRPr="00F5715E" w:rsidRDefault="006B6974" w:rsidP="00812830">
            <w:pPr>
              <w:rPr>
                <w:rFonts w:asciiTheme="minorHAnsi" w:hAnsiTheme="minorHAnsi"/>
                <w:sz w:val="18"/>
                <w:szCs w:val="18"/>
              </w:rPr>
            </w:pPr>
            <w:r>
              <w:rPr>
                <w:rFonts w:asciiTheme="minorHAnsi" w:hAnsiTheme="minorHAnsi"/>
                <w:sz w:val="18"/>
                <w:szCs w:val="18"/>
              </w:rPr>
              <w:t>Whole Building Ventilation System Type</w:t>
            </w:r>
          </w:p>
        </w:tc>
        <w:tc>
          <w:tcPr>
            <w:tcW w:w="5774" w:type="dxa"/>
          </w:tcPr>
          <w:p w14:paraId="389AA3E3" w14:textId="31DD6B28" w:rsidR="006B6974" w:rsidRPr="00F5715E" w:rsidRDefault="006B6974" w:rsidP="00812830">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calculated value if </w:t>
            </w:r>
            <w:r>
              <w:rPr>
                <w:rFonts w:asciiTheme="minorHAnsi" w:hAnsiTheme="minorHAnsi"/>
                <w:sz w:val="18"/>
                <w:szCs w:val="18"/>
              </w:rPr>
              <w:t xml:space="preserve">registered CF1R form </w:t>
            </w:r>
            <w:r w:rsidRPr="00F5715E">
              <w:rPr>
                <w:rFonts w:asciiTheme="minorHAnsi" w:hAnsiTheme="minorHAnsi"/>
                <w:sz w:val="18"/>
                <w:szCs w:val="18"/>
              </w:rPr>
              <w:t>equals CF1R-PRF-01, reference data from CF1R (note default report from CF1R equivalent to exhaust)</w:t>
            </w:r>
            <w:ins w:id="29" w:author="Shewmaker, Michael@Energy" w:date="2018-04-24T11:37:00Z">
              <w:r w:rsidR="00001159">
                <w:rPr>
                  <w:rFonts w:asciiTheme="minorHAnsi" w:hAnsiTheme="minorHAnsi"/>
                  <w:sz w:val="18"/>
                  <w:szCs w:val="18"/>
                </w:rPr>
                <w:t xml:space="preserve"> and allow user to override and select *N/A</w:t>
              </w:r>
            </w:ins>
            <w:bookmarkStart w:id="30" w:name="_GoBack"/>
            <w:bookmarkEnd w:id="30"/>
            <w:r w:rsidRPr="00F5715E">
              <w:rPr>
                <w:rFonts w:asciiTheme="minorHAnsi" w:hAnsiTheme="minorHAnsi"/>
                <w:sz w:val="18"/>
                <w:szCs w:val="18"/>
              </w:rPr>
              <w:t xml:space="preserve">; else if </w:t>
            </w:r>
            <w:r>
              <w:rPr>
                <w:rFonts w:asciiTheme="minorHAnsi" w:hAnsiTheme="minorHAnsi"/>
                <w:sz w:val="18"/>
                <w:szCs w:val="18"/>
              </w:rPr>
              <w:t xml:space="preserve">registered CF1R form </w:t>
            </w:r>
            <w:r w:rsidRPr="00F5715E">
              <w:rPr>
                <w:rFonts w:asciiTheme="minorHAnsi" w:hAnsiTheme="minorHAnsi"/>
                <w:sz w:val="18"/>
                <w:szCs w:val="18"/>
              </w:rPr>
              <w:t>equals CF1R-</w:t>
            </w:r>
            <w:r>
              <w:rPr>
                <w:rFonts w:asciiTheme="minorHAnsi" w:hAnsiTheme="minorHAnsi"/>
                <w:sz w:val="18"/>
                <w:szCs w:val="18"/>
              </w:rPr>
              <w:t>NCB</w:t>
            </w:r>
            <w:r w:rsidRPr="00F5715E">
              <w:rPr>
                <w:rFonts w:asciiTheme="minorHAnsi" w:hAnsiTheme="minorHAnsi"/>
                <w:sz w:val="18"/>
                <w:szCs w:val="18"/>
              </w:rPr>
              <w:t>-01</w:t>
            </w:r>
            <w:r>
              <w:rPr>
                <w:rFonts w:asciiTheme="minorHAnsi" w:hAnsiTheme="minorHAnsi"/>
                <w:sz w:val="18"/>
                <w:szCs w:val="18"/>
              </w:rPr>
              <w:t xml:space="preserve">, </w:t>
            </w:r>
            <w:r w:rsidRPr="00F5715E">
              <w:rPr>
                <w:rFonts w:asciiTheme="minorHAnsi" w:hAnsiTheme="minorHAnsi"/>
                <w:sz w:val="18"/>
                <w:szCs w:val="18"/>
              </w:rPr>
              <w:t xml:space="preserve">user pick one from list:  </w:t>
            </w:r>
          </w:p>
          <w:p w14:paraId="389AA3E4" w14:textId="77777777" w:rsidR="006B6974" w:rsidRPr="00F5715E" w:rsidRDefault="006B6974" w:rsidP="00812830">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Exhaust</w:t>
            </w:r>
            <w:r>
              <w:rPr>
                <w:rFonts w:asciiTheme="minorHAnsi" w:hAnsiTheme="minorHAnsi"/>
                <w:sz w:val="18"/>
                <w:szCs w:val="18"/>
              </w:rPr>
              <w:t>; or</w:t>
            </w:r>
          </w:p>
          <w:p w14:paraId="389AA3E5" w14:textId="77777777" w:rsidR="006B6974" w:rsidRPr="00F5715E" w:rsidRDefault="006B6974" w:rsidP="00812830">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Supply</w:t>
            </w:r>
            <w:r>
              <w:rPr>
                <w:rFonts w:asciiTheme="minorHAnsi" w:hAnsiTheme="minorHAnsi"/>
                <w:sz w:val="18"/>
                <w:szCs w:val="18"/>
              </w:rPr>
              <w:t>; or</w:t>
            </w:r>
          </w:p>
          <w:p w14:paraId="389AA3E6" w14:textId="77777777" w:rsidR="006B6974" w:rsidRPr="00F5715E" w:rsidRDefault="006B6974" w:rsidP="00812830">
            <w:pPr>
              <w:rPr>
                <w:rFonts w:asciiTheme="minorHAnsi" w:hAnsiTheme="minorHAnsi"/>
                <w:sz w:val="18"/>
                <w:szCs w:val="18"/>
                <w:u w:val="single"/>
              </w:rPr>
            </w:pPr>
            <w:r>
              <w:rPr>
                <w:rFonts w:asciiTheme="minorHAnsi" w:hAnsiTheme="minorHAnsi"/>
                <w:sz w:val="18"/>
                <w:szCs w:val="18"/>
              </w:rPr>
              <w:t xml:space="preserve">**Standalone – </w:t>
            </w:r>
            <w:r>
              <w:rPr>
                <w:rFonts w:asciiTheme="minorHAnsi" w:hAnsiTheme="minorHAnsi"/>
                <w:sz w:val="18"/>
                <w:szCs w:val="18"/>
                <w:u w:val="single"/>
              </w:rPr>
              <w:t>Balanced; or</w:t>
            </w:r>
          </w:p>
          <w:p w14:paraId="0DF19DF1" w14:textId="77777777" w:rsidR="006014A2" w:rsidRDefault="006B6974" w:rsidP="00812830">
            <w:pPr>
              <w:rPr>
                <w:ins w:id="31" w:author="Shewmaker, Michael@Energy" w:date="2018-04-18T13:35:00Z"/>
                <w:rFonts w:asciiTheme="minorHAnsi" w:hAnsiTheme="minorHAnsi"/>
                <w:sz w:val="18"/>
                <w:szCs w:val="18"/>
                <w:u w:val="single"/>
              </w:rPr>
            </w:pPr>
            <w:r>
              <w:rPr>
                <w:rFonts w:asciiTheme="minorHAnsi" w:hAnsiTheme="minorHAnsi"/>
                <w:sz w:val="18"/>
                <w:szCs w:val="18"/>
              </w:rPr>
              <w:t>**</w:t>
            </w:r>
            <w:r>
              <w:rPr>
                <w:rFonts w:asciiTheme="minorHAnsi" w:hAnsiTheme="minorHAnsi"/>
                <w:sz w:val="18"/>
                <w:szCs w:val="18"/>
                <w:u w:val="single"/>
              </w:rPr>
              <w:t>Central Fan Integrated (CFI)</w:t>
            </w:r>
            <w:ins w:id="32" w:author="Shewmaker, Michael@Energy" w:date="2018-04-18T13:35:00Z">
              <w:r w:rsidR="006014A2">
                <w:rPr>
                  <w:rFonts w:asciiTheme="minorHAnsi" w:hAnsiTheme="minorHAnsi"/>
                  <w:sz w:val="18"/>
                  <w:szCs w:val="18"/>
                  <w:u w:val="single"/>
                </w:rPr>
                <w:t>; or</w:t>
              </w:r>
            </w:ins>
          </w:p>
          <w:p w14:paraId="389AA3E7" w14:textId="30CBCAC0" w:rsidR="006B6974" w:rsidRDefault="006014A2" w:rsidP="00812830">
            <w:pPr>
              <w:rPr>
                <w:rFonts w:asciiTheme="minorHAnsi" w:hAnsiTheme="minorHAnsi"/>
                <w:sz w:val="18"/>
                <w:szCs w:val="18"/>
                <w:u w:val="single"/>
              </w:rPr>
            </w:pPr>
            <w:ins w:id="33" w:author="Shewmaker, Michael@Energy" w:date="2018-04-18T13:35:00Z">
              <w:r>
                <w:rPr>
                  <w:rFonts w:asciiTheme="minorHAnsi" w:hAnsiTheme="minorHAnsi"/>
                  <w:sz w:val="18"/>
                  <w:szCs w:val="18"/>
                  <w:u w:val="single"/>
                </w:rPr>
                <w:t>**N/A</w:t>
              </w:r>
            </w:ins>
            <w:r w:rsidR="006B6974">
              <w:rPr>
                <w:rFonts w:asciiTheme="minorHAnsi" w:hAnsiTheme="minorHAnsi"/>
                <w:sz w:val="18"/>
                <w:szCs w:val="18"/>
                <w:u w:val="single"/>
              </w:rPr>
              <w:t>&gt;&gt;</w:t>
            </w:r>
          </w:p>
          <w:p w14:paraId="389AA3E8" w14:textId="77777777" w:rsidR="006B6974" w:rsidRDefault="006B6974" w:rsidP="00812830">
            <w:pPr>
              <w:rPr>
                <w:rFonts w:asciiTheme="minorHAnsi" w:hAnsiTheme="minorHAnsi"/>
                <w:sz w:val="18"/>
                <w:szCs w:val="18"/>
                <w:u w:val="single"/>
              </w:rPr>
            </w:pPr>
          </w:p>
          <w:p w14:paraId="389AA3E9" w14:textId="77777777" w:rsidR="006B6974" w:rsidRPr="00F5715E" w:rsidRDefault="006B6974" w:rsidP="00812830">
            <w:pPr>
              <w:rPr>
                <w:rFonts w:asciiTheme="minorHAnsi" w:hAnsiTheme="minorHAnsi"/>
                <w:sz w:val="18"/>
                <w:szCs w:val="18"/>
              </w:rPr>
            </w:pPr>
            <w:r>
              <w:rPr>
                <w:rFonts w:asciiTheme="minorHAnsi" w:hAnsiTheme="minorHAnsi"/>
                <w:sz w:val="18"/>
                <w:szCs w:val="18"/>
              </w:rPr>
              <w:t>if A06=</w:t>
            </w:r>
            <w:r>
              <w:rPr>
                <w:rFonts w:asciiTheme="minorHAnsi" w:hAnsiTheme="minorHAnsi"/>
                <w:sz w:val="18"/>
                <w:szCs w:val="18"/>
                <w:u w:val="single"/>
              </w:rPr>
              <w:t xml:space="preserve"> Continuous </w:t>
            </w:r>
            <w:r>
              <w:rPr>
                <w:rFonts w:asciiTheme="minorHAnsi" w:hAnsiTheme="minorHAnsi"/>
                <w:sz w:val="18"/>
                <w:szCs w:val="18"/>
              </w:rPr>
              <w:t>and A08= Central Fan Integrated</w:t>
            </w:r>
            <w:r>
              <w:rPr>
                <w:rFonts w:asciiTheme="minorHAnsi" w:hAnsiTheme="minorHAnsi"/>
                <w:sz w:val="18"/>
                <w:szCs w:val="18"/>
                <w:u w:val="single"/>
              </w:rPr>
              <w:t>;</w:t>
            </w:r>
            <w:r>
              <w:rPr>
                <w:rFonts w:asciiTheme="minorHAnsi" w:hAnsiTheme="minorHAnsi"/>
                <w:sz w:val="18"/>
                <w:szCs w:val="18"/>
              </w:rPr>
              <w:t xml:space="preserve"> then display method:</w:t>
            </w:r>
          </w:p>
          <w:p w14:paraId="389AA3EA" w14:textId="77777777" w:rsidR="006B6974" w:rsidRPr="00F5715E" w:rsidRDefault="006B6974" w:rsidP="00F61193">
            <w:pPr>
              <w:rPr>
                <w:rFonts w:asciiTheme="minorHAnsi" w:hAnsiTheme="minorHAnsi"/>
                <w:sz w:val="18"/>
                <w:szCs w:val="18"/>
              </w:rPr>
            </w:pPr>
            <w:r>
              <w:rPr>
                <w:rFonts w:asciiTheme="minorHAnsi" w:hAnsiTheme="minorHAnsi"/>
                <w:b/>
                <w:sz w:val="18"/>
                <w:szCs w:val="18"/>
              </w:rPr>
              <w:t>Central Fan Integrated Ventilation System Not Allowed to Operate Continuously - D</w:t>
            </w:r>
            <w:r w:rsidR="00F61193">
              <w:rPr>
                <w:rFonts w:asciiTheme="minorHAnsi" w:hAnsiTheme="minorHAnsi"/>
                <w:b/>
                <w:sz w:val="18"/>
                <w:szCs w:val="18"/>
              </w:rPr>
              <w:t>o</w:t>
            </w:r>
            <w:r>
              <w:rPr>
                <w:rFonts w:asciiTheme="minorHAnsi" w:hAnsiTheme="minorHAnsi"/>
                <w:b/>
                <w:sz w:val="18"/>
                <w:szCs w:val="18"/>
              </w:rPr>
              <w:t xml:space="preserve"> N</w:t>
            </w:r>
            <w:r w:rsidR="00F61193">
              <w:rPr>
                <w:rFonts w:asciiTheme="minorHAnsi" w:hAnsiTheme="minorHAnsi"/>
                <w:b/>
                <w:sz w:val="18"/>
                <w:szCs w:val="18"/>
              </w:rPr>
              <w:t>ot</w:t>
            </w:r>
            <w:r>
              <w:rPr>
                <w:rFonts w:asciiTheme="minorHAnsi" w:hAnsiTheme="minorHAnsi"/>
                <w:b/>
                <w:sz w:val="18"/>
                <w:szCs w:val="18"/>
              </w:rPr>
              <w:t xml:space="preserve"> P</w:t>
            </w:r>
            <w:r w:rsidR="00F61193">
              <w:rPr>
                <w:rFonts w:asciiTheme="minorHAnsi" w:hAnsiTheme="minorHAnsi"/>
                <w:b/>
                <w:sz w:val="18"/>
                <w:szCs w:val="18"/>
              </w:rPr>
              <w:t>roceed</w:t>
            </w:r>
            <w:r>
              <w:rPr>
                <w:rFonts w:asciiTheme="minorHAnsi" w:hAnsiTheme="minorHAnsi"/>
                <w:b/>
                <w:sz w:val="18"/>
                <w:szCs w:val="18"/>
              </w:rPr>
              <w:t>&gt;&gt;</w:t>
            </w:r>
          </w:p>
        </w:tc>
      </w:tr>
      <w:tr w:rsidR="004B1286" w:rsidRPr="00D2491C" w14:paraId="4D83BF8A" w14:textId="77777777" w:rsidTr="00812830">
        <w:trPr>
          <w:trHeight w:val="158"/>
          <w:ins w:id="34" w:author="Smith, Alexis@Energy" w:date="2017-12-05T09:44:00Z"/>
        </w:trPr>
        <w:tc>
          <w:tcPr>
            <w:tcW w:w="634" w:type="dxa"/>
            <w:vAlign w:val="center"/>
          </w:tcPr>
          <w:p w14:paraId="4D11629A" w14:textId="5257DF35" w:rsidR="004B1286" w:rsidRPr="00F5715E" w:rsidRDefault="004B1286" w:rsidP="00812830">
            <w:pPr>
              <w:jc w:val="center"/>
              <w:rPr>
                <w:ins w:id="35" w:author="Smith, Alexis@Energy" w:date="2017-12-05T09:44:00Z"/>
                <w:rFonts w:asciiTheme="minorHAnsi" w:hAnsiTheme="minorHAnsi"/>
                <w:sz w:val="18"/>
                <w:szCs w:val="18"/>
              </w:rPr>
            </w:pPr>
            <w:ins w:id="36" w:author="Smith, Alexis@Energy" w:date="2017-12-05T09:44:00Z">
              <w:r>
                <w:rPr>
                  <w:rFonts w:asciiTheme="minorHAnsi" w:hAnsiTheme="minorHAnsi"/>
                  <w:sz w:val="18"/>
                  <w:szCs w:val="18"/>
                </w:rPr>
                <w:t>09</w:t>
              </w:r>
            </w:ins>
          </w:p>
        </w:tc>
        <w:tc>
          <w:tcPr>
            <w:tcW w:w="4608" w:type="dxa"/>
            <w:vAlign w:val="center"/>
          </w:tcPr>
          <w:p w14:paraId="2F008F6E" w14:textId="101AD870" w:rsidR="004B1286" w:rsidRDefault="004B1286" w:rsidP="00812830">
            <w:pPr>
              <w:rPr>
                <w:ins w:id="37" w:author="Smith, Alexis@Energy" w:date="2017-12-05T09:44:00Z"/>
                <w:rFonts w:asciiTheme="minorHAnsi" w:hAnsiTheme="minorHAnsi"/>
                <w:sz w:val="18"/>
                <w:szCs w:val="18"/>
              </w:rPr>
            </w:pPr>
            <w:ins w:id="38" w:author="Smith, Alexis@Energy" w:date="2017-12-05T09:44:00Z">
              <w:r>
                <w:rPr>
                  <w:rFonts w:asciiTheme="minorHAnsi" w:hAnsiTheme="minorHAnsi"/>
                  <w:sz w:val="18"/>
                  <w:szCs w:val="18"/>
                </w:rPr>
                <w:t>IAQ Fan Location</w:t>
              </w:r>
            </w:ins>
          </w:p>
        </w:tc>
        <w:tc>
          <w:tcPr>
            <w:tcW w:w="5774" w:type="dxa"/>
          </w:tcPr>
          <w:p w14:paraId="438B2E80" w14:textId="52928A10" w:rsidR="004B1286" w:rsidRDefault="004B1286" w:rsidP="00812830">
            <w:pPr>
              <w:rPr>
                <w:ins w:id="39" w:author="Smith, Alexis@Energy" w:date="2017-12-05T09:44:00Z"/>
                <w:rFonts w:asciiTheme="minorHAnsi" w:hAnsiTheme="minorHAnsi"/>
                <w:sz w:val="18"/>
                <w:szCs w:val="18"/>
              </w:rPr>
            </w:pPr>
            <w:ins w:id="40" w:author="Smith, Alexis@Energy" w:date="2017-12-05T09:45:00Z">
              <w:r>
                <w:rPr>
                  <w:rFonts w:asciiTheme="minorHAnsi" w:hAnsiTheme="minorHAnsi"/>
                  <w:sz w:val="18"/>
                  <w:szCs w:val="18"/>
                </w:rPr>
                <w:t>&lt;&lt;user input, text&gt;&gt;</w:t>
              </w:r>
            </w:ins>
          </w:p>
        </w:tc>
      </w:tr>
      <w:tr w:rsidR="006B6974" w:rsidRPr="00D2491C" w14:paraId="389AA3FD" w14:textId="77777777" w:rsidTr="00812830">
        <w:trPr>
          <w:trHeight w:val="158"/>
        </w:trPr>
        <w:tc>
          <w:tcPr>
            <w:tcW w:w="634" w:type="dxa"/>
            <w:vAlign w:val="center"/>
          </w:tcPr>
          <w:p w14:paraId="389AA3EC" w14:textId="3639576F" w:rsidR="006B6974" w:rsidRPr="00F5715E" w:rsidRDefault="006B6974" w:rsidP="00812830">
            <w:pPr>
              <w:jc w:val="center"/>
              <w:rPr>
                <w:rFonts w:asciiTheme="minorHAnsi" w:hAnsiTheme="minorHAnsi"/>
                <w:sz w:val="18"/>
                <w:szCs w:val="18"/>
              </w:rPr>
            </w:pPr>
            <w:del w:id="41" w:author="Smith, Alexis@Energy" w:date="2017-12-05T09:45:00Z">
              <w:r w:rsidRPr="00F5715E" w:rsidDel="004B1286">
                <w:rPr>
                  <w:rFonts w:asciiTheme="minorHAnsi" w:hAnsiTheme="minorHAnsi"/>
                  <w:sz w:val="18"/>
                  <w:szCs w:val="18"/>
                </w:rPr>
                <w:delText>09</w:delText>
              </w:r>
            </w:del>
            <w:ins w:id="42" w:author="Smith, Alexis@Energy" w:date="2017-12-05T09:45:00Z">
              <w:r w:rsidR="004B1286">
                <w:rPr>
                  <w:rFonts w:asciiTheme="minorHAnsi" w:hAnsiTheme="minorHAnsi"/>
                  <w:sz w:val="18"/>
                  <w:szCs w:val="18"/>
                </w:rPr>
                <w:t>10</w:t>
              </w:r>
            </w:ins>
          </w:p>
        </w:tc>
        <w:tc>
          <w:tcPr>
            <w:tcW w:w="4608" w:type="dxa"/>
            <w:vAlign w:val="center"/>
          </w:tcPr>
          <w:p w14:paraId="389AA3ED" w14:textId="77777777" w:rsidR="006B6974" w:rsidRPr="00F5715E" w:rsidRDefault="006B6974" w:rsidP="00812830">
            <w:pPr>
              <w:rPr>
                <w:rFonts w:asciiTheme="minorHAnsi" w:hAnsiTheme="minorHAnsi"/>
                <w:sz w:val="18"/>
                <w:szCs w:val="18"/>
              </w:rPr>
            </w:pPr>
            <w:r>
              <w:rPr>
                <w:rFonts w:asciiTheme="minorHAnsi" w:hAnsiTheme="minorHAnsi"/>
                <w:sz w:val="18"/>
                <w:szCs w:val="18"/>
              </w:rPr>
              <w:t>determine compliance method for this document;  display applicable tables below;</w:t>
            </w:r>
          </w:p>
          <w:p w14:paraId="389AA3EE" w14:textId="77777777" w:rsidR="006B6974" w:rsidRPr="00F5715E" w:rsidRDefault="006B6974" w:rsidP="00812830">
            <w:pPr>
              <w:rPr>
                <w:rFonts w:asciiTheme="minorHAnsi" w:hAnsiTheme="minorHAnsi"/>
                <w:sz w:val="18"/>
                <w:szCs w:val="18"/>
              </w:rPr>
            </w:pPr>
            <w:r>
              <w:rPr>
                <w:rFonts w:asciiTheme="minorHAnsi" w:hAnsiTheme="minorHAnsi"/>
                <w:sz w:val="18"/>
                <w:szCs w:val="18"/>
              </w:rPr>
              <w:t>(this row not visible to user)</w:t>
            </w:r>
          </w:p>
        </w:tc>
        <w:tc>
          <w:tcPr>
            <w:tcW w:w="5774" w:type="dxa"/>
          </w:tcPr>
          <w:p w14:paraId="389AA3EF" w14:textId="77777777" w:rsidR="006B6974" w:rsidRDefault="006B6974" w:rsidP="00812830">
            <w:pPr>
              <w:rPr>
                <w:rFonts w:asciiTheme="minorHAnsi" w:hAnsiTheme="minorHAnsi"/>
                <w:sz w:val="18"/>
                <w:szCs w:val="18"/>
              </w:rPr>
            </w:pPr>
            <w:r>
              <w:rPr>
                <w:rFonts w:asciiTheme="minorHAnsi" w:hAnsiTheme="minorHAnsi"/>
                <w:sz w:val="18"/>
                <w:szCs w:val="18"/>
              </w:rPr>
              <w:t>&lt;&lt;calculated field:</w:t>
            </w:r>
          </w:p>
          <w:p w14:paraId="389AA3F0" w14:textId="77777777" w:rsidR="006B6974" w:rsidRDefault="006B6974" w:rsidP="00812830">
            <w:pPr>
              <w:rPr>
                <w:rFonts w:asciiTheme="minorHAnsi" w:hAnsiTheme="minorHAnsi"/>
                <w:sz w:val="18"/>
                <w:szCs w:val="18"/>
              </w:rPr>
            </w:pPr>
          </w:p>
          <w:p w14:paraId="389AA3F1" w14:textId="77777777" w:rsidR="006B6974" w:rsidRPr="00F5715E" w:rsidRDefault="006B6974" w:rsidP="00812830">
            <w:pPr>
              <w:rPr>
                <w:rFonts w:asciiTheme="minorHAnsi" w:hAnsiTheme="minorHAnsi"/>
                <w:sz w:val="18"/>
                <w:szCs w:val="18"/>
                <w:u w:val="single"/>
              </w:rPr>
            </w:pPr>
            <w:r>
              <w:rPr>
                <w:rFonts w:asciiTheme="minorHAnsi" w:hAnsiTheme="minorHAnsi"/>
                <w:sz w:val="18"/>
                <w:szCs w:val="18"/>
              </w:rPr>
              <w:t>if A06=</w:t>
            </w:r>
            <w:r>
              <w:rPr>
                <w:rFonts w:asciiTheme="minorHAnsi" w:hAnsiTheme="minorHAnsi"/>
                <w:sz w:val="18"/>
                <w:szCs w:val="18"/>
                <w:u w:val="single"/>
              </w:rPr>
              <w:t xml:space="preserve"> Continuous</w:t>
            </w:r>
            <w:r w:rsidRPr="009960A3">
              <w:rPr>
                <w:rFonts w:asciiTheme="minorHAnsi" w:hAnsiTheme="minorHAnsi"/>
                <w:sz w:val="18"/>
                <w:szCs w:val="18"/>
              </w:rPr>
              <w:t xml:space="preserve"> and </w:t>
            </w:r>
            <w:r>
              <w:rPr>
                <w:rFonts w:asciiTheme="minorHAnsi" w:hAnsiTheme="minorHAnsi"/>
                <w:sz w:val="18"/>
                <w:szCs w:val="18"/>
              </w:rPr>
              <w:t xml:space="preserve">A07= </w:t>
            </w:r>
            <w:r>
              <w:rPr>
                <w:rFonts w:asciiTheme="minorHAnsi" w:hAnsiTheme="minorHAnsi"/>
                <w:sz w:val="18"/>
                <w:szCs w:val="18"/>
                <w:u w:val="single"/>
              </w:rPr>
              <w:t>Fan Ventilation Rate Method</w:t>
            </w:r>
            <w:r>
              <w:rPr>
                <w:rFonts w:asciiTheme="minorHAnsi" w:hAnsiTheme="minorHAnsi"/>
                <w:sz w:val="18"/>
                <w:szCs w:val="18"/>
              </w:rPr>
              <w:t>;  then display method</w:t>
            </w:r>
            <w:r>
              <w:rPr>
                <w:rFonts w:asciiTheme="minorHAnsi" w:hAnsiTheme="minorHAnsi"/>
                <w:sz w:val="18"/>
                <w:szCs w:val="18"/>
                <w:u w:val="single"/>
              </w:rPr>
              <w:t>:</w:t>
            </w:r>
          </w:p>
          <w:p w14:paraId="389AA3F2" w14:textId="77777777" w:rsidR="006B6974" w:rsidRPr="00F5715E" w:rsidRDefault="006B6974" w:rsidP="00812830">
            <w:pPr>
              <w:rPr>
                <w:rFonts w:asciiTheme="minorHAnsi" w:hAnsiTheme="minorHAnsi"/>
                <w:b/>
                <w:sz w:val="18"/>
                <w:szCs w:val="18"/>
                <w:u w:val="single"/>
              </w:rPr>
            </w:pPr>
            <w:r>
              <w:rPr>
                <w:rFonts w:asciiTheme="minorHAnsi" w:hAnsiTheme="minorHAnsi"/>
                <w:b/>
                <w:sz w:val="18"/>
                <w:szCs w:val="18"/>
              </w:rPr>
              <w:t>**27a - Continuous Ventilation Airflow - Fan Vent Rate Method</w:t>
            </w:r>
            <w:r>
              <w:rPr>
                <w:rFonts w:asciiTheme="minorHAnsi" w:hAnsiTheme="minorHAnsi"/>
                <w:b/>
                <w:sz w:val="18"/>
                <w:szCs w:val="18"/>
                <w:u w:val="single"/>
              </w:rPr>
              <w:t>;</w:t>
            </w:r>
          </w:p>
          <w:p w14:paraId="389AA3F3" w14:textId="77777777" w:rsidR="006B6974" w:rsidRPr="00F5715E" w:rsidRDefault="006B6974" w:rsidP="00812830">
            <w:pPr>
              <w:rPr>
                <w:rFonts w:asciiTheme="minorHAnsi" w:hAnsiTheme="minorHAnsi"/>
                <w:sz w:val="18"/>
                <w:szCs w:val="18"/>
                <w:u w:val="single"/>
              </w:rPr>
            </w:pPr>
          </w:p>
          <w:p w14:paraId="389AA3F4" w14:textId="77777777" w:rsidR="006B6974" w:rsidRPr="00F5715E" w:rsidRDefault="006B6974" w:rsidP="00812830">
            <w:pPr>
              <w:rPr>
                <w:rFonts w:asciiTheme="minorHAnsi" w:hAnsiTheme="minorHAnsi"/>
                <w:sz w:val="18"/>
                <w:szCs w:val="18"/>
              </w:rPr>
            </w:pPr>
            <w:r>
              <w:rPr>
                <w:rFonts w:asciiTheme="minorHAnsi" w:hAnsiTheme="minorHAnsi"/>
                <w:sz w:val="18"/>
                <w:szCs w:val="18"/>
              </w:rPr>
              <w:t>elsif A06=</w:t>
            </w:r>
            <w:r>
              <w:rPr>
                <w:rFonts w:asciiTheme="minorHAnsi" w:hAnsiTheme="minorHAnsi"/>
                <w:sz w:val="18"/>
                <w:szCs w:val="18"/>
                <w:u w:val="single"/>
              </w:rPr>
              <w:t xml:space="preserve"> Continuous</w:t>
            </w:r>
            <w:r w:rsidRPr="009960A3">
              <w:rPr>
                <w:rFonts w:asciiTheme="minorHAnsi" w:hAnsiTheme="minorHAnsi"/>
                <w:sz w:val="18"/>
                <w:szCs w:val="18"/>
              </w:rPr>
              <w:t xml:space="preserve"> and </w:t>
            </w:r>
            <w:r>
              <w:rPr>
                <w:rFonts w:asciiTheme="minorHAnsi" w:hAnsiTheme="minorHAnsi"/>
                <w:sz w:val="18"/>
                <w:szCs w:val="18"/>
              </w:rPr>
              <w:t xml:space="preserve">A07=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389AA3F5" w14:textId="77777777" w:rsidR="006B6974" w:rsidRPr="00F5715E" w:rsidRDefault="006B6974" w:rsidP="00812830">
            <w:pPr>
              <w:rPr>
                <w:rFonts w:asciiTheme="minorHAnsi" w:hAnsiTheme="minorHAnsi"/>
                <w:b/>
                <w:sz w:val="18"/>
                <w:szCs w:val="18"/>
              </w:rPr>
            </w:pPr>
            <w:r>
              <w:rPr>
                <w:rFonts w:asciiTheme="minorHAnsi" w:hAnsiTheme="minorHAnsi"/>
                <w:b/>
                <w:sz w:val="18"/>
                <w:szCs w:val="18"/>
              </w:rPr>
              <w:t>**27b - Continuous Ventilation Airflow - Total Vent Rate Method;</w:t>
            </w:r>
          </w:p>
          <w:p w14:paraId="389AA3F6" w14:textId="77777777" w:rsidR="006B6974" w:rsidRPr="00F5715E" w:rsidRDefault="006B6974" w:rsidP="00812830">
            <w:pPr>
              <w:rPr>
                <w:rFonts w:asciiTheme="minorHAnsi" w:hAnsiTheme="minorHAnsi"/>
                <w:sz w:val="18"/>
                <w:szCs w:val="18"/>
              </w:rPr>
            </w:pPr>
          </w:p>
          <w:p w14:paraId="389AA3F7" w14:textId="77777777" w:rsidR="006B6974" w:rsidRPr="00F5715E" w:rsidRDefault="006B6974" w:rsidP="00812830">
            <w:pPr>
              <w:rPr>
                <w:rFonts w:asciiTheme="minorHAnsi" w:hAnsiTheme="minorHAnsi"/>
                <w:sz w:val="18"/>
                <w:szCs w:val="18"/>
              </w:rPr>
            </w:pPr>
            <w:r>
              <w:rPr>
                <w:rFonts w:asciiTheme="minorHAnsi" w:hAnsiTheme="minorHAnsi"/>
                <w:sz w:val="18"/>
                <w:szCs w:val="18"/>
              </w:rPr>
              <w:t>elsif A06=</w:t>
            </w:r>
            <w:r>
              <w:rPr>
                <w:rFonts w:asciiTheme="minorHAnsi" w:hAnsiTheme="minorHAnsi"/>
                <w:sz w:val="18"/>
                <w:szCs w:val="18"/>
                <w:u w:val="single"/>
              </w:rPr>
              <w:t xml:space="preserve"> Intermittent</w:t>
            </w:r>
            <w:r>
              <w:rPr>
                <w:rFonts w:asciiTheme="minorHAnsi" w:hAnsiTheme="minorHAnsi"/>
                <w:sz w:val="18"/>
                <w:szCs w:val="18"/>
              </w:rPr>
              <w:t xml:space="preserve"> and A07= </w:t>
            </w:r>
            <w:r>
              <w:rPr>
                <w:rFonts w:asciiTheme="minorHAnsi" w:hAnsiTheme="minorHAnsi"/>
                <w:sz w:val="18"/>
                <w:szCs w:val="18"/>
                <w:u w:val="single"/>
              </w:rPr>
              <w:t>Fan Ventilation Rate Method;</w:t>
            </w:r>
            <w:r>
              <w:rPr>
                <w:rFonts w:asciiTheme="minorHAnsi" w:hAnsiTheme="minorHAnsi"/>
                <w:sz w:val="18"/>
                <w:szCs w:val="18"/>
              </w:rPr>
              <w:t xml:space="preserve"> </w:t>
            </w:r>
          </w:p>
          <w:p w14:paraId="389AA3F8" w14:textId="77777777" w:rsidR="006B6974" w:rsidRPr="00F5715E" w:rsidRDefault="006B6974" w:rsidP="00812830">
            <w:pPr>
              <w:rPr>
                <w:rFonts w:asciiTheme="minorHAnsi" w:hAnsiTheme="minorHAnsi"/>
                <w:b/>
                <w:sz w:val="18"/>
                <w:szCs w:val="18"/>
              </w:rPr>
            </w:pPr>
            <w:r>
              <w:rPr>
                <w:rFonts w:asciiTheme="minorHAnsi" w:hAnsiTheme="minorHAnsi"/>
                <w:b/>
                <w:sz w:val="18"/>
                <w:szCs w:val="18"/>
              </w:rPr>
              <w:t>**27c - Intermittent Ventilation Airflow - Fan Vent Rate</w:t>
            </w:r>
            <w:r>
              <w:rPr>
                <w:rFonts w:asciiTheme="minorHAnsi" w:hAnsiTheme="minorHAnsi"/>
                <w:b/>
                <w:sz w:val="18"/>
                <w:szCs w:val="18"/>
                <w:u w:val="single"/>
              </w:rPr>
              <w:t xml:space="preserve"> </w:t>
            </w:r>
            <w:r>
              <w:rPr>
                <w:rFonts w:asciiTheme="minorHAnsi" w:hAnsiTheme="minorHAnsi"/>
                <w:b/>
                <w:sz w:val="18"/>
                <w:szCs w:val="18"/>
              </w:rPr>
              <w:t>Method</w:t>
            </w:r>
            <w:r>
              <w:rPr>
                <w:rFonts w:asciiTheme="minorHAnsi" w:hAnsiTheme="minorHAnsi"/>
                <w:b/>
                <w:sz w:val="18"/>
                <w:szCs w:val="18"/>
                <w:u w:val="single"/>
              </w:rPr>
              <w:t>;</w:t>
            </w:r>
          </w:p>
          <w:p w14:paraId="389AA3F9" w14:textId="77777777" w:rsidR="006B6974" w:rsidRPr="00F5715E" w:rsidRDefault="006B6974" w:rsidP="00812830">
            <w:pPr>
              <w:rPr>
                <w:rFonts w:asciiTheme="minorHAnsi" w:hAnsiTheme="minorHAnsi"/>
                <w:sz w:val="18"/>
                <w:szCs w:val="18"/>
              </w:rPr>
            </w:pPr>
          </w:p>
          <w:p w14:paraId="389AA3FA" w14:textId="77777777" w:rsidR="006B6974" w:rsidRPr="00F5715E" w:rsidRDefault="006B6974" w:rsidP="00812830">
            <w:pPr>
              <w:rPr>
                <w:rFonts w:asciiTheme="minorHAnsi" w:hAnsiTheme="minorHAnsi"/>
                <w:sz w:val="18"/>
                <w:szCs w:val="18"/>
              </w:rPr>
            </w:pPr>
            <w:r>
              <w:rPr>
                <w:rFonts w:asciiTheme="minorHAnsi" w:hAnsiTheme="minorHAnsi"/>
                <w:sz w:val="18"/>
                <w:szCs w:val="18"/>
              </w:rPr>
              <w:t>elsif A06=</w:t>
            </w:r>
            <w:r>
              <w:rPr>
                <w:rFonts w:asciiTheme="minorHAnsi" w:hAnsiTheme="minorHAnsi"/>
                <w:sz w:val="18"/>
                <w:szCs w:val="18"/>
                <w:u w:val="single"/>
              </w:rPr>
              <w:t xml:space="preserve"> Intermittent</w:t>
            </w:r>
            <w:r>
              <w:rPr>
                <w:rFonts w:asciiTheme="minorHAnsi" w:hAnsiTheme="minorHAnsi"/>
                <w:sz w:val="18"/>
                <w:szCs w:val="18"/>
              </w:rPr>
              <w:t xml:space="preserve"> and A07=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720C267B" w14:textId="77777777" w:rsidR="006014A2" w:rsidRDefault="006B6974" w:rsidP="00812830">
            <w:pPr>
              <w:rPr>
                <w:ins w:id="43" w:author="Shewmaker, Michael@Energy" w:date="2018-04-18T13:35:00Z"/>
                <w:rFonts w:asciiTheme="minorHAnsi" w:hAnsiTheme="minorHAnsi"/>
                <w:b/>
                <w:sz w:val="18"/>
                <w:szCs w:val="18"/>
              </w:rPr>
            </w:pPr>
            <w:r>
              <w:rPr>
                <w:rFonts w:asciiTheme="minorHAnsi" w:hAnsiTheme="minorHAnsi"/>
                <w:b/>
                <w:sz w:val="18"/>
                <w:szCs w:val="18"/>
              </w:rPr>
              <w:t>**27d - Intermittent Ventilation Airflow - Total Vent Rate Method;</w:t>
            </w:r>
          </w:p>
          <w:p w14:paraId="22AD3439" w14:textId="77777777" w:rsidR="006014A2" w:rsidRDefault="006014A2" w:rsidP="00812830">
            <w:pPr>
              <w:rPr>
                <w:ins w:id="44" w:author="Shewmaker, Michael@Energy" w:date="2018-04-18T13:35:00Z"/>
                <w:rFonts w:asciiTheme="minorHAnsi" w:hAnsiTheme="minorHAnsi"/>
                <w:b/>
                <w:sz w:val="18"/>
                <w:szCs w:val="18"/>
              </w:rPr>
            </w:pPr>
          </w:p>
          <w:p w14:paraId="66E4F90C" w14:textId="77777777" w:rsidR="006014A2" w:rsidRDefault="006014A2" w:rsidP="00812830">
            <w:pPr>
              <w:rPr>
                <w:ins w:id="45" w:author="Shewmaker, Michael@Energy" w:date="2018-04-18T13:35:00Z"/>
                <w:rFonts w:asciiTheme="minorHAnsi" w:hAnsiTheme="minorHAnsi"/>
                <w:sz w:val="18"/>
                <w:szCs w:val="18"/>
              </w:rPr>
            </w:pPr>
            <w:ins w:id="46" w:author="Shewmaker, Michael@Energy" w:date="2018-04-18T13:35:00Z">
              <w:r>
                <w:rPr>
                  <w:rFonts w:asciiTheme="minorHAnsi" w:hAnsiTheme="minorHAnsi"/>
                  <w:sz w:val="18"/>
                  <w:szCs w:val="18"/>
                </w:rPr>
                <w:t>Elseif A06 = N/A and A07 = N/A, then display method:</w:t>
              </w:r>
            </w:ins>
          </w:p>
          <w:p w14:paraId="389AA3FB" w14:textId="52E22D92" w:rsidR="006B6974" w:rsidDel="006014A2" w:rsidRDefault="006014A2" w:rsidP="00812830">
            <w:pPr>
              <w:rPr>
                <w:del w:id="47" w:author="Shewmaker, Michael@Energy" w:date="2018-04-18T13:36:00Z"/>
                <w:rFonts w:asciiTheme="minorHAnsi" w:hAnsiTheme="minorHAnsi"/>
                <w:b/>
                <w:sz w:val="18"/>
                <w:szCs w:val="18"/>
              </w:rPr>
            </w:pPr>
            <w:ins w:id="48" w:author="Shewmaker, Michael@Energy" w:date="2018-04-18T13:36:00Z">
              <w:r>
                <w:rPr>
                  <w:rFonts w:asciiTheme="minorHAnsi" w:hAnsiTheme="minorHAnsi"/>
                  <w:b/>
                  <w:sz w:val="18"/>
                  <w:szCs w:val="18"/>
                </w:rPr>
                <w:t>**27e – Mechanical Ventilation – Non-dwelling Unit</w:t>
              </w:r>
            </w:ins>
            <w:r w:rsidR="006B6974">
              <w:rPr>
                <w:rFonts w:asciiTheme="minorHAnsi" w:hAnsiTheme="minorHAnsi"/>
                <w:b/>
                <w:sz w:val="18"/>
                <w:szCs w:val="18"/>
              </w:rPr>
              <w:t>&gt;&gt;</w:t>
            </w:r>
          </w:p>
          <w:p w14:paraId="389AA3FC" w14:textId="77777777" w:rsidR="006B6974" w:rsidRPr="00F5715E" w:rsidRDefault="006B6974" w:rsidP="00812830">
            <w:pPr>
              <w:rPr>
                <w:rFonts w:asciiTheme="minorHAnsi" w:hAnsiTheme="minorHAnsi"/>
                <w:b/>
                <w:sz w:val="18"/>
                <w:szCs w:val="18"/>
              </w:rPr>
            </w:pPr>
          </w:p>
        </w:tc>
      </w:tr>
      <w:tr w:rsidR="00DF3AB6" w:rsidRPr="00D2491C" w14:paraId="7EDCB91F" w14:textId="77777777" w:rsidTr="00DF3AB6">
        <w:trPr>
          <w:trHeight w:val="158"/>
          <w:ins w:id="49" w:author="Shewmaker, Michael@Energy" w:date="2017-12-12T13:19:00Z"/>
        </w:trPr>
        <w:tc>
          <w:tcPr>
            <w:tcW w:w="11016" w:type="dxa"/>
            <w:gridSpan w:val="3"/>
            <w:vAlign w:val="center"/>
          </w:tcPr>
          <w:p w14:paraId="31E0A4C1" w14:textId="77777777" w:rsidR="00DF3AB6" w:rsidRDefault="00DF3AB6" w:rsidP="00DF3AB6">
            <w:pPr>
              <w:rPr>
                <w:ins w:id="50" w:author="Shewmaker, Michael@Energy" w:date="2017-12-12T13:19:00Z"/>
                <w:rFonts w:asciiTheme="minorHAnsi" w:hAnsiTheme="minorHAnsi"/>
                <w:sz w:val="18"/>
                <w:szCs w:val="18"/>
              </w:rPr>
            </w:pPr>
            <w:ins w:id="51" w:author="Shewmaker, Michael@Energy" w:date="2017-12-12T13:19:00Z">
              <w:r>
                <w:rPr>
                  <w:rFonts w:asciiTheme="minorHAnsi" w:hAnsiTheme="minorHAnsi"/>
                  <w:sz w:val="18"/>
                  <w:szCs w:val="18"/>
                </w:rPr>
                <w:t xml:space="preserve">Note: </w:t>
              </w:r>
            </w:ins>
          </w:p>
          <w:p w14:paraId="340A0132" w14:textId="121D5622" w:rsidR="00DF3AB6" w:rsidRDefault="00DF3AB6" w:rsidP="00DF3AB6">
            <w:pPr>
              <w:rPr>
                <w:ins w:id="52" w:author="Shewmaker, Michael@Energy" w:date="2017-12-12T13:19:00Z"/>
                <w:rFonts w:asciiTheme="minorHAnsi" w:hAnsiTheme="minorHAnsi"/>
                <w:sz w:val="18"/>
                <w:szCs w:val="18"/>
              </w:rPr>
            </w:pPr>
            <w:ins w:id="53" w:author="Shewmaker, Michael@Energy" w:date="2017-12-12T13:19:00Z">
              <w:r>
                <w:rPr>
                  <w:rFonts w:asciiTheme="minorHAnsi" w:hAnsiTheme="minorHAnsi"/>
                  <w:sz w:val="18"/>
                  <w:szCs w:val="18"/>
                </w:rPr>
                <w:lastRenderedPageBreak/>
                <w:t>Non-dwelling units do not meet the definition for a dwelling unit as defined in Section 100.1(b). Non-dwelling units are not designed to provide independent living facilities and do not provide permanent provisions for living, sleeping, eating, cooking and sanitation.</w:t>
              </w:r>
            </w:ins>
          </w:p>
        </w:tc>
      </w:tr>
    </w:tbl>
    <w:p w14:paraId="389AA3FF" w14:textId="77777777" w:rsidR="00314D0D" w:rsidRPr="00041647" w:rsidRDefault="00314D0D" w:rsidP="00314D0D">
      <w:pPr>
        <w:keepNext/>
        <w:tabs>
          <w:tab w:val="left" w:pos="-2600"/>
        </w:tabs>
        <w:outlineLvl w:val="2"/>
        <w:rPr>
          <w:rFonts w:asciiTheme="minorHAnsi" w:hAnsiTheme="minorHAnsi" w:cs="Arial"/>
          <w:b/>
          <w:bCs/>
          <w:i/>
          <w:caps/>
          <w:szCs w:val="18"/>
          <w:u w:val="single"/>
        </w:rPr>
      </w:pPr>
    </w:p>
    <w:tbl>
      <w:tblPr>
        <w:tblStyle w:val="TableGrid"/>
        <w:tblW w:w="0" w:type="auto"/>
        <w:tblLook w:val="04A0" w:firstRow="1" w:lastRow="0" w:firstColumn="1" w:lastColumn="0" w:noHBand="0" w:noVBand="1"/>
      </w:tblPr>
      <w:tblGrid>
        <w:gridCol w:w="11016"/>
      </w:tblGrid>
      <w:tr w:rsidR="00314D0D" w:rsidRPr="00144CC2" w14:paraId="389AA401" w14:textId="77777777" w:rsidTr="00314D0D">
        <w:tc>
          <w:tcPr>
            <w:tcW w:w="11016" w:type="dxa"/>
          </w:tcPr>
          <w:p w14:paraId="389AA400" w14:textId="798C79D9" w:rsidR="00314D0D" w:rsidRPr="00144CC2" w:rsidRDefault="00F71FD4" w:rsidP="00314D0D">
            <w:pPr>
              <w:keepNext/>
              <w:tabs>
                <w:tab w:val="left" w:pos="-2600"/>
              </w:tabs>
              <w:outlineLvl w:val="2"/>
              <w:rPr>
                <w:rFonts w:asciiTheme="minorHAnsi" w:hAnsiTheme="minorHAnsi" w:cs="Arial"/>
                <w:b/>
                <w:bCs/>
                <w:i/>
                <w:caps/>
                <w:sz w:val="18"/>
                <w:szCs w:val="18"/>
                <w:u w:val="single"/>
              </w:rPr>
            </w:pPr>
            <w:r>
              <w:rPr>
                <w:rFonts w:asciiTheme="minorHAnsi" w:hAnsiTheme="minorHAnsi"/>
                <w:b/>
                <w:szCs w:val="18"/>
              </w:rPr>
              <w:t>MCH-</w:t>
            </w:r>
            <w:r w:rsidR="000332DD" w:rsidRPr="00041647">
              <w:rPr>
                <w:rFonts w:asciiTheme="minorHAnsi" w:hAnsiTheme="minorHAnsi"/>
                <w:b/>
                <w:szCs w:val="18"/>
              </w:rPr>
              <w:t>27d - Intermittent Ventilation Airflow - Total Vent</w:t>
            </w:r>
            <w:r w:rsidR="008609F7">
              <w:rPr>
                <w:rFonts w:asciiTheme="minorHAnsi" w:hAnsiTheme="minorHAnsi"/>
                <w:b/>
                <w:szCs w:val="18"/>
              </w:rPr>
              <w:t>ilation</w:t>
            </w:r>
            <w:r w:rsidR="000332DD" w:rsidRPr="00041647">
              <w:rPr>
                <w:rFonts w:asciiTheme="minorHAnsi" w:hAnsiTheme="minorHAnsi"/>
                <w:b/>
                <w:szCs w:val="18"/>
              </w:rPr>
              <w:t xml:space="preserve"> Rate Method</w:t>
            </w:r>
          </w:p>
        </w:tc>
      </w:tr>
    </w:tbl>
    <w:p w14:paraId="389AA402" w14:textId="77777777" w:rsidR="00314D0D" w:rsidRPr="00041647" w:rsidRDefault="00314D0D" w:rsidP="00314D0D">
      <w:pPr>
        <w:keepNext/>
        <w:tabs>
          <w:tab w:val="left" w:pos="-2600"/>
        </w:tabs>
        <w:outlineLvl w:val="2"/>
        <w:rPr>
          <w:rFonts w:asciiTheme="minorHAnsi" w:hAnsiTheme="minorHAnsi" w:cs="Arial"/>
          <w:b/>
          <w:bCs/>
          <w:i/>
          <w:caps/>
          <w:szCs w:val="18"/>
          <w:u w:val="single"/>
        </w:rPr>
      </w:pPr>
    </w:p>
    <w:p w14:paraId="389AA403" w14:textId="77777777" w:rsidR="00B15522" w:rsidRDefault="00B15522">
      <w:pPr>
        <w:rPr>
          <w:rFonts w:asciiTheme="minorHAnsi" w:hAnsiTheme="minorHAnsi" w:cs="Arial"/>
          <w:b/>
          <w:bCs/>
          <w:i/>
          <w:caps/>
          <w:sz w:val="18"/>
          <w:szCs w:val="18"/>
          <w:u w:val="single"/>
        </w:rPr>
      </w:pPr>
      <w:r>
        <w:rPr>
          <w:rFonts w:asciiTheme="minorHAnsi" w:hAnsiTheme="minorHAnsi" w:cs="Arial"/>
          <w:b/>
          <w:bCs/>
          <w:i/>
          <w:caps/>
          <w:sz w:val="18"/>
          <w:szCs w:val="18"/>
          <w:u w:val="single"/>
        </w:rPr>
        <w:br w:type="page"/>
      </w: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652"/>
        <w:gridCol w:w="5778"/>
      </w:tblGrid>
      <w:tr w:rsidR="00876AE6" w:rsidRPr="00144CC2" w14:paraId="389AA405" w14:textId="77777777" w:rsidTr="00AB4772">
        <w:tc>
          <w:tcPr>
            <w:tcW w:w="11016" w:type="dxa"/>
            <w:gridSpan w:val="3"/>
            <w:vAlign w:val="center"/>
          </w:tcPr>
          <w:p w14:paraId="59A325CA" w14:textId="77777777" w:rsidR="00F71FD4" w:rsidRPr="00041647" w:rsidRDefault="00876AE6" w:rsidP="007F3845">
            <w:pPr>
              <w:rPr>
                <w:rFonts w:asciiTheme="minorHAnsi" w:hAnsiTheme="minorHAnsi"/>
                <w:b/>
                <w:szCs w:val="18"/>
              </w:rPr>
            </w:pPr>
            <w:r w:rsidRPr="00041647">
              <w:rPr>
                <w:rFonts w:asciiTheme="minorHAnsi" w:hAnsiTheme="minorHAnsi"/>
                <w:b/>
                <w:szCs w:val="18"/>
              </w:rPr>
              <w:lastRenderedPageBreak/>
              <w:t xml:space="preserve">B. </w:t>
            </w:r>
            <w:r w:rsidR="00891260" w:rsidRPr="00041647">
              <w:rPr>
                <w:rFonts w:asciiTheme="minorHAnsi" w:hAnsiTheme="minorHAnsi"/>
                <w:b/>
                <w:szCs w:val="18"/>
              </w:rPr>
              <w:t>Continuous</w:t>
            </w:r>
            <w:r w:rsidR="004508E8" w:rsidRPr="00041647">
              <w:rPr>
                <w:rFonts w:asciiTheme="minorHAnsi" w:hAnsiTheme="minorHAnsi"/>
                <w:b/>
                <w:szCs w:val="18"/>
              </w:rPr>
              <w:t xml:space="preserve"> Ventilation Airflow – Total Vent Rate Method</w:t>
            </w:r>
          </w:p>
          <w:p w14:paraId="389AA404" w14:textId="093864D7" w:rsidR="00876AE6" w:rsidRPr="00144CC2" w:rsidRDefault="00876AE6" w:rsidP="007F3845">
            <w:pPr>
              <w:rPr>
                <w:rFonts w:asciiTheme="minorHAnsi" w:hAnsiTheme="minorHAnsi"/>
                <w:sz w:val="18"/>
                <w:szCs w:val="18"/>
              </w:rPr>
            </w:pPr>
            <w:r w:rsidRPr="00144CC2">
              <w:rPr>
                <w:rFonts w:asciiTheme="minorHAnsi" w:hAnsiTheme="minorHAnsi"/>
                <w:sz w:val="18"/>
                <w:szCs w:val="18"/>
              </w:rPr>
              <w:t>A mechanical supply system, exhaust system, or combination thereof shall provide whole-building ventilation with outdoor air each hour at no less than the rate in 62.2 equation 4.7.</w:t>
            </w:r>
          </w:p>
        </w:tc>
      </w:tr>
      <w:tr w:rsidR="00B1766E" w:rsidRPr="00144CC2" w14:paraId="389AA409" w14:textId="77777777" w:rsidTr="00AB4772">
        <w:tc>
          <w:tcPr>
            <w:tcW w:w="586" w:type="dxa"/>
            <w:vAlign w:val="center"/>
          </w:tcPr>
          <w:p w14:paraId="389AA406" w14:textId="77777777" w:rsidR="00B1766E" w:rsidRPr="00144CC2" w:rsidRDefault="00B1766E" w:rsidP="003F1A71">
            <w:pPr>
              <w:jc w:val="center"/>
              <w:rPr>
                <w:rFonts w:asciiTheme="minorHAnsi" w:hAnsiTheme="minorHAnsi"/>
                <w:sz w:val="18"/>
                <w:szCs w:val="18"/>
              </w:rPr>
            </w:pPr>
            <w:r w:rsidRPr="00144CC2">
              <w:rPr>
                <w:rFonts w:asciiTheme="minorHAnsi" w:hAnsiTheme="minorHAnsi"/>
                <w:sz w:val="18"/>
                <w:szCs w:val="18"/>
              </w:rPr>
              <w:t>01</w:t>
            </w:r>
          </w:p>
        </w:tc>
        <w:tc>
          <w:tcPr>
            <w:tcW w:w="4652" w:type="dxa"/>
            <w:vAlign w:val="center"/>
          </w:tcPr>
          <w:p w14:paraId="389AA407" w14:textId="2348C9D3" w:rsidR="00B1766E" w:rsidRPr="00144CC2" w:rsidRDefault="00B1766E" w:rsidP="003F1A71">
            <w:pPr>
              <w:rPr>
                <w:rFonts w:asciiTheme="minorHAnsi" w:hAnsiTheme="minorHAnsi"/>
                <w:sz w:val="18"/>
                <w:szCs w:val="18"/>
              </w:rPr>
            </w:pPr>
            <w:r w:rsidRPr="00144CC2">
              <w:rPr>
                <w:rFonts w:asciiTheme="minorHAnsi" w:hAnsiTheme="minorHAnsi"/>
                <w:sz w:val="18"/>
                <w:szCs w:val="18"/>
              </w:rPr>
              <w:t>Total Required Ventilation rate ( fan + infiltration), (Q</w:t>
            </w:r>
            <w:r w:rsidRPr="00FC099C">
              <w:rPr>
                <w:rFonts w:asciiTheme="minorHAnsi" w:hAnsiTheme="minorHAnsi"/>
                <w:sz w:val="18"/>
                <w:szCs w:val="18"/>
                <w:vertAlign w:val="subscript"/>
              </w:rPr>
              <w:t>tot</w:t>
            </w:r>
            <w:r w:rsidRPr="00144CC2">
              <w:rPr>
                <w:rFonts w:asciiTheme="minorHAnsi" w:hAnsiTheme="minorHAnsi"/>
                <w:sz w:val="18"/>
                <w:szCs w:val="18"/>
              </w:rPr>
              <w:t>)</w:t>
            </w:r>
          </w:p>
        </w:tc>
        <w:tc>
          <w:tcPr>
            <w:tcW w:w="5778" w:type="dxa"/>
          </w:tcPr>
          <w:p w14:paraId="389AA408" w14:textId="77777777" w:rsidR="00B1766E" w:rsidRPr="00144CC2" w:rsidRDefault="003F1A71" w:rsidP="006B6974">
            <w:pPr>
              <w:rPr>
                <w:rFonts w:asciiTheme="minorHAnsi" w:hAnsiTheme="minorHAnsi"/>
                <w:sz w:val="18"/>
                <w:szCs w:val="18"/>
              </w:rPr>
            </w:pPr>
            <w:r w:rsidRPr="00144CC2">
              <w:rPr>
                <w:rFonts w:asciiTheme="minorHAnsi" w:hAnsiTheme="minorHAnsi"/>
                <w:sz w:val="18"/>
                <w:szCs w:val="18"/>
              </w:rPr>
              <w:t xml:space="preserve">&lt;&lt;calculated field, numeric: (use equation 4.1a): </w:t>
            </w:r>
            <w:r w:rsidR="00485E0F">
              <w:rPr>
                <w:rFonts w:asciiTheme="minorHAnsi" w:hAnsiTheme="minorHAnsi"/>
                <w:sz w:val="18"/>
                <w:szCs w:val="18"/>
              </w:rPr>
              <w:t>[(</w:t>
            </w:r>
            <w:r w:rsidR="00485E0F" w:rsidRPr="00D2491C">
              <w:rPr>
                <w:rFonts w:asciiTheme="minorHAnsi" w:hAnsiTheme="minorHAnsi"/>
                <w:sz w:val="18"/>
                <w:szCs w:val="18"/>
              </w:rPr>
              <w:t>Z x row A0</w:t>
            </w:r>
            <w:r w:rsidR="006B6974">
              <w:rPr>
                <w:rFonts w:asciiTheme="minorHAnsi" w:hAnsiTheme="minorHAnsi"/>
                <w:sz w:val="18"/>
                <w:szCs w:val="18"/>
              </w:rPr>
              <w:t>4</w:t>
            </w:r>
            <w:r w:rsidR="00485E0F">
              <w:rPr>
                <w:rFonts w:asciiTheme="minorHAnsi" w:hAnsiTheme="minorHAnsi"/>
                <w:sz w:val="18"/>
                <w:szCs w:val="18"/>
              </w:rPr>
              <w:t>)</w:t>
            </w:r>
            <w:r w:rsidR="00485E0F" w:rsidRPr="00D2491C">
              <w:rPr>
                <w:rFonts w:asciiTheme="minorHAnsi" w:hAnsiTheme="minorHAnsi"/>
                <w:sz w:val="18"/>
                <w:szCs w:val="18"/>
              </w:rPr>
              <w:t xml:space="preserve"> + 7.5(row A0</w:t>
            </w:r>
            <w:r w:rsidR="006B6974">
              <w:rPr>
                <w:rFonts w:asciiTheme="minorHAnsi" w:hAnsiTheme="minorHAnsi"/>
                <w:sz w:val="18"/>
                <w:szCs w:val="18"/>
              </w:rPr>
              <w:t>5</w:t>
            </w:r>
            <w:r w:rsidR="00485E0F" w:rsidRPr="00D2491C">
              <w:rPr>
                <w:rFonts w:asciiTheme="minorHAnsi" w:hAnsiTheme="minorHAnsi"/>
                <w:sz w:val="18"/>
                <w:szCs w:val="18"/>
              </w:rPr>
              <w:t xml:space="preserve"> + 1)</w:t>
            </w:r>
            <w:r w:rsidR="00485E0F">
              <w:rPr>
                <w:rFonts w:asciiTheme="minorHAnsi" w:hAnsiTheme="minorHAnsi"/>
                <w:sz w:val="18"/>
                <w:szCs w:val="18"/>
              </w:rPr>
              <w:t>]</w:t>
            </w:r>
            <w:r w:rsidR="00485E0F" w:rsidRPr="00D2491C">
              <w:rPr>
                <w:rFonts w:asciiTheme="minorHAnsi" w:hAnsiTheme="minorHAnsi"/>
                <w:sz w:val="18"/>
                <w:szCs w:val="18"/>
              </w:rPr>
              <w:t>, (cfm)</w:t>
            </w:r>
            <w:r w:rsidRPr="00144CC2">
              <w:rPr>
                <w:rFonts w:asciiTheme="minorHAnsi" w:hAnsiTheme="minorHAnsi"/>
                <w:sz w:val="18"/>
                <w:szCs w:val="18"/>
              </w:rPr>
              <w:t>.  For single family Z = 0.03, for multifamily Z = 0.05&gt;&gt;</w:t>
            </w:r>
          </w:p>
        </w:tc>
      </w:tr>
      <w:tr w:rsidR="004508E8" w:rsidRPr="00144CC2" w14:paraId="389AA410" w14:textId="77777777" w:rsidTr="00AB4772">
        <w:tc>
          <w:tcPr>
            <w:tcW w:w="586" w:type="dxa"/>
            <w:vAlign w:val="center"/>
          </w:tcPr>
          <w:p w14:paraId="389AA40A" w14:textId="77777777" w:rsidR="004508E8" w:rsidRPr="00144CC2" w:rsidRDefault="004508E8" w:rsidP="003F1A71">
            <w:pPr>
              <w:jc w:val="center"/>
              <w:rPr>
                <w:rFonts w:asciiTheme="minorHAnsi" w:hAnsiTheme="minorHAnsi"/>
                <w:sz w:val="18"/>
                <w:szCs w:val="18"/>
              </w:rPr>
            </w:pPr>
            <w:r>
              <w:rPr>
                <w:rFonts w:asciiTheme="minorHAnsi" w:hAnsiTheme="minorHAnsi"/>
                <w:sz w:val="18"/>
                <w:szCs w:val="18"/>
              </w:rPr>
              <w:t>02</w:t>
            </w:r>
          </w:p>
        </w:tc>
        <w:tc>
          <w:tcPr>
            <w:tcW w:w="4652" w:type="dxa"/>
            <w:vAlign w:val="center"/>
          </w:tcPr>
          <w:p w14:paraId="389AA40B" w14:textId="2DC29414" w:rsidR="004508E8" w:rsidRPr="00144CC2" w:rsidRDefault="004508E8" w:rsidP="003F1A71">
            <w:pPr>
              <w:rPr>
                <w:rFonts w:asciiTheme="minorHAnsi" w:hAnsiTheme="minorHAnsi"/>
                <w:sz w:val="18"/>
                <w:szCs w:val="18"/>
              </w:rPr>
            </w:pPr>
            <w:r>
              <w:rPr>
                <w:rFonts w:asciiTheme="minorHAnsi" w:hAnsiTheme="minorHAnsi"/>
                <w:sz w:val="18"/>
                <w:szCs w:val="18"/>
              </w:rPr>
              <w:t xml:space="preserve">CFM50 </w:t>
            </w:r>
            <w:r w:rsidR="00FC099C">
              <w:rPr>
                <w:rFonts w:asciiTheme="minorHAnsi" w:hAnsiTheme="minorHAnsi"/>
                <w:sz w:val="18"/>
                <w:szCs w:val="18"/>
              </w:rPr>
              <w:t>–</w:t>
            </w:r>
            <w:r>
              <w:rPr>
                <w:rFonts w:asciiTheme="minorHAnsi" w:hAnsiTheme="minorHAnsi"/>
                <w:sz w:val="18"/>
                <w:szCs w:val="18"/>
              </w:rPr>
              <w:t xml:space="preserve"> Depressurization</w:t>
            </w:r>
          </w:p>
        </w:tc>
        <w:tc>
          <w:tcPr>
            <w:tcW w:w="5778" w:type="dxa"/>
          </w:tcPr>
          <w:p w14:paraId="389AA40C" w14:textId="77777777" w:rsidR="00872E95" w:rsidRPr="00467A82" w:rsidRDefault="00872E95" w:rsidP="00872E95">
            <w:pPr>
              <w:keepNext/>
              <w:rPr>
                <w:rFonts w:asciiTheme="minorHAnsi" w:hAnsiTheme="minorHAnsi"/>
                <w:sz w:val="18"/>
                <w:szCs w:val="18"/>
              </w:rPr>
            </w:pPr>
            <w:r w:rsidRPr="00467A82">
              <w:rPr>
                <w:rFonts w:ascii="Calibri" w:hAnsi="Calibri"/>
                <w:sz w:val="18"/>
                <w:szCs w:val="18"/>
              </w:rPr>
              <w:t>&lt;&lt;</w:t>
            </w:r>
            <w:r w:rsidRPr="00467A82">
              <w:rPr>
                <w:rFonts w:asciiTheme="minorHAnsi" w:hAnsiTheme="minorHAnsi"/>
                <w:sz w:val="18"/>
                <w:szCs w:val="18"/>
              </w:rPr>
              <w:t xml:space="preserve"> calculated field, if a registered </w:t>
            </w:r>
            <w:r>
              <w:rPr>
                <w:rFonts w:asciiTheme="minorHAnsi" w:hAnsiTheme="minorHAnsi"/>
                <w:sz w:val="18"/>
                <w:szCs w:val="18"/>
              </w:rPr>
              <w:t>MCH</w:t>
            </w:r>
            <w:r w:rsidRPr="00467A82">
              <w:rPr>
                <w:rFonts w:asciiTheme="minorHAnsi" w:hAnsiTheme="minorHAnsi"/>
                <w:sz w:val="18"/>
                <w:szCs w:val="18"/>
              </w:rPr>
              <w:t>-</w:t>
            </w:r>
            <w:r>
              <w:rPr>
                <w:rFonts w:asciiTheme="minorHAnsi" w:hAnsiTheme="minorHAnsi"/>
                <w:sz w:val="18"/>
                <w:szCs w:val="18"/>
              </w:rPr>
              <w:t>24</w:t>
            </w:r>
            <w:r w:rsidRPr="00467A82">
              <w:rPr>
                <w:rFonts w:asciiTheme="minorHAnsi" w:hAnsiTheme="minorHAnsi"/>
                <w:sz w:val="18"/>
                <w:szCs w:val="18"/>
              </w:rPr>
              <w:t>a-</w:t>
            </w:r>
            <w:r>
              <w:rPr>
                <w:rFonts w:asciiTheme="minorHAnsi" w:hAnsiTheme="minorHAnsi"/>
                <w:sz w:val="18"/>
                <w:szCs w:val="18"/>
              </w:rPr>
              <w:t>e</w:t>
            </w:r>
            <w:r w:rsidRPr="00467A82">
              <w:rPr>
                <w:rFonts w:asciiTheme="minorHAnsi" w:hAnsiTheme="minorHAnsi"/>
                <w:sz w:val="18"/>
                <w:szCs w:val="18"/>
              </w:rPr>
              <w:t xml:space="preserve"> form is found, then display:</w:t>
            </w:r>
          </w:p>
          <w:p w14:paraId="389AA40D" w14:textId="77777777" w:rsidR="00872E95" w:rsidRPr="00467A82" w:rsidRDefault="00872E95" w:rsidP="00872E95">
            <w:pPr>
              <w:keepNext/>
              <w:rPr>
                <w:rFonts w:ascii="Calibri" w:hAnsi="Calibri"/>
                <w:sz w:val="18"/>
                <w:szCs w:val="18"/>
              </w:rPr>
            </w:pPr>
            <w:r w:rsidRPr="00467A82">
              <w:rPr>
                <w:rFonts w:asciiTheme="minorHAnsi" w:hAnsiTheme="minorHAnsi"/>
                <w:sz w:val="18"/>
                <w:szCs w:val="18"/>
              </w:rPr>
              <w:t xml:space="preserve">CFM50 </w:t>
            </w:r>
            <w:r>
              <w:rPr>
                <w:rFonts w:asciiTheme="minorHAnsi" w:hAnsiTheme="minorHAnsi"/>
                <w:sz w:val="18"/>
                <w:szCs w:val="18"/>
              </w:rPr>
              <w:t xml:space="preserve">depressurization </w:t>
            </w:r>
            <w:r w:rsidRPr="00467A82">
              <w:rPr>
                <w:rFonts w:asciiTheme="minorHAnsi" w:hAnsiTheme="minorHAnsi"/>
                <w:sz w:val="18"/>
                <w:szCs w:val="18"/>
              </w:rPr>
              <w:t>value</w:t>
            </w:r>
          </w:p>
          <w:p w14:paraId="389AA40E" w14:textId="77777777" w:rsidR="00872E95" w:rsidRPr="00467A82" w:rsidRDefault="00872E95" w:rsidP="00872E95">
            <w:pPr>
              <w:keepNext/>
              <w:rPr>
                <w:rFonts w:ascii="Calibri" w:hAnsi="Calibri"/>
                <w:sz w:val="18"/>
                <w:szCs w:val="18"/>
              </w:rPr>
            </w:pPr>
            <w:r w:rsidRPr="00467A82">
              <w:rPr>
                <w:rFonts w:ascii="Calibri" w:hAnsi="Calibri"/>
                <w:sz w:val="18"/>
                <w:szCs w:val="18"/>
              </w:rPr>
              <w:t xml:space="preserve">elseif no registered no </w:t>
            </w:r>
            <w:r>
              <w:rPr>
                <w:rFonts w:asciiTheme="minorHAnsi" w:hAnsiTheme="minorHAnsi"/>
                <w:sz w:val="18"/>
                <w:szCs w:val="18"/>
              </w:rPr>
              <w:t>MCH</w:t>
            </w:r>
            <w:r w:rsidRPr="00467A82">
              <w:rPr>
                <w:rFonts w:asciiTheme="minorHAnsi" w:hAnsiTheme="minorHAnsi"/>
                <w:sz w:val="18"/>
                <w:szCs w:val="18"/>
              </w:rPr>
              <w:t>-</w:t>
            </w:r>
            <w:r>
              <w:rPr>
                <w:rFonts w:asciiTheme="minorHAnsi" w:hAnsiTheme="minorHAnsi"/>
                <w:sz w:val="18"/>
                <w:szCs w:val="18"/>
              </w:rPr>
              <w:t>24</w:t>
            </w:r>
            <w:r w:rsidRPr="00467A82">
              <w:rPr>
                <w:rFonts w:asciiTheme="minorHAnsi" w:hAnsiTheme="minorHAnsi"/>
                <w:sz w:val="18"/>
                <w:szCs w:val="18"/>
              </w:rPr>
              <w:t>a-</w:t>
            </w:r>
            <w:r>
              <w:rPr>
                <w:rFonts w:asciiTheme="minorHAnsi" w:hAnsiTheme="minorHAnsi"/>
                <w:sz w:val="18"/>
                <w:szCs w:val="18"/>
              </w:rPr>
              <w:t>e</w:t>
            </w:r>
            <w:r w:rsidRPr="00467A82">
              <w:rPr>
                <w:rFonts w:ascii="Calibri" w:hAnsi="Calibri"/>
                <w:sz w:val="18"/>
                <w:szCs w:val="18"/>
              </w:rPr>
              <w:t xml:space="preserve"> is found, then display text:</w:t>
            </w:r>
          </w:p>
          <w:p w14:paraId="389AA40F" w14:textId="77777777" w:rsidR="004508E8" w:rsidRPr="00144CC2" w:rsidRDefault="00872E95" w:rsidP="00B15522">
            <w:pPr>
              <w:keepNext/>
              <w:rPr>
                <w:rFonts w:ascii="Calibri" w:hAnsi="Calibri"/>
              </w:rPr>
            </w:pPr>
            <w:r>
              <w:rPr>
                <w:rFonts w:ascii="Calibri" w:hAnsi="Calibri"/>
                <w:sz w:val="18"/>
                <w:szCs w:val="18"/>
              </w:rPr>
              <w:t>“</w:t>
            </w:r>
            <w:r w:rsidRPr="00467A82">
              <w:rPr>
                <w:rFonts w:ascii="Calibri" w:hAnsi="Calibri"/>
                <w:sz w:val="18"/>
                <w:szCs w:val="18"/>
              </w:rPr>
              <w:t xml:space="preserve">Registered </w:t>
            </w:r>
            <w:r>
              <w:rPr>
                <w:rFonts w:asciiTheme="minorHAnsi" w:hAnsiTheme="minorHAnsi"/>
                <w:sz w:val="18"/>
                <w:szCs w:val="18"/>
              </w:rPr>
              <w:t>MCH</w:t>
            </w:r>
            <w:r w:rsidRPr="00467A82">
              <w:rPr>
                <w:rFonts w:asciiTheme="minorHAnsi" w:hAnsiTheme="minorHAnsi"/>
                <w:sz w:val="18"/>
                <w:szCs w:val="18"/>
              </w:rPr>
              <w:t>-</w:t>
            </w:r>
            <w:r>
              <w:rPr>
                <w:rFonts w:asciiTheme="minorHAnsi" w:hAnsiTheme="minorHAnsi"/>
                <w:sz w:val="18"/>
                <w:szCs w:val="18"/>
              </w:rPr>
              <w:t>24</w:t>
            </w:r>
            <w:r w:rsidRPr="00467A82">
              <w:rPr>
                <w:rFonts w:asciiTheme="minorHAnsi" w:hAnsiTheme="minorHAnsi"/>
                <w:sz w:val="18"/>
                <w:szCs w:val="18"/>
              </w:rPr>
              <w:t>a-</w:t>
            </w:r>
            <w:r>
              <w:rPr>
                <w:rFonts w:asciiTheme="minorHAnsi" w:hAnsiTheme="minorHAnsi"/>
                <w:sz w:val="18"/>
                <w:szCs w:val="18"/>
              </w:rPr>
              <w:t>e</w:t>
            </w:r>
            <w:r w:rsidRPr="00467A82">
              <w:rPr>
                <w:rFonts w:ascii="Calibri" w:hAnsi="Calibri"/>
                <w:sz w:val="18"/>
                <w:szCs w:val="18"/>
              </w:rPr>
              <w:t xml:space="preserve"> required</w:t>
            </w:r>
            <w:r>
              <w:rPr>
                <w:rFonts w:ascii="Calibri" w:hAnsi="Calibri"/>
                <w:sz w:val="18"/>
                <w:szCs w:val="18"/>
              </w:rPr>
              <w:t>”, do not proceed</w:t>
            </w:r>
            <w:r w:rsidRPr="00467A82" w:rsidDel="00164B1B">
              <w:rPr>
                <w:rFonts w:ascii="Calibri" w:hAnsi="Calibri"/>
                <w:sz w:val="18"/>
                <w:szCs w:val="18"/>
              </w:rPr>
              <w:t xml:space="preserve"> </w:t>
            </w:r>
            <w:r w:rsidRPr="00467A82">
              <w:rPr>
                <w:rFonts w:asciiTheme="minorHAnsi" w:hAnsiTheme="minorHAnsi"/>
                <w:sz w:val="18"/>
                <w:szCs w:val="18"/>
              </w:rPr>
              <w:t>&gt;&gt;</w:t>
            </w:r>
          </w:p>
        </w:tc>
      </w:tr>
      <w:tr w:rsidR="004508E8" w:rsidRPr="00144CC2" w14:paraId="389AA414" w14:textId="77777777" w:rsidTr="00AB4772">
        <w:tc>
          <w:tcPr>
            <w:tcW w:w="586" w:type="dxa"/>
            <w:vAlign w:val="center"/>
          </w:tcPr>
          <w:p w14:paraId="389AA411" w14:textId="77777777" w:rsidR="004508E8" w:rsidRDefault="004508E8" w:rsidP="003F1A71">
            <w:pPr>
              <w:jc w:val="center"/>
              <w:rPr>
                <w:rFonts w:asciiTheme="minorHAnsi" w:hAnsiTheme="minorHAnsi"/>
                <w:sz w:val="18"/>
                <w:szCs w:val="18"/>
              </w:rPr>
            </w:pPr>
            <w:r>
              <w:rPr>
                <w:rFonts w:asciiTheme="minorHAnsi" w:hAnsiTheme="minorHAnsi"/>
                <w:sz w:val="18"/>
                <w:szCs w:val="18"/>
              </w:rPr>
              <w:t>03</w:t>
            </w:r>
          </w:p>
        </w:tc>
        <w:tc>
          <w:tcPr>
            <w:tcW w:w="4652" w:type="dxa"/>
            <w:vAlign w:val="center"/>
          </w:tcPr>
          <w:p w14:paraId="389AA412" w14:textId="1CB79218" w:rsidR="004508E8" w:rsidRDefault="004508E8" w:rsidP="00F522A0">
            <w:pPr>
              <w:rPr>
                <w:rFonts w:asciiTheme="minorHAnsi" w:hAnsiTheme="minorHAnsi"/>
                <w:sz w:val="18"/>
                <w:szCs w:val="18"/>
              </w:rPr>
            </w:pPr>
            <w:r>
              <w:rPr>
                <w:rFonts w:asciiTheme="minorHAnsi" w:hAnsiTheme="minorHAnsi"/>
                <w:sz w:val="18"/>
                <w:szCs w:val="18"/>
              </w:rPr>
              <w:t>Equivalent Leakage Area Depressurization</w:t>
            </w:r>
          </w:p>
        </w:tc>
        <w:tc>
          <w:tcPr>
            <w:tcW w:w="5778" w:type="dxa"/>
          </w:tcPr>
          <w:p w14:paraId="389AA413" w14:textId="77777777" w:rsidR="004508E8" w:rsidRPr="00144CC2" w:rsidRDefault="004508E8" w:rsidP="00F522A0">
            <w:pPr>
              <w:keepNext/>
              <w:rPr>
                <w:rFonts w:asciiTheme="minorHAnsi" w:hAnsiTheme="minorHAnsi"/>
                <w:sz w:val="18"/>
                <w:szCs w:val="18"/>
              </w:rPr>
            </w:pPr>
            <w:r w:rsidRPr="00144CC2">
              <w:rPr>
                <w:rFonts w:asciiTheme="minorHAnsi" w:hAnsiTheme="minorHAnsi"/>
                <w:sz w:val="18"/>
                <w:szCs w:val="18"/>
              </w:rPr>
              <w:t xml:space="preserve">&lt;&lt;calculated field, equals </w:t>
            </w:r>
            <w:r>
              <w:rPr>
                <w:rFonts w:asciiTheme="minorHAnsi" w:hAnsiTheme="minorHAnsi"/>
                <w:sz w:val="18"/>
                <w:szCs w:val="18"/>
              </w:rPr>
              <w:t>(</w:t>
            </w:r>
            <w:r w:rsidRPr="00144CC2">
              <w:rPr>
                <w:rFonts w:asciiTheme="minorHAnsi" w:hAnsiTheme="minorHAnsi"/>
                <w:sz w:val="18"/>
                <w:szCs w:val="18"/>
              </w:rPr>
              <w:t>row B0</w:t>
            </w:r>
            <w:r>
              <w:rPr>
                <w:rFonts w:asciiTheme="minorHAnsi" w:hAnsiTheme="minorHAnsi"/>
                <w:sz w:val="18"/>
                <w:szCs w:val="18"/>
              </w:rPr>
              <w:t>2</w:t>
            </w:r>
            <w:r w:rsidRPr="00144CC2">
              <w:rPr>
                <w:rFonts w:asciiTheme="minorHAnsi" w:hAnsiTheme="minorHAnsi"/>
                <w:sz w:val="18"/>
                <w:szCs w:val="18"/>
              </w:rPr>
              <w:t xml:space="preserve"> x 0.</w:t>
            </w:r>
            <w:r>
              <w:rPr>
                <w:rFonts w:asciiTheme="minorHAnsi" w:hAnsiTheme="minorHAnsi"/>
                <w:sz w:val="18"/>
                <w:szCs w:val="18"/>
              </w:rPr>
              <w:t>0</w:t>
            </w:r>
            <w:r w:rsidRPr="00144CC2">
              <w:rPr>
                <w:rFonts w:asciiTheme="minorHAnsi" w:hAnsiTheme="minorHAnsi"/>
                <w:sz w:val="18"/>
                <w:szCs w:val="18"/>
              </w:rPr>
              <w:t>55</w:t>
            </w:r>
            <w:r>
              <w:rPr>
                <w:rFonts w:asciiTheme="minorHAnsi" w:hAnsiTheme="minorHAnsi"/>
                <w:sz w:val="18"/>
                <w:szCs w:val="18"/>
              </w:rPr>
              <w:t>)/144</w:t>
            </w:r>
            <w:r w:rsidRPr="00144CC2">
              <w:rPr>
                <w:rFonts w:asciiTheme="minorHAnsi" w:hAnsiTheme="minorHAnsi"/>
                <w:sz w:val="18"/>
                <w:szCs w:val="18"/>
              </w:rPr>
              <w:t>&gt;&gt;</w:t>
            </w:r>
          </w:p>
        </w:tc>
      </w:tr>
      <w:tr w:rsidR="004508E8" w:rsidRPr="00144CC2" w14:paraId="389AA419" w14:textId="77777777" w:rsidTr="00AB4772">
        <w:tc>
          <w:tcPr>
            <w:tcW w:w="586" w:type="dxa"/>
            <w:vAlign w:val="center"/>
          </w:tcPr>
          <w:p w14:paraId="389AA415" w14:textId="77777777" w:rsidR="004508E8" w:rsidRDefault="004508E8" w:rsidP="003F1A71">
            <w:pPr>
              <w:jc w:val="center"/>
              <w:rPr>
                <w:rFonts w:asciiTheme="minorHAnsi" w:hAnsiTheme="minorHAnsi"/>
                <w:sz w:val="18"/>
                <w:szCs w:val="18"/>
              </w:rPr>
            </w:pPr>
            <w:r>
              <w:rPr>
                <w:rFonts w:asciiTheme="minorHAnsi" w:hAnsiTheme="minorHAnsi"/>
                <w:sz w:val="18"/>
                <w:szCs w:val="18"/>
              </w:rPr>
              <w:t>04</w:t>
            </w:r>
          </w:p>
        </w:tc>
        <w:tc>
          <w:tcPr>
            <w:tcW w:w="4652" w:type="dxa"/>
            <w:vAlign w:val="center"/>
          </w:tcPr>
          <w:p w14:paraId="389AA416" w14:textId="605AAFCB" w:rsidR="004508E8" w:rsidRDefault="004508E8" w:rsidP="00F522A0">
            <w:pPr>
              <w:rPr>
                <w:rFonts w:asciiTheme="minorHAnsi" w:hAnsiTheme="minorHAnsi"/>
                <w:sz w:val="18"/>
                <w:szCs w:val="18"/>
              </w:rPr>
            </w:pPr>
            <w:r>
              <w:rPr>
                <w:rFonts w:asciiTheme="minorHAnsi" w:hAnsiTheme="minorHAnsi"/>
                <w:sz w:val="18"/>
                <w:szCs w:val="18"/>
              </w:rPr>
              <w:t>CFM50 – Pressurization</w:t>
            </w:r>
          </w:p>
        </w:tc>
        <w:tc>
          <w:tcPr>
            <w:tcW w:w="5778" w:type="dxa"/>
          </w:tcPr>
          <w:p w14:paraId="389AA417" w14:textId="77777777" w:rsidR="00872E95" w:rsidRPr="00467A82" w:rsidRDefault="00872E95" w:rsidP="00872E95">
            <w:pPr>
              <w:keepNext/>
              <w:rPr>
                <w:rFonts w:asciiTheme="minorHAnsi" w:hAnsiTheme="minorHAnsi"/>
                <w:sz w:val="18"/>
                <w:szCs w:val="18"/>
              </w:rPr>
            </w:pPr>
            <w:r w:rsidRPr="00467A82">
              <w:rPr>
                <w:rFonts w:ascii="Calibri" w:hAnsi="Calibri"/>
                <w:sz w:val="18"/>
                <w:szCs w:val="18"/>
              </w:rPr>
              <w:t>&lt;&lt;</w:t>
            </w:r>
            <w:r w:rsidRPr="00467A82">
              <w:rPr>
                <w:rFonts w:asciiTheme="minorHAnsi" w:hAnsiTheme="minorHAnsi"/>
                <w:sz w:val="18"/>
                <w:szCs w:val="18"/>
              </w:rPr>
              <w:t xml:space="preserve"> </w:t>
            </w:r>
            <w:r w:rsidRPr="00F5715E">
              <w:rPr>
                <w:rFonts w:asciiTheme="minorHAnsi" w:hAnsiTheme="minorHAnsi"/>
                <w:sz w:val="18"/>
                <w:szCs w:val="18"/>
              </w:rPr>
              <w:t>calculated field, referenced data from</w:t>
            </w:r>
            <w:r>
              <w:rPr>
                <w:rFonts w:asciiTheme="minorHAnsi" w:hAnsiTheme="minorHAnsi"/>
                <w:sz w:val="18"/>
                <w:szCs w:val="18"/>
              </w:rPr>
              <w:t>MCH</w:t>
            </w:r>
            <w:r w:rsidRPr="00467A82">
              <w:rPr>
                <w:rFonts w:asciiTheme="minorHAnsi" w:hAnsiTheme="minorHAnsi"/>
                <w:sz w:val="18"/>
                <w:szCs w:val="18"/>
              </w:rPr>
              <w:t>-</w:t>
            </w:r>
            <w:r>
              <w:rPr>
                <w:rFonts w:asciiTheme="minorHAnsi" w:hAnsiTheme="minorHAnsi"/>
                <w:sz w:val="18"/>
                <w:szCs w:val="18"/>
              </w:rPr>
              <w:t>24</w:t>
            </w:r>
            <w:r w:rsidRPr="00467A82">
              <w:rPr>
                <w:rFonts w:asciiTheme="minorHAnsi" w:hAnsiTheme="minorHAnsi"/>
                <w:sz w:val="18"/>
                <w:szCs w:val="18"/>
              </w:rPr>
              <w:t>a-</w:t>
            </w:r>
            <w:r>
              <w:rPr>
                <w:rFonts w:asciiTheme="minorHAnsi" w:hAnsiTheme="minorHAnsi"/>
                <w:sz w:val="18"/>
                <w:szCs w:val="18"/>
              </w:rPr>
              <w:t>e</w:t>
            </w:r>
            <w:r w:rsidRPr="00467A82">
              <w:rPr>
                <w:rFonts w:asciiTheme="minorHAnsi" w:hAnsiTheme="minorHAnsi"/>
                <w:sz w:val="18"/>
                <w:szCs w:val="18"/>
              </w:rPr>
              <w:t>, display:</w:t>
            </w:r>
          </w:p>
          <w:p w14:paraId="389AA418" w14:textId="77777777" w:rsidR="004508E8" w:rsidRPr="00144CC2" w:rsidRDefault="00872E95" w:rsidP="00F522A0">
            <w:pPr>
              <w:keepNext/>
              <w:rPr>
                <w:rFonts w:asciiTheme="minorHAnsi" w:hAnsiTheme="minorHAnsi"/>
                <w:sz w:val="18"/>
                <w:szCs w:val="18"/>
              </w:rPr>
            </w:pPr>
            <w:r w:rsidRPr="00467A82">
              <w:rPr>
                <w:rFonts w:asciiTheme="minorHAnsi" w:hAnsiTheme="minorHAnsi"/>
                <w:sz w:val="18"/>
                <w:szCs w:val="18"/>
              </w:rPr>
              <w:t xml:space="preserve">CFM50 </w:t>
            </w:r>
            <w:r>
              <w:rPr>
                <w:rFonts w:asciiTheme="minorHAnsi" w:hAnsiTheme="minorHAnsi"/>
                <w:sz w:val="18"/>
                <w:szCs w:val="18"/>
              </w:rPr>
              <w:t xml:space="preserve">pressurization </w:t>
            </w:r>
            <w:r w:rsidRPr="00467A82">
              <w:rPr>
                <w:rFonts w:asciiTheme="minorHAnsi" w:hAnsiTheme="minorHAnsi"/>
                <w:sz w:val="18"/>
                <w:szCs w:val="18"/>
              </w:rPr>
              <w:t>value</w:t>
            </w:r>
            <w:r w:rsidR="00F61193">
              <w:rPr>
                <w:rFonts w:asciiTheme="minorHAnsi" w:hAnsiTheme="minorHAnsi"/>
                <w:sz w:val="18"/>
                <w:szCs w:val="18"/>
              </w:rPr>
              <w:t>&gt;&gt;</w:t>
            </w:r>
          </w:p>
        </w:tc>
      </w:tr>
      <w:tr w:rsidR="004508E8" w:rsidRPr="00144CC2" w14:paraId="389AA41D" w14:textId="77777777" w:rsidTr="00AB4772">
        <w:tc>
          <w:tcPr>
            <w:tcW w:w="586" w:type="dxa"/>
            <w:vAlign w:val="center"/>
          </w:tcPr>
          <w:p w14:paraId="389AA41A" w14:textId="77777777" w:rsidR="004508E8" w:rsidRPr="00144CC2" w:rsidRDefault="004508E8" w:rsidP="003F1A71">
            <w:pPr>
              <w:jc w:val="center"/>
              <w:rPr>
                <w:rFonts w:asciiTheme="minorHAnsi" w:hAnsiTheme="minorHAnsi"/>
                <w:sz w:val="18"/>
                <w:szCs w:val="18"/>
              </w:rPr>
            </w:pPr>
            <w:r>
              <w:rPr>
                <w:rFonts w:asciiTheme="minorHAnsi" w:hAnsiTheme="minorHAnsi"/>
                <w:sz w:val="18"/>
                <w:szCs w:val="18"/>
              </w:rPr>
              <w:t>05</w:t>
            </w:r>
          </w:p>
        </w:tc>
        <w:tc>
          <w:tcPr>
            <w:tcW w:w="4652" w:type="dxa"/>
            <w:vAlign w:val="center"/>
          </w:tcPr>
          <w:p w14:paraId="389AA41B" w14:textId="1216F835" w:rsidR="004508E8" w:rsidRPr="00144CC2" w:rsidRDefault="004508E8" w:rsidP="00B15522">
            <w:pPr>
              <w:rPr>
                <w:rFonts w:asciiTheme="minorHAnsi" w:hAnsiTheme="minorHAnsi"/>
                <w:sz w:val="18"/>
                <w:szCs w:val="18"/>
              </w:rPr>
            </w:pPr>
            <w:r>
              <w:rPr>
                <w:rFonts w:asciiTheme="minorHAnsi" w:hAnsiTheme="minorHAnsi"/>
                <w:sz w:val="18"/>
                <w:szCs w:val="18"/>
              </w:rPr>
              <w:t>Equivalent Leakage Area Pressurization</w:t>
            </w:r>
          </w:p>
        </w:tc>
        <w:tc>
          <w:tcPr>
            <w:tcW w:w="5778" w:type="dxa"/>
          </w:tcPr>
          <w:p w14:paraId="389AA41C" w14:textId="77777777" w:rsidR="004508E8" w:rsidRPr="00144CC2" w:rsidRDefault="004508E8" w:rsidP="00723287">
            <w:pPr>
              <w:keepNext/>
              <w:rPr>
                <w:rFonts w:ascii="Calibri" w:hAnsi="Calibri"/>
              </w:rPr>
            </w:pPr>
            <w:r w:rsidRPr="00144CC2">
              <w:rPr>
                <w:rFonts w:asciiTheme="minorHAnsi" w:hAnsiTheme="minorHAnsi"/>
                <w:sz w:val="18"/>
                <w:szCs w:val="18"/>
              </w:rPr>
              <w:t xml:space="preserve">&lt;&lt;calculated field, equals </w:t>
            </w:r>
            <w:r>
              <w:rPr>
                <w:rFonts w:asciiTheme="minorHAnsi" w:hAnsiTheme="minorHAnsi"/>
                <w:sz w:val="18"/>
                <w:szCs w:val="18"/>
              </w:rPr>
              <w:t>(</w:t>
            </w:r>
            <w:r w:rsidRPr="00144CC2">
              <w:rPr>
                <w:rFonts w:asciiTheme="minorHAnsi" w:hAnsiTheme="minorHAnsi"/>
                <w:sz w:val="18"/>
                <w:szCs w:val="18"/>
              </w:rPr>
              <w:t>row B0</w:t>
            </w:r>
            <w:r w:rsidR="00723287">
              <w:rPr>
                <w:rFonts w:asciiTheme="minorHAnsi" w:hAnsiTheme="minorHAnsi"/>
                <w:sz w:val="18"/>
                <w:szCs w:val="18"/>
              </w:rPr>
              <w:t>4</w:t>
            </w:r>
            <w:r w:rsidRPr="00144CC2">
              <w:rPr>
                <w:rFonts w:asciiTheme="minorHAnsi" w:hAnsiTheme="minorHAnsi"/>
                <w:sz w:val="18"/>
                <w:szCs w:val="18"/>
              </w:rPr>
              <w:t xml:space="preserve"> x 0.</w:t>
            </w:r>
            <w:r>
              <w:rPr>
                <w:rFonts w:asciiTheme="minorHAnsi" w:hAnsiTheme="minorHAnsi"/>
                <w:sz w:val="18"/>
                <w:szCs w:val="18"/>
              </w:rPr>
              <w:t>0</w:t>
            </w:r>
            <w:r w:rsidRPr="00144CC2">
              <w:rPr>
                <w:rFonts w:asciiTheme="minorHAnsi" w:hAnsiTheme="minorHAnsi"/>
                <w:sz w:val="18"/>
                <w:szCs w:val="18"/>
              </w:rPr>
              <w:t>55</w:t>
            </w:r>
            <w:r>
              <w:rPr>
                <w:rFonts w:asciiTheme="minorHAnsi" w:hAnsiTheme="minorHAnsi"/>
                <w:sz w:val="18"/>
                <w:szCs w:val="18"/>
              </w:rPr>
              <w:t>)/144</w:t>
            </w:r>
            <w:r w:rsidRPr="00144CC2">
              <w:rPr>
                <w:rFonts w:asciiTheme="minorHAnsi" w:hAnsiTheme="minorHAnsi"/>
                <w:sz w:val="18"/>
                <w:szCs w:val="18"/>
              </w:rPr>
              <w:t>&gt;&gt;</w:t>
            </w:r>
          </w:p>
        </w:tc>
      </w:tr>
      <w:tr w:rsidR="004508E8" w:rsidRPr="00144CC2" w14:paraId="389AA421" w14:textId="77777777" w:rsidTr="00AB4772">
        <w:tc>
          <w:tcPr>
            <w:tcW w:w="586" w:type="dxa"/>
            <w:vAlign w:val="center"/>
          </w:tcPr>
          <w:p w14:paraId="389AA41E" w14:textId="77777777" w:rsidR="004508E8" w:rsidRDefault="004508E8" w:rsidP="003F1A71">
            <w:pPr>
              <w:jc w:val="center"/>
              <w:rPr>
                <w:rFonts w:asciiTheme="minorHAnsi" w:hAnsiTheme="minorHAnsi"/>
                <w:sz w:val="18"/>
                <w:szCs w:val="18"/>
              </w:rPr>
            </w:pPr>
            <w:r>
              <w:rPr>
                <w:rFonts w:asciiTheme="minorHAnsi" w:hAnsiTheme="minorHAnsi"/>
                <w:sz w:val="18"/>
                <w:szCs w:val="18"/>
              </w:rPr>
              <w:t>06</w:t>
            </w:r>
          </w:p>
        </w:tc>
        <w:tc>
          <w:tcPr>
            <w:tcW w:w="4652" w:type="dxa"/>
            <w:vAlign w:val="center"/>
          </w:tcPr>
          <w:p w14:paraId="389AA41F" w14:textId="163CCD97" w:rsidR="004508E8" w:rsidRDefault="004508E8" w:rsidP="00F522A0">
            <w:pPr>
              <w:rPr>
                <w:rFonts w:asciiTheme="minorHAnsi" w:hAnsiTheme="minorHAnsi"/>
                <w:sz w:val="18"/>
                <w:szCs w:val="18"/>
              </w:rPr>
            </w:pPr>
            <w:r w:rsidRPr="00CB00C9">
              <w:rPr>
                <w:rFonts w:asciiTheme="minorHAnsi" w:hAnsiTheme="minorHAnsi"/>
                <w:sz w:val="18"/>
                <w:szCs w:val="18"/>
              </w:rPr>
              <w:t>Equivalent Leakage Area used for ventilation</w:t>
            </w:r>
          </w:p>
        </w:tc>
        <w:tc>
          <w:tcPr>
            <w:tcW w:w="5778" w:type="dxa"/>
          </w:tcPr>
          <w:p w14:paraId="389AA420" w14:textId="77777777" w:rsidR="004508E8" w:rsidRPr="00144CC2" w:rsidRDefault="004508E8" w:rsidP="00584AFA">
            <w:pPr>
              <w:keepNext/>
              <w:rPr>
                <w:rFonts w:asciiTheme="minorHAnsi" w:hAnsiTheme="minorHAnsi"/>
                <w:sz w:val="18"/>
                <w:szCs w:val="18"/>
              </w:rPr>
            </w:pPr>
            <w:r w:rsidRPr="00601797">
              <w:rPr>
                <w:rFonts w:asciiTheme="minorHAnsi" w:hAnsiTheme="minorHAnsi"/>
                <w:sz w:val="18"/>
                <w:szCs w:val="18"/>
              </w:rPr>
              <w:t xml:space="preserve">&lt;&lt;calculated field, </w:t>
            </w:r>
            <w:r>
              <w:rPr>
                <w:rFonts w:asciiTheme="minorHAnsi" w:hAnsiTheme="minorHAnsi"/>
                <w:sz w:val="18"/>
                <w:szCs w:val="18"/>
              </w:rPr>
              <w:t>equals row (B03 + B05)/2</w:t>
            </w:r>
            <w:r w:rsidRPr="00601797">
              <w:rPr>
                <w:rFonts w:asciiTheme="minorHAnsi" w:hAnsiTheme="minorHAnsi"/>
                <w:sz w:val="18"/>
                <w:szCs w:val="18"/>
              </w:rPr>
              <w:t>&gt;&gt;</w:t>
            </w:r>
          </w:p>
        </w:tc>
      </w:tr>
      <w:tr w:rsidR="004508E8" w:rsidRPr="00144CC2" w14:paraId="389AA425" w14:textId="77777777" w:rsidTr="00AB4772">
        <w:tc>
          <w:tcPr>
            <w:tcW w:w="586" w:type="dxa"/>
            <w:vAlign w:val="center"/>
          </w:tcPr>
          <w:p w14:paraId="389AA422" w14:textId="77777777" w:rsidR="004508E8" w:rsidRPr="00144CC2" w:rsidRDefault="004508E8" w:rsidP="00F522A0">
            <w:pPr>
              <w:jc w:val="center"/>
              <w:rPr>
                <w:rFonts w:asciiTheme="minorHAnsi" w:hAnsiTheme="minorHAnsi"/>
                <w:sz w:val="18"/>
                <w:szCs w:val="18"/>
              </w:rPr>
            </w:pPr>
            <w:r>
              <w:rPr>
                <w:rFonts w:asciiTheme="minorHAnsi" w:hAnsiTheme="minorHAnsi"/>
                <w:sz w:val="18"/>
                <w:szCs w:val="18"/>
              </w:rPr>
              <w:t>07</w:t>
            </w:r>
          </w:p>
        </w:tc>
        <w:tc>
          <w:tcPr>
            <w:tcW w:w="4652" w:type="dxa"/>
            <w:vAlign w:val="center"/>
          </w:tcPr>
          <w:p w14:paraId="389AA423" w14:textId="77777777" w:rsidR="004508E8" w:rsidRPr="00144CC2" w:rsidRDefault="004508E8" w:rsidP="003F1A71">
            <w:pPr>
              <w:rPr>
                <w:rFonts w:asciiTheme="minorHAnsi" w:hAnsiTheme="minorHAnsi"/>
                <w:sz w:val="18"/>
                <w:szCs w:val="18"/>
              </w:rPr>
            </w:pPr>
            <w:r w:rsidRPr="00CB00C9">
              <w:rPr>
                <w:rFonts w:asciiTheme="minorHAnsi" w:hAnsiTheme="minorHAnsi"/>
                <w:sz w:val="18"/>
                <w:szCs w:val="18"/>
              </w:rPr>
              <w:t>What is the vertical distance from the lowest above-grade floor to the highest ceiling in feet?</w:t>
            </w:r>
          </w:p>
        </w:tc>
        <w:tc>
          <w:tcPr>
            <w:tcW w:w="5778" w:type="dxa"/>
          </w:tcPr>
          <w:p w14:paraId="389AA424" w14:textId="77777777" w:rsidR="004508E8" w:rsidRPr="00144CC2" w:rsidRDefault="004508E8" w:rsidP="00F522A0">
            <w:pPr>
              <w:rPr>
                <w:rFonts w:asciiTheme="minorHAnsi" w:hAnsiTheme="minorHAnsi"/>
                <w:sz w:val="18"/>
                <w:szCs w:val="18"/>
              </w:rPr>
            </w:pPr>
            <w:r w:rsidRPr="007F6151">
              <w:rPr>
                <w:rFonts w:asciiTheme="minorHAnsi" w:hAnsiTheme="minorHAnsi"/>
                <w:sz w:val="18"/>
                <w:szCs w:val="18"/>
              </w:rPr>
              <w:t>&lt;&lt; user input, (ft)&gt;&gt;</w:t>
            </w:r>
          </w:p>
        </w:tc>
      </w:tr>
      <w:tr w:rsidR="004508E8" w:rsidRPr="00144CC2" w14:paraId="389AA42A" w14:textId="77777777" w:rsidTr="00AB4772">
        <w:tc>
          <w:tcPr>
            <w:tcW w:w="586" w:type="dxa"/>
            <w:vAlign w:val="center"/>
          </w:tcPr>
          <w:p w14:paraId="389AA426" w14:textId="77777777" w:rsidR="004508E8" w:rsidRPr="00144CC2" w:rsidRDefault="004508E8" w:rsidP="00F522A0">
            <w:pPr>
              <w:jc w:val="center"/>
              <w:rPr>
                <w:rFonts w:asciiTheme="minorHAnsi" w:hAnsiTheme="minorHAnsi"/>
                <w:sz w:val="18"/>
                <w:szCs w:val="18"/>
              </w:rPr>
            </w:pPr>
            <w:r>
              <w:rPr>
                <w:rFonts w:asciiTheme="minorHAnsi" w:hAnsiTheme="minorHAnsi"/>
                <w:sz w:val="18"/>
                <w:szCs w:val="18"/>
              </w:rPr>
              <w:t>08</w:t>
            </w:r>
          </w:p>
        </w:tc>
        <w:tc>
          <w:tcPr>
            <w:tcW w:w="4652" w:type="dxa"/>
            <w:vAlign w:val="center"/>
          </w:tcPr>
          <w:p w14:paraId="389AA427" w14:textId="77777777" w:rsidR="004508E8" w:rsidRPr="00144CC2" w:rsidRDefault="004508E8" w:rsidP="003F1A71">
            <w:pPr>
              <w:rPr>
                <w:rFonts w:asciiTheme="minorHAnsi" w:hAnsiTheme="minorHAnsi"/>
                <w:sz w:val="18"/>
                <w:szCs w:val="18"/>
              </w:rPr>
            </w:pPr>
            <w:r w:rsidRPr="00CB00C9">
              <w:rPr>
                <w:rFonts w:asciiTheme="minorHAnsi" w:hAnsiTheme="minorHAnsi"/>
                <w:sz w:val="18"/>
                <w:szCs w:val="18"/>
              </w:rPr>
              <w:t xml:space="preserve">What is the weather and shielding factor (wsf) for the city listed in </w:t>
            </w:r>
            <w:r>
              <w:rPr>
                <w:rFonts w:asciiTheme="minorHAnsi" w:hAnsiTheme="minorHAnsi"/>
                <w:sz w:val="18"/>
                <w:szCs w:val="18"/>
              </w:rPr>
              <w:t xml:space="preserve">62.2 </w:t>
            </w:r>
            <w:r w:rsidRPr="00CB00C9">
              <w:rPr>
                <w:rFonts w:asciiTheme="minorHAnsi" w:hAnsiTheme="minorHAnsi"/>
                <w:sz w:val="18"/>
                <w:szCs w:val="18"/>
              </w:rPr>
              <w:t>Appendix X</w:t>
            </w:r>
            <w:r>
              <w:rPr>
                <w:rFonts w:asciiTheme="minorHAnsi" w:hAnsiTheme="minorHAnsi"/>
                <w:sz w:val="18"/>
                <w:szCs w:val="18"/>
              </w:rPr>
              <w:t xml:space="preserve"> Table X1 </w:t>
            </w:r>
            <w:r w:rsidRPr="00CB00C9">
              <w:rPr>
                <w:rFonts w:asciiTheme="minorHAnsi" w:hAnsiTheme="minorHAnsi"/>
                <w:sz w:val="18"/>
                <w:szCs w:val="18"/>
              </w:rPr>
              <w:t>?</w:t>
            </w:r>
          </w:p>
        </w:tc>
        <w:tc>
          <w:tcPr>
            <w:tcW w:w="5778" w:type="dxa"/>
          </w:tcPr>
          <w:p w14:paraId="389AA428" w14:textId="77777777" w:rsidR="004508E8" w:rsidRDefault="004508E8" w:rsidP="004508E8">
            <w:pPr>
              <w:keepNext/>
              <w:rPr>
                <w:rFonts w:asciiTheme="minorHAnsi" w:hAnsiTheme="minorHAnsi"/>
                <w:sz w:val="18"/>
                <w:szCs w:val="18"/>
              </w:rPr>
            </w:pPr>
            <w:r w:rsidRPr="007F6151">
              <w:rPr>
                <w:rFonts w:asciiTheme="minorHAnsi" w:hAnsiTheme="minorHAnsi"/>
                <w:sz w:val="18"/>
                <w:szCs w:val="18"/>
              </w:rPr>
              <w:t>&lt;&lt;user input, drop down selection</w:t>
            </w:r>
            <w:r>
              <w:rPr>
                <w:rFonts w:asciiTheme="minorHAnsi" w:hAnsiTheme="minorHAnsi"/>
                <w:sz w:val="18"/>
                <w:szCs w:val="18"/>
              </w:rPr>
              <w:t xml:space="preserve"> from California Energy Commission Adaptation of ANSI/ASHRAE Standard 62.2-2010</w:t>
            </w:r>
            <w:r w:rsidRPr="007F6151">
              <w:rPr>
                <w:rFonts w:asciiTheme="minorHAnsi" w:hAnsiTheme="minorHAnsi"/>
                <w:sz w:val="18"/>
                <w:szCs w:val="18"/>
              </w:rPr>
              <w:t>&gt;&gt;</w:t>
            </w:r>
          </w:p>
          <w:p w14:paraId="389AA429" w14:textId="77777777" w:rsidR="004508E8" w:rsidRPr="00144CC2" w:rsidRDefault="004508E8" w:rsidP="003F1A71">
            <w:pPr>
              <w:rPr>
                <w:rFonts w:asciiTheme="minorHAnsi" w:hAnsiTheme="minorHAnsi"/>
                <w:sz w:val="18"/>
                <w:szCs w:val="18"/>
              </w:rPr>
            </w:pPr>
            <w:r>
              <w:rPr>
                <w:rFonts w:asciiTheme="minorHAnsi" w:hAnsiTheme="minorHAnsi"/>
                <w:sz w:val="18"/>
                <w:szCs w:val="18"/>
              </w:rPr>
              <w:t>Note: See reprint at end of document</w:t>
            </w:r>
          </w:p>
        </w:tc>
      </w:tr>
      <w:tr w:rsidR="004508E8" w:rsidRPr="00144CC2" w14:paraId="389AA42E" w14:textId="77777777" w:rsidTr="00AB4772">
        <w:tc>
          <w:tcPr>
            <w:tcW w:w="586" w:type="dxa"/>
            <w:vAlign w:val="center"/>
          </w:tcPr>
          <w:p w14:paraId="389AA42B" w14:textId="77777777" w:rsidR="004508E8" w:rsidRPr="00144CC2" w:rsidRDefault="004508E8" w:rsidP="00F522A0">
            <w:pPr>
              <w:jc w:val="center"/>
              <w:rPr>
                <w:rFonts w:asciiTheme="minorHAnsi" w:hAnsiTheme="minorHAnsi"/>
                <w:sz w:val="18"/>
                <w:szCs w:val="18"/>
              </w:rPr>
            </w:pPr>
            <w:r>
              <w:rPr>
                <w:rFonts w:asciiTheme="minorHAnsi" w:hAnsiTheme="minorHAnsi"/>
                <w:sz w:val="18"/>
                <w:szCs w:val="18"/>
              </w:rPr>
              <w:t>09</w:t>
            </w:r>
          </w:p>
        </w:tc>
        <w:tc>
          <w:tcPr>
            <w:tcW w:w="4652" w:type="dxa"/>
            <w:vAlign w:val="center"/>
          </w:tcPr>
          <w:p w14:paraId="389AA42C" w14:textId="35A7E682" w:rsidR="004508E8" w:rsidRPr="00144CC2" w:rsidRDefault="004508E8" w:rsidP="003F1A71">
            <w:pPr>
              <w:rPr>
                <w:rFonts w:asciiTheme="minorHAnsi" w:hAnsiTheme="minorHAnsi"/>
                <w:sz w:val="18"/>
                <w:szCs w:val="18"/>
              </w:rPr>
            </w:pPr>
            <w:r>
              <w:rPr>
                <w:rFonts w:asciiTheme="minorHAnsi" w:hAnsiTheme="minorHAnsi"/>
                <w:sz w:val="18"/>
                <w:szCs w:val="18"/>
              </w:rPr>
              <w:t>Normalized Leakage</w:t>
            </w:r>
            <w:r w:rsidRPr="00CB00C9">
              <w:rPr>
                <w:rFonts w:asciiTheme="minorHAnsi" w:hAnsiTheme="minorHAnsi"/>
                <w:sz w:val="18"/>
                <w:szCs w:val="18"/>
              </w:rPr>
              <w:t xml:space="preserve"> (</w:t>
            </w:r>
            <w:r>
              <w:rPr>
                <w:rFonts w:asciiTheme="minorHAnsi" w:hAnsiTheme="minorHAnsi"/>
                <w:sz w:val="18"/>
                <w:szCs w:val="18"/>
              </w:rPr>
              <w:t>NL</w:t>
            </w:r>
            <w:r w:rsidRPr="00CB00C9">
              <w:rPr>
                <w:rFonts w:asciiTheme="minorHAnsi" w:hAnsiTheme="minorHAnsi"/>
                <w:sz w:val="18"/>
                <w:szCs w:val="18"/>
              </w:rPr>
              <w:t>)</w:t>
            </w:r>
          </w:p>
        </w:tc>
        <w:tc>
          <w:tcPr>
            <w:tcW w:w="5778" w:type="dxa"/>
          </w:tcPr>
          <w:p w14:paraId="389AA42D" w14:textId="77777777" w:rsidR="004508E8" w:rsidRPr="00144CC2" w:rsidRDefault="004508E8" w:rsidP="00723287">
            <w:pPr>
              <w:rPr>
                <w:rFonts w:asciiTheme="minorHAnsi" w:hAnsiTheme="minorHAnsi"/>
                <w:sz w:val="18"/>
                <w:szCs w:val="18"/>
              </w:rPr>
            </w:pPr>
            <w:r w:rsidRPr="007F6151">
              <w:rPr>
                <w:rFonts w:asciiTheme="minorHAnsi" w:hAnsiTheme="minorHAnsi"/>
                <w:sz w:val="18"/>
                <w:szCs w:val="18"/>
              </w:rPr>
              <w:t xml:space="preserve">&lt;&lt; calculated using </w:t>
            </w:r>
            <w:r>
              <w:rPr>
                <w:rFonts w:asciiTheme="minorHAnsi" w:hAnsiTheme="minorHAnsi"/>
                <w:sz w:val="18"/>
                <w:szCs w:val="18"/>
              </w:rPr>
              <w:t xml:space="preserve">62.2 </w:t>
            </w:r>
            <w:r w:rsidRPr="007F6151">
              <w:rPr>
                <w:rFonts w:asciiTheme="minorHAnsi" w:hAnsiTheme="minorHAnsi"/>
                <w:sz w:val="18"/>
                <w:szCs w:val="18"/>
              </w:rPr>
              <w:t>equation</w:t>
            </w:r>
            <w:r>
              <w:rPr>
                <w:rFonts w:asciiTheme="minorHAnsi" w:hAnsiTheme="minorHAnsi"/>
                <w:sz w:val="18"/>
                <w:szCs w:val="18"/>
              </w:rPr>
              <w:t xml:space="preserve"> </w:t>
            </w:r>
            <w:r w:rsidRPr="007F6151">
              <w:rPr>
                <w:rFonts w:asciiTheme="minorHAnsi" w:hAnsiTheme="minorHAnsi"/>
                <w:sz w:val="18"/>
                <w:szCs w:val="18"/>
              </w:rPr>
              <w:t xml:space="preserve">4.5: </w:t>
            </w:r>
            <w:r>
              <w:rPr>
                <w:rFonts w:asciiTheme="minorHAnsi" w:hAnsiTheme="minorHAnsi"/>
                <w:sz w:val="18"/>
                <w:szCs w:val="18"/>
              </w:rPr>
              <w:t>1000 x (row B06/row A0</w:t>
            </w:r>
            <w:r w:rsidR="00723287">
              <w:rPr>
                <w:rFonts w:asciiTheme="minorHAnsi" w:hAnsiTheme="minorHAnsi"/>
                <w:sz w:val="18"/>
                <w:szCs w:val="18"/>
              </w:rPr>
              <w:t>4</w:t>
            </w:r>
            <w:r>
              <w:rPr>
                <w:rFonts w:asciiTheme="minorHAnsi" w:hAnsiTheme="minorHAnsi"/>
                <w:sz w:val="18"/>
                <w:szCs w:val="18"/>
              </w:rPr>
              <w:t>)</w:t>
            </w:r>
            <w:r w:rsidRPr="007F6151">
              <w:rPr>
                <w:rFonts w:asciiTheme="minorHAnsi" w:hAnsiTheme="minorHAnsi"/>
                <w:sz w:val="18"/>
                <w:szCs w:val="18"/>
              </w:rPr>
              <w:t xml:space="preserve"> x (row B</w:t>
            </w:r>
            <w:r>
              <w:rPr>
                <w:rFonts w:asciiTheme="minorHAnsi" w:hAnsiTheme="minorHAnsi"/>
                <w:sz w:val="18"/>
                <w:szCs w:val="18"/>
              </w:rPr>
              <w:t>07</w:t>
            </w:r>
            <w:r w:rsidRPr="007F6151">
              <w:rPr>
                <w:rFonts w:asciiTheme="minorHAnsi" w:hAnsiTheme="minorHAnsi"/>
                <w:sz w:val="18"/>
                <w:szCs w:val="18"/>
              </w:rPr>
              <w:t xml:space="preserve"> / 8.2)</w:t>
            </w:r>
            <w:r>
              <w:rPr>
                <w:rFonts w:asciiTheme="minorHAnsi" w:hAnsiTheme="minorHAnsi"/>
                <w:sz w:val="18"/>
                <w:szCs w:val="18"/>
              </w:rPr>
              <w:t>^</w:t>
            </w:r>
            <w:r w:rsidRPr="007F6151">
              <w:rPr>
                <w:rFonts w:asciiTheme="minorHAnsi" w:hAnsiTheme="minorHAnsi"/>
                <w:sz w:val="18"/>
                <w:szCs w:val="18"/>
              </w:rPr>
              <w:t>0.4&gt;&gt;</w:t>
            </w:r>
          </w:p>
        </w:tc>
      </w:tr>
      <w:tr w:rsidR="004508E8" w:rsidRPr="00144CC2" w14:paraId="389AA432" w14:textId="77777777" w:rsidTr="00AB4772">
        <w:tc>
          <w:tcPr>
            <w:tcW w:w="586" w:type="dxa"/>
            <w:vAlign w:val="center"/>
          </w:tcPr>
          <w:p w14:paraId="389AA42F" w14:textId="77777777" w:rsidR="004508E8" w:rsidRPr="00144CC2" w:rsidRDefault="004508E8" w:rsidP="00F522A0">
            <w:pPr>
              <w:jc w:val="center"/>
              <w:rPr>
                <w:rFonts w:asciiTheme="minorHAnsi" w:hAnsiTheme="minorHAnsi"/>
                <w:sz w:val="18"/>
                <w:szCs w:val="18"/>
              </w:rPr>
            </w:pPr>
            <w:r>
              <w:rPr>
                <w:rFonts w:asciiTheme="minorHAnsi" w:hAnsiTheme="minorHAnsi"/>
                <w:sz w:val="18"/>
                <w:szCs w:val="18"/>
              </w:rPr>
              <w:t>10</w:t>
            </w:r>
          </w:p>
        </w:tc>
        <w:tc>
          <w:tcPr>
            <w:tcW w:w="4652" w:type="dxa"/>
            <w:vAlign w:val="center"/>
          </w:tcPr>
          <w:p w14:paraId="389AA430" w14:textId="34EF5752" w:rsidR="004508E8" w:rsidRPr="00144CC2" w:rsidRDefault="004508E8" w:rsidP="00FC099C">
            <w:pPr>
              <w:rPr>
                <w:rFonts w:asciiTheme="minorHAnsi" w:hAnsiTheme="minorHAnsi"/>
                <w:sz w:val="18"/>
                <w:szCs w:val="18"/>
              </w:rPr>
            </w:pPr>
            <w:r w:rsidRPr="00CB00C9">
              <w:rPr>
                <w:rFonts w:asciiTheme="minorHAnsi" w:hAnsiTheme="minorHAnsi"/>
                <w:sz w:val="18"/>
                <w:szCs w:val="18"/>
              </w:rPr>
              <w:t xml:space="preserve">Ventilation </w:t>
            </w:r>
            <w:r w:rsidR="00FC099C">
              <w:rPr>
                <w:rFonts w:asciiTheme="minorHAnsi" w:hAnsiTheme="minorHAnsi"/>
                <w:sz w:val="18"/>
                <w:szCs w:val="18"/>
              </w:rPr>
              <w:t>P</w:t>
            </w:r>
            <w:r w:rsidRPr="00CB00C9">
              <w:rPr>
                <w:rFonts w:asciiTheme="minorHAnsi" w:hAnsiTheme="minorHAnsi"/>
                <w:sz w:val="18"/>
                <w:szCs w:val="18"/>
              </w:rPr>
              <w:t xml:space="preserve">rovided by </w:t>
            </w:r>
            <w:r w:rsidR="00FC099C">
              <w:rPr>
                <w:rFonts w:asciiTheme="minorHAnsi" w:hAnsiTheme="minorHAnsi"/>
                <w:sz w:val="18"/>
                <w:szCs w:val="18"/>
              </w:rPr>
              <w:t>I</w:t>
            </w:r>
            <w:r w:rsidRPr="00CB00C9">
              <w:rPr>
                <w:rFonts w:asciiTheme="minorHAnsi" w:hAnsiTheme="minorHAnsi"/>
                <w:sz w:val="18"/>
                <w:szCs w:val="18"/>
              </w:rPr>
              <w:t>nfiltration</w:t>
            </w:r>
            <w:r>
              <w:rPr>
                <w:rFonts w:asciiTheme="minorHAnsi" w:hAnsiTheme="minorHAnsi"/>
                <w:sz w:val="18"/>
                <w:szCs w:val="18"/>
              </w:rPr>
              <w:t xml:space="preserve"> </w:t>
            </w:r>
            <w:r w:rsidR="00FC099C">
              <w:rPr>
                <w:rFonts w:asciiTheme="minorHAnsi" w:hAnsiTheme="minorHAnsi"/>
                <w:sz w:val="18"/>
                <w:szCs w:val="18"/>
              </w:rPr>
              <w:t>I</w:t>
            </w:r>
            <w:r>
              <w:rPr>
                <w:rFonts w:asciiTheme="minorHAnsi" w:hAnsiTheme="minorHAnsi"/>
                <w:sz w:val="18"/>
                <w:szCs w:val="18"/>
              </w:rPr>
              <w:t xml:space="preserve">n </w:t>
            </w:r>
            <w:r w:rsidRPr="00CB00C9">
              <w:rPr>
                <w:rFonts w:asciiTheme="minorHAnsi" w:hAnsiTheme="minorHAnsi"/>
                <w:sz w:val="18"/>
                <w:szCs w:val="18"/>
              </w:rPr>
              <w:t>(Qi</w:t>
            </w:r>
            <w:r w:rsidRPr="00FC099C">
              <w:rPr>
                <w:rFonts w:asciiTheme="minorHAnsi" w:hAnsiTheme="minorHAnsi"/>
                <w:sz w:val="18"/>
                <w:szCs w:val="18"/>
                <w:vertAlign w:val="subscript"/>
              </w:rPr>
              <w:t>nf</w:t>
            </w:r>
            <w:r w:rsidRPr="00CB00C9">
              <w:rPr>
                <w:rFonts w:asciiTheme="minorHAnsi" w:hAnsiTheme="minorHAnsi"/>
                <w:sz w:val="18"/>
                <w:szCs w:val="18"/>
              </w:rPr>
              <w:t>)</w:t>
            </w:r>
          </w:p>
        </w:tc>
        <w:tc>
          <w:tcPr>
            <w:tcW w:w="5778" w:type="dxa"/>
          </w:tcPr>
          <w:p w14:paraId="389AA431" w14:textId="77777777" w:rsidR="004508E8" w:rsidRPr="00144CC2" w:rsidRDefault="004508E8" w:rsidP="00723287">
            <w:pPr>
              <w:rPr>
                <w:rFonts w:asciiTheme="minorHAnsi" w:hAnsiTheme="minorHAnsi"/>
                <w:sz w:val="18"/>
                <w:szCs w:val="18"/>
              </w:rPr>
            </w:pPr>
            <w:r w:rsidRPr="007F6151">
              <w:rPr>
                <w:rFonts w:asciiTheme="minorHAnsi" w:hAnsiTheme="minorHAnsi"/>
                <w:sz w:val="18"/>
                <w:szCs w:val="18"/>
              </w:rPr>
              <w:t xml:space="preserve">&lt;&lt; calculated using </w:t>
            </w:r>
            <w:r>
              <w:rPr>
                <w:rFonts w:asciiTheme="minorHAnsi" w:hAnsiTheme="minorHAnsi"/>
                <w:sz w:val="18"/>
                <w:szCs w:val="18"/>
              </w:rPr>
              <w:t xml:space="preserve">62.2 </w:t>
            </w:r>
            <w:r w:rsidRPr="007F6151">
              <w:rPr>
                <w:rFonts w:asciiTheme="minorHAnsi" w:hAnsiTheme="minorHAnsi"/>
                <w:sz w:val="18"/>
                <w:szCs w:val="18"/>
              </w:rPr>
              <w:t>equation</w:t>
            </w:r>
            <w:r>
              <w:rPr>
                <w:rFonts w:asciiTheme="minorHAnsi" w:hAnsiTheme="minorHAnsi"/>
                <w:sz w:val="18"/>
                <w:szCs w:val="18"/>
              </w:rPr>
              <w:t xml:space="preserve"> </w:t>
            </w:r>
            <w:r w:rsidRPr="007F6151">
              <w:rPr>
                <w:rFonts w:asciiTheme="minorHAnsi" w:hAnsiTheme="minorHAnsi"/>
                <w:sz w:val="18"/>
                <w:szCs w:val="18"/>
              </w:rPr>
              <w:t>4.</w:t>
            </w:r>
            <w:r>
              <w:rPr>
                <w:rFonts w:asciiTheme="minorHAnsi" w:hAnsiTheme="minorHAnsi"/>
                <w:sz w:val="18"/>
                <w:szCs w:val="18"/>
              </w:rPr>
              <w:t>6a</w:t>
            </w:r>
            <w:r w:rsidRPr="007F6151">
              <w:rPr>
                <w:rFonts w:asciiTheme="minorHAnsi" w:hAnsiTheme="minorHAnsi"/>
                <w:sz w:val="18"/>
                <w:szCs w:val="18"/>
              </w:rPr>
              <w:t>:</w:t>
            </w:r>
            <w:r>
              <w:rPr>
                <w:rFonts w:asciiTheme="minorHAnsi" w:hAnsiTheme="minorHAnsi"/>
                <w:sz w:val="18"/>
                <w:szCs w:val="18"/>
              </w:rPr>
              <w:t xml:space="preserve"> (row B09</w:t>
            </w:r>
            <w:r w:rsidRPr="007F6151">
              <w:rPr>
                <w:rFonts w:asciiTheme="minorHAnsi" w:hAnsiTheme="minorHAnsi"/>
                <w:sz w:val="18"/>
                <w:szCs w:val="18"/>
              </w:rPr>
              <w:t xml:space="preserve"> </w:t>
            </w:r>
            <w:r>
              <w:rPr>
                <w:rFonts w:asciiTheme="minorHAnsi" w:hAnsiTheme="minorHAnsi"/>
                <w:sz w:val="18"/>
                <w:szCs w:val="18"/>
              </w:rPr>
              <w:t>x row B08</w:t>
            </w:r>
            <w:r w:rsidRPr="007F6151">
              <w:rPr>
                <w:rFonts w:asciiTheme="minorHAnsi" w:hAnsiTheme="minorHAnsi"/>
                <w:sz w:val="18"/>
                <w:szCs w:val="18"/>
              </w:rPr>
              <w:t xml:space="preserve"> x </w:t>
            </w:r>
            <w:r>
              <w:rPr>
                <w:rFonts w:asciiTheme="minorHAnsi" w:hAnsiTheme="minorHAnsi"/>
                <w:sz w:val="18"/>
                <w:szCs w:val="18"/>
              </w:rPr>
              <w:t>A0</w:t>
            </w:r>
            <w:r w:rsidR="00723287">
              <w:rPr>
                <w:rFonts w:asciiTheme="minorHAnsi" w:hAnsiTheme="minorHAnsi"/>
                <w:sz w:val="18"/>
                <w:szCs w:val="18"/>
              </w:rPr>
              <w:t>4</w:t>
            </w:r>
            <w:r>
              <w:rPr>
                <w:rFonts w:asciiTheme="minorHAnsi" w:hAnsiTheme="minorHAnsi"/>
                <w:sz w:val="18"/>
                <w:szCs w:val="18"/>
              </w:rPr>
              <w:t>)/7.3, (CFM)</w:t>
            </w:r>
            <w:r w:rsidRPr="007F6151">
              <w:rPr>
                <w:rFonts w:asciiTheme="minorHAnsi" w:hAnsiTheme="minorHAnsi"/>
                <w:sz w:val="18"/>
                <w:szCs w:val="18"/>
              </w:rPr>
              <w:t>&gt;&gt;</w:t>
            </w:r>
          </w:p>
        </w:tc>
      </w:tr>
      <w:tr w:rsidR="004508E8" w:rsidRPr="00144CC2" w14:paraId="389AA436" w14:textId="77777777" w:rsidTr="00AB4772">
        <w:tc>
          <w:tcPr>
            <w:tcW w:w="586" w:type="dxa"/>
            <w:vAlign w:val="center"/>
          </w:tcPr>
          <w:p w14:paraId="389AA433" w14:textId="77777777" w:rsidR="004508E8" w:rsidRPr="00144CC2" w:rsidRDefault="004508E8" w:rsidP="00F522A0">
            <w:pPr>
              <w:jc w:val="center"/>
              <w:rPr>
                <w:rFonts w:asciiTheme="minorHAnsi" w:hAnsiTheme="minorHAnsi"/>
                <w:sz w:val="18"/>
                <w:szCs w:val="18"/>
              </w:rPr>
            </w:pPr>
            <w:r>
              <w:rPr>
                <w:rFonts w:asciiTheme="minorHAnsi" w:hAnsiTheme="minorHAnsi"/>
                <w:sz w:val="18"/>
                <w:szCs w:val="18"/>
              </w:rPr>
              <w:t>11</w:t>
            </w:r>
          </w:p>
        </w:tc>
        <w:tc>
          <w:tcPr>
            <w:tcW w:w="4652" w:type="dxa"/>
            <w:vAlign w:val="center"/>
          </w:tcPr>
          <w:p w14:paraId="389AA434" w14:textId="77777777" w:rsidR="004508E8" w:rsidRPr="00144CC2" w:rsidRDefault="004508E8" w:rsidP="003F1A71">
            <w:pPr>
              <w:rPr>
                <w:rFonts w:asciiTheme="minorHAnsi" w:hAnsiTheme="minorHAnsi"/>
                <w:sz w:val="18"/>
                <w:szCs w:val="18"/>
              </w:rPr>
            </w:pPr>
            <w:r>
              <w:rPr>
                <w:rFonts w:asciiTheme="minorHAnsi" w:hAnsiTheme="minorHAnsi"/>
                <w:sz w:val="18"/>
                <w:szCs w:val="18"/>
              </w:rPr>
              <w:t xml:space="preserve">Required </w:t>
            </w:r>
            <w:r w:rsidRPr="00CB00C9">
              <w:rPr>
                <w:rFonts w:asciiTheme="minorHAnsi" w:hAnsiTheme="minorHAnsi"/>
                <w:sz w:val="18"/>
                <w:szCs w:val="18"/>
              </w:rPr>
              <w:t>Continuous Whole-Building Ventilation Rate</w:t>
            </w:r>
            <w:r>
              <w:rPr>
                <w:rFonts w:asciiTheme="minorHAnsi" w:hAnsiTheme="minorHAnsi"/>
                <w:sz w:val="18"/>
                <w:szCs w:val="18"/>
              </w:rPr>
              <w:t xml:space="preserve"> </w:t>
            </w:r>
            <w:r w:rsidRPr="00CB00C9">
              <w:rPr>
                <w:rFonts w:asciiTheme="minorHAnsi" w:hAnsiTheme="minorHAnsi"/>
                <w:sz w:val="18"/>
                <w:szCs w:val="18"/>
              </w:rPr>
              <w:t>(Q</w:t>
            </w:r>
            <w:r w:rsidRPr="00CB00C9">
              <w:rPr>
                <w:rFonts w:asciiTheme="minorHAnsi" w:hAnsiTheme="minorHAnsi"/>
                <w:sz w:val="18"/>
                <w:szCs w:val="18"/>
                <w:vertAlign w:val="subscript"/>
              </w:rPr>
              <w:t>fan</w:t>
            </w:r>
            <w:r w:rsidRPr="00CB00C9">
              <w:rPr>
                <w:rFonts w:asciiTheme="minorHAnsi" w:hAnsiTheme="minorHAnsi"/>
                <w:sz w:val="18"/>
                <w:szCs w:val="18"/>
              </w:rPr>
              <w:t>)</w:t>
            </w:r>
          </w:p>
        </w:tc>
        <w:tc>
          <w:tcPr>
            <w:tcW w:w="5778" w:type="dxa"/>
          </w:tcPr>
          <w:p w14:paraId="389AA435" w14:textId="77777777" w:rsidR="004508E8" w:rsidRPr="00144CC2" w:rsidRDefault="004508E8" w:rsidP="00F522A0">
            <w:pPr>
              <w:rPr>
                <w:rFonts w:asciiTheme="minorHAnsi" w:hAnsiTheme="minorHAnsi"/>
                <w:sz w:val="18"/>
                <w:szCs w:val="18"/>
              </w:rPr>
            </w:pPr>
            <w:r w:rsidRPr="007F6151">
              <w:rPr>
                <w:rFonts w:asciiTheme="minorHAnsi" w:hAnsiTheme="minorHAnsi"/>
                <w:sz w:val="18"/>
                <w:szCs w:val="18"/>
              </w:rPr>
              <w:t>&lt;&lt;calculated using equation 4.7: row B</w:t>
            </w:r>
            <w:r>
              <w:rPr>
                <w:rFonts w:asciiTheme="minorHAnsi" w:hAnsiTheme="minorHAnsi"/>
                <w:sz w:val="18"/>
                <w:szCs w:val="18"/>
              </w:rPr>
              <w:t>0</w:t>
            </w:r>
            <w:r w:rsidRPr="007F6151">
              <w:rPr>
                <w:rFonts w:asciiTheme="minorHAnsi" w:hAnsiTheme="minorHAnsi"/>
                <w:sz w:val="18"/>
                <w:szCs w:val="18"/>
              </w:rPr>
              <w:t>1 – row B</w:t>
            </w:r>
            <w:r>
              <w:rPr>
                <w:rFonts w:asciiTheme="minorHAnsi" w:hAnsiTheme="minorHAnsi"/>
                <w:sz w:val="18"/>
                <w:szCs w:val="18"/>
              </w:rPr>
              <w:t>10</w:t>
            </w:r>
            <w:r w:rsidRPr="007F6151">
              <w:rPr>
                <w:rFonts w:asciiTheme="minorHAnsi" w:hAnsiTheme="minorHAnsi"/>
                <w:sz w:val="18"/>
                <w:szCs w:val="18"/>
              </w:rPr>
              <w:t>, (</w:t>
            </w:r>
            <w:r>
              <w:rPr>
                <w:rFonts w:asciiTheme="minorHAnsi" w:hAnsiTheme="minorHAnsi"/>
                <w:sz w:val="18"/>
                <w:szCs w:val="18"/>
              </w:rPr>
              <w:t>CFM</w:t>
            </w:r>
            <w:r w:rsidRPr="007F6151">
              <w:rPr>
                <w:rFonts w:asciiTheme="minorHAnsi" w:hAnsiTheme="minorHAnsi"/>
                <w:sz w:val="18"/>
                <w:szCs w:val="18"/>
              </w:rPr>
              <w:t>)&gt;&gt;</w:t>
            </w:r>
          </w:p>
        </w:tc>
      </w:tr>
    </w:tbl>
    <w:p w14:paraId="389AA437" w14:textId="77777777" w:rsidR="00AB4772" w:rsidRDefault="00AB4772"/>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3"/>
        <w:gridCol w:w="4652"/>
        <w:gridCol w:w="5771"/>
      </w:tblGrid>
      <w:tr w:rsidR="006563FB" w:rsidRPr="00144CC2" w14:paraId="389AA439" w14:textId="77777777" w:rsidTr="00AB4772">
        <w:tc>
          <w:tcPr>
            <w:tcW w:w="11016" w:type="dxa"/>
            <w:gridSpan w:val="3"/>
            <w:vAlign w:val="center"/>
          </w:tcPr>
          <w:p w14:paraId="53013B7E" w14:textId="77777777" w:rsidR="00F71FD4" w:rsidRPr="00041647" w:rsidRDefault="006563FB" w:rsidP="00F611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041647">
              <w:rPr>
                <w:rFonts w:asciiTheme="minorHAnsi" w:hAnsiTheme="minorHAnsi"/>
                <w:b/>
                <w:szCs w:val="18"/>
              </w:rPr>
              <w:t>C. Intermittent Ventilation</w:t>
            </w:r>
          </w:p>
          <w:p w14:paraId="389AA438" w14:textId="53814DD1" w:rsidR="006563FB" w:rsidRPr="00144CC2" w:rsidRDefault="006563FB" w:rsidP="00F6119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44CC2">
              <w:rPr>
                <w:rFonts w:asciiTheme="minorHAnsi" w:hAnsiTheme="minorHAnsi"/>
                <w:sz w:val="18"/>
                <w:szCs w:val="18"/>
              </w:rPr>
              <w:t xml:space="preserve">The effective ventilation rate of an </w:t>
            </w:r>
            <w:r w:rsidRPr="00144CC2">
              <w:rPr>
                <w:rFonts w:asciiTheme="minorHAnsi" w:hAnsiTheme="minorHAnsi"/>
                <w:b/>
                <w:sz w:val="18"/>
                <w:szCs w:val="18"/>
              </w:rPr>
              <w:t>intermittent</w:t>
            </w:r>
            <w:r w:rsidRPr="00144CC2">
              <w:rPr>
                <w:rFonts w:asciiTheme="minorHAnsi" w:hAnsiTheme="minorHAnsi"/>
                <w:sz w:val="18"/>
                <w:szCs w:val="18"/>
              </w:rPr>
              <w:t xml:space="preserve"> system is the combination of its delivered capacity, its fractional on-time, cycle time, and the ventilation effectiveness from Table 4.2.</w:t>
            </w:r>
          </w:p>
        </w:tc>
      </w:tr>
      <w:tr w:rsidR="006563FB" w:rsidRPr="00144CC2" w14:paraId="389AA43D" w14:textId="77777777" w:rsidTr="00AB4772">
        <w:tc>
          <w:tcPr>
            <w:tcW w:w="593" w:type="dxa"/>
            <w:vAlign w:val="center"/>
          </w:tcPr>
          <w:p w14:paraId="389AA43A" w14:textId="77777777" w:rsidR="006563FB" w:rsidRPr="00144CC2" w:rsidRDefault="006563FB"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44CC2">
              <w:rPr>
                <w:rFonts w:asciiTheme="minorHAnsi" w:hAnsiTheme="minorHAnsi"/>
                <w:sz w:val="18"/>
                <w:szCs w:val="18"/>
              </w:rPr>
              <w:t>01</w:t>
            </w:r>
          </w:p>
        </w:tc>
        <w:tc>
          <w:tcPr>
            <w:tcW w:w="4652" w:type="dxa"/>
          </w:tcPr>
          <w:p w14:paraId="389AA43B" w14:textId="77777777" w:rsidR="006563FB" w:rsidRPr="00144CC2" w:rsidRDefault="006563FB"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44CC2">
              <w:rPr>
                <w:rFonts w:asciiTheme="minorHAnsi" w:hAnsiTheme="minorHAnsi"/>
                <w:sz w:val="18"/>
                <w:szCs w:val="18"/>
              </w:rPr>
              <w:t>In a single on off cycle, what is the ON time in hours?</w:t>
            </w:r>
          </w:p>
        </w:tc>
        <w:tc>
          <w:tcPr>
            <w:tcW w:w="5771" w:type="dxa"/>
          </w:tcPr>
          <w:p w14:paraId="389AA43C" w14:textId="77777777" w:rsidR="006563FB" w:rsidRPr="00144CC2" w:rsidRDefault="006563FB"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44CC2">
              <w:rPr>
                <w:rFonts w:asciiTheme="minorHAnsi" w:hAnsiTheme="minorHAnsi"/>
                <w:sz w:val="18"/>
                <w:szCs w:val="18"/>
              </w:rPr>
              <w:t>&lt;&lt;user entry (hours)&gt;&gt;</w:t>
            </w:r>
          </w:p>
        </w:tc>
      </w:tr>
      <w:tr w:rsidR="006563FB" w:rsidRPr="00144CC2" w14:paraId="389AA441" w14:textId="77777777" w:rsidTr="00AB4772">
        <w:tc>
          <w:tcPr>
            <w:tcW w:w="593" w:type="dxa"/>
            <w:vAlign w:val="center"/>
          </w:tcPr>
          <w:p w14:paraId="389AA43E" w14:textId="77777777" w:rsidR="006563FB" w:rsidRPr="00144CC2" w:rsidRDefault="006563FB"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44CC2">
              <w:rPr>
                <w:rFonts w:asciiTheme="minorHAnsi" w:hAnsiTheme="minorHAnsi"/>
                <w:sz w:val="18"/>
                <w:szCs w:val="18"/>
              </w:rPr>
              <w:t>02</w:t>
            </w:r>
          </w:p>
        </w:tc>
        <w:tc>
          <w:tcPr>
            <w:tcW w:w="4652" w:type="dxa"/>
          </w:tcPr>
          <w:p w14:paraId="389AA43F" w14:textId="77777777" w:rsidR="006563FB" w:rsidRPr="00144CC2" w:rsidRDefault="006563FB"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44CC2">
              <w:rPr>
                <w:rFonts w:asciiTheme="minorHAnsi" w:hAnsiTheme="minorHAnsi"/>
                <w:sz w:val="18"/>
                <w:szCs w:val="18"/>
              </w:rPr>
              <w:t xml:space="preserve">In a single on off cycle, what is the OFF time in hours?  </w:t>
            </w:r>
          </w:p>
        </w:tc>
        <w:tc>
          <w:tcPr>
            <w:tcW w:w="5771" w:type="dxa"/>
          </w:tcPr>
          <w:p w14:paraId="389AA440" w14:textId="77777777" w:rsidR="006563FB" w:rsidRPr="00144CC2" w:rsidRDefault="006563FB"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44CC2">
              <w:rPr>
                <w:rFonts w:asciiTheme="minorHAnsi" w:hAnsiTheme="minorHAnsi"/>
                <w:sz w:val="18"/>
                <w:szCs w:val="18"/>
              </w:rPr>
              <w:t>&lt;&lt;user entry (hours)&gt;&gt;</w:t>
            </w:r>
          </w:p>
        </w:tc>
      </w:tr>
      <w:tr w:rsidR="004508E8" w:rsidRPr="00144CC2" w14:paraId="389AA445" w14:textId="77777777" w:rsidTr="00041647">
        <w:tc>
          <w:tcPr>
            <w:tcW w:w="593" w:type="dxa"/>
            <w:vAlign w:val="center"/>
          </w:tcPr>
          <w:p w14:paraId="389AA442" w14:textId="77777777" w:rsidR="004508E8" w:rsidRPr="00144CC2" w:rsidRDefault="004508E8"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03</w:t>
            </w:r>
          </w:p>
        </w:tc>
        <w:tc>
          <w:tcPr>
            <w:tcW w:w="4652" w:type="dxa"/>
            <w:vAlign w:val="center"/>
          </w:tcPr>
          <w:p w14:paraId="389AA443" w14:textId="710280DF" w:rsidR="004508E8" w:rsidRPr="00144CC2" w:rsidRDefault="004508E8" w:rsidP="00F71FD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Fan Cycle Time Check</w:t>
            </w:r>
          </w:p>
        </w:tc>
        <w:tc>
          <w:tcPr>
            <w:tcW w:w="5771" w:type="dxa"/>
          </w:tcPr>
          <w:p w14:paraId="389AA444" w14:textId="77777777" w:rsidR="004508E8" w:rsidRPr="00144CC2" w:rsidRDefault="004508E8"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FF45F6">
              <w:rPr>
                <w:rFonts w:ascii="Calibri" w:hAnsi="Calibri"/>
                <w:sz w:val="18"/>
                <w:szCs w:val="18"/>
              </w:rPr>
              <w:t>&lt;&lt;calculated value, (row C</w:t>
            </w:r>
            <w:r>
              <w:rPr>
                <w:rFonts w:ascii="Calibri" w:hAnsi="Calibri"/>
                <w:sz w:val="18"/>
                <w:szCs w:val="18"/>
              </w:rPr>
              <w:t>01 + C02</w:t>
            </w:r>
            <w:r w:rsidRPr="00FF45F6">
              <w:rPr>
                <w:rFonts w:ascii="Calibri" w:hAnsi="Calibri"/>
                <w:sz w:val="18"/>
                <w:szCs w:val="18"/>
              </w:rPr>
              <w:t>),</w:t>
            </w:r>
            <w:r>
              <w:rPr>
                <w:rFonts w:ascii="Calibri" w:hAnsi="Calibri"/>
                <w:sz w:val="18"/>
                <w:szCs w:val="18"/>
              </w:rPr>
              <w:t xml:space="preserve"> </w:t>
            </w:r>
            <w:r w:rsidRPr="00FF45F6">
              <w:rPr>
                <w:rFonts w:ascii="Calibri" w:hAnsi="Calibri"/>
                <w:sz w:val="18"/>
                <w:szCs w:val="18"/>
              </w:rPr>
              <w:t xml:space="preserve">if </w:t>
            </w:r>
            <w:r>
              <w:rPr>
                <w:rFonts w:ascii="Calibri" w:hAnsi="Calibri"/>
                <w:sz w:val="18"/>
                <w:szCs w:val="18"/>
              </w:rPr>
              <w:t xml:space="preserve">less than or </w:t>
            </w:r>
            <w:r w:rsidRPr="00FF45F6">
              <w:rPr>
                <w:rFonts w:ascii="Calibri" w:hAnsi="Calibri"/>
                <w:sz w:val="18"/>
                <w:szCs w:val="18"/>
              </w:rPr>
              <w:t>equal to</w:t>
            </w:r>
            <w:r>
              <w:rPr>
                <w:rFonts w:ascii="Calibri" w:hAnsi="Calibri"/>
                <w:sz w:val="18"/>
                <w:szCs w:val="18"/>
              </w:rPr>
              <w:t xml:space="preserve"> 24 Hours</w:t>
            </w:r>
            <w:r w:rsidRPr="00FF45F6">
              <w:rPr>
                <w:rFonts w:ascii="Calibri" w:hAnsi="Calibri"/>
                <w:sz w:val="18"/>
                <w:szCs w:val="18"/>
              </w:rPr>
              <w:t>, report “</w:t>
            </w:r>
            <w:r>
              <w:rPr>
                <w:rFonts w:ascii="Calibri" w:hAnsi="Calibri"/>
                <w:sz w:val="18"/>
                <w:szCs w:val="18"/>
              </w:rPr>
              <w:t xml:space="preserve">Fan Cycle Time Meets Requirement; </w:t>
            </w:r>
            <w:r w:rsidRPr="00FF45F6">
              <w:rPr>
                <w:rFonts w:ascii="Calibri" w:hAnsi="Calibri"/>
                <w:sz w:val="18"/>
                <w:szCs w:val="18"/>
              </w:rPr>
              <w:t>if</w:t>
            </w:r>
            <w:r>
              <w:rPr>
                <w:rFonts w:ascii="Calibri" w:hAnsi="Calibri"/>
                <w:sz w:val="18"/>
                <w:szCs w:val="18"/>
              </w:rPr>
              <w:t xml:space="preserve"> greater </w:t>
            </w:r>
            <w:r w:rsidRPr="00FF45F6">
              <w:rPr>
                <w:rFonts w:ascii="Calibri" w:hAnsi="Calibri"/>
                <w:sz w:val="18"/>
                <w:szCs w:val="18"/>
              </w:rPr>
              <w:t xml:space="preserve">than </w:t>
            </w:r>
            <w:r>
              <w:rPr>
                <w:rFonts w:ascii="Calibri" w:hAnsi="Calibri"/>
                <w:sz w:val="18"/>
                <w:szCs w:val="18"/>
              </w:rPr>
              <w:t xml:space="preserve">24 hours, </w:t>
            </w:r>
            <w:r w:rsidRPr="00FF45F6">
              <w:rPr>
                <w:rFonts w:ascii="Calibri" w:hAnsi="Calibri"/>
                <w:sz w:val="18"/>
                <w:szCs w:val="18"/>
              </w:rPr>
              <w:t>report “</w:t>
            </w:r>
            <w:r>
              <w:rPr>
                <w:rFonts w:ascii="Calibri" w:hAnsi="Calibri"/>
                <w:sz w:val="18"/>
                <w:szCs w:val="18"/>
              </w:rPr>
              <w:t>Fan Cycle Time Does Not Meet Requirement</w:t>
            </w:r>
            <w:r w:rsidRPr="00FF45F6">
              <w:rPr>
                <w:rFonts w:ascii="Calibri" w:hAnsi="Calibri"/>
                <w:sz w:val="18"/>
                <w:szCs w:val="18"/>
              </w:rPr>
              <w:t xml:space="preserve"> - </w:t>
            </w:r>
            <w:r w:rsidRPr="00FF45F6">
              <w:rPr>
                <w:rFonts w:ascii="Calibri" w:hAnsi="Calibri"/>
                <w:b/>
                <w:sz w:val="18"/>
                <w:szCs w:val="18"/>
              </w:rPr>
              <w:t>Do Not Proceed</w:t>
            </w:r>
            <w:r w:rsidRPr="00FF45F6">
              <w:rPr>
                <w:rFonts w:ascii="Calibri" w:hAnsi="Calibri"/>
                <w:sz w:val="18"/>
                <w:szCs w:val="18"/>
              </w:rPr>
              <w:t xml:space="preserve">”&gt;&gt; </w:t>
            </w:r>
          </w:p>
        </w:tc>
      </w:tr>
      <w:tr w:rsidR="004508E8" w:rsidRPr="00144CC2" w14:paraId="389AA449" w14:textId="77777777" w:rsidTr="00041647">
        <w:tc>
          <w:tcPr>
            <w:tcW w:w="593" w:type="dxa"/>
            <w:vAlign w:val="center"/>
          </w:tcPr>
          <w:p w14:paraId="389AA446" w14:textId="77777777" w:rsidR="004508E8" w:rsidRPr="00144CC2" w:rsidRDefault="004508E8"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04</w:t>
            </w:r>
          </w:p>
        </w:tc>
        <w:tc>
          <w:tcPr>
            <w:tcW w:w="4652" w:type="dxa"/>
            <w:vAlign w:val="center"/>
          </w:tcPr>
          <w:p w14:paraId="389AA447" w14:textId="5CF5C37F" w:rsidR="004508E8" w:rsidRPr="00144CC2" w:rsidRDefault="004508E8" w:rsidP="00F71FD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Daily </w:t>
            </w:r>
            <w:r w:rsidR="00F71FD4">
              <w:rPr>
                <w:rFonts w:asciiTheme="minorHAnsi" w:hAnsiTheme="minorHAnsi"/>
                <w:sz w:val="18"/>
                <w:szCs w:val="18"/>
              </w:rPr>
              <w:t>F</w:t>
            </w:r>
            <w:r w:rsidRPr="0055507E">
              <w:rPr>
                <w:rFonts w:asciiTheme="minorHAnsi" w:hAnsiTheme="minorHAnsi"/>
                <w:sz w:val="18"/>
                <w:szCs w:val="18"/>
              </w:rPr>
              <w:t xml:space="preserve">ractional </w:t>
            </w:r>
            <w:r w:rsidR="00F71FD4">
              <w:rPr>
                <w:rFonts w:asciiTheme="minorHAnsi" w:hAnsiTheme="minorHAnsi"/>
                <w:sz w:val="18"/>
                <w:szCs w:val="18"/>
              </w:rPr>
              <w:t>O</w:t>
            </w:r>
            <w:r w:rsidRPr="0055507E">
              <w:rPr>
                <w:rFonts w:asciiTheme="minorHAnsi" w:hAnsiTheme="minorHAnsi"/>
                <w:sz w:val="18"/>
                <w:szCs w:val="18"/>
              </w:rPr>
              <w:t xml:space="preserve">n </w:t>
            </w:r>
            <w:r w:rsidR="00F71FD4">
              <w:rPr>
                <w:rFonts w:asciiTheme="minorHAnsi" w:hAnsiTheme="minorHAnsi"/>
                <w:sz w:val="18"/>
                <w:szCs w:val="18"/>
              </w:rPr>
              <w:t>T</w:t>
            </w:r>
            <w:r w:rsidRPr="0055507E">
              <w:rPr>
                <w:rFonts w:asciiTheme="minorHAnsi" w:hAnsiTheme="minorHAnsi"/>
                <w:sz w:val="18"/>
                <w:szCs w:val="18"/>
              </w:rPr>
              <w:t>ime (</w:t>
            </w:r>
            <w:r w:rsidRPr="0055507E">
              <w:rPr>
                <w:rFonts w:asciiTheme="minorHAnsi" w:hAnsiTheme="minorHAnsi"/>
                <w:i/>
                <w:sz w:val="18"/>
                <w:szCs w:val="18"/>
              </w:rPr>
              <w:t xml:space="preserve">f </w:t>
            </w:r>
            <w:r w:rsidRPr="0055507E">
              <w:rPr>
                <w:rFonts w:asciiTheme="minorHAnsi" w:hAnsiTheme="minorHAnsi"/>
                <w:sz w:val="18"/>
                <w:szCs w:val="18"/>
              </w:rPr>
              <w:t>used in Table 4.2)</w:t>
            </w:r>
          </w:p>
        </w:tc>
        <w:tc>
          <w:tcPr>
            <w:tcW w:w="5771" w:type="dxa"/>
          </w:tcPr>
          <w:p w14:paraId="389AA448" w14:textId="77777777" w:rsidR="004508E8" w:rsidRPr="00144CC2" w:rsidRDefault="004508E8" w:rsidP="003F1A7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&lt;&lt;calculated value: row C01 / (row C01 + row C02)&gt;&gt;</w:t>
            </w:r>
          </w:p>
        </w:tc>
      </w:tr>
      <w:tr w:rsidR="004508E8" w:rsidRPr="00144CC2" w14:paraId="389AA44D" w14:textId="77777777" w:rsidTr="00041647">
        <w:tc>
          <w:tcPr>
            <w:tcW w:w="593" w:type="dxa"/>
            <w:vAlign w:val="center"/>
          </w:tcPr>
          <w:p w14:paraId="389AA44A" w14:textId="77777777" w:rsidR="004508E8" w:rsidRPr="00144CC2" w:rsidRDefault="004508E8"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05</w:t>
            </w:r>
          </w:p>
        </w:tc>
        <w:tc>
          <w:tcPr>
            <w:tcW w:w="4652" w:type="dxa"/>
            <w:vAlign w:val="center"/>
          </w:tcPr>
          <w:p w14:paraId="389AA44B" w14:textId="5B59CFC1" w:rsidR="004508E8" w:rsidRPr="00144CC2" w:rsidRDefault="004508E8" w:rsidP="00F71FD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w:t>
            </w:r>
            <w:r w:rsidR="00F71FD4">
              <w:rPr>
                <w:rFonts w:asciiTheme="minorHAnsi" w:hAnsiTheme="minorHAnsi"/>
                <w:sz w:val="18"/>
                <w:szCs w:val="18"/>
              </w:rPr>
              <w:t>O</w:t>
            </w:r>
            <w:r w:rsidRPr="0055507E">
              <w:rPr>
                <w:rFonts w:asciiTheme="minorHAnsi" w:hAnsiTheme="minorHAnsi"/>
                <w:sz w:val="18"/>
                <w:szCs w:val="18"/>
              </w:rPr>
              <w:t xml:space="preserve">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p>
        </w:tc>
        <w:tc>
          <w:tcPr>
            <w:tcW w:w="5771" w:type="dxa"/>
          </w:tcPr>
          <w:p w14:paraId="389AA44C" w14:textId="77777777" w:rsidR="004508E8" w:rsidRPr="00144CC2" w:rsidRDefault="004508E8" w:rsidP="00775B6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FF45F6">
              <w:rPr>
                <w:rFonts w:ascii="Calibri" w:hAnsi="Calibri"/>
                <w:sz w:val="18"/>
                <w:szCs w:val="18"/>
              </w:rPr>
              <w:t>&lt;&lt;calculated value, (row C</w:t>
            </w:r>
            <w:r>
              <w:rPr>
                <w:rFonts w:ascii="Calibri" w:hAnsi="Calibri"/>
                <w:sz w:val="18"/>
                <w:szCs w:val="18"/>
              </w:rPr>
              <w:t>04</w:t>
            </w:r>
            <w:r w:rsidRPr="00FF45F6">
              <w:rPr>
                <w:rFonts w:ascii="Calibri" w:hAnsi="Calibri"/>
                <w:sz w:val="18"/>
                <w:szCs w:val="18"/>
              </w:rPr>
              <w:t>),</w:t>
            </w:r>
            <w:r>
              <w:rPr>
                <w:rFonts w:ascii="Calibri" w:hAnsi="Calibri"/>
                <w:sz w:val="18"/>
                <w:szCs w:val="18"/>
              </w:rPr>
              <w:t xml:space="preserve"> </w:t>
            </w:r>
            <w:r w:rsidRPr="00FF45F6">
              <w:rPr>
                <w:rFonts w:ascii="Calibri" w:hAnsi="Calibri"/>
                <w:sz w:val="18"/>
                <w:szCs w:val="18"/>
              </w:rPr>
              <w:t xml:space="preserve">if </w:t>
            </w:r>
            <w:r>
              <w:rPr>
                <w:rFonts w:ascii="Calibri" w:hAnsi="Calibri"/>
                <w:sz w:val="18"/>
                <w:szCs w:val="18"/>
              </w:rPr>
              <w:t xml:space="preserve">greater than or </w:t>
            </w:r>
            <w:r w:rsidRPr="00FF45F6">
              <w:rPr>
                <w:rFonts w:ascii="Calibri" w:hAnsi="Calibri"/>
                <w:sz w:val="18"/>
                <w:szCs w:val="18"/>
              </w:rPr>
              <w:t>equal to</w:t>
            </w:r>
            <w:r>
              <w:rPr>
                <w:rFonts w:ascii="Calibri" w:hAnsi="Calibri"/>
                <w:sz w:val="18"/>
                <w:szCs w:val="18"/>
              </w:rPr>
              <w:t xml:space="preserve"> 0.1</w:t>
            </w:r>
            <w:r w:rsidRPr="00FF45F6">
              <w:rPr>
                <w:rFonts w:ascii="Calibri" w:hAnsi="Calibri"/>
                <w:sz w:val="18"/>
                <w:szCs w:val="18"/>
              </w:rPr>
              <w:t>, report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Meets Requirement; </w:t>
            </w:r>
            <w:r w:rsidRPr="00FF45F6">
              <w:rPr>
                <w:rFonts w:ascii="Calibri" w:hAnsi="Calibri"/>
                <w:sz w:val="18"/>
                <w:szCs w:val="18"/>
              </w:rPr>
              <w:t>if</w:t>
            </w:r>
            <w:r>
              <w:rPr>
                <w:rFonts w:ascii="Calibri" w:hAnsi="Calibri"/>
                <w:sz w:val="18"/>
                <w:szCs w:val="18"/>
              </w:rPr>
              <w:t xml:space="preserve"> less than 0.1, </w:t>
            </w:r>
            <w:r w:rsidRPr="00FF45F6">
              <w:rPr>
                <w:rFonts w:ascii="Calibri" w:hAnsi="Calibri"/>
                <w:sz w:val="18"/>
                <w:szCs w:val="18"/>
              </w:rPr>
              <w:t>report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Does Not Meet Requirement</w:t>
            </w:r>
            <w:r w:rsidRPr="00FF45F6">
              <w:rPr>
                <w:rFonts w:ascii="Calibri" w:hAnsi="Calibri"/>
                <w:sz w:val="18"/>
                <w:szCs w:val="18"/>
              </w:rPr>
              <w:t xml:space="preserve"> - </w:t>
            </w:r>
            <w:r w:rsidRPr="00FF45F6">
              <w:rPr>
                <w:rFonts w:ascii="Calibri" w:hAnsi="Calibri"/>
                <w:b/>
                <w:sz w:val="18"/>
                <w:szCs w:val="18"/>
              </w:rPr>
              <w:t>Do Not Proceed</w:t>
            </w:r>
            <w:r w:rsidRPr="00FF45F6">
              <w:rPr>
                <w:rFonts w:ascii="Calibri" w:hAnsi="Calibri"/>
                <w:sz w:val="18"/>
                <w:szCs w:val="18"/>
              </w:rPr>
              <w:t>”&gt;&gt;</w:t>
            </w:r>
          </w:p>
        </w:tc>
      </w:tr>
      <w:tr w:rsidR="004508E8" w:rsidRPr="00144CC2" w14:paraId="389AA451" w14:textId="77777777" w:rsidTr="00041647">
        <w:tc>
          <w:tcPr>
            <w:tcW w:w="593" w:type="dxa"/>
            <w:vAlign w:val="center"/>
          </w:tcPr>
          <w:p w14:paraId="389AA44E" w14:textId="77777777" w:rsidR="004508E8" w:rsidRPr="00144CC2" w:rsidRDefault="004508E8"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06</w:t>
            </w:r>
          </w:p>
        </w:tc>
        <w:tc>
          <w:tcPr>
            <w:tcW w:w="4652" w:type="dxa"/>
            <w:vAlign w:val="center"/>
          </w:tcPr>
          <w:p w14:paraId="389AA44F" w14:textId="6F7D4942" w:rsidR="004508E8" w:rsidRPr="00144CC2" w:rsidRDefault="004508E8" w:rsidP="00F71FD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Turnover (N used in Table 4.2)</w:t>
            </w:r>
          </w:p>
        </w:tc>
        <w:tc>
          <w:tcPr>
            <w:tcW w:w="5771" w:type="dxa"/>
          </w:tcPr>
          <w:p w14:paraId="389AA450" w14:textId="77777777" w:rsidR="004508E8" w:rsidRPr="00144CC2" w:rsidRDefault="004508E8" w:rsidP="003F1A7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&lt;&lt;calculated value: 62.2 Equation 4.9(a): 12.8 x row B01 x (row C01 + row C02) / row A03 &gt;&gt;</w:t>
            </w:r>
          </w:p>
        </w:tc>
      </w:tr>
      <w:tr w:rsidR="004508E8" w:rsidRPr="00144CC2" w14:paraId="389AA456" w14:textId="77777777" w:rsidTr="00041647">
        <w:tc>
          <w:tcPr>
            <w:tcW w:w="593" w:type="dxa"/>
            <w:vAlign w:val="center"/>
          </w:tcPr>
          <w:p w14:paraId="389AA452" w14:textId="77777777" w:rsidR="004508E8" w:rsidRPr="00144CC2" w:rsidRDefault="004508E8"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07</w:t>
            </w:r>
          </w:p>
        </w:tc>
        <w:tc>
          <w:tcPr>
            <w:tcW w:w="4652" w:type="dxa"/>
            <w:vAlign w:val="center"/>
          </w:tcPr>
          <w:p w14:paraId="389AA453" w14:textId="34705972" w:rsidR="004508E8" w:rsidRPr="00144CC2" w:rsidRDefault="004508E8" w:rsidP="00F71FD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Ventilation </w:t>
            </w:r>
            <w:r w:rsidR="00F71FD4">
              <w:rPr>
                <w:rFonts w:asciiTheme="minorHAnsi" w:hAnsiTheme="minorHAnsi"/>
                <w:sz w:val="18"/>
                <w:szCs w:val="18"/>
              </w:rPr>
              <w:t>E</w:t>
            </w:r>
            <w:r w:rsidRPr="0055507E">
              <w:rPr>
                <w:rFonts w:asciiTheme="minorHAnsi" w:hAnsiTheme="minorHAnsi"/>
                <w:sz w:val="18"/>
                <w:szCs w:val="18"/>
              </w:rPr>
              <w:t>ffectiveness (e, from Table 4.2)</w:t>
            </w:r>
          </w:p>
        </w:tc>
        <w:tc>
          <w:tcPr>
            <w:tcW w:w="5771" w:type="dxa"/>
          </w:tcPr>
          <w:p w14:paraId="389AA454" w14:textId="5984B33F" w:rsidR="004508E8" w:rsidRDefault="004508E8" w:rsidP="004508E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&lt;&lt;use values in row C04 and row C06 to </w:t>
            </w:r>
            <w:r>
              <w:rPr>
                <w:rFonts w:asciiTheme="minorHAnsi" w:hAnsiTheme="minorHAnsi"/>
                <w:sz w:val="18"/>
                <w:szCs w:val="18"/>
              </w:rPr>
              <w:t>lookup</w:t>
            </w:r>
            <w:r w:rsidRPr="0055507E">
              <w:rPr>
                <w:rFonts w:asciiTheme="minorHAnsi" w:hAnsiTheme="minorHAnsi"/>
                <w:sz w:val="18"/>
                <w:szCs w:val="18"/>
              </w:rPr>
              <w:t xml:space="preserve"> value from</w:t>
            </w:r>
            <w:r>
              <w:rPr>
                <w:rFonts w:asciiTheme="minorHAnsi" w:hAnsiTheme="minorHAnsi"/>
                <w:sz w:val="18"/>
                <w:szCs w:val="18"/>
              </w:rPr>
              <w:t xml:space="preserve"> California Energy Commission Adaptation of ANSI/ASHRAE Standard </w:t>
            </w:r>
            <w:r w:rsidRPr="0055507E">
              <w:rPr>
                <w:rFonts w:asciiTheme="minorHAnsi" w:hAnsiTheme="minorHAnsi"/>
                <w:sz w:val="18"/>
                <w:szCs w:val="18"/>
              </w:rPr>
              <w:t>62.2 Table 4.2, interpolate as needed</w:t>
            </w:r>
            <w:r w:rsidR="009F3890">
              <w:rPr>
                <w:rFonts w:asciiTheme="minorHAnsi" w:hAnsiTheme="minorHAnsi"/>
                <w:sz w:val="18"/>
                <w:szCs w:val="18"/>
              </w:rPr>
              <w:t xml:space="preserve">; interpolated value must be greater than zero if not, report “Fan Cycle on/off time must be adjusted – </w:t>
            </w:r>
            <w:r w:rsidR="009F3890">
              <w:rPr>
                <w:rFonts w:asciiTheme="minorHAnsi" w:hAnsiTheme="minorHAnsi"/>
                <w:b/>
                <w:sz w:val="18"/>
                <w:szCs w:val="18"/>
              </w:rPr>
              <w:t>Do Not Proceed</w:t>
            </w:r>
            <w:r w:rsidR="009F3890">
              <w:rPr>
                <w:rFonts w:asciiTheme="minorHAnsi" w:hAnsiTheme="minorHAnsi"/>
                <w:sz w:val="18"/>
                <w:szCs w:val="18"/>
              </w:rPr>
              <w:t>”</w:t>
            </w:r>
            <w:r w:rsidRPr="0055507E">
              <w:rPr>
                <w:rFonts w:asciiTheme="minorHAnsi" w:hAnsiTheme="minorHAnsi"/>
                <w:sz w:val="18"/>
                <w:szCs w:val="18"/>
              </w:rPr>
              <w:t>&gt;&gt;</w:t>
            </w:r>
          </w:p>
          <w:p w14:paraId="389AA455" w14:textId="77777777" w:rsidR="004508E8" w:rsidRPr="00144CC2" w:rsidRDefault="004508E8" w:rsidP="003F1A7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Note: See reprint at end of document</w:t>
            </w:r>
          </w:p>
        </w:tc>
      </w:tr>
      <w:tr w:rsidR="004508E8" w:rsidRPr="00144CC2" w14:paraId="389AA45A" w14:textId="77777777" w:rsidTr="00041647">
        <w:tc>
          <w:tcPr>
            <w:tcW w:w="593" w:type="dxa"/>
            <w:vAlign w:val="center"/>
          </w:tcPr>
          <w:p w14:paraId="389AA457" w14:textId="77777777" w:rsidR="004508E8" w:rsidRPr="00144CC2" w:rsidRDefault="004508E8"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08</w:t>
            </w:r>
          </w:p>
        </w:tc>
        <w:tc>
          <w:tcPr>
            <w:tcW w:w="4652" w:type="dxa"/>
            <w:vAlign w:val="center"/>
          </w:tcPr>
          <w:p w14:paraId="389AA458" w14:textId="5524369D" w:rsidR="004508E8" w:rsidRPr="00144CC2" w:rsidRDefault="004508E8" w:rsidP="00F71FD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Intermittent </w:t>
            </w:r>
            <w:r w:rsidR="00F71FD4">
              <w:rPr>
                <w:rFonts w:asciiTheme="minorHAnsi" w:hAnsiTheme="minorHAnsi"/>
                <w:sz w:val="18"/>
                <w:szCs w:val="18"/>
              </w:rPr>
              <w:t>V</w:t>
            </w:r>
            <w:r w:rsidRPr="0055507E">
              <w:rPr>
                <w:rFonts w:asciiTheme="minorHAnsi" w:hAnsiTheme="minorHAnsi"/>
                <w:sz w:val="18"/>
                <w:szCs w:val="18"/>
              </w:rPr>
              <w:t xml:space="preserve">entilation </w:t>
            </w:r>
            <w:r w:rsidR="00F71FD4">
              <w:rPr>
                <w:rFonts w:asciiTheme="minorHAnsi" w:hAnsiTheme="minorHAnsi"/>
                <w:sz w:val="18"/>
                <w:szCs w:val="18"/>
              </w:rPr>
              <w:t>R</w:t>
            </w:r>
            <w:r w:rsidRPr="0055507E">
              <w:rPr>
                <w:rFonts w:asciiTheme="minorHAnsi" w:hAnsiTheme="minorHAnsi"/>
                <w:sz w:val="18"/>
                <w:szCs w:val="18"/>
              </w:rPr>
              <w:t>ate</w:t>
            </w:r>
          </w:p>
        </w:tc>
        <w:tc>
          <w:tcPr>
            <w:tcW w:w="5771" w:type="dxa"/>
          </w:tcPr>
          <w:p w14:paraId="389AA459" w14:textId="77777777" w:rsidR="004508E8" w:rsidRPr="00144CC2" w:rsidRDefault="004508E8" w:rsidP="003F1A7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&lt;&lt;calculated value: equation 4.8: row B01 / (row C04 x row C07), (cfm)&gt;&gt; </w:t>
            </w:r>
          </w:p>
        </w:tc>
      </w:tr>
      <w:tr w:rsidR="004508E8" w:rsidRPr="00144CC2" w14:paraId="389AA45E" w14:textId="77777777" w:rsidTr="00041647">
        <w:tc>
          <w:tcPr>
            <w:tcW w:w="593" w:type="dxa"/>
            <w:vAlign w:val="center"/>
          </w:tcPr>
          <w:p w14:paraId="389AA45B" w14:textId="77777777" w:rsidR="004508E8" w:rsidRPr="00144CC2" w:rsidRDefault="004508E8"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09</w:t>
            </w:r>
          </w:p>
        </w:tc>
        <w:tc>
          <w:tcPr>
            <w:tcW w:w="4652" w:type="dxa"/>
            <w:vAlign w:val="center"/>
          </w:tcPr>
          <w:p w14:paraId="389AA45C" w14:textId="69501AD2" w:rsidR="004508E8" w:rsidRPr="00144CC2" w:rsidRDefault="004508E8" w:rsidP="00F71FD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Installed Intermittent </w:t>
            </w:r>
            <w:r w:rsidR="00F71FD4">
              <w:rPr>
                <w:rFonts w:asciiTheme="minorHAnsi" w:hAnsiTheme="minorHAnsi"/>
                <w:sz w:val="18"/>
                <w:szCs w:val="18"/>
              </w:rPr>
              <w:t>V</w:t>
            </w:r>
            <w:r w:rsidRPr="0055507E">
              <w:rPr>
                <w:rFonts w:asciiTheme="minorHAnsi" w:hAnsiTheme="minorHAnsi"/>
                <w:sz w:val="18"/>
                <w:szCs w:val="18"/>
              </w:rPr>
              <w:t>entilation Rate</w:t>
            </w:r>
          </w:p>
        </w:tc>
        <w:tc>
          <w:tcPr>
            <w:tcW w:w="5771" w:type="dxa"/>
          </w:tcPr>
          <w:p w14:paraId="389AA45D" w14:textId="77777777" w:rsidR="004508E8" w:rsidRPr="00144CC2" w:rsidRDefault="004508E8"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&lt;&lt;user entry (CFM)&gt;&gt;</w:t>
            </w:r>
          </w:p>
        </w:tc>
      </w:tr>
      <w:tr w:rsidR="004508E8" w:rsidRPr="00144CC2" w14:paraId="389AA466" w14:textId="77777777" w:rsidTr="00041647">
        <w:tc>
          <w:tcPr>
            <w:tcW w:w="593" w:type="dxa"/>
            <w:vAlign w:val="center"/>
          </w:tcPr>
          <w:p w14:paraId="389AA45F" w14:textId="77777777" w:rsidR="004508E8" w:rsidRPr="00144CC2" w:rsidRDefault="004508E8"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10</w:t>
            </w:r>
          </w:p>
        </w:tc>
        <w:tc>
          <w:tcPr>
            <w:tcW w:w="4652" w:type="dxa"/>
            <w:vAlign w:val="center"/>
          </w:tcPr>
          <w:p w14:paraId="389AA460" w14:textId="77777777" w:rsidR="004508E8" w:rsidRPr="0055507E" w:rsidRDefault="004508E8" w:rsidP="00F71FD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55507E">
              <w:rPr>
                <w:rFonts w:ascii="Calibri" w:hAnsi="Calibri"/>
                <w:sz w:val="18"/>
                <w:szCs w:val="18"/>
              </w:rPr>
              <w:t>&lt;&lt;this line only visible if CFI System selected in A06&gt;&gt;</w:t>
            </w:r>
          </w:p>
          <w:p w14:paraId="389AA461" w14:textId="4121D8CF" w:rsidR="004508E8" w:rsidRPr="00144CC2" w:rsidRDefault="004508E8" w:rsidP="0004164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System Fan Efficacy Compliance Status</w:t>
            </w:r>
          </w:p>
        </w:tc>
        <w:tc>
          <w:tcPr>
            <w:tcW w:w="5771" w:type="dxa"/>
          </w:tcPr>
          <w:p w14:paraId="389AA462" w14:textId="77777777" w:rsidR="00F61193" w:rsidRPr="0055507E" w:rsidRDefault="00F61193" w:rsidP="00F61193">
            <w:pPr>
              <w:keepNext/>
              <w:rPr>
                <w:rFonts w:asciiTheme="minorHAnsi" w:hAnsiTheme="minorHAnsi"/>
                <w:sz w:val="18"/>
                <w:szCs w:val="18"/>
              </w:rPr>
            </w:pPr>
            <w:r w:rsidRPr="0055507E">
              <w:rPr>
                <w:rFonts w:ascii="Calibri" w:hAnsi="Calibri"/>
                <w:sz w:val="18"/>
                <w:szCs w:val="18"/>
              </w:rPr>
              <w:t>&lt;&lt;</w:t>
            </w:r>
            <w:r w:rsidRPr="0055507E">
              <w:rPr>
                <w:rFonts w:asciiTheme="minorHAnsi" w:hAnsiTheme="minorHAnsi"/>
                <w:sz w:val="18"/>
                <w:szCs w:val="18"/>
              </w:rPr>
              <w:t xml:space="preserve"> calculated field, if a registered MCH-22 form is found, then display:</w:t>
            </w:r>
          </w:p>
          <w:p w14:paraId="389AA463" w14:textId="77777777" w:rsidR="00F61193" w:rsidRPr="0055507E" w:rsidRDefault="00F61193" w:rsidP="00F61193">
            <w:pPr>
              <w:keepNext/>
              <w:rPr>
                <w:rFonts w:ascii="Calibri" w:hAnsi="Calibri"/>
                <w:sz w:val="18"/>
                <w:szCs w:val="18"/>
              </w:rPr>
            </w:pPr>
            <w:r w:rsidRPr="00E03C9E">
              <w:rPr>
                <w:rFonts w:asciiTheme="minorHAnsi" w:hAnsiTheme="minorHAnsi" w:cs="Arial"/>
                <w:color w:val="002060"/>
                <w:sz w:val="18"/>
                <w:szCs w:val="18"/>
              </w:rPr>
              <w:t xml:space="preserve">Actual Fan Efficacy </w:t>
            </w:r>
            <w:r w:rsidRPr="0055507E">
              <w:rPr>
                <w:rFonts w:asciiTheme="minorHAnsi" w:hAnsiTheme="minorHAnsi"/>
                <w:sz w:val="18"/>
                <w:szCs w:val="18"/>
              </w:rPr>
              <w:t>Watts/CFM value</w:t>
            </w:r>
            <w:r>
              <w:rPr>
                <w:rFonts w:asciiTheme="minorHAnsi" w:hAnsiTheme="minorHAnsi"/>
                <w:sz w:val="18"/>
                <w:szCs w:val="18"/>
              </w:rPr>
              <w:t xml:space="preserve"> from the </w:t>
            </w:r>
            <w:r w:rsidRPr="0055507E">
              <w:rPr>
                <w:rFonts w:asciiTheme="minorHAnsi" w:hAnsiTheme="minorHAnsi"/>
                <w:sz w:val="18"/>
                <w:szCs w:val="18"/>
              </w:rPr>
              <w:t>MCH-22</w:t>
            </w:r>
          </w:p>
          <w:p w14:paraId="389AA464" w14:textId="77777777" w:rsidR="00F61193" w:rsidRPr="0055507E" w:rsidRDefault="00F61193" w:rsidP="00F61193">
            <w:pPr>
              <w:keepNext/>
              <w:rPr>
                <w:rFonts w:ascii="Calibri" w:hAnsi="Calibri"/>
                <w:sz w:val="18"/>
                <w:szCs w:val="18"/>
              </w:rPr>
            </w:pPr>
            <w:r w:rsidRPr="0055507E">
              <w:rPr>
                <w:rFonts w:ascii="Calibri" w:hAnsi="Calibri"/>
                <w:sz w:val="18"/>
                <w:szCs w:val="18"/>
              </w:rPr>
              <w:t>elseif no registered no MCH-22 is found, then display text:</w:t>
            </w:r>
          </w:p>
          <w:p w14:paraId="389AA465" w14:textId="77777777" w:rsidR="004508E8" w:rsidRPr="00144CC2" w:rsidRDefault="00F61193" w:rsidP="00EC2FC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Calibri" w:hAnsi="Calibri"/>
                <w:sz w:val="18"/>
                <w:szCs w:val="18"/>
              </w:rPr>
              <w:t>“</w:t>
            </w:r>
            <w:r w:rsidRPr="0055507E">
              <w:rPr>
                <w:rFonts w:ascii="Calibri" w:hAnsi="Calibri"/>
                <w:sz w:val="18"/>
                <w:szCs w:val="18"/>
              </w:rPr>
              <w:t>Registered MCH-22 required</w:t>
            </w:r>
            <w:r>
              <w:rPr>
                <w:rFonts w:ascii="Calibri" w:hAnsi="Calibri"/>
                <w:sz w:val="18"/>
                <w:szCs w:val="18"/>
              </w:rPr>
              <w:t xml:space="preserve"> – </w:t>
            </w:r>
            <w:r w:rsidRPr="00E03C9E">
              <w:rPr>
                <w:rFonts w:ascii="Calibri" w:hAnsi="Calibri"/>
                <w:b/>
                <w:sz w:val="18"/>
                <w:szCs w:val="18"/>
              </w:rPr>
              <w:t>Do Not Proceed</w:t>
            </w:r>
            <w:r>
              <w:rPr>
                <w:rFonts w:ascii="Calibri" w:hAnsi="Calibri"/>
                <w:sz w:val="18"/>
                <w:szCs w:val="18"/>
              </w:rPr>
              <w:t>”</w:t>
            </w:r>
            <w:r w:rsidRPr="0055507E" w:rsidDel="00E03C9E">
              <w:rPr>
                <w:rFonts w:ascii="Calibri" w:hAnsi="Calibri"/>
                <w:sz w:val="18"/>
                <w:szCs w:val="18"/>
              </w:rPr>
              <w:t xml:space="preserve"> </w:t>
            </w:r>
            <w:r w:rsidRPr="0055507E">
              <w:rPr>
                <w:rFonts w:asciiTheme="minorHAnsi" w:hAnsiTheme="minorHAnsi"/>
                <w:sz w:val="18"/>
                <w:szCs w:val="18"/>
              </w:rPr>
              <w:t>&gt;&gt;</w:t>
            </w:r>
          </w:p>
        </w:tc>
      </w:tr>
      <w:tr w:rsidR="004508E8" w:rsidRPr="00144CC2" w14:paraId="389AA46E" w14:textId="77777777" w:rsidTr="00041647">
        <w:tc>
          <w:tcPr>
            <w:tcW w:w="593" w:type="dxa"/>
            <w:vAlign w:val="center"/>
          </w:tcPr>
          <w:p w14:paraId="389AA467" w14:textId="77777777" w:rsidR="004508E8" w:rsidRPr="00144CC2" w:rsidRDefault="004508E8" w:rsidP="006563F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11</w:t>
            </w:r>
          </w:p>
        </w:tc>
        <w:tc>
          <w:tcPr>
            <w:tcW w:w="4652" w:type="dxa"/>
            <w:vAlign w:val="center"/>
          </w:tcPr>
          <w:p w14:paraId="389AA468" w14:textId="77777777" w:rsidR="004508E8" w:rsidRPr="0055507E" w:rsidRDefault="004508E8" w:rsidP="00F71FD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55507E">
              <w:rPr>
                <w:rFonts w:ascii="Calibri" w:hAnsi="Calibri"/>
                <w:sz w:val="18"/>
                <w:szCs w:val="18"/>
              </w:rPr>
              <w:t>&lt;&lt;this line only visible if CFI System selected in A06&gt;&gt;</w:t>
            </w:r>
          </w:p>
          <w:p w14:paraId="389AA469" w14:textId="4A8753F7" w:rsidR="004508E8" w:rsidRPr="00144CC2" w:rsidRDefault="004508E8" w:rsidP="0004164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System Fan Efficacy Compliance</w:t>
            </w:r>
          </w:p>
        </w:tc>
        <w:tc>
          <w:tcPr>
            <w:tcW w:w="5771" w:type="dxa"/>
          </w:tcPr>
          <w:p w14:paraId="389AA46A" w14:textId="77777777" w:rsidR="00F61193" w:rsidRDefault="00F61193" w:rsidP="00F61193">
            <w:pPr>
              <w:keepNext/>
              <w:rPr>
                <w:rFonts w:asciiTheme="minorHAnsi" w:hAnsiTheme="minorHAnsi"/>
                <w:sz w:val="18"/>
                <w:szCs w:val="18"/>
              </w:rPr>
            </w:pPr>
            <w:r w:rsidRPr="0055507E">
              <w:rPr>
                <w:rFonts w:ascii="Calibri" w:hAnsi="Calibri"/>
                <w:sz w:val="18"/>
                <w:szCs w:val="18"/>
              </w:rPr>
              <w:t>&lt;&lt;</w:t>
            </w:r>
            <w:r w:rsidRPr="0055507E">
              <w:rPr>
                <w:rFonts w:asciiTheme="minorHAnsi" w:hAnsiTheme="minorHAnsi"/>
                <w:sz w:val="18"/>
                <w:szCs w:val="18"/>
              </w:rPr>
              <w:t xml:space="preserve"> calculated field, if  row </w:t>
            </w:r>
            <w:r>
              <w:rPr>
                <w:rFonts w:asciiTheme="minorHAnsi" w:hAnsiTheme="minorHAnsi"/>
                <w:sz w:val="18"/>
                <w:szCs w:val="18"/>
              </w:rPr>
              <w:t>C10</w:t>
            </w:r>
            <w:r w:rsidRPr="0055507E">
              <w:rPr>
                <w:rFonts w:asciiTheme="minorHAnsi" w:hAnsiTheme="minorHAnsi"/>
                <w:sz w:val="18"/>
                <w:szCs w:val="18"/>
              </w:rPr>
              <w:t xml:space="preserve"> </w:t>
            </w:r>
            <w:r>
              <w:rPr>
                <w:rFonts w:asciiTheme="minorHAnsi" w:hAnsiTheme="minorHAnsi"/>
                <w:sz w:val="18"/>
                <w:szCs w:val="18"/>
              </w:rPr>
              <w:t xml:space="preserve">is </w:t>
            </w:r>
            <w:r w:rsidRPr="0055507E">
              <w:rPr>
                <w:rFonts w:asciiTheme="minorHAnsi" w:hAnsiTheme="minorHAnsi"/>
                <w:sz w:val="18"/>
                <w:szCs w:val="18"/>
              </w:rPr>
              <w:t>less than or equal to 0.58</w:t>
            </w:r>
            <w:r>
              <w:rPr>
                <w:rFonts w:asciiTheme="minorHAnsi" w:hAnsiTheme="minorHAnsi"/>
                <w:sz w:val="18"/>
                <w:szCs w:val="18"/>
              </w:rPr>
              <w:t xml:space="preserve"> </w:t>
            </w:r>
            <w:r w:rsidRPr="0055507E">
              <w:rPr>
                <w:rFonts w:asciiTheme="minorHAnsi" w:hAnsiTheme="minorHAnsi"/>
                <w:sz w:val="18"/>
                <w:szCs w:val="18"/>
              </w:rPr>
              <w:t>watts</w:t>
            </w:r>
            <w:r>
              <w:rPr>
                <w:rFonts w:asciiTheme="minorHAnsi" w:hAnsiTheme="minorHAnsi"/>
                <w:sz w:val="18"/>
                <w:szCs w:val="18"/>
              </w:rPr>
              <w:t>/</w:t>
            </w:r>
            <w:r w:rsidRPr="0055507E">
              <w:rPr>
                <w:rFonts w:asciiTheme="minorHAnsi" w:hAnsiTheme="minorHAnsi"/>
                <w:sz w:val="18"/>
                <w:szCs w:val="18"/>
              </w:rPr>
              <w:t>CFM, then display text:</w:t>
            </w:r>
          </w:p>
          <w:p w14:paraId="389AA46B" w14:textId="77777777" w:rsidR="00F61193" w:rsidRPr="0055507E" w:rsidRDefault="00F61193" w:rsidP="00F61193">
            <w:pPr>
              <w:keepNext/>
              <w:rPr>
                <w:rFonts w:ascii="Calibri" w:hAnsi="Calibri"/>
                <w:sz w:val="18"/>
                <w:szCs w:val="18"/>
              </w:rPr>
            </w:pPr>
            <w:r w:rsidRPr="0055507E">
              <w:rPr>
                <w:rFonts w:asciiTheme="minorHAnsi" w:hAnsiTheme="minorHAnsi"/>
                <w:sz w:val="18"/>
                <w:szCs w:val="18"/>
              </w:rPr>
              <w:t>Pass</w:t>
            </w:r>
          </w:p>
          <w:p w14:paraId="389AA46C" w14:textId="77777777" w:rsidR="00F61193" w:rsidRPr="0055507E" w:rsidRDefault="00F61193" w:rsidP="00F61193">
            <w:pPr>
              <w:keepNext/>
              <w:rPr>
                <w:rFonts w:asciiTheme="minorHAnsi" w:hAnsiTheme="minorHAnsi"/>
                <w:sz w:val="18"/>
                <w:szCs w:val="18"/>
              </w:rPr>
            </w:pPr>
            <w:r w:rsidRPr="0055507E">
              <w:rPr>
                <w:rFonts w:ascii="Calibri" w:hAnsi="Calibri"/>
                <w:sz w:val="18"/>
                <w:szCs w:val="18"/>
              </w:rPr>
              <w:t>elseif</w:t>
            </w:r>
            <w:r w:rsidRPr="0055507E">
              <w:rPr>
                <w:rFonts w:asciiTheme="minorHAnsi" w:hAnsiTheme="minorHAnsi"/>
                <w:sz w:val="18"/>
                <w:szCs w:val="18"/>
              </w:rPr>
              <w:t xml:space="preserve"> row </w:t>
            </w:r>
            <w:r>
              <w:rPr>
                <w:rFonts w:asciiTheme="minorHAnsi" w:hAnsiTheme="minorHAnsi"/>
                <w:sz w:val="18"/>
                <w:szCs w:val="18"/>
              </w:rPr>
              <w:t>C10</w:t>
            </w:r>
            <w:r w:rsidRPr="0055507E">
              <w:rPr>
                <w:rFonts w:asciiTheme="minorHAnsi" w:hAnsiTheme="minorHAnsi"/>
                <w:sz w:val="18"/>
                <w:szCs w:val="18"/>
              </w:rPr>
              <w:t xml:space="preserve"> is greater than 0.58/watts CFM, then display text:</w:t>
            </w:r>
          </w:p>
          <w:p w14:paraId="389AA46D" w14:textId="77777777" w:rsidR="004508E8" w:rsidRPr="00144CC2" w:rsidRDefault="00F61193" w:rsidP="00EC2FC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Fail&gt;&gt;</w:t>
            </w:r>
          </w:p>
        </w:tc>
      </w:tr>
    </w:tbl>
    <w:p w14:paraId="389AA46F" w14:textId="77777777" w:rsidR="00AB4772" w:rsidRDefault="00AB4772" w:rsidP="00314D0D">
      <w:pPr>
        <w:keepNext/>
        <w:tabs>
          <w:tab w:val="left" w:pos="-2600"/>
        </w:tabs>
        <w:outlineLvl w:val="2"/>
        <w:rPr>
          <w:rFonts w:asciiTheme="minorHAnsi" w:hAnsiTheme="minorHAnsi" w:cs="Arial"/>
          <w:bCs/>
          <w:caps/>
          <w:sz w:val="18"/>
          <w:szCs w:val="18"/>
          <w:u w:val="single"/>
        </w:rPr>
      </w:pPr>
    </w:p>
    <w:p w14:paraId="389AA470" w14:textId="77777777" w:rsidR="00AB4772" w:rsidRDefault="00AB4772">
      <w:pPr>
        <w:rPr>
          <w:rFonts w:asciiTheme="minorHAnsi" w:hAnsiTheme="minorHAnsi" w:cs="Arial"/>
          <w:bCs/>
          <w:caps/>
          <w:sz w:val="18"/>
          <w:szCs w:val="18"/>
          <w:u w:val="single"/>
        </w:rPr>
      </w:pPr>
      <w:r>
        <w:rPr>
          <w:rFonts w:asciiTheme="minorHAnsi" w:hAnsiTheme="minorHAnsi" w:cs="Arial"/>
          <w:bCs/>
          <w:caps/>
          <w:sz w:val="18"/>
          <w:szCs w:val="18"/>
          <w:u w:val="single"/>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26"/>
      </w:tblGrid>
      <w:tr w:rsidR="000E4ECB" w:rsidRPr="0055507E" w14:paraId="389AA472" w14:textId="77777777" w:rsidTr="00812830">
        <w:tc>
          <w:tcPr>
            <w:tcW w:w="11016" w:type="dxa"/>
            <w:gridSpan w:val="2"/>
          </w:tcPr>
          <w:p w14:paraId="389AA471" w14:textId="77777777" w:rsidR="000E4ECB" w:rsidRPr="0055507E" w:rsidRDefault="000E4ECB" w:rsidP="00812830">
            <w:pPr>
              <w:keepNext/>
              <w:rPr>
                <w:rFonts w:asciiTheme="minorHAnsi" w:hAnsiTheme="minorHAnsi"/>
                <w:sz w:val="18"/>
                <w:szCs w:val="18"/>
              </w:rPr>
            </w:pPr>
            <w:r w:rsidRPr="00041647">
              <w:rPr>
                <w:rFonts w:asciiTheme="minorHAnsi" w:hAnsiTheme="minorHAnsi"/>
                <w:b/>
                <w:szCs w:val="18"/>
              </w:rPr>
              <w:lastRenderedPageBreak/>
              <w:t>D. Compliance Statement</w:t>
            </w:r>
            <w:r w:rsidRPr="00041647">
              <w:rPr>
                <w:rFonts w:asciiTheme="minorHAnsi" w:hAnsiTheme="minorHAnsi"/>
                <w:szCs w:val="18"/>
              </w:rPr>
              <w:t xml:space="preserve"> </w:t>
            </w:r>
          </w:p>
        </w:tc>
      </w:tr>
      <w:tr w:rsidR="000E4ECB" w:rsidRPr="0055507E" w14:paraId="389AA47B" w14:textId="77777777" w:rsidTr="00812830">
        <w:tc>
          <w:tcPr>
            <w:tcW w:w="590" w:type="dxa"/>
            <w:vAlign w:val="center"/>
          </w:tcPr>
          <w:p w14:paraId="389AA473" w14:textId="77777777" w:rsidR="000E4ECB" w:rsidRPr="0055507E" w:rsidRDefault="000E4ECB" w:rsidP="00812830">
            <w:pPr>
              <w:keepNext/>
              <w:jc w:val="center"/>
              <w:rPr>
                <w:rFonts w:asciiTheme="minorHAnsi" w:hAnsiTheme="minorHAnsi"/>
                <w:b/>
                <w:sz w:val="18"/>
                <w:szCs w:val="18"/>
              </w:rPr>
            </w:pPr>
            <w:r w:rsidRPr="0055507E">
              <w:rPr>
                <w:rFonts w:asciiTheme="minorHAnsi" w:hAnsiTheme="minorHAnsi"/>
                <w:sz w:val="18"/>
                <w:szCs w:val="18"/>
              </w:rPr>
              <w:t>01</w:t>
            </w:r>
          </w:p>
        </w:tc>
        <w:tc>
          <w:tcPr>
            <w:tcW w:w="10426" w:type="dxa"/>
          </w:tcPr>
          <w:p w14:paraId="389AA474" w14:textId="1023E6F7" w:rsidR="000E4ECB" w:rsidRDefault="000E4ECB" w:rsidP="00812830">
            <w:pPr>
              <w:rPr>
                <w:rFonts w:asciiTheme="minorHAnsi" w:hAnsiTheme="minorHAnsi"/>
                <w:sz w:val="18"/>
                <w:szCs w:val="18"/>
              </w:rPr>
            </w:pPr>
            <w:r w:rsidRPr="0055507E">
              <w:rPr>
                <w:rFonts w:asciiTheme="minorHAnsi" w:hAnsiTheme="minorHAnsi"/>
                <w:sz w:val="18"/>
                <w:szCs w:val="18"/>
              </w:rPr>
              <w:t xml:space="preserve">&lt;&lt;If line </w:t>
            </w:r>
            <w:r>
              <w:rPr>
                <w:rFonts w:asciiTheme="minorHAnsi" w:hAnsiTheme="minorHAnsi"/>
                <w:sz w:val="18"/>
                <w:szCs w:val="18"/>
              </w:rPr>
              <w:t>A08</w:t>
            </w:r>
            <w:r w:rsidRPr="0055507E">
              <w:rPr>
                <w:rFonts w:asciiTheme="minorHAnsi" w:hAnsiTheme="minorHAnsi"/>
                <w:sz w:val="18"/>
                <w:szCs w:val="18"/>
              </w:rPr>
              <w:t xml:space="preserve"> equals </w:t>
            </w:r>
            <w:r w:rsidRPr="0055507E">
              <w:rPr>
                <w:rFonts w:asciiTheme="minorHAnsi" w:hAnsiTheme="minorHAnsi"/>
                <w:sz w:val="18"/>
                <w:szCs w:val="18"/>
                <w:u w:val="single"/>
              </w:rPr>
              <w:t>Exhaust</w:t>
            </w:r>
            <w:r>
              <w:rPr>
                <w:rFonts w:asciiTheme="minorHAnsi" w:hAnsiTheme="minorHAnsi"/>
                <w:sz w:val="18"/>
                <w:szCs w:val="18"/>
                <w:u w:val="single"/>
              </w:rPr>
              <w:t xml:space="preserve">, </w:t>
            </w:r>
            <w:r w:rsidRPr="0055507E">
              <w:rPr>
                <w:rFonts w:asciiTheme="minorHAnsi" w:hAnsiTheme="minorHAnsi"/>
                <w:sz w:val="18"/>
                <w:szCs w:val="18"/>
                <w:u w:val="single"/>
              </w:rPr>
              <w:t>Supply</w:t>
            </w:r>
            <w:r>
              <w:rPr>
                <w:rFonts w:asciiTheme="minorHAnsi" w:hAnsiTheme="minorHAnsi"/>
                <w:sz w:val="18"/>
                <w:szCs w:val="18"/>
                <w:u w:val="single"/>
              </w:rPr>
              <w:t xml:space="preserve"> </w:t>
            </w:r>
            <w:r w:rsidRPr="0055507E">
              <w:rPr>
                <w:rFonts w:asciiTheme="minorHAnsi" w:hAnsiTheme="minorHAnsi"/>
                <w:sz w:val="18"/>
                <w:szCs w:val="18"/>
              </w:rPr>
              <w:t>or</w:t>
            </w:r>
            <w:r>
              <w:rPr>
                <w:rFonts w:asciiTheme="minorHAnsi" w:hAnsiTheme="minorHAnsi"/>
                <w:sz w:val="18"/>
                <w:szCs w:val="18"/>
              </w:rPr>
              <w:t xml:space="preserve"> </w:t>
            </w:r>
            <w:r w:rsidRPr="0055507E">
              <w:rPr>
                <w:rFonts w:asciiTheme="minorHAnsi" w:hAnsiTheme="minorHAnsi"/>
                <w:sz w:val="18"/>
                <w:szCs w:val="18"/>
                <w:u w:val="single"/>
              </w:rPr>
              <w:t>Balanced</w:t>
            </w:r>
            <w:r>
              <w:rPr>
                <w:rFonts w:asciiTheme="minorHAnsi" w:hAnsiTheme="minorHAnsi"/>
                <w:sz w:val="18"/>
                <w:szCs w:val="18"/>
                <w:u w:val="single"/>
              </w:rPr>
              <w:t xml:space="preserve">, and if line C03 equals </w:t>
            </w:r>
            <w:r>
              <w:rPr>
                <w:rFonts w:ascii="Calibri" w:hAnsi="Calibri"/>
                <w:sz w:val="18"/>
                <w:szCs w:val="18"/>
              </w:rPr>
              <w:t xml:space="preserve">Fan Cycle Time Meets Requirement, and if </w:t>
            </w:r>
            <w:r>
              <w:rPr>
                <w:rFonts w:asciiTheme="minorHAnsi" w:hAnsiTheme="minorHAnsi"/>
                <w:sz w:val="18"/>
                <w:szCs w:val="18"/>
                <w:u w:val="single"/>
              </w:rPr>
              <w:t xml:space="preserve">C05 equals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Meets Requirement, and if C09 is greater than or equal to C08 </w:t>
            </w:r>
            <w:r w:rsidRPr="0055507E">
              <w:rPr>
                <w:rFonts w:asciiTheme="minorHAnsi" w:hAnsiTheme="minorHAnsi"/>
                <w:sz w:val="18"/>
                <w:szCs w:val="18"/>
              </w:rPr>
              <w:t>then display text: "Building Passes Intermittent Ventilation Rate test";</w:t>
            </w:r>
          </w:p>
          <w:p w14:paraId="389AA475" w14:textId="77777777" w:rsidR="000E4ECB" w:rsidRDefault="000E4ECB" w:rsidP="00812830">
            <w:pPr>
              <w:rPr>
                <w:rFonts w:asciiTheme="minorHAnsi" w:hAnsiTheme="minorHAnsi"/>
                <w:sz w:val="18"/>
                <w:szCs w:val="18"/>
              </w:rPr>
            </w:pPr>
          </w:p>
          <w:p w14:paraId="389AA476" w14:textId="77777777" w:rsidR="000E4ECB" w:rsidRDefault="000E4ECB" w:rsidP="00812830">
            <w:pPr>
              <w:rPr>
                <w:rFonts w:asciiTheme="minorHAnsi" w:hAnsiTheme="minorHAnsi"/>
                <w:sz w:val="18"/>
                <w:szCs w:val="18"/>
              </w:rPr>
            </w:pPr>
            <w:r>
              <w:rPr>
                <w:rFonts w:asciiTheme="minorHAnsi" w:hAnsiTheme="minorHAnsi"/>
                <w:sz w:val="18"/>
                <w:szCs w:val="18"/>
              </w:rPr>
              <w:t xml:space="preserve">elsif </w:t>
            </w:r>
            <w:r w:rsidRPr="0055507E">
              <w:rPr>
                <w:rFonts w:asciiTheme="minorHAnsi" w:hAnsiTheme="minorHAnsi"/>
                <w:sz w:val="18"/>
                <w:szCs w:val="18"/>
              </w:rPr>
              <w:t xml:space="preserve">line </w:t>
            </w:r>
            <w:r>
              <w:rPr>
                <w:rFonts w:asciiTheme="minorHAnsi" w:hAnsiTheme="minorHAnsi"/>
                <w:sz w:val="18"/>
                <w:szCs w:val="18"/>
              </w:rPr>
              <w:t>A08</w:t>
            </w:r>
            <w:r w:rsidRPr="0055507E">
              <w:rPr>
                <w:rFonts w:asciiTheme="minorHAnsi" w:hAnsiTheme="minorHAnsi"/>
                <w:sz w:val="18"/>
                <w:szCs w:val="18"/>
              </w:rPr>
              <w:t xml:space="preserve"> equals </w:t>
            </w:r>
            <w:r w:rsidRPr="0055507E">
              <w:rPr>
                <w:rFonts w:asciiTheme="minorHAnsi" w:hAnsiTheme="minorHAnsi"/>
                <w:sz w:val="18"/>
                <w:szCs w:val="18"/>
                <w:u w:val="single"/>
              </w:rPr>
              <w:t>Exhaust</w:t>
            </w:r>
            <w:r>
              <w:rPr>
                <w:rFonts w:asciiTheme="minorHAnsi" w:hAnsiTheme="minorHAnsi"/>
                <w:sz w:val="18"/>
                <w:szCs w:val="18"/>
                <w:u w:val="single"/>
              </w:rPr>
              <w:t xml:space="preserve">, </w:t>
            </w:r>
            <w:r w:rsidRPr="0055507E">
              <w:rPr>
                <w:rFonts w:asciiTheme="minorHAnsi" w:hAnsiTheme="minorHAnsi"/>
                <w:sz w:val="18"/>
                <w:szCs w:val="18"/>
                <w:u w:val="single"/>
              </w:rPr>
              <w:t>Supply</w:t>
            </w:r>
            <w:r>
              <w:rPr>
                <w:rFonts w:asciiTheme="minorHAnsi" w:hAnsiTheme="minorHAnsi"/>
                <w:sz w:val="18"/>
                <w:szCs w:val="18"/>
                <w:u w:val="single"/>
              </w:rPr>
              <w:t xml:space="preserve"> </w:t>
            </w:r>
            <w:r w:rsidRPr="0055507E">
              <w:rPr>
                <w:rFonts w:asciiTheme="minorHAnsi" w:hAnsiTheme="minorHAnsi"/>
                <w:sz w:val="18"/>
                <w:szCs w:val="18"/>
              </w:rPr>
              <w:t>or</w:t>
            </w:r>
            <w:r>
              <w:rPr>
                <w:rFonts w:asciiTheme="minorHAnsi" w:hAnsiTheme="minorHAnsi"/>
                <w:sz w:val="18"/>
                <w:szCs w:val="18"/>
              </w:rPr>
              <w:t xml:space="preserve"> </w:t>
            </w:r>
            <w:r w:rsidRPr="0055507E">
              <w:rPr>
                <w:rFonts w:asciiTheme="minorHAnsi" w:hAnsiTheme="minorHAnsi"/>
                <w:sz w:val="18"/>
                <w:szCs w:val="18"/>
                <w:u w:val="single"/>
              </w:rPr>
              <w:t>Balanced</w:t>
            </w:r>
            <w:r>
              <w:rPr>
                <w:rFonts w:asciiTheme="minorHAnsi" w:hAnsiTheme="minorHAnsi"/>
                <w:sz w:val="18"/>
                <w:szCs w:val="18"/>
                <w:u w:val="single"/>
              </w:rPr>
              <w:t xml:space="preserve">, and if line C03 equals </w:t>
            </w:r>
            <w:r>
              <w:rPr>
                <w:rFonts w:ascii="Calibri" w:hAnsi="Calibri"/>
                <w:sz w:val="18"/>
                <w:szCs w:val="18"/>
              </w:rPr>
              <w:t>Fan Cycle Time Does Not Meet Requirement</w:t>
            </w:r>
            <w:r w:rsidRPr="00FF45F6">
              <w:rPr>
                <w:rFonts w:ascii="Calibri" w:hAnsi="Calibri"/>
                <w:sz w:val="18"/>
                <w:szCs w:val="18"/>
              </w:rPr>
              <w:t xml:space="preserve"> - </w:t>
            </w:r>
            <w:r w:rsidRPr="00FF45F6">
              <w:rPr>
                <w:rFonts w:ascii="Calibri" w:hAnsi="Calibri"/>
                <w:b/>
                <w:sz w:val="18"/>
                <w:szCs w:val="18"/>
              </w:rPr>
              <w:t>Do Not Proceed</w:t>
            </w:r>
            <w:r>
              <w:rPr>
                <w:rFonts w:ascii="Calibri" w:hAnsi="Calibri"/>
                <w:sz w:val="18"/>
                <w:szCs w:val="18"/>
              </w:rPr>
              <w:t xml:space="preserve">, or if </w:t>
            </w:r>
            <w:r>
              <w:rPr>
                <w:rFonts w:asciiTheme="minorHAnsi" w:hAnsiTheme="minorHAnsi"/>
                <w:sz w:val="18"/>
                <w:szCs w:val="18"/>
                <w:u w:val="single"/>
              </w:rPr>
              <w:t xml:space="preserve">C05 equals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Does Not Meet Requirement</w:t>
            </w:r>
            <w:r w:rsidRPr="00FF45F6">
              <w:rPr>
                <w:rFonts w:ascii="Calibri" w:hAnsi="Calibri"/>
                <w:sz w:val="18"/>
                <w:szCs w:val="18"/>
              </w:rPr>
              <w:t xml:space="preserve"> - </w:t>
            </w:r>
            <w:r w:rsidRPr="00FF45F6">
              <w:rPr>
                <w:rFonts w:ascii="Calibri" w:hAnsi="Calibri"/>
                <w:b/>
                <w:sz w:val="18"/>
                <w:szCs w:val="18"/>
              </w:rPr>
              <w:t>Do Not Proceed</w:t>
            </w:r>
            <w:r>
              <w:rPr>
                <w:rFonts w:ascii="Calibri" w:hAnsi="Calibri"/>
                <w:sz w:val="18"/>
                <w:szCs w:val="18"/>
              </w:rPr>
              <w:t xml:space="preserve">, or if C09 is less than C08 </w:t>
            </w:r>
            <w:r w:rsidRPr="0055507E">
              <w:rPr>
                <w:rFonts w:asciiTheme="minorHAnsi" w:hAnsiTheme="minorHAnsi"/>
                <w:sz w:val="18"/>
                <w:szCs w:val="18"/>
              </w:rPr>
              <w:t xml:space="preserve">then display text: "Building </w:t>
            </w:r>
            <w:r>
              <w:rPr>
                <w:rFonts w:asciiTheme="minorHAnsi" w:hAnsiTheme="minorHAnsi"/>
                <w:sz w:val="18"/>
                <w:szCs w:val="18"/>
              </w:rPr>
              <w:t xml:space="preserve">Fails </w:t>
            </w:r>
            <w:r w:rsidRPr="0055507E">
              <w:rPr>
                <w:rFonts w:asciiTheme="minorHAnsi" w:hAnsiTheme="minorHAnsi"/>
                <w:sz w:val="18"/>
                <w:szCs w:val="18"/>
              </w:rPr>
              <w:t>Intermittent Ventilation Rate test";</w:t>
            </w:r>
          </w:p>
          <w:p w14:paraId="389AA477" w14:textId="77777777" w:rsidR="000E4ECB" w:rsidRDefault="000E4ECB" w:rsidP="00812830">
            <w:pPr>
              <w:rPr>
                <w:rFonts w:asciiTheme="minorHAnsi" w:hAnsiTheme="minorHAnsi"/>
                <w:sz w:val="18"/>
                <w:szCs w:val="18"/>
              </w:rPr>
            </w:pPr>
          </w:p>
          <w:p w14:paraId="389AA478" w14:textId="77777777" w:rsidR="000E4ECB" w:rsidRDefault="000E4ECB" w:rsidP="00812830">
            <w:pPr>
              <w:rPr>
                <w:rFonts w:asciiTheme="minorHAnsi" w:hAnsiTheme="minorHAnsi"/>
                <w:sz w:val="18"/>
                <w:szCs w:val="18"/>
              </w:rPr>
            </w:pPr>
            <w:r>
              <w:rPr>
                <w:rFonts w:asciiTheme="minorHAnsi" w:hAnsiTheme="minorHAnsi"/>
                <w:sz w:val="18"/>
                <w:szCs w:val="18"/>
              </w:rPr>
              <w:t xml:space="preserve"> elsif </w:t>
            </w:r>
            <w:r w:rsidRPr="0055507E">
              <w:rPr>
                <w:rFonts w:asciiTheme="minorHAnsi" w:hAnsiTheme="minorHAnsi"/>
                <w:sz w:val="18"/>
                <w:szCs w:val="18"/>
              </w:rPr>
              <w:t xml:space="preserve">line </w:t>
            </w:r>
            <w:r>
              <w:rPr>
                <w:rFonts w:asciiTheme="minorHAnsi" w:hAnsiTheme="minorHAnsi"/>
                <w:sz w:val="18"/>
                <w:szCs w:val="18"/>
              </w:rPr>
              <w:t>A08</w:t>
            </w:r>
            <w:r w:rsidRPr="0055507E">
              <w:rPr>
                <w:rFonts w:asciiTheme="minorHAnsi" w:hAnsiTheme="minorHAnsi"/>
                <w:sz w:val="18"/>
                <w:szCs w:val="18"/>
              </w:rPr>
              <w:t xml:space="preserve"> equals </w:t>
            </w:r>
            <w:r w:rsidRPr="0055507E">
              <w:rPr>
                <w:rFonts w:asciiTheme="minorHAnsi" w:hAnsiTheme="minorHAnsi"/>
                <w:sz w:val="18"/>
                <w:szCs w:val="18"/>
                <w:u w:val="single"/>
              </w:rPr>
              <w:t>Central Fan Integrated</w:t>
            </w:r>
            <w:r>
              <w:rPr>
                <w:rFonts w:asciiTheme="minorHAnsi" w:hAnsiTheme="minorHAnsi"/>
                <w:sz w:val="18"/>
                <w:szCs w:val="18"/>
                <w:u w:val="single"/>
              </w:rPr>
              <w:t xml:space="preserve">, and  if line C03 equals </w:t>
            </w:r>
            <w:r>
              <w:rPr>
                <w:rFonts w:ascii="Calibri" w:hAnsi="Calibri"/>
                <w:sz w:val="18"/>
                <w:szCs w:val="18"/>
              </w:rPr>
              <w:t xml:space="preserve">Fan Cycle Time Meets Requirement, and if </w:t>
            </w:r>
            <w:r>
              <w:rPr>
                <w:rFonts w:asciiTheme="minorHAnsi" w:hAnsiTheme="minorHAnsi"/>
                <w:sz w:val="18"/>
                <w:szCs w:val="18"/>
                <w:u w:val="single"/>
              </w:rPr>
              <w:t xml:space="preserve">C05 equals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Meets Requirement, and if C09 is greater than or equal to C08</w:t>
            </w:r>
            <w:r>
              <w:rPr>
                <w:rFonts w:asciiTheme="minorHAnsi" w:hAnsiTheme="minorHAnsi"/>
                <w:sz w:val="18"/>
                <w:szCs w:val="18"/>
              </w:rPr>
              <w:t xml:space="preserve">, and if C11 is equal to Pass </w:t>
            </w:r>
            <w:r w:rsidRPr="0055507E">
              <w:rPr>
                <w:rFonts w:asciiTheme="minorHAnsi" w:hAnsiTheme="minorHAnsi"/>
                <w:sz w:val="18"/>
                <w:szCs w:val="18"/>
              </w:rPr>
              <w:t>then display text</w:t>
            </w:r>
            <w:r>
              <w:rPr>
                <w:rFonts w:asciiTheme="minorHAnsi" w:hAnsiTheme="minorHAnsi"/>
                <w:sz w:val="18"/>
                <w:szCs w:val="18"/>
              </w:rPr>
              <w:t xml:space="preserve"> equals </w:t>
            </w:r>
            <w:r w:rsidRPr="0055507E">
              <w:rPr>
                <w:rFonts w:asciiTheme="minorHAnsi" w:hAnsiTheme="minorHAnsi"/>
                <w:sz w:val="18"/>
                <w:szCs w:val="18"/>
              </w:rPr>
              <w:t>: "Building Passes Intermittent Ventilation Rate test";</w:t>
            </w:r>
          </w:p>
          <w:p w14:paraId="389AA479" w14:textId="77777777" w:rsidR="000E4ECB" w:rsidRDefault="000E4ECB" w:rsidP="00812830">
            <w:pPr>
              <w:rPr>
                <w:rFonts w:asciiTheme="minorHAnsi" w:hAnsiTheme="minorHAnsi"/>
                <w:sz w:val="18"/>
                <w:szCs w:val="18"/>
              </w:rPr>
            </w:pPr>
          </w:p>
          <w:p w14:paraId="389AA47A" w14:textId="77777777" w:rsidR="000E4ECB" w:rsidRPr="0055507E" w:rsidRDefault="000E4ECB" w:rsidP="00812830">
            <w:pPr>
              <w:rPr>
                <w:rFonts w:asciiTheme="minorHAnsi" w:hAnsiTheme="minorHAnsi"/>
                <w:b/>
                <w:sz w:val="18"/>
                <w:szCs w:val="18"/>
              </w:rPr>
            </w:pPr>
            <w:r>
              <w:rPr>
                <w:rFonts w:asciiTheme="minorHAnsi" w:hAnsiTheme="minorHAnsi"/>
                <w:sz w:val="18"/>
                <w:szCs w:val="18"/>
              </w:rPr>
              <w:t xml:space="preserve">elsif </w:t>
            </w:r>
            <w:r w:rsidRPr="0055507E">
              <w:rPr>
                <w:rFonts w:asciiTheme="minorHAnsi" w:hAnsiTheme="minorHAnsi"/>
                <w:sz w:val="18"/>
                <w:szCs w:val="18"/>
              </w:rPr>
              <w:t xml:space="preserve">line </w:t>
            </w:r>
            <w:r>
              <w:rPr>
                <w:rFonts w:asciiTheme="minorHAnsi" w:hAnsiTheme="minorHAnsi"/>
                <w:sz w:val="18"/>
                <w:szCs w:val="18"/>
              </w:rPr>
              <w:t>A08</w:t>
            </w:r>
            <w:r w:rsidRPr="0055507E">
              <w:rPr>
                <w:rFonts w:asciiTheme="minorHAnsi" w:hAnsiTheme="minorHAnsi"/>
                <w:sz w:val="18"/>
                <w:szCs w:val="18"/>
              </w:rPr>
              <w:t xml:space="preserve"> equals </w:t>
            </w:r>
            <w:r w:rsidRPr="0055507E">
              <w:rPr>
                <w:rFonts w:asciiTheme="minorHAnsi" w:hAnsiTheme="minorHAnsi"/>
                <w:sz w:val="18"/>
                <w:szCs w:val="18"/>
                <w:u w:val="single"/>
              </w:rPr>
              <w:t>Central Fan Integrated</w:t>
            </w:r>
            <w:r>
              <w:rPr>
                <w:rFonts w:asciiTheme="minorHAnsi" w:hAnsiTheme="minorHAnsi"/>
                <w:sz w:val="18"/>
                <w:szCs w:val="18"/>
                <w:u w:val="single"/>
              </w:rPr>
              <w:t xml:space="preserve">, and  if line C03 equals </w:t>
            </w:r>
            <w:r>
              <w:rPr>
                <w:rFonts w:ascii="Calibri" w:hAnsi="Calibri"/>
                <w:sz w:val="18"/>
                <w:szCs w:val="18"/>
              </w:rPr>
              <w:t>Fan Cycle Time Does Not Meet Requirement</w:t>
            </w:r>
            <w:r w:rsidRPr="00FF45F6">
              <w:rPr>
                <w:rFonts w:ascii="Calibri" w:hAnsi="Calibri"/>
                <w:sz w:val="18"/>
                <w:szCs w:val="18"/>
              </w:rPr>
              <w:t xml:space="preserve"> - </w:t>
            </w:r>
            <w:r w:rsidRPr="00FF45F6">
              <w:rPr>
                <w:rFonts w:ascii="Calibri" w:hAnsi="Calibri"/>
                <w:b/>
                <w:sz w:val="18"/>
                <w:szCs w:val="18"/>
              </w:rPr>
              <w:t>Do Not Proceed</w:t>
            </w:r>
            <w:r>
              <w:rPr>
                <w:rFonts w:ascii="Calibri" w:hAnsi="Calibri"/>
                <w:sz w:val="18"/>
                <w:szCs w:val="18"/>
              </w:rPr>
              <w:t xml:space="preserve">, or if </w:t>
            </w:r>
            <w:r>
              <w:rPr>
                <w:rFonts w:asciiTheme="minorHAnsi" w:hAnsiTheme="minorHAnsi"/>
                <w:sz w:val="18"/>
                <w:szCs w:val="18"/>
                <w:u w:val="single"/>
              </w:rPr>
              <w:t xml:space="preserve">C05 equals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Does Not Meet Requirement</w:t>
            </w:r>
            <w:r w:rsidRPr="00FF45F6">
              <w:rPr>
                <w:rFonts w:ascii="Calibri" w:hAnsi="Calibri"/>
                <w:sz w:val="18"/>
                <w:szCs w:val="18"/>
              </w:rPr>
              <w:t xml:space="preserve"> - </w:t>
            </w:r>
            <w:r w:rsidRPr="00FF45F6">
              <w:rPr>
                <w:rFonts w:ascii="Calibri" w:hAnsi="Calibri"/>
                <w:b/>
                <w:sz w:val="18"/>
                <w:szCs w:val="18"/>
              </w:rPr>
              <w:t>Do Not Proceed</w:t>
            </w:r>
            <w:r>
              <w:rPr>
                <w:rFonts w:ascii="Calibri" w:hAnsi="Calibri"/>
                <w:sz w:val="18"/>
                <w:szCs w:val="18"/>
              </w:rPr>
              <w:t xml:space="preserve">, or if C09 is less than C08 </w:t>
            </w:r>
            <w:r w:rsidRPr="0055507E">
              <w:rPr>
                <w:rFonts w:asciiTheme="minorHAnsi" w:hAnsiTheme="minorHAnsi"/>
                <w:sz w:val="18"/>
                <w:szCs w:val="18"/>
              </w:rPr>
              <w:t>then display text</w:t>
            </w:r>
            <w:r>
              <w:rPr>
                <w:rFonts w:asciiTheme="minorHAnsi" w:hAnsiTheme="minorHAnsi"/>
                <w:sz w:val="18"/>
                <w:szCs w:val="18"/>
              </w:rPr>
              <w:t xml:space="preserve">, or C11 is equal to Fail </w:t>
            </w:r>
            <w:r w:rsidRPr="0055507E">
              <w:rPr>
                <w:rFonts w:asciiTheme="minorHAnsi" w:hAnsiTheme="minorHAnsi"/>
                <w:sz w:val="18"/>
                <w:szCs w:val="18"/>
              </w:rPr>
              <w:t>then display text</w:t>
            </w:r>
            <w:r>
              <w:rPr>
                <w:rFonts w:asciiTheme="minorHAnsi" w:hAnsiTheme="minorHAnsi"/>
                <w:sz w:val="18"/>
                <w:szCs w:val="18"/>
              </w:rPr>
              <w:t xml:space="preserve"> equals </w:t>
            </w:r>
            <w:r w:rsidRPr="0055507E">
              <w:rPr>
                <w:rFonts w:asciiTheme="minorHAnsi" w:hAnsiTheme="minorHAnsi"/>
                <w:sz w:val="18"/>
                <w:szCs w:val="18"/>
              </w:rPr>
              <w:t xml:space="preserve">: "Building </w:t>
            </w:r>
            <w:r>
              <w:rPr>
                <w:rFonts w:asciiTheme="minorHAnsi" w:hAnsiTheme="minorHAnsi"/>
                <w:sz w:val="18"/>
                <w:szCs w:val="18"/>
              </w:rPr>
              <w:t xml:space="preserve">Fails </w:t>
            </w:r>
            <w:r w:rsidRPr="0055507E">
              <w:rPr>
                <w:rFonts w:asciiTheme="minorHAnsi" w:hAnsiTheme="minorHAnsi"/>
                <w:sz w:val="18"/>
                <w:szCs w:val="18"/>
              </w:rPr>
              <w:t>Intermittent Ventilation Rate test"</w:t>
            </w:r>
            <w:r>
              <w:rPr>
                <w:rFonts w:asciiTheme="minorHAnsi" w:hAnsiTheme="minorHAnsi"/>
                <w:sz w:val="18"/>
                <w:szCs w:val="18"/>
              </w:rPr>
              <w:t xml:space="preserve"> </w:t>
            </w:r>
            <w:r w:rsidR="009E057B">
              <w:rPr>
                <w:rFonts w:asciiTheme="minorHAnsi" w:hAnsiTheme="minorHAnsi"/>
                <w:sz w:val="18"/>
                <w:szCs w:val="18"/>
              </w:rPr>
              <w:t>&gt;&gt;</w:t>
            </w:r>
          </w:p>
        </w:tc>
      </w:tr>
    </w:tbl>
    <w:p w14:paraId="389AA47C" w14:textId="77777777" w:rsidR="00485E0F" w:rsidRPr="00041647" w:rsidRDefault="00485E0F">
      <w:pPr>
        <w:rPr>
          <w:rFonts w:asciiTheme="minorHAnsi" w:hAnsiTheme="minorHAnsi" w:cs="Arial"/>
          <w:bCs/>
          <w:caps/>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650"/>
        <w:gridCol w:w="189"/>
        <w:gridCol w:w="972"/>
        <w:gridCol w:w="871"/>
        <w:gridCol w:w="295"/>
        <w:gridCol w:w="1170"/>
        <w:gridCol w:w="1202"/>
        <w:gridCol w:w="1138"/>
        <w:gridCol w:w="1170"/>
        <w:gridCol w:w="1170"/>
        <w:gridCol w:w="1189"/>
      </w:tblGrid>
      <w:tr w:rsidR="00485E0F" w:rsidRPr="00041647" w14:paraId="389AA47E" w14:textId="77777777" w:rsidTr="00812830">
        <w:tc>
          <w:tcPr>
            <w:tcW w:w="11016" w:type="dxa"/>
            <w:gridSpan w:val="11"/>
            <w:tcBorders>
              <w:top w:val="single" w:sz="4" w:space="0" w:color="000000"/>
              <w:left w:val="single" w:sz="4" w:space="0" w:color="000000"/>
              <w:bottom w:val="single" w:sz="4" w:space="0" w:color="000000"/>
              <w:right w:val="single" w:sz="4" w:space="0" w:color="000000"/>
            </w:tcBorders>
            <w:hideMark/>
          </w:tcPr>
          <w:p w14:paraId="389AA47D" w14:textId="4463AF4F" w:rsidR="00485E0F" w:rsidRPr="00041647" w:rsidRDefault="00485E0F" w:rsidP="00041647">
            <w:pPr>
              <w:keepNext/>
              <w:rPr>
                <w:rFonts w:asciiTheme="minorHAnsi" w:hAnsiTheme="minorHAnsi"/>
                <w:szCs w:val="18"/>
              </w:rPr>
            </w:pPr>
            <w:r w:rsidRPr="00041647">
              <w:rPr>
                <w:rFonts w:asciiTheme="minorHAnsi" w:hAnsiTheme="minorHAnsi"/>
                <w:b/>
                <w:szCs w:val="18"/>
              </w:rPr>
              <w:t xml:space="preserve">E. Local Mechanical Exhaust System – Fan </w:t>
            </w:r>
            <w:r w:rsidR="00041647">
              <w:rPr>
                <w:rFonts w:asciiTheme="minorHAnsi" w:hAnsiTheme="minorHAnsi"/>
                <w:b/>
                <w:szCs w:val="18"/>
              </w:rPr>
              <w:t>S</w:t>
            </w:r>
            <w:r w:rsidRPr="00041647">
              <w:rPr>
                <w:rFonts w:asciiTheme="minorHAnsi" w:hAnsiTheme="minorHAnsi"/>
                <w:b/>
                <w:szCs w:val="18"/>
              </w:rPr>
              <w:t xml:space="preserve">election and </w:t>
            </w:r>
            <w:r w:rsidR="00041647">
              <w:rPr>
                <w:rFonts w:asciiTheme="minorHAnsi" w:hAnsiTheme="minorHAnsi"/>
                <w:b/>
                <w:szCs w:val="18"/>
              </w:rPr>
              <w:t>D</w:t>
            </w:r>
            <w:r w:rsidRPr="00041647">
              <w:rPr>
                <w:rFonts w:asciiTheme="minorHAnsi" w:hAnsiTheme="minorHAnsi"/>
                <w:b/>
                <w:szCs w:val="18"/>
              </w:rPr>
              <w:t xml:space="preserve">uct </w:t>
            </w:r>
            <w:r w:rsidR="00041647">
              <w:rPr>
                <w:rFonts w:asciiTheme="minorHAnsi" w:hAnsiTheme="minorHAnsi"/>
                <w:b/>
                <w:szCs w:val="18"/>
              </w:rPr>
              <w:t>D</w:t>
            </w:r>
            <w:r w:rsidRPr="00041647">
              <w:rPr>
                <w:rFonts w:asciiTheme="minorHAnsi" w:hAnsiTheme="minorHAnsi"/>
                <w:b/>
                <w:szCs w:val="18"/>
              </w:rPr>
              <w:t xml:space="preserve">esign </w:t>
            </w:r>
            <w:r w:rsidR="00041647">
              <w:rPr>
                <w:rFonts w:asciiTheme="minorHAnsi" w:hAnsiTheme="minorHAnsi"/>
                <w:b/>
                <w:szCs w:val="18"/>
              </w:rPr>
              <w:t>C</w:t>
            </w:r>
            <w:r w:rsidRPr="00041647">
              <w:rPr>
                <w:rFonts w:asciiTheme="minorHAnsi" w:hAnsiTheme="minorHAnsi"/>
                <w:b/>
                <w:szCs w:val="18"/>
              </w:rPr>
              <w:t xml:space="preserve">riteria for </w:t>
            </w:r>
            <w:r w:rsidR="00041647">
              <w:rPr>
                <w:rFonts w:asciiTheme="minorHAnsi" w:hAnsiTheme="minorHAnsi"/>
                <w:b/>
                <w:szCs w:val="18"/>
              </w:rPr>
              <w:t>C</w:t>
            </w:r>
            <w:r w:rsidRPr="00041647">
              <w:rPr>
                <w:rFonts w:asciiTheme="minorHAnsi" w:hAnsiTheme="minorHAnsi"/>
                <w:b/>
                <w:szCs w:val="18"/>
              </w:rPr>
              <w:t>ompliance</w:t>
            </w:r>
          </w:p>
        </w:tc>
      </w:tr>
      <w:tr w:rsidR="00485E0F" w14:paraId="389AA482" w14:textId="77777777" w:rsidTr="00812830">
        <w:trPr>
          <w:trHeight w:val="158"/>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389AA47F" w14:textId="77777777" w:rsidR="00485E0F" w:rsidRDefault="00485E0F" w:rsidP="00812830">
            <w:pPr>
              <w:keepNext/>
              <w:rPr>
                <w:rFonts w:asciiTheme="minorHAnsi" w:hAnsiTheme="minorHAnsi"/>
                <w:i/>
                <w:sz w:val="18"/>
                <w:szCs w:val="18"/>
              </w:rPr>
            </w:pPr>
            <w:r>
              <w:rPr>
                <w:rFonts w:asciiTheme="minorHAnsi" w:hAnsiTheme="minorHAnsi"/>
                <w:sz w:val="18"/>
                <w:szCs w:val="18"/>
              </w:rPr>
              <w:t xml:space="preserve">Local mechanical exhaust fans shall be installed in each kitchen and bathroom.  </w:t>
            </w:r>
            <w:r>
              <w:rPr>
                <w:rFonts w:asciiTheme="minorHAnsi" w:hAnsiTheme="minorHAnsi"/>
                <w:i/>
                <w:sz w:val="18"/>
                <w:szCs w:val="18"/>
              </w:rPr>
              <w:t>Delivered local ventilation rates:</w:t>
            </w:r>
          </w:p>
          <w:p w14:paraId="389AA480" w14:textId="1F83F92E" w:rsidR="00485E0F" w:rsidRDefault="00485E0F" w:rsidP="00812830">
            <w:pPr>
              <w:pStyle w:val="ListParagraph"/>
              <w:keepNext/>
              <w:numPr>
                <w:ilvl w:val="0"/>
                <w:numId w:val="17"/>
              </w:numPr>
              <w:rPr>
                <w:rFonts w:asciiTheme="minorHAnsi" w:hAnsiTheme="minorHAnsi"/>
                <w:sz w:val="18"/>
                <w:szCs w:val="18"/>
              </w:rPr>
            </w:pPr>
            <w:r>
              <w:rPr>
                <w:rFonts w:asciiTheme="minorHAnsi" w:hAnsiTheme="minorHAnsi"/>
                <w:i/>
                <w:sz w:val="18"/>
                <w:szCs w:val="18"/>
              </w:rPr>
              <w:t>All local ventilation rates have been measured using a flow hood, flow grid, or other airflow measuring device and meet the requirements of 62.2 Tables 5.1 or 5.2</w:t>
            </w:r>
            <w:r w:rsidR="00FC099C">
              <w:rPr>
                <w:rFonts w:asciiTheme="minorHAnsi" w:hAnsiTheme="minorHAnsi"/>
                <w:i/>
                <w:sz w:val="18"/>
                <w:szCs w:val="18"/>
              </w:rPr>
              <w:t>;</w:t>
            </w:r>
            <w:r>
              <w:rPr>
                <w:rFonts w:asciiTheme="minorHAnsi" w:hAnsiTheme="minorHAnsi"/>
                <w:i/>
                <w:sz w:val="18"/>
                <w:szCs w:val="18"/>
              </w:rPr>
              <w:t xml:space="preserve"> OR</w:t>
            </w:r>
          </w:p>
          <w:p w14:paraId="389AA481" w14:textId="77777777" w:rsidR="00485E0F" w:rsidRDefault="00485E0F" w:rsidP="00812830">
            <w:pPr>
              <w:pStyle w:val="ListParagraph"/>
              <w:keepNext/>
              <w:numPr>
                <w:ilvl w:val="0"/>
                <w:numId w:val="17"/>
              </w:numPr>
              <w:rPr>
                <w:rFonts w:asciiTheme="minorHAnsi" w:hAnsiTheme="minorHAnsi"/>
                <w:sz w:val="18"/>
                <w:szCs w:val="18"/>
              </w:rPr>
            </w:pPr>
            <w:r>
              <w:rPr>
                <w:rFonts w:asciiTheme="minorHAnsi" w:hAnsiTheme="minorHAnsi"/>
                <w:i/>
                <w:sz w:val="18"/>
                <w:szCs w:val="18"/>
              </w:rPr>
              <w:t>The airflow rating at a pressure of 0.25 in. w.c. of a certified fan is assumed because the local ventilation system duct sizing meets the prescriptive requirements of 62.2 Table 5.3, or manufacturer's design criteria.</w:t>
            </w:r>
          </w:p>
        </w:tc>
      </w:tr>
      <w:tr w:rsidR="00485E0F" w14:paraId="389AA485" w14:textId="77777777" w:rsidTr="00812830">
        <w:trPr>
          <w:trHeight w:val="158"/>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389AA483" w14:textId="77777777" w:rsidR="00485E0F" w:rsidRDefault="00485E0F" w:rsidP="00812830">
            <w:pPr>
              <w:keepNext/>
              <w:suppressAutoHyphens/>
              <w:rPr>
                <w:rFonts w:asciiTheme="minorHAnsi" w:hAnsiTheme="minorHAnsi"/>
                <w:b/>
                <w:sz w:val="18"/>
                <w:szCs w:val="18"/>
              </w:rPr>
            </w:pPr>
            <w:r>
              <w:rPr>
                <w:rFonts w:asciiTheme="minorHAnsi" w:hAnsiTheme="minorHAnsi"/>
                <w:b/>
                <w:sz w:val="18"/>
                <w:szCs w:val="18"/>
              </w:rPr>
              <w:t xml:space="preserve">Table 5.1 </w:t>
            </w:r>
          </w:p>
          <w:p w14:paraId="389AA484" w14:textId="77777777" w:rsidR="00485E0F" w:rsidRDefault="00485E0F" w:rsidP="00812830">
            <w:pPr>
              <w:keepNext/>
              <w:rPr>
                <w:rFonts w:asciiTheme="minorHAnsi" w:hAnsiTheme="minorHAnsi"/>
                <w:sz w:val="18"/>
                <w:szCs w:val="18"/>
              </w:rPr>
            </w:pPr>
            <w:r>
              <w:rPr>
                <w:rFonts w:asciiTheme="minorHAnsi" w:hAnsiTheme="minorHAnsi"/>
                <w:b/>
                <w:sz w:val="18"/>
                <w:szCs w:val="18"/>
              </w:rPr>
              <w:t>Intermittent Local Ventilation Exhaust Airflow Rates</w:t>
            </w:r>
          </w:p>
        </w:tc>
      </w:tr>
      <w:tr w:rsidR="00485E0F" w14:paraId="389AA489" w14:textId="77777777" w:rsidTr="00812830">
        <w:trPr>
          <w:trHeight w:val="61"/>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389AA486" w14:textId="77777777" w:rsidR="00485E0F" w:rsidRDefault="00485E0F" w:rsidP="00812830">
            <w:pPr>
              <w:keepNext/>
              <w:suppressAutoHyphens/>
              <w:jc w:val="center"/>
              <w:rPr>
                <w:rFonts w:asciiTheme="minorHAnsi" w:hAnsiTheme="minorHAnsi"/>
                <w:sz w:val="18"/>
                <w:szCs w:val="18"/>
              </w:rPr>
            </w:pPr>
            <w:r>
              <w:rPr>
                <w:rFonts w:asciiTheme="minorHAnsi" w:hAnsiTheme="minorHAnsi"/>
                <w:sz w:val="18"/>
                <w:szCs w:val="18"/>
              </w:rPr>
              <w:t>Application</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389AA487" w14:textId="77777777" w:rsidR="00485E0F" w:rsidRDefault="00485E0F" w:rsidP="00812830">
            <w:pPr>
              <w:keepNext/>
              <w:suppressAutoHyphens/>
              <w:jc w:val="center"/>
              <w:rPr>
                <w:rFonts w:asciiTheme="minorHAnsi" w:hAnsiTheme="minorHAnsi"/>
                <w:sz w:val="18"/>
                <w:szCs w:val="18"/>
              </w:rPr>
            </w:pPr>
            <w:r>
              <w:rPr>
                <w:rFonts w:asciiTheme="minorHAnsi" w:hAnsiTheme="minorHAnsi"/>
                <w:sz w:val="18"/>
                <w:szCs w:val="18"/>
              </w:rPr>
              <w:t>Airflow</w:t>
            </w:r>
          </w:p>
        </w:tc>
        <w:tc>
          <w:tcPr>
            <w:tcW w:w="7334" w:type="dxa"/>
            <w:gridSpan w:val="7"/>
            <w:tcBorders>
              <w:top w:val="single" w:sz="4" w:space="0" w:color="000000"/>
              <w:left w:val="single" w:sz="4" w:space="0" w:color="000000"/>
              <w:bottom w:val="single" w:sz="4" w:space="0" w:color="000000"/>
              <w:right w:val="single" w:sz="4" w:space="0" w:color="000000"/>
            </w:tcBorders>
            <w:vAlign w:val="center"/>
            <w:hideMark/>
          </w:tcPr>
          <w:p w14:paraId="389AA488" w14:textId="77777777" w:rsidR="00485E0F" w:rsidRDefault="00485E0F" w:rsidP="00812830">
            <w:pPr>
              <w:keepNext/>
              <w:suppressAutoHyphens/>
              <w:jc w:val="center"/>
              <w:rPr>
                <w:rFonts w:asciiTheme="minorHAnsi" w:hAnsiTheme="minorHAnsi"/>
                <w:sz w:val="18"/>
                <w:szCs w:val="18"/>
              </w:rPr>
            </w:pPr>
            <w:r>
              <w:rPr>
                <w:rFonts w:asciiTheme="minorHAnsi" w:hAnsiTheme="minorHAnsi"/>
                <w:sz w:val="18"/>
                <w:szCs w:val="18"/>
              </w:rPr>
              <w:t>Notes</w:t>
            </w:r>
          </w:p>
        </w:tc>
      </w:tr>
      <w:tr w:rsidR="00485E0F" w14:paraId="389AA48D" w14:textId="77777777" w:rsidTr="00812830">
        <w:trPr>
          <w:trHeight w:val="61"/>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389AA48A" w14:textId="77777777" w:rsidR="00485E0F" w:rsidRDefault="00485E0F" w:rsidP="00812830">
            <w:pPr>
              <w:keepNext/>
              <w:suppressAutoHyphens/>
              <w:jc w:val="center"/>
              <w:rPr>
                <w:rFonts w:asciiTheme="minorHAnsi" w:hAnsiTheme="minorHAnsi"/>
                <w:sz w:val="18"/>
                <w:szCs w:val="18"/>
              </w:rPr>
            </w:pPr>
            <w:r>
              <w:rPr>
                <w:rFonts w:asciiTheme="minorHAnsi" w:hAnsiTheme="minorHAnsi"/>
                <w:sz w:val="18"/>
                <w:szCs w:val="18"/>
              </w:rPr>
              <w:t>Kitchen</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389AA48B" w14:textId="77777777" w:rsidR="00485E0F" w:rsidRDefault="00485E0F" w:rsidP="00812830">
            <w:pPr>
              <w:keepNext/>
              <w:suppressAutoHyphens/>
              <w:jc w:val="center"/>
              <w:rPr>
                <w:rFonts w:asciiTheme="minorHAnsi" w:hAnsiTheme="minorHAnsi"/>
                <w:sz w:val="18"/>
                <w:szCs w:val="18"/>
              </w:rPr>
            </w:pPr>
            <w:r>
              <w:rPr>
                <w:rFonts w:asciiTheme="minorHAnsi" w:hAnsiTheme="minorHAnsi"/>
                <w:sz w:val="18"/>
                <w:szCs w:val="18"/>
              </w:rPr>
              <w:t>100 cfm</w:t>
            </w:r>
          </w:p>
        </w:tc>
        <w:tc>
          <w:tcPr>
            <w:tcW w:w="7334" w:type="dxa"/>
            <w:gridSpan w:val="7"/>
            <w:tcBorders>
              <w:top w:val="single" w:sz="4" w:space="0" w:color="000000"/>
              <w:left w:val="single" w:sz="4" w:space="0" w:color="000000"/>
              <w:bottom w:val="single" w:sz="4" w:space="0" w:color="000000"/>
              <w:right w:val="single" w:sz="4" w:space="0" w:color="000000"/>
            </w:tcBorders>
            <w:vAlign w:val="center"/>
          </w:tcPr>
          <w:p w14:paraId="389AA48C" w14:textId="77777777" w:rsidR="00485E0F" w:rsidRDefault="002618AC" w:rsidP="00812830">
            <w:pPr>
              <w:keepNext/>
              <w:suppressAutoHyphens/>
              <w:rPr>
                <w:rFonts w:asciiTheme="minorHAnsi" w:hAnsiTheme="minorHAnsi"/>
                <w:sz w:val="18"/>
                <w:szCs w:val="18"/>
              </w:rPr>
            </w:pPr>
            <w:r>
              <w:rPr>
                <w:rFonts w:asciiTheme="minorHAnsi" w:hAnsiTheme="minorHAnsi"/>
                <w:sz w:val="18"/>
                <w:szCs w:val="18"/>
              </w:rPr>
              <w:t xml:space="preserve">Vented range hood </w:t>
            </w:r>
            <w:r>
              <w:rPr>
                <w:rFonts w:asciiTheme="minorHAnsi" w:hAnsiTheme="minorHAnsi" w:cs="TimesNewRomanPSMT"/>
                <w:sz w:val="18"/>
                <w:szCs w:val="18"/>
              </w:rPr>
              <w:t>(including appliance-range hood combinations)</w:t>
            </w:r>
            <w:r>
              <w:rPr>
                <w:rFonts w:asciiTheme="minorHAnsi" w:hAnsiTheme="minorHAnsi"/>
                <w:sz w:val="18"/>
                <w:szCs w:val="18"/>
              </w:rPr>
              <w:t xml:space="preserve"> required if exhaust fan flow is less than 5 ACH.</w:t>
            </w:r>
          </w:p>
        </w:tc>
      </w:tr>
      <w:tr w:rsidR="00485E0F" w14:paraId="389AA491" w14:textId="77777777" w:rsidTr="00812830">
        <w:trPr>
          <w:trHeight w:val="61"/>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389AA48E" w14:textId="77777777" w:rsidR="00485E0F" w:rsidRDefault="00485E0F" w:rsidP="00812830">
            <w:pPr>
              <w:keepNext/>
              <w:suppressAutoHyphens/>
              <w:jc w:val="center"/>
              <w:rPr>
                <w:rFonts w:asciiTheme="minorHAnsi" w:hAnsiTheme="minorHAnsi"/>
                <w:sz w:val="18"/>
                <w:szCs w:val="18"/>
              </w:rPr>
            </w:pPr>
            <w:r>
              <w:rPr>
                <w:rFonts w:asciiTheme="minorHAnsi" w:hAnsiTheme="minorHAnsi"/>
                <w:sz w:val="18"/>
                <w:szCs w:val="18"/>
              </w:rPr>
              <w:t>Bathroom</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389AA48F" w14:textId="77777777" w:rsidR="00485E0F" w:rsidRDefault="00485E0F" w:rsidP="00812830">
            <w:pPr>
              <w:keepNext/>
              <w:suppressAutoHyphens/>
              <w:jc w:val="center"/>
              <w:rPr>
                <w:rFonts w:asciiTheme="minorHAnsi" w:hAnsiTheme="minorHAnsi"/>
                <w:sz w:val="18"/>
                <w:szCs w:val="18"/>
              </w:rPr>
            </w:pPr>
            <w:r>
              <w:rPr>
                <w:rFonts w:asciiTheme="minorHAnsi" w:hAnsiTheme="minorHAnsi"/>
                <w:sz w:val="18"/>
                <w:szCs w:val="18"/>
              </w:rPr>
              <w:t>50 cfm</w:t>
            </w:r>
          </w:p>
        </w:tc>
        <w:tc>
          <w:tcPr>
            <w:tcW w:w="7334" w:type="dxa"/>
            <w:gridSpan w:val="7"/>
            <w:tcBorders>
              <w:top w:val="single" w:sz="4" w:space="0" w:color="000000"/>
              <w:left w:val="single" w:sz="4" w:space="0" w:color="000000"/>
              <w:bottom w:val="single" w:sz="4" w:space="0" w:color="000000"/>
              <w:right w:val="single" w:sz="4" w:space="0" w:color="000000"/>
            </w:tcBorders>
            <w:vAlign w:val="center"/>
          </w:tcPr>
          <w:p w14:paraId="389AA490" w14:textId="77777777" w:rsidR="00485E0F" w:rsidRDefault="00485E0F" w:rsidP="00812830">
            <w:pPr>
              <w:keepNext/>
              <w:suppressAutoHyphens/>
              <w:jc w:val="center"/>
              <w:rPr>
                <w:rFonts w:asciiTheme="minorHAnsi" w:hAnsiTheme="minorHAnsi"/>
                <w:sz w:val="18"/>
                <w:szCs w:val="18"/>
              </w:rPr>
            </w:pPr>
          </w:p>
        </w:tc>
      </w:tr>
      <w:tr w:rsidR="00485E0F" w14:paraId="389AA494" w14:textId="77777777" w:rsidTr="00812830">
        <w:trPr>
          <w:trHeight w:val="61"/>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389AA492" w14:textId="77777777" w:rsidR="00485E0F" w:rsidRDefault="00485E0F" w:rsidP="00812830">
            <w:pPr>
              <w:keepNext/>
              <w:suppressAutoHyphens/>
              <w:rPr>
                <w:rFonts w:asciiTheme="minorHAnsi" w:hAnsiTheme="minorHAnsi"/>
                <w:b/>
                <w:sz w:val="18"/>
                <w:szCs w:val="18"/>
              </w:rPr>
            </w:pPr>
            <w:r>
              <w:rPr>
                <w:rFonts w:asciiTheme="minorHAnsi" w:hAnsiTheme="minorHAnsi"/>
                <w:b/>
                <w:sz w:val="18"/>
                <w:szCs w:val="18"/>
              </w:rPr>
              <w:t xml:space="preserve">Table 5.2 </w:t>
            </w:r>
          </w:p>
          <w:p w14:paraId="389AA493" w14:textId="77777777" w:rsidR="00485E0F" w:rsidRDefault="00485E0F" w:rsidP="00812830">
            <w:pPr>
              <w:keepNext/>
              <w:suppressAutoHyphens/>
              <w:rPr>
                <w:rFonts w:asciiTheme="minorHAnsi" w:hAnsiTheme="minorHAnsi"/>
                <w:sz w:val="18"/>
                <w:szCs w:val="18"/>
              </w:rPr>
            </w:pPr>
            <w:r>
              <w:rPr>
                <w:rFonts w:asciiTheme="minorHAnsi" w:hAnsiTheme="minorHAnsi"/>
                <w:b/>
                <w:sz w:val="18"/>
                <w:szCs w:val="18"/>
              </w:rPr>
              <w:t>Continuous Local Ventilation Exhaust Airflow Rates</w:t>
            </w:r>
          </w:p>
        </w:tc>
      </w:tr>
      <w:tr w:rsidR="00485E0F" w14:paraId="389AA498" w14:textId="77777777" w:rsidTr="00812830">
        <w:trPr>
          <w:trHeight w:val="245"/>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389AA495" w14:textId="77777777" w:rsidR="00485E0F" w:rsidRDefault="00485E0F" w:rsidP="00812830">
            <w:pPr>
              <w:keepNext/>
              <w:suppressAutoHyphens/>
              <w:jc w:val="center"/>
              <w:rPr>
                <w:rFonts w:asciiTheme="minorHAnsi" w:hAnsiTheme="minorHAnsi"/>
                <w:sz w:val="18"/>
                <w:szCs w:val="18"/>
              </w:rPr>
            </w:pPr>
            <w:r>
              <w:rPr>
                <w:rFonts w:asciiTheme="minorHAnsi" w:hAnsiTheme="minorHAnsi"/>
                <w:sz w:val="18"/>
                <w:szCs w:val="18"/>
              </w:rPr>
              <w:t>Application</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389AA496" w14:textId="77777777" w:rsidR="00485E0F" w:rsidRDefault="00485E0F" w:rsidP="00812830">
            <w:pPr>
              <w:keepNext/>
              <w:suppressAutoHyphens/>
              <w:jc w:val="center"/>
              <w:rPr>
                <w:rFonts w:asciiTheme="minorHAnsi" w:hAnsiTheme="minorHAnsi"/>
                <w:sz w:val="18"/>
                <w:szCs w:val="18"/>
              </w:rPr>
            </w:pPr>
            <w:r>
              <w:rPr>
                <w:rFonts w:asciiTheme="minorHAnsi" w:hAnsiTheme="minorHAnsi"/>
                <w:sz w:val="18"/>
                <w:szCs w:val="18"/>
              </w:rPr>
              <w:t>Airflow</w:t>
            </w:r>
          </w:p>
        </w:tc>
        <w:tc>
          <w:tcPr>
            <w:tcW w:w="7334" w:type="dxa"/>
            <w:gridSpan w:val="7"/>
            <w:tcBorders>
              <w:top w:val="single" w:sz="4" w:space="0" w:color="000000"/>
              <w:left w:val="single" w:sz="4" w:space="0" w:color="auto"/>
              <w:bottom w:val="single" w:sz="4" w:space="0" w:color="auto"/>
              <w:right w:val="single" w:sz="4" w:space="0" w:color="auto"/>
            </w:tcBorders>
            <w:vAlign w:val="center"/>
            <w:hideMark/>
          </w:tcPr>
          <w:p w14:paraId="389AA497" w14:textId="77777777" w:rsidR="00485E0F" w:rsidRDefault="00485E0F" w:rsidP="00812830">
            <w:pPr>
              <w:keepNext/>
              <w:suppressAutoHyphens/>
              <w:jc w:val="center"/>
              <w:rPr>
                <w:rFonts w:asciiTheme="minorHAnsi" w:hAnsiTheme="minorHAnsi"/>
                <w:sz w:val="18"/>
                <w:szCs w:val="18"/>
              </w:rPr>
            </w:pPr>
            <w:r>
              <w:rPr>
                <w:rFonts w:asciiTheme="minorHAnsi" w:hAnsiTheme="minorHAnsi"/>
                <w:sz w:val="18"/>
                <w:szCs w:val="18"/>
              </w:rPr>
              <w:t>Notes</w:t>
            </w:r>
          </w:p>
        </w:tc>
      </w:tr>
      <w:tr w:rsidR="00485E0F" w14:paraId="389AA49C" w14:textId="77777777" w:rsidTr="00812830">
        <w:trPr>
          <w:trHeight w:val="245"/>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389AA499" w14:textId="77777777" w:rsidR="00485E0F" w:rsidRDefault="00485E0F" w:rsidP="00812830">
            <w:pPr>
              <w:keepNext/>
              <w:suppressAutoHyphens/>
              <w:jc w:val="center"/>
              <w:rPr>
                <w:rFonts w:asciiTheme="minorHAnsi" w:hAnsiTheme="minorHAnsi"/>
                <w:sz w:val="18"/>
                <w:szCs w:val="18"/>
              </w:rPr>
            </w:pPr>
            <w:r>
              <w:rPr>
                <w:rFonts w:asciiTheme="minorHAnsi" w:hAnsiTheme="minorHAnsi"/>
                <w:sz w:val="18"/>
                <w:szCs w:val="18"/>
              </w:rPr>
              <w:t>Kitchen</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389AA49A" w14:textId="77777777" w:rsidR="00485E0F" w:rsidRDefault="00485E0F" w:rsidP="00812830">
            <w:pPr>
              <w:keepNext/>
              <w:suppressAutoHyphens/>
              <w:jc w:val="center"/>
              <w:rPr>
                <w:rFonts w:asciiTheme="minorHAnsi" w:hAnsiTheme="minorHAnsi"/>
                <w:sz w:val="18"/>
                <w:szCs w:val="18"/>
              </w:rPr>
            </w:pPr>
            <w:r>
              <w:rPr>
                <w:rFonts w:asciiTheme="minorHAnsi" w:hAnsiTheme="minorHAnsi"/>
                <w:sz w:val="18"/>
                <w:szCs w:val="18"/>
              </w:rPr>
              <w:t>5 ACH</w:t>
            </w:r>
          </w:p>
        </w:tc>
        <w:tc>
          <w:tcPr>
            <w:tcW w:w="7334" w:type="dxa"/>
            <w:gridSpan w:val="7"/>
            <w:tcBorders>
              <w:top w:val="single" w:sz="4" w:space="0" w:color="000000"/>
              <w:left w:val="single" w:sz="4" w:space="0" w:color="auto"/>
              <w:bottom w:val="single" w:sz="4" w:space="0" w:color="auto"/>
              <w:right w:val="single" w:sz="4" w:space="0" w:color="auto"/>
            </w:tcBorders>
            <w:vAlign w:val="center"/>
          </w:tcPr>
          <w:p w14:paraId="389AA49B" w14:textId="77777777" w:rsidR="00485E0F" w:rsidRDefault="002618AC" w:rsidP="00812830">
            <w:pPr>
              <w:keepNext/>
              <w:suppressAutoHyphens/>
              <w:rPr>
                <w:rFonts w:asciiTheme="minorHAnsi" w:hAnsiTheme="minorHAnsi"/>
                <w:sz w:val="18"/>
                <w:szCs w:val="18"/>
              </w:rPr>
            </w:pPr>
            <w:r>
              <w:rPr>
                <w:rFonts w:asciiTheme="minorHAnsi" w:hAnsiTheme="minorHAnsi"/>
                <w:sz w:val="18"/>
                <w:szCs w:val="18"/>
              </w:rPr>
              <w:t>Based on kitchen volume.</w:t>
            </w:r>
          </w:p>
        </w:tc>
      </w:tr>
      <w:tr w:rsidR="00485E0F" w14:paraId="389AA4A0" w14:textId="77777777" w:rsidTr="00812830">
        <w:trPr>
          <w:trHeight w:val="245"/>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389AA49D" w14:textId="77777777" w:rsidR="00485E0F" w:rsidRDefault="00485E0F" w:rsidP="00812830">
            <w:pPr>
              <w:keepNext/>
              <w:suppressAutoHyphens/>
              <w:jc w:val="center"/>
              <w:rPr>
                <w:rFonts w:asciiTheme="minorHAnsi" w:hAnsiTheme="minorHAnsi"/>
                <w:sz w:val="18"/>
                <w:szCs w:val="18"/>
              </w:rPr>
            </w:pPr>
            <w:r>
              <w:rPr>
                <w:rFonts w:asciiTheme="minorHAnsi" w:hAnsiTheme="minorHAnsi"/>
                <w:sz w:val="18"/>
                <w:szCs w:val="18"/>
              </w:rPr>
              <w:t>Bathroom</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389AA49E" w14:textId="77777777" w:rsidR="00485E0F" w:rsidRDefault="00485E0F" w:rsidP="00812830">
            <w:pPr>
              <w:keepNext/>
              <w:suppressAutoHyphens/>
              <w:jc w:val="center"/>
              <w:rPr>
                <w:rFonts w:asciiTheme="minorHAnsi" w:hAnsiTheme="minorHAnsi"/>
                <w:sz w:val="18"/>
                <w:szCs w:val="18"/>
              </w:rPr>
            </w:pPr>
            <w:r>
              <w:rPr>
                <w:rFonts w:asciiTheme="minorHAnsi" w:hAnsiTheme="minorHAnsi"/>
                <w:sz w:val="18"/>
                <w:szCs w:val="18"/>
              </w:rPr>
              <w:t>20 cfm</w:t>
            </w:r>
          </w:p>
        </w:tc>
        <w:tc>
          <w:tcPr>
            <w:tcW w:w="7334" w:type="dxa"/>
            <w:gridSpan w:val="7"/>
            <w:tcBorders>
              <w:top w:val="single" w:sz="4" w:space="0" w:color="000000"/>
              <w:left w:val="single" w:sz="4" w:space="0" w:color="auto"/>
              <w:bottom w:val="single" w:sz="4" w:space="0" w:color="auto"/>
              <w:right w:val="single" w:sz="4" w:space="0" w:color="auto"/>
            </w:tcBorders>
            <w:vAlign w:val="center"/>
          </w:tcPr>
          <w:p w14:paraId="389AA49F" w14:textId="77777777" w:rsidR="00485E0F" w:rsidRDefault="00485E0F" w:rsidP="00812830">
            <w:pPr>
              <w:keepNext/>
              <w:suppressAutoHyphens/>
              <w:jc w:val="center"/>
              <w:rPr>
                <w:rFonts w:asciiTheme="minorHAnsi" w:hAnsiTheme="minorHAnsi"/>
                <w:sz w:val="18"/>
                <w:szCs w:val="18"/>
              </w:rPr>
            </w:pPr>
          </w:p>
        </w:tc>
      </w:tr>
      <w:tr w:rsidR="00485E0F" w14:paraId="389AA4A3" w14:textId="77777777" w:rsidTr="00812830">
        <w:trPr>
          <w:trHeight w:val="245"/>
        </w:trPr>
        <w:tc>
          <w:tcPr>
            <w:tcW w:w="11016" w:type="dxa"/>
            <w:gridSpan w:val="11"/>
            <w:tcBorders>
              <w:top w:val="single" w:sz="4" w:space="0" w:color="000000"/>
              <w:left w:val="single" w:sz="4" w:space="0" w:color="auto"/>
              <w:bottom w:val="single" w:sz="4" w:space="0" w:color="auto"/>
              <w:right w:val="single" w:sz="4" w:space="0" w:color="auto"/>
            </w:tcBorders>
            <w:vAlign w:val="center"/>
            <w:hideMark/>
          </w:tcPr>
          <w:p w14:paraId="389AA4A1" w14:textId="77777777" w:rsidR="00485E0F" w:rsidRDefault="00485E0F" w:rsidP="00812830">
            <w:pPr>
              <w:keepNext/>
              <w:rPr>
                <w:rFonts w:asciiTheme="minorHAnsi" w:hAnsiTheme="minorHAnsi"/>
                <w:b/>
                <w:sz w:val="18"/>
                <w:szCs w:val="18"/>
              </w:rPr>
            </w:pPr>
            <w:r>
              <w:rPr>
                <w:rFonts w:asciiTheme="minorHAnsi" w:hAnsiTheme="minorHAnsi"/>
                <w:b/>
                <w:sz w:val="18"/>
                <w:szCs w:val="18"/>
              </w:rPr>
              <w:t>Table 5.3</w:t>
            </w:r>
          </w:p>
          <w:p w14:paraId="389AA4A2" w14:textId="77777777" w:rsidR="00485E0F" w:rsidRDefault="00485E0F" w:rsidP="00812830">
            <w:pPr>
              <w:keepNext/>
              <w:rPr>
                <w:rFonts w:asciiTheme="minorHAnsi" w:hAnsiTheme="minorHAnsi"/>
                <w:sz w:val="18"/>
                <w:szCs w:val="18"/>
              </w:rPr>
            </w:pPr>
            <w:r>
              <w:rPr>
                <w:rFonts w:asciiTheme="minorHAnsi" w:hAnsiTheme="minorHAnsi"/>
                <w:b/>
                <w:sz w:val="18"/>
                <w:szCs w:val="18"/>
              </w:rPr>
              <w:t>Prescriptive Duct Sizing Requirements</w:t>
            </w:r>
          </w:p>
        </w:tc>
      </w:tr>
      <w:tr w:rsidR="00485E0F" w14:paraId="389AA4A7" w14:textId="77777777" w:rsidTr="00812830">
        <w:trPr>
          <w:trHeight w:val="245"/>
        </w:trPr>
        <w:tc>
          <w:tcPr>
            <w:tcW w:w="1650" w:type="dxa"/>
            <w:tcBorders>
              <w:top w:val="single" w:sz="4" w:space="0" w:color="000000"/>
              <w:left w:val="single" w:sz="4" w:space="0" w:color="auto"/>
              <w:bottom w:val="single" w:sz="4" w:space="0" w:color="auto"/>
              <w:right w:val="single" w:sz="4" w:space="0" w:color="auto"/>
            </w:tcBorders>
            <w:vAlign w:val="bottom"/>
            <w:hideMark/>
          </w:tcPr>
          <w:p w14:paraId="389AA4A4" w14:textId="77777777" w:rsidR="00485E0F" w:rsidRDefault="002618AC" w:rsidP="00812830">
            <w:pPr>
              <w:keepNext/>
              <w:jc w:val="center"/>
              <w:rPr>
                <w:rFonts w:asciiTheme="minorHAnsi" w:hAnsiTheme="minorHAnsi"/>
                <w:sz w:val="18"/>
                <w:szCs w:val="18"/>
              </w:rPr>
            </w:pPr>
            <w:r>
              <w:rPr>
                <w:rFonts w:asciiTheme="minorHAnsi" w:hAnsiTheme="minorHAnsi"/>
                <w:sz w:val="18"/>
                <w:szCs w:val="18"/>
              </w:rPr>
              <w:t>Duct Type</w:t>
            </w:r>
          </w:p>
        </w:tc>
        <w:tc>
          <w:tcPr>
            <w:tcW w:w="4699" w:type="dxa"/>
            <w:gridSpan w:val="6"/>
            <w:tcBorders>
              <w:top w:val="single" w:sz="4" w:space="0" w:color="auto"/>
              <w:left w:val="single" w:sz="4" w:space="0" w:color="auto"/>
              <w:bottom w:val="single" w:sz="4" w:space="0" w:color="auto"/>
              <w:right w:val="single" w:sz="4" w:space="0" w:color="auto"/>
            </w:tcBorders>
            <w:vAlign w:val="bottom"/>
            <w:hideMark/>
          </w:tcPr>
          <w:p w14:paraId="389AA4A5"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Flex Duct</w:t>
            </w:r>
          </w:p>
        </w:tc>
        <w:tc>
          <w:tcPr>
            <w:tcW w:w="4667" w:type="dxa"/>
            <w:gridSpan w:val="4"/>
            <w:tcBorders>
              <w:top w:val="single" w:sz="4" w:space="0" w:color="auto"/>
              <w:left w:val="single" w:sz="4" w:space="0" w:color="auto"/>
              <w:bottom w:val="single" w:sz="4" w:space="0" w:color="auto"/>
              <w:right w:val="single" w:sz="4" w:space="0" w:color="auto"/>
            </w:tcBorders>
            <w:vAlign w:val="bottom"/>
            <w:hideMark/>
          </w:tcPr>
          <w:p w14:paraId="389AA4A6"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Smooth Duct</w:t>
            </w:r>
          </w:p>
        </w:tc>
      </w:tr>
      <w:tr w:rsidR="00485E0F" w14:paraId="389AA4B1" w14:textId="77777777" w:rsidTr="00812830">
        <w:trPr>
          <w:trHeight w:val="432"/>
        </w:trPr>
        <w:tc>
          <w:tcPr>
            <w:tcW w:w="1650" w:type="dxa"/>
            <w:tcBorders>
              <w:top w:val="single" w:sz="4" w:space="0" w:color="auto"/>
              <w:left w:val="single" w:sz="4" w:space="0" w:color="auto"/>
              <w:bottom w:val="single" w:sz="4" w:space="0" w:color="auto"/>
              <w:right w:val="single" w:sz="4" w:space="0" w:color="auto"/>
            </w:tcBorders>
            <w:hideMark/>
          </w:tcPr>
          <w:p w14:paraId="389AA4A8" w14:textId="77777777" w:rsidR="00485E0F" w:rsidRDefault="00485E0F" w:rsidP="00812830">
            <w:pPr>
              <w:keepNext/>
              <w:jc w:val="center"/>
              <w:rPr>
                <w:rFonts w:asciiTheme="minorHAnsi" w:hAnsiTheme="minorHAnsi"/>
                <w:sz w:val="18"/>
                <w:szCs w:val="18"/>
              </w:rPr>
            </w:pPr>
            <w:r>
              <w:rPr>
                <w:rFonts w:asciiTheme="minorHAnsi" w:hAnsiTheme="minorHAnsi"/>
                <w:color w:val="000000"/>
                <w:sz w:val="18"/>
                <w:szCs w:val="18"/>
              </w:rPr>
              <w:t>F</w:t>
            </w:r>
            <w:r>
              <w:rPr>
                <w:rFonts w:asciiTheme="minorHAnsi" w:hAnsiTheme="minorHAnsi"/>
                <w:sz w:val="18"/>
                <w:szCs w:val="18"/>
              </w:rPr>
              <w:t>an Rating cfm @ 0.25 in. w.g.</w:t>
            </w:r>
          </w:p>
        </w:tc>
        <w:tc>
          <w:tcPr>
            <w:tcW w:w="1161" w:type="dxa"/>
            <w:gridSpan w:val="2"/>
            <w:tcBorders>
              <w:top w:val="single" w:sz="4" w:space="0" w:color="auto"/>
              <w:left w:val="single" w:sz="4" w:space="0" w:color="auto"/>
              <w:bottom w:val="single" w:sz="4" w:space="0" w:color="auto"/>
              <w:right w:val="single" w:sz="4" w:space="0" w:color="auto"/>
            </w:tcBorders>
            <w:hideMark/>
          </w:tcPr>
          <w:p w14:paraId="389AA4A9" w14:textId="77777777" w:rsidR="00485E0F" w:rsidRDefault="00485E0F" w:rsidP="00812830">
            <w:pPr>
              <w:keepNext/>
              <w:suppressAutoHyphens/>
              <w:spacing w:before="240"/>
              <w:jc w:val="center"/>
              <w:rPr>
                <w:rFonts w:asciiTheme="minorHAnsi" w:hAnsiTheme="minorHAnsi"/>
                <w:sz w:val="18"/>
                <w:szCs w:val="18"/>
              </w:rPr>
            </w:pPr>
            <w:r>
              <w:rPr>
                <w:rFonts w:asciiTheme="minorHAnsi" w:hAnsiTheme="minorHAnsi"/>
                <w:sz w:val="18"/>
                <w:szCs w:val="18"/>
              </w:rPr>
              <w:t>50</w:t>
            </w:r>
          </w:p>
        </w:tc>
        <w:tc>
          <w:tcPr>
            <w:tcW w:w="1166" w:type="dxa"/>
            <w:gridSpan w:val="2"/>
            <w:tcBorders>
              <w:top w:val="single" w:sz="4" w:space="0" w:color="auto"/>
              <w:left w:val="single" w:sz="4" w:space="0" w:color="auto"/>
              <w:bottom w:val="single" w:sz="4" w:space="0" w:color="auto"/>
              <w:right w:val="single" w:sz="4" w:space="0" w:color="auto"/>
            </w:tcBorders>
            <w:hideMark/>
          </w:tcPr>
          <w:p w14:paraId="389AA4AA" w14:textId="77777777" w:rsidR="00485E0F" w:rsidRDefault="00485E0F" w:rsidP="00812830">
            <w:pPr>
              <w:keepNext/>
              <w:suppressAutoHyphens/>
              <w:spacing w:before="240"/>
              <w:jc w:val="center"/>
              <w:rPr>
                <w:rFonts w:asciiTheme="minorHAnsi" w:hAnsiTheme="minorHAnsi"/>
                <w:sz w:val="18"/>
                <w:szCs w:val="18"/>
              </w:rPr>
            </w:pPr>
            <w:r>
              <w:rPr>
                <w:rFonts w:asciiTheme="minorHAnsi" w:hAnsiTheme="minorHAnsi"/>
                <w:sz w:val="18"/>
                <w:szCs w:val="18"/>
              </w:rPr>
              <w:t>80</w:t>
            </w:r>
          </w:p>
        </w:tc>
        <w:tc>
          <w:tcPr>
            <w:tcW w:w="1170" w:type="dxa"/>
            <w:tcBorders>
              <w:top w:val="single" w:sz="4" w:space="0" w:color="auto"/>
              <w:left w:val="single" w:sz="4" w:space="0" w:color="auto"/>
              <w:bottom w:val="single" w:sz="4" w:space="0" w:color="auto"/>
              <w:right w:val="single" w:sz="4" w:space="0" w:color="auto"/>
            </w:tcBorders>
            <w:hideMark/>
          </w:tcPr>
          <w:p w14:paraId="389AA4AB" w14:textId="77777777" w:rsidR="00485E0F" w:rsidRDefault="00485E0F" w:rsidP="00812830">
            <w:pPr>
              <w:keepNext/>
              <w:suppressAutoHyphens/>
              <w:spacing w:before="240"/>
              <w:jc w:val="center"/>
              <w:rPr>
                <w:rFonts w:asciiTheme="minorHAnsi" w:hAnsiTheme="minorHAnsi"/>
                <w:sz w:val="18"/>
                <w:szCs w:val="18"/>
              </w:rPr>
            </w:pPr>
            <w:r>
              <w:rPr>
                <w:rFonts w:asciiTheme="minorHAnsi" w:hAnsiTheme="minorHAnsi"/>
                <w:sz w:val="18"/>
                <w:szCs w:val="18"/>
              </w:rPr>
              <w:t>100</w:t>
            </w:r>
          </w:p>
        </w:tc>
        <w:tc>
          <w:tcPr>
            <w:tcW w:w="1202" w:type="dxa"/>
            <w:tcBorders>
              <w:top w:val="single" w:sz="4" w:space="0" w:color="auto"/>
              <w:left w:val="single" w:sz="4" w:space="0" w:color="auto"/>
              <w:bottom w:val="single" w:sz="4" w:space="0" w:color="auto"/>
              <w:right w:val="single" w:sz="4" w:space="0" w:color="auto"/>
            </w:tcBorders>
            <w:hideMark/>
          </w:tcPr>
          <w:p w14:paraId="389AA4AC" w14:textId="77777777" w:rsidR="00485E0F" w:rsidRDefault="00485E0F" w:rsidP="00812830">
            <w:pPr>
              <w:keepNext/>
              <w:suppressAutoHyphens/>
              <w:spacing w:before="240"/>
              <w:jc w:val="center"/>
              <w:rPr>
                <w:rFonts w:asciiTheme="minorHAnsi" w:hAnsiTheme="minorHAnsi"/>
                <w:sz w:val="18"/>
                <w:szCs w:val="18"/>
              </w:rPr>
            </w:pPr>
            <w:r>
              <w:rPr>
                <w:rFonts w:asciiTheme="minorHAnsi" w:hAnsiTheme="minorHAnsi"/>
                <w:sz w:val="18"/>
                <w:szCs w:val="18"/>
              </w:rPr>
              <w:t>125</w:t>
            </w:r>
          </w:p>
        </w:tc>
        <w:tc>
          <w:tcPr>
            <w:tcW w:w="1138" w:type="dxa"/>
            <w:tcBorders>
              <w:top w:val="single" w:sz="4" w:space="0" w:color="auto"/>
              <w:left w:val="single" w:sz="4" w:space="0" w:color="auto"/>
              <w:bottom w:val="single" w:sz="4" w:space="0" w:color="auto"/>
              <w:right w:val="single" w:sz="4" w:space="0" w:color="auto"/>
            </w:tcBorders>
            <w:hideMark/>
          </w:tcPr>
          <w:p w14:paraId="389AA4AD" w14:textId="77777777" w:rsidR="00485E0F" w:rsidRDefault="00485E0F" w:rsidP="00812830">
            <w:pPr>
              <w:keepNext/>
              <w:suppressAutoHyphens/>
              <w:spacing w:before="240"/>
              <w:jc w:val="center"/>
              <w:rPr>
                <w:rFonts w:asciiTheme="minorHAnsi" w:hAnsiTheme="minorHAnsi"/>
                <w:sz w:val="18"/>
                <w:szCs w:val="18"/>
              </w:rPr>
            </w:pPr>
            <w:r>
              <w:rPr>
                <w:rFonts w:asciiTheme="minorHAnsi" w:hAnsiTheme="minorHAnsi"/>
                <w:sz w:val="18"/>
                <w:szCs w:val="18"/>
              </w:rPr>
              <w:t>50</w:t>
            </w:r>
          </w:p>
        </w:tc>
        <w:tc>
          <w:tcPr>
            <w:tcW w:w="1170" w:type="dxa"/>
            <w:tcBorders>
              <w:top w:val="single" w:sz="4" w:space="0" w:color="auto"/>
              <w:left w:val="single" w:sz="4" w:space="0" w:color="auto"/>
              <w:bottom w:val="single" w:sz="4" w:space="0" w:color="auto"/>
              <w:right w:val="single" w:sz="4" w:space="0" w:color="auto"/>
            </w:tcBorders>
            <w:hideMark/>
          </w:tcPr>
          <w:p w14:paraId="389AA4AE" w14:textId="77777777" w:rsidR="00485E0F" w:rsidRDefault="00485E0F" w:rsidP="00812830">
            <w:pPr>
              <w:keepNext/>
              <w:suppressAutoHyphens/>
              <w:spacing w:before="240"/>
              <w:jc w:val="center"/>
              <w:rPr>
                <w:rFonts w:asciiTheme="minorHAnsi" w:hAnsiTheme="minorHAnsi"/>
                <w:sz w:val="18"/>
                <w:szCs w:val="18"/>
              </w:rPr>
            </w:pPr>
            <w:r>
              <w:rPr>
                <w:rFonts w:asciiTheme="minorHAnsi" w:hAnsiTheme="minorHAnsi"/>
                <w:sz w:val="18"/>
                <w:szCs w:val="18"/>
              </w:rPr>
              <w:t>80</w:t>
            </w:r>
          </w:p>
        </w:tc>
        <w:tc>
          <w:tcPr>
            <w:tcW w:w="1170" w:type="dxa"/>
            <w:tcBorders>
              <w:top w:val="single" w:sz="4" w:space="0" w:color="auto"/>
              <w:left w:val="single" w:sz="4" w:space="0" w:color="auto"/>
              <w:bottom w:val="single" w:sz="4" w:space="0" w:color="auto"/>
              <w:right w:val="single" w:sz="4" w:space="0" w:color="auto"/>
            </w:tcBorders>
            <w:hideMark/>
          </w:tcPr>
          <w:p w14:paraId="389AA4AF" w14:textId="77777777" w:rsidR="00485E0F" w:rsidRDefault="00485E0F" w:rsidP="00812830">
            <w:pPr>
              <w:keepNext/>
              <w:suppressAutoHyphens/>
              <w:spacing w:before="240"/>
              <w:jc w:val="center"/>
              <w:rPr>
                <w:rFonts w:asciiTheme="minorHAnsi" w:hAnsiTheme="minorHAnsi"/>
                <w:sz w:val="18"/>
                <w:szCs w:val="18"/>
              </w:rPr>
            </w:pPr>
            <w:r>
              <w:rPr>
                <w:rFonts w:asciiTheme="minorHAnsi" w:hAnsiTheme="minorHAnsi"/>
                <w:sz w:val="18"/>
                <w:szCs w:val="18"/>
              </w:rPr>
              <w:t>100</w:t>
            </w:r>
          </w:p>
        </w:tc>
        <w:tc>
          <w:tcPr>
            <w:tcW w:w="1189" w:type="dxa"/>
            <w:tcBorders>
              <w:top w:val="single" w:sz="4" w:space="0" w:color="auto"/>
              <w:left w:val="single" w:sz="4" w:space="0" w:color="auto"/>
              <w:bottom w:val="single" w:sz="4" w:space="0" w:color="auto"/>
              <w:right w:val="single" w:sz="4" w:space="0" w:color="auto"/>
            </w:tcBorders>
            <w:hideMark/>
          </w:tcPr>
          <w:p w14:paraId="389AA4B0" w14:textId="77777777" w:rsidR="00485E0F" w:rsidRDefault="00485E0F" w:rsidP="00812830">
            <w:pPr>
              <w:keepNext/>
              <w:suppressAutoHyphens/>
              <w:spacing w:before="240"/>
              <w:jc w:val="center"/>
              <w:rPr>
                <w:rFonts w:asciiTheme="minorHAnsi" w:hAnsiTheme="minorHAnsi"/>
                <w:sz w:val="18"/>
                <w:szCs w:val="18"/>
              </w:rPr>
            </w:pPr>
            <w:r>
              <w:rPr>
                <w:rFonts w:asciiTheme="minorHAnsi" w:hAnsiTheme="minorHAnsi"/>
                <w:sz w:val="18"/>
                <w:szCs w:val="18"/>
              </w:rPr>
              <w:t>125</w:t>
            </w:r>
          </w:p>
        </w:tc>
      </w:tr>
      <w:tr w:rsidR="00485E0F" w14:paraId="389AA4B4" w14:textId="77777777" w:rsidTr="00812830">
        <w:trPr>
          <w:trHeight w:val="269"/>
        </w:trPr>
        <w:tc>
          <w:tcPr>
            <w:tcW w:w="1650" w:type="dxa"/>
            <w:tcBorders>
              <w:top w:val="single" w:sz="4" w:space="0" w:color="auto"/>
              <w:left w:val="single" w:sz="4" w:space="0" w:color="auto"/>
              <w:bottom w:val="single" w:sz="4" w:space="0" w:color="auto"/>
              <w:right w:val="single" w:sz="4" w:space="0" w:color="auto"/>
            </w:tcBorders>
            <w:vAlign w:val="center"/>
          </w:tcPr>
          <w:p w14:paraId="389AA4B2" w14:textId="77777777" w:rsidR="00485E0F" w:rsidRDefault="00485E0F" w:rsidP="00812830">
            <w:pPr>
              <w:keepNext/>
              <w:jc w:val="center"/>
              <w:rPr>
                <w:rFonts w:asciiTheme="minorHAnsi" w:hAnsiTheme="minorHAnsi"/>
                <w:sz w:val="18"/>
                <w:szCs w:val="18"/>
              </w:rPr>
            </w:pPr>
          </w:p>
        </w:tc>
        <w:tc>
          <w:tcPr>
            <w:tcW w:w="9366" w:type="dxa"/>
            <w:gridSpan w:val="10"/>
            <w:tcBorders>
              <w:top w:val="single" w:sz="4" w:space="0" w:color="auto"/>
              <w:left w:val="single" w:sz="4" w:space="0" w:color="auto"/>
              <w:bottom w:val="single" w:sz="4" w:space="0" w:color="auto"/>
              <w:right w:val="single" w:sz="4" w:space="0" w:color="auto"/>
            </w:tcBorders>
            <w:vAlign w:val="center"/>
            <w:hideMark/>
          </w:tcPr>
          <w:p w14:paraId="389AA4B3"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Maximum Allowable Duct Length (ft)</w:t>
            </w:r>
          </w:p>
        </w:tc>
      </w:tr>
      <w:tr w:rsidR="00485E0F" w14:paraId="389AA4B8" w14:textId="77777777" w:rsidTr="00812830">
        <w:trPr>
          <w:trHeight w:val="245"/>
        </w:trPr>
        <w:tc>
          <w:tcPr>
            <w:tcW w:w="1650" w:type="dxa"/>
            <w:tcBorders>
              <w:top w:val="single" w:sz="4" w:space="0" w:color="000000"/>
              <w:left w:val="single" w:sz="4" w:space="0" w:color="auto"/>
              <w:bottom w:val="single" w:sz="4" w:space="0" w:color="auto"/>
              <w:right w:val="single" w:sz="4" w:space="0" w:color="auto"/>
            </w:tcBorders>
            <w:vAlign w:val="bottom"/>
            <w:hideMark/>
          </w:tcPr>
          <w:p w14:paraId="389AA4B5"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Diameter, (in)</w:t>
            </w:r>
          </w:p>
        </w:tc>
        <w:tc>
          <w:tcPr>
            <w:tcW w:w="4699" w:type="dxa"/>
            <w:gridSpan w:val="6"/>
            <w:tcBorders>
              <w:top w:val="single" w:sz="4" w:space="0" w:color="auto"/>
              <w:left w:val="single" w:sz="4" w:space="0" w:color="auto"/>
              <w:bottom w:val="single" w:sz="4" w:space="0" w:color="auto"/>
              <w:right w:val="single" w:sz="4" w:space="0" w:color="auto"/>
            </w:tcBorders>
            <w:vAlign w:val="bottom"/>
            <w:hideMark/>
          </w:tcPr>
          <w:p w14:paraId="389AA4B6"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Flex Duct</w:t>
            </w:r>
          </w:p>
        </w:tc>
        <w:tc>
          <w:tcPr>
            <w:tcW w:w="4667" w:type="dxa"/>
            <w:gridSpan w:val="4"/>
            <w:tcBorders>
              <w:top w:val="single" w:sz="4" w:space="0" w:color="auto"/>
              <w:left w:val="single" w:sz="4" w:space="0" w:color="auto"/>
              <w:bottom w:val="single" w:sz="4" w:space="0" w:color="auto"/>
              <w:right w:val="single" w:sz="4" w:space="0" w:color="auto"/>
            </w:tcBorders>
            <w:vAlign w:val="bottom"/>
            <w:hideMark/>
          </w:tcPr>
          <w:p w14:paraId="389AA4B7"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Smooth Duct</w:t>
            </w:r>
          </w:p>
        </w:tc>
      </w:tr>
      <w:tr w:rsidR="00485E0F" w14:paraId="389AA4C2" w14:textId="77777777" w:rsidTr="00812830">
        <w:trPr>
          <w:trHeight w:val="245"/>
        </w:trPr>
        <w:tc>
          <w:tcPr>
            <w:tcW w:w="1650" w:type="dxa"/>
            <w:tcBorders>
              <w:top w:val="single" w:sz="4" w:space="0" w:color="000000"/>
              <w:left w:val="single" w:sz="4" w:space="0" w:color="auto"/>
              <w:bottom w:val="single" w:sz="4" w:space="0" w:color="auto"/>
              <w:right w:val="single" w:sz="4" w:space="0" w:color="auto"/>
            </w:tcBorders>
            <w:vAlign w:val="bottom"/>
            <w:hideMark/>
          </w:tcPr>
          <w:p w14:paraId="389AA4B9"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3</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389AA4BA"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X</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389AA4BB" w14:textId="77777777" w:rsidR="00485E0F" w:rsidRDefault="00485E0F" w:rsidP="00812830">
            <w:pPr>
              <w:keepNext/>
              <w:jc w:val="center"/>
              <w:rPr>
                <w:rFonts w:asciiTheme="minorHAnsi" w:hAnsiTheme="minorHAnsi"/>
                <w:color w:val="000000"/>
                <w:sz w:val="18"/>
                <w:szCs w:val="18"/>
              </w:rPr>
            </w:pPr>
            <w:r>
              <w:rPr>
                <w:rFonts w:asciiTheme="minorHAnsi" w:hAnsiTheme="minorHAnsi"/>
                <w:sz w:val="18"/>
                <w:szCs w:val="18"/>
              </w:rPr>
              <w:t>X</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A4BC"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X</w:t>
            </w:r>
          </w:p>
        </w:tc>
        <w:tc>
          <w:tcPr>
            <w:tcW w:w="1202" w:type="dxa"/>
            <w:tcBorders>
              <w:top w:val="single" w:sz="4" w:space="0" w:color="auto"/>
              <w:left w:val="single" w:sz="4" w:space="0" w:color="auto"/>
              <w:bottom w:val="single" w:sz="4" w:space="0" w:color="auto"/>
              <w:right w:val="single" w:sz="4" w:space="0" w:color="auto"/>
            </w:tcBorders>
            <w:vAlign w:val="bottom"/>
            <w:hideMark/>
          </w:tcPr>
          <w:p w14:paraId="389AA4BD"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X</w:t>
            </w:r>
          </w:p>
        </w:tc>
        <w:tc>
          <w:tcPr>
            <w:tcW w:w="1138" w:type="dxa"/>
            <w:tcBorders>
              <w:top w:val="single" w:sz="4" w:space="0" w:color="auto"/>
              <w:left w:val="single" w:sz="4" w:space="0" w:color="auto"/>
              <w:bottom w:val="single" w:sz="4" w:space="0" w:color="auto"/>
              <w:right w:val="single" w:sz="4" w:space="0" w:color="auto"/>
            </w:tcBorders>
            <w:vAlign w:val="bottom"/>
            <w:hideMark/>
          </w:tcPr>
          <w:p w14:paraId="389AA4BE"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A4BF"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X</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A4C0"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X</w:t>
            </w:r>
          </w:p>
        </w:tc>
        <w:tc>
          <w:tcPr>
            <w:tcW w:w="1189" w:type="dxa"/>
            <w:tcBorders>
              <w:top w:val="single" w:sz="4" w:space="0" w:color="auto"/>
              <w:left w:val="single" w:sz="4" w:space="0" w:color="auto"/>
              <w:bottom w:val="single" w:sz="4" w:space="0" w:color="auto"/>
              <w:right w:val="single" w:sz="4" w:space="0" w:color="auto"/>
            </w:tcBorders>
            <w:vAlign w:val="bottom"/>
            <w:hideMark/>
          </w:tcPr>
          <w:p w14:paraId="389AA4C1"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X</w:t>
            </w:r>
          </w:p>
        </w:tc>
      </w:tr>
      <w:tr w:rsidR="00485E0F" w14:paraId="389AA4CC" w14:textId="77777777" w:rsidTr="00812830">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389AA4C3"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4</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389AA4C4"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70</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389AA4C5"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3</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A4C6"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X</w:t>
            </w:r>
          </w:p>
        </w:tc>
        <w:tc>
          <w:tcPr>
            <w:tcW w:w="1202" w:type="dxa"/>
            <w:tcBorders>
              <w:top w:val="single" w:sz="4" w:space="0" w:color="auto"/>
              <w:left w:val="single" w:sz="4" w:space="0" w:color="auto"/>
              <w:bottom w:val="single" w:sz="4" w:space="0" w:color="auto"/>
              <w:right w:val="single" w:sz="4" w:space="0" w:color="auto"/>
            </w:tcBorders>
            <w:vAlign w:val="bottom"/>
            <w:hideMark/>
          </w:tcPr>
          <w:p w14:paraId="389AA4C7"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X</w:t>
            </w:r>
          </w:p>
        </w:tc>
        <w:tc>
          <w:tcPr>
            <w:tcW w:w="1138" w:type="dxa"/>
            <w:tcBorders>
              <w:top w:val="single" w:sz="4" w:space="0" w:color="auto"/>
              <w:left w:val="single" w:sz="4" w:space="0" w:color="auto"/>
              <w:bottom w:val="single" w:sz="4" w:space="0" w:color="auto"/>
              <w:right w:val="single" w:sz="4" w:space="0" w:color="auto"/>
            </w:tcBorders>
            <w:vAlign w:val="bottom"/>
            <w:hideMark/>
          </w:tcPr>
          <w:p w14:paraId="389AA4C8"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105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A4C9"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35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A4CA"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5</w:t>
            </w:r>
          </w:p>
        </w:tc>
        <w:tc>
          <w:tcPr>
            <w:tcW w:w="1189" w:type="dxa"/>
            <w:tcBorders>
              <w:top w:val="single" w:sz="4" w:space="0" w:color="auto"/>
              <w:left w:val="single" w:sz="4" w:space="0" w:color="auto"/>
              <w:bottom w:val="single" w:sz="4" w:space="0" w:color="auto"/>
              <w:right w:val="single" w:sz="4" w:space="0" w:color="auto"/>
            </w:tcBorders>
            <w:vAlign w:val="bottom"/>
            <w:hideMark/>
          </w:tcPr>
          <w:p w14:paraId="389AA4CB"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X</w:t>
            </w:r>
          </w:p>
        </w:tc>
      </w:tr>
      <w:tr w:rsidR="00485E0F" w14:paraId="389AA4D6" w14:textId="77777777" w:rsidTr="00812830">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389AA4CD"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5</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389AA4CE"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389AA4CF"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70</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A4D0"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35</w:t>
            </w:r>
          </w:p>
        </w:tc>
        <w:tc>
          <w:tcPr>
            <w:tcW w:w="1202" w:type="dxa"/>
            <w:tcBorders>
              <w:top w:val="single" w:sz="4" w:space="0" w:color="auto"/>
              <w:left w:val="single" w:sz="4" w:space="0" w:color="auto"/>
              <w:bottom w:val="single" w:sz="4" w:space="0" w:color="auto"/>
              <w:right w:val="single" w:sz="4" w:space="0" w:color="auto"/>
            </w:tcBorders>
            <w:vAlign w:val="bottom"/>
            <w:hideMark/>
          </w:tcPr>
          <w:p w14:paraId="389AA4D1"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20</w:t>
            </w:r>
          </w:p>
        </w:tc>
        <w:tc>
          <w:tcPr>
            <w:tcW w:w="1138" w:type="dxa"/>
            <w:tcBorders>
              <w:top w:val="single" w:sz="4" w:space="0" w:color="auto"/>
              <w:left w:val="single" w:sz="4" w:space="0" w:color="auto"/>
              <w:bottom w:val="single" w:sz="4" w:space="0" w:color="auto"/>
              <w:right w:val="single" w:sz="4" w:space="0" w:color="auto"/>
            </w:tcBorders>
            <w:vAlign w:val="bottom"/>
            <w:hideMark/>
          </w:tcPr>
          <w:p w14:paraId="389AA4D2"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A4D3"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135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A4D4"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85</w:t>
            </w:r>
          </w:p>
        </w:tc>
        <w:tc>
          <w:tcPr>
            <w:tcW w:w="1189" w:type="dxa"/>
            <w:tcBorders>
              <w:top w:val="single" w:sz="4" w:space="0" w:color="auto"/>
              <w:left w:val="single" w:sz="4" w:space="0" w:color="auto"/>
              <w:bottom w:val="single" w:sz="4" w:space="0" w:color="auto"/>
              <w:right w:val="single" w:sz="4" w:space="0" w:color="auto"/>
            </w:tcBorders>
            <w:vAlign w:val="bottom"/>
            <w:hideMark/>
          </w:tcPr>
          <w:p w14:paraId="389AA4D5"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55</w:t>
            </w:r>
          </w:p>
        </w:tc>
      </w:tr>
      <w:tr w:rsidR="00485E0F" w14:paraId="389AA4E0" w14:textId="77777777" w:rsidTr="00812830">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389AA4D7"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6</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389AA4D8"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389AA4D9"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A4DA"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125</w:t>
            </w:r>
          </w:p>
        </w:tc>
        <w:tc>
          <w:tcPr>
            <w:tcW w:w="1202" w:type="dxa"/>
            <w:tcBorders>
              <w:top w:val="single" w:sz="4" w:space="0" w:color="auto"/>
              <w:left w:val="single" w:sz="4" w:space="0" w:color="auto"/>
              <w:bottom w:val="single" w:sz="4" w:space="0" w:color="auto"/>
              <w:right w:val="single" w:sz="4" w:space="0" w:color="auto"/>
            </w:tcBorders>
            <w:vAlign w:val="bottom"/>
            <w:hideMark/>
          </w:tcPr>
          <w:p w14:paraId="389AA4DB"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95</w:t>
            </w:r>
          </w:p>
        </w:tc>
        <w:tc>
          <w:tcPr>
            <w:tcW w:w="1138" w:type="dxa"/>
            <w:tcBorders>
              <w:top w:val="single" w:sz="4" w:space="0" w:color="auto"/>
              <w:left w:val="single" w:sz="4" w:space="0" w:color="auto"/>
              <w:bottom w:val="single" w:sz="4" w:space="0" w:color="auto"/>
              <w:right w:val="single" w:sz="4" w:space="0" w:color="auto"/>
            </w:tcBorders>
            <w:vAlign w:val="bottom"/>
            <w:hideMark/>
          </w:tcPr>
          <w:p w14:paraId="389AA4DC"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A4DD"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A4DE"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NL</w:t>
            </w:r>
          </w:p>
        </w:tc>
        <w:tc>
          <w:tcPr>
            <w:tcW w:w="1189" w:type="dxa"/>
            <w:tcBorders>
              <w:top w:val="single" w:sz="4" w:space="0" w:color="auto"/>
              <w:left w:val="single" w:sz="4" w:space="0" w:color="auto"/>
              <w:bottom w:val="single" w:sz="4" w:space="0" w:color="auto"/>
              <w:right w:val="single" w:sz="4" w:space="0" w:color="auto"/>
            </w:tcBorders>
            <w:vAlign w:val="bottom"/>
            <w:hideMark/>
          </w:tcPr>
          <w:p w14:paraId="389AA4DF"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145</w:t>
            </w:r>
          </w:p>
        </w:tc>
      </w:tr>
      <w:tr w:rsidR="00485E0F" w14:paraId="389AA4EA" w14:textId="77777777" w:rsidTr="00812830">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389AA4E1"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7 and above</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389AA4E2"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389AA4E3"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A4E4"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NL</w:t>
            </w:r>
          </w:p>
        </w:tc>
        <w:tc>
          <w:tcPr>
            <w:tcW w:w="1202" w:type="dxa"/>
            <w:tcBorders>
              <w:top w:val="single" w:sz="4" w:space="0" w:color="auto"/>
              <w:left w:val="single" w:sz="4" w:space="0" w:color="auto"/>
              <w:bottom w:val="single" w:sz="4" w:space="0" w:color="auto"/>
              <w:right w:val="single" w:sz="4" w:space="0" w:color="auto"/>
            </w:tcBorders>
            <w:vAlign w:val="bottom"/>
            <w:hideMark/>
          </w:tcPr>
          <w:p w14:paraId="389AA4E5"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NL</w:t>
            </w:r>
          </w:p>
        </w:tc>
        <w:tc>
          <w:tcPr>
            <w:tcW w:w="1138" w:type="dxa"/>
            <w:tcBorders>
              <w:top w:val="single" w:sz="4" w:space="0" w:color="auto"/>
              <w:left w:val="single" w:sz="4" w:space="0" w:color="auto"/>
              <w:bottom w:val="single" w:sz="4" w:space="0" w:color="auto"/>
              <w:right w:val="single" w:sz="4" w:space="0" w:color="auto"/>
            </w:tcBorders>
            <w:vAlign w:val="bottom"/>
            <w:hideMark/>
          </w:tcPr>
          <w:p w14:paraId="389AA4E6"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A4E7"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389AA4E8"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NL</w:t>
            </w:r>
          </w:p>
        </w:tc>
        <w:tc>
          <w:tcPr>
            <w:tcW w:w="1189" w:type="dxa"/>
            <w:tcBorders>
              <w:top w:val="single" w:sz="4" w:space="0" w:color="auto"/>
              <w:left w:val="single" w:sz="4" w:space="0" w:color="auto"/>
              <w:bottom w:val="single" w:sz="4" w:space="0" w:color="auto"/>
              <w:right w:val="single" w:sz="4" w:space="0" w:color="auto"/>
            </w:tcBorders>
            <w:vAlign w:val="bottom"/>
            <w:hideMark/>
          </w:tcPr>
          <w:p w14:paraId="389AA4E9"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NL</w:t>
            </w:r>
          </w:p>
        </w:tc>
      </w:tr>
      <w:tr w:rsidR="00485E0F" w14:paraId="389AA4EE" w14:textId="77777777" w:rsidTr="00812830">
        <w:trPr>
          <w:trHeight w:val="245"/>
        </w:trPr>
        <w:tc>
          <w:tcPr>
            <w:tcW w:w="11016" w:type="dxa"/>
            <w:gridSpan w:val="11"/>
            <w:tcBorders>
              <w:top w:val="single" w:sz="4" w:space="0" w:color="auto"/>
              <w:left w:val="single" w:sz="4" w:space="0" w:color="auto"/>
              <w:bottom w:val="single" w:sz="4" w:space="0" w:color="auto"/>
              <w:right w:val="single" w:sz="4" w:space="0" w:color="auto"/>
            </w:tcBorders>
            <w:vAlign w:val="center"/>
            <w:hideMark/>
          </w:tcPr>
          <w:p w14:paraId="389AA4EB" w14:textId="77777777" w:rsidR="00485E0F" w:rsidRDefault="00485E0F" w:rsidP="00812830">
            <w:pPr>
              <w:keepNext/>
              <w:rPr>
                <w:rFonts w:asciiTheme="minorHAnsi" w:hAnsiTheme="minorHAnsi"/>
                <w:sz w:val="18"/>
                <w:szCs w:val="18"/>
              </w:rPr>
            </w:pPr>
            <w:r>
              <w:rPr>
                <w:rFonts w:asciiTheme="minorHAnsi" w:hAnsiTheme="minorHAnsi"/>
                <w:sz w:val="18"/>
                <w:szCs w:val="18"/>
              </w:rPr>
              <w:t>This table assumes no elbows.  Deduct 15 ft of allowable duct length for each turn, elbow, or fitting.  Interpolation and extrapolation in 62.2 Table 5.3 is not allowed.  For airflow values not listed, use the next higher value.  This table is not applicable for airflow &gt; 125 cfm.</w:t>
            </w:r>
          </w:p>
          <w:p w14:paraId="389AA4EC" w14:textId="77777777" w:rsidR="00485E0F" w:rsidRDefault="00485E0F" w:rsidP="00812830">
            <w:pPr>
              <w:keepNext/>
              <w:rPr>
                <w:rFonts w:asciiTheme="minorHAnsi" w:hAnsiTheme="minorHAnsi"/>
                <w:sz w:val="18"/>
                <w:szCs w:val="18"/>
              </w:rPr>
            </w:pPr>
            <w:r>
              <w:rPr>
                <w:rFonts w:asciiTheme="minorHAnsi" w:hAnsiTheme="minorHAnsi"/>
                <w:sz w:val="18"/>
                <w:szCs w:val="18"/>
              </w:rPr>
              <w:t>NL = no limit on duct length of this size.</w:t>
            </w:r>
          </w:p>
          <w:p w14:paraId="389AA4ED" w14:textId="77777777" w:rsidR="00485E0F" w:rsidRDefault="00485E0F" w:rsidP="00812830">
            <w:pPr>
              <w:keepNext/>
              <w:rPr>
                <w:rFonts w:asciiTheme="minorHAnsi" w:hAnsiTheme="minorHAnsi"/>
                <w:sz w:val="18"/>
                <w:szCs w:val="18"/>
              </w:rPr>
            </w:pPr>
            <w:r>
              <w:rPr>
                <w:rFonts w:asciiTheme="minorHAnsi" w:hAnsiTheme="minorHAnsi"/>
                <w:sz w:val="18"/>
                <w:szCs w:val="18"/>
              </w:rPr>
              <w:t>X = not allowed, any length of duct of this size with assumed turns, elbows, fittings will exceed the rated pressure drop.</w:t>
            </w:r>
          </w:p>
        </w:tc>
      </w:tr>
    </w:tbl>
    <w:p w14:paraId="389AA4EF" w14:textId="77777777" w:rsidR="00485E0F" w:rsidRDefault="00485E0F" w:rsidP="00485E0F">
      <w:pPr>
        <w:rPr>
          <w:rFonts w:asciiTheme="minorHAnsi" w:hAnsiTheme="minorHAnsi"/>
          <w:sz w:val="18"/>
          <w:szCs w:val="18"/>
        </w:rPr>
      </w:pPr>
    </w:p>
    <w:p w14:paraId="389AA4F0" w14:textId="77777777" w:rsidR="00485E0F" w:rsidRDefault="00485E0F" w:rsidP="00485E0F">
      <w:pPr>
        <w:rPr>
          <w:rFonts w:asciiTheme="minorHAnsi" w:hAnsiTheme="minorHAnsi"/>
          <w:sz w:val="18"/>
          <w:szCs w:val="18"/>
        </w:rPr>
      </w:pPr>
      <w:r>
        <w:rPr>
          <w:rFonts w:asciiTheme="minorHAnsi" w:hAnsiTheme="minorHAnsi"/>
          <w:sz w:val="18"/>
          <w:szCs w:val="18"/>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4A0" w:firstRow="1" w:lastRow="0" w:firstColumn="1" w:lastColumn="0" w:noHBand="0" w:noVBand="1"/>
      </w:tblPr>
      <w:tblGrid>
        <w:gridCol w:w="717"/>
        <w:gridCol w:w="10299"/>
      </w:tblGrid>
      <w:tr w:rsidR="00485E0F" w14:paraId="389AA4F2" w14:textId="77777777" w:rsidTr="00FC099C">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389AA4F1" w14:textId="77777777" w:rsidR="00485E0F" w:rsidRDefault="00485E0F" w:rsidP="00812830">
            <w:pPr>
              <w:keepNext/>
              <w:rPr>
                <w:rFonts w:asciiTheme="minorHAnsi" w:hAnsiTheme="minorHAnsi"/>
                <w:b/>
                <w:bCs/>
                <w:sz w:val="18"/>
                <w:szCs w:val="18"/>
              </w:rPr>
            </w:pPr>
            <w:r w:rsidRPr="00041647">
              <w:rPr>
                <w:rFonts w:asciiTheme="minorHAnsi" w:hAnsiTheme="minorHAnsi"/>
                <w:b/>
                <w:bCs/>
                <w:szCs w:val="18"/>
              </w:rPr>
              <w:lastRenderedPageBreak/>
              <w:t>F. Other Requirements</w:t>
            </w:r>
          </w:p>
        </w:tc>
      </w:tr>
      <w:tr w:rsidR="00485E0F" w14:paraId="389AA4F4" w14:textId="77777777" w:rsidTr="00FC099C">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389AA4F3" w14:textId="77777777" w:rsidR="00485E0F" w:rsidRDefault="00485E0F" w:rsidP="0081283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bCs/>
                <w:sz w:val="18"/>
                <w:szCs w:val="18"/>
              </w:rPr>
            </w:pPr>
            <w:r>
              <w:rPr>
                <w:rFonts w:asciiTheme="minorHAnsi" w:hAnsiTheme="minorHAnsi"/>
                <w:i/>
                <w:sz w:val="18"/>
                <w:szCs w:val="18"/>
              </w:rPr>
              <w:t>The items listed below (6.1 through 6.8) correspond to the information given in ASHRAE 62.2 Section 6 "Other Requirements".  Refer also to Chapter 4.6 of the Residential Compliance Manual (Section 4.6.5) for information describing these "Other Requirements".  The signature of the Responsible Person in the declaration statement below certifies that the building complies with these requirements specified in ASHRAE 62.2 Section 6.1 through 6.9 if applicable.</w:t>
            </w:r>
          </w:p>
        </w:tc>
      </w:tr>
      <w:tr w:rsidR="00485E0F" w14:paraId="389AA4F7" w14:textId="77777777" w:rsidTr="00FC099C">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A4F5"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389AA4F6" w14:textId="77777777" w:rsidR="00485E0F" w:rsidRDefault="00485E0F" w:rsidP="0081283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Pr>
                <w:rFonts w:asciiTheme="minorHAnsi" w:hAnsiTheme="minorHAnsi"/>
                <w:b/>
                <w:sz w:val="18"/>
                <w:szCs w:val="18"/>
              </w:rPr>
              <w:t>6.1 Transfer Air.</w:t>
            </w:r>
            <w:r>
              <w:rPr>
                <w:rFonts w:asciiTheme="minorHAnsi" w:hAnsiTheme="minorHAnsi"/>
                <w:sz w:val="18"/>
                <w:szCs w:val="18"/>
              </w:rPr>
              <w:t xml:space="preserve"> </w:t>
            </w:r>
            <w:r>
              <w:rPr>
                <w:rStyle w:val="margin0020notechar"/>
                <w:rFonts w:asciiTheme="minorHAnsi" w:hAnsiTheme="minorHAnsi"/>
                <w:sz w:val="18"/>
                <w:szCs w:val="18"/>
              </w:rPr>
              <w:t>Measures shall be taken to minimize air movement across envelope components to occupiable spaces from garages, unconditioned crawl spaces, and unconditioned attics. Supply and balanced ventilation systems shall be designed and constructed to provide ventilation air directly from the outdoors.</w:t>
            </w:r>
          </w:p>
        </w:tc>
      </w:tr>
      <w:tr w:rsidR="00485E0F" w14:paraId="389AA4FA" w14:textId="77777777" w:rsidTr="00FC099C">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A4F8"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02</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389AA4F9" w14:textId="77777777" w:rsidR="00485E0F" w:rsidRDefault="00485E0F" w:rsidP="00812830">
            <w:pPr>
              <w:keepNext/>
              <w:ind w:left="273" w:hanging="273"/>
            </w:pPr>
            <w:r>
              <w:rPr>
                <w:rFonts w:asciiTheme="minorHAnsi" w:hAnsiTheme="minorHAnsi"/>
                <w:b/>
                <w:sz w:val="18"/>
                <w:szCs w:val="18"/>
              </w:rPr>
              <w:t>6.2 Instructions and Labeling.</w:t>
            </w:r>
            <w:r>
              <w:rPr>
                <w:rFonts w:asciiTheme="minorHAnsi" w:hAnsiTheme="minorHAnsi"/>
                <w:sz w:val="18"/>
                <w:szCs w:val="18"/>
              </w:rPr>
              <w:t xml:space="preserve"> </w:t>
            </w:r>
            <w:r>
              <w:rPr>
                <w:rStyle w:val="margin0020notechar"/>
                <w:rFonts w:asciiTheme="minorHAnsi" w:hAnsiTheme="minorHAnsi"/>
                <w:sz w:val="18"/>
                <w:szCs w:val="18"/>
              </w:rPr>
              <w:t>Information on the ventilation design and/or ventilation systems installed, instructions on their proper operation to meet the requirements of this standard, and instructions detailing any required maintenance (similar to that provided for HVAC systems) shall be provided to the owner and the occupant of the dwelling unit. Controls shall be labeled as to their function (unless that function is obvious, such as toilet exhaust fan switches). See Chapter 13 of Guideline 24</w:t>
            </w:r>
            <w:r>
              <w:rPr>
                <w:rStyle w:val="margin0020notechar"/>
                <w:rFonts w:asciiTheme="minorHAnsi" w:hAnsiTheme="minorHAnsi"/>
                <w:sz w:val="18"/>
                <w:szCs w:val="18"/>
                <w:vertAlign w:val="superscript"/>
              </w:rPr>
              <w:t>2</w:t>
            </w:r>
            <w:r>
              <w:rPr>
                <w:rStyle w:val="margin0020notechar"/>
                <w:rFonts w:asciiTheme="minorHAnsi" w:hAnsiTheme="minorHAnsi"/>
                <w:sz w:val="18"/>
                <w:szCs w:val="18"/>
              </w:rPr>
              <w:t xml:space="preserve"> for information on instructions and labeling.</w:t>
            </w:r>
          </w:p>
        </w:tc>
      </w:tr>
      <w:tr w:rsidR="00485E0F" w14:paraId="389AA4FD" w14:textId="77777777" w:rsidTr="00FC099C">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A4FB"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03</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389AA4FC" w14:textId="77777777" w:rsidR="00485E0F" w:rsidRDefault="00485E0F" w:rsidP="00812830">
            <w:pPr>
              <w:keepNext/>
            </w:pPr>
            <w:r>
              <w:rPr>
                <w:rFonts w:asciiTheme="minorHAnsi" w:hAnsiTheme="minorHAnsi"/>
                <w:b/>
                <w:sz w:val="18"/>
                <w:szCs w:val="18"/>
              </w:rPr>
              <w:t>6.3 Clothes Dryers.</w:t>
            </w:r>
            <w:r>
              <w:rPr>
                <w:rFonts w:asciiTheme="minorHAnsi" w:hAnsiTheme="minorHAnsi"/>
                <w:sz w:val="18"/>
                <w:szCs w:val="18"/>
              </w:rPr>
              <w:t xml:space="preserve"> </w:t>
            </w:r>
            <w:r>
              <w:rPr>
                <w:rStyle w:val="margin0020notechar"/>
                <w:rFonts w:asciiTheme="minorHAnsi" w:hAnsiTheme="minorHAnsi"/>
                <w:sz w:val="18"/>
                <w:szCs w:val="18"/>
              </w:rPr>
              <w:t>Clothes dryers shall be exhausted directly to the outdoors</w:t>
            </w:r>
          </w:p>
        </w:tc>
      </w:tr>
      <w:tr w:rsidR="00485E0F" w14:paraId="389AA502" w14:textId="77777777" w:rsidTr="00FC099C">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A4FE"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04</w:t>
            </w:r>
          </w:p>
        </w:tc>
        <w:tc>
          <w:tcPr>
            <w:tcW w:w="10299" w:type="dxa"/>
            <w:tcBorders>
              <w:top w:val="single" w:sz="4" w:space="0" w:color="auto"/>
              <w:left w:val="single" w:sz="4" w:space="0" w:color="auto"/>
              <w:bottom w:val="single" w:sz="4" w:space="0" w:color="auto"/>
              <w:right w:val="single" w:sz="4" w:space="0" w:color="auto"/>
            </w:tcBorders>
            <w:vAlign w:val="center"/>
          </w:tcPr>
          <w:p w14:paraId="389AA4FF" w14:textId="009F4003" w:rsidR="00485E0F" w:rsidRDefault="00485E0F" w:rsidP="00812830">
            <w:pPr>
              <w:pStyle w:val="margin0020note"/>
              <w:keepNext/>
              <w:spacing w:before="0" w:beforeAutospacing="0" w:after="0" w:afterAutospacing="0"/>
              <w:ind w:left="273" w:hanging="273"/>
              <w:rPr>
                <w:rStyle w:val="margin0020notechar"/>
                <w:rFonts w:asciiTheme="minorHAnsi" w:hAnsiTheme="minorHAnsi"/>
                <w:sz w:val="18"/>
                <w:szCs w:val="18"/>
              </w:rPr>
            </w:pPr>
            <w:r>
              <w:rPr>
                <w:rFonts w:asciiTheme="minorHAnsi" w:hAnsiTheme="minorHAnsi"/>
                <w:b/>
                <w:sz w:val="18"/>
                <w:szCs w:val="18"/>
              </w:rPr>
              <w:t xml:space="preserve">6.4 Combustion and </w:t>
            </w:r>
            <w:r w:rsidR="00FC099C">
              <w:rPr>
                <w:rFonts w:asciiTheme="minorHAnsi" w:hAnsiTheme="minorHAnsi"/>
                <w:b/>
                <w:sz w:val="18"/>
                <w:szCs w:val="18"/>
              </w:rPr>
              <w:t>S</w:t>
            </w:r>
            <w:r>
              <w:rPr>
                <w:rFonts w:asciiTheme="minorHAnsi" w:hAnsiTheme="minorHAnsi"/>
                <w:b/>
                <w:sz w:val="18"/>
                <w:szCs w:val="18"/>
              </w:rPr>
              <w:t>olid-</w:t>
            </w:r>
            <w:r w:rsidR="00FC099C">
              <w:rPr>
                <w:rFonts w:asciiTheme="minorHAnsi" w:hAnsiTheme="minorHAnsi"/>
                <w:b/>
                <w:sz w:val="18"/>
                <w:szCs w:val="18"/>
              </w:rPr>
              <w:t>F</w:t>
            </w:r>
            <w:r>
              <w:rPr>
                <w:rFonts w:asciiTheme="minorHAnsi" w:hAnsiTheme="minorHAnsi"/>
                <w:b/>
                <w:sz w:val="18"/>
                <w:szCs w:val="18"/>
              </w:rPr>
              <w:t xml:space="preserve">uel </w:t>
            </w:r>
            <w:r w:rsidR="00FC099C">
              <w:rPr>
                <w:rFonts w:asciiTheme="minorHAnsi" w:hAnsiTheme="minorHAnsi"/>
                <w:b/>
                <w:sz w:val="18"/>
                <w:szCs w:val="18"/>
              </w:rPr>
              <w:t>B</w:t>
            </w:r>
            <w:r>
              <w:rPr>
                <w:rFonts w:asciiTheme="minorHAnsi" w:hAnsiTheme="minorHAnsi"/>
                <w:b/>
                <w:sz w:val="18"/>
                <w:szCs w:val="18"/>
              </w:rPr>
              <w:t xml:space="preserve">urning </w:t>
            </w:r>
            <w:r w:rsidR="00FC099C">
              <w:rPr>
                <w:rFonts w:asciiTheme="minorHAnsi" w:hAnsiTheme="minorHAnsi"/>
                <w:b/>
                <w:sz w:val="18"/>
                <w:szCs w:val="18"/>
              </w:rPr>
              <w:t>A</w:t>
            </w:r>
            <w:r>
              <w:rPr>
                <w:rFonts w:asciiTheme="minorHAnsi" w:hAnsiTheme="minorHAnsi"/>
                <w:b/>
                <w:sz w:val="18"/>
                <w:szCs w:val="18"/>
              </w:rPr>
              <w:t>ppliances.</w:t>
            </w:r>
            <w:r>
              <w:rPr>
                <w:rFonts w:asciiTheme="minorHAnsi" w:hAnsiTheme="minorHAnsi"/>
                <w:sz w:val="18"/>
                <w:szCs w:val="18"/>
              </w:rPr>
              <w:t xml:space="preserve"> </w:t>
            </w:r>
            <w:r>
              <w:rPr>
                <w:rStyle w:val="margin0020notechar"/>
                <w:rFonts w:asciiTheme="minorHAnsi" w:hAnsiTheme="minorHAnsi"/>
                <w:sz w:val="18"/>
                <w:szCs w:val="18"/>
              </w:rPr>
              <w:t>Combustion and solid-fuel burning appliances must be provided with adequate combustion and ventilation air and vented in accordance with manufacturer’s installation instructions, NFPA 54/ANSI Z223.1, National Fuel Gas Code, NFPA 31, Standard for the Installation of Oil-Burning Equipment, or NFPA 211, Standard for Chimneys, Fireplaces, Vents, and Solid-Fuel Burning Appliances, or other equivalent code acceptable to the building official.</w:t>
            </w:r>
          </w:p>
          <w:p w14:paraId="389AA500" w14:textId="77777777" w:rsidR="00485E0F" w:rsidRDefault="00485E0F" w:rsidP="00812830">
            <w:pPr>
              <w:pStyle w:val="margin0020note"/>
              <w:keepNext/>
              <w:spacing w:before="0" w:beforeAutospacing="0" w:after="0" w:afterAutospacing="0"/>
              <w:rPr>
                <w:rStyle w:val="margin0020notechar"/>
                <w:rFonts w:asciiTheme="minorHAnsi" w:hAnsiTheme="minorHAnsi"/>
                <w:sz w:val="18"/>
                <w:szCs w:val="18"/>
              </w:rPr>
            </w:pPr>
          </w:p>
          <w:p w14:paraId="389AA501" w14:textId="77777777" w:rsidR="00485E0F" w:rsidRDefault="00485E0F" w:rsidP="00812830">
            <w:pPr>
              <w:pStyle w:val="margin0020note"/>
              <w:keepNext/>
              <w:spacing w:before="0" w:beforeAutospacing="0" w:after="0" w:afterAutospacing="0"/>
              <w:ind w:left="273"/>
            </w:pPr>
            <w:r>
              <w:rPr>
                <w:rStyle w:val="margin0020notechar"/>
                <w:rFonts w:asciiTheme="minorHAnsi" w:hAnsiTheme="minorHAnsi"/>
                <w:sz w:val="18"/>
                <w:szCs w:val="18"/>
              </w:rPr>
              <w:t>Where atmospherically vented combustion appliances or solid-fuel burning appliances are located inside the pressure boundary, the total net exhaust flow of the two largest exhaust fans (not including a summer cooling fan intended to be operated only when windows or other air inlets are open) shall not exceed 15 cfm/100 ft² (75 Lps/100 m</w:t>
            </w:r>
            <w:r>
              <w:rPr>
                <w:rStyle w:val="margin0020notechar"/>
                <w:rFonts w:asciiTheme="minorHAnsi" w:hAnsiTheme="minorHAnsi"/>
                <w:sz w:val="18"/>
                <w:szCs w:val="18"/>
                <w:vertAlign w:val="superscript"/>
              </w:rPr>
              <w:t>2</w:t>
            </w:r>
            <w:r>
              <w:rPr>
                <w:rStyle w:val="margin0020notechar"/>
                <w:rFonts w:asciiTheme="minorHAnsi" w:hAnsiTheme="minorHAnsi"/>
                <w:sz w:val="18"/>
                <w:szCs w:val="18"/>
              </w:rPr>
              <w:t>) of occupiable space when in operation at full capacity. If the designed total net flow exceeds this limit, the net exhaust flow must be reduced by reducing the exhaust flow or providing compensating outdoor airflow. Atmospherically vented combustion appliances do not include direct-vent appliances.</w:t>
            </w:r>
          </w:p>
        </w:tc>
      </w:tr>
      <w:tr w:rsidR="00485E0F" w14:paraId="389AA505" w14:textId="77777777" w:rsidTr="00FC099C">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A503"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05</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389AA504" w14:textId="77777777" w:rsidR="00485E0F" w:rsidRDefault="00485E0F" w:rsidP="00812830">
            <w:pPr>
              <w:keepNext/>
              <w:ind w:left="273" w:hanging="273"/>
            </w:pPr>
            <w:r>
              <w:rPr>
                <w:rFonts w:asciiTheme="minorHAnsi" w:hAnsiTheme="minorHAnsi"/>
                <w:b/>
                <w:sz w:val="18"/>
                <w:szCs w:val="18"/>
              </w:rPr>
              <w:t xml:space="preserve">6.5 Garages. </w:t>
            </w:r>
            <w:r>
              <w:rPr>
                <w:rStyle w:val="margin0020notechar"/>
                <w:rFonts w:asciiTheme="minorHAnsi" w:hAnsiTheme="minorHAnsi"/>
                <w:sz w:val="18"/>
                <w:szCs w:val="18"/>
              </w:rPr>
              <w:t>When an occupiable space adjoins a garage, the design must prevent migration of contaminants to the adjoining occupiable space. Air seal the walls, ceilings, and floors that separate garages from occupiable space. To be considered air sealed, all joints, seams, penetrations, openings between door assemblies and their respective jambs and framing, and other sources of air leakage through wall and ceiling assemblies separating the garage from the residence and its attic area shall be caulked, gasketed, weather stripped, wrapped, or otherwise sealed to limit air movement. Doors between garages and occupiable spaces shall be gasketed or made substantially airtight with weather stripping.</w:t>
            </w:r>
          </w:p>
        </w:tc>
      </w:tr>
      <w:tr w:rsidR="00485E0F" w14:paraId="389AA508" w14:textId="77777777" w:rsidTr="00FC099C">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A506"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06</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389AA507" w14:textId="77777777" w:rsidR="00485E0F" w:rsidRDefault="00485E0F" w:rsidP="00812830">
            <w:pPr>
              <w:keepNext/>
              <w:ind w:left="273" w:hanging="273"/>
            </w:pPr>
            <w:r>
              <w:rPr>
                <w:rFonts w:asciiTheme="minorHAnsi" w:hAnsiTheme="minorHAnsi"/>
                <w:b/>
                <w:sz w:val="18"/>
                <w:szCs w:val="18"/>
              </w:rPr>
              <w:t>6.6 Ventilation Opening Area.</w:t>
            </w:r>
            <w:r>
              <w:rPr>
                <w:rFonts w:asciiTheme="minorHAnsi" w:hAnsiTheme="minorHAnsi"/>
                <w:sz w:val="18"/>
                <w:szCs w:val="18"/>
              </w:rPr>
              <w:t xml:space="preserve"> </w:t>
            </w:r>
            <w:r>
              <w:rPr>
                <w:rStyle w:val="margin0020notechar"/>
                <w:rFonts w:asciiTheme="minorHAnsi" w:hAnsiTheme="minorHAnsi"/>
                <w:sz w:val="18"/>
                <w:szCs w:val="18"/>
              </w:rPr>
              <w:t>Spaces shall have ventilation openings as listed below. Such openings shall meet the requirements of Section 6.8.</w:t>
            </w:r>
          </w:p>
        </w:tc>
      </w:tr>
      <w:tr w:rsidR="00485E0F" w14:paraId="389AA50B" w14:textId="77777777" w:rsidTr="00FC099C">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A509"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07</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389AA50A" w14:textId="7867679D" w:rsidR="00485E0F" w:rsidRDefault="00485E0F" w:rsidP="00FC099C">
            <w:pPr>
              <w:keepNext/>
              <w:ind w:left="273" w:hanging="273"/>
            </w:pPr>
            <w:r>
              <w:rPr>
                <w:rFonts w:asciiTheme="minorHAnsi" w:hAnsiTheme="minorHAnsi"/>
                <w:b/>
                <w:sz w:val="18"/>
                <w:szCs w:val="18"/>
              </w:rPr>
              <w:t xml:space="preserve">6.7 Minimum </w:t>
            </w:r>
            <w:r w:rsidR="00FC099C">
              <w:rPr>
                <w:rFonts w:asciiTheme="minorHAnsi" w:hAnsiTheme="minorHAnsi"/>
                <w:b/>
                <w:sz w:val="18"/>
                <w:szCs w:val="18"/>
              </w:rPr>
              <w:t>F</w:t>
            </w:r>
            <w:r>
              <w:rPr>
                <w:rFonts w:asciiTheme="minorHAnsi" w:hAnsiTheme="minorHAnsi"/>
                <w:b/>
                <w:sz w:val="18"/>
                <w:szCs w:val="18"/>
              </w:rPr>
              <w:t>iltration.</w:t>
            </w:r>
            <w:r>
              <w:rPr>
                <w:rFonts w:asciiTheme="minorHAnsi" w:hAnsiTheme="minorHAnsi"/>
                <w:sz w:val="18"/>
                <w:szCs w:val="18"/>
              </w:rPr>
              <w:t xml:space="preserve"> </w:t>
            </w:r>
            <w:r>
              <w:rPr>
                <w:rStyle w:val="margin0020notechar"/>
                <w:rFonts w:asciiTheme="minorHAnsi" w:hAnsiTheme="minorHAnsi"/>
                <w:sz w:val="18"/>
                <w:szCs w:val="18"/>
              </w:rPr>
              <w:t>Mechanical systems that supply air to an occupiable space through ductwork exceeding 10 ft (3 m) in length and through a thermal conditioning component, except evaporative coolers, shall be provided with a filter having a designated minimum efficiency of MERV 6, or better, when tested in accordance with ANSI/ASHRAE Standard 52.2, Method of Testing General Ventilation Air-Cleaning Devices for Removal Efficiency by Particle Size, or a minimum Particle Size Efficiency of 50% in the 3.0-10 µm range in accordance with AHRI Standard 680, Performance Rating of Residential Air Filter Equipment. The system shall be designed such that all recirculated and mechanically supplied outdoor air is filtered before passing through the thermal conditioning components. The filter shall be located and installed in such a manner as to facilitate access and regular service by the owner.</w:t>
            </w:r>
          </w:p>
        </w:tc>
      </w:tr>
      <w:tr w:rsidR="00485E0F" w14:paraId="389AA50E" w14:textId="77777777" w:rsidTr="00FC099C">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A50C"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08</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389AA50D" w14:textId="77777777" w:rsidR="00485E0F" w:rsidRDefault="00485E0F" w:rsidP="00812830">
            <w:pPr>
              <w:keepNext/>
              <w:ind w:left="273" w:hanging="273"/>
            </w:pPr>
            <w:r>
              <w:rPr>
                <w:rFonts w:asciiTheme="minorHAnsi" w:hAnsiTheme="minorHAnsi"/>
                <w:b/>
                <w:sz w:val="18"/>
                <w:szCs w:val="18"/>
              </w:rPr>
              <w:t>6.8 Air Inlets.</w:t>
            </w:r>
            <w:r>
              <w:rPr>
                <w:rFonts w:asciiTheme="minorHAnsi" w:hAnsiTheme="minorHAnsi"/>
                <w:sz w:val="18"/>
                <w:szCs w:val="18"/>
              </w:rPr>
              <w:t xml:space="preserve"> </w:t>
            </w:r>
            <w:r>
              <w:rPr>
                <w:rStyle w:val="margin0020notechar"/>
                <w:rFonts w:asciiTheme="minorHAnsi" w:hAnsiTheme="minorHAnsi"/>
                <w:sz w:val="18"/>
                <w:szCs w:val="18"/>
              </w:rPr>
              <w:t>Air inlets that are part of the ventilation design shall be located a minimum of 10 ft (3 m) from known sources of contamination such as a stack, vent, exhaust hood, or vehicle exhaust. The intake shall be placed so that entering air is not obstructed by snow, plantings, or other material. Forced air inlets shall be provided with rodent/insect screens (mesh not larger than 1/2 inch).</w:t>
            </w:r>
          </w:p>
        </w:tc>
      </w:tr>
      <w:tr w:rsidR="00485E0F" w14:paraId="389AA511" w14:textId="77777777" w:rsidTr="00FC099C">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389AA50F" w14:textId="77777777" w:rsidR="00485E0F" w:rsidRDefault="00485E0F" w:rsidP="00812830">
            <w:pPr>
              <w:keepNext/>
              <w:jc w:val="center"/>
              <w:rPr>
                <w:rFonts w:asciiTheme="minorHAnsi" w:hAnsiTheme="minorHAnsi"/>
                <w:sz w:val="18"/>
                <w:szCs w:val="18"/>
              </w:rPr>
            </w:pPr>
            <w:r>
              <w:rPr>
                <w:rFonts w:asciiTheme="minorHAnsi" w:hAnsiTheme="minorHAnsi"/>
                <w:sz w:val="18"/>
                <w:szCs w:val="18"/>
              </w:rPr>
              <w:t>09</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389AA510" w14:textId="77777777" w:rsidR="00485E0F" w:rsidRDefault="00485E0F" w:rsidP="00812830">
            <w:pPr>
              <w:autoSpaceDE w:val="0"/>
              <w:autoSpaceDN w:val="0"/>
              <w:adjustRightInd w:val="0"/>
              <w:ind w:left="273" w:hanging="273"/>
            </w:pPr>
            <w:r>
              <w:rPr>
                <w:rFonts w:asciiTheme="minorHAnsi" w:hAnsiTheme="minorHAnsi"/>
                <w:b/>
                <w:sz w:val="18"/>
                <w:szCs w:val="18"/>
              </w:rPr>
              <w:t>6.9 Carbon Monoxide Detectors.</w:t>
            </w:r>
            <w:r>
              <w:rPr>
                <w:rFonts w:asciiTheme="minorHAnsi" w:hAnsiTheme="minorHAnsi"/>
                <w:sz w:val="18"/>
                <w:szCs w:val="18"/>
              </w:rPr>
              <w:t xml:space="preserve"> </w:t>
            </w:r>
            <w:r>
              <w:rPr>
                <w:rFonts w:asciiTheme="minorHAnsi" w:hAnsiTheme="minorHAnsi" w:cs="TimesNewRomanPSMT"/>
                <w:sz w:val="18"/>
                <w:szCs w:val="18"/>
              </w:rPr>
              <w:t xml:space="preserve">A carbon monoxide alarm shall be installed in each dwelling unit in accordance with NFPA 720, </w:t>
            </w:r>
            <w:r>
              <w:rPr>
                <w:rFonts w:asciiTheme="minorHAnsi" w:hAnsiTheme="minorHAnsi" w:cs="TimesNewRomanPS-ItalicMT"/>
                <w:i/>
                <w:iCs/>
                <w:sz w:val="18"/>
                <w:szCs w:val="18"/>
              </w:rPr>
              <w:t>Standard for the Installation of Carbon Monoxide (CO) Detection and Warning Equipment</w:t>
            </w:r>
            <w:r>
              <w:rPr>
                <w:rFonts w:asciiTheme="minorHAnsi" w:hAnsiTheme="minorHAnsi" w:cs="TimesNewRomanPSMT"/>
                <w:sz w:val="18"/>
                <w:szCs w:val="18"/>
              </w:rPr>
              <w:t>14, and shall be consistent with requirements of applicable laws, codes, and standards.</w:t>
            </w:r>
          </w:p>
        </w:tc>
      </w:tr>
      <w:tr w:rsidR="00485E0F" w14:paraId="389AA513" w14:textId="77777777" w:rsidTr="00FC099C">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389AA512" w14:textId="77777777" w:rsidR="00485E0F" w:rsidRDefault="00485E0F" w:rsidP="00812830">
            <w:pPr>
              <w:keepNext/>
              <w:rPr>
                <w:rFonts w:asciiTheme="minorHAnsi" w:hAnsiTheme="minorHAnsi"/>
                <w:b/>
                <w:bCs/>
                <w:sz w:val="18"/>
                <w:szCs w:val="18"/>
              </w:rPr>
            </w:pPr>
            <w:r>
              <w:rPr>
                <w:rFonts w:asciiTheme="minorHAnsi" w:hAnsiTheme="minorHAnsi"/>
                <w:b/>
                <w:sz w:val="18"/>
                <w:szCs w:val="18"/>
              </w:rPr>
              <w:t xml:space="preserve">The responsible person’s signature on this compliance document affirms that all applicable requirements in this table have been met.  </w:t>
            </w:r>
          </w:p>
        </w:tc>
      </w:tr>
    </w:tbl>
    <w:p w14:paraId="389AA514" w14:textId="77777777" w:rsidR="006563FB" w:rsidRPr="00485E0F" w:rsidRDefault="006563FB" w:rsidP="00314D0D">
      <w:pPr>
        <w:keepNext/>
        <w:tabs>
          <w:tab w:val="left" w:pos="-2600"/>
        </w:tabs>
        <w:outlineLvl w:val="2"/>
        <w:rPr>
          <w:rFonts w:asciiTheme="minorHAnsi" w:hAnsiTheme="minorHAnsi" w:cs="Arial"/>
          <w:bCs/>
          <w:caps/>
          <w:sz w:val="18"/>
          <w:szCs w:val="18"/>
        </w:rPr>
      </w:pPr>
    </w:p>
    <w:p w14:paraId="389AA515" w14:textId="77777777" w:rsidR="006563FB" w:rsidRPr="00144CC2" w:rsidRDefault="006563FB">
      <w:pPr>
        <w:rPr>
          <w:rFonts w:asciiTheme="minorHAnsi" w:hAnsiTheme="minorHAnsi" w:cs="Arial"/>
          <w:b/>
          <w:bCs/>
          <w:i/>
          <w:caps/>
          <w:sz w:val="18"/>
          <w:szCs w:val="18"/>
          <w:u w:val="single"/>
        </w:rPr>
      </w:pPr>
      <w:r w:rsidRPr="00144CC2">
        <w:rPr>
          <w:rFonts w:asciiTheme="minorHAnsi" w:hAnsiTheme="minorHAnsi" w:cs="Arial"/>
          <w:b/>
          <w:bCs/>
          <w:i/>
          <w:caps/>
          <w:sz w:val="18"/>
          <w:szCs w:val="18"/>
          <w:u w:val="single"/>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6563FB" w:rsidRPr="00144CC2" w14:paraId="389AA517" w14:textId="77777777" w:rsidTr="00FC099C">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389AA516" w14:textId="77777777" w:rsidR="006563FB" w:rsidRPr="00144CC2" w:rsidRDefault="006563FB" w:rsidP="006563FB">
            <w:pPr>
              <w:keepNext/>
              <w:rPr>
                <w:rFonts w:asciiTheme="minorHAnsi" w:hAnsiTheme="minorHAnsi"/>
                <w:b/>
                <w:bCs/>
                <w:sz w:val="18"/>
                <w:szCs w:val="18"/>
              </w:rPr>
            </w:pPr>
            <w:r w:rsidRPr="00041647">
              <w:rPr>
                <w:rFonts w:asciiTheme="minorHAnsi" w:hAnsiTheme="minorHAnsi"/>
                <w:b/>
                <w:bCs/>
                <w:szCs w:val="18"/>
              </w:rPr>
              <w:lastRenderedPageBreak/>
              <w:t>G. Air Moving Equipment</w:t>
            </w:r>
          </w:p>
        </w:tc>
      </w:tr>
      <w:tr w:rsidR="006563FB" w:rsidRPr="00144CC2" w14:paraId="389AA519" w14:textId="77777777" w:rsidTr="00FC099C">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389AA518" w14:textId="77777777" w:rsidR="006563FB" w:rsidRPr="00144CC2" w:rsidRDefault="006563FB" w:rsidP="006563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bCs/>
                <w:sz w:val="18"/>
                <w:szCs w:val="18"/>
              </w:rPr>
            </w:pPr>
            <w:r w:rsidRPr="00144CC2">
              <w:rPr>
                <w:rFonts w:asciiTheme="minorHAnsi" w:hAnsiTheme="minorHAnsi"/>
                <w:i/>
                <w:sz w:val="18"/>
                <w:szCs w:val="18"/>
              </w:rPr>
              <w:t>The items listed below (7.1 through 7.3) correspond to the information given in ASHRAE 62.2 Section 7 "Air-Moving Equipment".  Refer also to Chapter 4.6 of the Residential Compliance Manual (Section 4.6.6) for information describing these requirements in more detail.  The signature of the Responsible Person in the declaration statement below certifies that the building complies with these requirements specified in ASHRAE 62.2 Section 7.1 through 7.3 if applicable.</w:t>
            </w:r>
          </w:p>
        </w:tc>
      </w:tr>
      <w:tr w:rsidR="006563FB" w:rsidRPr="00144CC2" w14:paraId="389AA51C" w14:textId="77777777" w:rsidTr="00FC099C">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389AA51A" w14:textId="77777777" w:rsidR="006563FB" w:rsidRPr="00144CC2" w:rsidRDefault="006563FB" w:rsidP="006563FB">
            <w:pPr>
              <w:keepNext/>
              <w:jc w:val="center"/>
              <w:rPr>
                <w:rFonts w:asciiTheme="minorHAnsi" w:hAnsiTheme="minorHAnsi"/>
                <w:sz w:val="18"/>
                <w:szCs w:val="18"/>
              </w:rPr>
            </w:pPr>
            <w:r w:rsidRPr="00144CC2">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389AA51B" w14:textId="77777777" w:rsidR="006563FB" w:rsidRPr="00144CC2" w:rsidRDefault="006563FB" w:rsidP="006563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144CC2">
              <w:rPr>
                <w:rFonts w:asciiTheme="minorHAnsi" w:hAnsiTheme="minorHAnsi"/>
                <w:b/>
                <w:sz w:val="18"/>
                <w:szCs w:val="18"/>
              </w:rPr>
              <w:t xml:space="preserve">7.1  </w:t>
            </w:r>
            <w:r w:rsidRPr="00144CC2">
              <w:rPr>
                <w:rFonts w:asciiTheme="minorHAnsi" w:hAnsiTheme="minorHAnsi"/>
                <w:b/>
                <w:bCs/>
                <w:sz w:val="18"/>
                <w:szCs w:val="18"/>
              </w:rPr>
              <w:t xml:space="preserve">Selection and Installation. </w:t>
            </w:r>
            <w:r w:rsidRPr="00144CC2">
              <w:rPr>
                <w:rFonts w:asciiTheme="minorHAnsi" w:hAnsiTheme="minorHAnsi"/>
                <w:sz w:val="18"/>
                <w:szCs w:val="18"/>
              </w:rPr>
              <w:t>Ventilation devices and equipment shall be tested and listed in accordance with specific standards. Installations of systems or equipment shall be carried out in accordance with manufacturers’ design requirements and installation instructions.</w:t>
            </w:r>
          </w:p>
        </w:tc>
      </w:tr>
      <w:tr w:rsidR="006563FB" w:rsidRPr="00144CC2" w14:paraId="389AA521" w14:textId="77777777" w:rsidTr="00FC099C">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389AA51D" w14:textId="77777777" w:rsidR="006563FB" w:rsidRPr="00144CC2" w:rsidRDefault="006563FB" w:rsidP="006563FB">
            <w:pPr>
              <w:keepNext/>
              <w:jc w:val="center"/>
              <w:rPr>
                <w:rFonts w:asciiTheme="minorHAnsi" w:hAnsiTheme="minorHAnsi"/>
                <w:sz w:val="18"/>
                <w:szCs w:val="18"/>
              </w:rPr>
            </w:pPr>
            <w:r w:rsidRPr="00144CC2">
              <w:rPr>
                <w:rFonts w:asciiTheme="minorHAnsi" w:hAnsiTheme="minorHAnsi"/>
                <w:sz w:val="18"/>
                <w:szCs w:val="18"/>
              </w:rPr>
              <w:t>02</w:t>
            </w:r>
          </w:p>
        </w:tc>
        <w:tc>
          <w:tcPr>
            <w:tcW w:w="10299" w:type="dxa"/>
            <w:tcBorders>
              <w:top w:val="single" w:sz="4" w:space="0" w:color="auto"/>
              <w:left w:val="single" w:sz="4" w:space="0" w:color="auto"/>
              <w:bottom w:val="single" w:sz="4" w:space="0" w:color="auto"/>
              <w:right w:val="single" w:sz="4" w:space="0" w:color="auto"/>
            </w:tcBorders>
            <w:vAlign w:val="center"/>
          </w:tcPr>
          <w:p w14:paraId="389AA51E" w14:textId="77777777" w:rsidR="006563FB" w:rsidRPr="00144CC2" w:rsidRDefault="006563FB" w:rsidP="006563FB">
            <w:pPr>
              <w:keepNext/>
              <w:autoSpaceDE w:val="0"/>
              <w:autoSpaceDN w:val="0"/>
              <w:adjustRightInd w:val="0"/>
              <w:ind w:left="270" w:hanging="270"/>
              <w:jc w:val="both"/>
              <w:rPr>
                <w:rFonts w:asciiTheme="minorHAnsi" w:hAnsiTheme="minorHAnsi"/>
                <w:sz w:val="18"/>
                <w:szCs w:val="18"/>
              </w:rPr>
            </w:pPr>
            <w:r w:rsidRPr="00144CC2">
              <w:rPr>
                <w:rFonts w:asciiTheme="minorHAnsi" w:hAnsiTheme="minorHAnsi"/>
                <w:b/>
                <w:sz w:val="18"/>
                <w:szCs w:val="18"/>
              </w:rPr>
              <w:t xml:space="preserve">7.2  </w:t>
            </w:r>
            <w:r w:rsidRPr="00144CC2">
              <w:rPr>
                <w:rFonts w:asciiTheme="minorHAnsi" w:hAnsiTheme="minorHAnsi"/>
                <w:b/>
                <w:bCs/>
                <w:sz w:val="18"/>
                <w:szCs w:val="18"/>
              </w:rPr>
              <w:t xml:space="preserve">Sound Ratings for Fans. </w:t>
            </w:r>
            <w:r w:rsidRPr="00144CC2">
              <w:rPr>
                <w:rFonts w:asciiTheme="minorHAnsi" w:hAnsiTheme="minorHAnsi"/>
                <w:sz w:val="18"/>
                <w:szCs w:val="18"/>
              </w:rPr>
              <w:t>Ventilation fans shall be rated for sound at no less than the minimum airflow rate required by this standard, as noted below. These sound ratings shall be at a minimum of 0.1 in. w.c. (25 Pa) static pressure.</w:t>
            </w:r>
          </w:p>
          <w:p w14:paraId="389AA51F" w14:textId="77777777" w:rsidR="006563FB" w:rsidRPr="00144CC2" w:rsidRDefault="006563FB" w:rsidP="006563FB">
            <w:pPr>
              <w:keepNext/>
              <w:autoSpaceDE w:val="0"/>
              <w:autoSpaceDN w:val="0"/>
              <w:adjustRightInd w:val="0"/>
              <w:ind w:left="1080" w:hanging="360"/>
              <w:jc w:val="both"/>
              <w:rPr>
                <w:rFonts w:asciiTheme="minorHAnsi" w:hAnsiTheme="minorHAnsi"/>
                <w:sz w:val="18"/>
                <w:szCs w:val="18"/>
              </w:rPr>
            </w:pPr>
            <w:r w:rsidRPr="00144CC2">
              <w:rPr>
                <w:rFonts w:asciiTheme="minorHAnsi" w:hAnsiTheme="minorHAnsi"/>
                <w:bCs/>
                <w:sz w:val="18"/>
                <w:szCs w:val="18"/>
              </w:rPr>
              <w:t>7.2.1</w:t>
            </w:r>
            <w:r w:rsidRPr="00144CC2">
              <w:rPr>
                <w:rFonts w:asciiTheme="minorHAnsi" w:hAnsiTheme="minorHAnsi"/>
                <w:b/>
                <w:bCs/>
                <w:sz w:val="18"/>
                <w:szCs w:val="18"/>
              </w:rPr>
              <w:t xml:space="preserve"> Whole-Building or Continuous Ventilation Fans. </w:t>
            </w:r>
            <w:r w:rsidRPr="00144CC2">
              <w:rPr>
                <w:rFonts w:asciiTheme="minorHAnsi" w:hAnsiTheme="minorHAnsi"/>
                <w:sz w:val="18"/>
                <w:szCs w:val="18"/>
              </w:rPr>
              <w:t xml:space="preserve">These fans shall be rated for sound at a maximum of 1.0 sone. </w:t>
            </w:r>
          </w:p>
          <w:p w14:paraId="389AA520" w14:textId="77777777" w:rsidR="006563FB" w:rsidRPr="00144CC2" w:rsidRDefault="006563FB" w:rsidP="006563FB">
            <w:pPr>
              <w:keepNext/>
              <w:autoSpaceDE w:val="0"/>
              <w:autoSpaceDN w:val="0"/>
              <w:adjustRightInd w:val="0"/>
              <w:ind w:left="1080" w:hanging="360"/>
              <w:jc w:val="both"/>
            </w:pPr>
            <w:r w:rsidRPr="00144CC2">
              <w:rPr>
                <w:rFonts w:asciiTheme="minorHAnsi" w:hAnsiTheme="minorHAnsi"/>
                <w:bCs/>
                <w:sz w:val="18"/>
                <w:szCs w:val="18"/>
              </w:rPr>
              <w:t>7.2.2</w:t>
            </w:r>
            <w:r w:rsidRPr="00144CC2">
              <w:rPr>
                <w:rFonts w:asciiTheme="minorHAnsi" w:hAnsiTheme="minorHAnsi"/>
                <w:b/>
                <w:bCs/>
                <w:sz w:val="18"/>
                <w:szCs w:val="18"/>
              </w:rPr>
              <w:t xml:space="preserve"> Intermittent Local Exhaust Fans. </w:t>
            </w:r>
            <w:r w:rsidRPr="00144CC2">
              <w:rPr>
                <w:rFonts w:asciiTheme="minorHAnsi" w:hAnsiTheme="minorHAnsi"/>
                <w:sz w:val="18"/>
                <w:szCs w:val="18"/>
              </w:rPr>
              <w:t>Fans used to comply with Section 5.2 shall be rated for sound at a maximum of 3 sone,                unless their maximum rated airflow exceeds 400 cfm (200 L/s). (Some exceptions may apply.)</w:t>
            </w:r>
          </w:p>
        </w:tc>
      </w:tr>
      <w:tr w:rsidR="006563FB" w:rsidRPr="00144CC2" w14:paraId="389AA524" w14:textId="77777777" w:rsidTr="00FC099C">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389AA522" w14:textId="77777777" w:rsidR="006563FB" w:rsidRPr="00144CC2" w:rsidRDefault="006563FB" w:rsidP="006563FB">
            <w:pPr>
              <w:keepNext/>
              <w:jc w:val="center"/>
              <w:rPr>
                <w:rFonts w:asciiTheme="minorHAnsi" w:hAnsiTheme="minorHAnsi"/>
                <w:sz w:val="18"/>
                <w:szCs w:val="18"/>
              </w:rPr>
            </w:pPr>
            <w:r w:rsidRPr="00144CC2">
              <w:rPr>
                <w:rFonts w:asciiTheme="minorHAnsi" w:hAnsiTheme="minorHAnsi"/>
                <w:sz w:val="18"/>
                <w:szCs w:val="18"/>
              </w:rPr>
              <w:t>03</w:t>
            </w:r>
          </w:p>
        </w:tc>
        <w:tc>
          <w:tcPr>
            <w:tcW w:w="10299" w:type="dxa"/>
            <w:tcBorders>
              <w:top w:val="single" w:sz="4" w:space="0" w:color="auto"/>
              <w:left w:val="single" w:sz="4" w:space="0" w:color="auto"/>
              <w:bottom w:val="single" w:sz="4" w:space="0" w:color="auto"/>
              <w:right w:val="single" w:sz="4" w:space="0" w:color="auto"/>
            </w:tcBorders>
            <w:vAlign w:val="center"/>
          </w:tcPr>
          <w:p w14:paraId="389AA523" w14:textId="77777777" w:rsidR="006563FB" w:rsidRPr="00144CC2" w:rsidRDefault="006563FB" w:rsidP="00FC099C">
            <w:pPr>
              <w:keepNext/>
              <w:ind w:left="273" w:hanging="273"/>
            </w:pPr>
            <w:r w:rsidRPr="00144CC2">
              <w:rPr>
                <w:rFonts w:asciiTheme="minorHAnsi" w:hAnsiTheme="minorHAnsi"/>
                <w:b/>
                <w:sz w:val="18"/>
                <w:szCs w:val="18"/>
              </w:rPr>
              <w:t xml:space="preserve">7.3  </w:t>
            </w:r>
            <w:r w:rsidRPr="00144CC2">
              <w:rPr>
                <w:rFonts w:asciiTheme="minorHAnsi" w:hAnsiTheme="minorHAnsi"/>
                <w:b/>
                <w:bCs/>
                <w:sz w:val="18"/>
                <w:szCs w:val="18"/>
              </w:rPr>
              <w:t xml:space="preserve">Multibranch Exhaust Ducting. </w:t>
            </w:r>
            <w:r w:rsidRPr="00144CC2">
              <w:rPr>
                <w:rFonts w:asciiTheme="minorHAnsi" w:hAnsiTheme="minorHAnsi"/>
                <w:sz w:val="18"/>
                <w:szCs w:val="18"/>
              </w:rPr>
              <w:t>If more than one of the exhaust fans in a dwelling unit shares a common exhaust duct, each fan shall be equipped with a back-draft damper to prevent the recirculation of exhaust air from one room to another through the exhaust ducting system.</w:t>
            </w:r>
          </w:p>
        </w:tc>
      </w:tr>
      <w:tr w:rsidR="006563FB" w:rsidRPr="00144CC2" w14:paraId="389AA526" w14:textId="77777777" w:rsidTr="00FC099C">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389AA525" w14:textId="77777777" w:rsidR="006563FB" w:rsidRPr="00144CC2" w:rsidRDefault="00EF1F9E" w:rsidP="006563FB">
            <w:pPr>
              <w:keepNext/>
              <w:rPr>
                <w:rFonts w:asciiTheme="minorHAnsi" w:hAnsiTheme="minorHAnsi"/>
                <w:b/>
                <w:bCs/>
                <w:sz w:val="18"/>
                <w:szCs w:val="18"/>
              </w:rPr>
            </w:pPr>
            <w:r w:rsidRPr="00EF1F9E">
              <w:rPr>
                <w:rFonts w:asciiTheme="minorHAnsi" w:hAnsiTheme="minorHAnsi"/>
                <w:b/>
                <w:sz w:val="18"/>
                <w:szCs w:val="18"/>
              </w:rPr>
              <w:t xml:space="preserve">The responsible person’s signature on this compliance document affirms that all applicable requirements in this table have been met.  </w:t>
            </w:r>
          </w:p>
        </w:tc>
      </w:tr>
    </w:tbl>
    <w:p w14:paraId="389AA527" w14:textId="77777777" w:rsidR="006563FB" w:rsidRPr="00041647" w:rsidRDefault="006563FB" w:rsidP="00314D0D">
      <w:pPr>
        <w:keepNext/>
        <w:tabs>
          <w:tab w:val="left" w:pos="-2600"/>
        </w:tabs>
        <w:outlineLvl w:val="2"/>
        <w:rPr>
          <w:rFonts w:asciiTheme="minorHAnsi" w:hAnsiTheme="minorHAnsi" w:cs="Arial"/>
          <w:b/>
          <w:bCs/>
          <w:i/>
          <w:caps/>
          <w:szCs w:val="18"/>
          <w:u w:val="single"/>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6B6974" w:rsidRPr="00D2491C" w14:paraId="389AA529" w14:textId="77777777" w:rsidTr="00FC099C">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1EE6AA6B" w14:textId="77777777" w:rsidR="00041647" w:rsidRPr="00041647" w:rsidRDefault="006B6974" w:rsidP="006B6974">
            <w:pPr>
              <w:keepNext/>
              <w:rPr>
                <w:rFonts w:asciiTheme="minorHAnsi" w:hAnsiTheme="minorHAnsi" w:cs="Arial"/>
                <w:b/>
                <w:szCs w:val="18"/>
              </w:rPr>
            </w:pPr>
            <w:r w:rsidRPr="00041647">
              <w:rPr>
                <w:rFonts w:asciiTheme="minorHAnsi" w:hAnsiTheme="minorHAnsi" w:cs="Arial"/>
                <w:b/>
                <w:szCs w:val="18"/>
              </w:rPr>
              <w:t xml:space="preserve">H. Multifamily Buildings - Other Requirements  </w:t>
            </w:r>
          </w:p>
          <w:p w14:paraId="389AA528" w14:textId="12248B2A" w:rsidR="006B6974" w:rsidRPr="00041647" w:rsidRDefault="006B6974" w:rsidP="006B6974">
            <w:pPr>
              <w:keepNext/>
              <w:rPr>
                <w:rFonts w:asciiTheme="minorHAnsi" w:hAnsiTheme="minorHAnsi"/>
                <w:bCs/>
                <w:sz w:val="18"/>
                <w:szCs w:val="18"/>
              </w:rPr>
            </w:pPr>
            <w:r w:rsidRPr="00041647">
              <w:rPr>
                <w:rFonts w:asciiTheme="minorHAnsi" w:hAnsiTheme="minorHAnsi" w:cs="Arial"/>
                <w:sz w:val="18"/>
                <w:szCs w:val="18"/>
              </w:rPr>
              <w:t>&lt;&lt;only print this section if multi-family is selected in row A.1&gt;&gt;</w:t>
            </w:r>
          </w:p>
        </w:tc>
      </w:tr>
      <w:tr w:rsidR="006B6974" w:rsidRPr="00D2491C" w14:paraId="389AA52B" w14:textId="77777777" w:rsidTr="00FC099C">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389AA52A" w14:textId="77777777" w:rsidR="006B6974" w:rsidRPr="00D2491C" w:rsidRDefault="006B6974" w:rsidP="0081283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Cs/>
                <w:i/>
                <w:sz w:val="18"/>
                <w:szCs w:val="18"/>
              </w:rPr>
            </w:pPr>
            <w:r w:rsidRPr="00D2491C">
              <w:rPr>
                <w:rFonts w:asciiTheme="minorHAnsi" w:hAnsiTheme="minorHAnsi" w:cs="Arial"/>
                <w:i/>
                <w:sz w:val="18"/>
                <w:szCs w:val="18"/>
              </w:rPr>
              <w:t>The items listed below correspond to the information given in ASHRAE 62.2 Section 8 "Multifamily Buildings".  Refer also to Chapter 4.6 of the Residential Compliance Manual (Section 4.6.5) for information describing these requirements in more detail.  The signature of the Responsible Person in the declaration statement below certifies that the building complies with these requirements specified in ASHRAE 62.2 Section 8, if applicable.</w:t>
            </w:r>
          </w:p>
        </w:tc>
      </w:tr>
      <w:tr w:rsidR="006B6974" w:rsidRPr="00D2491C" w14:paraId="389AA532" w14:textId="77777777" w:rsidTr="00FC099C">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389AA52C" w14:textId="77777777" w:rsidR="006B6974" w:rsidRPr="00D2491C" w:rsidRDefault="006B6974" w:rsidP="00812830">
            <w:pPr>
              <w:keepNext/>
              <w:jc w:val="center"/>
              <w:rPr>
                <w:rFonts w:asciiTheme="minorHAnsi" w:hAnsiTheme="minorHAnsi"/>
                <w:sz w:val="18"/>
                <w:szCs w:val="18"/>
              </w:rPr>
            </w:pPr>
            <w:r w:rsidRPr="00D2491C">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389AA52D" w14:textId="77777777" w:rsidR="006B6974" w:rsidRDefault="006B6974" w:rsidP="00812830">
            <w:pPr>
              <w:autoSpaceDE w:val="0"/>
              <w:autoSpaceDN w:val="0"/>
              <w:adjustRightInd w:val="0"/>
              <w:rPr>
                <w:rFonts w:asciiTheme="minorHAnsi" w:hAnsiTheme="minorHAnsi"/>
                <w:sz w:val="18"/>
                <w:szCs w:val="18"/>
              </w:rPr>
            </w:pPr>
            <w:r w:rsidRPr="00FA3AAC">
              <w:rPr>
                <w:rFonts w:asciiTheme="minorHAnsi" w:hAnsiTheme="minorHAnsi"/>
                <w:b/>
                <w:sz w:val="18"/>
                <w:szCs w:val="18"/>
              </w:rPr>
              <w:t xml:space="preserve">8.2 </w:t>
            </w:r>
            <w:r w:rsidRPr="00FA3AAC">
              <w:rPr>
                <w:rFonts w:asciiTheme="minorHAnsi" w:hAnsiTheme="minorHAnsi"/>
                <w:b/>
                <w:bCs/>
                <w:sz w:val="18"/>
                <w:szCs w:val="18"/>
              </w:rPr>
              <w:t xml:space="preserve">Whole-Building Mechanical Ventilation. </w:t>
            </w:r>
            <w:r w:rsidRPr="00FA3AAC">
              <w:rPr>
                <w:rFonts w:asciiTheme="minorHAnsi" w:hAnsiTheme="minorHAnsi"/>
                <w:sz w:val="18"/>
                <w:szCs w:val="18"/>
              </w:rPr>
              <w:t xml:space="preserve">For multifamily buildings, the term “building” in Section 4 refers to a single dwelling unit. </w:t>
            </w:r>
          </w:p>
          <w:p w14:paraId="389AA52E" w14:textId="77777777" w:rsidR="006B6974" w:rsidRPr="00D2491C" w:rsidRDefault="006B6974" w:rsidP="00812830">
            <w:pPr>
              <w:autoSpaceDE w:val="0"/>
              <w:autoSpaceDN w:val="0"/>
              <w:adjustRightInd w:val="0"/>
              <w:ind w:left="270" w:hanging="270"/>
              <w:jc w:val="both"/>
              <w:rPr>
                <w:rFonts w:asciiTheme="minorHAnsi" w:hAnsiTheme="minorHAnsi"/>
                <w:sz w:val="18"/>
                <w:szCs w:val="18"/>
              </w:rPr>
            </w:pPr>
            <w:r w:rsidRPr="00D2491C">
              <w:rPr>
                <w:rFonts w:asciiTheme="minorHAnsi" w:hAnsiTheme="minorHAnsi"/>
                <w:b/>
                <w:sz w:val="18"/>
                <w:szCs w:val="18"/>
              </w:rPr>
              <w:t>8.4.1 Transfer Air.</w:t>
            </w:r>
            <w:r w:rsidRPr="00D2491C">
              <w:rPr>
                <w:rFonts w:asciiTheme="minorHAnsi" w:hAnsiTheme="minorHAnsi"/>
                <w:sz w:val="18"/>
                <w:szCs w:val="18"/>
              </w:rPr>
              <w:t xml:space="preserve"> Measures shall be taken to minimize air movement across envelope components separating dwelling units, including sealing penetrations in the common walls, ceilings, and floors of each unit and by sealing vertical chases adjacent to the units. All doors between dwelling units and common hallways shall be gasketed or made substantially airtight. </w:t>
            </w:r>
          </w:p>
          <w:p w14:paraId="389AA52F" w14:textId="31FED88A" w:rsidR="006B6974" w:rsidRDefault="006B6974" w:rsidP="0081283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D2491C">
              <w:rPr>
                <w:rFonts w:asciiTheme="minorHAnsi" w:hAnsiTheme="minorHAnsi"/>
                <w:b/>
                <w:sz w:val="18"/>
                <w:szCs w:val="18"/>
              </w:rPr>
              <w:t>8.4.1.1 Compliance.</w:t>
            </w:r>
            <w:r w:rsidRPr="00D2491C">
              <w:rPr>
                <w:rFonts w:asciiTheme="minorHAnsi" w:hAnsiTheme="minorHAnsi"/>
                <w:sz w:val="18"/>
                <w:szCs w:val="18"/>
              </w:rPr>
              <w:t xml:space="preserve"> One method of demonstrating compliance with Section 8.4.1 shall be to verify a leakage rate below a maximum of 0.2 cfm</w:t>
            </w:r>
            <w:r w:rsidR="00FC099C">
              <w:rPr>
                <w:rFonts w:asciiTheme="minorHAnsi" w:hAnsiTheme="minorHAnsi"/>
                <w:sz w:val="18"/>
                <w:szCs w:val="18"/>
              </w:rPr>
              <w:t>/</w:t>
            </w:r>
            <w:r w:rsidRPr="00D2491C">
              <w:rPr>
                <w:rFonts w:asciiTheme="minorHAnsi" w:hAnsiTheme="minorHAnsi"/>
                <w:sz w:val="18"/>
                <w:szCs w:val="18"/>
              </w:rPr>
              <w:t>ft</w:t>
            </w:r>
            <w:r w:rsidRPr="00D2491C">
              <w:rPr>
                <w:rFonts w:asciiTheme="minorHAnsi" w:hAnsiTheme="minorHAnsi"/>
                <w:sz w:val="18"/>
                <w:szCs w:val="18"/>
                <w:vertAlign w:val="superscript"/>
              </w:rPr>
              <w:t>2</w:t>
            </w:r>
            <w:r w:rsidRPr="00D2491C">
              <w:rPr>
                <w:rFonts w:asciiTheme="minorHAnsi" w:hAnsiTheme="minorHAnsi"/>
                <w:sz w:val="18"/>
                <w:szCs w:val="18"/>
              </w:rPr>
              <w:t xml:space="preserve"> (100 L/s per 100 m</w:t>
            </w:r>
            <w:r w:rsidRPr="00D2491C">
              <w:rPr>
                <w:rFonts w:asciiTheme="minorHAnsi" w:hAnsiTheme="minorHAnsi"/>
                <w:sz w:val="18"/>
                <w:szCs w:val="18"/>
                <w:vertAlign w:val="superscript"/>
              </w:rPr>
              <w:t>2</w:t>
            </w:r>
            <w:r w:rsidRPr="00D2491C">
              <w:rPr>
                <w:rFonts w:asciiTheme="minorHAnsi" w:hAnsiTheme="minorHAnsi"/>
                <w:sz w:val="18"/>
                <w:szCs w:val="18"/>
              </w:rPr>
              <w:t>) of the dwelling unit envelope area (i.e., the sum of the area of the walls between dwelling units, exterior walls, ceiling and floor) at a test pressure of 50 Pa by a blower door test.  The test shall be conducted with the dwelling unit as if it were exposed to outdoor air on all sides, top, and bottom by opening doors and windows of adjacent dwelling units.</w:t>
            </w:r>
          </w:p>
          <w:p w14:paraId="389AA530" w14:textId="77777777" w:rsidR="006B6974" w:rsidRPr="00F3733C" w:rsidRDefault="006B6974" w:rsidP="00812830">
            <w:pPr>
              <w:autoSpaceDE w:val="0"/>
              <w:autoSpaceDN w:val="0"/>
              <w:adjustRightInd w:val="0"/>
              <w:ind w:left="273" w:hanging="273"/>
              <w:rPr>
                <w:rFonts w:asciiTheme="minorHAnsi" w:hAnsiTheme="minorHAnsi"/>
                <w:sz w:val="18"/>
                <w:szCs w:val="18"/>
              </w:rPr>
            </w:pPr>
            <w:r w:rsidRPr="00F3733C">
              <w:rPr>
                <w:rFonts w:asciiTheme="minorHAnsi" w:hAnsiTheme="minorHAnsi"/>
                <w:b/>
                <w:bCs/>
                <w:sz w:val="18"/>
                <w:szCs w:val="18"/>
              </w:rPr>
              <w:t xml:space="preserve">8.5.1 Exhaust Ducts. </w:t>
            </w:r>
            <w:r w:rsidRPr="00F3733C">
              <w:rPr>
                <w:rFonts w:asciiTheme="minorHAnsi" w:hAnsiTheme="minorHAnsi"/>
                <w:sz w:val="18"/>
                <w:szCs w:val="18"/>
              </w:rPr>
              <w:t>Exhaust fans in separate dwelling</w:t>
            </w:r>
            <w:r>
              <w:rPr>
                <w:rFonts w:asciiTheme="minorHAnsi" w:hAnsiTheme="minorHAnsi"/>
                <w:sz w:val="18"/>
                <w:szCs w:val="18"/>
              </w:rPr>
              <w:t xml:space="preserve"> </w:t>
            </w:r>
            <w:r w:rsidRPr="00F3733C">
              <w:rPr>
                <w:rFonts w:asciiTheme="minorHAnsi" w:hAnsiTheme="minorHAnsi"/>
                <w:sz w:val="18"/>
                <w:szCs w:val="18"/>
              </w:rPr>
              <w:t>units shall not share a common exhaust duct. Exhaust inlets</w:t>
            </w:r>
            <w:r>
              <w:rPr>
                <w:rFonts w:asciiTheme="minorHAnsi" w:hAnsiTheme="minorHAnsi"/>
                <w:sz w:val="18"/>
                <w:szCs w:val="18"/>
              </w:rPr>
              <w:t xml:space="preserve"> </w:t>
            </w:r>
            <w:r w:rsidRPr="00F3733C">
              <w:rPr>
                <w:rFonts w:asciiTheme="minorHAnsi" w:hAnsiTheme="minorHAnsi"/>
                <w:sz w:val="18"/>
                <w:szCs w:val="18"/>
              </w:rPr>
              <w:t>from more than one dwelling unit may be served by a single</w:t>
            </w:r>
            <w:r>
              <w:rPr>
                <w:rFonts w:asciiTheme="minorHAnsi" w:hAnsiTheme="minorHAnsi"/>
                <w:sz w:val="18"/>
                <w:szCs w:val="18"/>
              </w:rPr>
              <w:t xml:space="preserve"> </w:t>
            </w:r>
            <w:r w:rsidRPr="00F3733C">
              <w:rPr>
                <w:rFonts w:asciiTheme="minorHAnsi" w:hAnsiTheme="minorHAnsi"/>
                <w:sz w:val="18"/>
                <w:szCs w:val="18"/>
              </w:rPr>
              <w:t>exhaust fan downstream of all the exhaust inlets if the fan is</w:t>
            </w:r>
            <w:r>
              <w:rPr>
                <w:rFonts w:asciiTheme="minorHAnsi" w:hAnsiTheme="minorHAnsi"/>
                <w:sz w:val="18"/>
                <w:szCs w:val="18"/>
              </w:rPr>
              <w:t xml:space="preserve"> </w:t>
            </w:r>
            <w:r w:rsidRPr="00F3733C">
              <w:rPr>
                <w:rFonts w:asciiTheme="minorHAnsi" w:hAnsiTheme="minorHAnsi"/>
                <w:sz w:val="18"/>
                <w:szCs w:val="18"/>
              </w:rPr>
              <w:t>designated and intended to run continuously or if each inlet</w:t>
            </w:r>
            <w:r>
              <w:rPr>
                <w:rFonts w:asciiTheme="minorHAnsi" w:hAnsiTheme="minorHAnsi"/>
                <w:sz w:val="18"/>
                <w:szCs w:val="18"/>
              </w:rPr>
              <w:t xml:space="preserve"> </w:t>
            </w:r>
            <w:r w:rsidRPr="00F3733C">
              <w:rPr>
                <w:rFonts w:asciiTheme="minorHAnsi" w:hAnsiTheme="minorHAnsi"/>
                <w:sz w:val="18"/>
                <w:szCs w:val="18"/>
              </w:rPr>
              <w:t>is equipped with a back-draft damper to prevent cross</w:t>
            </w:r>
            <w:r>
              <w:rPr>
                <w:rFonts w:asciiTheme="minorHAnsi" w:hAnsiTheme="minorHAnsi"/>
                <w:sz w:val="18"/>
                <w:szCs w:val="18"/>
              </w:rPr>
              <w:t>-</w:t>
            </w:r>
            <w:r w:rsidRPr="00F3733C">
              <w:rPr>
                <w:rFonts w:asciiTheme="minorHAnsi" w:hAnsiTheme="minorHAnsi"/>
                <w:sz w:val="18"/>
                <w:szCs w:val="18"/>
              </w:rPr>
              <w:t>contamination</w:t>
            </w:r>
            <w:r>
              <w:rPr>
                <w:rFonts w:asciiTheme="minorHAnsi" w:hAnsiTheme="minorHAnsi"/>
                <w:sz w:val="18"/>
                <w:szCs w:val="18"/>
              </w:rPr>
              <w:t xml:space="preserve"> </w:t>
            </w:r>
            <w:r w:rsidRPr="00F3733C">
              <w:rPr>
                <w:rFonts w:asciiTheme="minorHAnsi" w:hAnsiTheme="minorHAnsi"/>
                <w:sz w:val="18"/>
                <w:szCs w:val="18"/>
              </w:rPr>
              <w:t>when the fan is not running.</w:t>
            </w:r>
          </w:p>
          <w:p w14:paraId="389AA531" w14:textId="77777777" w:rsidR="006B6974" w:rsidRPr="00D2491C" w:rsidRDefault="006B6974" w:rsidP="00812830">
            <w:pPr>
              <w:autoSpaceDE w:val="0"/>
              <w:autoSpaceDN w:val="0"/>
              <w:adjustRightInd w:val="0"/>
              <w:ind w:left="273" w:hanging="273"/>
              <w:rPr>
                <w:rFonts w:asciiTheme="minorHAnsi" w:hAnsiTheme="minorHAnsi"/>
                <w:sz w:val="18"/>
                <w:szCs w:val="18"/>
              </w:rPr>
            </w:pPr>
            <w:r w:rsidRPr="00F3733C">
              <w:rPr>
                <w:rFonts w:asciiTheme="minorHAnsi" w:hAnsiTheme="minorHAnsi"/>
                <w:b/>
                <w:bCs/>
                <w:sz w:val="18"/>
                <w:szCs w:val="18"/>
              </w:rPr>
              <w:t xml:space="preserve">8.5.2 Supply Ducts. </w:t>
            </w:r>
            <w:r w:rsidRPr="00F3733C">
              <w:rPr>
                <w:rFonts w:asciiTheme="minorHAnsi" w:hAnsiTheme="minorHAnsi"/>
                <w:sz w:val="18"/>
                <w:szCs w:val="18"/>
              </w:rPr>
              <w:t>Supply outlets to more than one</w:t>
            </w:r>
            <w:r>
              <w:rPr>
                <w:rFonts w:asciiTheme="minorHAnsi" w:hAnsiTheme="minorHAnsi"/>
                <w:sz w:val="18"/>
                <w:szCs w:val="18"/>
              </w:rPr>
              <w:t xml:space="preserve"> </w:t>
            </w:r>
            <w:r w:rsidRPr="00F3733C">
              <w:rPr>
                <w:rFonts w:asciiTheme="minorHAnsi" w:hAnsiTheme="minorHAnsi"/>
                <w:sz w:val="18"/>
                <w:szCs w:val="18"/>
              </w:rPr>
              <w:t>dwelling unit may be served by a single fan upstream of all</w:t>
            </w:r>
            <w:r>
              <w:rPr>
                <w:rFonts w:asciiTheme="minorHAnsi" w:hAnsiTheme="minorHAnsi"/>
                <w:sz w:val="18"/>
                <w:szCs w:val="18"/>
              </w:rPr>
              <w:t xml:space="preserve"> </w:t>
            </w:r>
            <w:r w:rsidRPr="00F3733C">
              <w:rPr>
                <w:rFonts w:asciiTheme="minorHAnsi" w:hAnsiTheme="minorHAnsi"/>
                <w:sz w:val="18"/>
                <w:szCs w:val="18"/>
              </w:rPr>
              <w:t>the supply outlets if the fan is designed and intended to run</w:t>
            </w:r>
            <w:r>
              <w:rPr>
                <w:rFonts w:asciiTheme="minorHAnsi" w:hAnsiTheme="minorHAnsi"/>
                <w:sz w:val="18"/>
                <w:szCs w:val="18"/>
              </w:rPr>
              <w:t xml:space="preserve"> </w:t>
            </w:r>
            <w:r w:rsidRPr="00F3733C">
              <w:rPr>
                <w:rFonts w:asciiTheme="minorHAnsi" w:hAnsiTheme="minorHAnsi"/>
                <w:sz w:val="18"/>
                <w:szCs w:val="18"/>
              </w:rPr>
              <w:t>continuously or if each supply outlet is equipped with a</w:t>
            </w:r>
            <w:r>
              <w:rPr>
                <w:rFonts w:asciiTheme="minorHAnsi" w:hAnsiTheme="minorHAnsi"/>
                <w:sz w:val="18"/>
                <w:szCs w:val="18"/>
              </w:rPr>
              <w:t xml:space="preserve"> </w:t>
            </w:r>
            <w:r w:rsidRPr="00F3733C">
              <w:rPr>
                <w:rFonts w:asciiTheme="minorHAnsi" w:hAnsiTheme="minorHAnsi"/>
                <w:sz w:val="18"/>
                <w:szCs w:val="18"/>
              </w:rPr>
              <w:t>back-draft damper to prevent cross-contamination when the</w:t>
            </w:r>
            <w:r>
              <w:rPr>
                <w:rFonts w:asciiTheme="minorHAnsi" w:hAnsiTheme="minorHAnsi"/>
                <w:sz w:val="18"/>
                <w:szCs w:val="18"/>
              </w:rPr>
              <w:t xml:space="preserve"> </w:t>
            </w:r>
            <w:r w:rsidRPr="00F3733C">
              <w:rPr>
                <w:rFonts w:asciiTheme="minorHAnsi" w:hAnsiTheme="minorHAnsi"/>
                <w:sz w:val="18"/>
                <w:szCs w:val="18"/>
              </w:rPr>
              <w:t>fan is not running.</w:t>
            </w:r>
          </w:p>
        </w:tc>
      </w:tr>
      <w:tr w:rsidR="006B6974" w:rsidRPr="00D2491C" w14:paraId="389AA534" w14:textId="77777777" w:rsidTr="00FC099C">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389AA533" w14:textId="77777777" w:rsidR="006B6974" w:rsidRPr="00D2491C" w:rsidRDefault="006B6974" w:rsidP="00812830">
            <w:pPr>
              <w:keepNext/>
              <w:rPr>
                <w:rFonts w:asciiTheme="minorHAnsi" w:hAnsiTheme="minorHAnsi"/>
                <w:b/>
                <w:bCs/>
                <w:sz w:val="18"/>
                <w:szCs w:val="18"/>
              </w:rPr>
            </w:pPr>
            <w:r w:rsidRPr="00D2491C">
              <w:rPr>
                <w:rFonts w:asciiTheme="minorHAnsi" w:hAnsiTheme="minorHAnsi"/>
                <w:b/>
                <w:sz w:val="18"/>
                <w:szCs w:val="18"/>
              </w:rPr>
              <w:t xml:space="preserve">The responsible person’s signature on this compliance document affirms that all applicable requirements in this table have been met.  </w:t>
            </w:r>
          </w:p>
        </w:tc>
      </w:tr>
    </w:tbl>
    <w:p w14:paraId="389AA535" w14:textId="77777777" w:rsidR="006563FB" w:rsidRPr="006B6974" w:rsidRDefault="006563FB" w:rsidP="00314D0D">
      <w:pPr>
        <w:keepNext/>
        <w:tabs>
          <w:tab w:val="left" w:pos="-2600"/>
        </w:tabs>
        <w:outlineLvl w:val="2"/>
        <w:rPr>
          <w:rFonts w:asciiTheme="minorHAnsi" w:hAnsiTheme="minorHAnsi" w:cs="Arial"/>
          <w:bCs/>
          <w:caps/>
          <w:sz w:val="18"/>
          <w:szCs w:val="18"/>
        </w:rPr>
      </w:pPr>
    </w:p>
    <w:p w14:paraId="389AA536" w14:textId="77777777" w:rsidR="006563FB" w:rsidRPr="00144CC2" w:rsidRDefault="006563FB">
      <w:pPr>
        <w:rPr>
          <w:rFonts w:asciiTheme="minorHAnsi" w:hAnsiTheme="minorHAnsi" w:cs="Arial"/>
          <w:b/>
          <w:bCs/>
          <w:i/>
          <w:caps/>
          <w:sz w:val="18"/>
          <w:szCs w:val="18"/>
          <w:u w:val="single"/>
        </w:rPr>
      </w:pPr>
      <w:r w:rsidRPr="00144CC2">
        <w:rPr>
          <w:rFonts w:asciiTheme="minorHAnsi" w:hAnsiTheme="minorHAnsi" w:cs="Arial"/>
          <w:b/>
          <w:bCs/>
          <w:i/>
          <w:caps/>
          <w:sz w:val="18"/>
          <w:szCs w:val="18"/>
          <w:u w:val="single"/>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6563FB" w:rsidRPr="00144CC2" w14:paraId="389AA538" w14:textId="77777777" w:rsidTr="00041647">
        <w:trPr>
          <w:trHeight w:val="332"/>
        </w:trPr>
        <w:tc>
          <w:tcPr>
            <w:tcW w:w="10950" w:type="dxa"/>
            <w:gridSpan w:val="4"/>
            <w:vAlign w:val="center"/>
          </w:tcPr>
          <w:p w14:paraId="389AA537" w14:textId="77777777" w:rsidR="006563FB" w:rsidRPr="00144CC2" w:rsidRDefault="006563FB" w:rsidP="006563F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144CC2">
              <w:rPr>
                <w:rFonts w:asciiTheme="minorHAnsi" w:hAnsiTheme="minorHAnsi" w:cs="Arial"/>
                <w:b/>
                <w:caps/>
                <w:sz w:val="18"/>
                <w:szCs w:val="18"/>
              </w:rPr>
              <w:lastRenderedPageBreak/>
              <w:t>Documentation Author's Declaration Statement</w:t>
            </w:r>
          </w:p>
        </w:tc>
      </w:tr>
      <w:tr w:rsidR="006563FB" w:rsidRPr="00144CC2" w14:paraId="389AA53A" w14:textId="77777777" w:rsidTr="006563FB">
        <w:trPr>
          <w:trHeight w:val="206"/>
        </w:trPr>
        <w:tc>
          <w:tcPr>
            <w:tcW w:w="10950" w:type="dxa"/>
            <w:gridSpan w:val="4"/>
            <w:vAlign w:val="center"/>
          </w:tcPr>
          <w:p w14:paraId="389AA539" w14:textId="77777777" w:rsidR="006563FB" w:rsidRPr="00144CC2" w:rsidRDefault="006563FB" w:rsidP="00041647">
            <w:pPr>
              <w:keepNext/>
              <w:numPr>
                <w:ilvl w:val="0"/>
                <w:numId w:val="15"/>
              </w:numPr>
              <w:ind w:left="271" w:hanging="288"/>
              <w:rPr>
                <w:rFonts w:asciiTheme="minorHAnsi" w:hAnsiTheme="minorHAnsi"/>
                <w:sz w:val="18"/>
                <w:szCs w:val="18"/>
              </w:rPr>
            </w:pPr>
            <w:r w:rsidRPr="00144CC2">
              <w:rPr>
                <w:rFonts w:asciiTheme="minorHAnsi" w:hAnsiTheme="minorHAnsi"/>
                <w:sz w:val="18"/>
                <w:szCs w:val="18"/>
              </w:rPr>
              <w:t>I certify that this Certificate of Installation documentation is accurate and complete.</w:t>
            </w:r>
          </w:p>
        </w:tc>
      </w:tr>
      <w:tr w:rsidR="006563FB" w:rsidRPr="00144CC2" w14:paraId="389AA53D" w14:textId="77777777" w:rsidTr="006563FB">
        <w:trPr>
          <w:trHeight w:val="360"/>
        </w:trPr>
        <w:tc>
          <w:tcPr>
            <w:tcW w:w="5577" w:type="dxa"/>
            <w:gridSpan w:val="2"/>
          </w:tcPr>
          <w:p w14:paraId="389AA53B" w14:textId="77777777" w:rsidR="006563FB" w:rsidRPr="00144CC2" w:rsidRDefault="006563FB" w:rsidP="006563FB">
            <w:pPr>
              <w:keepNext/>
              <w:rPr>
                <w:rFonts w:asciiTheme="minorHAnsi" w:hAnsiTheme="minorHAnsi"/>
                <w:sz w:val="14"/>
                <w:szCs w:val="14"/>
              </w:rPr>
            </w:pPr>
            <w:r w:rsidRPr="00144CC2">
              <w:rPr>
                <w:rFonts w:asciiTheme="minorHAnsi" w:hAnsiTheme="minorHAnsi"/>
                <w:sz w:val="14"/>
                <w:szCs w:val="14"/>
              </w:rPr>
              <w:t>Documentation Author Name:</w:t>
            </w:r>
          </w:p>
        </w:tc>
        <w:tc>
          <w:tcPr>
            <w:tcW w:w="5373" w:type="dxa"/>
            <w:gridSpan w:val="2"/>
          </w:tcPr>
          <w:p w14:paraId="389AA53C" w14:textId="77777777" w:rsidR="006563FB" w:rsidRPr="00144CC2" w:rsidRDefault="006563FB" w:rsidP="006563FB">
            <w:pPr>
              <w:keepNext/>
              <w:rPr>
                <w:rFonts w:asciiTheme="minorHAnsi" w:hAnsiTheme="minorHAnsi"/>
                <w:sz w:val="14"/>
                <w:szCs w:val="14"/>
              </w:rPr>
            </w:pPr>
            <w:r w:rsidRPr="00144CC2">
              <w:rPr>
                <w:rFonts w:asciiTheme="minorHAnsi" w:hAnsiTheme="minorHAnsi"/>
                <w:sz w:val="14"/>
                <w:szCs w:val="14"/>
              </w:rPr>
              <w:t>Documentation Author Signature:</w:t>
            </w:r>
          </w:p>
        </w:tc>
      </w:tr>
      <w:tr w:rsidR="006563FB" w:rsidRPr="00144CC2" w14:paraId="389AA540" w14:textId="77777777" w:rsidTr="006563FB">
        <w:trPr>
          <w:trHeight w:val="360"/>
        </w:trPr>
        <w:tc>
          <w:tcPr>
            <w:tcW w:w="5577" w:type="dxa"/>
            <w:gridSpan w:val="2"/>
          </w:tcPr>
          <w:p w14:paraId="389AA53E" w14:textId="77777777" w:rsidR="006563FB" w:rsidRPr="00144CC2" w:rsidRDefault="006563FB" w:rsidP="006563FB">
            <w:pPr>
              <w:keepNext/>
              <w:rPr>
                <w:rFonts w:asciiTheme="minorHAnsi" w:hAnsiTheme="minorHAnsi"/>
                <w:sz w:val="14"/>
                <w:szCs w:val="14"/>
              </w:rPr>
            </w:pPr>
            <w:r w:rsidRPr="00144CC2">
              <w:rPr>
                <w:rFonts w:asciiTheme="minorHAnsi" w:hAnsiTheme="minorHAnsi"/>
                <w:sz w:val="14"/>
                <w:szCs w:val="14"/>
              </w:rPr>
              <w:t>Documentation Author Company Name:</w:t>
            </w:r>
          </w:p>
        </w:tc>
        <w:tc>
          <w:tcPr>
            <w:tcW w:w="5373" w:type="dxa"/>
            <w:gridSpan w:val="2"/>
          </w:tcPr>
          <w:p w14:paraId="389AA53F" w14:textId="77777777" w:rsidR="006563FB" w:rsidRPr="00144CC2" w:rsidRDefault="006563FB" w:rsidP="006563FB">
            <w:pPr>
              <w:keepNext/>
              <w:rPr>
                <w:rFonts w:asciiTheme="minorHAnsi" w:hAnsiTheme="minorHAnsi"/>
                <w:sz w:val="14"/>
                <w:szCs w:val="14"/>
              </w:rPr>
            </w:pPr>
            <w:r w:rsidRPr="00144CC2">
              <w:rPr>
                <w:rFonts w:asciiTheme="minorHAnsi" w:hAnsiTheme="minorHAnsi"/>
                <w:sz w:val="14"/>
                <w:szCs w:val="14"/>
              </w:rPr>
              <w:t>Date Signed:</w:t>
            </w:r>
          </w:p>
        </w:tc>
      </w:tr>
      <w:tr w:rsidR="006563FB" w:rsidRPr="00144CC2" w14:paraId="389AA543" w14:textId="77777777" w:rsidTr="006563FB">
        <w:trPr>
          <w:trHeight w:val="360"/>
        </w:trPr>
        <w:tc>
          <w:tcPr>
            <w:tcW w:w="5577" w:type="dxa"/>
            <w:gridSpan w:val="2"/>
          </w:tcPr>
          <w:p w14:paraId="389AA541" w14:textId="77777777" w:rsidR="006563FB" w:rsidRPr="00144CC2" w:rsidRDefault="006563FB" w:rsidP="006563FB">
            <w:pPr>
              <w:keepNext/>
              <w:rPr>
                <w:rFonts w:asciiTheme="minorHAnsi" w:hAnsiTheme="minorHAnsi"/>
                <w:sz w:val="14"/>
                <w:szCs w:val="14"/>
              </w:rPr>
            </w:pPr>
            <w:r w:rsidRPr="00144CC2">
              <w:rPr>
                <w:rFonts w:asciiTheme="minorHAnsi" w:hAnsiTheme="minorHAnsi"/>
                <w:sz w:val="14"/>
                <w:szCs w:val="14"/>
              </w:rPr>
              <w:t>Address:</w:t>
            </w:r>
          </w:p>
        </w:tc>
        <w:tc>
          <w:tcPr>
            <w:tcW w:w="5373" w:type="dxa"/>
            <w:gridSpan w:val="2"/>
          </w:tcPr>
          <w:p w14:paraId="389AA542" w14:textId="3F4949D5" w:rsidR="006563FB" w:rsidRPr="00144CC2" w:rsidRDefault="006563FB" w:rsidP="006563FB">
            <w:pPr>
              <w:keepNext/>
              <w:rPr>
                <w:rFonts w:asciiTheme="minorHAnsi" w:hAnsiTheme="minorHAnsi"/>
                <w:sz w:val="14"/>
                <w:szCs w:val="14"/>
              </w:rPr>
            </w:pPr>
            <w:r w:rsidRPr="00144CC2">
              <w:rPr>
                <w:rFonts w:asciiTheme="minorHAnsi" w:hAnsiTheme="minorHAnsi"/>
                <w:sz w:val="14"/>
                <w:szCs w:val="14"/>
              </w:rPr>
              <w:t>CEA/HERS Certification Identification (</w:t>
            </w:r>
            <w:r w:rsidR="00041647">
              <w:rPr>
                <w:rFonts w:asciiTheme="minorHAnsi" w:hAnsiTheme="minorHAnsi"/>
                <w:sz w:val="14"/>
                <w:szCs w:val="14"/>
              </w:rPr>
              <w:t>i</w:t>
            </w:r>
            <w:r w:rsidRPr="00144CC2">
              <w:rPr>
                <w:rFonts w:asciiTheme="minorHAnsi" w:hAnsiTheme="minorHAnsi"/>
                <w:sz w:val="14"/>
                <w:szCs w:val="14"/>
              </w:rPr>
              <w:t>f applicable):</w:t>
            </w:r>
          </w:p>
        </w:tc>
      </w:tr>
      <w:tr w:rsidR="006563FB" w:rsidRPr="00144CC2" w14:paraId="389AA546" w14:textId="77777777" w:rsidTr="006563FB">
        <w:trPr>
          <w:trHeight w:val="360"/>
        </w:trPr>
        <w:tc>
          <w:tcPr>
            <w:tcW w:w="5577" w:type="dxa"/>
            <w:gridSpan w:val="2"/>
          </w:tcPr>
          <w:p w14:paraId="389AA544" w14:textId="77777777" w:rsidR="006563FB" w:rsidRPr="00144CC2" w:rsidRDefault="006563FB" w:rsidP="006563FB">
            <w:pPr>
              <w:keepNext/>
              <w:rPr>
                <w:rFonts w:asciiTheme="minorHAnsi" w:hAnsiTheme="minorHAnsi"/>
                <w:sz w:val="14"/>
                <w:szCs w:val="14"/>
              </w:rPr>
            </w:pPr>
            <w:r w:rsidRPr="00144CC2">
              <w:rPr>
                <w:rFonts w:asciiTheme="minorHAnsi" w:hAnsiTheme="minorHAnsi"/>
                <w:sz w:val="14"/>
                <w:szCs w:val="14"/>
              </w:rPr>
              <w:t>City/State/Zip:</w:t>
            </w:r>
          </w:p>
        </w:tc>
        <w:tc>
          <w:tcPr>
            <w:tcW w:w="5373" w:type="dxa"/>
            <w:gridSpan w:val="2"/>
          </w:tcPr>
          <w:p w14:paraId="389AA545" w14:textId="77777777" w:rsidR="006563FB" w:rsidRPr="00144CC2" w:rsidRDefault="006563FB" w:rsidP="006563FB">
            <w:pPr>
              <w:keepNext/>
              <w:rPr>
                <w:rFonts w:asciiTheme="minorHAnsi" w:hAnsiTheme="minorHAnsi"/>
                <w:sz w:val="14"/>
                <w:szCs w:val="14"/>
              </w:rPr>
            </w:pPr>
            <w:r w:rsidRPr="00144CC2">
              <w:rPr>
                <w:rFonts w:asciiTheme="minorHAnsi" w:hAnsiTheme="minorHAnsi"/>
                <w:sz w:val="14"/>
                <w:szCs w:val="14"/>
              </w:rPr>
              <w:t>Phone:</w:t>
            </w:r>
          </w:p>
        </w:tc>
      </w:tr>
      <w:tr w:rsidR="006563FB" w:rsidRPr="00144CC2" w14:paraId="389AA548" w14:textId="77777777" w:rsidTr="006563FB">
        <w:tblPrEx>
          <w:tblCellMar>
            <w:left w:w="115" w:type="dxa"/>
            <w:right w:w="115" w:type="dxa"/>
          </w:tblCellMar>
        </w:tblPrEx>
        <w:trPr>
          <w:trHeight w:val="296"/>
        </w:trPr>
        <w:tc>
          <w:tcPr>
            <w:tcW w:w="10950" w:type="dxa"/>
            <w:gridSpan w:val="4"/>
            <w:vAlign w:val="center"/>
          </w:tcPr>
          <w:p w14:paraId="389AA547" w14:textId="77777777" w:rsidR="006563FB" w:rsidRPr="00144CC2" w:rsidRDefault="006563FB" w:rsidP="006563F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44CC2">
              <w:rPr>
                <w:rFonts w:asciiTheme="minorHAnsi" w:hAnsiTheme="minorHAnsi" w:cs="Arial"/>
                <w:b/>
                <w:caps/>
                <w:sz w:val="18"/>
                <w:szCs w:val="18"/>
              </w:rPr>
              <w:t xml:space="preserve">Responsible Person's Declaration statement  </w:t>
            </w:r>
          </w:p>
        </w:tc>
      </w:tr>
      <w:tr w:rsidR="006563FB" w:rsidRPr="00144CC2" w14:paraId="389AA550" w14:textId="77777777" w:rsidTr="006563FB">
        <w:tblPrEx>
          <w:tblCellMar>
            <w:left w:w="115" w:type="dxa"/>
            <w:right w:w="115" w:type="dxa"/>
          </w:tblCellMar>
        </w:tblPrEx>
        <w:trPr>
          <w:trHeight w:val="504"/>
        </w:trPr>
        <w:tc>
          <w:tcPr>
            <w:tcW w:w="10950" w:type="dxa"/>
            <w:gridSpan w:val="4"/>
          </w:tcPr>
          <w:p w14:paraId="4937DEA2" w14:textId="77777777" w:rsidR="005931C8" w:rsidRPr="005931C8" w:rsidRDefault="005931C8" w:rsidP="005931C8">
            <w:pPr>
              <w:pStyle w:val="Heading3"/>
              <w:numPr>
                <w:ilvl w:val="0"/>
                <w:numId w:val="0"/>
              </w:numPr>
              <w:spacing w:before="60"/>
              <w:ind w:right="86"/>
              <w:rPr>
                <w:rFonts w:asciiTheme="minorHAnsi" w:hAnsiTheme="minorHAnsi"/>
                <w:caps/>
                <w:sz w:val="18"/>
                <w:szCs w:val="18"/>
              </w:rPr>
            </w:pPr>
            <w:r w:rsidRPr="005931C8">
              <w:rPr>
                <w:rFonts w:asciiTheme="minorHAnsi" w:hAnsiTheme="minorHAnsi"/>
                <w:sz w:val="18"/>
                <w:szCs w:val="18"/>
              </w:rPr>
              <w:t xml:space="preserve">I certify the following under penalty of perjury, under the laws of the State of California: </w:t>
            </w:r>
          </w:p>
          <w:p w14:paraId="7F64C1BE" w14:textId="77777777" w:rsidR="005931C8" w:rsidRPr="005931C8" w:rsidRDefault="005931C8" w:rsidP="005931C8">
            <w:pPr>
              <w:pStyle w:val="Heading3"/>
              <w:numPr>
                <w:ilvl w:val="0"/>
                <w:numId w:val="20"/>
              </w:numPr>
              <w:spacing w:before="0"/>
              <w:ind w:right="90"/>
              <w:rPr>
                <w:rFonts w:asciiTheme="minorHAnsi" w:hAnsiTheme="minorHAnsi"/>
                <w:caps/>
                <w:sz w:val="18"/>
                <w:szCs w:val="18"/>
              </w:rPr>
            </w:pPr>
            <w:r w:rsidRPr="005931C8">
              <w:rPr>
                <w:rFonts w:asciiTheme="minorHAnsi" w:hAnsiTheme="minorHAnsi"/>
                <w:sz w:val="18"/>
                <w:szCs w:val="18"/>
              </w:rPr>
              <w:t xml:space="preserve">The information provided on this Certificate of Installation is true and correct. </w:t>
            </w:r>
          </w:p>
          <w:p w14:paraId="57698E82" w14:textId="77777777" w:rsidR="005931C8" w:rsidRPr="005931C8" w:rsidRDefault="005931C8" w:rsidP="005931C8">
            <w:pPr>
              <w:pStyle w:val="Heading3"/>
              <w:numPr>
                <w:ilvl w:val="0"/>
                <w:numId w:val="20"/>
              </w:numPr>
              <w:spacing w:before="0"/>
              <w:ind w:right="90"/>
              <w:rPr>
                <w:rFonts w:asciiTheme="minorHAnsi" w:hAnsiTheme="minorHAnsi"/>
                <w:caps/>
                <w:sz w:val="18"/>
                <w:szCs w:val="22"/>
              </w:rPr>
            </w:pPr>
            <w:r w:rsidRPr="005931C8">
              <w:rPr>
                <w:rFonts w:asciiTheme="minorHAnsi" w:hAnsiTheme="minorHAnsi"/>
                <w:snapToGrid w:val="0"/>
                <w:sz w:val="18"/>
                <w:szCs w:val="18"/>
              </w:rPr>
              <w:t xml:space="preserve">I am either: a) a responsible person eligible under Division 3 of the Business and Professions Code </w:t>
            </w:r>
            <w:r w:rsidRPr="005931C8">
              <w:rPr>
                <w:rFonts w:asciiTheme="minorHAnsi" w:hAnsiTheme="minorHAnsi"/>
                <w:sz w:val="18"/>
                <w:szCs w:val="18"/>
              </w:rPr>
              <w:t xml:space="preserve">in the applicable classification to accept responsibility for the system design, construction, or installation </w:t>
            </w:r>
            <w:r w:rsidRPr="005931C8">
              <w:rPr>
                <w:rFonts w:asciiTheme="minorHAnsi" w:hAnsiTheme="minorHAnsi"/>
                <w:snapToGrid w:val="0"/>
                <w:sz w:val="18"/>
                <w:szCs w:val="18"/>
              </w:rPr>
              <w:t xml:space="preserve">of features, materials, components, or manufactured devices </w:t>
            </w:r>
            <w:r w:rsidRPr="005931C8">
              <w:rPr>
                <w:rFonts w:asciiTheme="minorHAnsi" w:hAnsiTheme="minorHAnsi"/>
                <w:sz w:val="18"/>
                <w:szCs w:val="18"/>
              </w:rPr>
              <w:t xml:space="preserve">for the scope of work identified on this Certificate of Installation </w:t>
            </w:r>
            <w:r w:rsidRPr="005931C8">
              <w:rPr>
                <w:rFonts w:asciiTheme="minorHAnsi" w:hAnsiTheme="minorHAnsi"/>
                <w:snapToGrid w:val="0"/>
                <w:sz w:val="18"/>
                <w:szCs w:val="18"/>
              </w:rPr>
              <w:t>and attest to the declarations in this statement</w:t>
            </w:r>
            <w:r w:rsidRPr="005931C8">
              <w:rPr>
                <w:rFonts w:asciiTheme="minorHAnsi" w:hAnsiTheme="minorHAnsi"/>
                <w:sz w:val="18"/>
                <w:szCs w:val="18"/>
              </w:rPr>
              <w:t>, or b) I am an authorized representative of the responsible person and attest to the declarations in this statement on the responsible person’s behalf</w:t>
            </w:r>
            <w:r w:rsidRPr="005931C8">
              <w:rPr>
                <w:rFonts w:asciiTheme="minorHAnsi" w:eastAsia="Calibri" w:hAnsiTheme="minorHAnsi"/>
                <w:sz w:val="18"/>
                <w:szCs w:val="18"/>
              </w:rPr>
              <w:t>.</w:t>
            </w:r>
          </w:p>
          <w:p w14:paraId="078CEE11" w14:textId="77777777" w:rsidR="005931C8" w:rsidRPr="005931C8" w:rsidRDefault="005931C8" w:rsidP="005931C8">
            <w:pPr>
              <w:keepNext/>
              <w:numPr>
                <w:ilvl w:val="0"/>
                <w:numId w:val="20"/>
              </w:numPr>
              <w:autoSpaceDE w:val="0"/>
              <w:autoSpaceDN w:val="0"/>
              <w:adjustRightInd w:val="0"/>
              <w:ind w:right="90"/>
              <w:rPr>
                <w:rFonts w:asciiTheme="minorHAnsi" w:hAnsiTheme="minorHAnsi"/>
                <w:sz w:val="18"/>
                <w:szCs w:val="18"/>
              </w:rPr>
            </w:pPr>
            <w:r w:rsidRPr="005931C8">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5931C8">
              <w:rPr>
                <w:rFonts w:asciiTheme="minorHAnsi" w:eastAsia="Calibri" w:hAnsiTheme="minorHAnsi" w:cs="TimesNewRomanPSMT"/>
                <w:sz w:val="18"/>
                <w:szCs w:val="18"/>
              </w:rPr>
              <w:t>.</w:t>
            </w:r>
          </w:p>
          <w:p w14:paraId="4495B7AD" w14:textId="77777777" w:rsidR="005931C8" w:rsidRPr="005931C8" w:rsidRDefault="005931C8" w:rsidP="005931C8">
            <w:pPr>
              <w:pStyle w:val="ListParagraph"/>
              <w:keepNext/>
              <w:numPr>
                <w:ilvl w:val="0"/>
                <w:numId w:val="20"/>
              </w:numPr>
              <w:autoSpaceDE w:val="0"/>
              <w:autoSpaceDN w:val="0"/>
              <w:adjustRightInd w:val="0"/>
              <w:rPr>
                <w:rFonts w:asciiTheme="minorHAnsi" w:hAnsiTheme="minorHAnsi"/>
                <w:sz w:val="18"/>
              </w:rPr>
            </w:pPr>
            <w:r w:rsidRPr="005931C8">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389AA54F" w14:textId="47919AB9" w:rsidR="006563FB" w:rsidRPr="00144CC2" w:rsidRDefault="005931C8" w:rsidP="005931C8">
            <w:pPr>
              <w:pStyle w:val="ListParagraph"/>
              <w:keepNext/>
              <w:numPr>
                <w:ilvl w:val="0"/>
                <w:numId w:val="20"/>
              </w:numPr>
              <w:autoSpaceDE w:val="0"/>
              <w:autoSpaceDN w:val="0"/>
              <w:adjustRightInd w:val="0"/>
              <w:rPr>
                <w:rFonts w:asciiTheme="minorHAnsi" w:hAnsiTheme="minorHAnsi"/>
                <w:b/>
              </w:rPr>
            </w:pPr>
            <w:r w:rsidRPr="005931C8">
              <w:rPr>
                <w:rFonts w:asciiTheme="minorHAnsi" w:hAnsi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6563FB" w:rsidRPr="00144CC2" w14:paraId="389AA553" w14:textId="77777777" w:rsidTr="006563FB">
        <w:tblPrEx>
          <w:tblCellMar>
            <w:left w:w="108" w:type="dxa"/>
            <w:right w:w="108" w:type="dxa"/>
          </w:tblCellMar>
        </w:tblPrEx>
        <w:trPr>
          <w:trHeight w:val="360"/>
        </w:trPr>
        <w:tc>
          <w:tcPr>
            <w:tcW w:w="5307" w:type="dxa"/>
          </w:tcPr>
          <w:p w14:paraId="389AA551" w14:textId="77777777" w:rsidR="006563FB" w:rsidRPr="00144CC2" w:rsidRDefault="006563FB" w:rsidP="006563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Responsible Builder/Installer Name:</w:t>
            </w:r>
          </w:p>
        </w:tc>
        <w:tc>
          <w:tcPr>
            <w:tcW w:w="5643" w:type="dxa"/>
            <w:gridSpan w:val="3"/>
          </w:tcPr>
          <w:p w14:paraId="389AA552" w14:textId="77777777" w:rsidR="006563FB" w:rsidRPr="00144CC2" w:rsidRDefault="006563FB" w:rsidP="006563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Responsible Builder/Installer Signature:</w:t>
            </w:r>
          </w:p>
        </w:tc>
      </w:tr>
      <w:tr w:rsidR="006563FB" w:rsidRPr="00144CC2" w14:paraId="389AA556" w14:textId="77777777" w:rsidTr="006563F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89AA554" w14:textId="79A24BF0" w:rsidR="006563FB" w:rsidRPr="00144CC2" w:rsidRDefault="006563FB" w:rsidP="006563F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389AA555" w14:textId="77777777" w:rsidR="006563FB" w:rsidRPr="00144CC2" w:rsidRDefault="006563FB" w:rsidP="006563F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Position With Company (Title):</w:t>
            </w:r>
          </w:p>
        </w:tc>
      </w:tr>
      <w:tr w:rsidR="006563FB" w:rsidRPr="00144CC2" w14:paraId="389AA559" w14:textId="77777777" w:rsidTr="006563F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89AA557" w14:textId="77777777" w:rsidR="006563FB" w:rsidRPr="00144CC2" w:rsidRDefault="006563FB" w:rsidP="006563F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389AA558" w14:textId="77777777" w:rsidR="006563FB" w:rsidRPr="00144CC2" w:rsidRDefault="006563FB" w:rsidP="006563F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CSLB License:</w:t>
            </w:r>
          </w:p>
        </w:tc>
      </w:tr>
      <w:tr w:rsidR="006563FB" w:rsidRPr="00144CC2" w14:paraId="389AA55D" w14:textId="77777777" w:rsidTr="006563F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89AA55A" w14:textId="77777777" w:rsidR="006563FB" w:rsidRPr="00144CC2" w:rsidRDefault="006563FB" w:rsidP="006563F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389AA55B" w14:textId="58487716" w:rsidR="006563FB" w:rsidRPr="00144CC2" w:rsidRDefault="006563FB" w:rsidP="006563F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Phone</w:t>
            </w:r>
            <w:r w:rsidR="00041647">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389AA55C" w14:textId="77777777" w:rsidR="006563FB" w:rsidRPr="00144CC2" w:rsidRDefault="006563FB" w:rsidP="006563F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Date Signed:</w:t>
            </w:r>
          </w:p>
        </w:tc>
      </w:tr>
      <w:tr w:rsidR="006563FB" w:rsidRPr="00B272DC" w14:paraId="389AA560" w14:textId="77777777" w:rsidTr="006563F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89AA55E" w14:textId="77777777" w:rsidR="006563FB" w:rsidRPr="00144CC2" w:rsidRDefault="006563FB" w:rsidP="006563F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389AA55F" w14:textId="77777777" w:rsidR="006563FB" w:rsidRPr="00B272DC" w:rsidRDefault="006563FB" w:rsidP="006563F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44CC2">
              <w:rPr>
                <w:rFonts w:asciiTheme="minorHAnsi" w:hAnsiTheme="minorHAnsi"/>
                <w:sz w:val="14"/>
                <w:szCs w:val="14"/>
              </w:rPr>
              <w:t>Name of TPQCP (if applicable):</w:t>
            </w:r>
            <w:r w:rsidRPr="00B272DC">
              <w:rPr>
                <w:rFonts w:asciiTheme="minorHAnsi" w:hAnsiTheme="minorHAnsi"/>
                <w:sz w:val="14"/>
                <w:szCs w:val="14"/>
              </w:rPr>
              <w:t xml:space="preserve"> </w:t>
            </w:r>
          </w:p>
        </w:tc>
      </w:tr>
    </w:tbl>
    <w:p w14:paraId="389AA561" w14:textId="77777777" w:rsidR="004508E8" w:rsidRDefault="004508E8" w:rsidP="00314D0D">
      <w:pPr>
        <w:keepNext/>
        <w:tabs>
          <w:tab w:val="left" w:pos="-2600"/>
        </w:tabs>
        <w:outlineLvl w:val="2"/>
        <w:rPr>
          <w:rFonts w:asciiTheme="minorHAnsi" w:hAnsiTheme="minorHAnsi" w:cs="Arial"/>
          <w:bCs/>
          <w:caps/>
          <w:sz w:val="18"/>
          <w:szCs w:val="18"/>
        </w:rPr>
      </w:pPr>
    </w:p>
    <w:p w14:paraId="389AA562" w14:textId="77777777" w:rsidR="006563FB" w:rsidRPr="004508E8" w:rsidRDefault="006563FB" w:rsidP="002C278A">
      <w:pPr>
        <w:rPr>
          <w:rFonts w:asciiTheme="minorHAnsi" w:hAnsiTheme="minorHAnsi" w:cs="Arial"/>
          <w:bCs/>
          <w:caps/>
          <w:sz w:val="18"/>
          <w:szCs w:val="18"/>
        </w:rPr>
      </w:pPr>
    </w:p>
    <w:sectPr w:rsidR="006563FB" w:rsidRPr="004508E8" w:rsidSect="00785E3C">
      <w:headerReference w:type="even" r:id="rId17"/>
      <w:headerReference w:type="default" r:id="rId18"/>
      <w:headerReference w:type="first" r:id="rId19"/>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B44C00" w14:textId="77777777" w:rsidR="006014A2" w:rsidRDefault="006014A2">
      <w:r>
        <w:separator/>
      </w:r>
    </w:p>
  </w:endnote>
  <w:endnote w:type="continuationSeparator" w:id="0">
    <w:p w14:paraId="05064DD0" w14:textId="77777777" w:rsidR="006014A2" w:rsidRDefault="006014A2">
      <w:r>
        <w:continuationSeparator/>
      </w:r>
    </w:p>
  </w:endnote>
  <w:endnote w:type="continuationNotice" w:id="1">
    <w:p w14:paraId="0B92CA66" w14:textId="77777777" w:rsidR="006014A2" w:rsidRDefault="006014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font78">
    <w:altName w:val="Cambria"/>
    <w:panose1 w:val="00000000000000000000"/>
    <w:charset w:val="4D"/>
    <w:family w:val="auto"/>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9AA57A" w14:textId="77777777" w:rsidR="006014A2" w:rsidRPr="00BE21BE" w:rsidRDefault="006014A2" w:rsidP="00041647">
    <w:pPr>
      <w:pStyle w:val="Footer"/>
      <w:rPr>
        <w:b/>
      </w:rPr>
    </w:pPr>
    <w:r w:rsidRPr="00BE21BE">
      <w:t xml:space="preserve">Registration Number:                                            Registration Date/Time:                                                 HERS Provider:                                   </w:t>
    </w:r>
  </w:p>
  <w:p w14:paraId="389AA57B" w14:textId="48165206" w:rsidR="006014A2" w:rsidRPr="00BE21BE" w:rsidRDefault="006014A2" w:rsidP="00041647">
    <w:pPr>
      <w:pStyle w:val="Footer"/>
    </w:pPr>
    <w:r w:rsidRPr="00BE21BE">
      <w:t>CA Building Energy Efficiency Standards - 201</w:t>
    </w:r>
    <w:r>
      <w:t>6</w:t>
    </w:r>
    <w:r w:rsidRPr="00BE21BE">
      <w:t xml:space="preserve"> Residential Compliance</w:t>
    </w:r>
    <w:r w:rsidRPr="00BE21BE">
      <w:tab/>
    </w:r>
    <w:del w:id="13" w:author="Shewmaker, Michael@Energy" w:date="2017-12-12T13:18:00Z">
      <w:r w:rsidDel="00DF3AB6">
        <w:delText>October 2016</w:delText>
      </w:r>
    </w:del>
    <w:ins w:id="14" w:author="Shewmaker, Michael@Energy" w:date="2017-12-12T13:18:00Z">
      <w:r>
        <w:t>December 2017</w:t>
      </w:r>
    </w:ins>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9AA585" w14:textId="0CDEDC3A" w:rsidR="006014A2" w:rsidRPr="00BE21BE" w:rsidRDefault="006014A2" w:rsidP="00041647">
    <w:pPr>
      <w:pStyle w:val="Footer"/>
    </w:pPr>
    <w:r w:rsidRPr="00BE21BE">
      <w:t>CA Building Energy Efficiency Standards - 201</w:t>
    </w:r>
    <w:r>
      <w:t>6</w:t>
    </w:r>
    <w:r w:rsidRPr="00BE21BE">
      <w:t xml:space="preserve"> Residential Compliance</w:t>
    </w:r>
    <w:r w:rsidRPr="00BE21BE">
      <w:tab/>
    </w:r>
    <w:del w:id="18" w:author="Shewmaker, Michael@Energy" w:date="2017-12-12T13:18:00Z">
      <w:r w:rsidDel="00DF3AB6">
        <w:delText>October 2016</w:delText>
      </w:r>
    </w:del>
    <w:ins w:id="19" w:author="Shewmaker, Michael@Energy" w:date="2017-12-12T13:18:00Z">
      <w:r>
        <w:t>December 2017</w:t>
      </w:r>
    </w:ins>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F0888E" w14:textId="77777777" w:rsidR="006014A2" w:rsidRDefault="006014A2">
      <w:r>
        <w:separator/>
      </w:r>
    </w:p>
  </w:footnote>
  <w:footnote w:type="continuationSeparator" w:id="0">
    <w:p w14:paraId="0F389A6D" w14:textId="77777777" w:rsidR="006014A2" w:rsidRDefault="006014A2">
      <w:r>
        <w:continuationSeparator/>
      </w:r>
    </w:p>
  </w:footnote>
  <w:footnote w:type="continuationNotice" w:id="1">
    <w:p w14:paraId="68064EB5" w14:textId="77777777" w:rsidR="006014A2" w:rsidRDefault="006014A2"/>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9AA567" w14:textId="77777777" w:rsidR="006014A2" w:rsidRDefault="00001159">
    <w:pPr>
      <w:pStyle w:val="Header"/>
    </w:pPr>
    <w:r>
      <w:rPr>
        <w:noProof/>
      </w:rPr>
      <w:pict w14:anchorId="389AA5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85" o:spid="_x0000_s6146"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9AA568" w14:textId="0727AE68" w:rsidR="006014A2" w:rsidRPr="007770C5" w:rsidRDefault="006014A2" w:rsidP="00947A91">
    <w:pPr>
      <w:suppressAutoHyphens/>
      <w:ind w:left="-90"/>
      <w:rPr>
        <w:rFonts w:ascii="Arial" w:hAnsi="Arial" w:cs="Arial"/>
        <w:sz w:val="14"/>
        <w:szCs w:val="14"/>
      </w:rPr>
    </w:pPr>
    <w:r w:rsidRPr="00041647">
      <w:rPr>
        <w:rFonts w:ascii="Arial" w:hAnsi="Arial" w:cs="Arial"/>
        <w:noProof/>
        <w:sz w:val="14"/>
        <w:szCs w:val="14"/>
      </w:rPr>
      <w:drawing>
        <wp:anchor distT="0" distB="0" distL="114300" distR="114300" simplePos="0" relativeHeight="251658240" behindDoc="0" locked="0" layoutInCell="1" allowOverlap="1" wp14:anchorId="389AA592" wp14:editId="435B1B7C">
          <wp:simplePos x="0" y="0"/>
          <wp:positionH relativeFrom="margin">
            <wp:posOffset>6623050</wp:posOffset>
          </wp:positionH>
          <wp:positionV relativeFrom="margin">
            <wp:posOffset>-1219835</wp:posOffset>
          </wp:positionV>
          <wp:extent cx="308610" cy="270510"/>
          <wp:effectExtent l="0" t="0" r="0" b="0"/>
          <wp:wrapSquare wrapText="bothSides"/>
          <wp:docPr id="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sidR="00001159">
      <w:rPr>
        <w:rFonts w:ascii="Arial" w:hAnsi="Arial" w:cs="Arial"/>
        <w:noProof/>
        <w:sz w:val="14"/>
        <w:szCs w:val="14"/>
      </w:rPr>
      <w:pict w14:anchorId="389AA5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86" o:spid="_x0000_s6147"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389AA569" w14:textId="77777777" w:rsidR="006014A2" w:rsidRPr="007770C5" w:rsidRDefault="006014A2" w:rsidP="00947A91">
    <w:pPr>
      <w:suppressAutoHyphens/>
      <w:ind w:left="-90"/>
      <w:rPr>
        <w:rFonts w:ascii="Arial" w:hAnsi="Arial" w:cs="Arial"/>
        <w:b/>
        <w:sz w:val="24"/>
        <w:szCs w:val="24"/>
      </w:rPr>
    </w:pPr>
    <w:r>
      <w:rPr>
        <w:rFonts w:ascii="Arial" w:hAnsi="Arial" w:cs="Arial"/>
        <w:b/>
        <w:sz w:val="24"/>
        <w:szCs w:val="24"/>
      </w:rPr>
      <w:t>INDOOR AIR QUALITY AND MECHANICAL VENTILATION</w:t>
    </w:r>
  </w:p>
  <w:p w14:paraId="389AA56A" w14:textId="00977EC3" w:rsidR="006014A2" w:rsidRPr="007770C5" w:rsidRDefault="006014A2" w:rsidP="00947A91">
    <w:pPr>
      <w:suppressAutoHyphens/>
      <w:ind w:left="-90"/>
      <w:rPr>
        <w:rFonts w:ascii="Arial" w:hAnsi="Arial" w:cs="Arial"/>
        <w:sz w:val="14"/>
        <w:szCs w:val="14"/>
      </w:rPr>
    </w:pPr>
    <w:r>
      <w:rPr>
        <w:rFonts w:ascii="Arial" w:hAnsi="Arial" w:cs="Arial"/>
        <w:sz w:val="14"/>
        <w:szCs w:val="14"/>
      </w:rPr>
      <w:t>CEC-CF2R-MCH-27d-H</w:t>
    </w:r>
    <w:r w:rsidRPr="007770C5">
      <w:rPr>
        <w:rFonts w:ascii="Arial" w:hAnsi="Arial" w:cs="Arial"/>
        <w:sz w:val="14"/>
        <w:szCs w:val="14"/>
      </w:rPr>
      <w:t xml:space="preserve"> (Revised </w:t>
    </w:r>
    <w:del w:id="11" w:author="Shewmaker, Michael@Energy" w:date="2017-12-12T13:18:00Z">
      <w:r w:rsidDel="00DF3AB6">
        <w:rPr>
          <w:rFonts w:ascii="Arial" w:hAnsi="Arial" w:cs="Arial"/>
          <w:sz w:val="14"/>
          <w:szCs w:val="14"/>
        </w:rPr>
        <w:delText>10/16</w:delText>
      </w:r>
    </w:del>
    <w:ins w:id="12" w:author="Shewmaker, Michael@Energy" w:date="2017-12-12T13:18:00Z">
      <w:r>
        <w:rPr>
          <w:rFonts w:ascii="Arial" w:hAnsi="Arial" w:cs="Arial"/>
          <w:sz w:val="14"/>
          <w:szCs w:val="14"/>
        </w:rPr>
        <w:t>12/17</w:t>
      </w:r>
    </w:ins>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6014A2" w:rsidRPr="00F85124" w14:paraId="389AA56D" w14:textId="77777777" w:rsidTr="00BE21BE">
      <w:trPr>
        <w:cantSplit/>
        <w:trHeight w:val="288"/>
      </w:trPr>
      <w:tc>
        <w:tcPr>
          <w:tcW w:w="3881" w:type="pct"/>
          <w:gridSpan w:val="2"/>
          <w:tcBorders>
            <w:bottom w:val="single" w:sz="4" w:space="0" w:color="auto"/>
            <w:right w:val="nil"/>
          </w:tcBorders>
          <w:vAlign w:val="center"/>
        </w:tcPr>
        <w:p w14:paraId="389AA56B" w14:textId="77777777" w:rsidR="006014A2" w:rsidRPr="0093720E" w:rsidRDefault="006014A2" w:rsidP="00182743">
          <w:pPr>
            <w:pStyle w:val="Style17"/>
            <w:rPr>
              <w:b/>
              <w:sz w:val="20"/>
            </w:rPr>
          </w:pPr>
          <w:r w:rsidRPr="0093720E">
            <w:rPr>
              <w:sz w:val="20"/>
            </w:rPr>
            <w:t>CERTIFICATE OF INSTALLATION</w:t>
          </w:r>
        </w:p>
      </w:tc>
      <w:tc>
        <w:tcPr>
          <w:tcW w:w="1119" w:type="pct"/>
          <w:tcBorders>
            <w:left w:val="nil"/>
            <w:bottom w:val="single" w:sz="4" w:space="0" w:color="auto"/>
          </w:tcBorders>
          <w:tcMar>
            <w:left w:w="115" w:type="dxa"/>
            <w:right w:w="115" w:type="dxa"/>
          </w:tcMar>
          <w:vAlign w:val="center"/>
        </w:tcPr>
        <w:p w14:paraId="389AA56C" w14:textId="77777777" w:rsidR="006014A2" w:rsidRPr="0093720E" w:rsidRDefault="006014A2" w:rsidP="00BE21BE">
          <w:pPr>
            <w:pStyle w:val="Style18"/>
            <w:rPr>
              <w:b/>
              <w:sz w:val="20"/>
            </w:rPr>
          </w:pPr>
          <w:r w:rsidRPr="0093720E">
            <w:rPr>
              <w:sz w:val="20"/>
            </w:rPr>
            <w:t>CF2R-MCH-27</w:t>
          </w:r>
          <w:r>
            <w:rPr>
              <w:sz w:val="20"/>
            </w:rPr>
            <w:t>-H</w:t>
          </w:r>
        </w:p>
      </w:tc>
    </w:tr>
    <w:tr w:rsidR="006014A2" w:rsidRPr="00F85124" w14:paraId="389AA570" w14:textId="77777777" w:rsidTr="00182743">
      <w:trPr>
        <w:cantSplit/>
        <w:trHeight w:val="288"/>
      </w:trPr>
      <w:tc>
        <w:tcPr>
          <w:tcW w:w="2285" w:type="pct"/>
          <w:tcBorders>
            <w:right w:val="nil"/>
          </w:tcBorders>
        </w:tcPr>
        <w:p w14:paraId="389AA56E" w14:textId="77777777" w:rsidR="006014A2" w:rsidRPr="00F85124" w:rsidRDefault="006014A2" w:rsidP="00182743">
          <w:pPr>
            <w:pStyle w:val="Style19"/>
            <w:rPr>
              <w:sz w:val="12"/>
              <w:szCs w:val="12"/>
            </w:rPr>
          </w:pPr>
          <w:r w:rsidRPr="00505A99">
            <w:t>Indoor Air Quality and Mechanical Ventilation</w:t>
          </w:r>
        </w:p>
      </w:tc>
      <w:tc>
        <w:tcPr>
          <w:tcW w:w="2715" w:type="pct"/>
          <w:gridSpan w:val="2"/>
          <w:tcBorders>
            <w:left w:val="nil"/>
          </w:tcBorders>
        </w:tcPr>
        <w:p w14:paraId="389AA56F" w14:textId="422244E9" w:rsidR="006014A2" w:rsidRPr="00F85124" w:rsidRDefault="006014A2" w:rsidP="00182743">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001159" w:rsidRPr="00001159">
            <w:rPr>
              <w:rFonts w:asciiTheme="minorHAnsi" w:hAnsiTheme="minorHAnsi"/>
              <w:bCs/>
              <w:noProof/>
            </w:rPr>
            <w:t>5</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00001159" w:rsidRPr="00001159">
              <w:rPr>
                <w:rFonts w:asciiTheme="minorHAnsi" w:hAnsiTheme="minorHAnsi"/>
                <w:bCs/>
                <w:noProof/>
              </w:rPr>
              <w:t>5</w:t>
            </w:r>
          </w:fldSimple>
          <w:r w:rsidRPr="00F85124">
            <w:rPr>
              <w:rFonts w:asciiTheme="minorHAnsi" w:hAnsiTheme="minorHAnsi"/>
              <w:bCs/>
            </w:rPr>
            <w:t>)</w:t>
          </w:r>
        </w:p>
      </w:tc>
    </w:tr>
    <w:tr w:rsidR="006014A2" w:rsidRPr="00F85124" w14:paraId="389AA574" w14:textId="77777777" w:rsidTr="00BE21BE">
      <w:trPr>
        <w:cantSplit/>
        <w:trHeight w:val="288"/>
      </w:trPr>
      <w:tc>
        <w:tcPr>
          <w:tcW w:w="0" w:type="auto"/>
        </w:tcPr>
        <w:p w14:paraId="389AA571" w14:textId="77777777" w:rsidR="006014A2" w:rsidRPr="00F85124" w:rsidRDefault="006014A2" w:rsidP="00182743">
          <w:pPr>
            <w:pStyle w:val="Style20"/>
          </w:pPr>
          <w:r w:rsidRPr="00F85124">
            <w:t>Project Name:</w:t>
          </w:r>
        </w:p>
      </w:tc>
      <w:tc>
        <w:tcPr>
          <w:tcW w:w="1596" w:type="pct"/>
        </w:tcPr>
        <w:p w14:paraId="389AA572" w14:textId="77777777" w:rsidR="006014A2" w:rsidRPr="00F85124" w:rsidRDefault="006014A2" w:rsidP="00182743">
          <w:pPr>
            <w:pStyle w:val="Style20"/>
          </w:pPr>
          <w:r w:rsidRPr="00F85124">
            <w:t>Enforcement Agency:</w:t>
          </w:r>
        </w:p>
      </w:tc>
      <w:tc>
        <w:tcPr>
          <w:tcW w:w="1119" w:type="pct"/>
        </w:tcPr>
        <w:p w14:paraId="389AA573" w14:textId="77777777" w:rsidR="006014A2" w:rsidRPr="00F85124" w:rsidRDefault="006014A2" w:rsidP="00182743">
          <w:pPr>
            <w:pStyle w:val="Style20"/>
          </w:pPr>
          <w:r w:rsidRPr="00F85124">
            <w:t>Permit Number:</w:t>
          </w:r>
        </w:p>
      </w:tc>
    </w:tr>
    <w:tr w:rsidR="006014A2" w:rsidRPr="00F85124" w14:paraId="389AA578" w14:textId="77777777" w:rsidTr="00BE21BE">
      <w:trPr>
        <w:cantSplit/>
        <w:trHeight w:val="288"/>
      </w:trPr>
      <w:tc>
        <w:tcPr>
          <w:tcW w:w="0" w:type="auto"/>
        </w:tcPr>
        <w:p w14:paraId="389AA575" w14:textId="77777777" w:rsidR="006014A2" w:rsidRPr="00F85124" w:rsidRDefault="006014A2" w:rsidP="00182743">
          <w:pPr>
            <w:pStyle w:val="Style20"/>
            <w:rPr>
              <w:vertAlign w:val="superscript"/>
            </w:rPr>
          </w:pPr>
          <w:r w:rsidRPr="00F85124">
            <w:t>Dwelling Address:</w:t>
          </w:r>
        </w:p>
      </w:tc>
      <w:tc>
        <w:tcPr>
          <w:tcW w:w="1596" w:type="pct"/>
        </w:tcPr>
        <w:p w14:paraId="389AA576" w14:textId="77777777" w:rsidR="006014A2" w:rsidRPr="00F85124" w:rsidRDefault="006014A2" w:rsidP="00182743">
          <w:pPr>
            <w:pStyle w:val="Style20"/>
            <w:rPr>
              <w:vertAlign w:val="superscript"/>
            </w:rPr>
          </w:pPr>
          <w:r w:rsidRPr="00F85124">
            <w:t>City</w:t>
          </w:r>
        </w:p>
      </w:tc>
      <w:tc>
        <w:tcPr>
          <w:tcW w:w="1119" w:type="pct"/>
        </w:tcPr>
        <w:p w14:paraId="389AA577" w14:textId="77777777" w:rsidR="006014A2" w:rsidRPr="00F85124" w:rsidRDefault="006014A2" w:rsidP="00182743">
          <w:pPr>
            <w:pStyle w:val="Style20"/>
            <w:rPr>
              <w:vertAlign w:val="superscript"/>
            </w:rPr>
          </w:pPr>
          <w:r w:rsidRPr="00F85124">
            <w:t>Zip Code</w:t>
          </w:r>
        </w:p>
      </w:tc>
    </w:tr>
  </w:tbl>
  <w:p w14:paraId="389AA579" w14:textId="77777777" w:rsidR="006014A2" w:rsidRDefault="006014A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9AA57C" w14:textId="77777777" w:rsidR="006014A2" w:rsidRDefault="00001159">
    <w:pPr>
      <w:pStyle w:val="Header"/>
    </w:pPr>
    <w:r>
      <w:rPr>
        <w:noProof/>
      </w:rPr>
      <w:pict w14:anchorId="389AA5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84" o:spid="_x0000_s6145"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9AA57D" w14:textId="77777777" w:rsidR="006014A2" w:rsidRDefault="00001159">
    <w:pPr>
      <w:pStyle w:val="Header"/>
    </w:pPr>
    <w:r>
      <w:rPr>
        <w:noProof/>
      </w:rPr>
      <w:pict w14:anchorId="389AA5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88" o:spid="_x0000_s6149"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6014A2" w:rsidRPr="00F85124" w14:paraId="389AA580" w14:textId="77777777" w:rsidTr="00182743">
      <w:trPr>
        <w:cantSplit/>
        <w:trHeight w:val="288"/>
      </w:trPr>
      <w:tc>
        <w:tcPr>
          <w:tcW w:w="3881" w:type="pct"/>
          <w:gridSpan w:val="2"/>
          <w:tcBorders>
            <w:bottom w:val="single" w:sz="4" w:space="0" w:color="auto"/>
            <w:right w:val="nil"/>
          </w:tcBorders>
          <w:vAlign w:val="center"/>
        </w:tcPr>
        <w:p w14:paraId="389AA57E" w14:textId="77777777" w:rsidR="006014A2" w:rsidRPr="00927918" w:rsidRDefault="00001159" w:rsidP="00BE21BE">
          <w:pPr>
            <w:pStyle w:val="Style17"/>
            <w:rPr>
              <w:b/>
              <w:sz w:val="20"/>
            </w:rPr>
          </w:pPr>
          <w:r>
            <w:rPr>
              <w:noProof/>
              <w:sz w:val="20"/>
            </w:rPr>
            <w:pict w14:anchorId="389AA5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89" o:spid="_x0000_s6150"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6014A2" w:rsidRPr="00927918">
            <w:rPr>
              <w:sz w:val="20"/>
            </w:rPr>
            <w:t>CERTIFICATE OF INSTALLATION</w:t>
          </w:r>
          <w:r w:rsidR="006014A2" w:rsidRPr="0053106D">
            <w:rPr>
              <w:sz w:val="20"/>
            </w:rPr>
            <w:t xml:space="preserve"> </w:t>
          </w:r>
          <w:r w:rsidR="006014A2">
            <w:rPr>
              <w:sz w:val="20"/>
            </w:rPr>
            <w:t xml:space="preserve">- </w:t>
          </w:r>
          <w:r w:rsidR="006014A2" w:rsidRPr="0053106D">
            <w:rPr>
              <w:sz w:val="20"/>
            </w:rPr>
            <w:t>USER INSTRUCTIONS</w:t>
          </w:r>
        </w:p>
      </w:tc>
      <w:tc>
        <w:tcPr>
          <w:tcW w:w="1119" w:type="pct"/>
          <w:tcBorders>
            <w:left w:val="nil"/>
            <w:bottom w:val="single" w:sz="4" w:space="0" w:color="auto"/>
          </w:tcBorders>
          <w:tcMar>
            <w:left w:w="115" w:type="dxa"/>
            <w:right w:w="115" w:type="dxa"/>
          </w:tcMar>
          <w:vAlign w:val="center"/>
        </w:tcPr>
        <w:p w14:paraId="389AA57F" w14:textId="77777777" w:rsidR="006014A2" w:rsidRPr="00927918" w:rsidRDefault="006014A2" w:rsidP="00514430">
          <w:pPr>
            <w:pStyle w:val="Style18"/>
            <w:rPr>
              <w:b/>
              <w:sz w:val="20"/>
            </w:rPr>
          </w:pPr>
          <w:r w:rsidRPr="00927918">
            <w:rPr>
              <w:sz w:val="20"/>
            </w:rPr>
            <w:t>CF2R-MCH-27</w:t>
          </w:r>
          <w:r>
            <w:rPr>
              <w:sz w:val="20"/>
            </w:rPr>
            <w:t>-H</w:t>
          </w:r>
        </w:p>
      </w:tc>
    </w:tr>
    <w:tr w:rsidR="006014A2" w:rsidRPr="00F85124" w14:paraId="389AA583" w14:textId="77777777" w:rsidTr="00182743">
      <w:trPr>
        <w:cantSplit/>
        <w:trHeight w:val="288"/>
      </w:trPr>
      <w:tc>
        <w:tcPr>
          <w:tcW w:w="2285" w:type="pct"/>
          <w:tcBorders>
            <w:right w:val="nil"/>
          </w:tcBorders>
        </w:tcPr>
        <w:p w14:paraId="389AA581" w14:textId="77777777" w:rsidR="006014A2" w:rsidRPr="00F85124" w:rsidRDefault="006014A2" w:rsidP="00182743">
          <w:pPr>
            <w:pStyle w:val="Style19"/>
            <w:rPr>
              <w:sz w:val="12"/>
              <w:szCs w:val="12"/>
            </w:rPr>
          </w:pPr>
          <w:r w:rsidRPr="00505A99">
            <w:t>Indoor Air Quality and Mechanical Ventilation</w:t>
          </w:r>
          <w:r>
            <w:t xml:space="preserve"> – MCH-27d</w:t>
          </w:r>
        </w:p>
      </w:tc>
      <w:tc>
        <w:tcPr>
          <w:tcW w:w="2715" w:type="pct"/>
          <w:gridSpan w:val="2"/>
          <w:tcBorders>
            <w:left w:val="nil"/>
          </w:tcBorders>
        </w:tcPr>
        <w:p w14:paraId="389AA582" w14:textId="04BC86A4" w:rsidR="006014A2" w:rsidRPr="00F85124" w:rsidRDefault="006014A2" w:rsidP="00182743">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001159" w:rsidRPr="00001159">
            <w:rPr>
              <w:rFonts w:asciiTheme="minorHAnsi" w:hAnsiTheme="minorHAnsi"/>
              <w:bCs/>
              <w:noProof/>
            </w:rPr>
            <w:t>4</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00001159" w:rsidRPr="00001159">
              <w:rPr>
                <w:rFonts w:asciiTheme="minorHAnsi" w:hAnsiTheme="minorHAnsi"/>
                <w:bCs/>
                <w:noProof/>
              </w:rPr>
              <w:t>4</w:t>
            </w:r>
          </w:fldSimple>
          <w:r w:rsidRPr="00F85124">
            <w:rPr>
              <w:rFonts w:asciiTheme="minorHAnsi" w:hAnsiTheme="minorHAnsi"/>
              <w:bCs/>
            </w:rPr>
            <w:t>)</w:t>
          </w:r>
        </w:p>
      </w:tc>
    </w:tr>
  </w:tbl>
  <w:p w14:paraId="389AA584" w14:textId="77777777" w:rsidR="006014A2" w:rsidRDefault="006014A2" w:rsidP="0093720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9AA586" w14:textId="77777777" w:rsidR="006014A2" w:rsidRDefault="00001159">
    <w:pPr>
      <w:pStyle w:val="Header"/>
    </w:pPr>
    <w:r>
      <w:rPr>
        <w:noProof/>
      </w:rPr>
      <w:pict w14:anchorId="389AA5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87" o:spid="_x0000_s6148"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9AA587" w14:textId="77777777" w:rsidR="006014A2" w:rsidRDefault="00001159">
    <w:pPr>
      <w:pStyle w:val="Header"/>
    </w:pPr>
    <w:r>
      <w:rPr>
        <w:noProof/>
      </w:rPr>
      <w:pict w14:anchorId="389AA5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91" o:spid="_x0000_s6152"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6014A2" w:rsidRPr="00F85124" w14:paraId="389AA58A" w14:textId="77777777" w:rsidTr="00182743">
      <w:trPr>
        <w:cantSplit/>
        <w:trHeight w:val="288"/>
      </w:trPr>
      <w:tc>
        <w:tcPr>
          <w:tcW w:w="3881" w:type="pct"/>
          <w:gridSpan w:val="2"/>
          <w:tcBorders>
            <w:bottom w:val="single" w:sz="4" w:space="0" w:color="auto"/>
            <w:right w:val="nil"/>
          </w:tcBorders>
          <w:vAlign w:val="center"/>
        </w:tcPr>
        <w:p w14:paraId="389AA588" w14:textId="77777777" w:rsidR="006014A2" w:rsidRPr="00927918" w:rsidRDefault="00001159" w:rsidP="00BE21BE">
          <w:pPr>
            <w:pStyle w:val="Style17"/>
            <w:rPr>
              <w:b/>
              <w:sz w:val="20"/>
            </w:rPr>
          </w:pPr>
          <w:r>
            <w:rPr>
              <w:noProof/>
              <w:sz w:val="20"/>
            </w:rPr>
            <w:pict w14:anchorId="389AA5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92" o:spid="_x0000_s6153"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6014A2" w:rsidRPr="00927918">
            <w:rPr>
              <w:sz w:val="20"/>
            </w:rPr>
            <w:t>CERTIFICATE OF INSTALLATION</w:t>
          </w:r>
          <w:r w:rsidR="006014A2" w:rsidRPr="0053106D">
            <w:rPr>
              <w:sz w:val="20"/>
            </w:rPr>
            <w:t xml:space="preserve"> </w:t>
          </w:r>
          <w:r w:rsidR="006014A2">
            <w:rPr>
              <w:sz w:val="20"/>
            </w:rPr>
            <w:t xml:space="preserve">- </w:t>
          </w:r>
          <w:r w:rsidR="006014A2" w:rsidRPr="00B40F13">
            <w:rPr>
              <w:sz w:val="20"/>
            </w:rPr>
            <w:t>DATA FIELD DEFINITIONS AND CALCULATIONS</w:t>
          </w:r>
        </w:p>
      </w:tc>
      <w:tc>
        <w:tcPr>
          <w:tcW w:w="1119" w:type="pct"/>
          <w:tcBorders>
            <w:left w:val="nil"/>
            <w:bottom w:val="single" w:sz="4" w:space="0" w:color="auto"/>
          </w:tcBorders>
          <w:tcMar>
            <w:left w:w="115" w:type="dxa"/>
            <w:right w:w="115" w:type="dxa"/>
          </w:tcMar>
          <w:vAlign w:val="center"/>
        </w:tcPr>
        <w:p w14:paraId="389AA589" w14:textId="77777777" w:rsidR="006014A2" w:rsidRPr="00927918" w:rsidRDefault="006014A2" w:rsidP="00346E1D">
          <w:pPr>
            <w:pStyle w:val="Style18"/>
            <w:rPr>
              <w:b/>
              <w:sz w:val="20"/>
            </w:rPr>
          </w:pPr>
          <w:r w:rsidRPr="00927918">
            <w:rPr>
              <w:sz w:val="20"/>
            </w:rPr>
            <w:t>CF2R-MCH-27</w:t>
          </w:r>
          <w:r>
            <w:rPr>
              <w:sz w:val="20"/>
            </w:rPr>
            <w:t>-H</w:t>
          </w:r>
        </w:p>
      </w:tc>
    </w:tr>
    <w:tr w:rsidR="006014A2" w:rsidRPr="00F85124" w14:paraId="389AA58D" w14:textId="77777777" w:rsidTr="00182743">
      <w:trPr>
        <w:cantSplit/>
        <w:trHeight w:val="288"/>
      </w:trPr>
      <w:tc>
        <w:tcPr>
          <w:tcW w:w="2285" w:type="pct"/>
          <w:tcBorders>
            <w:right w:val="nil"/>
          </w:tcBorders>
        </w:tcPr>
        <w:p w14:paraId="389AA58B" w14:textId="77777777" w:rsidR="006014A2" w:rsidRPr="00F85124" w:rsidRDefault="006014A2" w:rsidP="00182743">
          <w:pPr>
            <w:pStyle w:val="Style19"/>
            <w:rPr>
              <w:sz w:val="12"/>
              <w:szCs w:val="12"/>
            </w:rPr>
          </w:pPr>
          <w:r w:rsidRPr="00505A99">
            <w:t>Indoor Air Quality and Mechanical Ventilation</w:t>
          </w:r>
          <w:r>
            <w:t xml:space="preserve"> – MCH-27d</w:t>
          </w:r>
        </w:p>
      </w:tc>
      <w:tc>
        <w:tcPr>
          <w:tcW w:w="2715" w:type="pct"/>
          <w:gridSpan w:val="2"/>
          <w:tcBorders>
            <w:left w:val="nil"/>
          </w:tcBorders>
        </w:tcPr>
        <w:p w14:paraId="389AA58C" w14:textId="454F0765" w:rsidR="006014A2" w:rsidRPr="00F85124" w:rsidRDefault="006014A2" w:rsidP="00182743">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001159" w:rsidRPr="00001159">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00001159" w:rsidRPr="00001159">
              <w:rPr>
                <w:rFonts w:asciiTheme="minorHAnsi" w:hAnsiTheme="minorHAnsi"/>
                <w:bCs/>
                <w:noProof/>
              </w:rPr>
              <w:t>7</w:t>
            </w:r>
          </w:fldSimple>
          <w:r w:rsidRPr="00F85124">
            <w:rPr>
              <w:rFonts w:asciiTheme="minorHAnsi" w:hAnsiTheme="minorHAnsi"/>
              <w:bCs/>
            </w:rPr>
            <w:t>)</w:t>
          </w:r>
        </w:p>
      </w:tc>
    </w:tr>
  </w:tbl>
  <w:p w14:paraId="389AA58E" w14:textId="77777777" w:rsidR="006014A2" w:rsidRDefault="006014A2" w:rsidP="0093720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9AA58F" w14:textId="77777777" w:rsidR="006014A2" w:rsidRDefault="00001159">
    <w:pPr>
      <w:pStyle w:val="Header"/>
    </w:pPr>
    <w:r>
      <w:rPr>
        <w:noProof/>
      </w:rPr>
      <w:pict w14:anchorId="389AA5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90" o:spid="_x0000_s6151"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15:restartNumberingAfterBreak="0">
    <w:nsid w:val="0E2B4CBA"/>
    <w:multiLevelType w:val="hybridMultilevel"/>
    <w:tmpl w:val="FDAA1D66"/>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C30BC1"/>
    <w:multiLevelType w:val="hybridMultilevel"/>
    <w:tmpl w:val="434AC330"/>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FAB2993"/>
    <w:multiLevelType w:val="hybridMultilevel"/>
    <w:tmpl w:val="B0F092AC"/>
    <w:lvl w:ilvl="0" w:tplc="F08A90B8">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27F2264"/>
    <w:multiLevelType w:val="hybridMultilevel"/>
    <w:tmpl w:val="1A8A61C0"/>
    <w:lvl w:ilvl="0" w:tplc="98AEFB48">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D72DE3"/>
    <w:multiLevelType w:val="hybridMultilevel"/>
    <w:tmpl w:val="B0F092AC"/>
    <w:lvl w:ilvl="0" w:tplc="F08A90B8">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5CC4D14"/>
    <w:multiLevelType w:val="hybridMultilevel"/>
    <w:tmpl w:val="7AAA4336"/>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0" w15:restartNumberingAfterBreak="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1" w15:restartNumberingAfterBreak="0">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2" w15:restartNumberingAfterBreak="0">
    <w:nsid w:val="495E5677"/>
    <w:multiLevelType w:val="hybridMultilevel"/>
    <w:tmpl w:val="3DF66064"/>
    <w:lvl w:ilvl="0" w:tplc="6DDAB808">
      <w:start w:val="1"/>
      <w:numFmt w:val="decimal"/>
      <w:lvlText w:val="%1."/>
      <w:lvlJc w:val="left"/>
      <w:pPr>
        <w:ind w:left="630" w:hanging="360"/>
      </w:pPr>
      <w:rPr>
        <w:rFonts w:hint="default"/>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1B3090A"/>
    <w:multiLevelType w:val="hybridMultilevel"/>
    <w:tmpl w:val="35822DBE"/>
    <w:lvl w:ilvl="0" w:tplc="4DC282F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629371CD"/>
    <w:multiLevelType w:val="hybridMultilevel"/>
    <w:tmpl w:val="2752D262"/>
    <w:lvl w:ilvl="0" w:tplc="5394DDE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7519E4"/>
    <w:multiLevelType w:val="hybridMultilevel"/>
    <w:tmpl w:val="909C437C"/>
    <w:lvl w:ilvl="0" w:tplc="027CC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2"/>
  </w:num>
  <w:num w:numId="3">
    <w:abstractNumId w:val="13"/>
  </w:num>
  <w:num w:numId="4">
    <w:abstractNumId w:val="1"/>
  </w:num>
  <w:num w:numId="5">
    <w:abstractNumId w:val="0"/>
  </w:num>
  <w:num w:numId="6">
    <w:abstractNumId w:val="7"/>
  </w:num>
  <w:num w:numId="7">
    <w:abstractNumId w:val="14"/>
  </w:num>
  <w:num w:numId="8">
    <w:abstractNumId w:val="8"/>
  </w:num>
  <w:num w:numId="9">
    <w:abstractNumId w:val="11"/>
  </w:num>
  <w:num w:numId="10">
    <w:abstractNumId w:val="15"/>
  </w:num>
  <w:num w:numId="11">
    <w:abstractNumId w:val="4"/>
  </w:num>
  <w:num w:numId="12">
    <w:abstractNumId w:val="10"/>
  </w:num>
  <w:num w:numId="13">
    <w:abstractNumId w:val="17"/>
  </w:num>
  <w:num w:numId="14">
    <w:abstractNumId w:val="3"/>
  </w:num>
  <w:num w:numId="15">
    <w:abstractNumId w:val="12"/>
  </w:num>
  <w:num w:numId="16">
    <w:abstractNumId w:val="6"/>
  </w:num>
  <w:num w:numId="17">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num>
  <w:num w:numId="19">
    <w:abstractNumId w:val="7"/>
  </w:num>
  <w:num w:numId="20">
    <w:abstractNumId w:val="5"/>
  </w:num>
  <w:num w:numId="21">
    <w:abstractNumId w:val="16"/>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hewmaker, Michael@Energy">
    <w15:presenceInfo w15:providerId="AD" w15:userId="S-1-5-21-606747145-1060284298-682003330-861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DateAndTime/>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6154"/>
    <o:shapelayout v:ext="edit">
      <o:idmap v:ext="edit" data="6"/>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159"/>
    <w:rsid w:val="00007DBC"/>
    <w:rsid w:val="000102E9"/>
    <w:rsid w:val="0002066F"/>
    <w:rsid w:val="00026B59"/>
    <w:rsid w:val="000332DD"/>
    <w:rsid w:val="00041647"/>
    <w:rsid w:val="00045AF9"/>
    <w:rsid w:val="00086D15"/>
    <w:rsid w:val="000A1517"/>
    <w:rsid w:val="000B1B45"/>
    <w:rsid w:val="000B6D7D"/>
    <w:rsid w:val="000C6B12"/>
    <w:rsid w:val="000D01A4"/>
    <w:rsid w:val="000E4ECB"/>
    <w:rsid w:val="00100B5D"/>
    <w:rsid w:val="001016DB"/>
    <w:rsid w:val="00104F80"/>
    <w:rsid w:val="00144CC2"/>
    <w:rsid w:val="00182743"/>
    <w:rsid w:val="0018578A"/>
    <w:rsid w:val="001A530D"/>
    <w:rsid w:val="001C00AA"/>
    <w:rsid w:val="001E0120"/>
    <w:rsid w:val="00220E72"/>
    <w:rsid w:val="00226A3F"/>
    <w:rsid w:val="00235932"/>
    <w:rsid w:val="002618AC"/>
    <w:rsid w:val="00263456"/>
    <w:rsid w:val="00267DEF"/>
    <w:rsid w:val="002C17D4"/>
    <w:rsid w:val="002C278A"/>
    <w:rsid w:val="002E30F3"/>
    <w:rsid w:val="0030200E"/>
    <w:rsid w:val="00305702"/>
    <w:rsid w:val="00314D0D"/>
    <w:rsid w:val="00343721"/>
    <w:rsid w:val="00344B42"/>
    <w:rsid w:val="00346E1D"/>
    <w:rsid w:val="0035131E"/>
    <w:rsid w:val="00364D4E"/>
    <w:rsid w:val="00371482"/>
    <w:rsid w:val="003949BF"/>
    <w:rsid w:val="003A3D8D"/>
    <w:rsid w:val="003C2590"/>
    <w:rsid w:val="003E2883"/>
    <w:rsid w:val="003F1187"/>
    <w:rsid w:val="003F1A71"/>
    <w:rsid w:val="004408E5"/>
    <w:rsid w:val="004508E8"/>
    <w:rsid w:val="00453E4C"/>
    <w:rsid w:val="00485E0F"/>
    <w:rsid w:val="004B1286"/>
    <w:rsid w:val="004F27E6"/>
    <w:rsid w:val="00505A99"/>
    <w:rsid w:val="00514430"/>
    <w:rsid w:val="005158D6"/>
    <w:rsid w:val="00521E1D"/>
    <w:rsid w:val="005234E0"/>
    <w:rsid w:val="0052372F"/>
    <w:rsid w:val="00550EF2"/>
    <w:rsid w:val="00553939"/>
    <w:rsid w:val="00562503"/>
    <w:rsid w:val="00584AFA"/>
    <w:rsid w:val="005931C8"/>
    <w:rsid w:val="005948A3"/>
    <w:rsid w:val="006014A2"/>
    <w:rsid w:val="006448A6"/>
    <w:rsid w:val="00651F5B"/>
    <w:rsid w:val="006563FB"/>
    <w:rsid w:val="006669A3"/>
    <w:rsid w:val="00682A29"/>
    <w:rsid w:val="00685F2C"/>
    <w:rsid w:val="006B48E4"/>
    <w:rsid w:val="006B6974"/>
    <w:rsid w:val="006D66D9"/>
    <w:rsid w:val="006E1AD8"/>
    <w:rsid w:val="00723287"/>
    <w:rsid w:val="00726187"/>
    <w:rsid w:val="00726A85"/>
    <w:rsid w:val="00730031"/>
    <w:rsid w:val="00750AF9"/>
    <w:rsid w:val="00752D64"/>
    <w:rsid w:val="00775B69"/>
    <w:rsid w:val="00777B2F"/>
    <w:rsid w:val="00785E3C"/>
    <w:rsid w:val="007903CA"/>
    <w:rsid w:val="0079140E"/>
    <w:rsid w:val="00797E21"/>
    <w:rsid w:val="007A5F63"/>
    <w:rsid w:val="007F3845"/>
    <w:rsid w:val="007F587A"/>
    <w:rsid w:val="007F6657"/>
    <w:rsid w:val="00810CE7"/>
    <w:rsid w:val="00812830"/>
    <w:rsid w:val="00816A8A"/>
    <w:rsid w:val="008609F7"/>
    <w:rsid w:val="00872E95"/>
    <w:rsid w:val="00876AE6"/>
    <w:rsid w:val="00891260"/>
    <w:rsid w:val="008C2AAA"/>
    <w:rsid w:val="008D4F8F"/>
    <w:rsid w:val="008D7DBB"/>
    <w:rsid w:val="008F6E7B"/>
    <w:rsid w:val="0093720E"/>
    <w:rsid w:val="00947A91"/>
    <w:rsid w:val="00952212"/>
    <w:rsid w:val="009A6C50"/>
    <w:rsid w:val="009B440E"/>
    <w:rsid w:val="009D37AF"/>
    <w:rsid w:val="009D66E9"/>
    <w:rsid w:val="009E057B"/>
    <w:rsid w:val="009F3890"/>
    <w:rsid w:val="00A26E22"/>
    <w:rsid w:val="00A542C8"/>
    <w:rsid w:val="00A831B6"/>
    <w:rsid w:val="00A85F63"/>
    <w:rsid w:val="00A907DD"/>
    <w:rsid w:val="00AB056C"/>
    <w:rsid w:val="00AB4772"/>
    <w:rsid w:val="00AC325C"/>
    <w:rsid w:val="00AD2E88"/>
    <w:rsid w:val="00AE56C1"/>
    <w:rsid w:val="00B04696"/>
    <w:rsid w:val="00B15522"/>
    <w:rsid w:val="00B1766E"/>
    <w:rsid w:val="00B37B79"/>
    <w:rsid w:val="00B62A4E"/>
    <w:rsid w:val="00B71555"/>
    <w:rsid w:val="00B767E4"/>
    <w:rsid w:val="00B84D9C"/>
    <w:rsid w:val="00B93387"/>
    <w:rsid w:val="00BD4FF3"/>
    <w:rsid w:val="00BE21BE"/>
    <w:rsid w:val="00BF0F2B"/>
    <w:rsid w:val="00C1230A"/>
    <w:rsid w:val="00C17D9D"/>
    <w:rsid w:val="00C26F52"/>
    <w:rsid w:val="00C33ED6"/>
    <w:rsid w:val="00C460BC"/>
    <w:rsid w:val="00C52CF6"/>
    <w:rsid w:val="00CB00C9"/>
    <w:rsid w:val="00D26C72"/>
    <w:rsid w:val="00D34FE6"/>
    <w:rsid w:val="00D364C3"/>
    <w:rsid w:val="00D41F17"/>
    <w:rsid w:val="00D44896"/>
    <w:rsid w:val="00D6248D"/>
    <w:rsid w:val="00D81F1D"/>
    <w:rsid w:val="00D86BBF"/>
    <w:rsid w:val="00DB3B08"/>
    <w:rsid w:val="00DE08F4"/>
    <w:rsid w:val="00DF1071"/>
    <w:rsid w:val="00DF3AB6"/>
    <w:rsid w:val="00E7283B"/>
    <w:rsid w:val="00EA0615"/>
    <w:rsid w:val="00EB40E3"/>
    <w:rsid w:val="00EC2FC5"/>
    <w:rsid w:val="00EE326E"/>
    <w:rsid w:val="00EF1F9E"/>
    <w:rsid w:val="00EF4F5D"/>
    <w:rsid w:val="00F17E87"/>
    <w:rsid w:val="00F44F21"/>
    <w:rsid w:val="00F45BF6"/>
    <w:rsid w:val="00F522A0"/>
    <w:rsid w:val="00F61193"/>
    <w:rsid w:val="00F63927"/>
    <w:rsid w:val="00F71FD4"/>
    <w:rsid w:val="00F90D1B"/>
    <w:rsid w:val="00F97AFB"/>
    <w:rsid w:val="00FA0025"/>
    <w:rsid w:val="00FC099C"/>
    <w:rsid w:val="00FC09E8"/>
    <w:rsid w:val="00FC3694"/>
    <w:rsid w:val="00FD1E1E"/>
    <w:rsid w:val="00FE486F"/>
    <w:rsid w:val="00FE7D54"/>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54"/>
    <o:shapelayout v:ext="edit">
      <o:idmap v:ext="edit" data="1"/>
    </o:shapelayout>
  </w:shapeDefaults>
  <w:decimalSymbol w:val="."/>
  <w:listSeparator w:val=","/>
  <w14:docId w14:val="389A9E99"/>
  <w15:docId w15:val="{005FD233-CD8C-4DD1-A4ED-1D691BE3A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041647"/>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041647"/>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BE21BE"/>
    <w:pPr>
      <w:ind w:left="720"/>
      <w:contextualSpacing/>
    </w:pPr>
  </w:style>
  <w:style w:type="character" w:customStyle="1" w:styleId="margin0020notechar">
    <w:name w:val="margin_0020note__char"/>
    <w:basedOn w:val="DefaultParagraphFont"/>
    <w:rsid w:val="006563FB"/>
  </w:style>
  <w:style w:type="paragraph" w:customStyle="1" w:styleId="margin0020note">
    <w:name w:val="margin_0020note"/>
    <w:basedOn w:val="Normal"/>
    <w:rsid w:val="006563FB"/>
    <w:pPr>
      <w:spacing w:before="100" w:beforeAutospacing="1" w:after="100" w:afterAutospacing="1"/>
    </w:pPr>
    <w:rPr>
      <w:sz w:val="24"/>
      <w:szCs w:val="24"/>
    </w:rPr>
  </w:style>
  <w:style w:type="paragraph" w:styleId="Revision">
    <w:name w:val="Revision"/>
    <w:hidden/>
    <w:rsid w:val="00DE08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1913752">
      <w:bodyDiv w:val="1"/>
      <w:marLeft w:val="0"/>
      <w:marRight w:val="0"/>
      <w:marTop w:val="0"/>
      <w:marBottom w:val="0"/>
      <w:divBdr>
        <w:top w:val="none" w:sz="0" w:space="0" w:color="auto"/>
        <w:left w:val="none" w:sz="0" w:space="0" w:color="auto"/>
        <w:bottom w:val="none" w:sz="0" w:space="0" w:color="auto"/>
        <w:right w:val="none" w:sz="0" w:space="0" w:color="auto"/>
      </w:divBdr>
    </w:div>
    <w:div w:id="1213075092">
      <w:bodyDiv w:val="1"/>
      <w:marLeft w:val="0"/>
      <w:marRight w:val="0"/>
      <w:marTop w:val="0"/>
      <w:marBottom w:val="0"/>
      <w:divBdr>
        <w:top w:val="none" w:sz="0" w:space="0" w:color="auto"/>
        <w:left w:val="none" w:sz="0" w:space="0" w:color="auto"/>
        <w:bottom w:val="none" w:sz="0" w:space="0" w:color="auto"/>
        <w:right w:val="none" w:sz="0" w:space="0" w:color="auto"/>
      </w:divBdr>
    </w:div>
    <w:div w:id="1337003303">
      <w:bodyDiv w:val="1"/>
      <w:marLeft w:val="0"/>
      <w:marRight w:val="0"/>
      <w:marTop w:val="0"/>
      <w:marBottom w:val="0"/>
      <w:divBdr>
        <w:top w:val="none" w:sz="0" w:space="0" w:color="auto"/>
        <w:left w:val="none" w:sz="0" w:space="0" w:color="auto"/>
        <w:bottom w:val="none" w:sz="0" w:space="0" w:color="auto"/>
        <w:right w:val="none" w:sz="0" w:space="0" w:color="auto"/>
      </w:divBdr>
    </w:div>
    <w:div w:id="1642343971">
      <w:bodyDiv w:val="1"/>
      <w:marLeft w:val="0"/>
      <w:marRight w:val="0"/>
      <w:marTop w:val="0"/>
      <w:marBottom w:val="0"/>
      <w:divBdr>
        <w:top w:val="none" w:sz="0" w:space="0" w:color="auto"/>
        <w:left w:val="none" w:sz="0" w:space="0" w:color="auto"/>
        <w:bottom w:val="none" w:sz="0" w:space="0" w:color="auto"/>
        <w:right w:val="none" w:sz="0" w:space="0" w:color="auto"/>
      </w:divBdr>
    </w:div>
    <w:div w:id="1992981338">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numbering" Target="numbering.xml"/><Relationship Id="rId21" Type="http://schemas.microsoft.com/office/2011/relationships/people" Target="peop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header" Target="header9.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C85D315-8EBF-471B-8BF5-A52AE039917B}">
  <ds:schemaRefs>
    <ds:schemaRef ds:uri="http://schemas.openxmlformats.org/officeDocument/2006/bibliography"/>
  </ds:schemaRefs>
</ds:datastoreItem>
</file>

<file path=customXml/itemProps2.xml><?xml version="1.0" encoding="utf-8"?>
<ds:datastoreItem xmlns:ds="http://schemas.openxmlformats.org/officeDocument/2006/customXml" ds:itemID="{A014B503-E27D-4AD1-A6A8-021E5F45C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16</Pages>
  <Words>7874</Words>
  <Characters>44883</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52652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19</cp:revision>
  <dcterms:created xsi:type="dcterms:W3CDTF">2015-06-09T19:48:00Z</dcterms:created>
  <dcterms:modified xsi:type="dcterms:W3CDTF">2018-04-24T18:37:00Z</dcterms:modified>
</cp:coreProperties>
</file>