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F7369" w:rsidRPr="0082211E" w14:paraId="607E069E" w14:textId="77777777" w:rsidTr="00BF5E3E">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vAlign w:val="center"/>
          </w:tcPr>
          <w:p w14:paraId="607E069C" w14:textId="77777777" w:rsidR="003F7369" w:rsidRPr="007D0483" w:rsidRDefault="003F7369" w:rsidP="003F7369">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7D0483">
              <w:rPr>
                <w:rFonts w:asciiTheme="minorHAnsi" w:hAnsiTheme="minorHAnsi" w:cs="Arial"/>
                <w:b/>
                <w:sz w:val="20"/>
                <w:szCs w:val="20"/>
              </w:rPr>
              <w:t xml:space="preserve">A. Design Central Water Heating Systems Information </w:t>
            </w:r>
          </w:p>
          <w:p w14:paraId="607E069D" w14:textId="77777777" w:rsidR="003F7369" w:rsidRPr="0082211E" w:rsidRDefault="003F7369"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CD2C84" w:rsidRPr="0082211E" w14:paraId="607E06AD"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69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07E06A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07E06A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07E06A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07E06A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07E06A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07E06A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07E06A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07E06A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07E06A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07E06A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07E06A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607E06A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607E06AC" w14:textId="77777777" w:rsidR="004465ED"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6C1"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AE"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6A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6B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6B1" w14:textId="33FCA22C" w:rsidR="00CD2C84" w:rsidRPr="003F7369" w:rsidRDefault="00CD2C84" w:rsidP="00BF5E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of Water Heaters in </w:t>
            </w:r>
            <w:r w:rsidR="00BF5E3E">
              <w:rPr>
                <w:rFonts w:asciiTheme="minorHAnsi" w:eastAsia="Times New Roman" w:hAnsiTheme="minorHAnsi"/>
                <w:sz w:val="16"/>
                <w:szCs w:val="18"/>
              </w:rPr>
              <w:t>S</w:t>
            </w:r>
            <w:r w:rsidRPr="003F7369">
              <w:rPr>
                <w:rFonts w:asciiTheme="minorHAnsi" w:eastAsia="Times New Roman" w:hAnsiTheme="minorHAnsi"/>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6B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Water Heater </w:t>
            </w:r>
          </w:p>
          <w:p w14:paraId="607E06B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Storage</w:t>
            </w:r>
          </w:p>
          <w:p w14:paraId="607E06B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6B5"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6B6"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6B7"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6B8"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6B9"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B0EF800" w14:textId="77777777" w:rsidR="00BF5E3E"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Standby Loss </w:t>
            </w:r>
          </w:p>
          <w:p w14:paraId="607E06BA" w14:textId="284CDD89"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6BB"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Exterior Insul. </w:t>
            </w:r>
          </w:p>
          <w:p w14:paraId="607E06BC"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6BD"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Central DHW System </w:t>
            </w:r>
          </w:p>
          <w:p w14:paraId="607E06BE"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6B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Dwelling Unit DHW System</w:t>
            </w:r>
          </w:p>
          <w:p w14:paraId="607E06C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r>
      <w:tr w:rsidR="00CD2C84" w:rsidRPr="0082211E" w14:paraId="607E06D0"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07E06C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07E06C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07E06C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6C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6C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07E06C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07E06C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6C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6C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07E06C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607E06C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607E06C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CD2C84" w:rsidRPr="0082211E" w14:paraId="607E06DF"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6D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6D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6D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6D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6D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6D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6D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6D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6D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6D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6D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6D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6E0" w14:textId="77777777" w:rsidR="0084428F" w:rsidRDefault="0084428F" w:rsidP="001E0DF0">
      <w:pPr>
        <w:tabs>
          <w:tab w:val="left" w:pos="-720"/>
        </w:tabs>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F7369" w:rsidRPr="0082211E" w14:paraId="607E06E2" w14:textId="77777777" w:rsidTr="00BF5E3E">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vAlign w:val="center"/>
          </w:tcPr>
          <w:p w14:paraId="607E06E1" w14:textId="77777777" w:rsidR="003F7369" w:rsidRPr="0082211E" w:rsidRDefault="003F7369"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D0483">
              <w:rPr>
                <w:rFonts w:asciiTheme="minorHAnsi" w:hAnsiTheme="minorHAnsi" w:cs="Arial"/>
                <w:b/>
                <w:sz w:val="20"/>
                <w:szCs w:val="20"/>
              </w:rPr>
              <w:t>B. Installed Central Water Heating Systems Information</w:t>
            </w:r>
          </w:p>
        </w:tc>
      </w:tr>
      <w:tr w:rsidR="00CD2C84" w:rsidRPr="0082211E" w14:paraId="607E06F1"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E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6E4"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6E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6E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6E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6E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6E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6E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6E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6E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6E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6E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6E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6F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705"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07E06F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6F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6F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6F5" w14:textId="7DE64C6B" w:rsidR="00CD2C84" w:rsidRPr="003F7369" w:rsidRDefault="00CD2C84" w:rsidP="00BF5E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 of Water Heaters in </w:t>
            </w:r>
            <w:r w:rsidR="00BF5E3E">
              <w:rPr>
                <w:rFonts w:asciiTheme="minorHAnsi" w:eastAsia="Times New Roman" w:hAnsiTheme="minorHAnsi"/>
                <w:sz w:val="16"/>
                <w:szCs w:val="18"/>
              </w:rPr>
              <w:t>S</w:t>
            </w:r>
            <w:r w:rsidRPr="003F7369">
              <w:rPr>
                <w:rFonts w:asciiTheme="minorHAnsi" w:eastAsia="Times New Roman" w:hAnsiTheme="minorHAnsi"/>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6F6"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Water Heater </w:t>
            </w:r>
          </w:p>
          <w:p w14:paraId="607E06F7"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Storage</w:t>
            </w:r>
          </w:p>
          <w:p w14:paraId="607E06F8"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6F9"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6FA"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6FB"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6FC"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6FD"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782088C" w14:textId="77777777" w:rsidR="00BF5E3E"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Standby Loss </w:t>
            </w:r>
          </w:p>
          <w:p w14:paraId="607E06FE" w14:textId="628ECB02"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6FF"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Exterior Insul. </w:t>
            </w:r>
          </w:p>
          <w:p w14:paraId="607E0700"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701"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 xml:space="preserve">Central DHW System </w:t>
            </w:r>
          </w:p>
          <w:p w14:paraId="607E0702"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703"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Dwelling Unit DHW System</w:t>
            </w:r>
          </w:p>
          <w:p w14:paraId="607E0704" w14:textId="77777777" w:rsidR="00CD2C84" w:rsidRPr="003F7369" w:rsidRDefault="00CD2C84"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8"/>
              </w:rPr>
            </w:pPr>
            <w:r w:rsidRPr="003F7369">
              <w:rPr>
                <w:rFonts w:asciiTheme="minorHAnsi" w:eastAsia="Times New Roman" w:hAnsiTheme="minorHAnsi"/>
                <w:sz w:val="16"/>
                <w:szCs w:val="18"/>
              </w:rPr>
              <w:t>Distribution Type</w:t>
            </w:r>
          </w:p>
        </w:tc>
      </w:tr>
      <w:tr w:rsidR="00CD2C84" w:rsidRPr="0082211E" w14:paraId="607E0714"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07E070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07E070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07E070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70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0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0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70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07E070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07E070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70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71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07E071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607E071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607E0713"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CD2C84" w:rsidRPr="0082211E" w14:paraId="607E0723" w14:textId="77777777" w:rsidTr="00BF5E3E">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07E0715"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716"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717"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718"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9"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A"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71B"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71C"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71D"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71E"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71F"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720"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721"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722" w14:textId="77777777" w:rsidR="00CD2C84" w:rsidRPr="0082211E" w:rsidRDefault="00CD2C84"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724" w14:textId="77777777" w:rsidR="0084428F" w:rsidRDefault="0084428F" w:rsidP="001E0DF0">
      <w:pPr>
        <w:tabs>
          <w:tab w:val="left" w:pos="-720"/>
        </w:tabs>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335E47" w:rsidRPr="00C711C6" w14:paraId="607E0726" w14:textId="77777777" w:rsidTr="00BF5E3E">
        <w:trPr>
          <w:trHeight w:val="144"/>
        </w:trPr>
        <w:tc>
          <w:tcPr>
            <w:tcW w:w="7758" w:type="dxa"/>
            <w:gridSpan w:val="3"/>
            <w:tcBorders>
              <w:top w:val="single" w:sz="4" w:space="0" w:color="auto"/>
              <w:bottom w:val="single" w:sz="4" w:space="0" w:color="auto"/>
            </w:tcBorders>
            <w:vAlign w:val="center"/>
          </w:tcPr>
          <w:p w14:paraId="607E0725" w14:textId="77777777" w:rsidR="009A7B08" w:rsidRPr="00C711C6" w:rsidRDefault="00335E47" w:rsidP="003F736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335E47" w:rsidRPr="00C711C6" w14:paraId="607E072A"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7"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bottom"/>
          </w:tcPr>
          <w:p w14:paraId="607E0728"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bottom"/>
          </w:tcPr>
          <w:p w14:paraId="607E0729"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335E47" w:rsidRPr="00C711C6" w14:paraId="607E072E"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B"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607E072C"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Manufacturer</w:t>
            </w:r>
          </w:p>
        </w:tc>
        <w:tc>
          <w:tcPr>
            <w:tcW w:w="3780" w:type="dxa"/>
            <w:tcBorders>
              <w:top w:val="single" w:sz="4" w:space="0" w:color="auto"/>
              <w:left w:val="single" w:sz="4" w:space="0" w:color="auto"/>
              <w:bottom w:val="single" w:sz="4" w:space="0" w:color="auto"/>
            </w:tcBorders>
            <w:vAlign w:val="bottom"/>
          </w:tcPr>
          <w:p w14:paraId="607E072D" w14:textId="77777777" w:rsidR="00335E47" w:rsidRPr="003F7369" w:rsidRDefault="00335E47" w:rsidP="003F736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sz w:val="16"/>
                <w:szCs w:val="16"/>
              </w:rPr>
            </w:pPr>
            <w:r w:rsidRPr="003F7369">
              <w:rPr>
                <w:rFonts w:asciiTheme="minorHAnsi" w:eastAsia="Times New Roman" w:hAnsiTheme="minorHAnsi"/>
                <w:sz w:val="16"/>
                <w:szCs w:val="16"/>
              </w:rPr>
              <w:t>Model Number</w:t>
            </w:r>
          </w:p>
        </w:tc>
      </w:tr>
      <w:tr w:rsidR="00335E47" w:rsidRPr="00C711C6" w14:paraId="607E0732"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2F"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07E0730"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607E0731"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335E47" w:rsidRPr="00C711C6" w14:paraId="607E0736" w14:textId="77777777" w:rsidTr="00BF5E3E">
        <w:trPr>
          <w:trHeight w:val="144"/>
        </w:trPr>
        <w:tc>
          <w:tcPr>
            <w:tcW w:w="1548" w:type="dxa"/>
            <w:tcBorders>
              <w:top w:val="single" w:sz="4" w:space="0" w:color="auto"/>
              <w:bottom w:val="single" w:sz="4" w:space="0" w:color="auto"/>
              <w:right w:val="single" w:sz="4" w:space="0" w:color="auto"/>
            </w:tcBorders>
            <w:vAlign w:val="bottom"/>
          </w:tcPr>
          <w:p w14:paraId="607E0733"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07E0734"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607E0735" w14:textId="77777777" w:rsidR="00335E47" w:rsidRPr="00C711C6" w:rsidRDefault="00335E47" w:rsidP="003F736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737" w14:textId="77777777" w:rsidR="00335E47" w:rsidRDefault="00335E47" w:rsidP="001E0DF0">
      <w:pPr>
        <w:tabs>
          <w:tab w:val="left" w:pos="-720"/>
        </w:tabs>
        <w:suppressAutoHyphens/>
        <w:spacing w:after="0" w:line="240" w:lineRule="auto"/>
        <w:ind w:left="446"/>
        <w:rPr>
          <w:rFonts w:asciiTheme="minorHAnsi" w:hAnsiTheme="minorHAnsi"/>
          <w:b/>
          <w:sz w:val="20"/>
          <w:szCs w:val="20"/>
        </w:rPr>
      </w:pPr>
    </w:p>
    <w:p w14:paraId="607E0738" w14:textId="77777777" w:rsidR="00335E47" w:rsidRDefault="00335E47" w:rsidP="001E0DF0">
      <w:pPr>
        <w:tabs>
          <w:tab w:val="left" w:pos="-720"/>
        </w:tabs>
        <w:suppressAutoHyphens/>
        <w:spacing w:after="0" w:line="240" w:lineRule="auto"/>
        <w:ind w:left="446"/>
        <w:rPr>
          <w:rFonts w:asciiTheme="minorHAnsi" w:hAnsiTheme="minorHAnsi"/>
          <w:b/>
          <w:sz w:val="20"/>
          <w:szCs w:val="20"/>
        </w:rPr>
      </w:pPr>
    </w:p>
    <w:p w14:paraId="607E0739" w14:textId="77777777" w:rsidR="0076384B" w:rsidRDefault="0076384B" w:rsidP="001E0DF0">
      <w:pPr>
        <w:tabs>
          <w:tab w:val="left" w:pos="-720"/>
        </w:tabs>
        <w:suppressAutoHyphens/>
        <w:spacing w:after="0" w:line="240" w:lineRule="auto"/>
        <w:ind w:left="446"/>
        <w:rPr>
          <w:rFonts w:asciiTheme="minorHAnsi" w:hAnsiTheme="minorHAnsi"/>
          <w:b/>
          <w:sz w:val="20"/>
          <w:szCs w:val="20"/>
        </w:rPr>
      </w:pPr>
    </w:p>
    <w:p w14:paraId="607E073A" w14:textId="77777777" w:rsidR="0082211E" w:rsidRDefault="0082211E" w:rsidP="001E0DF0">
      <w:pPr>
        <w:tabs>
          <w:tab w:val="left" w:pos="-720"/>
        </w:tabs>
        <w:suppressAutoHyphens/>
        <w:spacing w:after="0" w:line="240" w:lineRule="auto"/>
        <w:ind w:left="446"/>
        <w:rPr>
          <w:rFonts w:asciiTheme="minorHAnsi" w:hAnsiTheme="minorHAnsi"/>
          <w:b/>
          <w:sz w:val="20"/>
          <w:szCs w:val="20"/>
        </w:rPr>
      </w:pPr>
    </w:p>
    <w:p w14:paraId="607E073B" w14:textId="77777777" w:rsidR="0082211E" w:rsidRDefault="0082211E" w:rsidP="001E0DF0">
      <w:pPr>
        <w:tabs>
          <w:tab w:val="left" w:pos="-720"/>
        </w:tabs>
        <w:suppressAutoHyphens/>
        <w:spacing w:after="0" w:line="240" w:lineRule="auto"/>
        <w:ind w:left="446"/>
        <w:rPr>
          <w:rFonts w:asciiTheme="minorHAnsi" w:hAnsiTheme="minorHAnsi"/>
          <w:b/>
          <w:sz w:val="20"/>
          <w:szCs w:val="20"/>
        </w:rPr>
      </w:pPr>
    </w:p>
    <w:p w14:paraId="607E073C" w14:textId="77777777" w:rsidR="009F29A2" w:rsidRDefault="009F29A2"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82211E" w:rsidRPr="002332EE" w14:paraId="607E073E" w14:textId="77777777" w:rsidTr="00937B59">
        <w:trPr>
          <w:trHeight w:val="144"/>
        </w:trPr>
        <w:tc>
          <w:tcPr>
            <w:tcW w:w="14616" w:type="dxa"/>
            <w:gridSpan w:val="2"/>
          </w:tcPr>
          <w:p w14:paraId="607E073D" w14:textId="2D8FAAD4" w:rsidR="0082211E" w:rsidRDefault="0082211E" w:rsidP="0050392D">
            <w:pPr>
              <w:keepNext/>
              <w:spacing w:after="0" w:line="240" w:lineRule="auto"/>
              <w:jc w:val="both"/>
              <w:rPr>
                <w:rFonts w:asciiTheme="minorHAnsi" w:hAnsiTheme="minorHAnsi" w:cs="Arial"/>
                <w:sz w:val="20"/>
                <w:szCs w:val="20"/>
              </w:rPr>
            </w:pPr>
            <w:r>
              <w:rPr>
                <w:rFonts w:asciiTheme="minorHAnsi" w:hAnsiTheme="minorHAnsi" w:cs="Arial"/>
                <w:b/>
                <w:sz w:val="20"/>
                <w:szCs w:val="20"/>
              </w:rPr>
              <w:lastRenderedPageBreak/>
              <w:t xml:space="preserve">D. </w:t>
            </w:r>
            <w:r w:rsidR="00F858EE">
              <w:rPr>
                <w:rFonts w:asciiTheme="minorHAnsi" w:hAnsiTheme="minorHAnsi"/>
                <w:b/>
                <w:sz w:val="20"/>
                <w:szCs w:val="20"/>
              </w:rPr>
              <w:t>Mandatory Requirements for All Central Domestic Hot Water Systems</w:t>
            </w:r>
          </w:p>
        </w:tc>
      </w:tr>
      <w:tr w:rsidR="0082211E" w:rsidRPr="00337A1D" w14:paraId="607E0741" w14:textId="77777777" w:rsidTr="00937B59">
        <w:trPr>
          <w:trHeight w:val="144"/>
        </w:trPr>
        <w:tc>
          <w:tcPr>
            <w:tcW w:w="720" w:type="dxa"/>
            <w:vAlign w:val="center"/>
          </w:tcPr>
          <w:p w14:paraId="607E073F"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tcPr>
          <w:p w14:paraId="607E0740"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 xml:space="preserve">On systems that have a total capacity greater than 167,000 Btu/hr,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82211E" w:rsidRPr="00337A1D" w14:paraId="607E0744" w14:textId="77777777" w:rsidTr="00937B59">
        <w:trPr>
          <w:trHeight w:val="144"/>
        </w:trPr>
        <w:tc>
          <w:tcPr>
            <w:tcW w:w="720" w:type="dxa"/>
            <w:vAlign w:val="center"/>
          </w:tcPr>
          <w:p w14:paraId="607E0742"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tcPr>
          <w:p w14:paraId="607E0743"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110.3(c)2).</w:t>
            </w:r>
          </w:p>
        </w:tc>
      </w:tr>
      <w:tr w:rsidR="0082211E" w:rsidRPr="00337A1D" w:rsidDel="00E41D1D" w14:paraId="607E0747" w14:textId="77777777" w:rsidTr="00937B59">
        <w:trPr>
          <w:trHeight w:val="144"/>
        </w:trPr>
        <w:tc>
          <w:tcPr>
            <w:tcW w:w="720" w:type="dxa"/>
            <w:vAlign w:val="center"/>
          </w:tcPr>
          <w:p w14:paraId="607E0745"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tcPr>
          <w:p w14:paraId="607E0746" w14:textId="59412BAA" w:rsidR="0082211E" w:rsidRDefault="0082211E" w:rsidP="004C4971">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BF5E3E">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(Section 110.3(c)3).</w:t>
            </w:r>
          </w:p>
        </w:tc>
      </w:tr>
      <w:tr w:rsidR="0082211E" w:rsidRPr="00337A1D" w14:paraId="607E074A" w14:textId="77777777" w:rsidTr="00937B59">
        <w:trPr>
          <w:trHeight w:val="144"/>
        </w:trPr>
        <w:tc>
          <w:tcPr>
            <w:tcW w:w="720" w:type="dxa"/>
            <w:vAlign w:val="center"/>
          </w:tcPr>
          <w:p w14:paraId="607E0748"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tcPr>
          <w:p w14:paraId="607E0749" w14:textId="6ADB3298" w:rsidR="0082211E" w:rsidRDefault="0082211E" w:rsidP="00BF5E3E">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 xml:space="preserve">insulated with an external R-12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BF5E3E">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Btu</w:t>
            </w:r>
            <w:r w:rsidR="00BF5E3E">
              <w:rPr>
                <w:rFonts w:asciiTheme="minorHAnsi" w:hAnsiTheme="minorHAnsi" w:cs="TimesNewRomanPS-BoldMT"/>
                <w:bCs/>
                <w:sz w:val="20"/>
                <w:szCs w:val="20"/>
              </w:rPr>
              <w:t>h/ft</w:t>
            </w:r>
            <w:r w:rsidR="00BF5E3E">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110.3(c)4).</w:t>
            </w:r>
          </w:p>
        </w:tc>
      </w:tr>
      <w:tr w:rsidR="0082211E" w:rsidRPr="00B36001" w14:paraId="607E0751" w14:textId="77777777" w:rsidTr="00937B59">
        <w:trPr>
          <w:trHeight w:val="144"/>
        </w:trPr>
        <w:tc>
          <w:tcPr>
            <w:tcW w:w="720" w:type="dxa"/>
            <w:vAlign w:val="center"/>
          </w:tcPr>
          <w:p w14:paraId="607E074B" w14:textId="77777777" w:rsidR="0082211E" w:rsidRDefault="0082211E" w:rsidP="004C4971">
            <w:pPr>
              <w:keepNext/>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tcPr>
          <w:p w14:paraId="607E074C" w14:textId="7630E115" w:rsidR="0082211E" w:rsidRDefault="0082211E" w:rsidP="004C4971">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BF5E3E">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07E074D" w14:textId="12DC8B61"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w:t>
            </w:r>
            <w:r w:rsidR="00BF5E3E">
              <w:rPr>
                <w:rFonts w:asciiTheme="minorHAnsi" w:hAnsiTheme="minorHAnsi" w:cs="TimesNewRomanPS-BoldMT"/>
                <w:bCs/>
                <w:sz w:val="20"/>
                <w:szCs w:val="20"/>
              </w:rPr>
              <w:t xml:space="preserve"> </w:t>
            </w:r>
            <w:r>
              <w:rPr>
                <w:rFonts w:asciiTheme="minorHAnsi" w:hAnsiTheme="minorHAnsi" w:cs="TimesNewRomanPS-BoldMT"/>
                <w:bCs/>
                <w:sz w:val="20"/>
                <w:szCs w:val="20"/>
              </w:rPr>
              <w:t>inch of insulation.</w:t>
            </w:r>
          </w:p>
          <w:p w14:paraId="607E074E"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07E074F"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07E0750" w14:textId="77777777" w:rsidR="0082211E" w:rsidRDefault="0082211E" w:rsidP="004C4971">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82211E" w:rsidRPr="00C93879" w14:paraId="607E0754" w14:textId="77777777" w:rsidTr="00937B59">
        <w:trPr>
          <w:trHeight w:val="144"/>
        </w:trPr>
        <w:tc>
          <w:tcPr>
            <w:tcW w:w="720" w:type="dxa"/>
            <w:vAlign w:val="center"/>
          </w:tcPr>
          <w:p w14:paraId="607E0752"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sz w:val="20"/>
                <w:szCs w:val="20"/>
              </w:rPr>
              <w:t>06</w:t>
            </w:r>
          </w:p>
        </w:tc>
        <w:tc>
          <w:tcPr>
            <w:tcW w:w="13896" w:type="dxa"/>
          </w:tcPr>
          <w:p w14:paraId="607E0753" w14:textId="4C37EA2C"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82211E" w:rsidRPr="00C93879" w14:paraId="607E0757" w14:textId="77777777" w:rsidTr="00937B59">
        <w:trPr>
          <w:trHeight w:val="144"/>
        </w:trPr>
        <w:tc>
          <w:tcPr>
            <w:tcW w:w="720" w:type="dxa"/>
            <w:vAlign w:val="center"/>
          </w:tcPr>
          <w:p w14:paraId="607E0755"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sz w:val="20"/>
                <w:szCs w:val="20"/>
              </w:rPr>
              <w:t>07</w:t>
            </w:r>
          </w:p>
        </w:tc>
        <w:tc>
          <w:tcPr>
            <w:tcW w:w="13896" w:type="dxa"/>
          </w:tcPr>
          <w:p w14:paraId="607E0756" w14:textId="181F8A74"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BF5E3E">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82211E" w:rsidRPr="00C93879" w14:paraId="607E075A" w14:textId="77777777" w:rsidTr="00937B59">
        <w:trPr>
          <w:trHeight w:val="144"/>
        </w:trPr>
        <w:tc>
          <w:tcPr>
            <w:tcW w:w="720" w:type="dxa"/>
            <w:vAlign w:val="center"/>
          </w:tcPr>
          <w:p w14:paraId="607E0758"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08</w:t>
            </w:r>
          </w:p>
        </w:tc>
        <w:tc>
          <w:tcPr>
            <w:tcW w:w="13896" w:type="dxa"/>
          </w:tcPr>
          <w:p w14:paraId="607E0759" w14:textId="77777777" w:rsidR="0082211E" w:rsidRDefault="0082211E" w:rsidP="004C497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82211E" w:rsidRPr="00B36001" w14:paraId="607E075D" w14:textId="77777777" w:rsidTr="00937B59">
        <w:trPr>
          <w:trHeight w:val="144"/>
        </w:trPr>
        <w:tc>
          <w:tcPr>
            <w:tcW w:w="720" w:type="dxa"/>
            <w:vAlign w:val="center"/>
          </w:tcPr>
          <w:p w14:paraId="607E075B" w14:textId="77777777" w:rsidR="0082211E" w:rsidRDefault="0082211E"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09</w:t>
            </w:r>
          </w:p>
        </w:tc>
        <w:tc>
          <w:tcPr>
            <w:tcW w:w="13896" w:type="dxa"/>
          </w:tcPr>
          <w:p w14:paraId="607E075C" w14:textId="77777777" w:rsidR="0082211E" w:rsidRDefault="0082211E" w:rsidP="004C4971">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5F3E72">
              <w:rPr>
                <w:rFonts w:asciiTheme="minorHAnsi" w:hAnsiTheme="minorHAnsi" w:cs="TimesNewRomanPS-BoldMT"/>
                <w:bCs/>
                <w:sz w:val="20"/>
                <w:szCs w:val="20"/>
              </w:rPr>
              <w:t>, and a</w:t>
            </w:r>
            <w:r w:rsidR="005F3E72" w:rsidRPr="00C93879">
              <w:rPr>
                <w:rFonts w:asciiTheme="minorHAnsi" w:hAnsiTheme="minorHAnsi" w:cs="TimesNewRomanPS-BoldMT"/>
                <w:bCs/>
                <w:sz w:val="20"/>
                <w:szCs w:val="20"/>
              </w:rPr>
              <w:t xml:space="preserve">ll elbows and tees </w:t>
            </w:r>
            <w:r w:rsidR="005F3E72">
              <w:rPr>
                <w:rFonts w:asciiTheme="minorHAnsi" w:hAnsiTheme="minorHAnsi" w:cs="TimesNewRomanPS-BoldMT"/>
                <w:bCs/>
                <w:sz w:val="20"/>
                <w:szCs w:val="20"/>
              </w:rPr>
              <w:t xml:space="preserve">are </w:t>
            </w:r>
            <w:r w:rsidR="005F3E72" w:rsidRPr="00C93879">
              <w:rPr>
                <w:rFonts w:asciiTheme="minorHAnsi" w:hAnsiTheme="minorHAnsi" w:cs="TimesNewRomanPS-BoldMT"/>
                <w:bCs/>
                <w:sz w:val="20"/>
                <w:szCs w:val="20"/>
              </w:rPr>
              <w:t>fully insulated</w:t>
            </w:r>
            <w:r w:rsidR="005F3E72">
              <w:rPr>
                <w:rFonts w:asciiTheme="minorHAnsi" w:hAnsiTheme="minorHAnsi" w:cs="TimesNewRomanPS-BoldMT"/>
                <w:bCs/>
                <w:sz w:val="20"/>
                <w:szCs w:val="20"/>
              </w:rPr>
              <w:t>.</w:t>
            </w:r>
            <w:r>
              <w:rPr>
                <w:rFonts w:asciiTheme="minorHAnsi" w:hAnsiTheme="minorHAnsi" w:cs="TimesNewRomanPS-BoldMT"/>
                <w:bCs/>
                <w:sz w:val="20"/>
                <w:szCs w:val="20"/>
              </w:rPr>
              <w:t>. (RA4.4.1)</w:t>
            </w:r>
          </w:p>
        </w:tc>
      </w:tr>
      <w:tr w:rsidR="0082211E" w:rsidRPr="00337A1D" w14:paraId="607E0760" w14:textId="77777777" w:rsidTr="00937B59">
        <w:trPr>
          <w:trHeight w:val="144"/>
        </w:trPr>
        <w:tc>
          <w:tcPr>
            <w:tcW w:w="720" w:type="dxa"/>
            <w:vAlign w:val="center"/>
          </w:tcPr>
          <w:p w14:paraId="607E075E"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10</w:t>
            </w:r>
          </w:p>
        </w:tc>
        <w:tc>
          <w:tcPr>
            <w:tcW w:w="13896" w:type="dxa"/>
          </w:tcPr>
          <w:p w14:paraId="607E075F" w14:textId="77777777" w:rsidR="0082211E" w:rsidRDefault="0082211E" w:rsidP="004C497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110.3(c)5A</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763" w14:textId="77777777" w:rsidTr="00937B59">
        <w:trPr>
          <w:trHeight w:val="144"/>
        </w:trPr>
        <w:tc>
          <w:tcPr>
            <w:tcW w:w="720" w:type="dxa"/>
            <w:vAlign w:val="center"/>
          </w:tcPr>
          <w:p w14:paraId="607E0761"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11</w:t>
            </w:r>
          </w:p>
        </w:tc>
        <w:tc>
          <w:tcPr>
            <w:tcW w:w="13896" w:type="dxa"/>
          </w:tcPr>
          <w:p w14:paraId="607E0762" w14:textId="77777777" w:rsidR="0082211E" w:rsidRDefault="0082211E" w:rsidP="004C4971">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110.3(c)5B</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766" w14:textId="77777777" w:rsidTr="00937B59">
        <w:trPr>
          <w:trHeight w:val="144"/>
        </w:trPr>
        <w:tc>
          <w:tcPr>
            <w:tcW w:w="720" w:type="dxa"/>
            <w:vAlign w:val="center"/>
          </w:tcPr>
          <w:p w14:paraId="607E0764"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12</w:t>
            </w:r>
          </w:p>
        </w:tc>
        <w:tc>
          <w:tcPr>
            <w:tcW w:w="13896" w:type="dxa"/>
          </w:tcPr>
          <w:p w14:paraId="607E0765" w14:textId="77777777" w:rsidR="0082211E" w:rsidRDefault="0082211E" w:rsidP="004C4971">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ose bibb is installed between the pump and the water heating equipment with an isolation valve between the hose bibb and the water heating equipment</w:t>
            </w:r>
            <w:r>
              <w:rPr>
                <w:rFonts w:asciiTheme="minorHAnsi" w:hAnsiTheme="minorHAnsi"/>
                <w:sz w:val="20"/>
                <w:szCs w:val="20"/>
              </w:rPr>
              <w:t>.  (</w:t>
            </w:r>
            <w:r w:rsidRPr="00337A1D">
              <w:rPr>
                <w:rFonts w:asciiTheme="minorHAnsi" w:hAnsiTheme="minorHAnsi" w:cs="TimesNewRomanPSMT"/>
                <w:sz w:val="20"/>
                <w:szCs w:val="20"/>
              </w:rPr>
              <w:t>Section 110.3(c)5C</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DB17F7" w14:paraId="607E0769" w14:textId="77777777" w:rsidTr="00937B59">
        <w:trPr>
          <w:trHeight w:val="144"/>
        </w:trPr>
        <w:tc>
          <w:tcPr>
            <w:tcW w:w="720" w:type="dxa"/>
            <w:vAlign w:val="center"/>
          </w:tcPr>
          <w:p w14:paraId="607E0767"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13</w:t>
            </w:r>
          </w:p>
        </w:tc>
        <w:tc>
          <w:tcPr>
            <w:tcW w:w="13896" w:type="dxa"/>
          </w:tcPr>
          <w:p w14:paraId="607E0768" w14:textId="77777777" w:rsidR="0082211E" w:rsidRDefault="0082211E" w:rsidP="004C4971">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w:t>
            </w:r>
            <w:r w:rsidR="005F3E72">
              <w:rPr>
                <w:rFonts w:asciiTheme="minorHAnsi" w:hAnsiTheme="minorHAnsi"/>
              </w:rPr>
              <w:t>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110.3(c)5D</w:t>
            </w:r>
            <w:r>
              <w:rPr>
                <w:rFonts w:asciiTheme="minorHAnsi" w:hAnsiTheme="minorHAnsi" w:cs="TimesNewRomanPSMT"/>
              </w:rPr>
              <w:t>)</w:t>
            </w:r>
            <w:r w:rsidRPr="00DB17F7">
              <w:rPr>
                <w:rFonts w:asciiTheme="minorHAnsi" w:hAnsiTheme="minorHAnsi" w:cs="TimesNewRomanPSMT"/>
              </w:rPr>
              <w:t>.</w:t>
            </w:r>
          </w:p>
        </w:tc>
      </w:tr>
      <w:tr w:rsidR="0082211E" w:rsidRPr="00DB17F7" w14:paraId="607E076C" w14:textId="77777777" w:rsidTr="00937B59">
        <w:trPr>
          <w:trHeight w:val="144"/>
        </w:trPr>
        <w:tc>
          <w:tcPr>
            <w:tcW w:w="720" w:type="dxa"/>
            <w:vAlign w:val="center"/>
          </w:tcPr>
          <w:p w14:paraId="607E076A"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14</w:t>
            </w:r>
          </w:p>
        </w:tc>
        <w:tc>
          <w:tcPr>
            <w:tcW w:w="13896" w:type="dxa"/>
          </w:tcPr>
          <w:p w14:paraId="607E076B" w14:textId="77777777" w:rsidR="0082211E" w:rsidRDefault="0082211E" w:rsidP="004C4971">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110.3(c)5E</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rsidRPr="00DB17F7" w14:paraId="607E076F" w14:textId="77777777" w:rsidTr="00937B59">
        <w:trPr>
          <w:trHeight w:val="144"/>
        </w:trPr>
        <w:tc>
          <w:tcPr>
            <w:tcW w:w="720" w:type="dxa"/>
            <w:vAlign w:val="center"/>
          </w:tcPr>
          <w:p w14:paraId="607E076D"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13896" w:type="dxa"/>
          </w:tcPr>
          <w:p w14:paraId="607E076E" w14:textId="77777777" w:rsidR="0082211E" w:rsidRDefault="0082211E" w:rsidP="004C4971">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110.3(c)5F</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14:paraId="607E0772" w14:textId="77777777" w:rsidTr="00937B59">
        <w:trPr>
          <w:trHeight w:val="144"/>
        </w:trPr>
        <w:tc>
          <w:tcPr>
            <w:tcW w:w="720" w:type="dxa"/>
            <w:vAlign w:val="center"/>
          </w:tcPr>
          <w:p w14:paraId="607E0770"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tcPr>
          <w:p w14:paraId="607E0771" w14:textId="77777777" w:rsidR="0082211E" w:rsidRDefault="0082211E" w:rsidP="004C4971">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82211E" w14:paraId="607E0775" w14:textId="77777777" w:rsidTr="00937B59">
        <w:trPr>
          <w:trHeight w:val="144"/>
        </w:trPr>
        <w:tc>
          <w:tcPr>
            <w:tcW w:w="720" w:type="dxa"/>
            <w:vAlign w:val="center"/>
          </w:tcPr>
          <w:p w14:paraId="607E0773"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17</w:t>
            </w:r>
          </w:p>
        </w:tc>
        <w:tc>
          <w:tcPr>
            <w:tcW w:w="13896" w:type="dxa"/>
          </w:tcPr>
          <w:p w14:paraId="607E0774" w14:textId="77777777" w:rsidR="0082211E" w:rsidRDefault="0082211E" w:rsidP="004C4971">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82211E" w14:paraId="607E0778" w14:textId="77777777" w:rsidTr="00937B59">
        <w:trPr>
          <w:trHeight w:val="144"/>
        </w:trPr>
        <w:tc>
          <w:tcPr>
            <w:tcW w:w="720" w:type="dxa"/>
            <w:vAlign w:val="center"/>
          </w:tcPr>
          <w:p w14:paraId="607E0776" w14:textId="77777777" w:rsidR="0082211E" w:rsidRDefault="005F3E72" w:rsidP="004C4971">
            <w:pPr>
              <w:keepNext/>
              <w:spacing w:after="0" w:line="240" w:lineRule="auto"/>
              <w:jc w:val="center"/>
              <w:rPr>
                <w:rFonts w:asciiTheme="minorHAnsi" w:hAnsiTheme="minorHAnsi" w:cs="Arial"/>
                <w:sz w:val="20"/>
                <w:szCs w:val="20"/>
              </w:rPr>
            </w:pPr>
            <w:r>
              <w:rPr>
                <w:rFonts w:asciiTheme="minorHAnsi" w:hAnsiTheme="minorHAnsi" w:cs="Arial"/>
                <w:sz w:val="20"/>
                <w:szCs w:val="20"/>
              </w:rPr>
              <w:t>18</w:t>
            </w:r>
          </w:p>
        </w:tc>
        <w:tc>
          <w:tcPr>
            <w:tcW w:w="13896" w:type="dxa"/>
            <w:vAlign w:val="center"/>
          </w:tcPr>
          <w:p w14:paraId="607E0777" w14:textId="77777777" w:rsidR="0082211E" w:rsidRDefault="0082211E" w:rsidP="004C4971">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82211E" w:rsidRPr="002332EE" w14:paraId="607E077A" w14:textId="77777777" w:rsidTr="00937B59">
        <w:trPr>
          <w:trHeight w:val="144"/>
        </w:trPr>
        <w:tc>
          <w:tcPr>
            <w:tcW w:w="14616" w:type="dxa"/>
            <w:gridSpan w:val="2"/>
            <w:vAlign w:val="center"/>
          </w:tcPr>
          <w:p w14:paraId="607E0779" w14:textId="77777777" w:rsidR="0082211E" w:rsidRDefault="0082211E" w:rsidP="004C4971">
            <w:pPr>
              <w:keepNext/>
              <w:spacing w:after="0" w:line="240" w:lineRule="auto"/>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7B"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p w14:paraId="607E077C" w14:textId="77777777" w:rsidR="001E0DF0" w:rsidRDefault="001E0DF0">
      <w:pPr>
        <w:spacing w:after="0" w:line="240" w:lineRule="auto"/>
        <w:rPr>
          <w:rFonts w:asciiTheme="minorHAnsi" w:hAnsiTheme="minorHAnsi"/>
          <w:b/>
          <w:sz w:val="20"/>
          <w:szCs w:val="20"/>
        </w:rPr>
      </w:pPr>
      <w:r>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7F" w14:textId="77777777" w:rsidTr="00937B59">
        <w:trPr>
          <w:trHeight w:val="288"/>
          <w:tblHeader/>
        </w:trPr>
        <w:tc>
          <w:tcPr>
            <w:tcW w:w="14616" w:type="dxa"/>
            <w:gridSpan w:val="2"/>
            <w:tcBorders>
              <w:bottom w:val="single" w:sz="4" w:space="0" w:color="000000"/>
            </w:tcBorders>
            <w:vAlign w:val="center"/>
          </w:tcPr>
          <w:p w14:paraId="607E077D" w14:textId="77777777" w:rsidR="00A80404" w:rsidRDefault="00D83193">
            <w:pPr>
              <w:spacing w:after="0" w:line="240" w:lineRule="auto"/>
              <w:rPr>
                <w:rFonts w:asciiTheme="minorHAnsi" w:hAnsiTheme="minorHAnsi"/>
                <w:b/>
                <w:sz w:val="20"/>
                <w:szCs w:val="20"/>
              </w:rPr>
            </w:pPr>
            <w:r>
              <w:rPr>
                <w:rFonts w:asciiTheme="minorHAnsi" w:hAnsiTheme="minorHAnsi"/>
                <w:b/>
                <w:sz w:val="20"/>
                <w:szCs w:val="20"/>
              </w:rPr>
              <w:lastRenderedPageBreak/>
              <w:t>E</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Recirculation Temperature Modulation Control</w:t>
            </w:r>
            <w:r w:rsidR="003174C1" w:rsidRPr="003174C1">
              <w:rPr>
                <w:rFonts w:asciiTheme="minorHAnsi" w:hAnsiTheme="minorHAnsi"/>
                <w:b/>
                <w:sz w:val="20"/>
                <w:szCs w:val="20"/>
              </w:rPr>
              <w:t xml:space="preserve"> Requirements</w:t>
            </w:r>
          </w:p>
          <w:p w14:paraId="607E077E" w14:textId="58694E5F"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82" w14:textId="77777777" w:rsidTr="00937B59">
        <w:trPr>
          <w:trHeight w:val="288"/>
          <w:tblHeader/>
        </w:trPr>
        <w:tc>
          <w:tcPr>
            <w:tcW w:w="720" w:type="dxa"/>
            <w:tcBorders>
              <w:top w:val="single" w:sz="4" w:space="0" w:color="000000"/>
            </w:tcBorders>
            <w:vAlign w:val="center"/>
          </w:tcPr>
          <w:p w14:paraId="607E0780"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81" w14:textId="77777777" w:rsidR="001E0DF0" w:rsidRPr="006D2E42" w:rsidRDefault="001E0DF0" w:rsidP="009B08F6">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1E0DF0" w14:paraId="607E0785" w14:textId="77777777" w:rsidTr="00937B59">
        <w:trPr>
          <w:trHeight w:val="288"/>
          <w:tblHeader/>
        </w:trPr>
        <w:tc>
          <w:tcPr>
            <w:tcW w:w="720" w:type="dxa"/>
            <w:vAlign w:val="center"/>
          </w:tcPr>
          <w:p w14:paraId="607E0783"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84" w14:textId="1F872F86" w:rsidR="001E0DF0"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BF5E3E">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1E0DF0" w:rsidRPr="0093694E" w14:paraId="607E0787"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86" w14:textId="77777777" w:rsidR="001E0DF0" w:rsidRPr="0093694E" w:rsidRDefault="001E0DF0" w:rsidP="004C4971">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88"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8B" w14:textId="77777777" w:rsidTr="00937B59">
        <w:trPr>
          <w:trHeight w:val="288"/>
          <w:tblHeader/>
        </w:trPr>
        <w:tc>
          <w:tcPr>
            <w:tcW w:w="14616" w:type="dxa"/>
            <w:gridSpan w:val="2"/>
            <w:tcBorders>
              <w:bottom w:val="single" w:sz="4" w:space="0" w:color="000000"/>
            </w:tcBorders>
            <w:vAlign w:val="center"/>
          </w:tcPr>
          <w:p w14:paraId="607E0789" w14:textId="77777777" w:rsidR="00A80404" w:rsidRDefault="00D83193">
            <w:pPr>
              <w:keepNext/>
              <w:spacing w:after="0" w:line="240" w:lineRule="auto"/>
              <w:rPr>
                <w:rFonts w:asciiTheme="minorHAnsi" w:hAnsiTheme="minorHAnsi"/>
                <w:b/>
                <w:sz w:val="20"/>
                <w:szCs w:val="20"/>
              </w:rPr>
            </w:pPr>
            <w:r>
              <w:rPr>
                <w:rFonts w:asciiTheme="minorHAnsi" w:hAnsiTheme="minorHAnsi"/>
                <w:b/>
                <w:sz w:val="20"/>
                <w:szCs w:val="20"/>
              </w:rPr>
              <w:t>F</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Recirculation Continuous Monitoring Systems</w:t>
            </w:r>
            <w:r w:rsidR="003174C1" w:rsidRPr="003174C1">
              <w:rPr>
                <w:rFonts w:asciiTheme="minorHAnsi" w:hAnsiTheme="minorHAnsi"/>
                <w:b/>
                <w:sz w:val="20"/>
                <w:szCs w:val="20"/>
              </w:rPr>
              <w:t xml:space="preserve"> Requirements</w:t>
            </w:r>
          </w:p>
          <w:p w14:paraId="607E078A" w14:textId="5AF07C89"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8E" w14:textId="77777777" w:rsidTr="00937B59">
        <w:trPr>
          <w:trHeight w:val="288"/>
          <w:tblHeader/>
        </w:trPr>
        <w:tc>
          <w:tcPr>
            <w:tcW w:w="720" w:type="dxa"/>
            <w:tcBorders>
              <w:top w:val="single" w:sz="4" w:space="0" w:color="000000"/>
            </w:tcBorders>
            <w:vAlign w:val="center"/>
          </w:tcPr>
          <w:p w14:paraId="607E078C"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8D" w14:textId="77777777" w:rsidR="001E0DF0" w:rsidRPr="006D2E42"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 the remote monitoring facility .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14:paraId="607E0791" w14:textId="77777777" w:rsidTr="00937B59">
        <w:trPr>
          <w:trHeight w:val="288"/>
          <w:tblHeader/>
        </w:trPr>
        <w:tc>
          <w:tcPr>
            <w:tcW w:w="720" w:type="dxa"/>
            <w:vAlign w:val="center"/>
          </w:tcPr>
          <w:p w14:paraId="607E078F"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90" w14:textId="2036F3F5" w:rsidR="001E0DF0" w:rsidRDefault="001E0DF0" w:rsidP="00BF5E3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BF5E3E">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14:paraId="607E0794" w14:textId="77777777" w:rsidTr="00937B59">
        <w:trPr>
          <w:trHeight w:val="288"/>
          <w:tblHeader/>
        </w:trPr>
        <w:tc>
          <w:tcPr>
            <w:tcW w:w="720" w:type="dxa"/>
            <w:vAlign w:val="center"/>
          </w:tcPr>
          <w:p w14:paraId="607E0792" w14:textId="7777777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07E0793" w14:textId="714C90C7" w:rsidR="001E0DF0" w:rsidRDefault="001E0DF0" w:rsidP="009B08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BF5E3E">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1E0DF0" w:rsidRPr="0093694E" w14:paraId="607E0796"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95" w14:textId="77777777" w:rsidR="001E0DF0" w:rsidRPr="0093694E" w:rsidRDefault="001E0DF0" w:rsidP="00D13A90">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97" w14:textId="77777777" w:rsidR="001E0DF0" w:rsidRDefault="001E0DF0" w:rsidP="001E0DF0">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9A" w14:textId="77777777" w:rsidTr="00937B59">
        <w:trPr>
          <w:trHeight w:val="288"/>
          <w:tblHeader/>
        </w:trPr>
        <w:tc>
          <w:tcPr>
            <w:tcW w:w="14616" w:type="dxa"/>
            <w:gridSpan w:val="2"/>
            <w:tcBorders>
              <w:bottom w:val="single" w:sz="4" w:space="0" w:color="000000"/>
            </w:tcBorders>
            <w:vAlign w:val="center"/>
          </w:tcPr>
          <w:p w14:paraId="607E0798" w14:textId="77777777" w:rsidR="00A80404" w:rsidRDefault="00E315E6">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Multiple Dwelling Units – Demand Recirculation</w:t>
            </w:r>
            <w:r w:rsidR="001E0DF0" w:rsidRPr="006D2E42">
              <w:rPr>
                <w:rFonts w:asciiTheme="minorHAnsi" w:hAnsiTheme="minorHAnsi" w:cs="Arial"/>
                <w:sz w:val="20"/>
                <w:szCs w:val="20"/>
              </w:rPr>
              <w:t xml:space="preserve"> </w:t>
            </w:r>
            <w:r w:rsidR="003174C1" w:rsidRPr="003174C1">
              <w:rPr>
                <w:rFonts w:asciiTheme="minorHAnsi" w:hAnsiTheme="minorHAnsi"/>
                <w:b/>
                <w:sz w:val="20"/>
                <w:szCs w:val="20"/>
              </w:rPr>
              <w:t>Requirements</w:t>
            </w:r>
          </w:p>
          <w:p w14:paraId="607E0799" w14:textId="57DDFE18"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BF5E3E">
              <w:rPr>
                <w:rFonts w:asciiTheme="minorHAnsi" w:hAnsiTheme="minorHAnsi"/>
                <w:sz w:val="20"/>
                <w:szCs w:val="20"/>
              </w:rPr>
              <w:t>.</w:t>
            </w:r>
          </w:p>
        </w:tc>
      </w:tr>
      <w:tr w:rsidR="001E0DF0" w:rsidRPr="006D2E42" w14:paraId="607E079D" w14:textId="77777777" w:rsidTr="00937B59">
        <w:trPr>
          <w:trHeight w:val="288"/>
          <w:tblHeader/>
        </w:trPr>
        <w:tc>
          <w:tcPr>
            <w:tcW w:w="720" w:type="dxa"/>
            <w:tcBorders>
              <w:top w:val="single" w:sz="4" w:space="0" w:color="000000"/>
            </w:tcBorders>
            <w:vAlign w:val="center"/>
          </w:tcPr>
          <w:p w14:paraId="607E079B" w14:textId="77777777" w:rsidR="001E0DF0" w:rsidRPr="006D2E42"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07E079C" w14:textId="77777777" w:rsidR="001E0DF0" w:rsidRPr="006D2E42"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A2" w14:textId="77777777" w:rsidTr="00937B59">
        <w:trPr>
          <w:trHeight w:val="288"/>
          <w:tblHeader/>
        </w:trPr>
        <w:tc>
          <w:tcPr>
            <w:tcW w:w="720" w:type="dxa"/>
            <w:vAlign w:val="center"/>
          </w:tcPr>
          <w:p w14:paraId="607E079E"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07E079F"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07E07A0" w14:textId="14900364" w:rsidR="001E0DF0" w:rsidRPr="00B36001" w:rsidRDefault="001E0DF0" w:rsidP="00197E61">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BF5E3E">
              <w:rPr>
                <w:rFonts w:asciiTheme="minorHAnsi" w:hAnsiTheme="minorHAnsi"/>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( 5.6</w:t>
            </w:r>
            <w:r w:rsidR="00BF5E3E">
              <w:rPr>
                <w:sz w:val="20"/>
                <w:szCs w:val="20"/>
              </w:rPr>
              <w:t>°</w:t>
            </w:r>
            <w:r w:rsidR="00335E47">
              <w:rPr>
                <w:rFonts w:asciiTheme="minorHAnsi" w:hAnsiTheme="minorHAnsi"/>
                <w:sz w:val="20"/>
                <w:szCs w:val="20"/>
              </w:rPr>
              <w:t>C</w:t>
            </w:r>
            <w:r w:rsidRPr="00B36001">
              <w:rPr>
                <w:sz w:val="20"/>
                <w:szCs w:val="20"/>
              </w:rPr>
              <w:t>) above the initial temperature of the water in the pipe</w:t>
            </w:r>
          </w:p>
          <w:p w14:paraId="607E07A1" w14:textId="216C152F" w:rsidR="001E0DF0" w:rsidRPr="000C1AEF" w:rsidRDefault="001E0DF0" w:rsidP="00BF5E3E">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102</w:t>
            </w:r>
            <w:r w:rsidR="00BF5E3E">
              <w:rPr>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(38.9</w:t>
            </w:r>
            <w:r w:rsidR="00BF5E3E">
              <w:rPr>
                <w:sz w:val="20"/>
                <w:szCs w:val="20"/>
              </w:rPr>
              <w:t>°</w:t>
            </w:r>
            <w:r w:rsidR="00335E47">
              <w:rPr>
                <w:rFonts w:asciiTheme="minorHAnsi" w:hAnsiTheme="minorHAnsi"/>
                <w:sz w:val="20"/>
                <w:szCs w:val="20"/>
              </w:rPr>
              <w:t>C</w:t>
            </w:r>
            <w:r w:rsidRPr="00B36001">
              <w:rPr>
                <w:sz w:val="20"/>
                <w:szCs w:val="20"/>
              </w:rPr>
              <w:t>).</w:t>
            </w:r>
          </w:p>
        </w:tc>
      </w:tr>
      <w:tr w:rsidR="001E0DF0" w:rsidRPr="000C1AEF" w14:paraId="607E07A5" w14:textId="77777777" w:rsidTr="00937B59">
        <w:trPr>
          <w:trHeight w:val="288"/>
          <w:tblHeader/>
        </w:trPr>
        <w:tc>
          <w:tcPr>
            <w:tcW w:w="720" w:type="dxa"/>
            <w:vAlign w:val="center"/>
          </w:tcPr>
          <w:p w14:paraId="607E07A3"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07E07A4" w14:textId="77777777" w:rsidR="001E0DF0" w:rsidRPr="00B36001"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AB" w14:textId="77777777" w:rsidTr="00937B59">
        <w:trPr>
          <w:trHeight w:val="288"/>
          <w:tblHeader/>
        </w:trPr>
        <w:tc>
          <w:tcPr>
            <w:tcW w:w="720" w:type="dxa"/>
            <w:vAlign w:val="center"/>
          </w:tcPr>
          <w:p w14:paraId="607E07A6"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tcMar>
              <w:left w:w="115" w:type="dxa"/>
              <w:right w:w="0" w:type="dxa"/>
            </w:tcMar>
            <w:vAlign w:val="center"/>
          </w:tcPr>
          <w:p w14:paraId="607E07A7" w14:textId="77777777" w:rsidR="001E0DF0" w:rsidRPr="003F7369"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3F7369">
              <w:rPr>
                <w:sz w:val="20"/>
                <w:szCs w:val="20"/>
              </w:rPr>
              <w:t>Pump and control placement shall meet one of the following criteria: (RA4.4.13)</w:t>
            </w:r>
          </w:p>
          <w:p w14:paraId="607E07A8" w14:textId="77777777" w:rsidR="001E0DF0" w:rsidRPr="00CF275D"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CF275D">
              <w:rPr>
                <w:sz w:val="20"/>
                <w:szCs w:val="20"/>
              </w:rPr>
              <w:t>When a dedicated return line has been installed the pump, controls and thermo-sensor are installed at the end of the supply portion of the recirculation loop; or</w:t>
            </w:r>
          </w:p>
          <w:p w14:paraId="607E07A9" w14:textId="77777777" w:rsidR="001E0DF0" w:rsidRPr="003F7369"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3F7369">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937B59">
              <w:rPr>
                <w:sz w:val="20"/>
                <w:szCs w:val="20"/>
              </w:rPr>
              <w:t>;</w:t>
            </w:r>
            <w:r w:rsidRPr="003F7369">
              <w:rPr>
                <w:sz w:val="20"/>
                <w:szCs w:val="20"/>
              </w:rPr>
              <w:t xml:space="preserve"> or</w:t>
            </w:r>
          </w:p>
          <w:p w14:paraId="607E07AA" w14:textId="77777777" w:rsidR="001E0DF0" w:rsidRPr="00B36001" w:rsidRDefault="001E0DF0" w:rsidP="00197E61">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3F7369">
              <w:rPr>
                <w:sz w:val="20"/>
                <w:szCs w:val="20"/>
              </w:rPr>
              <w:t>When the cold water line is used as the return, the pump, demand controls and thermo</w:t>
            </w:r>
            <w:r w:rsidR="00CF275D">
              <w:rPr>
                <w:sz w:val="20"/>
                <w:szCs w:val="20"/>
              </w:rPr>
              <w:t>-</w:t>
            </w:r>
            <w:r w:rsidRPr="003F7369">
              <w:rPr>
                <w:sz w:val="20"/>
                <w:szCs w:val="20"/>
              </w:rPr>
              <w:t>sensor shall be installed in an accessible location at the end of supply portion of the hot water distribution line (typically under a sink).</w:t>
            </w:r>
          </w:p>
        </w:tc>
      </w:tr>
      <w:tr w:rsidR="001E0DF0" w:rsidRPr="000C1AEF" w14:paraId="607E07AE" w14:textId="77777777" w:rsidTr="00937B59">
        <w:trPr>
          <w:trHeight w:val="288"/>
          <w:tblHeader/>
        </w:trPr>
        <w:tc>
          <w:tcPr>
            <w:tcW w:w="720" w:type="dxa"/>
            <w:vAlign w:val="center"/>
          </w:tcPr>
          <w:p w14:paraId="607E07AC"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07E07AD" w14:textId="77777777" w:rsidR="001E0DF0" w:rsidRPr="00B36001"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0C1AEF" w14:paraId="607E07B1" w14:textId="77777777" w:rsidTr="00937B59">
        <w:trPr>
          <w:trHeight w:val="288"/>
          <w:tblHeader/>
        </w:trPr>
        <w:tc>
          <w:tcPr>
            <w:tcW w:w="720" w:type="dxa"/>
            <w:vAlign w:val="center"/>
          </w:tcPr>
          <w:p w14:paraId="607E07AF"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607E07B0" w14:textId="77777777" w:rsidR="001E0DF0" w:rsidRDefault="001E0DF0"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4465ED">
              <w:rPr>
                <w:sz w:val="20"/>
                <w:szCs w:val="20"/>
              </w:rPr>
              <w:t xml:space="preserve">each control </w:t>
            </w:r>
            <w:r w:rsidR="004465ED" w:rsidRPr="00B36001">
              <w:rPr>
                <w:sz w:val="20"/>
                <w:szCs w:val="20"/>
              </w:rPr>
              <w:t>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1E0DF0" w:rsidRPr="0093694E" w14:paraId="607E07B3" w14:textId="77777777" w:rsidTr="00937B59">
        <w:trPr>
          <w:trHeight w:hRule="exact" w:val="262"/>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2" w14:textId="77777777" w:rsidR="00A80404" w:rsidRDefault="001E0DF0" w:rsidP="004C497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B4" w14:textId="77777777" w:rsidR="001E0DF0" w:rsidRPr="004C4971" w:rsidRDefault="001E0DF0" w:rsidP="004C4971">
      <w:pPr>
        <w:spacing w:after="0" w:line="240" w:lineRule="auto"/>
        <w:rPr>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1E0DF0" w:rsidRPr="006D2E42" w14:paraId="607E07B7" w14:textId="77777777" w:rsidTr="00937B59">
        <w:trPr>
          <w:trHeight w:val="288"/>
        </w:trPr>
        <w:tc>
          <w:tcPr>
            <w:tcW w:w="14616" w:type="dxa"/>
            <w:gridSpan w:val="2"/>
            <w:tcBorders>
              <w:bottom w:val="single" w:sz="4" w:space="0" w:color="000000"/>
            </w:tcBorders>
            <w:vAlign w:val="center"/>
          </w:tcPr>
          <w:p w14:paraId="607E07B5" w14:textId="77777777" w:rsidR="00A80404" w:rsidRDefault="00E315E6">
            <w:pPr>
              <w:keepNext/>
              <w:spacing w:after="0" w:line="240" w:lineRule="auto"/>
              <w:rPr>
                <w:rFonts w:asciiTheme="minorHAnsi" w:hAnsiTheme="minorHAnsi"/>
                <w:b/>
                <w:sz w:val="20"/>
                <w:szCs w:val="20"/>
              </w:rPr>
            </w:pPr>
            <w:r>
              <w:rPr>
                <w:rFonts w:asciiTheme="minorHAnsi" w:hAnsiTheme="minorHAnsi"/>
                <w:b/>
                <w:sz w:val="20"/>
                <w:szCs w:val="20"/>
              </w:rPr>
              <w:t>H</w:t>
            </w:r>
            <w:r w:rsidR="001E0DF0" w:rsidRPr="006D2E42">
              <w:rPr>
                <w:rFonts w:asciiTheme="minorHAnsi" w:hAnsiTheme="minorHAnsi"/>
                <w:b/>
                <w:sz w:val="20"/>
                <w:szCs w:val="20"/>
              </w:rPr>
              <w:t xml:space="preserve">. </w:t>
            </w:r>
            <w:r w:rsidR="001E0DF0" w:rsidRPr="00E215C5">
              <w:rPr>
                <w:rFonts w:asciiTheme="minorHAnsi" w:hAnsiTheme="minorHAnsi"/>
                <w:b/>
                <w:sz w:val="20"/>
                <w:szCs w:val="20"/>
              </w:rPr>
              <w:t xml:space="preserve">Multiple Dwelling Units – </w:t>
            </w:r>
            <w:r w:rsidR="003F0D53">
              <w:rPr>
                <w:rFonts w:asciiTheme="minorHAnsi" w:hAnsiTheme="minorHAnsi"/>
                <w:b/>
                <w:sz w:val="20"/>
                <w:szCs w:val="20"/>
              </w:rPr>
              <w:t>Non-Demand Control</w:t>
            </w:r>
            <w:r w:rsidR="001E0DF0" w:rsidRPr="00E215C5">
              <w:rPr>
                <w:rFonts w:asciiTheme="minorHAnsi" w:hAnsiTheme="minorHAnsi"/>
                <w:b/>
                <w:sz w:val="20"/>
                <w:szCs w:val="20"/>
              </w:rPr>
              <w:t xml:space="preserve"> Recirculation</w:t>
            </w:r>
            <w:r w:rsidR="001E0DF0">
              <w:rPr>
                <w:rFonts w:asciiTheme="minorHAnsi" w:hAnsiTheme="minorHAnsi"/>
                <w:b/>
                <w:sz w:val="20"/>
                <w:szCs w:val="20"/>
              </w:rPr>
              <w:t xml:space="preserve"> Systems</w:t>
            </w:r>
            <w:r w:rsidR="000F282C">
              <w:rPr>
                <w:rFonts w:asciiTheme="minorHAnsi" w:hAnsiTheme="minorHAnsi"/>
                <w:b/>
                <w:sz w:val="20"/>
                <w:szCs w:val="20"/>
              </w:rPr>
              <w:t xml:space="preserve"> Requirements</w:t>
            </w:r>
          </w:p>
          <w:p w14:paraId="607E07B6" w14:textId="77777777" w:rsidR="00A80404" w:rsidRDefault="000F282C" w:rsidP="004C49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1E0DF0" w14:paraId="607E07BA" w14:textId="77777777" w:rsidTr="00937B59">
        <w:trPr>
          <w:trHeight w:val="288"/>
          <w:tblHeader/>
        </w:trPr>
        <w:tc>
          <w:tcPr>
            <w:tcW w:w="720" w:type="dxa"/>
            <w:vAlign w:val="center"/>
          </w:tcPr>
          <w:p w14:paraId="607E07B8" w14:textId="77777777" w:rsidR="00A80404" w:rsidRDefault="001E0DF0" w:rsidP="004C4971">
            <w:pPr>
              <w:keepNext/>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vAlign w:val="center"/>
          </w:tcPr>
          <w:p w14:paraId="607E07B9" w14:textId="77777777" w:rsidR="00A80404" w:rsidRDefault="001E0DF0">
            <w:pPr>
              <w:keepNext/>
              <w:autoSpaceDE w:val="0"/>
              <w:autoSpaceDN w:val="0"/>
              <w:adjustRightInd w:val="0"/>
              <w:spacing w:after="0" w:line="240" w:lineRule="auto"/>
              <w:rPr>
                <w:rFonts w:asciiTheme="minorHAnsi" w:hAnsiTheme="minorHAnsi"/>
                <w:sz w:val="20"/>
                <w:szCs w:val="20"/>
              </w:rPr>
            </w:pPr>
            <w:r w:rsidRPr="00524AB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1E0DF0" w:rsidRPr="0093694E" w14:paraId="607E07BC" w14:textId="77777777" w:rsidTr="00937B59">
        <w:trPr>
          <w:trHeight w:val="288"/>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07E07BB" w14:textId="77777777" w:rsidR="00A80404" w:rsidRDefault="001E0DF0" w:rsidP="004C497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7BD" w14:textId="77777777" w:rsidR="00A80404" w:rsidRDefault="00A80404">
      <w:pPr>
        <w:spacing w:after="0"/>
        <w:ind w:hanging="677"/>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D618EF" w:rsidRPr="00D618EF" w14:paraId="607E07BF" w14:textId="77777777" w:rsidTr="00072AD8">
        <w:trPr>
          <w:trHeight w:val="305"/>
        </w:trPr>
        <w:tc>
          <w:tcPr>
            <w:tcW w:w="10943" w:type="dxa"/>
            <w:gridSpan w:val="4"/>
            <w:vAlign w:val="center"/>
          </w:tcPr>
          <w:p w14:paraId="607E07BE" w14:textId="77777777" w:rsidR="00D618EF" w:rsidRPr="00D618EF"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618EF">
              <w:rPr>
                <w:rFonts w:asciiTheme="minorHAnsi" w:eastAsia="Times New Roman" w:hAnsiTheme="minorHAnsi" w:cs="Arial"/>
                <w:b/>
                <w:caps/>
                <w:sz w:val="18"/>
                <w:szCs w:val="18"/>
              </w:rPr>
              <w:t>Documentation Author's Declaration Statement</w:t>
            </w:r>
          </w:p>
        </w:tc>
      </w:tr>
      <w:tr w:rsidR="00D618EF" w:rsidRPr="00D618EF" w14:paraId="607E07C1" w14:textId="77777777" w:rsidTr="00072AD8">
        <w:trPr>
          <w:trHeight w:hRule="exact" w:val="280"/>
        </w:trPr>
        <w:tc>
          <w:tcPr>
            <w:tcW w:w="10943" w:type="dxa"/>
            <w:gridSpan w:val="4"/>
            <w:vAlign w:val="center"/>
          </w:tcPr>
          <w:p w14:paraId="607E07C0" w14:textId="77777777" w:rsidR="00D618EF" w:rsidRPr="00D618EF" w:rsidRDefault="00D618EF" w:rsidP="00D618EF">
            <w:pPr>
              <w:keepNext/>
              <w:numPr>
                <w:ilvl w:val="0"/>
                <w:numId w:val="9"/>
              </w:numPr>
              <w:tabs>
                <w:tab w:val="left" w:pos="-2600"/>
              </w:tabs>
              <w:spacing w:after="60" w:line="240" w:lineRule="auto"/>
              <w:ind w:right="90"/>
              <w:outlineLvl w:val="2"/>
              <w:rPr>
                <w:rFonts w:asciiTheme="minorHAnsi" w:eastAsia="Times New Roman" w:hAnsiTheme="minorHAnsi"/>
                <w:sz w:val="18"/>
                <w:szCs w:val="18"/>
              </w:rPr>
            </w:pPr>
            <w:r w:rsidRPr="00D618EF">
              <w:rPr>
                <w:rFonts w:asciiTheme="minorHAnsi" w:eastAsia="Times New Roman" w:hAnsiTheme="minorHAnsi"/>
                <w:sz w:val="18"/>
                <w:szCs w:val="18"/>
              </w:rPr>
              <w:t>I certify that this Certificate of Installation documentation is accurate and complete.</w:t>
            </w:r>
          </w:p>
        </w:tc>
      </w:tr>
      <w:tr w:rsidR="00D618EF" w:rsidRPr="00D618EF" w14:paraId="607E07C4" w14:textId="77777777" w:rsidTr="00CD594B">
        <w:trPr>
          <w:trHeight w:val="360"/>
        </w:trPr>
        <w:tc>
          <w:tcPr>
            <w:tcW w:w="5577" w:type="dxa"/>
            <w:gridSpan w:val="2"/>
          </w:tcPr>
          <w:p w14:paraId="607E07C2"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Name:</w:t>
            </w:r>
          </w:p>
        </w:tc>
        <w:tc>
          <w:tcPr>
            <w:tcW w:w="5366" w:type="dxa"/>
            <w:gridSpan w:val="2"/>
          </w:tcPr>
          <w:p w14:paraId="607E07C3"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Signature:</w:t>
            </w:r>
          </w:p>
        </w:tc>
      </w:tr>
      <w:tr w:rsidR="00D618EF" w:rsidRPr="00D618EF" w14:paraId="607E07C7" w14:textId="77777777" w:rsidTr="00CD594B">
        <w:trPr>
          <w:trHeight w:val="360"/>
        </w:trPr>
        <w:tc>
          <w:tcPr>
            <w:tcW w:w="5577" w:type="dxa"/>
            <w:gridSpan w:val="2"/>
          </w:tcPr>
          <w:p w14:paraId="607E07C5"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Company Name:</w:t>
            </w:r>
          </w:p>
        </w:tc>
        <w:tc>
          <w:tcPr>
            <w:tcW w:w="5366" w:type="dxa"/>
            <w:gridSpan w:val="2"/>
          </w:tcPr>
          <w:p w14:paraId="607E07C6"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r w:rsidR="00D618EF" w:rsidRPr="00D618EF" w14:paraId="607E07CA" w14:textId="77777777" w:rsidTr="00CD594B">
        <w:trPr>
          <w:trHeight w:val="360"/>
        </w:trPr>
        <w:tc>
          <w:tcPr>
            <w:tcW w:w="5577" w:type="dxa"/>
            <w:gridSpan w:val="2"/>
          </w:tcPr>
          <w:p w14:paraId="607E07C8"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366" w:type="dxa"/>
            <w:gridSpan w:val="2"/>
          </w:tcPr>
          <w:p w14:paraId="607E07C9" w14:textId="4F001BBA"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CEA/HERS Certification Identification (</w:t>
            </w:r>
            <w:r w:rsidR="00F858EE">
              <w:rPr>
                <w:rFonts w:asciiTheme="minorHAnsi" w:eastAsia="Times New Roman" w:hAnsiTheme="minorHAnsi"/>
                <w:sz w:val="14"/>
                <w:szCs w:val="14"/>
              </w:rPr>
              <w:t>i</w:t>
            </w:r>
            <w:r w:rsidRPr="00D618EF">
              <w:rPr>
                <w:rFonts w:asciiTheme="minorHAnsi" w:eastAsia="Times New Roman" w:hAnsiTheme="minorHAnsi"/>
                <w:sz w:val="14"/>
                <w:szCs w:val="14"/>
              </w:rPr>
              <w:t>f applicable):</w:t>
            </w:r>
          </w:p>
        </w:tc>
      </w:tr>
      <w:tr w:rsidR="00D618EF" w:rsidRPr="00D618EF" w14:paraId="607E07CD" w14:textId="77777777" w:rsidTr="00CD594B">
        <w:trPr>
          <w:trHeight w:val="360"/>
        </w:trPr>
        <w:tc>
          <w:tcPr>
            <w:tcW w:w="5577" w:type="dxa"/>
            <w:gridSpan w:val="2"/>
          </w:tcPr>
          <w:p w14:paraId="607E07CB"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5366" w:type="dxa"/>
            <w:gridSpan w:val="2"/>
          </w:tcPr>
          <w:p w14:paraId="607E07CC" w14:textId="77777777" w:rsidR="00D618EF" w:rsidRPr="00D618EF" w:rsidRDefault="00D618EF" w:rsidP="00D618EF">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Phone:</w:t>
            </w:r>
          </w:p>
        </w:tc>
      </w:tr>
      <w:tr w:rsidR="00D618EF" w:rsidRPr="00D618EF" w14:paraId="607E07CF" w14:textId="77777777" w:rsidTr="00CD594B">
        <w:tblPrEx>
          <w:tblCellMar>
            <w:left w:w="115" w:type="dxa"/>
            <w:right w:w="115" w:type="dxa"/>
          </w:tblCellMar>
        </w:tblPrEx>
        <w:trPr>
          <w:trHeight w:val="296"/>
        </w:trPr>
        <w:tc>
          <w:tcPr>
            <w:tcW w:w="10943" w:type="dxa"/>
            <w:gridSpan w:val="4"/>
            <w:vAlign w:val="center"/>
          </w:tcPr>
          <w:p w14:paraId="607E07CE" w14:textId="77777777" w:rsidR="00D618EF" w:rsidRPr="00D618EF" w:rsidRDefault="00D618EF" w:rsidP="00D618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D618EF">
              <w:rPr>
                <w:rFonts w:asciiTheme="minorHAnsi" w:eastAsia="Times New Roman" w:hAnsiTheme="minorHAnsi" w:cs="Arial"/>
                <w:b/>
                <w:caps/>
                <w:sz w:val="18"/>
                <w:szCs w:val="18"/>
              </w:rPr>
              <w:t>Responsible Person's Declaration statement</w:t>
            </w:r>
          </w:p>
        </w:tc>
      </w:tr>
      <w:tr w:rsidR="00D618EF" w:rsidRPr="00D618EF" w14:paraId="607E07D6" w14:textId="77777777" w:rsidTr="00CD594B">
        <w:tblPrEx>
          <w:tblCellMar>
            <w:left w:w="115" w:type="dxa"/>
            <w:right w:w="115" w:type="dxa"/>
          </w:tblCellMar>
        </w:tblPrEx>
        <w:trPr>
          <w:trHeight w:val="504"/>
        </w:trPr>
        <w:tc>
          <w:tcPr>
            <w:tcW w:w="10943" w:type="dxa"/>
            <w:gridSpan w:val="4"/>
          </w:tcPr>
          <w:p w14:paraId="26BDAA9B" w14:textId="77777777" w:rsidR="00EA6A47" w:rsidRDefault="00EA6A47" w:rsidP="00EA6A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5546C729" w14:textId="77777777" w:rsidR="00EA6A47" w:rsidRDefault="00EA6A47" w:rsidP="00EA6A47">
            <w:pPr>
              <w:pStyle w:val="Heading3"/>
              <w:numPr>
                <w:ilvl w:val="0"/>
                <w:numId w:val="34"/>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17535B58" w14:textId="77777777" w:rsidR="00EA6A47" w:rsidRDefault="00EA6A47" w:rsidP="00EA6A47">
            <w:pPr>
              <w:keepNext/>
              <w:widowControl w:val="0"/>
              <w:numPr>
                <w:ilvl w:val="0"/>
                <w:numId w:val="34"/>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73E40493" w14:textId="77777777" w:rsidR="00EA6A47" w:rsidRDefault="00EA6A47" w:rsidP="00EA6A47">
            <w:pPr>
              <w:pStyle w:val="ListParagraph"/>
              <w:keepNext/>
              <w:numPr>
                <w:ilvl w:val="0"/>
                <w:numId w:val="34"/>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7D5" w14:textId="52F39B1C" w:rsidR="00D618EF" w:rsidRPr="00D618EF" w:rsidRDefault="00EA6A47" w:rsidP="00072AD8">
            <w:pPr>
              <w:keepNext/>
              <w:numPr>
                <w:ilvl w:val="0"/>
                <w:numId w:val="14"/>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618EF" w:rsidRPr="00D618EF" w14:paraId="607E07D9" w14:textId="77777777" w:rsidTr="00CD594B">
        <w:tblPrEx>
          <w:tblCellMar>
            <w:left w:w="108" w:type="dxa"/>
            <w:right w:w="108" w:type="dxa"/>
          </w:tblCellMar>
        </w:tblPrEx>
        <w:trPr>
          <w:trHeight w:val="360"/>
        </w:trPr>
        <w:tc>
          <w:tcPr>
            <w:tcW w:w="5307" w:type="dxa"/>
          </w:tcPr>
          <w:p w14:paraId="607E07D7" w14:textId="77777777" w:rsidR="00D618EF" w:rsidRPr="00D618EF"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Name:</w:t>
            </w:r>
          </w:p>
        </w:tc>
        <w:tc>
          <w:tcPr>
            <w:tcW w:w="5636" w:type="dxa"/>
            <w:gridSpan w:val="3"/>
          </w:tcPr>
          <w:p w14:paraId="607E07D8" w14:textId="77777777" w:rsidR="00D618EF" w:rsidRPr="00D618EF" w:rsidRDefault="00D618EF" w:rsidP="00D618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Signature:</w:t>
            </w:r>
          </w:p>
        </w:tc>
      </w:tr>
      <w:tr w:rsidR="00D618EF" w:rsidRPr="00D618EF" w14:paraId="607E07DC"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DA" w14:textId="6465B419"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07E07DB"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Position With Company (Title):</w:t>
            </w:r>
          </w:p>
        </w:tc>
      </w:tr>
      <w:tr w:rsidR="00D618EF" w:rsidRPr="00D618EF" w14:paraId="607E07DF"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DD"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07E07DE"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CSLB License:</w:t>
            </w:r>
          </w:p>
        </w:tc>
      </w:tr>
      <w:tr w:rsidR="00D618EF" w:rsidRPr="00D618EF" w14:paraId="607E07E3"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7E0"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07E07E1" w14:textId="353E9E54"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Phone</w:t>
            </w:r>
            <w:r w:rsidR="00F858EE">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07E07E2" w14:textId="77777777" w:rsidR="00D618EF" w:rsidRPr="00D618EF" w:rsidRDefault="00D618EF" w:rsidP="00D618E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bl>
    <w:p w14:paraId="607E07E4" w14:textId="77777777" w:rsidR="00DB7BAB" w:rsidRPr="00127AE3" w:rsidRDefault="00DB7BAB" w:rsidP="00DB7BAB">
      <w:pPr>
        <w:contextualSpacing/>
        <w:rPr>
          <w:sz w:val="2"/>
          <w:szCs w:val="2"/>
        </w:rPr>
      </w:pPr>
    </w:p>
    <w:p w14:paraId="607E07E5" w14:textId="77777777" w:rsidR="004468E1" w:rsidRPr="00E215C5" w:rsidRDefault="004468E1" w:rsidP="00E215C5">
      <w:pPr>
        <w:tabs>
          <w:tab w:val="left" w:pos="252"/>
        </w:tabs>
        <w:suppressAutoHyphens/>
        <w:spacing w:after="0" w:line="240" w:lineRule="auto"/>
        <w:ind w:left="446"/>
        <w:rPr>
          <w:rFonts w:asciiTheme="minorHAnsi" w:hAnsiTheme="minorHAnsi"/>
          <w:b/>
          <w:sz w:val="20"/>
          <w:szCs w:val="20"/>
        </w:rPr>
      </w:pPr>
    </w:p>
    <w:p w14:paraId="607E07E6" w14:textId="77777777" w:rsidR="005E317A" w:rsidRDefault="005E317A" w:rsidP="0092312B">
      <w:pPr>
        <w:contextualSpacing/>
        <w:rPr>
          <w:rFonts w:asciiTheme="minorHAnsi" w:hAnsiTheme="minorHAnsi"/>
          <w:sz w:val="20"/>
          <w:szCs w:val="20"/>
        </w:rPr>
        <w:sectPr w:rsidR="005E317A" w:rsidSect="00223B57">
          <w:headerReference w:type="even" r:id="rId9"/>
          <w:headerReference w:type="default" r:id="rId10"/>
          <w:footerReference w:type="default" r:id="rId11"/>
          <w:headerReference w:type="first" r:id="rId12"/>
          <w:pgSz w:w="15840" w:h="12240" w:orient="landscape"/>
          <w:pgMar w:top="720" w:right="720" w:bottom="720" w:left="720" w:header="432" w:footer="432" w:gutter="0"/>
          <w:cols w:space="720"/>
          <w:docGrid w:linePitch="360"/>
        </w:sectPr>
      </w:pPr>
    </w:p>
    <w:p w14:paraId="607E07E7" w14:textId="35DDBE86" w:rsidR="003E3FC8" w:rsidRDefault="003E3FC8"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jc w:val="center"/>
        <w:rPr>
          <w:rFonts w:asciiTheme="minorHAnsi" w:hAnsiTheme="minorHAnsi"/>
          <w:b/>
          <w:bCs/>
          <w:sz w:val="20"/>
        </w:rPr>
      </w:pPr>
      <w:r w:rsidRPr="003E3FC8">
        <w:rPr>
          <w:rFonts w:asciiTheme="minorHAnsi" w:hAnsiTheme="minorHAnsi"/>
          <w:b/>
          <w:bCs/>
          <w:sz w:val="20"/>
        </w:rPr>
        <w:t>CF2R-PLB-</w:t>
      </w:r>
      <w:r w:rsidR="00D754D9">
        <w:rPr>
          <w:rFonts w:asciiTheme="minorHAnsi" w:hAnsiTheme="minorHAnsi"/>
          <w:b/>
          <w:bCs/>
          <w:sz w:val="20"/>
        </w:rPr>
        <w:t>01</w:t>
      </w:r>
      <w:r w:rsidR="00F858EE">
        <w:rPr>
          <w:rFonts w:asciiTheme="minorHAnsi" w:hAnsiTheme="minorHAnsi"/>
          <w:b/>
          <w:bCs/>
          <w:sz w:val="20"/>
        </w:rPr>
        <w:t>-E User Instructions</w:t>
      </w:r>
    </w:p>
    <w:p w14:paraId="3E4CD0E3" w14:textId="77777777" w:rsidR="00F858EE" w:rsidRDefault="00F858EE" w:rsidP="009304DE">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b/>
          <w:bCs/>
          <w:sz w:val="20"/>
        </w:rPr>
      </w:pPr>
    </w:p>
    <w:p w14:paraId="607E07E8" w14:textId="77777777" w:rsidR="00D754D9" w:rsidRDefault="00D754D9"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607E07E9" w14:textId="4A756AA4" w:rsidR="00D754D9" w:rsidRDefault="00D754D9" w:rsidP="00D754D9">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607E07EA" w14:textId="77777777" w:rsidR="00D754D9" w:rsidRDefault="00D754D9" w:rsidP="00D754D9">
      <w:pPr>
        <w:keepNext/>
        <w:spacing w:after="0" w:line="240" w:lineRule="auto"/>
        <w:rPr>
          <w:rFonts w:asciiTheme="minorHAnsi" w:hAnsiTheme="minorHAnsi"/>
          <w:sz w:val="20"/>
          <w:szCs w:val="20"/>
        </w:rPr>
      </w:pPr>
    </w:p>
    <w:p w14:paraId="607E07EB" w14:textId="77777777" w:rsidR="00D754D9" w:rsidRDefault="00D754D9" w:rsidP="00D754D9">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607E07EC" w14:textId="77777777" w:rsidR="00D754D9" w:rsidRDefault="00D754D9" w:rsidP="00D754D9">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07E07EE" w14:textId="1588E2C2" w:rsidR="00D754D9" w:rsidRPr="00473781" w:rsidRDefault="00D754D9" w:rsidP="00D754D9">
      <w:pPr>
        <w:keepNext/>
        <w:spacing w:after="0" w:line="240" w:lineRule="auto"/>
        <w:ind w:left="720" w:hanging="450"/>
        <w:rPr>
          <w:rFonts w:asciiTheme="minorHAnsi" w:hAnsiTheme="minorHAnsi"/>
          <w:sz w:val="20"/>
          <w:szCs w:val="20"/>
        </w:rPr>
      </w:pPr>
      <w:r>
        <w:rPr>
          <w:rFonts w:asciiTheme="minorHAnsi" w:hAnsiTheme="minorHAnsi"/>
          <w:sz w:val="20"/>
          <w:szCs w:val="20"/>
        </w:rPr>
        <w:t>01 Water Heating System ID or Name – Reference information from CF1R</w:t>
      </w:r>
      <w:r w:rsidR="00241C88">
        <w:rPr>
          <w:rFonts w:asciiTheme="minorHAnsi" w:hAnsiTheme="minorHAnsi"/>
          <w:sz w:val="20"/>
          <w:szCs w:val="20"/>
        </w:rPr>
        <w:t>.</w:t>
      </w:r>
    </w:p>
    <w:p w14:paraId="607E07EF" w14:textId="3F6FE366"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w:t>
      </w:r>
      <w:r w:rsidR="00BC1D2A">
        <w:rPr>
          <w:rFonts w:asciiTheme="minorHAnsi" w:hAnsiTheme="minorHAnsi"/>
          <w:sz w:val="20"/>
          <w:szCs w:val="20"/>
        </w:rPr>
        <w:t xml:space="preserve"> </w:t>
      </w:r>
      <w:r>
        <w:rPr>
          <w:rFonts w:asciiTheme="minorHAnsi" w:hAnsiTheme="minorHAnsi"/>
          <w:sz w:val="20"/>
          <w:szCs w:val="20"/>
        </w:rPr>
        <w:t>or Combined Hydronic</w:t>
      </w:r>
      <w:r w:rsidR="00241C88">
        <w:rPr>
          <w:rFonts w:asciiTheme="minorHAnsi" w:hAnsiTheme="minorHAnsi"/>
          <w:sz w:val="20"/>
          <w:szCs w:val="20"/>
        </w:rPr>
        <w:t>.</w:t>
      </w:r>
    </w:p>
    <w:p w14:paraId="607E07F0" w14:textId="3B45109C" w:rsidR="00D754D9" w:rsidRPr="00473781" w:rsidRDefault="00D754D9" w:rsidP="00D754D9">
      <w:pPr>
        <w:keepNext/>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CF1R. The different kinds of water heaters are </w:t>
      </w:r>
      <w:r w:rsidRPr="00916D89">
        <w:rPr>
          <w:rFonts w:asciiTheme="minorHAnsi" w:hAnsiTheme="minorHAnsi"/>
          <w:sz w:val="20"/>
          <w:szCs w:val="20"/>
        </w:rPr>
        <w:t>Large</w:t>
      </w:r>
      <w:ins w:id="0" w:author="Shewmaker, Michael@Energy" w:date="2017-12-20T09:56:00Z">
        <w:r w:rsidR="0033484F">
          <w:rPr>
            <w:rFonts w:asciiTheme="minorHAnsi" w:hAnsiTheme="minorHAnsi"/>
            <w:sz w:val="20"/>
            <w:szCs w:val="20"/>
          </w:rPr>
          <w:t>/Commercial</w:t>
        </w:r>
      </w:ins>
      <w:r w:rsidRPr="00916D89">
        <w:rPr>
          <w:rFonts w:asciiTheme="minorHAnsi" w:hAnsiTheme="minorHAnsi"/>
          <w:sz w:val="20"/>
          <w:szCs w:val="20"/>
        </w:rPr>
        <w:t xml:space="preserve"> Storage, Small</w:t>
      </w:r>
      <w:ins w:id="1" w:author="Shewmaker, Michael@Energy" w:date="2017-12-20T09:57:00Z">
        <w:r w:rsidR="0033484F">
          <w:rPr>
            <w:rFonts w:asciiTheme="minorHAnsi" w:hAnsiTheme="minorHAnsi"/>
            <w:sz w:val="20"/>
            <w:szCs w:val="20"/>
          </w:rPr>
          <w:t>/Consumer</w:t>
        </w:r>
      </w:ins>
      <w:r w:rsidRPr="00916D89">
        <w:rPr>
          <w:rFonts w:asciiTheme="minorHAnsi" w:hAnsiTheme="minorHAnsi"/>
          <w:sz w:val="20"/>
          <w:szCs w:val="20"/>
        </w:rPr>
        <w:t xml:space="preserve"> Storage,</w:t>
      </w:r>
      <w:ins w:id="2" w:author="Shewmaker, Michael@Energy" w:date="2017-12-20T09:57:00Z">
        <w:r w:rsidR="0033484F">
          <w:rPr>
            <w:rFonts w:asciiTheme="minorHAnsi" w:hAnsiTheme="minorHAnsi"/>
            <w:sz w:val="20"/>
            <w:szCs w:val="20"/>
          </w:rPr>
          <w:t xml:space="preserve"> Residential-Duty Commercial Storage,</w:t>
        </w:r>
      </w:ins>
      <w:r w:rsidRPr="00916D89">
        <w:rPr>
          <w:rFonts w:asciiTheme="minorHAnsi" w:hAnsiTheme="minorHAnsi"/>
          <w:sz w:val="20"/>
          <w:szCs w:val="20"/>
        </w:rPr>
        <w:t xml:space="preserve"> Heat Pump, Boiler, Large</w:t>
      </w:r>
      <w:ins w:id="3" w:author="Shewmaker, Michael@Energy" w:date="2017-12-20T09:57:00Z">
        <w:r w:rsidR="0033484F">
          <w:rPr>
            <w:rFonts w:asciiTheme="minorHAnsi" w:hAnsiTheme="minorHAnsi"/>
            <w:sz w:val="20"/>
            <w:szCs w:val="20"/>
          </w:rPr>
          <w:t>/Commercial</w:t>
        </w:r>
      </w:ins>
      <w:r w:rsidRPr="00916D89">
        <w:rPr>
          <w:rFonts w:asciiTheme="minorHAnsi" w:hAnsiTheme="minorHAnsi"/>
          <w:sz w:val="20"/>
          <w:szCs w:val="20"/>
        </w:rPr>
        <w:t xml:space="preserve"> Instantaneous, Small</w:t>
      </w:r>
      <w:ins w:id="4" w:author="Shewmaker, Michael@Energy" w:date="2017-12-20T09:57:00Z">
        <w:r w:rsidR="0033484F">
          <w:rPr>
            <w:rFonts w:asciiTheme="minorHAnsi" w:hAnsiTheme="minorHAnsi"/>
            <w:sz w:val="20"/>
            <w:szCs w:val="20"/>
          </w:rPr>
          <w:t>/Consumer</w:t>
        </w:r>
      </w:ins>
      <w:r w:rsidRPr="00916D89">
        <w:rPr>
          <w:rFonts w:asciiTheme="minorHAnsi" w:hAnsiTheme="minorHAnsi"/>
          <w:sz w:val="20"/>
          <w:szCs w:val="20"/>
        </w:rPr>
        <w:t xml:space="preserve"> Instantaneous</w:t>
      </w:r>
      <w:ins w:id="5" w:author="Shewmaker, Michael@Energy" w:date="2017-12-20T09:57:00Z">
        <w:r w:rsidR="0033484F">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241C88">
        <w:rPr>
          <w:rFonts w:asciiTheme="minorHAnsi" w:hAnsiTheme="minorHAnsi"/>
          <w:sz w:val="20"/>
          <w:szCs w:val="20"/>
        </w:rPr>
        <w:t>.</w:t>
      </w:r>
    </w:p>
    <w:p w14:paraId="607E07F1" w14:textId="1825A4B2"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04</w:t>
      </w:r>
      <w:r>
        <w:rPr>
          <w:rFonts w:asciiTheme="minorHAnsi" w:hAnsiTheme="minorHAnsi"/>
          <w:sz w:val="20"/>
          <w:szCs w:val="20"/>
        </w:rPr>
        <w:t xml:space="preserve"> # of Water Heaters in </w:t>
      </w:r>
      <w:r w:rsidR="00241C88">
        <w:rPr>
          <w:rFonts w:asciiTheme="minorHAnsi" w:hAnsiTheme="minorHAnsi"/>
          <w:sz w:val="20"/>
          <w:szCs w:val="20"/>
        </w:rPr>
        <w:t>S</w:t>
      </w:r>
      <w:r>
        <w:rPr>
          <w:rFonts w:asciiTheme="minorHAnsi" w:hAnsiTheme="minorHAnsi"/>
          <w:sz w:val="20"/>
          <w:szCs w:val="20"/>
        </w:rPr>
        <w:t>ystem – Reference information from CF1R</w:t>
      </w:r>
      <w:r w:rsidR="00241C88">
        <w:rPr>
          <w:rFonts w:asciiTheme="minorHAnsi" w:hAnsiTheme="minorHAnsi"/>
          <w:sz w:val="20"/>
          <w:szCs w:val="20"/>
        </w:rPr>
        <w:t>.</w:t>
      </w:r>
    </w:p>
    <w:p w14:paraId="607E07F2" w14:textId="587B7BDC"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05</w:t>
      </w:r>
      <w:r>
        <w:rPr>
          <w:rFonts w:asciiTheme="minorHAnsi" w:hAnsiTheme="minorHAnsi"/>
          <w:sz w:val="20"/>
          <w:szCs w:val="20"/>
        </w:rPr>
        <w:t xml:space="preserve"> Water Heater Storage Volume (gal) – User input. Value may be N/A if </w:t>
      </w:r>
      <w:r w:rsidR="003D19CA">
        <w:rPr>
          <w:rFonts w:asciiTheme="minorHAnsi" w:hAnsiTheme="minorHAnsi"/>
          <w:sz w:val="20"/>
          <w:szCs w:val="20"/>
        </w:rPr>
        <w:t>water heater type is instantaneous with zero storage</w:t>
      </w:r>
      <w:r>
        <w:rPr>
          <w:rFonts w:asciiTheme="minorHAnsi" w:hAnsiTheme="minorHAnsi"/>
          <w:sz w:val="20"/>
          <w:szCs w:val="20"/>
        </w:rPr>
        <w:t xml:space="preserve">.  </w:t>
      </w:r>
    </w:p>
    <w:p w14:paraId="607E07F3" w14:textId="772C03DF"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607E07F4" w14:textId="2B34AE2E"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w:t>
      </w:r>
      <w:r w:rsidR="00241C88">
        <w:rPr>
          <w:rFonts w:asciiTheme="minorHAnsi" w:hAnsiTheme="minorHAnsi"/>
          <w:sz w:val="20"/>
          <w:szCs w:val="20"/>
        </w:rPr>
        <w:t>h</w:t>
      </w:r>
      <w:r>
        <w:rPr>
          <w:rFonts w:asciiTheme="minorHAnsi" w:hAnsiTheme="minorHAnsi"/>
          <w:sz w:val="20"/>
          <w:szCs w:val="20"/>
        </w:rPr>
        <w:t>r. For electric the input type is kW</w:t>
      </w:r>
      <w:r w:rsidR="00241C88">
        <w:rPr>
          <w:rFonts w:asciiTheme="minorHAnsi" w:hAnsiTheme="minorHAnsi"/>
          <w:sz w:val="20"/>
          <w:szCs w:val="20"/>
        </w:rPr>
        <w:t>.</w:t>
      </w:r>
    </w:p>
    <w:p w14:paraId="607E07F5" w14:textId="1F0AEAF6"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Numerical value of the rated input. Must be equal to or less than value indicated on the CF1R</w:t>
      </w:r>
      <w:r w:rsidR="00241C88">
        <w:rPr>
          <w:rFonts w:asciiTheme="minorHAnsi" w:hAnsiTheme="minorHAnsi"/>
          <w:sz w:val="20"/>
          <w:szCs w:val="20"/>
        </w:rPr>
        <w:t>.</w:t>
      </w:r>
    </w:p>
    <w:p w14:paraId="607E07F6" w14:textId="161A0C5E"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w:t>
      </w:r>
      <w:ins w:id="6" w:author="Shewmaker, Michael@Energy" w:date="2017-12-21T08:54:00Z">
        <w:r w:rsidR="0025594C">
          <w:rPr>
            <w:rFonts w:asciiTheme="minorHAnsi" w:hAnsiTheme="minorHAnsi"/>
            <w:sz w:val="20"/>
            <w:szCs w:val="20"/>
          </w:rPr>
          <w:t xml:space="preserve">UEF </w:t>
        </w:r>
      </w:ins>
      <w:r>
        <w:rPr>
          <w:rFonts w:asciiTheme="minorHAnsi" w:hAnsiTheme="minorHAnsi"/>
          <w:sz w:val="20"/>
          <w:szCs w:val="20"/>
        </w:rPr>
        <w:t>and Thermal Efficiency</w:t>
      </w:r>
      <w:r w:rsidR="00241C88">
        <w:rPr>
          <w:rFonts w:asciiTheme="minorHAnsi" w:hAnsiTheme="minorHAnsi"/>
          <w:sz w:val="20"/>
          <w:szCs w:val="20"/>
        </w:rPr>
        <w:t>.</w:t>
      </w:r>
    </w:p>
    <w:p w14:paraId="607E07F7" w14:textId="5EF8B693"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Numerical value of the Heating Efficiency. Must be equal to or higher efficiency than value indicated on the CF1R</w:t>
      </w:r>
      <w:r w:rsidR="00241C88">
        <w:rPr>
          <w:rFonts w:asciiTheme="minorHAnsi" w:hAnsiTheme="minorHAnsi"/>
          <w:sz w:val="20"/>
          <w:szCs w:val="20"/>
        </w:rPr>
        <w:t>.</w:t>
      </w:r>
    </w:p>
    <w:p w14:paraId="607E07F8" w14:textId="205F0D0C"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Must be equal to or less than value indicated on the CF1R. Value may be N/A if CF1R value is N/A.  </w:t>
      </w:r>
    </w:p>
    <w:p w14:paraId="607E07F9" w14:textId="618DAF84"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12</w:t>
      </w:r>
      <w:r>
        <w:rPr>
          <w:rFonts w:asciiTheme="minorHAnsi" w:hAnsiTheme="minorHAnsi"/>
          <w:sz w:val="20"/>
          <w:szCs w:val="20"/>
        </w:rPr>
        <w:t xml:space="preserve"> Exterior Insul. R-Value – User input. Must be equal to or higher than value indicated on the CF1R. Value may be N/A if CF1R value is N/A.  </w:t>
      </w:r>
    </w:p>
    <w:p w14:paraId="607E07FA" w14:textId="139338D7"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241C88">
        <w:rPr>
          <w:rFonts w:asciiTheme="minorHAnsi" w:hAnsiTheme="minorHAnsi"/>
          <w:sz w:val="20"/>
          <w:szCs w:val="20"/>
        </w:rPr>
        <w:t>.</w:t>
      </w:r>
    </w:p>
    <w:p w14:paraId="607E07FB" w14:textId="11F85A70" w:rsidR="00D754D9" w:rsidRPr="00473781" w:rsidRDefault="00D754D9" w:rsidP="00D754D9">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241C88">
        <w:rPr>
          <w:rFonts w:asciiTheme="minorHAnsi" w:hAnsiTheme="minorHAnsi"/>
          <w:sz w:val="20"/>
          <w:szCs w:val="20"/>
        </w:rPr>
        <w:t>.</w:t>
      </w:r>
    </w:p>
    <w:p w14:paraId="607E07FC"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07E07FD"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607E07FE" w14:textId="5229D60F"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p>
    <w:p w14:paraId="607E0800" w14:textId="7FB2355A"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01</w:t>
      </w:r>
      <w:r>
        <w:rPr>
          <w:rFonts w:asciiTheme="minorHAnsi" w:hAnsiTheme="minorHAnsi"/>
          <w:sz w:val="20"/>
          <w:szCs w:val="20"/>
        </w:rPr>
        <w:t xml:space="preserve"> Water Heating System ID or Name – Reference information from CF1R.</w:t>
      </w:r>
    </w:p>
    <w:p w14:paraId="607E0801" w14:textId="1439F2E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07E0802" w14:textId="560770A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07E0803" w14:textId="77777777" w:rsidR="00D754D9" w:rsidRPr="001E74F2"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3AD8176C" w14:textId="77777777" w:rsidR="00F858EE" w:rsidRPr="00072AD8" w:rsidRDefault="00D754D9" w:rsidP="00072AD8">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72AD8">
        <w:rPr>
          <w:rFonts w:asciiTheme="minorHAnsi" w:hAnsiTheme="minorHAnsi"/>
          <w:b/>
          <w:sz w:val="20"/>
          <w:szCs w:val="20"/>
        </w:rPr>
        <w:t xml:space="preserve">D. </w:t>
      </w:r>
      <w:r w:rsidR="00F858EE" w:rsidRPr="00072AD8">
        <w:rPr>
          <w:rFonts w:asciiTheme="minorHAnsi" w:hAnsiTheme="minorHAnsi"/>
          <w:b/>
          <w:sz w:val="20"/>
          <w:szCs w:val="20"/>
        </w:rPr>
        <w:t>Mandatory Requirements for All Central Domestic Hot Water Recirculation Systems</w:t>
      </w:r>
    </w:p>
    <w:p w14:paraId="607E0805" w14:textId="72B5C683"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Installer must ensure all the requirements </w:t>
      </w:r>
      <w:r w:rsidR="00241C88">
        <w:rPr>
          <w:rFonts w:asciiTheme="minorHAnsi" w:hAnsiTheme="minorHAnsi" w:cs="Arial"/>
          <w:sz w:val="20"/>
          <w:szCs w:val="20"/>
        </w:rPr>
        <w:t>i</w:t>
      </w:r>
      <w:r>
        <w:rPr>
          <w:rFonts w:asciiTheme="minorHAnsi" w:hAnsiTheme="minorHAnsi" w:cs="Arial"/>
          <w:sz w:val="20"/>
          <w:szCs w:val="20"/>
        </w:rPr>
        <w:t xml:space="preserve">n this table are met. </w:t>
      </w:r>
    </w:p>
    <w:p w14:paraId="607E0806"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07" w14:textId="75B3226F"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8144F0">
        <w:rPr>
          <w:rFonts w:asciiTheme="minorHAnsi" w:hAnsiTheme="minorHAnsi"/>
          <w:b/>
          <w:sz w:val="20"/>
          <w:szCs w:val="20"/>
        </w:rPr>
        <w:t xml:space="preserve"> Requirements</w:t>
      </w:r>
    </w:p>
    <w:p w14:paraId="607E0808" w14:textId="428D835B"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9"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0A" w14:textId="77777777" w:rsidR="00D754D9" w:rsidRDefault="00D754D9" w:rsidP="00D754D9">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607E080B" w14:textId="49F505F6"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D" w14:textId="77777777" w:rsidR="00D754D9" w:rsidRDefault="00D754D9" w:rsidP="00D754D9">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607E080E" w14:textId="57F28848"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 xml:space="preserve">Demand Recirculation.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0F" w14:textId="77777777" w:rsidR="00D754D9"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07E0810" w14:textId="77777777" w:rsidR="00D754D9" w:rsidRDefault="00D754D9" w:rsidP="00D754D9">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607E0811" w14:textId="0E630ACD" w:rsidR="00D754D9" w:rsidRPr="009E63DF"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 xml:space="preserve">Demand Control Recirculation Systems. </w:t>
      </w:r>
      <w:r w:rsidRPr="009E63DF">
        <w:rPr>
          <w:rFonts w:asciiTheme="minorHAnsi" w:hAnsiTheme="minorHAnsi" w:cs="Arial"/>
          <w:sz w:val="20"/>
          <w:szCs w:val="20"/>
        </w:rPr>
        <w:t>In</w:t>
      </w:r>
      <w:r>
        <w:rPr>
          <w:rFonts w:asciiTheme="minorHAnsi" w:hAnsiTheme="minorHAnsi" w:cs="Arial"/>
          <w:sz w:val="20"/>
          <w:szCs w:val="20"/>
        </w:rPr>
        <w:t xml:space="preserve"> addition</w:t>
      </w:r>
      <w:r w:rsidR="00241C88">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installer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07E0812" w14:textId="77777777" w:rsidR="00D754D9" w:rsidRDefault="00D754D9" w:rsidP="009304DE">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bCs/>
          <w:sz w:val="20"/>
        </w:rPr>
      </w:pPr>
    </w:p>
    <w:p w14:paraId="607E0813" w14:textId="77777777" w:rsidR="00183712" w:rsidRPr="00183712" w:rsidRDefault="00183712" w:rsidP="00FA67C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sectPr w:rsidR="00183712" w:rsidRPr="00183712" w:rsidSect="00223B57">
          <w:headerReference w:type="even" r:id="rId13"/>
          <w:headerReference w:type="default" r:id="rId14"/>
          <w:footerReference w:type="default" r:id="rId15"/>
          <w:headerReference w:type="first" r:id="rId16"/>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35E47" w:rsidRPr="0082211E" w14:paraId="607E081B" w14:textId="77777777" w:rsidTr="00241C88">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607E0814" w14:textId="77777777" w:rsidR="00335E47" w:rsidRPr="00072AD8" w:rsidRDefault="00335E47" w:rsidP="00335E47">
            <w:pPr>
              <w:keepNext/>
              <w:spacing w:after="0" w:line="240" w:lineRule="auto"/>
              <w:rPr>
                <w:b/>
                <w:sz w:val="20"/>
              </w:rPr>
            </w:pPr>
            <w:r w:rsidRPr="00072AD8">
              <w:rPr>
                <w:b/>
                <w:sz w:val="20"/>
              </w:rPr>
              <w:t xml:space="preserve">A. Design Central Water Heating Systems Information </w:t>
            </w:r>
          </w:p>
          <w:p w14:paraId="607E0815" w14:textId="77777777" w:rsidR="0002006B" w:rsidRPr="0002006B" w:rsidRDefault="0002006B" w:rsidP="00335E47">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07E0816" w14:textId="77777777" w:rsidR="00A80404" w:rsidRDefault="00335E47">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sidR="00F76C64">
              <w:rPr>
                <w:sz w:val="18"/>
                <w:szCs w:val="18"/>
              </w:rPr>
              <w:t xml:space="preserve">Central </w:t>
            </w:r>
            <w:r>
              <w:rPr>
                <w:sz w:val="18"/>
                <w:szCs w:val="18"/>
              </w:rPr>
              <w:t>Water Heating</w:t>
            </w:r>
            <w:r w:rsidRPr="00FB4BFD">
              <w:rPr>
                <w:sz w:val="18"/>
                <w:szCs w:val="18"/>
              </w:rPr>
              <w:t xml:space="preserve"> System </w:t>
            </w:r>
            <w:r w:rsidR="000F282C">
              <w:rPr>
                <w:sz w:val="18"/>
                <w:szCs w:val="18"/>
              </w:rPr>
              <w:t xml:space="preserve">name </w:t>
            </w:r>
            <w:r w:rsidR="00F76C64">
              <w:rPr>
                <w:sz w:val="18"/>
                <w:szCs w:val="18"/>
              </w:rPr>
              <w:t>identified on the CF1R report</w:t>
            </w:r>
            <w:r w:rsidR="000F282C">
              <w:rPr>
                <w:sz w:val="18"/>
                <w:szCs w:val="18"/>
              </w:rPr>
              <w:t xml:space="preserve"> </w:t>
            </w:r>
            <w:r w:rsidR="00F76C64">
              <w:rPr>
                <w:sz w:val="18"/>
                <w:szCs w:val="18"/>
              </w:rPr>
              <w:t>that ha</w:t>
            </w:r>
            <w:r w:rsidR="000F282C">
              <w:rPr>
                <w:sz w:val="18"/>
                <w:szCs w:val="18"/>
              </w:rPr>
              <w:t>s</w:t>
            </w:r>
            <w:r w:rsidR="00F76C64">
              <w:rPr>
                <w:sz w:val="18"/>
                <w:szCs w:val="18"/>
              </w:rPr>
              <w:t xml:space="preserve"> a Central DHW System Distribution type </w:t>
            </w:r>
            <w:r w:rsidR="000F282C">
              <w:rPr>
                <w:sz w:val="18"/>
                <w:szCs w:val="18"/>
              </w:rPr>
              <w:t>identified in the following list</w:t>
            </w:r>
          </w:p>
          <w:p w14:paraId="607E0817" w14:textId="41573A95"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3174C1" w:rsidRPr="003174C1">
              <w:rPr>
                <w:sz w:val="18"/>
                <w:szCs w:val="18"/>
              </w:rPr>
              <w:t>, or</w:t>
            </w:r>
          </w:p>
          <w:p w14:paraId="607E0818" w14:textId="4A6F3E9E"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 and monitoring</w:t>
            </w:r>
            <w:r w:rsidR="003174C1" w:rsidRPr="003174C1">
              <w:rPr>
                <w:sz w:val="18"/>
                <w:szCs w:val="18"/>
              </w:rPr>
              <w:t xml:space="preserve">, or </w:t>
            </w:r>
          </w:p>
          <w:p w14:paraId="607E0819" w14:textId="28C22118" w:rsidR="00A80404" w:rsidRDefault="004F7BA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3174C1" w:rsidRPr="003174C1">
              <w:rPr>
                <w:sz w:val="18"/>
                <w:szCs w:val="18"/>
              </w:rPr>
              <w:t xml:space="preserve">, or </w:t>
            </w:r>
          </w:p>
          <w:p w14:paraId="607E081A" w14:textId="525D97CB" w:rsidR="00A80404" w:rsidRDefault="004F7BAF">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Recirculation with no control (continuous pumping)</w:t>
            </w:r>
            <w:r w:rsidR="00335E47" w:rsidRPr="00FB4BFD">
              <w:rPr>
                <w:sz w:val="18"/>
                <w:szCs w:val="18"/>
              </w:rPr>
              <w:t>&gt;&gt;</w:t>
            </w:r>
          </w:p>
        </w:tc>
      </w:tr>
      <w:tr w:rsidR="00CD2C84" w:rsidRPr="0082211E" w14:paraId="607E082A" w14:textId="77777777" w:rsidTr="00241C88">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07E081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81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81E"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81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82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82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82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82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82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82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82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827"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82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82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83E" w14:textId="77777777" w:rsidTr="00241C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07E082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82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82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82E" w14:textId="08A20962" w:rsidR="00CD2C84" w:rsidRPr="0082211E" w:rsidRDefault="00CD2C84" w:rsidP="00241C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241C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82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07E083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07E083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83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83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83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83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83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276AEBE8" w14:textId="77777777" w:rsidR="00241C88"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07E0837" w14:textId="4BE8F70D"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83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607E083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83A"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07E083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83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07E083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F282C" w:rsidRPr="0082211E" w14:paraId="607E0868" w14:textId="77777777" w:rsidTr="00241C88">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07E083F" w14:textId="77777777" w:rsidR="000F282C" w:rsidRPr="000F282C"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607E0840"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 xml:space="preserve">&lt;&lt;reference values from CF1R </w:t>
            </w:r>
          </w:p>
          <w:p w14:paraId="607E0841"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allowed values=</w:t>
            </w:r>
          </w:p>
          <w:p w14:paraId="607E0842" w14:textId="05F7A68A" w:rsidR="000F282C" w:rsidRPr="000F282C" w:rsidRDefault="003174C1" w:rsidP="000F282C">
            <w:pPr>
              <w:keepNext/>
              <w:tabs>
                <w:tab w:val="left" w:pos="2160"/>
                <w:tab w:val="left" w:pos="2700"/>
                <w:tab w:val="left" w:pos="3420"/>
                <w:tab w:val="left" w:pos="3780"/>
                <w:tab w:val="left" w:pos="5760"/>
                <w:tab w:val="left" w:pos="7212"/>
              </w:tabs>
              <w:spacing w:after="0"/>
              <w:rPr>
                <w:rFonts w:eastAsia="Times New Roman"/>
                <w:sz w:val="14"/>
                <w:szCs w:val="14"/>
              </w:rPr>
            </w:pPr>
            <w:r w:rsidRPr="003174C1">
              <w:rPr>
                <w:rFonts w:eastAsia="Times New Roman"/>
                <w:sz w:val="14"/>
                <w:szCs w:val="14"/>
              </w:rPr>
              <w:t xml:space="preserve">DHW, </w:t>
            </w:r>
            <w:r w:rsidR="00BC1D2A">
              <w:rPr>
                <w:rFonts w:eastAsia="Times New Roman"/>
                <w:sz w:val="14"/>
                <w:szCs w:val="14"/>
              </w:rPr>
              <w:t>or</w:t>
            </w:r>
          </w:p>
          <w:p w14:paraId="607E0843" w14:textId="77777777" w:rsidR="000F282C" w:rsidRPr="000F282C" w:rsidRDefault="003174C1"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Combined Hydronic,</w:t>
            </w:r>
          </w:p>
          <w:p w14:paraId="607E0844" w14:textId="77777777" w:rsidR="000F282C" w:rsidRPr="000F282C"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607E0845" w14:textId="77777777" w:rsidR="000F282C" w:rsidRPr="00726561"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607E0846" w14:textId="77777777" w:rsidR="000F282C" w:rsidRPr="00726561"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607E0847" w14:textId="65437A46" w:rsidR="000F282C" w:rsidRPr="0082211E" w:rsidRDefault="000F282C" w:rsidP="00BB6D0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7" w:author="Michael Ken Shewmaker" w:date="2017-08-02T15:45:00Z">
              <w:r w:rsidR="00BB6D04">
                <w:rPr>
                  <w:rFonts w:eastAsia="Times New Roman"/>
                  <w:sz w:val="14"/>
                  <w:szCs w:val="14"/>
                </w:rPr>
                <w:t>,</w:t>
              </w:r>
            </w:ins>
            <w:del w:id="8" w:author="Michael Ken Shewmaker" w:date="2017-08-02T15:45:00Z">
              <w:r w:rsidRPr="00ED0648" w:rsidDel="00BB6D04">
                <w:rPr>
                  <w:rFonts w:eastAsia="Times New Roman"/>
                  <w:sz w:val="14"/>
                  <w:szCs w:val="14"/>
                </w:rPr>
                <w:delText xml:space="preserve"> or</w:delText>
              </w:r>
            </w:del>
            <w:r w:rsidRPr="00ED0648">
              <w:rPr>
                <w:rFonts w:eastAsia="Times New Roman"/>
                <w:sz w:val="14"/>
                <w:szCs w:val="14"/>
              </w:rPr>
              <w:t xml:space="preserve"> Indirect</w:t>
            </w:r>
            <w:ins w:id="9" w:author="Michael Ken Shewmaker" w:date="2017-08-02T15:46:00Z">
              <w:r w:rsidR="00BB6D04">
                <w:rPr>
                  <w:rFonts w:eastAsia="Times New Roman"/>
                  <w:sz w:val="14"/>
                  <w:szCs w:val="14"/>
                </w:rPr>
                <w:t>, Consumer Instantaneous, Commercial Instantaneous, Consumer Storage, Commercial Storage, Residential-Duty Commercial Storage, or Residential-Duty Commercial Instantaneous</w:t>
              </w:r>
            </w:ins>
            <w:r w:rsidRPr="00726561">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607E0848" w14:textId="77777777" w:rsidR="000F282C" w:rsidRPr="0082211E"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07E0849" w14:textId="77777777" w:rsidR="000F282C" w:rsidRPr="0082211E" w:rsidRDefault="003174C1"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3174C1">
              <w:rPr>
                <w:rFonts w:eastAsia="Times New Roman"/>
                <w:sz w:val="14"/>
                <w:szCs w:val="14"/>
              </w:rPr>
              <w:t xml:space="preserve">&lt;&lt;reference values from CF1R </w:t>
            </w:r>
            <w:r w:rsidR="003D19CA">
              <w:rPr>
                <w:rFonts w:eastAsia="Times New Roman"/>
                <w:sz w:val="14"/>
                <w:szCs w:val="14"/>
              </w:rPr>
              <w:t>N/A is allowed only if Water Heater Type = Small Instantaneous or Large Instantaneous</w:t>
            </w:r>
            <w:r w:rsidRPr="003174C1">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4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Borders>
              <w:top w:val="single" w:sz="4" w:space="0" w:color="auto"/>
              <w:left w:val="single" w:sz="4" w:space="0" w:color="auto"/>
              <w:bottom w:val="single" w:sz="4" w:space="0" w:color="auto"/>
              <w:right w:val="single" w:sz="4" w:space="0" w:color="auto"/>
            </w:tcBorders>
          </w:tcPr>
          <w:p w14:paraId="607E084B" w14:textId="382A197D"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485FBE">
              <w:rPr>
                <w:rFonts w:eastAsia="Times New Roman"/>
                <w:sz w:val="14"/>
                <w:szCs w:val="14"/>
              </w:rPr>
              <w:t xml:space="preserve">if A03 = Heat Pump, then result = NA; Else </w:t>
            </w:r>
            <w:r w:rsidRPr="00C74EF4">
              <w:rPr>
                <w:rFonts w:eastAsia="Times New Roman"/>
                <w:sz w:val="14"/>
                <w:szCs w:val="14"/>
              </w:rPr>
              <w:t>reference values from CF1R</w:t>
            </w:r>
            <w:r>
              <w:rPr>
                <w:rFonts w:eastAsia="Times New Roman"/>
                <w:sz w:val="14"/>
                <w:szCs w:val="14"/>
              </w:rPr>
              <w:t>.  Allowed values:</w:t>
            </w:r>
          </w:p>
          <w:p w14:paraId="607E084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07E084D" w14:textId="4220A8E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485FBE">
              <w:rPr>
                <w:rFonts w:eastAsia="Times New Roman"/>
                <w:sz w:val="14"/>
                <w:szCs w:val="14"/>
              </w:rPr>
              <w:t xml:space="preserve">if A03 = Heat Pump, then result = NA; Else </w:t>
            </w:r>
            <w:r w:rsidRPr="00C74EF4">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607E084E" w14:textId="77777777" w:rsidR="000F282C" w:rsidRPr="0082211E"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4BD6EFC5" w14:textId="77777777" w:rsidR="00454254"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607E084F" w14:textId="4E37384F" w:rsidR="000F282C" w:rsidRPr="0082211E" w:rsidRDefault="00454254"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0F282C">
              <w:rPr>
                <w:sz w:val="18"/>
                <w:szCs w:val="18"/>
              </w:rPr>
              <w:t>&gt;&gt;</w:t>
            </w:r>
          </w:p>
        </w:tc>
        <w:tc>
          <w:tcPr>
            <w:tcW w:w="863" w:type="dxa"/>
            <w:tcBorders>
              <w:top w:val="single" w:sz="4" w:space="0" w:color="auto"/>
              <w:left w:val="single" w:sz="4" w:space="0" w:color="auto"/>
              <w:bottom w:val="single" w:sz="4" w:space="0" w:color="auto"/>
              <w:right w:val="single" w:sz="4" w:space="0" w:color="auto"/>
            </w:tcBorders>
          </w:tcPr>
          <w:p w14:paraId="607E085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07E085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3167F">
              <w:rPr>
                <w:rFonts w:eastAsia="Times New Roman"/>
                <w:sz w:val="14"/>
                <w:szCs w:val="14"/>
              </w:rPr>
              <w:t xml:space="preserve">. Values = N/A if water heater type = Small Storage, Heat Pump, Boiler, Large </w:t>
            </w:r>
            <w:r w:rsidR="00E3167F" w:rsidRPr="00ED0648">
              <w:rPr>
                <w:rFonts w:eastAsia="Times New Roman"/>
                <w:sz w:val="14"/>
                <w:szCs w:val="14"/>
              </w:rPr>
              <w:t>Instantaneous,</w:t>
            </w:r>
            <w:r w:rsidR="00E3167F">
              <w:rPr>
                <w:rFonts w:eastAsia="Times New Roman"/>
                <w:sz w:val="14"/>
                <w:szCs w:val="14"/>
              </w:rPr>
              <w:t xml:space="preserve"> </w:t>
            </w:r>
            <w:r w:rsidR="00E3167F" w:rsidRPr="00ED0648">
              <w:rPr>
                <w:rFonts w:eastAsia="Times New Roman"/>
                <w:sz w:val="14"/>
                <w:szCs w:val="14"/>
              </w:rPr>
              <w:t>Small Instantaneous</w:t>
            </w:r>
            <w:r w:rsidR="00E3167F">
              <w:rPr>
                <w:rFonts w:eastAsia="Times New Roman"/>
                <w:sz w:val="14"/>
                <w:szCs w:val="14"/>
              </w:rPr>
              <w:t xml:space="preserve"> or indirect</w:t>
            </w:r>
            <w:r w:rsidRPr="00C74EF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07E0852" w14:textId="77777777" w:rsidR="00A80404"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3167F">
              <w:rPr>
                <w:rFonts w:eastAsia="Times New Roman"/>
                <w:sz w:val="14"/>
                <w:szCs w:val="14"/>
              </w:rPr>
              <w:t xml:space="preserve">. Values = N/A if water heater type = Large Storage, Small Storage, Heat Pump, Boiler, Large </w:t>
            </w:r>
            <w:r w:rsidR="00E3167F" w:rsidRPr="00ED0648">
              <w:rPr>
                <w:rFonts w:eastAsia="Times New Roman"/>
                <w:sz w:val="14"/>
                <w:szCs w:val="14"/>
              </w:rPr>
              <w:t xml:space="preserve">Instantaneous, </w:t>
            </w:r>
            <w:r w:rsidR="00E3167F">
              <w:rPr>
                <w:rFonts w:eastAsia="Times New Roman"/>
                <w:sz w:val="14"/>
                <w:szCs w:val="14"/>
              </w:rPr>
              <w:t xml:space="preserve">or </w:t>
            </w:r>
            <w:r w:rsidR="00E3167F" w:rsidRPr="00ED0648">
              <w:rPr>
                <w:rFonts w:eastAsia="Times New Roman"/>
                <w:sz w:val="14"/>
                <w:szCs w:val="14"/>
              </w:rPr>
              <w:t>Small Instantaneous</w:t>
            </w:r>
            <w:r w:rsidRPr="00C74EF4">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607E0853"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607E0854"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5" w14:textId="54B39948"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with temperature modulation;</w:t>
            </w:r>
          </w:p>
          <w:p w14:paraId="607E0856"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7" w14:textId="090C44B0"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with temperature modulation and monitoring;</w:t>
            </w:r>
          </w:p>
          <w:p w14:paraId="607E0858"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9" w14:textId="36B3CC22"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ED0648">
              <w:rPr>
                <w:rFonts w:eastAsia="Times New Roman"/>
                <w:sz w:val="14"/>
                <w:szCs w:val="14"/>
              </w:rPr>
              <w:t xml:space="preserve"> </w:t>
            </w:r>
            <w:r w:rsidR="00960FC1">
              <w:rPr>
                <w:rFonts w:eastAsia="Times New Roman"/>
                <w:sz w:val="14"/>
                <w:szCs w:val="14"/>
              </w:rPr>
              <w:t>Multi-family: Recirculating demand control;</w:t>
            </w:r>
          </w:p>
          <w:p w14:paraId="607E085A"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5B" w14:textId="009F703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00960FC1">
              <w:rPr>
                <w:rFonts w:eastAsia="Times New Roman"/>
                <w:sz w:val="14"/>
                <w:szCs w:val="14"/>
              </w:rPr>
              <w:t>Multi-family: Recirculating with no control (continuous pumping)</w:t>
            </w:r>
          </w:p>
          <w:p w14:paraId="607E085C"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34DE1CC5" w14:textId="48029273" w:rsidR="00737519" w:rsidRDefault="00737519"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607E085D" w14:textId="77777777" w:rsidR="00A045E3" w:rsidRDefault="003174C1">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3174C1">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607E085E"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607E085F"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607E0860"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07E0861" w14:textId="77777777" w:rsidR="000F282C" w:rsidRPr="0082211E" w:rsidDel="004526C6" w:rsidRDefault="000F282C" w:rsidP="000F282C">
            <w:pPr>
              <w:keepNext/>
              <w:tabs>
                <w:tab w:val="left" w:pos="2160"/>
                <w:tab w:val="left" w:pos="2700"/>
                <w:tab w:val="left" w:pos="3420"/>
                <w:tab w:val="left" w:pos="3780"/>
                <w:tab w:val="left" w:pos="5760"/>
                <w:tab w:val="left" w:pos="7212"/>
              </w:tabs>
              <w:spacing w:after="0" w:line="240" w:lineRule="auto"/>
              <w:contextualSpacing/>
              <w:rPr>
                <w:del w:id="10" w:author="Shewmaker, Michael@Energy" w:date="2018-04-20T08:46:00Z"/>
                <w:rFonts w:eastAsia="Times New Roman"/>
                <w:sz w:val="14"/>
                <w:szCs w:val="14"/>
              </w:rPr>
            </w:pPr>
            <w:r w:rsidRPr="0082211E">
              <w:rPr>
                <w:rFonts w:eastAsia="Times New Roman"/>
                <w:sz w:val="14"/>
                <w:szCs w:val="14"/>
              </w:rPr>
              <w:t>*Standard Distribution System</w:t>
            </w:r>
            <w:bookmarkStart w:id="11" w:name="_GoBack"/>
            <w:bookmarkEnd w:id="11"/>
          </w:p>
          <w:p w14:paraId="607E0862" w14:textId="77777777" w:rsidR="000F282C" w:rsidRPr="0082211E" w:rsidDel="004526C6" w:rsidRDefault="000F282C" w:rsidP="000F282C">
            <w:pPr>
              <w:keepNext/>
              <w:tabs>
                <w:tab w:val="left" w:pos="2160"/>
                <w:tab w:val="left" w:pos="2700"/>
                <w:tab w:val="left" w:pos="3420"/>
                <w:tab w:val="left" w:pos="3780"/>
                <w:tab w:val="left" w:pos="5760"/>
                <w:tab w:val="left" w:pos="7212"/>
              </w:tabs>
              <w:spacing w:after="0" w:line="240" w:lineRule="auto"/>
              <w:contextualSpacing/>
              <w:rPr>
                <w:del w:id="12" w:author="Shewmaker, Michael@Energy" w:date="2018-04-20T08:46:00Z"/>
                <w:rFonts w:eastAsia="Times New Roman"/>
                <w:sz w:val="14"/>
                <w:szCs w:val="14"/>
              </w:rPr>
            </w:pPr>
          </w:p>
          <w:p w14:paraId="607E0863" w14:textId="77777777" w:rsidR="000F282C" w:rsidRPr="0082211E" w:rsidDel="004526C6" w:rsidRDefault="000F282C" w:rsidP="000F282C">
            <w:pPr>
              <w:keepNext/>
              <w:tabs>
                <w:tab w:val="left" w:pos="2160"/>
                <w:tab w:val="left" w:pos="2700"/>
                <w:tab w:val="left" w:pos="3420"/>
                <w:tab w:val="left" w:pos="3780"/>
                <w:tab w:val="left" w:pos="5760"/>
                <w:tab w:val="left" w:pos="7212"/>
              </w:tabs>
              <w:spacing w:after="0" w:line="240" w:lineRule="auto"/>
              <w:contextualSpacing/>
              <w:rPr>
                <w:del w:id="13" w:author="Shewmaker, Michael@Energy" w:date="2018-04-20T08:46:00Z"/>
                <w:rFonts w:eastAsia="Times New Roman"/>
                <w:sz w:val="14"/>
                <w:szCs w:val="14"/>
              </w:rPr>
            </w:pPr>
            <w:del w:id="14" w:author="Shewmaker, Michael@Energy" w:date="2018-04-20T08:46:00Z">
              <w:r w:rsidRPr="0082211E" w:rsidDel="004526C6">
                <w:rPr>
                  <w:rFonts w:eastAsia="Times New Roman"/>
                  <w:sz w:val="14"/>
                  <w:szCs w:val="14"/>
                </w:rPr>
                <w:delText>*</w:delText>
              </w:r>
              <w:r w:rsidDel="004526C6">
                <w:rPr>
                  <w:rFonts w:eastAsia="Times New Roman"/>
                  <w:sz w:val="14"/>
                  <w:szCs w:val="14"/>
                </w:rPr>
                <w:delText>Pipe Insulation</w:delText>
              </w:r>
            </w:del>
          </w:p>
          <w:p w14:paraId="607E0866" w14:textId="77777777" w:rsidR="000F282C" w:rsidDel="004526C6" w:rsidRDefault="000F282C" w:rsidP="000F282C">
            <w:pPr>
              <w:keepNext/>
              <w:tabs>
                <w:tab w:val="left" w:pos="2160"/>
                <w:tab w:val="left" w:pos="2700"/>
                <w:tab w:val="left" w:pos="3420"/>
                <w:tab w:val="left" w:pos="3780"/>
                <w:tab w:val="left" w:pos="5760"/>
                <w:tab w:val="left" w:pos="7212"/>
              </w:tabs>
              <w:spacing w:after="0" w:line="240" w:lineRule="auto"/>
              <w:contextualSpacing/>
              <w:rPr>
                <w:del w:id="15" w:author="Shewmaker, Michael@Energy" w:date="2018-04-20T08:46:00Z"/>
                <w:rFonts w:eastAsia="Times New Roman"/>
                <w:sz w:val="14"/>
                <w:szCs w:val="14"/>
              </w:rPr>
            </w:pPr>
          </w:p>
          <w:p w14:paraId="607E0867"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del w:id="16" w:author="Shewmaker, Michael@Energy" w:date="2018-04-20T08:46:00Z">
              <w:r w:rsidRPr="00C74EF4" w:rsidDel="004526C6">
                <w:rPr>
                  <w:rFonts w:eastAsia="Times New Roman"/>
                  <w:sz w:val="14"/>
                  <w:szCs w:val="14"/>
                </w:rPr>
                <w:delText xml:space="preserve"> </w:delText>
              </w:r>
            </w:del>
            <w:r w:rsidRPr="00C74EF4">
              <w:rPr>
                <w:rFonts w:eastAsia="Times New Roman"/>
                <w:sz w:val="14"/>
                <w:szCs w:val="14"/>
              </w:rPr>
              <w:t>&gt;&gt;</w:t>
            </w:r>
          </w:p>
        </w:tc>
      </w:tr>
      <w:tr w:rsidR="000F282C" w:rsidRPr="0082211E" w14:paraId="607E0877" w14:textId="77777777" w:rsidTr="00241C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07E0869"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86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86B"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86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6D"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6E"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86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87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87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872"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73"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874"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875"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876"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78"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335E47" w:rsidRPr="0082211E" w14:paraId="607E087B" w14:textId="77777777" w:rsidTr="00241C88">
        <w:trPr>
          <w:cantSplit/>
          <w:trHeight w:val="498"/>
        </w:trPr>
        <w:tc>
          <w:tcPr>
            <w:tcW w:w="14598" w:type="dxa"/>
            <w:gridSpan w:val="14"/>
            <w:tcBorders>
              <w:top w:val="single" w:sz="4" w:space="0" w:color="auto"/>
              <w:left w:val="single" w:sz="4" w:space="0" w:color="auto"/>
              <w:bottom w:val="single" w:sz="4" w:space="0" w:color="auto"/>
              <w:right w:val="single" w:sz="4" w:space="0" w:color="auto"/>
            </w:tcBorders>
          </w:tcPr>
          <w:p w14:paraId="607E0879" w14:textId="77777777" w:rsidR="00335E47" w:rsidRPr="00072AD8" w:rsidRDefault="00335E47" w:rsidP="00335E47">
            <w:pPr>
              <w:keepNext/>
              <w:spacing w:after="0" w:line="240" w:lineRule="auto"/>
              <w:rPr>
                <w:b/>
                <w:sz w:val="20"/>
              </w:rPr>
            </w:pPr>
            <w:r w:rsidRPr="00072AD8">
              <w:rPr>
                <w:b/>
                <w:sz w:val="20"/>
              </w:rPr>
              <w:t xml:space="preserve">B. Installed Central Water Heating Systems Information </w:t>
            </w:r>
          </w:p>
          <w:p w14:paraId="607E087A" w14:textId="53D924A8" w:rsidR="00A94527" w:rsidRDefault="00335E47">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sidR="00E3167F">
              <w:rPr>
                <w:sz w:val="18"/>
                <w:szCs w:val="18"/>
              </w:rPr>
              <w:t>A</w:t>
            </w:r>
            <w:r w:rsidRPr="00FB4BFD">
              <w:rPr>
                <w:sz w:val="18"/>
                <w:szCs w:val="18"/>
              </w:rPr>
              <w:t>&gt;&gt;</w:t>
            </w:r>
          </w:p>
        </w:tc>
      </w:tr>
      <w:tr w:rsidR="00CD2C84" w:rsidRPr="0082211E" w14:paraId="607E088A" w14:textId="77777777" w:rsidTr="00241C88">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07E087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07E087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07E087E"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07E087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07E088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07E088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07E088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07E088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07E088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07E088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07E088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07E0887"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07E088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07E088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sidR="00773995">
              <w:rPr>
                <w:rFonts w:eastAsia="Times New Roman"/>
                <w:sz w:val="18"/>
                <w:szCs w:val="18"/>
              </w:rPr>
              <w:t>4</w:t>
            </w:r>
          </w:p>
        </w:tc>
      </w:tr>
      <w:tr w:rsidR="00CD2C84" w:rsidRPr="0082211E" w14:paraId="607E089E" w14:textId="77777777" w:rsidTr="00241C88">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07E088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07E088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07E088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07E088E" w14:textId="4B4E9CD6" w:rsidR="00CD2C84" w:rsidRPr="0082211E" w:rsidRDefault="00CD2C84" w:rsidP="00241C8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241C88">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07E088F"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07E0890"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07E0891"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07E0892"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07E0893"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07E0894"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07E0895"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07E0896"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60E204C8" w14:textId="77777777" w:rsidR="00241C88"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07E0897" w14:textId="59DE491E"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07E0898"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607E0899"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07E089A"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07E089B"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07E089C"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07E089D" w14:textId="77777777" w:rsidR="00CD2C84" w:rsidRPr="0082211E" w:rsidRDefault="00CD2C84"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0F282C" w:rsidRPr="0082211E" w14:paraId="607E08B6" w14:textId="77777777" w:rsidTr="00F02BF1">
        <w:trPr>
          <w:cantSplit/>
          <w:trHeight w:val="10817"/>
        </w:trPr>
        <w:tc>
          <w:tcPr>
            <w:tcW w:w="1457" w:type="dxa"/>
            <w:tcBorders>
              <w:top w:val="single" w:sz="4" w:space="0" w:color="auto"/>
              <w:left w:val="single" w:sz="4" w:space="0" w:color="auto"/>
              <w:bottom w:val="single" w:sz="4" w:space="0" w:color="auto"/>
              <w:right w:val="single" w:sz="4" w:space="0" w:color="auto"/>
            </w:tcBorders>
          </w:tcPr>
          <w:p w14:paraId="607E089F" w14:textId="77777777" w:rsidR="000F282C" w:rsidRPr="00CD2C84" w:rsidRDefault="000F282C" w:rsidP="00CD2C8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&lt;&lt;reference value from </w:t>
            </w:r>
            <w:r>
              <w:rPr>
                <w:rFonts w:eastAsia="Times New Roman"/>
                <w:sz w:val="14"/>
                <w:szCs w:val="14"/>
              </w:rPr>
              <w:t>A</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607E08A0"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607E08A1"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07E08A2"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07E08A3" w14:textId="77777777" w:rsidR="000F282C" w:rsidRPr="00CD2C84"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607E08A4"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607E08A5"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07E08A6"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607E08A7"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07E08A8" w14:textId="77777777" w:rsidR="00A94527" w:rsidRDefault="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r w:rsidRPr="0082211E">
              <w:rPr>
                <w:rFonts w:eastAsia="Times New Roman"/>
                <w:sz w:val="14"/>
                <w:szCs w:val="14"/>
              </w:rPr>
              <w:t>user enter number xx.x</w:t>
            </w:r>
            <w:r w:rsidR="00AF40B3">
              <w:rPr>
                <w:rFonts w:eastAsia="Times New Roman"/>
                <w:sz w:val="14"/>
                <w:szCs w:val="14"/>
              </w:rPr>
              <w:t>.  Value may be N/A if CF1R value is N/A</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A9"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607E08A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07E08AB" w14:textId="3F9F41D4" w:rsidR="000F282C" w:rsidRPr="00F02BF1" w:rsidRDefault="000F282C" w:rsidP="003D35D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F02BF1">
              <w:rPr>
                <w:rFonts w:eastAsia="Times New Roman"/>
                <w:sz w:val="14"/>
                <w:szCs w:val="14"/>
              </w:rPr>
              <w:t>&lt;&lt;</w:t>
            </w:r>
            <w:r w:rsidR="00485FBE" w:rsidRPr="00F02BF1">
              <w:rPr>
                <w:rFonts w:eastAsia="Times New Roman"/>
                <w:sz w:val="14"/>
                <w:szCs w:val="14"/>
              </w:rPr>
              <w:t>if B</w:t>
            </w:r>
            <w:r w:rsidR="00481751" w:rsidRPr="00F02BF1">
              <w:rPr>
                <w:rFonts w:eastAsia="Times New Roman"/>
                <w:sz w:val="14"/>
                <w:szCs w:val="14"/>
              </w:rPr>
              <w:t>03 = Heat Pump, then result = kW</w:t>
            </w:r>
            <w:r w:rsidR="00485FBE" w:rsidRPr="00F02BF1">
              <w:rPr>
                <w:rFonts w:eastAsia="Times New Roman"/>
                <w:sz w:val="14"/>
                <w:szCs w:val="14"/>
              </w:rPr>
              <w:t xml:space="preserve">; Else </w:t>
            </w:r>
            <w:r w:rsidRPr="00F02BF1">
              <w:rPr>
                <w:rFonts w:eastAsia="Times New Roman"/>
                <w:sz w:val="14"/>
                <w:szCs w:val="14"/>
              </w:rPr>
              <w:t>reference value from A07&gt;&gt;</w:t>
            </w:r>
          </w:p>
          <w:p w14:paraId="607E08AC" w14:textId="77777777" w:rsidR="000F282C" w:rsidRPr="00F02BF1" w:rsidRDefault="000F282C" w:rsidP="003D35D1">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33453388" w14:textId="77777777" w:rsidR="00920DD2" w:rsidRPr="003D35D1" w:rsidRDefault="00920DD2" w:rsidP="00920DD2">
            <w:pPr>
              <w:spacing w:after="0"/>
              <w:rPr>
                <w:ins w:id="17" w:author="Shewmaker, Michael@Energy" w:date="2018-03-29T11:24:00Z"/>
                <w:rFonts w:eastAsia="Times New Roman"/>
                <w:sz w:val="14"/>
                <w:szCs w:val="14"/>
              </w:rPr>
            </w:pPr>
            <w:ins w:id="18" w:author="Shewmaker, Michael@Energy" w:date="2018-03-29T11:24:00Z">
              <w:r w:rsidRPr="003D35D1">
                <w:rPr>
                  <w:rFonts w:eastAsia="Times New Roman"/>
                  <w:sz w:val="14"/>
                  <w:szCs w:val="14"/>
                </w:rPr>
                <w:t>&lt;&lt;User input value which must pass the following range tests:</w:t>
              </w:r>
            </w:ins>
          </w:p>
          <w:p w14:paraId="00D6C625" w14:textId="77777777" w:rsidR="00920DD2" w:rsidRPr="003D35D1" w:rsidRDefault="00920DD2" w:rsidP="00920DD2">
            <w:pPr>
              <w:spacing w:after="0"/>
              <w:rPr>
                <w:ins w:id="19" w:author="Shewmaker, Michael@Energy" w:date="2018-03-29T11:24:00Z"/>
                <w:rFonts w:eastAsia="Times New Roman"/>
                <w:sz w:val="14"/>
                <w:szCs w:val="14"/>
              </w:rPr>
            </w:pPr>
            <w:ins w:id="20" w:author="Shewmaker, Michael@Energy" w:date="2018-03-29T11:24:00Z">
              <w:r w:rsidRPr="003D35D1">
                <w:rPr>
                  <w:rFonts w:eastAsia="Times New Roman"/>
                  <w:sz w:val="14"/>
                  <w:szCs w:val="14"/>
                </w:rPr>
                <w:t>If B06 = Natural Gas or Propane, then</w:t>
              </w:r>
            </w:ins>
          </w:p>
          <w:p w14:paraId="4A7C35D5" w14:textId="77777777" w:rsidR="00920DD2" w:rsidRPr="003D35D1" w:rsidRDefault="00920DD2" w:rsidP="00920DD2">
            <w:pPr>
              <w:spacing w:after="0"/>
              <w:rPr>
                <w:ins w:id="21" w:author="Shewmaker, Michael@Energy" w:date="2018-03-29T11:24:00Z"/>
                <w:rFonts w:eastAsia="Times New Roman"/>
                <w:sz w:val="14"/>
                <w:szCs w:val="14"/>
              </w:rPr>
            </w:pPr>
            <w:ins w:id="22" w:author="Shewmaker, Michael@Energy" w:date="2018-03-29T11:24:00Z">
              <w:r w:rsidRPr="003D35D1">
                <w:rPr>
                  <w:rFonts w:eastAsia="Times New Roman"/>
                  <w:sz w:val="14"/>
                  <w:szCs w:val="14"/>
                </w:rPr>
                <w:t>If B03 = Large Storage</w:t>
              </w:r>
              <w:r>
                <w:rPr>
                  <w:rFonts w:eastAsia="Times New Roman"/>
                  <w:sz w:val="14"/>
                  <w:szCs w:val="14"/>
                </w:rPr>
                <w:t xml:space="preserve"> </w:t>
              </w:r>
              <w:r w:rsidRPr="001471F0">
                <w:rPr>
                  <w:rFonts w:eastAsia="Times New Roman"/>
                  <w:color w:val="FF0000"/>
                  <w:sz w:val="14"/>
                  <w:szCs w:val="14"/>
                  <w:u w:val="single"/>
                </w:rPr>
                <w:t>or Commercial Storage</w:t>
              </w:r>
              <w:r w:rsidRPr="003D35D1">
                <w:rPr>
                  <w:rFonts w:eastAsia="Times New Roman"/>
                  <w:sz w:val="14"/>
                  <w:szCs w:val="14"/>
                </w:rPr>
                <w:t>, then value must be &gt; 75,000 Btu/hr;</w:t>
              </w:r>
            </w:ins>
          </w:p>
          <w:p w14:paraId="1A2A15A8" w14:textId="77777777" w:rsidR="00920DD2" w:rsidRPr="003D35D1" w:rsidRDefault="00920DD2" w:rsidP="00920DD2">
            <w:pPr>
              <w:spacing w:after="0"/>
              <w:rPr>
                <w:ins w:id="23" w:author="Shewmaker, Michael@Energy" w:date="2018-03-29T11:24:00Z"/>
                <w:rFonts w:eastAsia="Times New Roman"/>
                <w:sz w:val="14"/>
                <w:szCs w:val="14"/>
              </w:rPr>
            </w:pPr>
            <w:ins w:id="24" w:author="Shewmaker, Michael@Energy" w:date="2018-03-29T11:24:00Z">
              <w:r w:rsidRPr="003D35D1">
                <w:rPr>
                  <w:rFonts w:eastAsia="Times New Roman"/>
                  <w:sz w:val="14"/>
                  <w:szCs w:val="14"/>
                </w:rPr>
                <w:t>If B03 = Small Storage</w:t>
              </w:r>
              <w:r>
                <w:rPr>
                  <w:rFonts w:eastAsia="Times New Roman"/>
                  <w:sz w:val="14"/>
                  <w:szCs w:val="14"/>
                </w:rPr>
                <w:t xml:space="preserve"> </w:t>
              </w:r>
              <w:r w:rsidRPr="001471F0">
                <w:rPr>
                  <w:rFonts w:eastAsia="Times New Roman"/>
                  <w:color w:val="FF0000"/>
                  <w:sz w:val="14"/>
                  <w:szCs w:val="14"/>
                  <w:u w:val="single"/>
                </w:rPr>
                <w:t>or Consumer Storage</w:t>
              </w:r>
              <w:r w:rsidRPr="003D35D1">
                <w:rPr>
                  <w:rFonts w:eastAsia="Times New Roman"/>
                  <w:sz w:val="14"/>
                  <w:szCs w:val="14"/>
                </w:rPr>
                <w:t>, then value must be ≤ 75,000 Btu/hr;</w:t>
              </w:r>
            </w:ins>
          </w:p>
          <w:p w14:paraId="5B8D94D6" w14:textId="77777777" w:rsidR="00920DD2" w:rsidRPr="003D35D1" w:rsidRDefault="00920DD2" w:rsidP="00920DD2">
            <w:pPr>
              <w:spacing w:after="0"/>
              <w:rPr>
                <w:ins w:id="25" w:author="Shewmaker, Michael@Energy" w:date="2018-03-29T11:24:00Z"/>
                <w:rFonts w:eastAsia="Times New Roman"/>
                <w:sz w:val="14"/>
                <w:szCs w:val="14"/>
              </w:rPr>
            </w:pPr>
            <w:ins w:id="26" w:author="Shewmaker, Michael@Energy" w:date="2018-03-29T11:24:00Z">
              <w:r w:rsidRPr="003D35D1">
                <w:rPr>
                  <w:rFonts w:eastAsia="Times New Roman"/>
                  <w:sz w:val="14"/>
                  <w:szCs w:val="14"/>
                </w:rPr>
                <w:t>If B03 = Large Instant</w:t>
              </w:r>
              <w:r>
                <w:rPr>
                  <w:rFonts w:eastAsia="Times New Roman"/>
                  <w:sz w:val="14"/>
                  <w:szCs w:val="14"/>
                </w:rPr>
                <w:t xml:space="preserve"> </w:t>
              </w:r>
              <w:r w:rsidRPr="001471F0">
                <w:rPr>
                  <w:rFonts w:eastAsia="Times New Roman"/>
                  <w:color w:val="FF0000"/>
                  <w:sz w:val="14"/>
                  <w:szCs w:val="14"/>
                  <w:u w:val="single"/>
                </w:rPr>
                <w:t>or Commercial Instant</w:t>
              </w:r>
              <w:r w:rsidRPr="003D35D1">
                <w:rPr>
                  <w:rFonts w:eastAsia="Times New Roman"/>
                  <w:sz w:val="14"/>
                  <w:szCs w:val="14"/>
                </w:rPr>
                <w:t>, then value must be &gt; 200,000 Btu/hr;</w:t>
              </w:r>
            </w:ins>
          </w:p>
          <w:p w14:paraId="6193C888" w14:textId="77777777" w:rsidR="00920DD2" w:rsidRDefault="00920DD2" w:rsidP="00920DD2">
            <w:pPr>
              <w:spacing w:after="0"/>
              <w:rPr>
                <w:ins w:id="27" w:author="Shewmaker, Michael@Energy" w:date="2018-03-29T11:24:00Z"/>
                <w:rFonts w:eastAsia="Times New Roman"/>
                <w:sz w:val="14"/>
                <w:szCs w:val="14"/>
              </w:rPr>
            </w:pPr>
            <w:ins w:id="28" w:author="Shewmaker, Michael@Energy" w:date="2018-03-29T11:24:00Z">
              <w:r>
                <w:rPr>
                  <w:rFonts w:eastAsia="Times New Roman"/>
                  <w:sz w:val="14"/>
                  <w:szCs w:val="14"/>
                </w:rPr>
                <w:t>I</w:t>
              </w:r>
              <w:r w:rsidRPr="003D35D1">
                <w:rPr>
                  <w:rFonts w:eastAsia="Times New Roman"/>
                  <w:sz w:val="14"/>
                  <w:szCs w:val="14"/>
                </w:rPr>
                <w:t>f B03 = Small Instant</w:t>
              </w:r>
              <w:r>
                <w:rPr>
                  <w:rFonts w:eastAsia="Times New Roman"/>
                  <w:sz w:val="14"/>
                  <w:szCs w:val="14"/>
                </w:rPr>
                <w:t xml:space="preserve"> </w:t>
              </w:r>
              <w:r w:rsidRPr="00DC61E1">
                <w:rPr>
                  <w:rFonts w:eastAsia="Times New Roman"/>
                  <w:color w:val="FF0000"/>
                  <w:sz w:val="14"/>
                  <w:szCs w:val="14"/>
                  <w:u w:val="single"/>
                </w:rPr>
                <w:t>or Consumer Instant</w:t>
              </w:r>
              <w:r w:rsidRPr="003D35D1">
                <w:rPr>
                  <w:rFonts w:eastAsia="Times New Roman"/>
                  <w:sz w:val="14"/>
                  <w:szCs w:val="14"/>
                </w:rPr>
                <w:t>, then value must be ≤ 200,000 Btu/hr;</w:t>
              </w:r>
            </w:ins>
          </w:p>
          <w:p w14:paraId="7D80EDBB" w14:textId="77777777" w:rsidR="00920DD2" w:rsidRPr="001471F0" w:rsidRDefault="00920DD2" w:rsidP="00920DD2">
            <w:pPr>
              <w:spacing w:after="0"/>
              <w:rPr>
                <w:ins w:id="29" w:author="Shewmaker, Michael@Energy" w:date="2018-03-29T11:24:00Z"/>
                <w:rFonts w:eastAsia="Times New Roman"/>
                <w:sz w:val="14"/>
                <w:szCs w:val="14"/>
                <w:u w:val="single"/>
              </w:rPr>
            </w:pPr>
            <w:ins w:id="30" w:author="Shewmaker, Michael@Energy" w:date="2018-03-29T11:24:00Z">
              <w:r w:rsidRPr="001471F0">
                <w:rPr>
                  <w:rFonts w:eastAsia="Times New Roman"/>
                  <w:color w:val="FF0000"/>
                  <w:sz w:val="14"/>
                  <w:szCs w:val="14"/>
                  <w:u w:val="single"/>
                </w:rPr>
                <w:t xml:space="preserve">Else if B03 = Residential-Duty Commercial Storage, then value must be ≤ </w:t>
              </w:r>
              <w:r>
                <w:rPr>
                  <w:rFonts w:eastAsia="Times New Roman"/>
                  <w:color w:val="FF0000"/>
                  <w:sz w:val="14"/>
                  <w:szCs w:val="14"/>
                  <w:u w:val="single"/>
                </w:rPr>
                <w:t>105</w:t>
              </w:r>
              <w:r w:rsidRPr="001471F0">
                <w:rPr>
                  <w:rFonts w:eastAsia="Times New Roman"/>
                  <w:color w:val="FF0000"/>
                  <w:sz w:val="14"/>
                  <w:szCs w:val="14"/>
                  <w:u w:val="single"/>
                </w:rPr>
                <w:t>,000 Btu/hr;</w:t>
              </w:r>
            </w:ins>
          </w:p>
          <w:p w14:paraId="562D2774" w14:textId="77777777" w:rsidR="00920DD2" w:rsidRPr="003D35D1" w:rsidRDefault="00920DD2" w:rsidP="00920DD2">
            <w:pPr>
              <w:spacing w:after="0"/>
              <w:rPr>
                <w:ins w:id="31" w:author="Shewmaker, Michael@Energy" w:date="2018-03-29T11:24:00Z"/>
                <w:rFonts w:eastAsia="Times New Roman"/>
                <w:sz w:val="14"/>
                <w:szCs w:val="14"/>
              </w:rPr>
            </w:pPr>
            <w:ins w:id="32" w:author="Shewmaker, Michael@Energy" w:date="2018-03-29T11:24:00Z">
              <w:r w:rsidRPr="003D35D1">
                <w:rPr>
                  <w:rFonts w:eastAsia="Times New Roman"/>
                  <w:sz w:val="14"/>
                  <w:szCs w:val="14"/>
                </w:rPr>
                <w:t>Else if B06 = Electricity, then</w:t>
              </w:r>
            </w:ins>
          </w:p>
          <w:p w14:paraId="1D4F6509" w14:textId="77777777" w:rsidR="00920DD2" w:rsidRPr="003D35D1" w:rsidRDefault="00920DD2" w:rsidP="00920DD2">
            <w:pPr>
              <w:spacing w:after="0"/>
              <w:rPr>
                <w:ins w:id="33" w:author="Shewmaker, Michael@Energy" w:date="2018-03-29T11:24:00Z"/>
                <w:rFonts w:eastAsia="Times New Roman"/>
                <w:sz w:val="14"/>
                <w:szCs w:val="14"/>
              </w:rPr>
            </w:pPr>
            <w:ins w:id="34" w:author="Shewmaker, Michael@Energy" w:date="2018-03-29T11:24:00Z">
              <w:r w:rsidRPr="003D35D1">
                <w:rPr>
                  <w:rFonts w:eastAsia="Times New Roman"/>
                  <w:sz w:val="14"/>
                  <w:szCs w:val="14"/>
                </w:rPr>
                <w:tab/>
                <w:t>If B03 = Large Storage or Large Instant</w:t>
              </w:r>
              <w:r w:rsidRPr="001471F0">
                <w:rPr>
                  <w:rFonts w:eastAsia="Times New Roman"/>
                  <w:color w:val="FF0000"/>
                  <w:sz w:val="14"/>
                  <w:szCs w:val="14"/>
                </w:rPr>
                <w:t xml:space="preserve"> </w:t>
              </w:r>
              <w:r w:rsidRPr="001471F0">
                <w:rPr>
                  <w:rFonts w:eastAsia="Times New Roman"/>
                  <w:color w:val="FF0000"/>
                  <w:sz w:val="14"/>
                  <w:szCs w:val="14"/>
                  <w:u w:val="single"/>
                </w:rPr>
                <w:t>or Commercial Storage or Commercial Instant</w:t>
              </w:r>
              <w:r w:rsidRPr="003D35D1">
                <w:rPr>
                  <w:rFonts w:eastAsia="Times New Roman"/>
                  <w:sz w:val="14"/>
                  <w:szCs w:val="14"/>
                </w:rPr>
                <w:t>, then value must be &gt; 12 kW;</w:t>
              </w:r>
            </w:ins>
          </w:p>
          <w:p w14:paraId="09E3C039" w14:textId="77777777" w:rsidR="00920DD2" w:rsidRDefault="00920DD2" w:rsidP="00920DD2">
            <w:pPr>
              <w:spacing w:after="0"/>
              <w:rPr>
                <w:ins w:id="35" w:author="Shewmaker, Michael@Energy" w:date="2018-03-29T11:24:00Z"/>
                <w:rFonts w:eastAsia="Times New Roman"/>
                <w:sz w:val="14"/>
                <w:szCs w:val="14"/>
              </w:rPr>
            </w:pPr>
            <w:ins w:id="36" w:author="Shewmaker, Michael@Energy" w:date="2018-03-29T11:24:00Z">
              <w:r>
                <w:rPr>
                  <w:rFonts w:eastAsia="Times New Roman"/>
                  <w:sz w:val="14"/>
                  <w:szCs w:val="14"/>
                </w:rPr>
                <w:tab/>
              </w:r>
              <w:r w:rsidRPr="003D35D1">
                <w:rPr>
                  <w:rFonts w:eastAsia="Times New Roman"/>
                  <w:sz w:val="14"/>
                  <w:szCs w:val="14"/>
                </w:rPr>
                <w:t>If B03 = Small Storage or Small Instant</w:t>
              </w:r>
              <w:r>
                <w:rPr>
                  <w:rFonts w:eastAsia="Times New Roman"/>
                  <w:sz w:val="14"/>
                  <w:szCs w:val="14"/>
                </w:rPr>
                <w:t xml:space="preserve"> </w:t>
              </w:r>
              <w:r w:rsidRPr="001471F0">
                <w:rPr>
                  <w:rFonts w:eastAsia="Times New Roman"/>
                  <w:color w:val="FF0000"/>
                  <w:sz w:val="14"/>
                  <w:szCs w:val="14"/>
                  <w:u w:val="single"/>
                </w:rPr>
                <w:t>or Consumer Storage or Consumer Instant</w:t>
              </w:r>
              <w:r>
                <w:rPr>
                  <w:rFonts w:eastAsia="Times New Roman"/>
                  <w:color w:val="FF0000"/>
                  <w:sz w:val="14"/>
                  <w:szCs w:val="14"/>
                  <w:u w:val="single"/>
                </w:rPr>
                <w:t xml:space="preserve"> or Heat Pump</w:t>
              </w:r>
              <w:r w:rsidRPr="003D35D1">
                <w:rPr>
                  <w:rFonts w:eastAsia="Times New Roman"/>
                  <w:sz w:val="14"/>
                  <w:szCs w:val="14"/>
                </w:rPr>
                <w:t>, then value must be ≤ 12 kW;</w:t>
              </w:r>
            </w:ins>
          </w:p>
          <w:p w14:paraId="0151F5CC" w14:textId="77777777" w:rsidR="00920DD2" w:rsidRPr="001471F0" w:rsidRDefault="00920DD2" w:rsidP="00920DD2">
            <w:pPr>
              <w:spacing w:after="0"/>
              <w:rPr>
                <w:ins w:id="37" w:author="Shewmaker, Michael@Energy" w:date="2018-03-29T11:24:00Z"/>
                <w:rFonts w:eastAsia="Times New Roman"/>
                <w:sz w:val="14"/>
                <w:szCs w:val="14"/>
                <w:u w:val="single"/>
              </w:rPr>
            </w:pPr>
            <w:ins w:id="38" w:author="Shewmaker, Michael@Energy" w:date="2018-03-29T11:24:00Z">
              <w:r>
                <w:rPr>
                  <w:rFonts w:eastAsia="Times New Roman"/>
                  <w:sz w:val="14"/>
                  <w:szCs w:val="14"/>
                </w:rPr>
                <w:tab/>
              </w:r>
              <w:r w:rsidRPr="001471F0">
                <w:rPr>
                  <w:rFonts w:eastAsia="Times New Roman"/>
                  <w:color w:val="FF0000"/>
                  <w:sz w:val="14"/>
                  <w:szCs w:val="14"/>
                  <w:u w:val="single"/>
                </w:rPr>
                <w:t>Else if B03 = Residential-Duty Commercial Instantaneous, then value must be ≤ 58.6 kW;</w:t>
              </w:r>
            </w:ins>
          </w:p>
          <w:p w14:paraId="404F313B" w14:textId="77777777" w:rsidR="00920DD2" w:rsidRPr="003D35D1" w:rsidRDefault="00920DD2" w:rsidP="00920DD2">
            <w:pPr>
              <w:spacing w:after="0"/>
              <w:rPr>
                <w:ins w:id="39" w:author="Shewmaker, Michael@Energy" w:date="2018-03-29T11:24:00Z"/>
                <w:rFonts w:eastAsia="Times New Roman"/>
                <w:sz w:val="14"/>
                <w:szCs w:val="14"/>
              </w:rPr>
            </w:pPr>
            <w:ins w:id="40" w:author="Shewmaker, Michael@Energy" w:date="2018-03-29T11:24:00Z">
              <w:r w:rsidRPr="003D35D1">
                <w:rPr>
                  <w:rFonts w:eastAsia="Times New Roman"/>
                  <w:sz w:val="14"/>
                  <w:szCs w:val="14"/>
                </w:rPr>
                <w:t>End If</w:t>
              </w:r>
            </w:ins>
          </w:p>
          <w:p w14:paraId="39207F06" w14:textId="77777777" w:rsidR="00920DD2" w:rsidRDefault="00920DD2" w:rsidP="00920DD2">
            <w:pPr>
              <w:rPr>
                <w:ins w:id="41" w:author="Shewmaker, Michael@Energy" w:date="2018-03-29T11:24:00Z"/>
              </w:rPr>
            </w:pPr>
            <w:ins w:id="42" w:author="Shewmaker, Michael@Energy" w:date="2018-03-29T11:24:00Z">
              <w:r w:rsidRPr="003D35D1">
                <w:rPr>
                  <w:rFonts w:eastAsia="Times New Roman"/>
                  <w:sz w:val="14"/>
                  <w:szCs w:val="14"/>
                </w:rPr>
                <w:t>If the value passes range test, it is stored in WaterHeaterElectricFiredRatedInput, if B06 = Electricity. Otherwise the value is stored in WaterHeaterGasFiredRatedInput&gt;&gt;</w:t>
              </w:r>
            </w:ins>
          </w:p>
          <w:p w14:paraId="28777769" w14:textId="07CC6353" w:rsidR="00A045E3" w:rsidRPr="003D35D1" w:rsidRDefault="00A045E3" w:rsidP="003D35D1">
            <w:pPr>
              <w:spacing w:after="0"/>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07E08AE" w14:textId="77777777" w:rsidR="000F282C" w:rsidRDefault="000F282C" w:rsidP="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607E08A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07E08B0" w14:textId="5A9788DC" w:rsidR="00CA7F58" w:rsidRDefault="000F282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EF33D6">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A10</w:t>
            </w:r>
            <w:r w:rsidRPr="00CD2C84">
              <w:rPr>
                <w:rFonts w:eastAsia="Times New Roman"/>
                <w:sz w:val="14"/>
                <w:szCs w:val="14"/>
              </w:rPr>
              <w:t xml:space="preserve"> </w:t>
            </w:r>
            <w:r w:rsidR="00EF33D6">
              <w:rPr>
                <w:rFonts w:eastAsia="Times New Roman"/>
                <w:sz w:val="14"/>
                <w:szCs w:val="14"/>
              </w:rPr>
              <w:t>to comply, else flag non-compliant values and do not allow the doc to be registered</w:t>
            </w:r>
            <w:r w:rsidR="00EF33D6" w:rsidRPr="00CD2C84">
              <w:rPr>
                <w:rFonts w:eastAsia="Times New Roman"/>
                <w:sz w:val="14"/>
                <w:szCs w:val="14"/>
              </w:rPr>
              <w:t xml:space="preserve"> </w:t>
            </w:r>
            <w:r w:rsidRPr="00CD2C84">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07E08B1" w14:textId="639799FA" w:rsidR="00A045E3"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EF33D6">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A11</w:t>
            </w:r>
            <w:r w:rsidR="00EF33D6">
              <w:rPr>
                <w:rFonts w:eastAsia="Times New Roman"/>
                <w:sz w:val="14"/>
                <w:szCs w:val="14"/>
              </w:rPr>
              <w:t xml:space="preserve"> to comply, else flag non-compliant values and do not allow the doc to be registered</w:t>
            </w:r>
            <w:r w:rsidR="00AF40B3">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07E08B2" w14:textId="149EA198" w:rsidR="00A80404" w:rsidRDefault="000F282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w:t>
            </w:r>
            <w:r w:rsidR="00EF33D6">
              <w:rPr>
                <w:rFonts w:eastAsia="Times New Roman"/>
                <w:sz w:val="14"/>
                <w:szCs w:val="14"/>
              </w:rPr>
              <w:t xml:space="preserve">; check value </w:t>
            </w:r>
            <w:r>
              <w:rPr>
                <w:rFonts w:eastAsia="Times New Roman"/>
                <w:sz w:val="14"/>
                <w:szCs w:val="14"/>
              </w:rPr>
              <w:t xml:space="preserve"> </w:t>
            </w:r>
            <w:r w:rsidRPr="00CD2C84">
              <w:rPr>
                <w:rFonts w:eastAsia="Times New Roman"/>
                <w:sz w:val="14"/>
                <w:szCs w:val="14"/>
              </w:rPr>
              <w:t xml:space="preserve"> must be ≥ value in </w:t>
            </w:r>
            <w:r>
              <w:rPr>
                <w:rFonts w:eastAsia="Times New Roman"/>
                <w:sz w:val="14"/>
                <w:szCs w:val="14"/>
              </w:rPr>
              <w:t>A12</w:t>
            </w:r>
            <w:r w:rsidR="00EF33D6">
              <w:rPr>
                <w:rFonts w:eastAsia="Times New Roman"/>
                <w:sz w:val="14"/>
                <w:szCs w:val="14"/>
              </w:rPr>
              <w:t xml:space="preserve"> to comply, else flag non-compliant values and do not allow the doc to be registered</w:t>
            </w:r>
            <w:r w:rsidR="00AF40B3">
              <w:rPr>
                <w:rFonts w:eastAsia="Times New Roman"/>
                <w:sz w:val="14"/>
                <w:szCs w:val="14"/>
              </w:rPr>
              <w:t>. Value may be N/A if CF1R value is N/A</w:t>
            </w:r>
            <w:r w:rsidRPr="00CD2C84">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607E08B3" w14:textId="77777777" w:rsidR="00A045E3" w:rsidRDefault="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1980" w:type="dxa"/>
            <w:tcBorders>
              <w:top w:val="single" w:sz="4" w:space="0" w:color="auto"/>
              <w:left w:val="single" w:sz="4" w:space="0" w:color="auto"/>
              <w:bottom w:val="single" w:sz="4" w:space="0" w:color="auto"/>
              <w:right w:val="single" w:sz="4" w:space="0" w:color="auto"/>
            </w:tcBorders>
          </w:tcPr>
          <w:p w14:paraId="607E08B4" w14:textId="77777777" w:rsidR="000F282C" w:rsidRDefault="000F282C" w:rsidP="000F282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607E08B5" w14:textId="77777777" w:rsidR="000F282C" w:rsidRPr="0082211E" w:rsidRDefault="000F282C" w:rsidP="009A7B0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F282C" w:rsidRPr="0082211E" w14:paraId="607E08C5" w14:textId="77777777" w:rsidTr="00241C88">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07E08B7" w14:textId="223FB034"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07E08B8"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07E08B9"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07E08BA"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BB"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BC"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07E08BD"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07E08BE"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07E08BF"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07E08C0"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07E08C1"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07E08C2"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07E08C3"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07E08C4" w14:textId="77777777" w:rsidR="000F282C" w:rsidRPr="0082211E" w:rsidRDefault="000F282C"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C6"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335E47" w:rsidRPr="00C711C6" w14:paraId="607E08C9" w14:textId="77777777" w:rsidTr="00241C88">
        <w:trPr>
          <w:trHeight w:val="327"/>
        </w:trPr>
        <w:tc>
          <w:tcPr>
            <w:tcW w:w="8118" w:type="dxa"/>
            <w:gridSpan w:val="3"/>
            <w:tcBorders>
              <w:top w:val="single" w:sz="4" w:space="0" w:color="auto"/>
              <w:bottom w:val="single" w:sz="4" w:space="0" w:color="auto"/>
            </w:tcBorders>
            <w:vAlign w:val="center"/>
          </w:tcPr>
          <w:p w14:paraId="607E08C7" w14:textId="77777777" w:rsidR="00335E47" w:rsidRDefault="00335E47" w:rsidP="00335E4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607E08C8" w14:textId="77777777" w:rsidR="009A7B08" w:rsidRPr="00C711C6" w:rsidRDefault="009A7B08" w:rsidP="009A7B0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335E47" w:rsidRPr="00C711C6" w14:paraId="607E08CD" w14:textId="77777777" w:rsidTr="00241C88">
        <w:trPr>
          <w:trHeight w:val="426"/>
        </w:trPr>
        <w:tc>
          <w:tcPr>
            <w:tcW w:w="1548" w:type="dxa"/>
            <w:tcBorders>
              <w:top w:val="single" w:sz="4" w:space="0" w:color="auto"/>
              <w:bottom w:val="single" w:sz="4" w:space="0" w:color="auto"/>
              <w:right w:val="single" w:sz="4" w:space="0" w:color="auto"/>
            </w:tcBorders>
            <w:vAlign w:val="bottom"/>
          </w:tcPr>
          <w:p w14:paraId="607E08CA"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607E08CB"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607E08CC"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335E47" w:rsidRPr="00C711C6" w14:paraId="607E08D1" w14:textId="77777777" w:rsidTr="00241C88">
        <w:trPr>
          <w:trHeight w:val="282"/>
        </w:trPr>
        <w:tc>
          <w:tcPr>
            <w:tcW w:w="1548" w:type="dxa"/>
            <w:tcBorders>
              <w:top w:val="single" w:sz="4" w:space="0" w:color="auto"/>
              <w:bottom w:val="single" w:sz="4" w:space="0" w:color="auto"/>
              <w:right w:val="single" w:sz="4" w:space="0" w:color="auto"/>
            </w:tcBorders>
            <w:vAlign w:val="bottom"/>
          </w:tcPr>
          <w:p w14:paraId="607E08CE"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607E08CF"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607E08D0"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335E47" w:rsidRPr="00C711C6" w14:paraId="607E08D5" w14:textId="77777777" w:rsidTr="00241C88">
        <w:trPr>
          <w:trHeight w:val="246"/>
        </w:trPr>
        <w:tc>
          <w:tcPr>
            <w:tcW w:w="1548" w:type="dxa"/>
            <w:tcBorders>
              <w:top w:val="single" w:sz="4" w:space="0" w:color="auto"/>
              <w:bottom w:val="single" w:sz="4" w:space="0" w:color="auto"/>
              <w:right w:val="single" w:sz="4" w:space="0" w:color="auto"/>
            </w:tcBorders>
            <w:vAlign w:val="bottom"/>
          </w:tcPr>
          <w:p w14:paraId="607E08D2"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tcBorders>
              <w:top w:val="single" w:sz="4" w:space="0" w:color="auto"/>
              <w:left w:val="single" w:sz="4" w:space="0" w:color="auto"/>
              <w:bottom w:val="single" w:sz="4" w:space="0" w:color="auto"/>
              <w:right w:val="single" w:sz="4" w:space="0" w:color="auto"/>
            </w:tcBorders>
            <w:vAlign w:val="bottom"/>
          </w:tcPr>
          <w:p w14:paraId="607E08D3"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607E08D4" w14:textId="77777777" w:rsidR="00335E47" w:rsidRPr="00C711C6" w:rsidRDefault="009A7B08" w:rsidP="00335E4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335E47" w:rsidRPr="00C711C6" w14:paraId="607E08D9" w14:textId="77777777" w:rsidTr="00241C88">
        <w:trPr>
          <w:trHeight w:val="255"/>
        </w:trPr>
        <w:tc>
          <w:tcPr>
            <w:tcW w:w="1548" w:type="dxa"/>
            <w:tcBorders>
              <w:top w:val="single" w:sz="4" w:space="0" w:color="auto"/>
              <w:bottom w:val="single" w:sz="4" w:space="0" w:color="auto"/>
              <w:right w:val="single" w:sz="4" w:space="0" w:color="auto"/>
            </w:tcBorders>
            <w:vAlign w:val="bottom"/>
          </w:tcPr>
          <w:p w14:paraId="607E08D6"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607E08D7"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607E08D8" w14:textId="77777777" w:rsidR="00335E47" w:rsidRPr="00C711C6" w:rsidRDefault="00335E47" w:rsidP="00335E4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07E08DA"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p w14:paraId="607E08DB" w14:textId="77777777" w:rsidR="00335E47" w:rsidRDefault="00335E47" w:rsidP="00E76316">
      <w:pPr>
        <w:tabs>
          <w:tab w:val="left" w:pos="-720"/>
        </w:tabs>
        <w:suppressAutoHyphens/>
        <w:spacing w:after="0" w:line="240" w:lineRule="auto"/>
        <w:ind w:left="446"/>
        <w:rPr>
          <w:rFonts w:asciiTheme="minorHAnsi" w:hAnsiTheme="minorHAnsi"/>
          <w:b/>
          <w:sz w:val="20"/>
          <w:szCs w:val="20"/>
        </w:rPr>
      </w:pPr>
    </w:p>
    <w:p w14:paraId="607E08DC" w14:textId="77777777" w:rsidR="00870180" w:rsidRDefault="00870180" w:rsidP="00E76316">
      <w:pPr>
        <w:tabs>
          <w:tab w:val="left" w:pos="-720"/>
        </w:tabs>
        <w:suppressAutoHyphens/>
        <w:spacing w:after="0" w:line="240" w:lineRule="auto"/>
        <w:ind w:left="446"/>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1"/>
        <w:gridCol w:w="13875"/>
      </w:tblGrid>
      <w:tr w:rsidR="0082211E" w:rsidRPr="002332EE" w14:paraId="607E08DE" w14:textId="77777777" w:rsidTr="0082211E">
        <w:trPr>
          <w:trHeight w:hRule="exact" w:val="216"/>
        </w:trPr>
        <w:tc>
          <w:tcPr>
            <w:tcW w:w="14616" w:type="dxa"/>
            <w:gridSpan w:val="2"/>
          </w:tcPr>
          <w:p w14:paraId="607E08DD" w14:textId="734F9769" w:rsidR="0082211E" w:rsidRDefault="0082211E" w:rsidP="009010E5">
            <w:pPr>
              <w:keepNext/>
              <w:spacing w:after="60" w:line="240" w:lineRule="auto"/>
              <w:jc w:val="both"/>
              <w:rPr>
                <w:rFonts w:asciiTheme="minorHAnsi" w:hAnsiTheme="minorHAnsi" w:cs="Arial"/>
                <w:sz w:val="20"/>
                <w:szCs w:val="20"/>
              </w:rPr>
            </w:pPr>
            <w:r>
              <w:rPr>
                <w:rFonts w:asciiTheme="minorHAnsi" w:hAnsiTheme="minorHAnsi" w:cs="Arial"/>
                <w:b/>
                <w:sz w:val="20"/>
                <w:szCs w:val="20"/>
              </w:rPr>
              <w:t xml:space="preserve">D. </w:t>
            </w:r>
            <w:r w:rsidR="00072AD8">
              <w:rPr>
                <w:rFonts w:asciiTheme="minorHAnsi" w:hAnsiTheme="minorHAnsi"/>
                <w:b/>
                <w:sz w:val="20"/>
                <w:szCs w:val="20"/>
              </w:rPr>
              <w:t>Mandatory Requirements for All Central Domestic Hot Water Systems</w:t>
            </w:r>
          </w:p>
        </w:tc>
      </w:tr>
      <w:tr w:rsidR="0082211E" w:rsidRPr="00337A1D" w14:paraId="607E08E1" w14:textId="77777777" w:rsidTr="00072AD8">
        <w:trPr>
          <w:trHeight w:val="548"/>
        </w:trPr>
        <w:tc>
          <w:tcPr>
            <w:tcW w:w="741" w:type="dxa"/>
            <w:vAlign w:val="center"/>
          </w:tcPr>
          <w:p w14:paraId="607E08DF"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5" w:type="dxa"/>
            <w:vAlign w:val="center"/>
          </w:tcPr>
          <w:p w14:paraId="607E08E0"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 xml:space="preserve">On systems that have a total capacity greater than 167,000 Btu/hr,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82211E" w:rsidRPr="00337A1D" w14:paraId="607E08E4" w14:textId="77777777" w:rsidTr="00072AD8">
        <w:trPr>
          <w:trHeight w:val="305"/>
        </w:trPr>
        <w:tc>
          <w:tcPr>
            <w:tcW w:w="741" w:type="dxa"/>
            <w:vAlign w:val="center"/>
          </w:tcPr>
          <w:p w14:paraId="607E08E2"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02</w:t>
            </w:r>
          </w:p>
        </w:tc>
        <w:tc>
          <w:tcPr>
            <w:tcW w:w="13875" w:type="dxa"/>
            <w:vAlign w:val="center"/>
          </w:tcPr>
          <w:p w14:paraId="607E08E3"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110.3(c)2).</w:t>
            </w:r>
          </w:p>
        </w:tc>
      </w:tr>
      <w:tr w:rsidR="0082211E" w:rsidRPr="00337A1D" w:rsidDel="00E41D1D" w14:paraId="607E08E7" w14:textId="77777777" w:rsidTr="00072AD8">
        <w:trPr>
          <w:trHeight w:val="296"/>
        </w:trPr>
        <w:tc>
          <w:tcPr>
            <w:tcW w:w="741" w:type="dxa"/>
            <w:vAlign w:val="center"/>
          </w:tcPr>
          <w:p w14:paraId="607E08E5"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875" w:type="dxa"/>
            <w:vAlign w:val="center"/>
          </w:tcPr>
          <w:p w14:paraId="607E08E6" w14:textId="36573CFA" w:rsidR="0082211E" w:rsidRDefault="0082211E" w:rsidP="00072AD8">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241C88">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(Section 110.3(c)3).</w:t>
            </w:r>
          </w:p>
        </w:tc>
      </w:tr>
      <w:tr w:rsidR="0082211E" w:rsidRPr="00337A1D" w14:paraId="607E08EA" w14:textId="77777777" w:rsidTr="0082211E">
        <w:trPr>
          <w:trHeight w:val="288"/>
        </w:trPr>
        <w:tc>
          <w:tcPr>
            <w:tcW w:w="741" w:type="dxa"/>
            <w:vAlign w:val="center"/>
          </w:tcPr>
          <w:p w14:paraId="607E08E8"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5" w:type="dxa"/>
            <w:vAlign w:val="center"/>
          </w:tcPr>
          <w:p w14:paraId="607E08E9" w14:textId="134D1B08" w:rsidR="0082211E" w:rsidRDefault="0082211E" w:rsidP="00241C88">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 xml:space="preserve">insulated with an external R-12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241C88">
              <w:rPr>
                <w:sz w:val="20"/>
                <w:szCs w:val="20"/>
              </w:rPr>
              <w:t>°</w:t>
            </w:r>
            <w:r w:rsidR="00335E47">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Btu</w:t>
            </w:r>
            <w:r w:rsidR="00241C88">
              <w:rPr>
                <w:rFonts w:asciiTheme="minorHAnsi" w:hAnsiTheme="minorHAnsi" w:cs="TimesNewRomanPS-BoldMT"/>
                <w:bCs/>
                <w:sz w:val="20"/>
                <w:szCs w:val="20"/>
              </w:rPr>
              <w:t>h/ft</w:t>
            </w:r>
            <w:r w:rsidR="00241C88">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110.3(c)4).</w:t>
            </w:r>
          </w:p>
        </w:tc>
      </w:tr>
      <w:tr w:rsidR="0082211E" w:rsidRPr="00B36001" w14:paraId="607E08F1" w14:textId="77777777" w:rsidTr="0082211E">
        <w:trPr>
          <w:trHeight w:val="288"/>
        </w:trPr>
        <w:tc>
          <w:tcPr>
            <w:tcW w:w="741" w:type="dxa"/>
            <w:vAlign w:val="center"/>
          </w:tcPr>
          <w:p w14:paraId="607E08EB" w14:textId="77777777" w:rsidR="0082211E" w:rsidRDefault="0082211E" w:rsidP="0082211E">
            <w:pPr>
              <w:keepNext/>
              <w:spacing w:after="0"/>
              <w:jc w:val="center"/>
              <w:rPr>
                <w:rFonts w:asciiTheme="minorHAnsi" w:hAnsiTheme="minorHAnsi"/>
                <w:sz w:val="20"/>
                <w:szCs w:val="20"/>
              </w:rPr>
            </w:pPr>
            <w:r>
              <w:rPr>
                <w:rFonts w:asciiTheme="minorHAnsi" w:hAnsiTheme="minorHAnsi"/>
                <w:sz w:val="20"/>
                <w:szCs w:val="20"/>
              </w:rPr>
              <w:t>05</w:t>
            </w:r>
          </w:p>
        </w:tc>
        <w:tc>
          <w:tcPr>
            <w:tcW w:w="13875" w:type="dxa"/>
            <w:vAlign w:val="center"/>
          </w:tcPr>
          <w:p w14:paraId="607E08EC" w14:textId="1012D096" w:rsidR="0082211E" w:rsidRDefault="0082211E" w:rsidP="00072AD8">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241C88">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07E08ED"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w:t>
            </w:r>
            <w:r w:rsidR="00335E47">
              <w:rPr>
                <w:rFonts w:asciiTheme="minorHAnsi" w:hAnsiTheme="minorHAnsi" w:cs="TimesNewRomanPS-BoldMT"/>
                <w:bCs/>
                <w:sz w:val="20"/>
                <w:szCs w:val="20"/>
              </w:rPr>
              <w:t xml:space="preserve"> </w:t>
            </w:r>
            <w:r>
              <w:rPr>
                <w:rFonts w:asciiTheme="minorHAnsi" w:hAnsiTheme="minorHAnsi" w:cs="TimesNewRomanPS-BoldMT"/>
                <w:bCs/>
                <w:sz w:val="20"/>
                <w:szCs w:val="20"/>
              </w:rPr>
              <w:t>inch of insulation.</w:t>
            </w:r>
          </w:p>
          <w:p w14:paraId="607E08EE"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07E08EF"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07E08F0" w14:textId="77777777" w:rsidR="0082211E" w:rsidRDefault="0082211E" w:rsidP="00072AD8">
            <w:pPr>
              <w:pStyle w:val="ListParagraph"/>
              <w:keepNext/>
              <w:numPr>
                <w:ilvl w:val="0"/>
                <w:numId w:val="25"/>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p>
        </w:tc>
      </w:tr>
      <w:tr w:rsidR="0082211E" w:rsidRPr="00C93879" w14:paraId="607E08F4" w14:textId="77777777" w:rsidTr="00072AD8">
        <w:trPr>
          <w:trHeight w:hRule="exact" w:val="487"/>
        </w:trPr>
        <w:tc>
          <w:tcPr>
            <w:tcW w:w="741" w:type="dxa"/>
            <w:vAlign w:val="center"/>
          </w:tcPr>
          <w:p w14:paraId="607E08F2" w14:textId="77777777" w:rsidR="0082211E" w:rsidRDefault="0082211E" w:rsidP="0082211E">
            <w:pPr>
              <w:keepNext/>
              <w:spacing w:after="0"/>
              <w:jc w:val="center"/>
              <w:rPr>
                <w:rFonts w:asciiTheme="minorHAnsi" w:hAnsiTheme="minorHAnsi" w:cs="Arial"/>
                <w:sz w:val="20"/>
                <w:szCs w:val="20"/>
              </w:rPr>
            </w:pPr>
            <w:r>
              <w:rPr>
                <w:rFonts w:asciiTheme="minorHAnsi" w:hAnsiTheme="minorHAnsi"/>
                <w:sz w:val="20"/>
                <w:szCs w:val="20"/>
              </w:rPr>
              <w:t>06</w:t>
            </w:r>
          </w:p>
        </w:tc>
        <w:tc>
          <w:tcPr>
            <w:tcW w:w="13875" w:type="dxa"/>
            <w:vAlign w:val="center"/>
          </w:tcPr>
          <w:p w14:paraId="607E08F3" w14:textId="3CD8B354" w:rsidR="0082211E" w:rsidRDefault="0082211E" w:rsidP="00072AD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82211E" w:rsidRPr="00C93879" w14:paraId="607E08F7" w14:textId="77777777" w:rsidTr="0082211E">
        <w:trPr>
          <w:trHeight w:val="288"/>
        </w:trPr>
        <w:tc>
          <w:tcPr>
            <w:tcW w:w="741" w:type="dxa"/>
            <w:vAlign w:val="center"/>
          </w:tcPr>
          <w:p w14:paraId="607E08F5" w14:textId="77777777" w:rsidR="0082211E" w:rsidRDefault="0082211E" w:rsidP="0082211E">
            <w:pPr>
              <w:keepNext/>
              <w:spacing w:after="0"/>
              <w:jc w:val="center"/>
              <w:rPr>
                <w:rFonts w:asciiTheme="minorHAnsi" w:hAnsiTheme="minorHAnsi" w:cs="Arial"/>
                <w:sz w:val="20"/>
                <w:szCs w:val="20"/>
              </w:rPr>
            </w:pPr>
            <w:r>
              <w:rPr>
                <w:rFonts w:asciiTheme="minorHAnsi" w:hAnsiTheme="minorHAnsi"/>
                <w:sz w:val="20"/>
                <w:szCs w:val="20"/>
              </w:rPr>
              <w:t>07</w:t>
            </w:r>
          </w:p>
        </w:tc>
        <w:tc>
          <w:tcPr>
            <w:tcW w:w="13875" w:type="dxa"/>
            <w:vAlign w:val="center"/>
          </w:tcPr>
          <w:p w14:paraId="607E08F6" w14:textId="60647721" w:rsidR="0082211E" w:rsidRDefault="0082211E" w:rsidP="00241C8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241C88">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82211E" w:rsidRPr="00C93879" w14:paraId="607E08FA" w14:textId="77777777" w:rsidTr="0082211E">
        <w:trPr>
          <w:trHeight w:val="144"/>
        </w:trPr>
        <w:tc>
          <w:tcPr>
            <w:tcW w:w="741" w:type="dxa"/>
            <w:vAlign w:val="center"/>
          </w:tcPr>
          <w:p w14:paraId="607E08F8"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5" w:type="dxa"/>
            <w:vAlign w:val="center"/>
          </w:tcPr>
          <w:p w14:paraId="607E08F9" w14:textId="77777777" w:rsidR="0082211E" w:rsidRDefault="0082211E" w:rsidP="00072AD8">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82211E" w:rsidRPr="00B36001" w14:paraId="607E08FD" w14:textId="77777777" w:rsidTr="0082211E">
        <w:trPr>
          <w:trHeight w:val="144"/>
        </w:trPr>
        <w:tc>
          <w:tcPr>
            <w:tcW w:w="741" w:type="dxa"/>
            <w:vAlign w:val="center"/>
          </w:tcPr>
          <w:p w14:paraId="607E08FB" w14:textId="77777777" w:rsidR="0082211E" w:rsidRDefault="0082211E" w:rsidP="0082211E">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5" w:type="dxa"/>
            <w:vAlign w:val="center"/>
          </w:tcPr>
          <w:p w14:paraId="607E08FC" w14:textId="77777777" w:rsidR="0082211E" w:rsidRDefault="0082211E" w:rsidP="00072AD8">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sidR="005F3E72">
              <w:rPr>
                <w:rFonts w:asciiTheme="minorHAnsi" w:hAnsiTheme="minorHAnsi" w:cs="TimesNewRomanPS-BoldMT"/>
                <w:bCs/>
                <w:sz w:val="20"/>
                <w:szCs w:val="20"/>
              </w:rPr>
              <w:t>, and all elbows and tees are fully insulated</w:t>
            </w:r>
            <w:r>
              <w:rPr>
                <w:rFonts w:asciiTheme="minorHAnsi" w:hAnsiTheme="minorHAnsi" w:cs="TimesNewRomanPS-BoldMT"/>
                <w:bCs/>
                <w:sz w:val="20"/>
                <w:szCs w:val="20"/>
              </w:rPr>
              <w:t>. (RA4.4.1)</w:t>
            </w:r>
          </w:p>
        </w:tc>
      </w:tr>
      <w:tr w:rsidR="0082211E" w:rsidRPr="00337A1D" w14:paraId="607E0900" w14:textId="77777777" w:rsidTr="0082211E">
        <w:trPr>
          <w:trHeight w:val="288"/>
        </w:trPr>
        <w:tc>
          <w:tcPr>
            <w:tcW w:w="741" w:type="dxa"/>
            <w:vAlign w:val="center"/>
          </w:tcPr>
          <w:p w14:paraId="607E08FE"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0</w:t>
            </w:r>
          </w:p>
        </w:tc>
        <w:tc>
          <w:tcPr>
            <w:tcW w:w="13875" w:type="dxa"/>
            <w:vAlign w:val="center"/>
          </w:tcPr>
          <w:p w14:paraId="607E08FF" w14:textId="77777777" w:rsidR="0082211E" w:rsidRDefault="0082211E" w:rsidP="00072AD8">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110.3(c)5A</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903" w14:textId="77777777" w:rsidTr="0082211E">
        <w:trPr>
          <w:trHeight w:val="288"/>
        </w:trPr>
        <w:tc>
          <w:tcPr>
            <w:tcW w:w="741" w:type="dxa"/>
            <w:vAlign w:val="center"/>
          </w:tcPr>
          <w:p w14:paraId="607E0901" w14:textId="77777777" w:rsidR="0082211E" w:rsidRDefault="005F3E72" w:rsidP="0082211E">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5" w:type="dxa"/>
            <w:vAlign w:val="center"/>
          </w:tcPr>
          <w:p w14:paraId="607E0902" w14:textId="77777777" w:rsidR="0082211E" w:rsidRDefault="0082211E" w:rsidP="00072AD8">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110.3(c)5B</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337A1D" w14:paraId="607E0906" w14:textId="77777777" w:rsidTr="0082211E">
        <w:trPr>
          <w:trHeight w:val="144"/>
        </w:trPr>
        <w:tc>
          <w:tcPr>
            <w:tcW w:w="741" w:type="dxa"/>
            <w:vAlign w:val="center"/>
          </w:tcPr>
          <w:p w14:paraId="607E0904"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2</w:t>
            </w:r>
          </w:p>
        </w:tc>
        <w:tc>
          <w:tcPr>
            <w:tcW w:w="13875" w:type="dxa"/>
            <w:vAlign w:val="center"/>
          </w:tcPr>
          <w:p w14:paraId="607E0905" w14:textId="77777777" w:rsidR="0082211E" w:rsidRDefault="0082211E" w:rsidP="00072AD8">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ose bibb is installed between the pump and the water heating equipment with an isolation valve between the hose bibb and the water heating equipment</w:t>
            </w:r>
            <w:r>
              <w:rPr>
                <w:rFonts w:asciiTheme="minorHAnsi" w:hAnsiTheme="minorHAnsi"/>
                <w:sz w:val="20"/>
                <w:szCs w:val="20"/>
              </w:rPr>
              <w:t>.  (</w:t>
            </w:r>
            <w:r w:rsidRPr="00337A1D">
              <w:rPr>
                <w:rFonts w:asciiTheme="minorHAnsi" w:hAnsiTheme="minorHAnsi" w:cs="TimesNewRomanPSMT"/>
                <w:sz w:val="20"/>
                <w:szCs w:val="20"/>
              </w:rPr>
              <w:t>Section 110.3(c)5C</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82211E" w:rsidRPr="00DB17F7" w14:paraId="607E0909" w14:textId="77777777" w:rsidTr="0082211E">
        <w:trPr>
          <w:trHeight w:val="144"/>
        </w:trPr>
        <w:tc>
          <w:tcPr>
            <w:tcW w:w="741" w:type="dxa"/>
            <w:vAlign w:val="center"/>
          </w:tcPr>
          <w:p w14:paraId="607E0907"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3</w:t>
            </w:r>
          </w:p>
        </w:tc>
        <w:tc>
          <w:tcPr>
            <w:tcW w:w="13875" w:type="dxa"/>
            <w:vAlign w:val="center"/>
          </w:tcPr>
          <w:p w14:paraId="607E0908" w14:textId="77777777" w:rsidR="0082211E" w:rsidRDefault="0082211E" w:rsidP="00072AD8">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w:t>
            </w:r>
            <w:r w:rsidR="005F3E72">
              <w:rPr>
                <w:rFonts w:asciiTheme="minorHAnsi" w:hAnsiTheme="minorHAnsi"/>
              </w:rPr>
              <w:t>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110.3(c)5D</w:t>
            </w:r>
            <w:r>
              <w:rPr>
                <w:rFonts w:asciiTheme="minorHAnsi" w:hAnsiTheme="minorHAnsi" w:cs="TimesNewRomanPSMT"/>
              </w:rPr>
              <w:t>)</w:t>
            </w:r>
            <w:r w:rsidRPr="00DB17F7">
              <w:rPr>
                <w:rFonts w:asciiTheme="minorHAnsi" w:hAnsiTheme="minorHAnsi" w:cs="TimesNewRomanPSMT"/>
              </w:rPr>
              <w:t>.</w:t>
            </w:r>
          </w:p>
        </w:tc>
      </w:tr>
      <w:tr w:rsidR="0082211E" w:rsidRPr="00DB17F7" w14:paraId="607E090C" w14:textId="77777777" w:rsidTr="0082211E">
        <w:trPr>
          <w:trHeight w:val="144"/>
        </w:trPr>
        <w:tc>
          <w:tcPr>
            <w:tcW w:w="741" w:type="dxa"/>
            <w:vAlign w:val="center"/>
          </w:tcPr>
          <w:p w14:paraId="607E090A"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4</w:t>
            </w:r>
          </w:p>
        </w:tc>
        <w:tc>
          <w:tcPr>
            <w:tcW w:w="13875" w:type="dxa"/>
            <w:vAlign w:val="center"/>
          </w:tcPr>
          <w:p w14:paraId="607E090B" w14:textId="77777777" w:rsidR="0082211E" w:rsidRDefault="0082211E" w:rsidP="00072AD8">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110.3(c)5E</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rsidRPr="00DB17F7" w14:paraId="607E090F" w14:textId="77777777" w:rsidTr="0082211E">
        <w:trPr>
          <w:trHeight w:val="144"/>
        </w:trPr>
        <w:tc>
          <w:tcPr>
            <w:tcW w:w="741" w:type="dxa"/>
            <w:vAlign w:val="center"/>
          </w:tcPr>
          <w:p w14:paraId="607E090D"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5</w:t>
            </w:r>
          </w:p>
        </w:tc>
        <w:tc>
          <w:tcPr>
            <w:tcW w:w="13875" w:type="dxa"/>
            <w:vAlign w:val="center"/>
          </w:tcPr>
          <w:p w14:paraId="607E090E" w14:textId="77777777" w:rsidR="0082211E" w:rsidRDefault="0082211E" w:rsidP="00072AD8">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110.3(c)5F</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82211E" w14:paraId="607E0912" w14:textId="77777777" w:rsidTr="0082211E">
        <w:trPr>
          <w:trHeight w:val="144"/>
        </w:trPr>
        <w:tc>
          <w:tcPr>
            <w:tcW w:w="741" w:type="dxa"/>
            <w:vAlign w:val="center"/>
          </w:tcPr>
          <w:p w14:paraId="607E0910"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6</w:t>
            </w:r>
          </w:p>
        </w:tc>
        <w:tc>
          <w:tcPr>
            <w:tcW w:w="13875" w:type="dxa"/>
            <w:vAlign w:val="center"/>
          </w:tcPr>
          <w:p w14:paraId="607E0911" w14:textId="77777777" w:rsidR="0082211E" w:rsidRDefault="0082211E" w:rsidP="00072AD8">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82211E" w14:paraId="607E0915" w14:textId="77777777" w:rsidTr="0082211E">
        <w:trPr>
          <w:trHeight w:val="144"/>
        </w:trPr>
        <w:tc>
          <w:tcPr>
            <w:tcW w:w="741" w:type="dxa"/>
            <w:vAlign w:val="center"/>
          </w:tcPr>
          <w:p w14:paraId="607E0913"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7</w:t>
            </w:r>
          </w:p>
        </w:tc>
        <w:tc>
          <w:tcPr>
            <w:tcW w:w="13875" w:type="dxa"/>
            <w:vAlign w:val="center"/>
          </w:tcPr>
          <w:p w14:paraId="607E0914" w14:textId="77777777" w:rsidR="0082211E" w:rsidRDefault="0082211E" w:rsidP="00072AD8">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82211E" w14:paraId="607E0918" w14:textId="77777777" w:rsidTr="00072AD8">
        <w:trPr>
          <w:trHeight w:val="296"/>
        </w:trPr>
        <w:tc>
          <w:tcPr>
            <w:tcW w:w="741" w:type="dxa"/>
            <w:vAlign w:val="center"/>
          </w:tcPr>
          <w:p w14:paraId="607E0916" w14:textId="77777777" w:rsidR="00ED0648" w:rsidRDefault="0082211E">
            <w:pPr>
              <w:keepNext/>
              <w:spacing w:after="0"/>
              <w:jc w:val="center"/>
              <w:rPr>
                <w:rFonts w:asciiTheme="minorHAnsi" w:hAnsiTheme="minorHAnsi" w:cs="Arial"/>
                <w:sz w:val="20"/>
                <w:szCs w:val="20"/>
              </w:rPr>
            </w:pPr>
            <w:r>
              <w:rPr>
                <w:rFonts w:asciiTheme="minorHAnsi" w:hAnsiTheme="minorHAnsi" w:cs="Arial"/>
                <w:sz w:val="20"/>
                <w:szCs w:val="20"/>
              </w:rPr>
              <w:t>1</w:t>
            </w:r>
            <w:r w:rsidR="005F3E72">
              <w:rPr>
                <w:rFonts w:asciiTheme="minorHAnsi" w:hAnsiTheme="minorHAnsi" w:cs="Arial"/>
                <w:sz w:val="20"/>
                <w:szCs w:val="20"/>
              </w:rPr>
              <w:t>8</w:t>
            </w:r>
          </w:p>
        </w:tc>
        <w:tc>
          <w:tcPr>
            <w:tcW w:w="13875" w:type="dxa"/>
            <w:vAlign w:val="center"/>
          </w:tcPr>
          <w:p w14:paraId="607E0917" w14:textId="77777777" w:rsidR="0082211E" w:rsidRDefault="0082211E" w:rsidP="00072AD8">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82211E" w:rsidRPr="002332EE" w14:paraId="607E091A" w14:textId="77777777" w:rsidTr="0082211E">
        <w:trPr>
          <w:trHeight w:val="302"/>
        </w:trPr>
        <w:tc>
          <w:tcPr>
            <w:tcW w:w="14616" w:type="dxa"/>
            <w:gridSpan w:val="2"/>
            <w:vAlign w:val="center"/>
          </w:tcPr>
          <w:p w14:paraId="607E0919" w14:textId="77777777" w:rsidR="0082211E" w:rsidRDefault="0082211E" w:rsidP="0082211E">
            <w:pPr>
              <w:keepNext/>
              <w:spacing w:after="0"/>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1B" w14:textId="77777777" w:rsidR="00B36001" w:rsidRPr="00E215C5" w:rsidRDefault="00B36001"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20" w14:textId="77777777" w:rsidTr="00072AD8">
        <w:trPr>
          <w:trHeight w:hRule="exact" w:val="973"/>
          <w:tblHeader/>
        </w:trPr>
        <w:tc>
          <w:tcPr>
            <w:tcW w:w="10998" w:type="dxa"/>
            <w:gridSpan w:val="2"/>
            <w:tcBorders>
              <w:bottom w:val="single" w:sz="4" w:space="0" w:color="000000"/>
            </w:tcBorders>
            <w:vAlign w:val="center"/>
          </w:tcPr>
          <w:p w14:paraId="607E091C" w14:textId="77777777" w:rsidR="00A80404" w:rsidRDefault="00446446">
            <w:pPr>
              <w:keepNext/>
              <w:spacing w:after="0" w:line="240" w:lineRule="auto"/>
              <w:rPr>
                <w:rFonts w:asciiTheme="minorHAnsi" w:hAnsiTheme="minorHAnsi"/>
                <w:b/>
                <w:sz w:val="20"/>
                <w:szCs w:val="20"/>
              </w:rPr>
            </w:pPr>
            <w:r>
              <w:rPr>
                <w:rFonts w:asciiTheme="minorHAnsi" w:hAnsiTheme="minorHAnsi"/>
                <w:b/>
                <w:sz w:val="20"/>
                <w:szCs w:val="20"/>
              </w:rPr>
              <w:t>E</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Recirculation Temperature Modulation Control</w:t>
            </w:r>
            <w:r w:rsidR="00E76316" w:rsidRPr="006D2E42">
              <w:rPr>
                <w:rFonts w:asciiTheme="minorHAnsi" w:hAnsiTheme="minorHAnsi" w:cs="Arial"/>
                <w:sz w:val="20"/>
                <w:szCs w:val="20"/>
              </w:rPr>
              <w:t xml:space="preserve"> </w:t>
            </w:r>
            <w:r w:rsidR="003174C1" w:rsidRPr="003174C1">
              <w:rPr>
                <w:rFonts w:asciiTheme="minorHAnsi" w:hAnsiTheme="minorHAnsi"/>
                <w:b/>
                <w:sz w:val="20"/>
                <w:szCs w:val="20"/>
              </w:rPr>
              <w:t>Requirements</w:t>
            </w:r>
          </w:p>
          <w:p w14:paraId="607E091D" w14:textId="658D5EEB"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1E" w14:textId="4F70806B" w:rsidR="00A80404" w:rsidRDefault="00B36001">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there are no systems in column A13 that have a value=</w:t>
            </w:r>
            <w:r w:rsidR="003E30BA">
              <w:rPr>
                <w:rFonts w:asciiTheme="minorHAnsi" w:hAnsiTheme="minorHAnsi" w:cs="Arial"/>
                <w:sz w:val="20"/>
                <w:szCs w:val="20"/>
              </w:rPr>
              <w:t xml:space="preserve"> </w:t>
            </w:r>
            <w:r>
              <w:rPr>
                <w:rFonts w:asciiTheme="minorHAnsi" w:hAnsiTheme="minorHAnsi" w:cs="Arial"/>
                <w:sz w:val="20"/>
                <w:szCs w:val="20"/>
              </w:rPr>
              <w:t>“</w:t>
            </w:r>
            <w:r w:rsidR="004F7BAF">
              <w:rPr>
                <w:rFonts w:asciiTheme="minorHAnsi" w:hAnsiTheme="minorHAnsi"/>
                <w:sz w:val="20"/>
                <w:szCs w:val="20"/>
              </w:rPr>
              <w:t>Multi-family: Recirculating with temperature modulation</w:t>
            </w:r>
            <w:r>
              <w:rPr>
                <w:rFonts w:asciiTheme="minorHAnsi" w:hAnsiTheme="minorHAnsi" w:cs="Arial"/>
                <w:sz w:val="20"/>
                <w:szCs w:val="20"/>
              </w:rPr>
              <w:t>”</w:t>
            </w:r>
            <w:r w:rsidR="00AB10DA" w:rsidRPr="00C24D1F">
              <w:rPr>
                <w:rFonts w:asciiTheme="minorHAnsi" w:hAnsiTheme="minorHAnsi" w:cs="Arial"/>
                <w:sz w:val="20"/>
                <w:szCs w:val="20"/>
              </w:rPr>
              <w:t xml:space="preserve">, </w:t>
            </w:r>
            <w:r w:rsidR="00AB10DA" w:rsidRPr="00C24D1F">
              <w:rPr>
                <w:sz w:val="20"/>
                <w:szCs w:val="20"/>
              </w:rPr>
              <w:t>then display the "section does not apply" message</w:t>
            </w:r>
            <w:r w:rsidR="003E30BA">
              <w:rPr>
                <w:sz w:val="20"/>
                <w:szCs w:val="20"/>
              </w:rPr>
              <w:t>; else display this entire table</w:t>
            </w:r>
            <w:r w:rsidR="00AB10DA" w:rsidRPr="00C24D1F">
              <w:rPr>
                <w:sz w:val="20"/>
                <w:szCs w:val="20"/>
              </w:rPr>
              <w:t>&gt;&gt;</w:t>
            </w:r>
          </w:p>
          <w:p w14:paraId="607E091F" w14:textId="77777777" w:rsidR="00E76316" w:rsidRDefault="00E76316"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AB10DA" w:rsidRPr="006D2E42" w14:paraId="607E0923" w14:textId="77777777" w:rsidTr="00072AD8">
        <w:trPr>
          <w:trHeight w:hRule="exact" w:val="622"/>
          <w:tblHeader/>
        </w:trPr>
        <w:tc>
          <w:tcPr>
            <w:tcW w:w="558" w:type="dxa"/>
            <w:tcBorders>
              <w:top w:val="single" w:sz="4" w:space="0" w:color="000000"/>
            </w:tcBorders>
            <w:vAlign w:val="center"/>
          </w:tcPr>
          <w:p w14:paraId="607E0921"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22" w14:textId="3BA02F2A" w:rsidR="00A80404" w:rsidRDefault="00AB10DA">
            <w:pPr>
              <w:keepNext/>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00E41D1D" w:rsidRPr="00E41D1D">
              <w:rPr>
                <w:rFonts w:asciiTheme="minorHAnsi" w:hAnsiTheme="minorHAnsi"/>
                <w:sz w:val="20"/>
                <w:szCs w:val="20"/>
              </w:rPr>
              <w:t>reduce the hot water supply temperature when hot water</w:t>
            </w:r>
            <w:r w:rsidR="00E41D1D">
              <w:rPr>
                <w:rFonts w:asciiTheme="minorHAnsi" w:hAnsiTheme="minorHAnsi"/>
                <w:sz w:val="20"/>
                <w:szCs w:val="20"/>
              </w:rPr>
              <w:t xml:space="preserve"> </w:t>
            </w:r>
            <w:r w:rsidR="00E41D1D" w:rsidRPr="00E41D1D">
              <w:rPr>
                <w:rFonts w:asciiTheme="minorHAnsi" w:hAnsiTheme="minorHAnsi"/>
                <w:sz w:val="20"/>
                <w:szCs w:val="20"/>
              </w:rPr>
              <w:t>demand is determined to be low by the control system. The control system may use a fixed control schedule or</w:t>
            </w:r>
            <w:r w:rsidR="00E41D1D">
              <w:rPr>
                <w:rFonts w:asciiTheme="minorHAnsi" w:hAnsiTheme="minorHAnsi"/>
                <w:sz w:val="20"/>
                <w:szCs w:val="20"/>
              </w:rPr>
              <w:t xml:space="preserve"> </w:t>
            </w:r>
            <w:r w:rsidR="00E41D1D" w:rsidRPr="00E41D1D">
              <w:rPr>
                <w:rFonts w:asciiTheme="minorHAnsi" w:hAnsiTheme="minorHAnsi"/>
                <w:sz w:val="20"/>
                <w:szCs w:val="20"/>
              </w:rPr>
              <w:t>dynamic control schedules based measurements of hot water demand.</w:t>
            </w:r>
            <w:r w:rsidR="00B36001">
              <w:rPr>
                <w:rFonts w:asciiTheme="minorHAnsi" w:hAnsiTheme="minorHAnsi"/>
                <w:sz w:val="20"/>
                <w:szCs w:val="20"/>
              </w:rPr>
              <w:t xml:space="preserve"> (</w:t>
            </w:r>
            <w:r w:rsidR="00B36001" w:rsidRPr="00B36001">
              <w:rPr>
                <w:rFonts w:asciiTheme="minorHAnsi" w:hAnsiTheme="minorHAnsi"/>
                <w:sz w:val="20"/>
                <w:szCs w:val="20"/>
              </w:rPr>
              <w:t>RA4.4.11)</w:t>
            </w:r>
            <w:r>
              <w:rPr>
                <w:rFonts w:asciiTheme="minorHAnsi" w:hAnsiTheme="minorHAnsi"/>
                <w:sz w:val="20"/>
                <w:szCs w:val="20"/>
              </w:rPr>
              <w:t>.</w:t>
            </w:r>
          </w:p>
        </w:tc>
      </w:tr>
      <w:tr w:rsidR="00AB10DA" w14:paraId="607E0926" w14:textId="77777777" w:rsidTr="00524AB7">
        <w:trPr>
          <w:trHeight w:hRule="exact" w:val="576"/>
          <w:tblHeader/>
        </w:trPr>
        <w:tc>
          <w:tcPr>
            <w:tcW w:w="558" w:type="dxa"/>
            <w:vAlign w:val="center"/>
          </w:tcPr>
          <w:p w14:paraId="607E0924"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25" w14:textId="39E634A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t>
            </w:r>
            <w:r w:rsidR="00E41D1D">
              <w:rPr>
                <w:rFonts w:asciiTheme="minorHAnsi" w:hAnsiTheme="minorHAnsi"/>
                <w:sz w:val="20"/>
                <w:szCs w:val="20"/>
              </w:rPr>
              <w:t xml:space="preserve">which is defined as the </w:t>
            </w:r>
            <w:r>
              <w:rPr>
                <w:rFonts w:asciiTheme="minorHAnsi" w:hAnsiTheme="minorHAnsi"/>
                <w:sz w:val="20"/>
                <w:szCs w:val="20"/>
              </w:rPr>
              <w:t>sum of temperature reduction by the control in each hour within a 24-hour period) shall be more than 50</w:t>
            </w:r>
            <w:r w:rsidR="00241C88">
              <w:rPr>
                <w:rFonts w:asciiTheme="minorHAnsi" w:hAnsiTheme="minorHAnsi"/>
                <w:sz w:val="20"/>
                <w:szCs w:val="20"/>
              </w:rPr>
              <w:t>°</w:t>
            </w:r>
            <w:r>
              <w:rPr>
                <w:rFonts w:asciiTheme="minorHAnsi" w:hAnsiTheme="minorHAnsi"/>
                <w:sz w:val="20"/>
                <w:szCs w:val="20"/>
              </w:rPr>
              <w:t>F</w:t>
            </w:r>
            <w:r w:rsidR="00B36001">
              <w:rPr>
                <w:rFonts w:asciiTheme="minorHAnsi" w:hAnsiTheme="minorHAnsi"/>
                <w:sz w:val="20"/>
                <w:szCs w:val="20"/>
              </w:rPr>
              <w:t>. (</w:t>
            </w:r>
            <w:r w:rsidR="00B36001" w:rsidRPr="00B36001">
              <w:rPr>
                <w:rFonts w:asciiTheme="minorHAnsi" w:hAnsiTheme="minorHAnsi"/>
                <w:sz w:val="20"/>
                <w:szCs w:val="20"/>
              </w:rPr>
              <w:t>RA4.4.11)</w:t>
            </w:r>
            <w:r>
              <w:rPr>
                <w:rFonts w:asciiTheme="minorHAnsi" w:hAnsiTheme="minorHAnsi"/>
                <w:sz w:val="20"/>
                <w:szCs w:val="20"/>
              </w:rPr>
              <w:t xml:space="preserve"> </w:t>
            </w:r>
          </w:p>
        </w:tc>
      </w:tr>
      <w:tr w:rsidR="0093694E" w:rsidRPr="0093694E" w14:paraId="607E0928"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27" w14:textId="77777777" w:rsidR="00A80404" w:rsidRDefault="0093694E">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29" w14:textId="77777777" w:rsidR="00E76316" w:rsidRDefault="00E76316"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2F" w14:textId="77777777" w:rsidTr="004F7BAF">
        <w:trPr>
          <w:trHeight w:hRule="exact" w:val="1126"/>
          <w:tblHeader/>
        </w:trPr>
        <w:tc>
          <w:tcPr>
            <w:tcW w:w="10998" w:type="dxa"/>
            <w:gridSpan w:val="2"/>
            <w:tcBorders>
              <w:bottom w:val="single" w:sz="4" w:space="0" w:color="000000"/>
            </w:tcBorders>
            <w:vAlign w:val="center"/>
          </w:tcPr>
          <w:p w14:paraId="607E092A" w14:textId="77777777" w:rsidR="00E76316" w:rsidRDefault="00446446" w:rsidP="00335E47">
            <w:pPr>
              <w:keepNext/>
              <w:spacing w:after="0" w:line="240" w:lineRule="auto"/>
              <w:rPr>
                <w:rFonts w:asciiTheme="minorHAnsi" w:hAnsiTheme="minorHAnsi" w:cs="Arial"/>
                <w:sz w:val="20"/>
                <w:szCs w:val="20"/>
              </w:rPr>
            </w:pPr>
            <w:r>
              <w:rPr>
                <w:rFonts w:asciiTheme="minorHAnsi" w:hAnsiTheme="minorHAnsi"/>
                <w:b/>
                <w:sz w:val="20"/>
                <w:szCs w:val="20"/>
              </w:rPr>
              <w:t>F</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Recirculation Continuous Monitoring Systems</w:t>
            </w:r>
            <w:r w:rsidR="003174C1" w:rsidRPr="003174C1">
              <w:rPr>
                <w:rFonts w:asciiTheme="minorHAnsi" w:hAnsiTheme="minorHAnsi"/>
                <w:b/>
                <w:sz w:val="20"/>
                <w:szCs w:val="20"/>
              </w:rPr>
              <w:t xml:space="preserve"> Requirements</w:t>
            </w:r>
          </w:p>
          <w:p w14:paraId="607E092B" w14:textId="7B7F3914"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2C" w14:textId="29FB6AA7" w:rsidR="00A80404" w:rsidRDefault="00AB10DA">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 xml:space="preserve">there are no systems in column A13 that have a value = </w:t>
            </w:r>
            <w:r w:rsidR="003E30BA">
              <w:rPr>
                <w:rFonts w:asciiTheme="minorHAnsi" w:hAnsiTheme="minorHAnsi" w:cs="Arial"/>
                <w:sz w:val="20"/>
                <w:szCs w:val="20"/>
              </w:rPr>
              <w:t>“</w:t>
            </w:r>
            <w:r w:rsidR="004F7BAF">
              <w:rPr>
                <w:rFonts w:asciiTheme="minorHAnsi" w:hAnsiTheme="minorHAnsi"/>
                <w:sz w:val="20"/>
                <w:szCs w:val="20"/>
              </w:rPr>
              <w:t>Multi-family: Recirculating with temperature modulation and monitoring</w:t>
            </w:r>
            <w:r w:rsidR="003E30BA">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3E30BA">
              <w:rPr>
                <w:sz w:val="20"/>
                <w:szCs w:val="20"/>
              </w:rPr>
              <w:t>; else display this entire table</w:t>
            </w:r>
            <w:r w:rsidR="003E30BA" w:rsidRPr="00C24D1F">
              <w:rPr>
                <w:sz w:val="20"/>
                <w:szCs w:val="20"/>
              </w:rPr>
              <w:t xml:space="preserve"> </w:t>
            </w:r>
            <w:r w:rsidRPr="00C24D1F">
              <w:rPr>
                <w:sz w:val="20"/>
                <w:szCs w:val="20"/>
              </w:rPr>
              <w:t>&gt;&gt;</w:t>
            </w:r>
          </w:p>
          <w:p w14:paraId="607E092D" w14:textId="77777777" w:rsidR="00AB10DA" w:rsidRPr="006D2E42" w:rsidRDefault="00AB10DA" w:rsidP="00335E47">
            <w:pPr>
              <w:keepNext/>
              <w:spacing w:after="0" w:line="240" w:lineRule="auto"/>
              <w:rPr>
                <w:rFonts w:asciiTheme="minorHAnsi" w:hAnsiTheme="minorHAnsi" w:cs="Arial"/>
                <w:sz w:val="20"/>
                <w:szCs w:val="20"/>
              </w:rPr>
            </w:pPr>
          </w:p>
          <w:p w14:paraId="607E092E" w14:textId="77777777" w:rsidR="00E76316" w:rsidRDefault="00E76316"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AB10DA" w:rsidRPr="006D2E42" w14:paraId="607E0932" w14:textId="77777777" w:rsidTr="00072AD8">
        <w:trPr>
          <w:trHeight w:hRule="exact" w:val="370"/>
          <w:tblHeader/>
        </w:trPr>
        <w:tc>
          <w:tcPr>
            <w:tcW w:w="558" w:type="dxa"/>
            <w:tcBorders>
              <w:top w:val="single" w:sz="4" w:space="0" w:color="000000"/>
            </w:tcBorders>
            <w:vAlign w:val="center"/>
          </w:tcPr>
          <w:p w14:paraId="607E0930"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31"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w:t>
            </w:r>
            <w:r w:rsidR="00E41D1D">
              <w:rPr>
                <w:rFonts w:asciiTheme="minorHAnsi" w:hAnsiTheme="minorHAnsi"/>
                <w:sz w:val="20"/>
                <w:szCs w:val="20"/>
              </w:rPr>
              <w:t xml:space="preserve">a means of communicating with the remote monitoring facility </w:t>
            </w:r>
            <w:r>
              <w:rPr>
                <w:rFonts w:asciiTheme="minorHAnsi" w:hAnsiTheme="minorHAnsi"/>
                <w:sz w:val="20"/>
                <w:szCs w:val="20"/>
              </w:rPr>
              <w:t>.</w:t>
            </w:r>
            <w:r w:rsidR="00B36001">
              <w:rPr>
                <w:rFonts w:asciiTheme="minorHAnsi" w:hAnsiTheme="minorHAnsi"/>
                <w:sz w:val="20"/>
                <w:szCs w:val="20"/>
              </w:rPr>
              <w:t xml:space="preserve"> (</w:t>
            </w:r>
            <w:r w:rsidR="00B36001" w:rsidRPr="00B36001">
              <w:rPr>
                <w:rFonts w:asciiTheme="minorHAnsi" w:hAnsiTheme="minorHAnsi"/>
                <w:sz w:val="20"/>
                <w:szCs w:val="20"/>
              </w:rPr>
              <w:t>RA4.4.1</w:t>
            </w:r>
            <w:r w:rsidR="00B36001">
              <w:rPr>
                <w:rFonts w:asciiTheme="minorHAnsi" w:hAnsiTheme="minorHAnsi"/>
                <w:sz w:val="20"/>
                <w:szCs w:val="20"/>
              </w:rPr>
              <w:t>2</w:t>
            </w:r>
            <w:r w:rsidR="00B36001" w:rsidRPr="00B36001">
              <w:rPr>
                <w:rFonts w:asciiTheme="minorHAnsi" w:hAnsiTheme="minorHAnsi"/>
                <w:sz w:val="20"/>
                <w:szCs w:val="20"/>
              </w:rPr>
              <w:t>)</w:t>
            </w:r>
          </w:p>
        </w:tc>
      </w:tr>
      <w:tr w:rsidR="00AB10DA" w14:paraId="607E0935" w14:textId="77777777" w:rsidTr="00524AB7">
        <w:trPr>
          <w:trHeight w:hRule="exact" w:val="515"/>
          <w:tblHeader/>
        </w:trPr>
        <w:tc>
          <w:tcPr>
            <w:tcW w:w="558" w:type="dxa"/>
            <w:vAlign w:val="center"/>
          </w:tcPr>
          <w:p w14:paraId="607E0933"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34" w14:textId="77777777" w:rsidR="00AB10DA"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w:t>
            </w:r>
            <w:r w:rsidR="00AB10DA">
              <w:rPr>
                <w:rFonts w:asciiTheme="minorHAnsi" w:hAnsiTheme="minorHAnsi"/>
                <w:sz w:val="20"/>
                <w:szCs w:val="20"/>
              </w:rPr>
              <w:t>onitoring system must record no less frequently than hourly measurement of key system operation parameters, including hot water supply and return temperatures, and status of gas valve relays</w:t>
            </w:r>
            <w:r>
              <w:rPr>
                <w:rFonts w:asciiTheme="minorHAnsi" w:hAnsiTheme="minorHAnsi"/>
                <w:sz w:val="20"/>
                <w:szCs w:val="20"/>
              </w:rPr>
              <w:t>.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AB10DA" w14:paraId="607E0938" w14:textId="77777777" w:rsidTr="00524AB7">
        <w:trPr>
          <w:trHeight w:hRule="exact" w:val="425"/>
          <w:tblHeader/>
        </w:trPr>
        <w:tc>
          <w:tcPr>
            <w:tcW w:w="558" w:type="dxa"/>
            <w:vAlign w:val="center"/>
          </w:tcPr>
          <w:p w14:paraId="607E0936" w14:textId="77777777" w:rsidR="00AB10DA"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40" w:type="dxa"/>
            <w:vAlign w:val="center"/>
          </w:tcPr>
          <w:p w14:paraId="607E0937" w14:textId="5ABDC10E" w:rsidR="00AB10DA"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w:t>
            </w:r>
            <w:r w:rsidR="00AB10DA">
              <w:rPr>
                <w:rFonts w:asciiTheme="minorHAnsi" w:hAnsiTheme="minorHAnsi"/>
                <w:sz w:val="20"/>
                <w:szCs w:val="20"/>
              </w:rPr>
              <w:t>urrent contract must be available that demonstrate</w:t>
            </w:r>
            <w:r w:rsidR="00241C88">
              <w:rPr>
                <w:rFonts w:asciiTheme="minorHAnsi" w:hAnsiTheme="minorHAnsi"/>
                <w:sz w:val="20"/>
                <w:szCs w:val="20"/>
              </w:rPr>
              <w:t>s</w:t>
            </w:r>
            <w:r w:rsidR="00AB10DA">
              <w:rPr>
                <w:rFonts w:asciiTheme="minorHAnsi" w:hAnsiTheme="minorHAnsi"/>
                <w:sz w:val="20"/>
                <w:szCs w:val="20"/>
              </w:rPr>
              <w:t xml:space="preserve"> the system will be monitored.</w:t>
            </w:r>
            <w:r>
              <w:rPr>
                <w:rFonts w:asciiTheme="minorHAnsi" w:hAnsiTheme="minorHAnsi"/>
                <w:sz w:val="20"/>
                <w:szCs w:val="20"/>
              </w:rPr>
              <w:t xml:space="preserve">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93694E" w:rsidRPr="0093694E" w14:paraId="607E093A"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39" w14:textId="77777777" w:rsidR="00A80404" w:rsidRDefault="0093694E">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3B" w14:textId="77777777" w:rsidR="00E76316" w:rsidRDefault="00E76316" w:rsidP="00E76316">
      <w:pPr>
        <w:tabs>
          <w:tab w:val="left" w:pos="-720"/>
        </w:tabs>
        <w:suppressAutoHyphens/>
        <w:spacing w:after="0" w:line="240" w:lineRule="auto"/>
        <w:ind w:left="446"/>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E76316" w:rsidRPr="006D2E42" w14:paraId="607E093F" w14:textId="77777777" w:rsidTr="00B36001">
        <w:trPr>
          <w:trHeight w:hRule="exact" w:val="829"/>
          <w:tblHeader/>
        </w:trPr>
        <w:tc>
          <w:tcPr>
            <w:tcW w:w="10998" w:type="dxa"/>
            <w:gridSpan w:val="2"/>
            <w:tcBorders>
              <w:bottom w:val="single" w:sz="4" w:space="0" w:color="000000"/>
            </w:tcBorders>
            <w:vAlign w:val="center"/>
          </w:tcPr>
          <w:p w14:paraId="607E093C" w14:textId="77777777" w:rsidR="00076238" w:rsidRDefault="00446446" w:rsidP="00076238">
            <w:pPr>
              <w:keepNext/>
              <w:spacing w:after="0" w:line="240" w:lineRule="auto"/>
              <w:rPr>
                <w:rFonts w:asciiTheme="minorHAnsi" w:hAnsiTheme="minorHAnsi" w:cs="Arial"/>
                <w:sz w:val="20"/>
                <w:szCs w:val="20"/>
              </w:rPr>
            </w:pPr>
            <w:r>
              <w:rPr>
                <w:rFonts w:asciiTheme="minorHAnsi" w:hAnsiTheme="minorHAnsi"/>
                <w:b/>
                <w:sz w:val="20"/>
                <w:szCs w:val="20"/>
              </w:rPr>
              <w:t>G</w:t>
            </w:r>
            <w:r w:rsidR="00E76316" w:rsidRPr="006D2E42">
              <w:rPr>
                <w:rFonts w:asciiTheme="minorHAnsi" w:hAnsiTheme="minorHAnsi"/>
                <w:b/>
                <w:sz w:val="20"/>
                <w:szCs w:val="20"/>
              </w:rPr>
              <w:t xml:space="preserve">. </w:t>
            </w:r>
            <w:r w:rsidR="00E76316" w:rsidRPr="00E215C5">
              <w:rPr>
                <w:rFonts w:asciiTheme="minorHAnsi" w:hAnsiTheme="minorHAnsi"/>
                <w:b/>
                <w:sz w:val="20"/>
                <w:szCs w:val="20"/>
              </w:rPr>
              <w:t>Multiple Dwelling Units – Demand Recirculation</w:t>
            </w:r>
            <w:r w:rsidR="003174C1" w:rsidRPr="003174C1">
              <w:rPr>
                <w:rFonts w:asciiTheme="minorHAnsi" w:hAnsiTheme="minorHAnsi"/>
                <w:b/>
                <w:sz w:val="20"/>
                <w:szCs w:val="20"/>
              </w:rPr>
              <w:t xml:space="preserve"> Requirements</w:t>
            </w:r>
          </w:p>
          <w:p w14:paraId="607E093D" w14:textId="3CA41B9D"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241C88">
              <w:rPr>
                <w:rFonts w:asciiTheme="minorHAnsi" w:hAnsiTheme="minorHAnsi"/>
                <w:sz w:val="20"/>
                <w:szCs w:val="20"/>
              </w:rPr>
              <w:t>.</w:t>
            </w:r>
          </w:p>
          <w:p w14:paraId="607E093E" w14:textId="2D376415" w:rsidR="00A80404" w:rsidRDefault="00AB10DA" w:rsidP="004F7BAF">
            <w:pPr>
              <w:keepNext/>
              <w:suppressAutoHyphens/>
              <w:spacing w:after="0" w:line="240" w:lineRule="auto"/>
              <w:ind w:left="-90"/>
              <w:rPr>
                <w:rFonts w:asciiTheme="minorHAnsi" w:hAnsiTheme="minorHAnsi"/>
                <w:b/>
                <w:sz w:val="20"/>
                <w:szCs w:val="20"/>
              </w:rPr>
            </w:pPr>
            <w:r w:rsidRPr="00E41D1D">
              <w:rPr>
                <w:rFonts w:asciiTheme="minorHAnsi" w:hAnsiTheme="minorHAnsi" w:cs="Arial"/>
                <w:sz w:val="20"/>
                <w:szCs w:val="20"/>
              </w:rPr>
              <w:t xml:space="preserve">&lt;&lt;If </w:t>
            </w:r>
            <w:r w:rsidR="006D6971">
              <w:rPr>
                <w:rFonts w:asciiTheme="minorHAnsi" w:hAnsiTheme="minorHAnsi" w:cs="Arial"/>
                <w:sz w:val="20"/>
                <w:szCs w:val="20"/>
              </w:rPr>
              <w:t xml:space="preserve">there are no systems in </w:t>
            </w:r>
            <w:r w:rsidR="00EB67CC">
              <w:rPr>
                <w:rFonts w:asciiTheme="minorHAnsi" w:hAnsiTheme="minorHAnsi" w:cs="Arial"/>
                <w:sz w:val="20"/>
                <w:szCs w:val="20"/>
              </w:rPr>
              <w:t xml:space="preserve">column </w:t>
            </w:r>
            <w:r w:rsidR="003E30BA">
              <w:rPr>
                <w:rFonts w:asciiTheme="minorHAnsi" w:hAnsiTheme="minorHAnsi" w:cs="Arial"/>
                <w:sz w:val="20"/>
                <w:szCs w:val="20"/>
              </w:rPr>
              <w:t>A13</w:t>
            </w:r>
            <w:r w:rsidR="006D6971">
              <w:rPr>
                <w:rFonts w:asciiTheme="minorHAnsi" w:hAnsiTheme="minorHAnsi" w:cs="Arial"/>
                <w:sz w:val="20"/>
                <w:szCs w:val="20"/>
              </w:rPr>
              <w:t xml:space="preserve"> that have a value=</w:t>
            </w:r>
            <w:r w:rsidR="003E30BA">
              <w:rPr>
                <w:rFonts w:asciiTheme="minorHAnsi" w:hAnsiTheme="minorHAnsi" w:cs="Arial"/>
                <w:sz w:val="20"/>
                <w:szCs w:val="20"/>
              </w:rPr>
              <w:t>“</w:t>
            </w:r>
            <w:r w:rsidR="004F7BAF">
              <w:rPr>
                <w:rFonts w:asciiTheme="minorHAnsi" w:hAnsiTheme="minorHAnsi"/>
                <w:sz w:val="20"/>
                <w:szCs w:val="20"/>
              </w:rPr>
              <w:t>Multi-family: Recirculating demand control</w:t>
            </w:r>
            <w:r w:rsidR="003E30BA">
              <w:rPr>
                <w:rFonts w:asciiTheme="minorHAnsi" w:hAnsiTheme="minorHAnsi"/>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3E30BA">
              <w:rPr>
                <w:sz w:val="20"/>
                <w:szCs w:val="20"/>
              </w:rPr>
              <w:t>; else display this entire table</w:t>
            </w:r>
            <w:r w:rsidR="003E30BA" w:rsidRPr="00E41D1D">
              <w:rPr>
                <w:sz w:val="20"/>
                <w:szCs w:val="20"/>
              </w:rPr>
              <w:t xml:space="preserve"> </w:t>
            </w:r>
            <w:r w:rsidRPr="00E41D1D">
              <w:rPr>
                <w:sz w:val="20"/>
                <w:szCs w:val="20"/>
              </w:rPr>
              <w:t>&gt;&gt;</w:t>
            </w:r>
          </w:p>
        </w:tc>
      </w:tr>
      <w:tr w:rsidR="00AB10DA" w:rsidRPr="006D2E42" w14:paraId="607E0942" w14:textId="77777777" w:rsidTr="00072AD8">
        <w:trPr>
          <w:trHeight w:hRule="exact" w:val="676"/>
          <w:tblHeader/>
        </w:trPr>
        <w:tc>
          <w:tcPr>
            <w:tcW w:w="558" w:type="dxa"/>
            <w:tcBorders>
              <w:top w:val="single" w:sz="4" w:space="0" w:color="000000"/>
            </w:tcBorders>
            <w:vAlign w:val="center"/>
          </w:tcPr>
          <w:p w14:paraId="607E0940" w14:textId="77777777" w:rsidR="00AB10DA" w:rsidRPr="006D2E42" w:rsidRDefault="00AB10DA"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40" w:type="dxa"/>
            <w:tcBorders>
              <w:top w:val="single" w:sz="4" w:space="0" w:color="000000"/>
            </w:tcBorders>
            <w:vAlign w:val="center"/>
          </w:tcPr>
          <w:p w14:paraId="607E0941" w14:textId="77777777" w:rsidR="00AB10DA" w:rsidRPr="006D2E42"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00E41D1D" w:rsidRPr="000C1AEF">
              <w:rPr>
                <w:rFonts w:asciiTheme="minorHAnsi" w:hAnsiTheme="minorHAnsi"/>
                <w:sz w:val="20"/>
                <w:szCs w:val="20"/>
              </w:rPr>
              <w:t>he system operate</w:t>
            </w:r>
            <w:r>
              <w:rPr>
                <w:rFonts w:asciiTheme="minorHAnsi" w:hAnsiTheme="minorHAnsi"/>
                <w:sz w:val="20"/>
                <w:szCs w:val="20"/>
              </w:rPr>
              <w:t>s</w:t>
            </w:r>
            <w:r w:rsidR="00E41D1D" w:rsidRPr="000C1AEF">
              <w:rPr>
                <w:rFonts w:asciiTheme="minorHAnsi" w:hAnsiTheme="minorHAnsi"/>
                <w:sz w:val="20"/>
                <w:szCs w:val="20"/>
              </w:rPr>
              <w:t xml:space="preserve"> “on-demand”, meaning that </w:t>
            </w:r>
            <w:r w:rsidR="00E41D1D">
              <w:rPr>
                <w:rFonts w:asciiTheme="minorHAnsi" w:hAnsiTheme="minorHAnsi"/>
                <w:sz w:val="20"/>
                <w:szCs w:val="20"/>
              </w:rPr>
              <w:t xml:space="preserve">the pump begins to operate </w:t>
            </w:r>
            <w:r>
              <w:rPr>
                <w:rFonts w:asciiTheme="minorHAnsi" w:hAnsiTheme="minorHAnsi"/>
                <w:sz w:val="20"/>
                <w:szCs w:val="20"/>
              </w:rPr>
              <w:t xml:space="preserve">shortly before or </w:t>
            </w:r>
            <w:r w:rsidR="00E41D1D">
              <w:rPr>
                <w:rFonts w:asciiTheme="minorHAnsi" w:hAnsiTheme="minorHAnsi"/>
                <w:sz w:val="20"/>
                <w:szCs w:val="20"/>
              </w:rPr>
              <w:t xml:space="preserve">immediately after </w:t>
            </w:r>
            <w:r w:rsidR="00E41D1D" w:rsidRPr="000C1AEF">
              <w:rPr>
                <w:rFonts w:asciiTheme="minorHAnsi" w:hAnsiTheme="minorHAnsi"/>
                <w:sz w:val="20"/>
                <w:szCs w:val="20"/>
              </w:rPr>
              <w:t>hot water draw</w:t>
            </w:r>
            <w:r w:rsidR="00E41D1D">
              <w:rPr>
                <w:rFonts w:asciiTheme="minorHAnsi" w:hAnsiTheme="minorHAnsi"/>
                <w:sz w:val="20"/>
                <w:szCs w:val="20"/>
              </w:rPr>
              <w:t xml:space="preserve"> begins, and stops when the return water temperature reaches a certain threshold value.</w:t>
            </w:r>
            <w:r>
              <w:rPr>
                <w:rFonts w:asciiTheme="minorHAnsi" w:hAnsiTheme="minorHAnsi"/>
                <w:sz w:val="20"/>
                <w:szCs w:val="20"/>
              </w:rPr>
              <w:t xml:space="preserv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36001" w:rsidRPr="000C1AEF" w14:paraId="607E0947" w14:textId="77777777" w:rsidTr="00072AD8">
        <w:trPr>
          <w:trHeight w:hRule="exact" w:val="1171"/>
          <w:tblHeader/>
        </w:trPr>
        <w:tc>
          <w:tcPr>
            <w:tcW w:w="558" w:type="dxa"/>
            <w:vAlign w:val="center"/>
          </w:tcPr>
          <w:p w14:paraId="607E0943"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40" w:type="dxa"/>
            <w:vAlign w:val="center"/>
          </w:tcPr>
          <w:p w14:paraId="607E0944"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p w14:paraId="607E0945" w14:textId="0C7AEB44" w:rsidR="00B36001" w:rsidRPr="00B36001" w:rsidRDefault="00B36001" w:rsidP="00335E47">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241C88">
              <w:rPr>
                <w:rFonts w:asciiTheme="minorHAnsi" w:hAnsiTheme="minorHAnsi"/>
                <w:sz w:val="20"/>
                <w:szCs w:val="20"/>
              </w:rPr>
              <w:t>°</w:t>
            </w:r>
            <w:r w:rsidR="00335E47">
              <w:rPr>
                <w:rFonts w:asciiTheme="minorHAnsi" w:hAnsiTheme="minorHAnsi"/>
                <w:sz w:val="20"/>
                <w:szCs w:val="20"/>
              </w:rPr>
              <w:t>F</w:t>
            </w:r>
            <w:r w:rsidR="00335E47" w:rsidRPr="00B36001" w:rsidDel="00335E47">
              <w:rPr>
                <w:sz w:val="20"/>
                <w:szCs w:val="20"/>
              </w:rPr>
              <w:t xml:space="preserve"> </w:t>
            </w:r>
            <w:r w:rsidRPr="00B36001">
              <w:rPr>
                <w:sz w:val="20"/>
                <w:szCs w:val="20"/>
              </w:rPr>
              <w:t>( 5.6</w:t>
            </w:r>
            <w:r w:rsidR="004F66DC">
              <w:rPr>
                <w:sz w:val="20"/>
                <w:szCs w:val="20"/>
              </w:rPr>
              <w:t>°</w:t>
            </w:r>
            <w:r w:rsidR="00335E47">
              <w:rPr>
                <w:rFonts w:asciiTheme="minorHAnsi" w:hAnsiTheme="minorHAnsi"/>
                <w:sz w:val="20"/>
                <w:szCs w:val="20"/>
              </w:rPr>
              <w:t>C</w:t>
            </w:r>
            <w:r w:rsidRPr="00B36001">
              <w:rPr>
                <w:sz w:val="20"/>
                <w:szCs w:val="20"/>
              </w:rPr>
              <w:t>) above the initial temperature of the water in the pipe</w:t>
            </w:r>
          </w:p>
          <w:p w14:paraId="607E0946" w14:textId="38D1AF55" w:rsidR="00B36001" w:rsidRPr="000C1AEF" w:rsidRDefault="00B36001" w:rsidP="004F66DC">
            <w:pPr>
              <w:pStyle w:val="ListParagraph"/>
              <w:keepNext/>
              <w:numPr>
                <w:ilvl w:val="0"/>
                <w:numId w:val="2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4F66DC">
              <w:rPr>
                <w:sz w:val="20"/>
                <w:szCs w:val="20"/>
              </w:rPr>
              <w:t>°</w:t>
            </w:r>
            <w:r w:rsidR="00335E47">
              <w:rPr>
                <w:rFonts w:asciiTheme="minorHAnsi" w:hAnsiTheme="minorHAnsi"/>
                <w:sz w:val="20"/>
                <w:szCs w:val="20"/>
              </w:rPr>
              <w:t>F</w:t>
            </w:r>
            <w:r w:rsidRPr="00B36001">
              <w:rPr>
                <w:sz w:val="20"/>
                <w:szCs w:val="20"/>
              </w:rPr>
              <w:t xml:space="preserve"> (38.9</w:t>
            </w:r>
            <w:r w:rsidR="004F66DC">
              <w:rPr>
                <w:sz w:val="20"/>
                <w:szCs w:val="20"/>
              </w:rPr>
              <w:t>°</w:t>
            </w:r>
            <w:r w:rsidR="00335E47">
              <w:rPr>
                <w:rFonts w:asciiTheme="minorHAnsi" w:hAnsiTheme="minorHAnsi"/>
                <w:sz w:val="20"/>
                <w:szCs w:val="20"/>
              </w:rPr>
              <w:t>C</w:t>
            </w:r>
            <w:r w:rsidRPr="00B36001">
              <w:rPr>
                <w:sz w:val="20"/>
                <w:szCs w:val="20"/>
              </w:rPr>
              <w:t>).</w:t>
            </w:r>
          </w:p>
        </w:tc>
      </w:tr>
      <w:tr w:rsidR="00B36001" w:rsidRPr="000C1AEF" w14:paraId="607E094A" w14:textId="77777777" w:rsidTr="00072AD8">
        <w:trPr>
          <w:trHeight w:hRule="exact" w:val="631"/>
          <w:tblHeader/>
        </w:trPr>
        <w:tc>
          <w:tcPr>
            <w:tcW w:w="558" w:type="dxa"/>
            <w:vAlign w:val="center"/>
          </w:tcPr>
          <w:p w14:paraId="607E0948"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40" w:type="dxa"/>
            <w:vAlign w:val="center"/>
          </w:tcPr>
          <w:p w14:paraId="607E0949"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0C1AEF" w14:paraId="607E0950" w14:textId="77777777" w:rsidTr="00072AD8">
        <w:trPr>
          <w:trHeight w:hRule="exact" w:val="1882"/>
          <w:tblHeader/>
        </w:trPr>
        <w:tc>
          <w:tcPr>
            <w:tcW w:w="558" w:type="dxa"/>
            <w:vAlign w:val="center"/>
          </w:tcPr>
          <w:p w14:paraId="607E094B"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0440" w:type="dxa"/>
            <w:vAlign w:val="center"/>
          </w:tcPr>
          <w:p w14:paraId="607E094C"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p w14:paraId="607E094D"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07E094E"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07E094F" w14:textId="77777777" w:rsidR="00B36001" w:rsidRPr="00B36001" w:rsidRDefault="00B36001" w:rsidP="00335E47">
            <w:pPr>
              <w:pStyle w:val="ListParagraph"/>
              <w:keepNext/>
              <w:numPr>
                <w:ilvl w:val="0"/>
                <w:numId w:val="2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B36001" w:rsidRPr="000C1AEF" w14:paraId="607E0953" w14:textId="77777777" w:rsidTr="00072AD8">
        <w:trPr>
          <w:trHeight w:hRule="exact" w:val="370"/>
          <w:tblHeader/>
        </w:trPr>
        <w:tc>
          <w:tcPr>
            <w:tcW w:w="558" w:type="dxa"/>
            <w:vAlign w:val="center"/>
          </w:tcPr>
          <w:p w14:paraId="607E0951"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0440" w:type="dxa"/>
            <w:vAlign w:val="center"/>
          </w:tcPr>
          <w:p w14:paraId="607E0952" w14:textId="77777777" w:rsidR="00B36001" w:rsidRP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0C1AEF" w14:paraId="607E0956" w14:textId="77777777" w:rsidTr="00072AD8">
        <w:trPr>
          <w:trHeight w:hRule="exact" w:val="631"/>
          <w:tblHeader/>
        </w:trPr>
        <w:tc>
          <w:tcPr>
            <w:tcW w:w="558" w:type="dxa"/>
            <w:vAlign w:val="center"/>
          </w:tcPr>
          <w:p w14:paraId="607E0954"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0440" w:type="dxa"/>
            <w:vAlign w:val="center"/>
          </w:tcPr>
          <w:p w14:paraId="607E0955" w14:textId="77777777" w:rsidR="00B36001" w:rsidRDefault="00B36001" w:rsidP="00335E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sidR="004465ED">
              <w:rPr>
                <w:sz w:val="20"/>
                <w:szCs w:val="20"/>
              </w:rPr>
              <w:t xml:space="preserve">each control </w:t>
            </w:r>
            <w:r w:rsidR="004465ED" w:rsidRPr="00B36001">
              <w:rPr>
                <w:sz w:val="20"/>
                <w:szCs w:val="20"/>
              </w:rPr>
              <w:t>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sidR="00524AB7">
              <w:rPr>
                <w:sz w:val="20"/>
                <w:szCs w:val="20"/>
              </w:rPr>
              <w:t xml:space="preserve"> </w:t>
            </w:r>
            <w:r w:rsidR="00524AB7">
              <w:rPr>
                <w:rFonts w:asciiTheme="minorHAnsi" w:hAnsiTheme="minorHAnsi"/>
                <w:sz w:val="20"/>
                <w:szCs w:val="20"/>
              </w:rPr>
              <w:t>(</w:t>
            </w:r>
            <w:r w:rsidR="00524AB7" w:rsidRPr="00B36001">
              <w:rPr>
                <w:rFonts w:asciiTheme="minorHAnsi" w:hAnsiTheme="minorHAnsi"/>
                <w:sz w:val="20"/>
                <w:szCs w:val="20"/>
              </w:rPr>
              <w:t>RA4.4.1</w:t>
            </w:r>
            <w:r w:rsidR="00524AB7">
              <w:rPr>
                <w:rFonts w:asciiTheme="minorHAnsi" w:hAnsiTheme="minorHAnsi"/>
                <w:sz w:val="20"/>
                <w:szCs w:val="20"/>
              </w:rPr>
              <w:t>3</w:t>
            </w:r>
            <w:r w:rsidR="00524AB7" w:rsidRPr="00B36001">
              <w:rPr>
                <w:rFonts w:asciiTheme="minorHAnsi" w:hAnsiTheme="minorHAnsi"/>
                <w:sz w:val="20"/>
                <w:szCs w:val="20"/>
              </w:rPr>
              <w:t>)</w:t>
            </w:r>
          </w:p>
        </w:tc>
      </w:tr>
      <w:tr w:rsidR="00B36001" w:rsidRPr="0093694E" w14:paraId="607E0958"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57" w14:textId="77777777" w:rsidR="00A80404" w:rsidRDefault="00B36001">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59" w14:textId="77777777" w:rsidR="00A80404" w:rsidRDefault="00A80404">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3735"/>
      </w:tblGrid>
      <w:tr w:rsidR="00E76316" w:rsidRPr="006D2E42" w14:paraId="607E095D" w14:textId="77777777" w:rsidTr="00072AD8">
        <w:trPr>
          <w:trHeight w:hRule="exact" w:val="1036"/>
        </w:trPr>
        <w:tc>
          <w:tcPr>
            <w:tcW w:w="10998" w:type="dxa"/>
            <w:gridSpan w:val="2"/>
            <w:tcBorders>
              <w:bottom w:val="single" w:sz="4" w:space="0" w:color="000000"/>
            </w:tcBorders>
            <w:vAlign w:val="center"/>
          </w:tcPr>
          <w:p w14:paraId="607E095A" w14:textId="77777777" w:rsidR="00E76316" w:rsidRDefault="00446446" w:rsidP="00AB10DA">
            <w:pPr>
              <w:spacing w:after="0" w:line="240" w:lineRule="auto"/>
              <w:rPr>
                <w:rFonts w:asciiTheme="minorHAnsi" w:hAnsiTheme="minorHAnsi"/>
                <w:b/>
                <w:sz w:val="20"/>
                <w:szCs w:val="20"/>
              </w:rPr>
            </w:pPr>
            <w:r>
              <w:rPr>
                <w:rFonts w:asciiTheme="minorHAnsi" w:hAnsiTheme="minorHAnsi"/>
                <w:b/>
                <w:sz w:val="20"/>
                <w:szCs w:val="20"/>
              </w:rPr>
              <w:t>H</w:t>
            </w:r>
            <w:r w:rsidR="00E76316" w:rsidRPr="006D2E42">
              <w:rPr>
                <w:rFonts w:asciiTheme="minorHAnsi" w:hAnsiTheme="minorHAnsi"/>
                <w:b/>
                <w:sz w:val="20"/>
                <w:szCs w:val="20"/>
              </w:rPr>
              <w:t xml:space="preserve">. </w:t>
            </w:r>
            <w:r w:rsidR="00524AB7" w:rsidRPr="00E215C5">
              <w:rPr>
                <w:rFonts w:asciiTheme="minorHAnsi" w:hAnsiTheme="minorHAnsi"/>
                <w:b/>
                <w:sz w:val="20"/>
                <w:szCs w:val="20"/>
              </w:rPr>
              <w:t xml:space="preserve">Multiple Dwelling Units – </w:t>
            </w:r>
            <w:r w:rsidR="003F0D53">
              <w:rPr>
                <w:rFonts w:asciiTheme="minorHAnsi" w:hAnsiTheme="minorHAnsi"/>
                <w:b/>
                <w:sz w:val="20"/>
                <w:szCs w:val="20"/>
              </w:rPr>
              <w:t>Non-Demand Control</w:t>
            </w:r>
            <w:r w:rsidR="00524AB7" w:rsidRPr="00E215C5">
              <w:rPr>
                <w:rFonts w:asciiTheme="minorHAnsi" w:hAnsiTheme="minorHAnsi"/>
                <w:b/>
                <w:sz w:val="20"/>
                <w:szCs w:val="20"/>
              </w:rPr>
              <w:t xml:space="preserve"> Recirculation</w:t>
            </w:r>
            <w:r w:rsidR="00524AB7">
              <w:rPr>
                <w:rFonts w:asciiTheme="minorHAnsi" w:hAnsiTheme="minorHAnsi"/>
                <w:b/>
                <w:sz w:val="20"/>
                <w:szCs w:val="20"/>
              </w:rPr>
              <w:t xml:space="preserve"> Systems</w:t>
            </w:r>
            <w:r w:rsidR="00D5274E">
              <w:rPr>
                <w:rFonts w:asciiTheme="minorHAnsi" w:hAnsiTheme="minorHAnsi"/>
                <w:b/>
                <w:sz w:val="20"/>
                <w:szCs w:val="20"/>
              </w:rPr>
              <w:t xml:space="preserve"> Requirements</w:t>
            </w:r>
          </w:p>
          <w:p w14:paraId="607E095B" w14:textId="77777777" w:rsidR="00A80404" w:rsidRDefault="00D5274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07E095C" w14:textId="4ECF8EA6" w:rsidR="009B08F6" w:rsidRDefault="00AB10DA" w:rsidP="004F7BAF">
            <w:pPr>
              <w:spacing w:after="0" w:line="240" w:lineRule="auto"/>
              <w:rPr>
                <w:rFonts w:asciiTheme="minorHAnsi" w:hAnsiTheme="minorHAnsi"/>
                <w:b/>
                <w:sz w:val="20"/>
                <w:szCs w:val="20"/>
              </w:rPr>
            </w:pPr>
            <w:r>
              <w:rPr>
                <w:rFonts w:asciiTheme="minorHAnsi" w:hAnsiTheme="minorHAnsi" w:cs="Arial"/>
                <w:sz w:val="20"/>
                <w:szCs w:val="20"/>
              </w:rPr>
              <w:t xml:space="preserve">&lt;&lt;If </w:t>
            </w:r>
            <w:r w:rsidR="00600BAC">
              <w:rPr>
                <w:rFonts w:asciiTheme="minorHAnsi" w:hAnsiTheme="minorHAnsi" w:cs="Arial"/>
                <w:sz w:val="20"/>
                <w:szCs w:val="20"/>
              </w:rPr>
              <w:t>there are no systems in column A13 that have a value=</w:t>
            </w:r>
            <w:r w:rsidR="003E30BA">
              <w:rPr>
                <w:rFonts w:asciiTheme="minorHAnsi" w:hAnsiTheme="minorHAnsi" w:cs="Arial"/>
                <w:sz w:val="20"/>
                <w:szCs w:val="20"/>
              </w:rPr>
              <w:t xml:space="preserve"> “</w:t>
            </w:r>
            <w:r w:rsidR="004F7BAF">
              <w:rPr>
                <w:rFonts w:asciiTheme="minorHAnsi" w:hAnsiTheme="minorHAnsi"/>
                <w:sz w:val="20"/>
                <w:szCs w:val="20"/>
              </w:rPr>
              <w:t>Multi-family: Recirculating with no control (Continuous pumping)</w:t>
            </w:r>
            <w:r w:rsidR="003E30BA">
              <w:rPr>
                <w:rFonts w:asciiTheme="minorHAnsi" w:hAnsiTheme="minorHAnsi"/>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3E30BA">
              <w:rPr>
                <w:sz w:val="20"/>
                <w:szCs w:val="20"/>
              </w:rPr>
              <w:t>; else display this entire table</w:t>
            </w:r>
            <w:r w:rsidR="003E30BA" w:rsidRPr="00C24D1F">
              <w:rPr>
                <w:sz w:val="20"/>
                <w:szCs w:val="20"/>
              </w:rPr>
              <w:t xml:space="preserve"> </w:t>
            </w:r>
            <w:r w:rsidRPr="00C24D1F">
              <w:rPr>
                <w:sz w:val="20"/>
                <w:szCs w:val="20"/>
              </w:rPr>
              <w:t>&gt;&gt;</w:t>
            </w:r>
          </w:p>
        </w:tc>
      </w:tr>
      <w:tr w:rsidR="00524AB7" w14:paraId="607E0960" w14:textId="77777777" w:rsidTr="00072AD8">
        <w:trPr>
          <w:trHeight w:hRule="exact" w:val="631"/>
          <w:tblHeader/>
        </w:trPr>
        <w:tc>
          <w:tcPr>
            <w:tcW w:w="647" w:type="dxa"/>
            <w:vAlign w:val="center"/>
          </w:tcPr>
          <w:p w14:paraId="607E095E" w14:textId="77777777" w:rsidR="00ED0648" w:rsidRDefault="00524AB7">
            <w:pPr>
              <w:spacing w:after="0" w:line="240" w:lineRule="auto"/>
              <w:jc w:val="center"/>
              <w:rPr>
                <w:rFonts w:asciiTheme="minorHAnsi" w:hAnsiTheme="minorHAnsi"/>
                <w:sz w:val="20"/>
                <w:szCs w:val="20"/>
              </w:rPr>
            </w:pPr>
            <w:r>
              <w:rPr>
                <w:rFonts w:asciiTheme="minorHAnsi" w:hAnsiTheme="minorHAnsi"/>
                <w:sz w:val="20"/>
                <w:szCs w:val="20"/>
              </w:rPr>
              <w:t>01</w:t>
            </w:r>
          </w:p>
        </w:tc>
        <w:tc>
          <w:tcPr>
            <w:tcW w:w="10351" w:type="dxa"/>
            <w:vAlign w:val="center"/>
          </w:tcPr>
          <w:p w14:paraId="607E095F" w14:textId="77777777" w:rsidR="00524AB7" w:rsidRPr="00524AB7" w:rsidDel="00524AB7" w:rsidRDefault="003174C1" w:rsidP="00524AB7">
            <w:pPr>
              <w:autoSpaceDE w:val="0"/>
              <w:autoSpaceDN w:val="0"/>
              <w:adjustRightInd w:val="0"/>
              <w:spacing w:after="0" w:line="240" w:lineRule="auto"/>
              <w:rPr>
                <w:rFonts w:asciiTheme="minorHAnsi" w:hAnsiTheme="minorHAnsi"/>
                <w:sz w:val="20"/>
                <w:szCs w:val="20"/>
              </w:rPr>
            </w:pPr>
            <w:r w:rsidRPr="003174C1">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93694E" w:rsidRPr="0093694E" w14:paraId="607E0962" w14:textId="77777777" w:rsidTr="00B36001">
        <w:trPr>
          <w:trHeight w:hRule="exact" w:val="262"/>
        </w:trPr>
        <w:tc>
          <w:tcPr>
            <w:tcW w:w="10998" w:type="dxa"/>
            <w:gridSpan w:val="2"/>
            <w:tcBorders>
              <w:top w:val="single" w:sz="4" w:space="0" w:color="000000"/>
              <w:left w:val="single" w:sz="4" w:space="0" w:color="000000"/>
              <w:bottom w:val="single" w:sz="4" w:space="0" w:color="000000"/>
              <w:right w:val="single" w:sz="4" w:space="0" w:color="000000"/>
            </w:tcBorders>
          </w:tcPr>
          <w:p w14:paraId="607E0961" w14:textId="77777777" w:rsidR="0093694E" w:rsidRPr="0093694E" w:rsidRDefault="0093694E" w:rsidP="00CD594B">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07E0963" w14:textId="77777777" w:rsidR="0092312B" w:rsidRDefault="0092312B"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b/>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070FC5" w:rsidRPr="00D618EF" w14:paraId="607E0965" w14:textId="77777777" w:rsidTr="00072AD8">
        <w:trPr>
          <w:trHeight w:val="323"/>
        </w:trPr>
        <w:tc>
          <w:tcPr>
            <w:tcW w:w="10943" w:type="dxa"/>
            <w:gridSpan w:val="4"/>
            <w:vAlign w:val="center"/>
          </w:tcPr>
          <w:p w14:paraId="607E0964" w14:textId="77777777" w:rsidR="00070FC5" w:rsidRPr="00D618EF"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618EF">
              <w:rPr>
                <w:rFonts w:asciiTheme="minorHAnsi" w:eastAsia="Times New Roman" w:hAnsiTheme="minorHAnsi" w:cs="Arial"/>
                <w:b/>
                <w:caps/>
                <w:sz w:val="18"/>
                <w:szCs w:val="18"/>
              </w:rPr>
              <w:t>Documentation Author's Declaration Statement</w:t>
            </w:r>
          </w:p>
        </w:tc>
      </w:tr>
      <w:tr w:rsidR="00070FC5" w:rsidRPr="00D618EF" w14:paraId="607E0967" w14:textId="77777777" w:rsidTr="00072AD8">
        <w:trPr>
          <w:trHeight w:hRule="exact" w:val="271"/>
        </w:trPr>
        <w:tc>
          <w:tcPr>
            <w:tcW w:w="10943" w:type="dxa"/>
            <w:gridSpan w:val="4"/>
            <w:vAlign w:val="center"/>
          </w:tcPr>
          <w:p w14:paraId="607E0966" w14:textId="77777777" w:rsidR="00070FC5" w:rsidRPr="00D618EF" w:rsidRDefault="00070FC5" w:rsidP="00070FC5">
            <w:pPr>
              <w:keepNext/>
              <w:numPr>
                <w:ilvl w:val="0"/>
                <w:numId w:val="18"/>
              </w:numPr>
              <w:tabs>
                <w:tab w:val="left" w:pos="-2600"/>
              </w:tabs>
              <w:spacing w:after="60" w:line="240" w:lineRule="auto"/>
              <w:ind w:right="90"/>
              <w:outlineLvl w:val="2"/>
              <w:rPr>
                <w:rFonts w:asciiTheme="minorHAnsi" w:eastAsia="Times New Roman" w:hAnsiTheme="minorHAnsi"/>
                <w:sz w:val="18"/>
                <w:szCs w:val="18"/>
              </w:rPr>
            </w:pPr>
            <w:r w:rsidRPr="00D618EF">
              <w:rPr>
                <w:rFonts w:asciiTheme="minorHAnsi" w:eastAsia="Times New Roman" w:hAnsiTheme="minorHAnsi"/>
                <w:sz w:val="18"/>
                <w:szCs w:val="18"/>
              </w:rPr>
              <w:t>I certify that this Certificate of Installation documentation is accurate and complete.</w:t>
            </w:r>
          </w:p>
        </w:tc>
      </w:tr>
      <w:tr w:rsidR="00070FC5" w:rsidRPr="00D618EF" w14:paraId="607E096A" w14:textId="77777777" w:rsidTr="00CD594B">
        <w:trPr>
          <w:trHeight w:val="360"/>
        </w:trPr>
        <w:tc>
          <w:tcPr>
            <w:tcW w:w="5577" w:type="dxa"/>
            <w:gridSpan w:val="2"/>
          </w:tcPr>
          <w:p w14:paraId="607E0968"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Name:</w:t>
            </w:r>
          </w:p>
        </w:tc>
        <w:tc>
          <w:tcPr>
            <w:tcW w:w="5366" w:type="dxa"/>
            <w:gridSpan w:val="2"/>
          </w:tcPr>
          <w:p w14:paraId="607E0969"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Signature:</w:t>
            </w:r>
          </w:p>
        </w:tc>
      </w:tr>
      <w:tr w:rsidR="00070FC5" w:rsidRPr="00D618EF" w14:paraId="607E096D" w14:textId="77777777" w:rsidTr="00CD594B">
        <w:trPr>
          <w:trHeight w:val="360"/>
        </w:trPr>
        <w:tc>
          <w:tcPr>
            <w:tcW w:w="5577" w:type="dxa"/>
            <w:gridSpan w:val="2"/>
          </w:tcPr>
          <w:p w14:paraId="607E096B"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Documentation Author Company Name:</w:t>
            </w:r>
          </w:p>
        </w:tc>
        <w:tc>
          <w:tcPr>
            <w:tcW w:w="5366" w:type="dxa"/>
            <w:gridSpan w:val="2"/>
          </w:tcPr>
          <w:p w14:paraId="607E096C"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r w:rsidR="00070FC5" w:rsidRPr="00D618EF" w14:paraId="607E0970" w14:textId="77777777" w:rsidTr="00CD594B">
        <w:trPr>
          <w:trHeight w:val="360"/>
        </w:trPr>
        <w:tc>
          <w:tcPr>
            <w:tcW w:w="5577" w:type="dxa"/>
            <w:gridSpan w:val="2"/>
          </w:tcPr>
          <w:p w14:paraId="607E096E"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366" w:type="dxa"/>
            <w:gridSpan w:val="2"/>
          </w:tcPr>
          <w:p w14:paraId="607E096F" w14:textId="649D3F6A"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CEA/HERS Certification Identification (</w:t>
            </w:r>
            <w:r w:rsidR="00072AD8">
              <w:rPr>
                <w:rFonts w:asciiTheme="minorHAnsi" w:eastAsia="Times New Roman" w:hAnsiTheme="minorHAnsi"/>
                <w:sz w:val="14"/>
                <w:szCs w:val="14"/>
              </w:rPr>
              <w:t>i</w:t>
            </w:r>
            <w:r w:rsidRPr="00D618EF">
              <w:rPr>
                <w:rFonts w:asciiTheme="minorHAnsi" w:eastAsia="Times New Roman" w:hAnsiTheme="minorHAnsi"/>
                <w:sz w:val="14"/>
                <w:szCs w:val="14"/>
              </w:rPr>
              <w:t>f applicable):</w:t>
            </w:r>
          </w:p>
        </w:tc>
      </w:tr>
      <w:tr w:rsidR="00070FC5" w:rsidRPr="00D618EF" w14:paraId="607E0973" w14:textId="77777777" w:rsidTr="00CD594B">
        <w:trPr>
          <w:trHeight w:val="360"/>
        </w:trPr>
        <w:tc>
          <w:tcPr>
            <w:tcW w:w="5577" w:type="dxa"/>
            <w:gridSpan w:val="2"/>
          </w:tcPr>
          <w:p w14:paraId="607E0971"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5366" w:type="dxa"/>
            <w:gridSpan w:val="2"/>
          </w:tcPr>
          <w:p w14:paraId="607E0972" w14:textId="77777777" w:rsidR="00070FC5" w:rsidRPr="00D618EF" w:rsidRDefault="00070FC5" w:rsidP="00CD594B">
            <w:pPr>
              <w:keepNext/>
              <w:spacing w:after="0" w:line="240" w:lineRule="auto"/>
              <w:rPr>
                <w:rFonts w:asciiTheme="minorHAnsi" w:eastAsia="Times New Roman" w:hAnsiTheme="minorHAnsi"/>
                <w:sz w:val="14"/>
                <w:szCs w:val="14"/>
              </w:rPr>
            </w:pPr>
            <w:r w:rsidRPr="00D618EF">
              <w:rPr>
                <w:rFonts w:asciiTheme="minorHAnsi" w:eastAsia="Times New Roman" w:hAnsiTheme="minorHAnsi"/>
                <w:sz w:val="14"/>
                <w:szCs w:val="14"/>
              </w:rPr>
              <w:t>Phone:</w:t>
            </w:r>
          </w:p>
        </w:tc>
      </w:tr>
      <w:tr w:rsidR="00070FC5" w:rsidRPr="00D618EF" w14:paraId="607E0975" w14:textId="77777777" w:rsidTr="00CD594B">
        <w:tblPrEx>
          <w:tblCellMar>
            <w:left w:w="115" w:type="dxa"/>
            <w:right w:w="115" w:type="dxa"/>
          </w:tblCellMar>
        </w:tblPrEx>
        <w:trPr>
          <w:trHeight w:val="296"/>
        </w:trPr>
        <w:tc>
          <w:tcPr>
            <w:tcW w:w="10943" w:type="dxa"/>
            <w:gridSpan w:val="4"/>
            <w:vAlign w:val="center"/>
          </w:tcPr>
          <w:p w14:paraId="607E0974" w14:textId="77777777" w:rsidR="00070FC5" w:rsidRPr="00D618EF" w:rsidRDefault="00070FC5" w:rsidP="00CD594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D618EF">
              <w:rPr>
                <w:rFonts w:asciiTheme="minorHAnsi" w:eastAsia="Times New Roman" w:hAnsiTheme="minorHAnsi" w:cs="Arial"/>
                <w:b/>
                <w:caps/>
                <w:sz w:val="18"/>
                <w:szCs w:val="18"/>
              </w:rPr>
              <w:t>Responsible Person's Declaration statement</w:t>
            </w:r>
          </w:p>
        </w:tc>
      </w:tr>
      <w:tr w:rsidR="00070FC5" w:rsidRPr="00D618EF" w14:paraId="607E097C" w14:textId="77777777" w:rsidTr="00CD594B">
        <w:tblPrEx>
          <w:tblCellMar>
            <w:left w:w="115" w:type="dxa"/>
            <w:right w:w="115" w:type="dxa"/>
          </w:tblCellMar>
        </w:tblPrEx>
        <w:trPr>
          <w:trHeight w:val="504"/>
        </w:trPr>
        <w:tc>
          <w:tcPr>
            <w:tcW w:w="10943" w:type="dxa"/>
            <w:gridSpan w:val="4"/>
          </w:tcPr>
          <w:p w14:paraId="09EFC9C3" w14:textId="77777777" w:rsidR="00EA6A47" w:rsidRDefault="00EA6A47" w:rsidP="00EA6A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4F1BF2F7" w14:textId="77777777" w:rsidR="00EA6A47" w:rsidRDefault="00EA6A47" w:rsidP="00EA6A47">
            <w:pPr>
              <w:pStyle w:val="Heading3"/>
              <w:numPr>
                <w:ilvl w:val="0"/>
                <w:numId w:val="35"/>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7E44BF40" w14:textId="77777777" w:rsidR="00EA6A47" w:rsidRDefault="00EA6A47" w:rsidP="00EA6A47">
            <w:pPr>
              <w:keepNext/>
              <w:widowControl w:val="0"/>
              <w:numPr>
                <w:ilvl w:val="0"/>
                <w:numId w:val="35"/>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2E69EC11" w14:textId="77777777" w:rsidR="00EA6A47" w:rsidRDefault="00EA6A47" w:rsidP="00EA6A47">
            <w:pPr>
              <w:pStyle w:val="ListParagraph"/>
              <w:keepNext/>
              <w:numPr>
                <w:ilvl w:val="0"/>
                <w:numId w:val="35"/>
              </w:numPr>
              <w:autoSpaceDE w:val="0"/>
              <w:autoSpaceDN w:val="0"/>
              <w:adjustRightInd w:val="0"/>
              <w:spacing w:after="0" w:line="240" w:lineRule="auto"/>
              <w:ind w:right="90"/>
              <w:rPr>
                <w:rFonts w:asciiTheme="minorHAnsi" w:hAnsiTheme="minorHAnsi"/>
                <w:sz w:val="18"/>
              </w:rPr>
            </w:pPr>
            <w:r>
              <w:rPr>
                <w:rFonts w:asciiTheme="minorHAnsi" w:hAnsiTheme="minorHAnsi"/>
                <w:sz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7E097B" w14:textId="13605AB0" w:rsidR="00070FC5" w:rsidRPr="00D618EF" w:rsidRDefault="00EA6A47" w:rsidP="00EA6A47">
            <w:pPr>
              <w:keepNext/>
              <w:numPr>
                <w:ilvl w:val="0"/>
                <w:numId w:val="35"/>
              </w:numPr>
              <w:spacing w:after="0" w:line="240" w:lineRule="auto"/>
              <w:contextualSpacing/>
              <w:rPr>
                <w:rFonts w:ascii="Times New Roman" w:eastAsia="Times New Roman" w:hAnsi="Times New Roman"/>
                <w:sz w:val="20"/>
                <w:szCs w:val="20"/>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70FC5" w:rsidRPr="00D618EF" w14:paraId="607E097F" w14:textId="77777777" w:rsidTr="00CD594B">
        <w:tblPrEx>
          <w:tblCellMar>
            <w:left w:w="108" w:type="dxa"/>
            <w:right w:w="108" w:type="dxa"/>
          </w:tblCellMar>
        </w:tblPrEx>
        <w:trPr>
          <w:trHeight w:val="360"/>
        </w:trPr>
        <w:tc>
          <w:tcPr>
            <w:tcW w:w="5307" w:type="dxa"/>
          </w:tcPr>
          <w:p w14:paraId="607E097D" w14:textId="77777777" w:rsidR="00070FC5" w:rsidRPr="00D618EF"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Name:</w:t>
            </w:r>
          </w:p>
        </w:tc>
        <w:tc>
          <w:tcPr>
            <w:tcW w:w="5636" w:type="dxa"/>
            <w:gridSpan w:val="3"/>
          </w:tcPr>
          <w:p w14:paraId="607E097E" w14:textId="77777777" w:rsidR="00070FC5" w:rsidRPr="00D618EF" w:rsidRDefault="00070FC5" w:rsidP="00CD5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Responsible Builder/Installer Signature:</w:t>
            </w:r>
          </w:p>
        </w:tc>
      </w:tr>
      <w:tr w:rsidR="00070FC5" w:rsidRPr="00D618EF" w14:paraId="607E0982"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0" w14:textId="37FB0C7C"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07E0981"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Position With Company (Title):</w:t>
            </w:r>
          </w:p>
        </w:tc>
      </w:tr>
      <w:tr w:rsidR="00070FC5" w:rsidRPr="00D618EF" w14:paraId="607E0985"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3"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07E0984"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CSLB License:</w:t>
            </w:r>
          </w:p>
        </w:tc>
      </w:tr>
      <w:tr w:rsidR="00070FC5" w:rsidRPr="00D618EF" w14:paraId="607E0989" w14:textId="77777777" w:rsidTr="00CD594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7E0986"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07E0987" w14:textId="6D560AC1"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Phone</w:t>
            </w:r>
            <w:r w:rsidR="00072AD8">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07E0988" w14:textId="77777777" w:rsidR="00070FC5" w:rsidRPr="00D618EF" w:rsidRDefault="00070FC5" w:rsidP="00CD594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D618EF">
              <w:rPr>
                <w:rFonts w:asciiTheme="minorHAnsi" w:eastAsia="Times New Roman" w:hAnsiTheme="minorHAnsi"/>
                <w:sz w:val="14"/>
                <w:szCs w:val="14"/>
              </w:rPr>
              <w:t>Date Signed:</w:t>
            </w:r>
          </w:p>
        </w:tc>
      </w:tr>
    </w:tbl>
    <w:p w14:paraId="607E098A" w14:textId="77777777" w:rsidR="00070FC5" w:rsidRPr="00E215C5" w:rsidRDefault="00070FC5"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b/>
          <w:sz w:val="20"/>
          <w:szCs w:val="20"/>
        </w:rPr>
      </w:pPr>
    </w:p>
    <w:sectPr w:rsidR="00070FC5" w:rsidRPr="00E215C5" w:rsidSect="00223B57">
      <w:headerReference w:type="even" r:id="rId17"/>
      <w:headerReference w:type="default" r:id="rId18"/>
      <w:headerReference w:type="first" r:id="rId19"/>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7B7CF0" w14:textId="77777777" w:rsidR="004526C6" w:rsidRPr="00DB7BEA" w:rsidRDefault="004526C6" w:rsidP="00B3063C">
      <w:pPr>
        <w:spacing w:after="0" w:line="240" w:lineRule="auto"/>
      </w:pPr>
      <w:r>
        <w:separator/>
      </w:r>
    </w:p>
  </w:endnote>
  <w:endnote w:type="continuationSeparator" w:id="0">
    <w:p w14:paraId="75D91C05" w14:textId="77777777" w:rsidR="004526C6" w:rsidRPr="00DB7BEA" w:rsidRDefault="004526C6" w:rsidP="00B3063C">
      <w:pPr>
        <w:spacing w:after="0" w:line="240" w:lineRule="auto"/>
      </w:pPr>
      <w:r>
        <w:continuationSeparator/>
      </w:r>
    </w:p>
  </w:endnote>
  <w:endnote w:type="continuationNotice" w:id="1">
    <w:p w14:paraId="2CACC4A4" w14:textId="77777777" w:rsidR="004526C6" w:rsidRDefault="004526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A2" w14:textId="77777777" w:rsidR="004526C6" w:rsidRPr="002811BA" w:rsidRDefault="004526C6" w:rsidP="002811B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07E09A3" w14:textId="1F9FB395" w:rsidR="004526C6" w:rsidRPr="002811BA" w:rsidRDefault="004526C6" w:rsidP="00A92970">
    <w:pPr>
      <w:pBdr>
        <w:top w:val="single" w:sz="4" w:space="1" w:color="auto"/>
      </w:pBdr>
      <w:tabs>
        <w:tab w:val="center" w:pos="4320"/>
        <w:tab w:val="right" w:pos="144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2811BA">
      <w:rPr>
        <w:rFonts w:asciiTheme="minorHAnsi" w:eastAsia="Times New Roman" w:hAnsiTheme="minorHAnsi"/>
        <w:sz w:val="20"/>
        <w:szCs w:val="20"/>
      </w:rPr>
      <w:t xml:space="preserve"> Residential Compliance</w:t>
    </w:r>
    <w:r w:rsidRPr="002811BA">
      <w:rPr>
        <w:rFonts w:asciiTheme="minorHAnsi" w:eastAsia="Times New Roman" w:hAnsiTheme="minorHAnsi"/>
        <w:sz w:val="20"/>
        <w:szCs w:val="20"/>
      </w:rPr>
      <w:tab/>
    </w:r>
    <w:r>
      <w:rPr>
        <w:rFonts w:eastAsia="Times New Roman"/>
        <w:sz w:val="20"/>
        <w:szCs w:val="18"/>
      </w:rP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AE" w14:textId="4CB91C64" w:rsidR="004526C6" w:rsidRPr="009D5B35" w:rsidRDefault="004526C6" w:rsidP="00A606BF">
    <w:pPr>
      <w:pStyle w:val="Style7"/>
      <w:tabs>
        <w:tab w:val="clear" w:pos="10800"/>
        <w:tab w:val="right" w:pos="14400"/>
      </w:tabs>
    </w:pPr>
    <w:r w:rsidRPr="009D5B35">
      <w:t>CA Building Energy Efficiency Standards - 201</w:t>
    </w:r>
    <w:r>
      <w:t>6</w:t>
    </w:r>
    <w:r w:rsidRPr="009D5B35">
      <w:t xml:space="preserve"> Residential Compliance</w:t>
    </w:r>
    <w:r w:rsidRPr="009D5B35">
      <w:tab/>
    </w:r>
    <w: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59391B" w14:textId="77777777" w:rsidR="004526C6" w:rsidRPr="00DB7BEA" w:rsidRDefault="004526C6" w:rsidP="00B3063C">
      <w:pPr>
        <w:spacing w:after="0" w:line="240" w:lineRule="auto"/>
      </w:pPr>
      <w:r>
        <w:separator/>
      </w:r>
    </w:p>
  </w:footnote>
  <w:footnote w:type="continuationSeparator" w:id="0">
    <w:p w14:paraId="16DC9ECE" w14:textId="77777777" w:rsidR="004526C6" w:rsidRPr="00DB7BEA" w:rsidRDefault="004526C6" w:rsidP="00B3063C">
      <w:pPr>
        <w:spacing w:after="0" w:line="240" w:lineRule="auto"/>
      </w:pPr>
      <w:r>
        <w:continuationSeparator/>
      </w:r>
    </w:p>
  </w:footnote>
  <w:footnote w:type="continuationNotice" w:id="1">
    <w:p w14:paraId="2B7078F4" w14:textId="77777777" w:rsidR="004526C6" w:rsidRDefault="004526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8F" w14:textId="77777777" w:rsidR="004526C6" w:rsidRDefault="004526C6">
    <w:pPr>
      <w:pStyle w:val="Header"/>
    </w:pPr>
    <w:r>
      <w:rPr>
        <w:noProof/>
      </w:rPr>
      <w:pict w14:anchorId="607E0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2"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90" w14:textId="14F099EA" w:rsidR="004526C6" w:rsidRPr="00D618EF" w:rsidRDefault="004526C6" w:rsidP="00D618EF">
    <w:pPr>
      <w:suppressAutoHyphens/>
      <w:spacing w:after="0" w:line="240" w:lineRule="auto"/>
      <w:ind w:left="-90"/>
      <w:rPr>
        <w:rFonts w:ascii="Arial" w:eastAsia="Times New Roman" w:hAnsi="Arial" w:cs="Arial"/>
        <w:sz w:val="14"/>
        <w:szCs w:val="14"/>
      </w:rPr>
    </w:pPr>
    <w:r w:rsidRPr="00A1549E">
      <w:rPr>
        <w:rFonts w:ascii="Arial" w:eastAsia="Times New Roman" w:hAnsi="Arial"/>
        <w:noProof/>
        <w:sz w:val="14"/>
      </w:rPr>
      <w:drawing>
        <wp:anchor distT="0" distB="0" distL="114300" distR="114300" simplePos="0" relativeHeight="251658240" behindDoc="0" locked="0" layoutInCell="1" allowOverlap="1" wp14:anchorId="607E09BA" wp14:editId="47290706">
          <wp:simplePos x="0" y="0"/>
          <wp:positionH relativeFrom="margin">
            <wp:posOffset>8895715</wp:posOffset>
          </wp:positionH>
          <wp:positionV relativeFrom="margin">
            <wp:posOffset>-1301750</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a:ln w="9525">
                    <a:noFill/>
                    <a:miter lim="800000"/>
                    <a:headEnd/>
                    <a:tailEnd/>
                  </a:ln>
                </pic:spPr>
              </pic:pic>
            </a:graphicData>
          </a:graphic>
          <wp14:sizeRelV relativeFrom="margin">
            <wp14:pctHeight>0</wp14:pctHeight>
          </wp14:sizeRelV>
        </wp:anchor>
      </w:drawing>
    </w:r>
    <w:r>
      <w:rPr>
        <w:rFonts w:ascii="Arial" w:eastAsia="Times New Roman" w:hAnsi="Arial" w:cs="Arial"/>
        <w:noProof/>
        <w:sz w:val="14"/>
        <w:szCs w:val="14"/>
      </w:rPr>
      <w:pict w14:anchorId="607E0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3"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618EF">
      <w:rPr>
        <w:rFonts w:ascii="Arial" w:eastAsia="Times New Roman" w:hAnsi="Arial" w:cs="Arial"/>
        <w:sz w:val="14"/>
        <w:szCs w:val="14"/>
      </w:rPr>
      <w:t>STATE OF CALIFORNIA</w:t>
    </w:r>
  </w:p>
  <w:p w14:paraId="607E0991" w14:textId="77777777" w:rsidR="004526C6" w:rsidRPr="00D618EF" w:rsidRDefault="004526C6" w:rsidP="00D618EF">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MULTIFAMILY CENTRAL HOT WATER SYSTEM DISTRIBUTION</w:t>
    </w:r>
  </w:p>
  <w:p w14:paraId="607E0992" w14:textId="0BA04C67" w:rsidR="004526C6" w:rsidRPr="00D618EF" w:rsidRDefault="004526C6" w:rsidP="00D618EF">
    <w:pPr>
      <w:suppressAutoHyphens/>
      <w:spacing w:after="0" w:line="240" w:lineRule="auto"/>
      <w:ind w:left="-90"/>
      <w:rPr>
        <w:rFonts w:ascii="Arial" w:eastAsia="Times New Roman" w:hAnsi="Arial" w:cs="Arial"/>
        <w:sz w:val="14"/>
        <w:szCs w:val="14"/>
      </w:rPr>
    </w:pPr>
    <w:r w:rsidRPr="00D618EF">
      <w:rPr>
        <w:rFonts w:ascii="Arial" w:eastAsia="Times New Roman" w:hAnsi="Arial" w:cs="Arial"/>
        <w:sz w:val="14"/>
        <w:szCs w:val="14"/>
      </w:rPr>
      <w:t>CEC-CF2R-</w:t>
    </w:r>
    <w:r>
      <w:rPr>
        <w:rFonts w:ascii="Arial" w:eastAsia="Times New Roman" w:hAnsi="Arial" w:cs="Arial"/>
        <w:sz w:val="14"/>
        <w:szCs w:val="14"/>
      </w:rPr>
      <w:t>PLB-01-E</w:t>
    </w:r>
    <w:r w:rsidRPr="00D618EF">
      <w:rPr>
        <w:rFonts w:ascii="Arial" w:eastAsia="Times New Roman" w:hAnsi="Arial" w:cs="Arial"/>
        <w:sz w:val="14"/>
        <w:szCs w:val="14"/>
      </w:rPr>
      <w:t xml:space="preserve"> (Revised </w:t>
    </w:r>
    <w:r>
      <w:rPr>
        <w:rFonts w:ascii="Arial" w:eastAsia="Times New Roman" w:hAnsi="Arial" w:cs="Arial"/>
        <w:sz w:val="14"/>
        <w:szCs w:val="14"/>
      </w:rPr>
      <w:t>10/16</w:t>
    </w:r>
    <w:r w:rsidRPr="00D618EF">
      <w:rPr>
        <w:rFonts w:ascii="Arial" w:eastAsia="Times New Roman" w:hAnsi="Arial" w:cs="Arial"/>
        <w:sz w:val="14"/>
        <w:szCs w:val="14"/>
      </w:rPr>
      <w:t xml:space="preserve">)                                                                                                   </w:t>
    </w:r>
    <w:r>
      <w:rPr>
        <w:rFonts w:ascii="Arial" w:eastAsia="Times New Roman" w:hAnsi="Arial" w:cs="Arial"/>
        <w:sz w:val="14"/>
        <w:szCs w:val="14"/>
      </w:rPr>
      <w:t xml:space="preserve">                                                                                                                                        </w:t>
    </w:r>
    <w:r w:rsidRPr="00D618EF">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2"/>
      <w:gridCol w:w="834"/>
      <w:gridCol w:w="5226"/>
      <w:gridCol w:w="2218"/>
    </w:tblGrid>
    <w:tr w:rsidR="004526C6" w:rsidRPr="00F85124" w14:paraId="607E0995" w14:textId="77777777" w:rsidTr="00D618EF">
      <w:trPr>
        <w:cantSplit/>
        <w:trHeight w:val="144"/>
      </w:trPr>
      <w:tc>
        <w:tcPr>
          <w:tcW w:w="3957" w:type="pct"/>
          <w:gridSpan w:val="3"/>
          <w:tcBorders>
            <w:bottom w:val="single" w:sz="4" w:space="0" w:color="auto"/>
            <w:right w:val="nil"/>
          </w:tcBorders>
          <w:vAlign w:val="center"/>
        </w:tcPr>
        <w:p w14:paraId="607E0993" w14:textId="77777777" w:rsidR="004526C6" w:rsidRPr="00F85124" w:rsidRDefault="004526C6" w:rsidP="001C2B59">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w:t>
          </w:r>
        </w:p>
      </w:tc>
      <w:tc>
        <w:tcPr>
          <w:tcW w:w="1043" w:type="pct"/>
          <w:tcBorders>
            <w:left w:val="nil"/>
            <w:bottom w:val="single" w:sz="4" w:space="0" w:color="auto"/>
          </w:tcBorders>
          <w:tcMar>
            <w:left w:w="115" w:type="dxa"/>
            <w:right w:w="115" w:type="dxa"/>
          </w:tcMar>
          <w:vAlign w:val="center"/>
        </w:tcPr>
        <w:p w14:paraId="607E0994" w14:textId="77777777" w:rsidR="004526C6" w:rsidRPr="00F85124" w:rsidRDefault="004526C6" w:rsidP="00A00450">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526C6" w:rsidRPr="00F85124" w14:paraId="607E0998" w14:textId="77777777" w:rsidTr="00D618EF">
      <w:trPr>
        <w:cantSplit/>
        <w:trHeight w:val="288"/>
      </w:trPr>
      <w:tc>
        <w:tcPr>
          <w:tcW w:w="2456" w:type="pct"/>
          <w:gridSpan w:val="2"/>
          <w:tcBorders>
            <w:right w:val="nil"/>
          </w:tcBorders>
        </w:tcPr>
        <w:p w14:paraId="607E0996" w14:textId="77777777" w:rsidR="004526C6" w:rsidRPr="00586C72" w:rsidRDefault="004526C6" w:rsidP="007C409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544" w:type="pct"/>
          <w:gridSpan w:val="2"/>
          <w:tcBorders>
            <w:left w:val="nil"/>
          </w:tcBorders>
        </w:tcPr>
        <w:p w14:paraId="607E0997" w14:textId="77777777" w:rsidR="004526C6" w:rsidRPr="00586C72" w:rsidRDefault="004526C6" w:rsidP="001C2B59">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5</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4526C6">
              <w:rPr>
                <w:rFonts w:asciiTheme="minorHAnsi" w:hAnsiTheme="minorHAnsi"/>
                <w:bCs/>
                <w:noProof/>
                <w:sz w:val="20"/>
                <w:szCs w:val="20"/>
              </w:rPr>
              <w:t>5</w:t>
            </w:r>
          </w:fldSimple>
          <w:r w:rsidRPr="00586C72">
            <w:rPr>
              <w:rFonts w:asciiTheme="minorHAnsi" w:hAnsiTheme="minorHAnsi"/>
              <w:bCs/>
              <w:sz w:val="20"/>
              <w:szCs w:val="20"/>
            </w:rPr>
            <w:t>)</w:t>
          </w:r>
        </w:p>
      </w:tc>
    </w:tr>
    <w:tr w:rsidR="004526C6" w:rsidRPr="00F85124" w14:paraId="607E099C" w14:textId="77777777" w:rsidTr="00D618EF">
      <w:trPr>
        <w:cantSplit/>
        <w:trHeight w:val="288"/>
      </w:trPr>
      <w:tc>
        <w:tcPr>
          <w:tcW w:w="0" w:type="auto"/>
        </w:tcPr>
        <w:p w14:paraId="607E0999" w14:textId="77777777" w:rsidR="004526C6" w:rsidRPr="00F85124" w:rsidRDefault="004526C6" w:rsidP="001C2B59">
          <w:pPr>
            <w:rPr>
              <w:rFonts w:asciiTheme="minorHAnsi" w:hAnsiTheme="minorHAnsi"/>
              <w:sz w:val="12"/>
              <w:szCs w:val="12"/>
            </w:rPr>
          </w:pPr>
          <w:r w:rsidRPr="00F85124">
            <w:rPr>
              <w:rFonts w:asciiTheme="minorHAnsi" w:hAnsiTheme="minorHAnsi"/>
              <w:sz w:val="12"/>
              <w:szCs w:val="12"/>
            </w:rPr>
            <w:t>Project Name:</w:t>
          </w:r>
        </w:p>
      </w:tc>
      <w:tc>
        <w:tcPr>
          <w:tcW w:w="1786" w:type="pct"/>
          <w:gridSpan w:val="2"/>
        </w:tcPr>
        <w:p w14:paraId="607E099A" w14:textId="77777777" w:rsidR="004526C6" w:rsidRPr="00F85124" w:rsidRDefault="004526C6" w:rsidP="001C2B59">
          <w:pPr>
            <w:rPr>
              <w:rFonts w:asciiTheme="minorHAnsi" w:hAnsiTheme="minorHAnsi"/>
              <w:sz w:val="12"/>
              <w:szCs w:val="12"/>
            </w:rPr>
          </w:pPr>
          <w:r w:rsidRPr="00F85124">
            <w:rPr>
              <w:rFonts w:asciiTheme="minorHAnsi" w:hAnsiTheme="minorHAnsi"/>
              <w:sz w:val="12"/>
              <w:szCs w:val="12"/>
            </w:rPr>
            <w:t>Enforcement Agency:</w:t>
          </w:r>
        </w:p>
      </w:tc>
      <w:tc>
        <w:tcPr>
          <w:tcW w:w="1043" w:type="pct"/>
        </w:tcPr>
        <w:p w14:paraId="607E099B" w14:textId="77777777" w:rsidR="004526C6" w:rsidRPr="00F85124" w:rsidRDefault="004526C6" w:rsidP="001C2B59">
          <w:pPr>
            <w:rPr>
              <w:rFonts w:asciiTheme="minorHAnsi" w:hAnsiTheme="minorHAnsi"/>
              <w:sz w:val="12"/>
              <w:szCs w:val="12"/>
            </w:rPr>
          </w:pPr>
          <w:r w:rsidRPr="00F85124">
            <w:rPr>
              <w:rFonts w:asciiTheme="minorHAnsi" w:hAnsiTheme="minorHAnsi"/>
              <w:sz w:val="12"/>
              <w:szCs w:val="12"/>
            </w:rPr>
            <w:t>Permit Number:</w:t>
          </w:r>
        </w:p>
      </w:tc>
    </w:tr>
    <w:tr w:rsidR="004526C6" w:rsidRPr="00F85124" w14:paraId="607E09A0" w14:textId="77777777" w:rsidTr="00D618EF">
      <w:trPr>
        <w:cantSplit/>
        <w:trHeight w:val="288"/>
      </w:trPr>
      <w:tc>
        <w:tcPr>
          <w:tcW w:w="0" w:type="auto"/>
        </w:tcPr>
        <w:p w14:paraId="607E099D" w14:textId="77777777" w:rsidR="004526C6" w:rsidRPr="00F85124" w:rsidRDefault="004526C6" w:rsidP="001C2B5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786" w:type="pct"/>
          <w:gridSpan w:val="2"/>
        </w:tcPr>
        <w:p w14:paraId="607E099E" w14:textId="77777777" w:rsidR="004526C6" w:rsidRPr="00F85124" w:rsidRDefault="004526C6" w:rsidP="001C2B59">
          <w:pPr>
            <w:rPr>
              <w:rFonts w:asciiTheme="minorHAnsi" w:hAnsiTheme="minorHAnsi"/>
              <w:sz w:val="12"/>
              <w:szCs w:val="12"/>
              <w:vertAlign w:val="superscript"/>
            </w:rPr>
          </w:pPr>
          <w:r w:rsidRPr="00F85124">
            <w:rPr>
              <w:rFonts w:asciiTheme="minorHAnsi" w:hAnsiTheme="minorHAnsi"/>
              <w:sz w:val="12"/>
              <w:szCs w:val="12"/>
            </w:rPr>
            <w:t>City</w:t>
          </w:r>
        </w:p>
      </w:tc>
      <w:tc>
        <w:tcPr>
          <w:tcW w:w="1043" w:type="pct"/>
        </w:tcPr>
        <w:p w14:paraId="607E099F" w14:textId="77777777" w:rsidR="004526C6" w:rsidRPr="00F85124" w:rsidRDefault="004526C6" w:rsidP="001C2B59">
          <w:pPr>
            <w:rPr>
              <w:rFonts w:asciiTheme="minorHAnsi" w:hAnsiTheme="minorHAnsi"/>
              <w:sz w:val="12"/>
              <w:szCs w:val="12"/>
              <w:vertAlign w:val="superscript"/>
            </w:rPr>
          </w:pPr>
          <w:r w:rsidRPr="00F85124">
            <w:rPr>
              <w:rFonts w:asciiTheme="minorHAnsi" w:hAnsiTheme="minorHAnsi"/>
              <w:sz w:val="12"/>
              <w:szCs w:val="12"/>
            </w:rPr>
            <w:t>Zip Code</w:t>
          </w:r>
        </w:p>
      </w:tc>
    </w:tr>
  </w:tbl>
  <w:p w14:paraId="607E09A1" w14:textId="77777777" w:rsidR="004526C6" w:rsidRPr="00072AD8" w:rsidRDefault="004526C6" w:rsidP="00C325F7">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A5" w14:textId="77777777" w:rsidR="004526C6" w:rsidRDefault="004526C6">
    <w:pPr>
      <w:pStyle w:val="Header"/>
    </w:pPr>
    <w:r>
      <w:rPr>
        <w:noProof/>
      </w:rPr>
      <w:pict w14:anchorId="607E0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1"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A6" w14:textId="77777777" w:rsidR="004526C6" w:rsidRDefault="004526C6">
    <w:pPr>
      <w:pStyle w:val="Header"/>
    </w:pPr>
    <w:r>
      <w:rPr>
        <w:noProof/>
      </w:rPr>
      <w:pict w14:anchorId="607E0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5"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54"/>
      <w:gridCol w:w="4524"/>
      <w:gridCol w:w="2452"/>
    </w:tblGrid>
    <w:tr w:rsidR="004526C6" w:rsidRPr="00F85124" w14:paraId="607E09A9" w14:textId="77777777" w:rsidTr="00183712">
      <w:trPr>
        <w:cantSplit/>
        <w:trHeight w:val="144"/>
      </w:trPr>
      <w:tc>
        <w:tcPr>
          <w:tcW w:w="4162" w:type="pct"/>
          <w:gridSpan w:val="2"/>
          <w:tcBorders>
            <w:bottom w:val="single" w:sz="4" w:space="0" w:color="auto"/>
            <w:right w:val="nil"/>
          </w:tcBorders>
          <w:vAlign w:val="center"/>
        </w:tcPr>
        <w:p w14:paraId="607E09A7" w14:textId="77777777" w:rsidR="004526C6" w:rsidRPr="00F85124" w:rsidRDefault="004526C6" w:rsidP="00CD594B">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607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6"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CERTIFICATE OF INSTALLATION – USER INSTRUCTIONS</w:t>
          </w:r>
        </w:p>
      </w:tc>
      <w:tc>
        <w:tcPr>
          <w:tcW w:w="838" w:type="pct"/>
          <w:tcBorders>
            <w:left w:val="nil"/>
            <w:bottom w:val="single" w:sz="4" w:space="0" w:color="auto"/>
          </w:tcBorders>
          <w:tcMar>
            <w:left w:w="115" w:type="dxa"/>
            <w:right w:w="115" w:type="dxa"/>
          </w:tcMar>
          <w:vAlign w:val="center"/>
        </w:tcPr>
        <w:p w14:paraId="607E09A8" w14:textId="77777777" w:rsidR="004526C6" w:rsidRDefault="004526C6">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526C6" w:rsidRPr="00F85124" w14:paraId="607E09AC" w14:textId="77777777" w:rsidTr="00CD594B">
      <w:trPr>
        <w:cantSplit/>
        <w:trHeight w:val="288"/>
      </w:trPr>
      <w:tc>
        <w:tcPr>
          <w:tcW w:w="2616" w:type="pct"/>
          <w:tcBorders>
            <w:right w:val="nil"/>
          </w:tcBorders>
        </w:tcPr>
        <w:p w14:paraId="607E09AA" w14:textId="77777777" w:rsidR="004526C6" w:rsidRPr="00586C72" w:rsidRDefault="004526C6"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84" w:type="pct"/>
          <w:gridSpan w:val="2"/>
          <w:tcBorders>
            <w:left w:val="nil"/>
          </w:tcBorders>
        </w:tcPr>
        <w:p w14:paraId="607E09AB" w14:textId="77777777" w:rsidR="004526C6" w:rsidRPr="00586C72" w:rsidRDefault="004526C6"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4526C6">
              <w:rPr>
                <w:rFonts w:asciiTheme="minorHAnsi" w:hAnsiTheme="minorHAnsi"/>
                <w:bCs/>
                <w:noProof/>
                <w:sz w:val="20"/>
                <w:szCs w:val="20"/>
              </w:rPr>
              <w:t>2</w:t>
            </w:r>
          </w:fldSimple>
          <w:r w:rsidRPr="00586C72">
            <w:rPr>
              <w:rFonts w:asciiTheme="minorHAnsi" w:hAnsiTheme="minorHAnsi"/>
              <w:bCs/>
              <w:sz w:val="20"/>
              <w:szCs w:val="20"/>
            </w:rPr>
            <w:t>)</w:t>
          </w:r>
        </w:p>
      </w:tc>
    </w:tr>
  </w:tbl>
  <w:p w14:paraId="607E09AD" w14:textId="77777777" w:rsidR="004526C6" w:rsidRPr="00072AD8" w:rsidRDefault="004526C6" w:rsidP="00C325F7">
    <w:pPr>
      <w:pStyle w:val="Header"/>
      <w:spacing w:after="0"/>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AF" w14:textId="77777777" w:rsidR="004526C6" w:rsidRDefault="004526C6">
    <w:pPr>
      <w:pStyle w:val="Header"/>
    </w:pPr>
    <w:r>
      <w:rPr>
        <w:noProof/>
      </w:rPr>
      <w:pict w14:anchorId="607E0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4"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B0" w14:textId="77777777" w:rsidR="004526C6" w:rsidRDefault="004526C6">
    <w:pPr>
      <w:pStyle w:val="Header"/>
    </w:pPr>
    <w:r>
      <w:rPr>
        <w:noProof/>
      </w:rPr>
      <w:pict w14:anchorId="607E0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8"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654"/>
      <w:gridCol w:w="4524"/>
      <w:gridCol w:w="2452"/>
    </w:tblGrid>
    <w:tr w:rsidR="004526C6" w:rsidRPr="00F85124" w14:paraId="607E09B3" w14:textId="77777777" w:rsidTr="00183712">
      <w:trPr>
        <w:cantSplit/>
        <w:trHeight w:val="144"/>
      </w:trPr>
      <w:tc>
        <w:tcPr>
          <w:tcW w:w="4162" w:type="pct"/>
          <w:gridSpan w:val="2"/>
          <w:tcBorders>
            <w:bottom w:val="single" w:sz="4" w:space="0" w:color="auto"/>
            <w:right w:val="nil"/>
          </w:tcBorders>
          <w:vAlign w:val="center"/>
        </w:tcPr>
        <w:p w14:paraId="607E09B1" w14:textId="77777777" w:rsidR="004526C6" w:rsidRPr="00F85124" w:rsidRDefault="004526C6" w:rsidP="00CD594B">
          <w:pPr>
            <w:pStyle w:val="Heading1"/>
            <w:numPr>
              <w:ilvl w:val="0"/>
              <w:numId w:val="0"/>
            </w:numPr>
            <w:spacing w:before="0"/>
            <w:rPr>
              <w:rFonts w:asciiTheme="minorHAnsi" w:hAnsiTheme="minorHAnsi"/>
              <w:b w:val="0"/>
              <w:bCs/>
              <w:sz w:val="20"/>
            </w:rPr>
          </w:pPr>
          <w:r>
            <w:rPr>
              <w:rFonts w:asciiTheme="minorHAnsi" w:hAnsiTheme="minorHAnsi"/>
              <w:b w:val="0"/>
              <w:bCs/>
              <w:noProof/>
              <w:sz w:val="20"/>
            </w:rPr>
            <w:pict w14:anchorId="607E0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9"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38" w:type="pct"/>
          <w:tcBorders>
            <w:left w:val="nil"/>
            <w:bottom w:val="single" w:sz="4" w:space="0" w:color="auto"/>
          </w:tcBorders>
          <w:tcMar>
            <w:left w:w="115" w:type="dxa"/>
            <w:right w:w="115" w:type="dxa"/>
          </w:tcMar>
          <w:vAlign w:val="center"/>
        </w:tcPr>
        <w:p w14:paraId="607E09B2" w14:textId="77777777" w:rsidR="004526C6" w:rsidRPr="00F85124" w:rsidRDefault="004526C6" w:rsidP="00CD594B">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CF2R-PLB-01-E</w:t>
          </w:r>
        </w:p>
      </w:tc>
    </w:tr>
    <w:tr w:rsidR="004526C6" w:rsidRPr="00F85124" w14:paraId="607E09B6" w14:textId="77777777" w:rsidTr="00CD594B">
      <w:trPr>
        <w:cantSplit/>
        <w:trHeight w:val="288"/>
      </w:trPr>
      <w:tc>
        <w:tcPr>
          <w:tcW w:w="2616" w:type="pct"/>
          <w:tcBorders>
            <w:right w:val="nil"/>
          </w:tcBorders>
        </w:tcPr>
        <w:p w14:paraId="607E09B4" w14:textId="77777777" w:rsidR="004526C6" w:rsidRPr="00586C72" w:rsidRDefault="004526C6"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84" w:type="pct"/>
          <w:gridSpan w:val="2"/>
          <w:tcBorders>
            <w:left w:val="nil"/>
          </w:tcBorders>
        </w:tcPr>
        <w:p w14:paraId="607E09B5" w14:textId="3025D4ED" w:rsidR="004526C6" w:rsidRPr="00586C72" w:rsidRDefault="004526C6"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FF5DBB">
            <w:rPr>
              <w:rFonts w:asciiTheme="minorHAnsi" w:hAnsiTheme="minorHAnsi"/>
              <w:bCs/>
              <w:noProof/>
              <w:sz w:val="20"/>
              <w:szCs w:val="20"/>
            </w:rPr>
            <w:t>4</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fldSimple w:instr=" SECTIONPAGES   \* MERGEFORMAT ">
            <w:r w:rsidRPr="004526C6">
              <w:rPr>
                <w:rFonts w:asciiTheme="minorHAnsi" w:hAnsiTheme="minorHAnsi"/>
                <w:bCs/>
                <w:noProof/>
                <w:sz w:val="20"/>
                <w:szCs w:val="20"/>
              </w:rPr>
              <w:t>8</w:t>
            </w:r>
          </w:fldSimple>
          <w:r w:rsidRPr="00586C72">
            <w:rPr>
              <w:rFonts w:asciiTheme="minorHAnsi" w:hAnsiTheme="minorHAnsi"/>
              <w:bCs/>
              <w:sz w:val="20"/>
              <w:szCs w:val="20"/>
            </w:rPr>
            <w:t>)</w:t>
          </w:r>
        </w:p>
      </w:tc>
    </w:tr>
  </w:tbl>
  <w:p w14:paraId="607E09B7" w14:textId="77777777" w:rsidR="004526C6" w:rsidRPr="00072AD8" w:rsidRDefault="004526C6" w:rsidP="00C325F7">
    <w:pPr>
      <w:pStyle w:val="Header"/>
      <w:spacing w:after="0"/>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E09B8" w14:textId="77777777" w:rsidR="004526C6" w:rsidRDefault="004526C6">
    <w:pPr>
      <w:pStyle w:val="Header"/>
    </w:pPr>
    <w:r>
      <w:rPr>
        <w:noProof/>
      </w:rPr>
      <w:pict w14:anchorId="607E0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7"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20DC0"/>
    <w:multiLevelType w:val="hybridMultilevel"/>
    <w:tmpl w:val="D5D6EC0C"/>
    <w:lvl w:ilvl="0" w:tplc="3F8EA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706E0"/>
    <w:multiLevelType w:val="hybridMultilevel"/>
    <w:tmpl w:val="FED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302B5"/>
    <w:multiLevelType w:val="hybridMultilevel"/>
    <w:tmpl w:val="EA823D8E"/>
    <w:lvl w:ilvl="0" w:tplc="E132C872">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4F1859"/>
    <w:multiLevelType w:val="hybridMultilevel"/>
    <w:tmpl w:val="7E807846"/>
    <w:lvl w:ilvl="0" w:tplc="DCAAE7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A57171"/>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7AD4FAA"/>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46B38"/>
    <w:multiLevelType w:val="hybridMultilevel"/>
    <w:tmpl w:val="762A8FCA"/>
    <w:lvl w:ilvl="0" w:tplc="999ED45E">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6A4913"/>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3"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09B4CFB"/>
    <w:multiLevelType w:val="hybridMultilevel"/>
    <w:tmpl w:val="DE5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8084C"/>
    <w:multiLevelType w:val="hybridMultilevel"/>
    <w:tmpl w:val="10AA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D86111"/>
    <w:multiLevelType w:val="hybridMultilevel"/>
    <w:tmpl w:val="3C3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50E33"/>
    <w:multiLevelType w:val="hybridMultilevel"/>
    <w:tmpl w:val="E3F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154BDD"/>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5EFA54BF"/>
    <w:multiLevelType w:val="hybridMultilevel"/>
    <w:tmpl w:val="E2F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990834"/>
    <w:multiLevelType w:val="hybridMultilevel"/>
    <w:tmpl w:val="C610CE94"/>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3542B2"/>
    <w:multiLevelType w:val="hybridMultilevel"/>
    <w:tmpl w:val="11EAA08A"/>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03220C"/>
    <w:multiLevelType w:val="hybridMultilevel"/>
    <w:tmpl w:val="4496974C"/>
    <w:lvl w:ilvl="0" w:tplc="9828B3A0">
      <w:start w:val="1"/>
      <w:numFmt w:val="decimal"/>
      <w:lvlText w:val="%1."/>
      <w:lvlJc w:val="left"/>
      <w:pPr>
        <w:ind w:left="720" w:hanging="360"/>
      </w:pPr>
      <w:rPr>
        <w:rFonts w:hint="default"/>
      </w:rPr>
    </w:lvl>
    <w:lvl w:ilvl="1" w:tplc="9482E9EC">
      <w:start w:val="1"/>
      <w:numFmt w:val="lowerLetter"/>
      <w:lvlText w:val="%2."/>
      <w:lvlJc w:val="left"/>
      <w:pPr>
        <w:ind w:left="1440" w:hanging="360"/>
      </w:pPr>
    </w:lvl>
    <w:lvl w:ilvl="2" w:tplc="C734C172" w:tentative="1">
      <w:start w:val="1"/>
      <w:numFmt w:val="lowerRoman"/>
      <w:lvlText w:val="%3."/>
      <w:lvlJc w:val="right"/>
      <w:pPr>
        <w:ind w:left="2160" w:hanging="180"/>
      </w:pPr>
    </w:lvl>
    <w:lvl w:ilvl="3" w:tplc="C15EDC5A" w:tentative="1">
      <w:start w:val="1"/>
      <w:numFmt w:val="decimal"/>
      <w:lvlText w:val="%4."/>
      <w:lvlJc w:val="left"/>
      <w:pPr>
        <w:ind w:left="2880" w:hanging="360"/>
      </w:pPr>
    </w:lvl>
    <w:lvl w:ilvl="4" w:tplc="0A7ED4D0" w:tentative="1">
      <w:start w:val="1"/>
      <w:numFmt w:val="lowerLetter"/>
      <w:lvlText w:val="%5."/>
      <w:lvlJc w:val="left"/>
      <w:pPr>
        <w:ind w:left="3600" w:hanging="360"/>
      </w:pPr>
    </w:lvl>
    <w:lvl w:ilvl="5" w:tplc="B52ABC88" w:tentative="1">
      <w:start w:val="1"/>
      <w:numFmt w:val="lowerRoman"/>
      <w:lvlText w:val="%6."/>
      <w:lvlJc w:val="right"/>
      <w:pPr>
        <w:ind w:left="4320" w:hanging="180"/>
      </w:pPr>
    </w:lvl>
    <w:lvl w:ilvl="6" w:tplc="1DE67E58" w:tentative="1">
      <w:start w:val="1"/>
      <w:numFmt w:val="decimal"/>
      <w:lvlText w:val="%7."/>
      <w:lvlJc w:val="left"/>
      <w:pPr>
        <w:ind w:left="5040" w:hanging="360"/>
      </w:pPr>
    </w:lvl>
    <w:lvl w:ilvl="7" w:tplc="8EBC5168" w:tentative="1">
      <w:start w:val="1"/>
      <w:numFmt w:val="lowerLetter"/>
      <w:lvlText w:val="%8."/>
      <w:lvlJc w:val="left"/>
      <w:pPr>
        <w:ind w:left="5760" w:hanging="360"/>
      </w:pPr>
    </w:lvl>
    <w:lvl w:ilvl="8" w:tplc="9064B2BA" w:tentative="1">
      <w:start w:val="1"/>
      <w:numFmt w:val="lowerRoman"/>
      <w:lvlText w:val="%9."/>
      <w:lvlJc w:val="right"/>
      <w:pPr>
        <w:ind w:left="6480" w:hanging="180"/>
      </w:pPr>
    </w:lvl>
  </w:abstractNum>
  <w:abstractNum w:abstractNumId="26" w15:restartNumberingAfterBreak="0">
    <w:nsid w:val="6B143573"/>
    <w:multiLevelType w:val="hybridMultilevel"/>
    <w:tmpl w:val="F19C8FD2"/>
    <w:lvl w:ilvl="0" w:tplc="C2781350">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4DA2C8BC">
      <w:start w:val="1"/>
      <w:numFmt w:val="bullet"/>
      <w:lvlText w:val="o"/>
      <w:lvlJc w:val="left"/>
      <w:pPr>
        <w:tabs>
          <w:tab w:val="num" w:pos="1440"/>
        </w:tabs>
        <w:ind w:left="1440" w:hanging="360"/>
      </w:pPr>
      <w:rPr>
        <w:rFonts w:ascii="Courier New" w:hAnsi="Courier New" w:cs="Courier New" w:hint="default"/>
      </w:rPr>
    </w:lvl>
    <w:lvl w:ilvl="2" w:tplc="5888B2B4" w:tentative="1">
      <w:start w:val="1"/>
      <w:numFmt w:val="bullet"/>
      <w:lvlText w:val=""/>
      <w:lvlJc w:val="left"/>
      <w:pPr>
        <w:tabs>
          <w:tab w:val="num" w:pos="2160"/>
        </w:tabs>
        <w:ind w:left="2160" w:hanging="360"/>
      </w:pPr>
      <w:rPr>
        <w:rFonts w:ascii="Wingdings" w:hAnsi="Wingdings" w:hint="default"/>
      </w:rPr>
    </w:lvl>
    <w:lvl w:ilvl="3" w:tplc="2782EF6C" w:tentative="1">
      <w:start w:val="1"/>
      <w:numFmt w:val="bullet"/>
      <w:lvlText w:val=""/>
      <w:lvlJc w:val="left"/>
      <w:pPr>
        <w:tabs>
          <w:tab w:val="num" w:pos="2880"/>
        </w:tabs>
        <w:ind w:left="2880" w:hanging="360"/>
      </w:pPr>
      <w:rPr>
        <w:rFonts w:ascii="Symbol" w:hAnsi="Symbol" w:hint="default"/>
      </w:rPr>
    </w:lvl>
    <w:lvl w:ilvl="4" w:tplc="8682C0E2" w:tentative="1">
      <w:start w:val="1"/>
      <w:numFmt w:val="bullet"/>
      <w:lvlText w:val="o"/>
      <w:lvlJc w:val="left"/>
      <w:pPr>
        <w:tabs>
          <w:tab w:val="num" w:pos="3600"/>
        </w:tabs>
        <w:ind w:left="3600" w:hanging="360"/>
      </w:pPr>
      <w:rPr>
        <w:rFonts w:ascii="Courier New" w:hAnsi="Courier New" w:cs="Courier New" w:hint="default"/>
      </w:rPr>
    </w:lvl>
    <w:lvl w:ilvl="5" w:tplc="460E0D98" w:tentative="1">
      <w:start w:val="1"/>
      <w:numFmt w:val="bullet"/>
      <w:lvlText w:val=""/>
      <w:lvlJc w:val="left"/>
      <w:pPr>
        <w:tabs>
          <w:tab w:val="num" w:pos="4320"/>
        </w:tabs>
        <w:ind w:left="4320" w:hanging="360"/>
      </w:pPr>
      <w:rPr>
        <w:rFonts w:ascii="Wingdings" w:hAnsi="Wingdings" w:hint="default"/>
      </w:rPr>
    </w:lvl>
    <w:lvl w:ilvl="6" w:tplc="02FCC290" w:tentative="1">
      <w:start w:val="1"/>
      <w:numFmt w:val="bullet"/>
      <w:lvlText w:val=""/>
      <w:lvlJc w:val="left"/>
      <w:pPr>
        <w:tabs>
          <w:tab w:val="num" w:pos="5040"/>
        </w:tabs>
        <w:ind w:left="5040" w:hanging="360"/>
      </w:pPr>
      <w:rPr>
        <w:rFonts w:ascii="Symbol" w:hAnsi="Symbol" w:hint="default"/>
      </w:rPr>
    </w:lvl>
    <w:lvl w:ilvl="7" w:tplc="8E141A6E" w:tentative="1">
      <w:start w:val="1"/>
      <w:numFmt w:val="bullet"/>
      <w:lvlText w:val="o"/>
      <w:lvlJc w:val="left"/>
      <w:pPr>
        <w:tabs>
          <w:tab w:val="num" w:pos="5760"/>
        </w:tabs>
        <w:ind w:left="5760" w:hanging="360"/>
      </w:pPr>
      <w:rPr>
        <w:rFonts w:ascii="Courier New" w:hAnsi="Courier New" w:cs="Courier New" w:hint="default"/>
      </w:rPr>
    </w:lvl>
    <w:lvl w:ilvl="8" w:tplc="780030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88008C"/>
    <w:multiLevelType w:val="hybridMultilevel"/>
    <w:tmpl w:val="39D86320"/>
    <w:lvl w:ilvl="0" w:tplc="18EEE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E77BE"/>
    <w:multiLevelType w:val="hybridMultilevel"/>
    <w:tmpl w:val="8480816C"/>
    <w:lvl w:ilvl="0" w:tplc="6DF6E0B4">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77725C"/>
    <w:multiLevelType w:val="hybridMultilevel"/>
    <w:tmpl w:val="E2E40866"/>
    <w:lvl w:ilvl="0" w:tplc="02303008">
      <w:start w:val="1"/>
      <w:numFmt w:val="bullet"/>
      <w:lvlText w:val=""/>
      <w:lvlJc w:val="left"/>
      <w:pPr>
        <w:ind w:left="1235" w:hanging="360"/>
      </w:pPr>
      <w:rPr>
        <w:rFonts w:ascii="Symbol" w:hAnsi="Symbol" w:hint="default"/>
      </w:rPr>
    </w:lvl>
    <w:lvl w:ilvl="1" w:tplc="04090003" w:tentative="1">
      <w:start w:val="1"/>
      <w:numFmt w:val="bullet"/>
      <w:lvlText w:val="o"/>
      <w:lvlJc w:val="left"/>
      <w:pPr>
        <w:ind w:left="1955" w:hanging="360"/>
      </w:pPr>
      <w:rPr>
        <w:rFonts w:ascii="Courier New" w:hAnsi="Courier New" w:cs="Courier New" w:hint="default"/>
      </w:rPr>
    </w:lvl>
    <w:lvl w:ilvl="2" w:tplc="04090005" w:tentative="1">
      <w:start w:val="1"/>
      <w:numFmt w:val="bullet"/>
      <w:lvlText w:val=""/>
      <w:lvlJc w:val="left"/>
      <w:pPr>
        <w:ind w:left="2675" w:hanging="360"/>
      </w:pPr>
      <w:rPr>
        <w:rFonts w:ascii="Wingdings" w:hAnsi="Wingdings" w:hint="default"/>
      </w:rPr>
    </w:lvl>
    <w:lvl w:ilvl="3" w:tplc="04090001" w:tentative="1">
      <w:start w:val="1"/>
      <w:numFmt w:val="bullet"/>
      <w:lvlText w:val=""/>
      <w:lvlJc w:val="left"/>
      <w:pPr>
        <w:ind w:left="3395" w:hanging="360"/>
      </w:pPr>
      <w:rPr>
        <w:rFonts w:ascii="Symbol" w:hAnsi="Symbol" w:hint="default"/>
      </w:rPr>
    </w:lvl>
    <w:lvl w:ilvl="4" w:tplc="04090003" w:tentative="1">
      <w:start w:val="1"/>
      <w:numFmt w:val="bullet"/>
      <w:lvlText w:val="o"/>
      <w:lvlJc w:val="left"/>
      <w:pPr>
        <w:ind w:left="4115" w:hanging="360"/>
      </w:pPr>
      <w:rPr>
        <w:rFonts w:ascii="Courier New" w:hAnsi="Courier New" w:cs="Courier New" w:hint="default"/>
      </w:rPr>
    </w:lvl>
    <w:lvl w:ilvl="5" w:tplc="04090005" w:tentative="1">
      <w:start w:val="1"/>
      <w:numFmt w:val="bullet"/>
      <w:lvlText w:val=""/>
      <w:lvlJc w:val="left"/>
      <w:pPr>
        <w:ind w:left="4835" w:hanging="360"/>
      </w:pPr>
      <w:rPr>
        <w:rFonts w:ascii="Wingdings" w:hAnsi="Wingdings" w:hint="default"/>
      </w:rPr>
    </w:lvl>
    <w:lvl w:ilvl="6" w:tplc="04090001" w:tentative="1">
      <w:start w:val="1"/>
      <w:numFmt w:val="bullet"/>
      <w:lvlText w:val=""/>
      <w:lvlJc w:val="left"/>
      <w:pPr>
        <w:ind w:left="5555" w:hanging="360"/>
      </w:pPr>
      <w:rPr>
        <w:rFonts w:ascii="Symbol" w:hAnsi="Symbol" w:hint="default"/>
      </w:rPr>
    </w:lvl>
    <w:lvl w:ilvl="7" w:tplc="04090003" w:tentative="1">
      <w:start w:val="1"/>
      <w:numFmt w:val="bullet"/>
      <w:lvlText w:val="o"/>
      <w:lvlJc w:val="left"/>
      <w:pPr>
        <w:ind w:left="6275" w:hanging="360"/>
      </w:pPr>
      <w:rPr>
        <w:rFonts w:ascii="Courier New" w:hAnsi="Courier New" w:cs="Courier New" w:hint="default"/>
      </w:rPr>
    </w:lvl>
    <w:lvl w:ilvl="8" w:tplc="04090005" w:tentative="1">
      <w:start w:val="1"/>
      <w:numFmt w:val="bullet"/>
      <w:lvlText w:val=""/>
      <w:lvlJc w:val="left"/>
      <w:pPr>
        <w:ind w:left="6995" w:hanging="360"/>
      </w:pPr>
      <w:rPr>
        <w:rFonts w:ascii="Wingdings" w:hAnsi="Wingdings" w:hint="default"/>
      </w:rPr>
    </w:lvl>
  </w:abstractNum>
  <w:abstractNum w:abstractNumId="31"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6B7E16"/>
    <w:multiLevelType w:val="hybridMultilevel"/>
    <w:tmpl w:val="0366A7C8"/>
    <w:lvl w:ilvl="0" w:tplc="9BD23468">
      <w:start w:val="1"/>
      <w:numFmt w:val="lowerLetter"/>
      <w:lvlText w:val="(%1)"/>
      <w:lvlJc w:val="left"/>
      <w:pPr>
        <w:ind w:left="810" w:hanging="36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abstractNumId w:val="26"/>
  </w:num>
  <w:num w:numId="2">
    <w:abstractNumId w:val="12"/>
  </w:num>
  <w:num w:numId="3">
    <w:abstractNumId w:val="1"/>
  </w:num>
  <w:num w:numId="4">
    <w:abstractNumId w:val="5"/>
  </w:num>
  <w:num w:numId="5">
    <w:abstractNumId w:val="25"/>
  </w:num>
  <w:num w:numId="6">
    <w:abstractNumId w:val="2"/>
  </w:num>
  <w:num w:numId="7">
    <w:abstractNumId w:val="4"/>
  </w:num>
  <w:num w:numId="8">
    <w:abstractNumId w:val="14"/>
  </w:num>
  <w:num w:numId="9">
    <w:abstractNumId w:val="10"/>
  </w:num>
  <w:num w:numId="10">
    <w:abstractNumId w:val="8"/>
  </w:num>
  <w:num w:numId="11">
    <w:abstractNumId w:val="20"/>
  </w:num>
  <w:num w:numId="12">
    <w:abstractNumId w:val="24"/>
  </w:num>
  <w:num w:numId="13">
    <w:abstractNumId w:val="32"/>
  </w:num>
  <w:num w:numId="14">
    <w:abstractNumId w:val="9"/>
  </w:num>
  <w:num w:numId="15">
    <w:abstractNumId w:val="22"/>
  </w:num>
  <w:num w:numId="16">
    <w:abstractNumId w:val="7"/>
  </w:num>
  <w:num w:numId="17">
    <w:abstractNumId w:val="23"/>
  </w:num>
  <w:num w:numId="18">
    <w:abstractNumId w:val="6"/>
  </w:num>
  <w:num w:numId="19">
    <w:abstractNumId w:val="29"/>
  </w:num>
  <w:num w:numId="20">
    <w:abstractNumId w:val="30"/>
  </w:num>
  <w:num w:numId="2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7"/>
  </w:num>
  <w:num w:numId="24">
    <w:abstractNumId w:val="16"/>
  </w:num>
  <w:num w:numId="25">
    <w:abstractNumId w:val="28"/>
  </w:num>
  <w:num w:numId="26">
    <w:abstractNumId w:val="18"/>
  </w:num>
  <w:num w:numId="27">
    <w:abstractNumId w:val="31"/>
  </w:num>
  <w:num w:numId="28">
    <w:abstractNumId w:val="21"/>
  </w:num>
  <w:num w:numId="29">
    <w:abstractNumId w:val="13"/>
  </w:num>
  <w:num w:numId="30">
    <w:abstractNumId w:val="27"/>
  </w:num>
  <w:num w:numId="31">
    <w:abstractNumId w:val="3"/>
  </w:num>
  <w:num w:numId="32">
    <w:abstractNumId w:val="0"/>
  </w:num>
  <w:num w:numId="33">
    <w:abstractNumId w:val="19"/>
  </w:num>
  <w:num w:numId="34">
    <w:abstractNumId w:val="9"/>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2006B"/>
    <w:rsid w:val="00026BD1"/>
    <w:rsid w:val="00035038"/>
    <w:rsid w:val="00051A47"/>
    <w:rsid w:val="00056C2E"/>
    <w:rsid w:val="0006139B"/>
    <w:rsid w:val="00070FC5"/>
    <w:rsid w:val="00072AD8"/>
    <w:rsid w:val="000744AF"/>
    <w:rsid w:val="00076238"/>
    <w:rsid w:val="00084AC4"/>
    <w:rsid w:val="0009219B"/>
    <w:rsid w:val="000968F2"/>
    <w:rsid w:val="000B2EF2"/>
    <w:rsid w:val="000B3DE3"/>
    <w:rsid w:val="000B4A98"/>
    <w:rsid w:val="000B4F44"/>
    <w:rsid w:val="000C1AEF"/>
    <w:rsid w:val="000D5453"/>
    <w:rsid w:val="000F282C"/>
    <w:rsid w:val="00106FB3"/>
    <w:rsid w:val="00123DA3"/>
    <w:rsid w:val="00140960"/>
    <w:rsid w:val="0014237C"/>
    <w:rsid w:val="00147B60"/>
    <w:rsid w:val="00170CD6"/>
    <w:rsid w:val="00181AB3"/>
    <w:rsid w:val="00183712"/>
    <w:rsid w:val="00193D08"/>
    <w:rsid w:val="00197E61"/>
    <w:rsid w:val="001B0A17"/>
    <w:rsid w:val="001B2619"/>
    <w:rsid w:val="001C0551"/>
    <w:rsid w:val="001C2B59"/>
    <w:rsid w:val="001C43F9"/>
    <w:rsid w:val="001D56D7"/>
    <w:rsid w:val="001E0DF0"/>
    <w:rsid w:val="002014B2"/>
    <w:rsid w:val="00216BB6"/>
    <w:rsid w:val="002202FA"/>
    <w:rsid w:val="00223B57"/>
    <w:rsid w:val="00236931"/>
    <w:rsid w:val="00241C88"/>
    <w:rsid w:val="00247881"/>
    <w:rsid w:val="00247B09"/>
    <w:rsid w:val="00252B8F"/>
    <w:rsid w:val="0025594C"/>
    <w:rsid w:val="00265061"/>
    <w:rsid w:val="00272E56"/>
    <w:rsid w:val="00273FAE"/>
    <w:rsid w:val="002811BA"/>
    <w:rsid w:val="0029370B"/>
    <w:rsid w:val="002A7E1D"/>
    <w:rsid w:val="002F60B7"/>
    <w:rsid w:val="00307870"/>
    <w:rsid w:val="003174C1"/>
    <w:rsid w:val="00326C72"/>
    <w:rsid w:val="0033484F"/>
    <w:rsid w:val="00335E47"/>
    <w:rsid w:val="00361263"/>
    <w:rsid w:val="003727FA"/>
    <w:rsid w:val="0039561D"/>
    <w:rsid w:val="00397F07"/>
    <w:rsid w:val="003A1EE7"/>
    <w:rsid w:val="003C0E64"/>
    <w:rsid w:val="003C5FBB"/>
    <w:rsid w:val="003D19CA"/>
    <w:rsid w:val="003D35D1"/>
    <w:rsid w:val="003D3964"/>
    <w:rsid w:val="003D3BDA"/>
    <w:rsid w:val="003D76C7"/>
    <w:rsid w:val="003E30BA"/>
    <w:rsid w:val="003E3FC8"/>
    <w:rsid w:val="003F0D53"/>
    <w:rsid w:val="003F7369"/>
    <w:rsid w:val="00413A63"/>
    <w:rsid w:val="00435049"/>
    <w:rsid w:val="00446446"/>
    <w:rsid w:val="004465ED"/>
    <w:rsid w:val="004468E1"/>
    <w:rsid w:val="004526C6"/>
    <w:rsid w:val="00454254"/>
    <w:rsid w:val="004600F6"/>
    <w:rsid w:val="0047749E"/>
    <w:rsid w:val="00481751"/>
    <w:rsid w:val="00485FBE"/>
    <w:rsid w:val="0049349C"/>
    <w:rsid w:val="004A74F1"/>
    <w:rsid w:val="004B4E7D"/>
    <w:rsid w:val="004C4971"/>
    <w:rsid w:val="004C50C6"/>
    <w:rsid w:val="004D54BF"/>
    <w:rsid w:val="004D59A7"/>
    <w:rsid w:val="004E49B8"/>
    <w:rsid w:val="004F66DC"/>
    <w:rsid w:val="004F7BAF"/>
    <w:rsid w:val="0050392D"/>
    <w:rsid w:val="005062FA"/>
    <w:rsid w:val="00511FCC"/>
    <w:rsid w:val="0052342C"/>
    <w:rsid w:val="00524AB7"/>
    <w:rsid w:val="00532CB8"/>
    <w:rsid w:val="0053535C"/>
    <w:rsid w:val="00535A33"/>
    <w:rsid w:val="005423C1"/>
    <w:rsid w:val="00556774"/>
    <w:rsid w:val="005A2534"/>
    <w:rsid w:val="005B67BA"/>
    <w:rsid w:val="005C4D6C"/>
    <w:rsid w:val="005D3643"/>
    <w:rsid w:val="005E317A"/>
    <w:rsid w:val="005E7C5B"/>
    <w:rsid w:val="005F3E72"/>
    <w:rsid w:val="00600BAC"/>
    <w:rsid w:val="00602B64"/>
    <w:rsid w:val="006032B4"/>
    <w:rsid w:val="0066172B"/>
    <w:rsid w:val="00672F4C"/>
    <w:rsid w:val="00674291"/>
    <w:rsid w:val="006A51DA"/>
    <w:rsid w:val="006D6971"/>
    <w:rsid w:val="006E7AF8"/>
    <w:rsid w:val="006F74A5"/>
    <w:rsid w:val="00707C74"/>
    <w:rsid w:val="00716022"/>
    <w:rsid w:val="00716CC0"/>
    <w:rsid w:val="00737519"/>
    <w:rsid w:val="0076384B"/>
    <w:rsid w:val="00773995"/>
    <w:rsid w:val="007865F1"/>
    <w:rsid w:val="0078773A"/>
    <w:rsid w:val="007A3D95"/>
    <w:rsid w:val="007B1D42"/>
    <w:rsid w:val="007C409B"/>
    <w:rsid w:val="007C6B37"/>
    <w:rsid w:val="007D0483"/>
    <w:rsid w:val="007D43A6"/>
    <w:rsid w:val="007F6FA2"/>
    <w:rsid w:val="0082211E"/>
    <w:rsid w:val="00842758"/>
    <w:rsid w:val="00842E1F"/>
    <w:rsid w:val="0084428F"/>
    <w:rsid w:val="008670A6"/>
    <w:rsid w:val="00870180"/>
    <w:rsid w:val="0087702D"/>
    <w:rsid w:val="008B4F3F"/>
    <w:rsid w:val="008B5F61"/>
    <w:rsid w:val="008C7C7F"/>
    <w:rsid w:val="008E1EA5"/>
    <w:rsid w:val="008F0805"/>
    <w:rsid w:val="009010E5"/>
    <w:rsid w:val="00906E20"/>
    <w:rsid w:val="00920DD2"/>
    <w:rsid w:val="0092312B"/>
    <w:rsid w:val="0092680B"/>
    <w:rsid w:val="009304DE"/>
    <w:rsid w:val="0093694E"/>
    <w:rsid w:val="0093726E"/>
    <w:rsid w:val="009375EC"/>
    <w:rsid w:val="00937B59"/>
    <w:rsid w:val="00944C1F"/>
    <w:rsid w:val="00947331"/>
    <w:rsid w:val="00960FC1"/>
    <w:rsid w:val="00987235"/>
    <w:rsid w:val="00990D96"/>
    <w:rsid w:val="009A3CB7"/>
    <w:rsid w:val="009A7B08"/>
    <w:rsid w:val="009B08F6"/>
    <w:rsid w:val="009C48B8"/>
    <w:rsid w:val="009D52B9"/>
    <w:rsid w:val="009F29A2"/>
    <w:rsid w:val="009F61DE"/>
    <w:rsid w:val="00A00450"/>
    <w:rsid w:val="00A045E3"/>
    <w:rsid w:val="00A14DC6"/>
    <w:rsid w:val="00A1549E"/>
    <w:rsid w:val="00A15E28"/>
    <w:rsid w:val="00A35067"/>
    <w:rsid w:val="00A606BF"/>
    <w:rsid w:val="00A656BE"/>
    <w:rsid w:val="00A72C17"/>
    <w:rsid w:val="00A80404"/>
    <w:rsid w:val="00A92970"/>
    <w:rsid w:val="00A94527"/>
    <w:rsid w:val="00AB10DA"/>
    <w:rsid w:val="00AC49AC"/>
    <w:rsid w:val="00AD1659"/>
    <w:rsid w:val="00AE2F88"/>
    <w:rsid w:val="00AF3F32"/>
    <w:rsid w:val="00AF40B3"/>
    <w:rsid w:val="00B3063C"/>
    <w:rsid w:val="00B36001"/>
    <w:rsid w:val="00B43DD2"/>
    <w:rsid w:val="00B90A45"/>
    <w:rsid w:val="00BA034D"/>
    <w:rsid w:val="00BB4441"/>
    <w:rsid w:val="00BB6D04"/>
    <w:rsid w:val="00BC1D2A"/>
    <w:rsid w:val="00BC3161"/>
    <w:rsid w:val="00BC46D1"/>
    <w:rsid w:val="00BF0DE9"/>
    <w:rsid w:val="00BF5E3E"/>
    <w:rsid w:val="00C060F2"/>
    <w:rsid w:val="00C21BB4"/>
    <w:rsid w:val="00C24CD0"/>
    <w:rsid w:val="00C325F7"/>
    <w:rsid w:val="00C66FA7"/>
    <w:rsid w:val="00C757D5"/>
    <w:rsid w:val="00C8137E"/>
    <w:rsid w:val="00C951EE"/>
    <w:rsid w:val="00CA13F1"/>
    <w:rsid w:val="00CA7F58"/>
    <w:rsid w:val="00CD0AA9"/>
    <w:rsid w:val="00CD2C84"/>
    <w:rsid w:val="00CD594B"/>
    <w:rsid w:val="00CE5554"/>
    <w:rsid w:val="00CF275D"/>
    <w:rsid w:val="00D045AB"/>
    <w:rsid w:val="00D13A90"/>
    <w:rsid w:val="00D2350E"/>
    <w:rsid w:val="00D27334"/>
    <w:rsid w:val="00D311FE"/>
    <w:rsid w:val="00D33833"/>
    <w:rsid w:val="00D40936"/>
    <w:rsid w:val="00D45382"/>
    <w:rsid w:val="00D5274E"/>
    <w:rsid w:val="00D618EF"/>
    <w:rsid w:val="00D645DE"/>
    <w:rsid w:val="00D754D9"/>
    <w:rsid w:val="00D81280"/>
    <w:rsid w:val="00D83193"/>
    <w:rsid w:val="00D94F37"/>
    <w:rsid w:val="00DB310B"/>
    <w:rsid w:val="00DB7BAB"/>
    <w:rsid w:val="00DD5F61"/>
    <w:rsid w:val="00DE1683"/>
    <w:rsid w:val="00DE27E0"/>
    <w:rsid w:val="00DF0A9C"/>
    <w:rsid w:val="00E067C0"/>
    <w:rsid w:val="00E140EE"/>
    <w:rsid w:val="00E146EB"/>
    <w:rsid w:val="00E2111D"/>
    <w:rsid w:val="00E215C5"/>
    <w:rsid w:val="00E315E6"/>
    <w:rsid w:val="00E3167F"/>
    <w:rsid w:val="00E41D1D"/>
    <w:rsid w:val="00E462A6"/>
    <w:rsid w:val="00E667A8"/>
    <w:rsid w:val="00E76316"/>
    <w:rsid w:val="00E90CB1"/>
    <w:rsid w:val="00E93FA3"/>
    <w:rsid w:val="00EA24E3"/>
    <w:rsid w:val="00EA6A47"/>
    <w:rsid w:val="00EB67CC"/>
    <w:rsid w:val="00EB6881"/>
    <w:rsid w:val="00EC644E"/>
    <w:rsid w:val="00ED0648"/>
    <w:rsid w:val="00ED393A"/>
    <w:rsid w:val="00EE20EF"/>
    <w:rsid w:val="00EF1EAC"/>
    <w:rsid w:val="00EF33D6"/>
    <w:rsid w:val="00EF4E76"/>
    <w:rsid w:val="00EF79B7"/>
    <w:rsid w:val="00F02BF1"/>
    <w:rsid w:val="00F1677A"/>
    <w:rsid w:val="00F642E8"/>
    <w:rsid w:val="00F6458B"/>
    <w:rsid w:val="00F76C64"/>
    <w:rsid w:val="00F84483"/>
    <w:rsid w:val="00F84919"/>
    <w:rsid w:val="00F858EE"/>
    <w:rsid w:val="00FA67C7"/>
    <w:rsid w:val="00FD1EEB"/>
    <w:rsid w:val="00FE3223"/>
    <w:rsid w:val="00FF2854"/>
    <w:rsid w:val="00FF432D"/>
    <w:rsid w:val="00FF5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07E069C"/>
  <w15:docId w15:val="{031EDDC6-B1BA-4A3A-8992-7C72395C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468610">
      <w:bodyDiv w:val="1"/>
      <w:marLeft w:val="0"/>
      <w:marRight w:val="0"/>
      <w:marTop w:val="0"/>
      <w:marBottom w:val="0"/>
      <w:divBdr>
        <w:top w:val="none" w:sz="0" w:space="0" w:color="auto"/>
        <w:left w:val="none" w:sz="0" w:space="0" w:color="auto"/>
        <w:bottom w:val="none" w:sz="0" w:space="0" w:color="auto"/>
        <w:right w:val="none" w:sz="0" w:space="0" w:color="auto"/>
      </w:divBdr>
    </w:div>
    <w:div w:id="1339113281">
      <w:bodyDiv w:val="1"/>
      <w:marLeft w:val="0"/>
      <w:marRight w:val="0"/>
      <w:marTop w:val="0"/>
      <w:marBottom w:val="0"/>
      <w:divBdr>
        <w:top w:val="none" w:sz="0" w:space="0" w:color="auto"/>
        <w:left w:val="none" w:sz="0" w:space="0" w:color="auto"/>
        <w:bottom w:val="none" w:sz="0" w:space="0" w:color="auto"/>
        <w:right w:val="none" w:sz="0" w:space="0" w:color="auto"/>
      </w:divBdr>
    </w:div>
    <w:div w:id="1513761410">
      <w:bodyDiv w:val="1"/>
      <w:marLeft w:val="0"/>
      <w:marRight w:val="0"/>
      <w:marTop w:val="0"/>
      <w:marBottom w:val="0"/>
      <w:divBdr>
        <w:top w:val="none" w:sz="0" w:space="0" w:color="auto"/>
        <w:left w:val="none" w:sz="0" w:space="0" w:color="auto"/>
        <w:bottom w:val="none" w:sz="0" w:space="0" w:color="auto"/>
        <w:right w:val="none" w:sz="0" w:space="0" w:color="auto"/>
      </w:divBdr>
    </w:div>
    <w:div w:id="1946648097">
      <w:bodyDiv w:val="1"/>
      <w:marLeft w:val="0"/>
      <w:marRight w:val="0"/>
      <w:marTop w:val="0"/>
      <w:marBottom w:val="0"/>
      <w:divBdr>
        <w:top w:val="none" w:sz="0" w:space="0" w:color="auto"/>
        <w:left w:val="none" w:sz="0" w:space="0" w:color="auto"/>
        <w:bottom w:val="none" w:sz="0" w:space="0" w:color="auto"/>
        <w:right w:val="none" w:sz="0" w:space="0" w:color="auto"/>
      </w:divBdr>
      <w:divsChild>
        <w:div w:id="1645156239">
          <w:marLeft w:val="0"/>
          <w:marRight w:val="0"/>
          <w:marTop w:val="0"/>
          <w:marBottom w:val="0"/>
          <w:divBdr>
            <w:top w:val="none" w:sz="0" w:space="0" w:color="auto"/>
            <w:left w:val="none" w:sz="0" w:space="0" w:color="auto"/>
            <w:bottom w:val="none" w:sz="0" w:space="0" w:color="auto"/>
            <w:right w:val="none" w:sz="0" w:space="0" w:color="auto"/>
          </w:divBdr>
        </w:div>
        <w:div w:id="1166897343">
          <w:marLeft w:val="0"/>
          <w:marRight w:val="0"/>
          <w:marTop w:val="0"/>
          <w:marBottom w:val="0"/>
          <w:divBdr>
            <w:top w:val="none" w:sz="0" w:space="0" w:color="auto"/>
            <w:left w:val="none" w:sz="0" w:space="0" w:color="auto"/>
            <w:bottom w:val="none" w:sz="0" w:space="0" w:color="auto"/>
            <w:right w:val="none" w:sz="0" w:space="0" w:color="auto"/>
          </w:divBdr>
        </w:div>
        <w:div w:id="2123764452">
          <w:marLeft w:val="0"/>
          <w:marRight w:val="0"/>
          <w:marTop w:val="0"/>
          <w:marBottom w:val="0"/>
          <w:divBdr>
            <w:top w:val="none" w:sz="0" w:space="0" w:color="auto"/>
            <w:left w:val="none" w:sz="0" w:space="0" w:color="auto"/>
            <w:bottom w:val="none" w:sz="0" w:space="0" w:color="auto"/>
            <w:right w:val="none" w:sz="0" w:space="0" w:color="auto"/>
          </w:divBdr>
        </w:div>
        <w:div w:id="1059861072">
          <w:marLeft w:val="0"/>
          <w:marRight w:val="0"/>
          <w:marTop w:val="0"/>
          <w:marBottom w:val="0"/>
          <w:divBdr>
            <w:top w:val="none" w:sz="0" w:space="0" w:color="auto"/>
            <w:left w:val="none" w:sz="0" w:space="0" w:color="auto"/>
            <w:bottom w:val="none" w:sz="0" w:space="0" w:color="auto"/>
            <w:right w:val="none" w:sz="0" w:space="0" w:color="auto"/>
          </w:divBdr>
        </w:div>
        <w:div w:id="1059330177">
          <w:marLeft w:val="0"/>
          <w:marRight w:val="0"/>
          <w:marTop w:val="0"/>
          <w:marBottom w:val="0"/>
          <w:divBdr>
            <w:top w:val="none" w:sz="0" w:space="0" w:color="auto"/>
            <w:left w:val="none" w:sz="0" w:space="0" w:color="auto"/>
            <w:bottom w:val="none" w:sz="0" w:space="0" w:color="auto"/>
            <w:right w:val="none" w:sz="0" w:space="0" w:color="auto"/>
          </w:divBdr>
        </w:div>
        <w:div w:id="633559889">
          <w:marLeft w:val="0"/>
          <w:marRight w:val="0"/>
          <w:marTop w:val="0"/>
          <w:marBottom w:val="0"/>
          <w:divBdr>
            <w:top w:val="none" w:sz="0" w:space="0" w:color="auto"/>
            <w:left w:val="none" w:sz="0" w:space="0" w:color="auto"/>
            <w:bottom w:val="none" w:sz="0" w:space="0" w:color="auto"/>
            <w:right w:val="none" w:sz="0" w:space="0" w:color="auto"/>
          </w:divBdr>
        </w:div>
        <w:div w:id="1703477882">
          <w:marLeft w:val="0"/>
          <w:marRight w:val="0"/>
          <w:marTop w:val="0"/>
          <w:marBottom w:val="0"/>
          <w:divBdr>
            <w:top w:val="none" w:sz="0" w:space="0" w:color="auto"/>
            <w:left w:val="none" w:sz="0" w:space="0" w:color="auto"/>
            <w:bottom w:val="none" w:sz="0" w:space="0" w:color="auto"/>
            <w:right w:val="none" w:sz="0" w:space="0" w:color="auto"/>
          </w:divBdr>
        </w:div>
        <w:div w:id="401759788">
          <w:marLeft w:val="0"/>
          <w:marRight w:val="0"/>
          <w:marTop w:val="0"/>
          <w:marBottom w:val="0"/>
          <w:divBdr>
            <w:top w:val="none" w:sz="0" w:space="0" w:color="auto"/>
            <w:left w:val="none" w:sz="0" w:space="0" w:color="auto"/>
            <w:bottom w:val="none" w:sz="0" w:space="0" w:color="auto"/>
            <w:right w:val="none" w:sz="0" w:space="0" w:color="auto"/>
          </w:divBdr>
        </w:div>
        <w:div w:id="1423835400">
          <w:marLeft w:val="0"/>
          <w:marRight w:val="0"/>
          <w:marTop w:val="0"/>
          <w:marBottom w:val="0"/>
          <w:divBdr>
            <w:top w:val="none" w:sz="0" w:space="0" w:color="auto"/>
            <w:left w:val="none" w:sz="0" w:space="0" w:color="auto"/>
            <w:bottom w:val="none" w:sz="0" w:space="0" w:color="auto"/>
            <w:right w:val="none" w:sz="0" w:space="0" w:color="auto"/>
          </w:divBdr>
        </w:div>
        <w:div w:id="595359838">
          <w:marLeft w:val="0"/>
          <w:marRight w:val="0"/>
          <w:marTop w:val="0"/>
          <w:marBottom w:val="0"/>
          <w:divBdr>
            <w:top w:val="none" w:sz="0" w:space="0" w:color="auto"/>
            <w:left w:val="none" w:sz="0" w:space="0" w:color="auto"/>
            <w:bottom w:val="none" w:sz="0" w:space="0" w:color="auto"/>
            <w:right w:val="none" w:sz="0" w:space="0" w:color="auto"/>
          </w:divBdr>
        </w:div>
        <w:div w:id="1414624170">
          <w:marLeft w:val="0"/>
          <w:marRight w:val="0"/>
          <w:marTop w:val="0"/>
          <w:marBottom w:val="0"/>
          <w:divBdr>
            <w:top w:val="none" w:sz="0" w:space="0" w:color="auto"/>
            <w:left w:val="none" w:sz="0" w:space="0" w:color="auto"/>
            <w:bottom w:val="none" w:sz="0" w:space="0" w:color="auto"/>
            <w:right w:val="none" w:sz="0" w:space="0" w:color="auto"/>
          </w:divBdr>
        </w:div>
        <w:div w:id="1479031202">
          <w:marLeft w:val="0"/>
          <w:marRight w:val="0"/>
          <w:marTop w:val="0"/>
          <w:marBottom w:val="0"/>
          <w:divBdr>
            <w:top w:val="none" w:sz="0" w:space="0" w:color="auto"/>
            <w:left w:val="none" w:sz="0" w:space="0" w:color="auto"/>
            <w:bottom w:val="none" w:sz="0" w:space="0" w:color="auto"/>
            <w:right w:val="none" w:sz="0" w:space="0" w:color="auto"/>
          </w:divBdr>
        </w:div>
        <w:div w:id="540022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E6356-F095-4F62-AB51-6E3B786820F2}">
  <ds:schemaRefs>
    <ds:schemaRef ds:uri="http://schemas.openxmlformats.org/officeDocument/2006/bibliography"/>
  </ds:schemaRefs>
</ds:datastoreItem>
</file>

<file path=customXml/itemProps2.xml><?xml version="1.0" encoding="utf-8"?>
<ds:datastoreItem xmlns:ds="http://schemas.openxmlformats.org/officeDocument/2006/customXml" ds:itemID="{BBDCFD60-115F-4006-A6EA-C4BDBFD8D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4817</Words>
  <Characters>27462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13</cp:revision>
  <dcterms:created xsi:type="dcterms:W3CDTF">2017-04-07T14:47:00Z</dcterms:created>
  <dcterms:modified xsi:type="dcterms:W3CDTF">2018-04-20T15:46:00Z</dcterms:modified>
</cp:coreProperties>
</file>