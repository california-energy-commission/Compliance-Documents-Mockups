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58"/>
        <w:gridCol w:w="4873"/>
      </w:tblGrid>
      <w:tr w:rsidR="00563254" w:rsidRPr="002B4489" w14:paraId="0F4B6176" w14:textId="77777777" w:rsidTr="00563254">
        <w:trPr>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75" w14:textId="77777777" w:rsidR="00563254" w:rsidRPr="002B4489" w:rsidRDefault="00563254" w:rsidP="00171E43">
            <w:pPr>
              <w:rPr>
                <w:rFonts w:asciiTheme="minorHAnsi" w:hAnsiTheme="minorHAnsi"/>
              </w:rPr>
            </w:pPr>
            <w:r w:rsidRPr="002B4489">
              <w:rPr>
                <w:rFonts w:asciiTheme="minorHAnsi" w:hAnsiTheme="minorHAnsi"/>
                <w:b/>
              </w:rPr>
              <w:t>A. System Information</w:t>
            </w:r>
          </w:p>
        </w:tc>
      </w:tr>
      <w:tr w:rsidR="00171E43" w:rsidRPr="002B4489" w14:paraId="0F4B617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0F4B6178" w14:textId="191050A8"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0F4B6179" w14:textId="77777777" w:rsidR="00171E43" w:rsidRPr="002B4489" w:rsidRDefault="00171E43" w:rsidP="00171E43">
            <w:pPr>
              <w:rPr>
                <w:rFonts w:asciiTheme="minorHAnsi" w:hAnsiTheme="minorHAnsi"/>
              </w:rPr>
            </w:pPr>
          </w:p>
        </w:tc>
      </w:tr>
      <w:tr w:rsidR="00171E43" w:rsidRPr="002B4489" w14:paraId="0F4B617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0F4B617C" w14:textId="21F3021E" w:rsidR="00171E43" w:rsidRPr="002B4489" w:rsidRDefault="007C05EB" w:rsidP="00171E43">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171E43" w:rsidRPr="002B4489">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0F4B617D" w14:textId="77777777" w:rsidR="00171E43" w:rsidRPr="002B4489" w:rsidRDefault="00171E43" w:rsidP="00171E43">
            <w:pPr>
              <w:rPr>
                <w:rFonts w:asciiTheme="minorHAnsi" w:hAnsiTheme="minorHAnsi"/>
              </w:rPr>
            </w:pPr>
          </w:p>
        </w:tc>
      </w:tr>
      <w:tr w:rsidR="00171E43" w:rsidRPr="002B4489" w14:paraId="0F4B618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7F"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0F4B6180" w14:textId="02A4FE83" w:rsidR="00171E43" w:rsidRPr="002B4489" w:rsidRDefault="00171E43" w:rsidP="00171E43">
            <w:pPr>
              <w:rPr>
                <w:rFonts w:asciiTheme="minorHAnsi" w:hAnsiTheme="minorHAnsi"/>
              </w:rPr>
            </w:pPr>
            <w:r w:rsidRPr="002B4489">
              <w:rPr>
                <w:rFonts w:asciiTheme="minorHAnsi" w:hAnsiTheme="minorHAnsi"/>
              </w:rPr>
              <w:t xml:space="preserve">Building Type from </w:t>
            </w:r>
            <w:r w:rsidR="00896001" w:rsidRPr="002B4489">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0F4B6181" w14:textId="77777777" w:rsidR="00171E43" w:rsidRPr="002B4489" w:rsidRDefault="00171E43" w:rsidP="00171E43">
            <w:pPr>
              <w:rPr>
                <w:rFonts w:asciiTheme="minorHAnsi" w:hAnsiTheme="minorHAnsi"/>
              </w:rPr>
            </w:pPr>
          </w:p>
        </w:tc>
      </w:tr>
      <w:tr w:rsidR="00171E43" w:rsidRPr="002B4489" w14:paraId="0F4B618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3"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0F4B6184"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85" w14:textId="77777777" w:rsidR="00171E43" w:rsidRPr="002B4489" w:rsidRDefault="00171E43" w:rsidP="00171E43">
            <w:pPr>
              <w:rPr>
                <w:rFonts w:asciiTheme="minorHAnsi" w:hAnsiTheme="minorHAnsi"/>
              </w:rPr>
            </w:pPr>
          </w:p>
        </w:tc>
      </w:tr>
      <w:tr w:rsidR="00171E43" w:rsidRPr="002B4489" w14:paraId="0F4B618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7"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0F4B6188" w14:textId="77777777" w:rsidR="00171E43" w:rsidRPr="002B4489" w:rsidRDefault="00171E43" w:rsidP="00171E43">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89" w14:textId="77777777" w:rsidR="00171E43" w:rsidRPr="002B4489" w:rsidRDefault="00171E43" w:rsidP="00171E43">
            <w:pPr>
              <w:rPr>
                <w:rFonts w:asciiTheme="minorHAnsi" w:hAnsiTheme="minorHAnsi"/>
              </w:rPr>
            </w:pPr>
          </w:p>
        </w:tc>
      </w:tr>
      <w:tr w:rsidR="00171E43" w:rsidRPr="002B4489" w14:paraId="0F4B618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8B" w14:textId="77777777" w:rsidR="00171E43" w:rsidRPr="002B4489" w:rsidRDefault="002177C6" w:rsidP="00171E43">
            <w:pPr>
              <w:jc w:val="center"/>
              <w:rPr>
                <w:rFonts w:asciiTheme="minorHAnsi" w:hAnsiTheme="minorHAnsi"/>
              </w:rPr>
            </w:pPr>
            <w:r>
              <w:rPr>
                <w:rFonts w:asciiTheme="minorHAnsi" w:hAnsiTheme="minorHAnsi"/>
              </w:rPr>
              <w:t>0</w:t>
            </w:r>
            <w:r w:rsidR="00171E43" w:rsidRPr="002B4489">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0F4B618C" w14:textId="0EC49141" w:rsidR="00171E43" w:rsidRPr="002B4489" w:rsidRDefault="00171E43" w:rsidP="00171E43">
            <w:pPr>
              <w:rPr>
                <w:rFonts w:asciiTheme="minorHAnsi" w:hAnsiTheme="minorHAnsi"/>
              </w:rPr>
            </w:pPr>
            <w:r w:rsidRPr="002B4489">
              <w:rPr>
                <w:rFonts w:asciiTheme="minorHAnsi" w:hAnsiTheme="minorHAnsi"/>
              </w:rPr>
              <w:t xml:space="preserve">Duct System </w:t>
            </w:r>
            <w:r w:rsidR="00C854F8" w:rsidRPr="002B4489">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0F4B618D" w14:textId="77777777" w:rsidR="00171E43" w:rsidRPr="002B4489" w:rsidRDefault="00171E43" w:rsidP="00171E43">
            <w:pPr>
              <w:rPr>
                <w:rFonts w:asciiTheme="minorHAnsi" w:hAnsiTheme="minorHAnsi"/>
              </w:rPr>
            </w:pPr>
          </w:p>
        </w:tc>
      </w:tr>
    </w:tbl>
    <w:p w14:paraId="4D1CA0A1" w14:textId="77777777" w:rsidR="00D47699" w:rsidRPr="002B4489" w:rsidRDefault="00D47699" w:rsidP="00171E43">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563254" w:rsidRPr="002B4489" w14:paraId="0F4B6193" w14:textId="77777777" w:rsidTr="002B4489">
        <w:trPr>
          <w:trHeight w:val="398"/>
        </w:trPr>
        <w:tc>
          <w:tcPr>
            <w:tcW w:w="5000" w:type="pct"/>
            <w:tcBorders>
              <w:top w:val="single" w:sz="4" w:space="0" w:color="auto"/>
              <w:left w:val="single" w:sz="4" w:space="0" w:color="auto"/>
              <w:bottom w:val="single" w:sz="4" w:space="0" w:color="auto"/>
              <w:right w:val="single" w:sz="4" w:space="0" w:color="auto"/>
            </w:tcBorders>
            <w:vAlign w:val="center"/>
          </w:tcPr>
          <w:p w14:paraId="0F4B6192" w14:textId="5136B1ED" w:rsidR="00563254" w:rsidRPr="002B4489" w:rsidRDefault="00563254" w:rsidP="00563254">
            <w:pPr>
              <w:keepNext/>
              <w:rPr>
                <w:rFonts w:asciiTheme="minorHAnsi" w:hAnsiTheme="minorHAnsi"/>
                <w:b/>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5E4B178E" w14:textId="77777777" w:rsidR="00D47699" w:rsidRPr="00563254" w:rsidRDefault="00D4769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9"/>
        <w:gridCol w:w="5458"/>
        <w:gridCol w:w="4873"/>
      </w:tblGrid>
      <w:tr w:rsidR="00171E43" w:rsidRPr="002B4489" w14:paraId="0F4B6196" w14:textId="77777777" w:rsidTr="002B4489">
        <w:trPr>
          <w:trHeight w:val="39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195" w14:textId="77777777" w:rsidR="00171E43" w:rsidRPr="002B4489" w:rsidRDefault="00171E43" w:rsidP="00563254">
            <w:pPr>
              <w:keepNext/>
              <w:rPr>
                <w:rFonts w:asciiTheme="minorHAnsi" w:hAnsiTheme="minorHAnsi"/>
                <w:b/>
              </w:rPr>
            </w:pPr>
            <w:r w:rsidRPr="002B4489">
              <w:rPr>
                <w:rFonts w:asciiTheme="minorHAnsi" w:hAnsiTheme="minorHAnsi"/>
                <w:b/>
              </w:rPr>
              <w:t>B. D</w:t>
            </w:r>
            <w:r w:rsidR="00091DB0" w:rsidRPr="002B4489">
              <w:rPr>
                <w:rFonts w:asciiTheme="minorHAnsi" w:hAnsiTheme="minorHAnsi"/>
                <w:b/>
              </w:rPr>
              <w:t>uct Leakage Diagnostic Test</w:t>
            </w:r>
          </w:p>
        </w:tc>
      </w:tr>
      <w:tr w:rsidR="00171E43" w:rsidRPr="002B4489" w14:paraId="0F4B619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7"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0F4B6198" w14:textId="5B2ED8F2" w:rsidR="00171E43" w:rsidRPr="002B4489" w:rsidRDefault="00171E43" w:rsidP="00171E43">
            <w:pPr>
              <w:keepNext/>
              <w:rPr>
                <w:rFonts w:asciiTheme="minorHAnsi" w:hAnsiTheme="minorHAnsi"/>
              </w:rPr>
            </w:pPr>
            <w:r w:rsidRPr="002B4489">
              <w:rPr>
                <w:rFonts w:asciiTheme="minorHAnsi" w:hAnsiTheme="minorHAnsi"/>
              </w:rPr>
              <w:t>Condenser Nominal Cooling Capacity (ton)</w:t>
            </w:r>
          </w:p>
        </w:tc>
        <w:tc>
          <w:tcPr>
            <w:tcW w:w="2258" w:type="pct"/>
            <w:tcBorders>
              <w:top w:val="single" w:sz="4" w:space="0" w:color="auto"/>
              <w:left w:val="single" w:sz="4" w:space="0" w:color="auto"/>
              <w:bottom w:val="single" w:sz="4" w:space="0" w:color="auto"/>
              <w:right w:val="single" w:sz="4" w:space="0" w:color="auto"/>
            </w:tcBorders>
            <w:vAlign w:val="center"/>
          </w:tcPr>
          <w:p w14:paraId="0F4B6199" w14:textId="77777777" w:rsidR="00171E43" w:rsidRPr="002B4489" w:rsidRDefault="00171E43" w:rsidP="00171E43">
            <w:pPr>
              <w:keepNext/>
              <w:rPr>
                <w:rFonts w:asciiTheme="minorHAnsi" w:hAnsiTheme="minorHAnsi"/>
              </w:rPr>
            </w:pPr>
          </w:p>
        </w:tc>
      </w:tr>
      <w:tr w:rsidR="00171E43" w:rsidRPr="002B4489" w14:paraId="0F4B619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B"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0F4B619C" w14:textId="2F45B4B3" w:rsidR="00171E43" w:rsidRPr="002B4489" w:rsidRDefault="00171E43" w:rsidP="00171E43">
            <w:pPr>
              <w:keepNext/>
              <w:rPr>
                <w:rFonts w:asciiTheme="minorHAnsi" w:hAnsiTheme="minorHAnsi"/>
              </w:rPr>
            </w:pPr>
            <w:r w:rsidRPr="002B4489">
              <w:rPr>
                <w:rFonts w:asciiTheme="minorHAnsi" w:hAnsiTheme="minorHAnsi"/>
              </w:rPr>
              <w:t>Heating Capacity (kBtu/h)</w:t>
            </w:r>
          </w:p>
        </w:tc>
        <w:tc>
          <w:tcPr>
            <w:tcW w:w="2258" w:type="pct"/>
            <w:tcBorders>
              <w:top w:val="single" w:sz="4" w:space="0" w:color="auto"/>
              <w:left w:val="single" w:sz="4" w:space="0" w:color="auto"/>
              <w:bottom w:val="single" w:sz="4" w:space="0" w:color="auto"/>
              <w:right w:val="single" w:sz="4" w:space="0" w:color="auto"/>
            </w:tcBorders>
            <w:vAlign w:val="center"/>
          </w:tcPr>
          <w:p w14:paraId="0F4B619D" w14:textId="77777777" w:rsidR="00171E43" w:rsidRPr="002B4489" w:rsidRDefault="00171E43" w:rsidP="00171E43">
            <w:pPr>
              <w:keepNext/>
              <w:rPr>
                <w:rFonts w:asciiTheme="minorHAnsi" w:hAnsiTheme="minorHAnsi"/>
              </w:rPr>
            </w:pPr>
          </w:p>
        </w:tc>
      </w:tr>
      <w:tr w:rsidR="00171E43" w:rsidRPr="002B4489" w14:paraId="0F4B61A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9F"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0F4B61A0" w14:textId="20320960" w:rsidR="00171E43" w:rsidRPr="002B4489" w:rsidRDefault="00171E43" w:rsidP="00171E43">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Served by this HVAC System</w:t>
            </w:r>
            <w:r w:rsidR="00A35FE4" w:rsidRPr="002B4489">
              <w:rPr>
                <w:rFonts w:asciiTheme="minorHAnsi" w:hAnsiTheme="minorHAnsi"/>
              </w:rPr>
              <w:t xml:space="preserve">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0F4B61A1" w14:textId="77777777" w:rsidR="00171E43" w:rsidRPr="002B4489" w:rsidRDefault="00171E43" w:rsidP="00171E43">
            <w:pPr>
              <w:keepNext/>
              <w:rPr>
                <w:rFonts w:asciiTheme="minorHAnsi" w:hAnsiTheme="minorHAnsi"/>
              </w:rPr>
            </w:pPr>
          </w:p>
        </w:tc>
      </w:tr>
      <w:tr w:rsidR="00171E43" w:rsidRPr="002B4489" w14:paraId="0F4B61A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3"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0F4B61A4" w14:textId="3A9E7341" w:rsidR="00171E43" w:rsidRPr="002B4489" w:rsidRDefault="00C854F8" w:rsidP="00171E43">
            <w:pPr>
              <w:keepNext/>
              <w:rPr>
                <w:rFonts w:asciiTheme="minorHAnsi" w:hAnsiTheme="minorHAnsi"/>
              </w:rPr>
            </w:pPr>
            <w:r w:rsidRPr="002B4489">
              <w:rPr>
                <w:rFonts w:asciiTheme="minorHAnsi" w:hAnsiTheme="minorHAnsi"/>
              </w:rPr>
              <w:t>Duct Leakage Test Conditions</w:t>
            </w:r>
          </w:p>
        </w:tc>
        <w:tc>
          <w:tcPr>
            <w:tcW w:w="2258" w:type="pct"/>
            <w:tcBorders>
              <w:top w:val="single" w:sz="4" w:space="0" w:color="auto"/>
              <w:left w:val="single" w:sz="4" w:space="0" w:color="auto"/>
              <w:bottom w:val="single" w:sz="4" w:space="0" w:color="auto"/>
              <w:right w:val="single" w:sz="4" w:space="0" w:color="auto"/>
            </w:tcBorders>
            <w:vAlign w:val="center"/>
          </w:tcPr>
          <w:p w14:paraId="0F4B61A5" w14:textId="77777777" w:rsidR="00171E43" w:rsidRPr="002B4489" w:rsidRDefault="00171E43" w:rsidP="00171E43">
            <w:pPr>
              <w:keepNext/>
              <w:rPr>
                <w:rFonts w:asciiTheme="minorHAnsi" w:hAnsiTheme="minorHAnsi"/>
              </w:rPr>
            </w:pPr>
          </w:p>
        </w:tc>
      </w:tr>
      <w:tr w:rsidR="00171E43" w:rsidRPr="002B4489" w14:paraId="0F4B61A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7"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0F4B61A8" w14:textId="26051DCB" w:rsidR="00171E43" w:rsidRPr="002B4489" w:rsidRDefault="00171E43" w:rsidP="00171E43">
            <w:pPr>
              <w:keepNext/>
              <w:rPr>
                <w:rFonts w:asciiTheme="minorHAnsi" w:hAnsiTheme="minorHAnsi"/>
              </w:rPr>
            </w:pPr>
            <w:r w:rsidRPr="002B4489">
              <w:rPr>
                <w:rFonts w:asciiTheme="minorHAnsi" w:hAnsiTheme="minorHAnsi"/>
              </w:rPr>
              <w:t>Duct Leakage Test Method</w:t>
            </w:r>
          </w:p>
        </w:tc>
        <w:tc>
          <w:tcPr>
            <w:tcW w:w="2258" w:type="pct"/>
            <w:tcBorders>
              <w:top w:val="single" w:sz="4" w:space="0" w:color="auto"/>
              <w:left w:val="single" w:sz="4" w:space="0" w:color="auto"/>
              <w:bottom w:val="single" w:sz="4" w:space="0" w:color="auto"/>
              <w:right w:val="single" w:sz="4" w:space="0" w:color="auto"/>
            </w:tcBorders>
            <w:vAlign w:val="center"/>
          </w:tcPr>
          <w:p w14:paraId="0F4B61A9" w14:textId="77777777" w:rsidR="00171E43" w:rsidRPr="002B4489" w:rsidRDefault="00171E43" w:rsidP="00171E43">
            <w:pPr>
              <w:keepNext/>
              <w:rPr>
                <w:rFonts w:asciiTheme="minorHAnsi" w:hAnsiTheme="minorHAnsi"/>
              </w:rPr>
            </w:pPr>
          </w:p>
        </w:tc>
      </w:tr>
      <w:tr w:rsidR="00171E43" w:rsidRPr="002B4489" w14:paraId="0F4B61AE"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B"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0F4B61AC" w14:textId="197FABAA" w:rsidR="00171E43" w:rsidRPr="002B4489" w:rsidRDefault="00171E43" w:rsidP="009B2E6D">
            <w:pPr>
              <w:keepNext/>
              <w:rPr>
                <w:rFonts w:asciiTheme="minorHAnsi" w:hAnsiTheme="minorHAnsi"/>
              </w:rPr>
            </w:pPr>
            <w:r w:rsidRPr="002B4489">
              <w:rPr>
                <w:rFonts w:asciiTheme="minorHAnsi" w:hAnsiTheme="minorHAnsi"/>
              </w:rPr>
              <w:t>Leakage</w:t>
            </w:r>
            <w:r w:rsidR="00574511">
              <w:rPr>
                <w:rFonts w:asciiTheme="minorHAnsi" w:hAnsiTheme="minorHAnsi"/>
              </w:rPr>
              <w:t xml:space="preserve"> </w:t>
            </w:r>
            <w:r w:rsidRPr="002B4489">
              <w:rPr>
                <w:rFonts w:asciiTheme="minorHAnsi" w:hAnsiTheme="minorHAnsi"/>
              </w:rPr>
              <w:t>Factor</w:t>
            </w:r>
          </w:p>
        </w:tc>
        <w:tc>
          <w:tcPr>
            <w:tcW w:w="2258" w:type="pct"/>
            <w:tcBorders>
              <w:top w:val="single" w:sz="4" w:space="0" w:color="auto"/>
              <w:left w:val="single" w:sz="4" w:space="0" w:color="auto"/>
              <w:bottom w:val="single" w:sz="4" w:space="0" w:color="auto"/>
              <w:right w:val="single" w:sz="4" w:space="0" w:color="auto"/>
            </w:tcBorders>
            <w:vAlign w:val="center"/>
          </w:tcPr>
          <w:p w14:paraId="0F4B61AD" w14:textId="77777777" w:rsidR="00171E43" w:rsidRPr="002B4489" w:rsidRDefault="00171E43" w:rsidP="00171E43">
            <w:pPr>
              <w:keepNext/>
              <w:rPr>
                <w:rFonts w:asciiTheme="minorHAnsi" w:hAnsiTheme="minorHAnsi"/>
              </w:rPr>
            </w:pPr>
          </w:p>
        </w:tc>
      </w:tr>
      <w:tr w:rsidR="00171E43" w:rsidRPr="002B4489" w14:paraId="0F4B61B2"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AF"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0F4B61B0" w14:textId="51E9450A" w:rsidR="00171E43" w:rsidRPr="002B4489" w:rsidRDefault="00171E43" w:rsidP="00C854F8">
            <w:pPr>
              <w:keepNext/>
              <w:rPr>
                <w:rFonts w:asciiTheme="minorHAnsi" w:hAnsiTheme="minorHAnsi"/>
              </w:rPr>
            </w:pPr>
            <w:r w:rsidRPr="002B4489">
              <w:rPr>
                <w:rFonts w:asciiTheme="minorHAnsi" w:hAnsiTheme="minorHAnsi"/>
              </w:rPr>
              <w:t>Air-</w:t>
            </w:r>
            <w:r w:rsidR="00C854F8" w:rsidRPr="002B4489">
              <w:rPr>
                <w:rFonts w:asciiTheme="minorHAnsi" w:hAnsiTheme="minorHAnsi"/>
              </w:rPr>
              <w:t xml:space="preserve">Handling </w:t>
            </w:r>
            <w:r w:rsidRPr="002B4489">
              <w:rPr>
                <w:rFonts w:asciiTheme="minorHAnsi" w:hAnsiTheme="minorHAnsi"/>
              </w:rPr>
              <w:t>Unit Airflow (AHU</w:t>
            </w:r>
            <w:r w:rsidR="009B2E6D">
              <w:rPr>
                <w:rFonts w:asciiTheme="minorHAnsi" w:hAnsiTheme="minorHAnsi"/>
              </w:rPr>
              <w:t xml:space="preserve"> </w:t>
            </w:r>
            <w:r w:rsidRPr="002B4489">
              <w:rPr>
                <w:rFonts w:asciiTheme="minorHAnsi" w:hAnsiTheme="minorHAnsi"/>
              </w:rPr>
              <w:t>Airflow) Determination Method</w:t>
            </w:r>
          </w:p>
        </w:tc>
        <w:tc>
          <w:tcPr>
            <w:tcW w:w="2258" w:type="pct"/>
            <w:tcBorders>
              <w:top w:val="single" w:sz="4" w:space="0" w:color="auto"/>
              <w:left w:val="single" w:sz="4" w:space="0" w:color="auto"/>
              <w:bottom w:val="single" w:sz="4" w:space="0" w:color="auto"/>
              <w:right w:val="single" w:sz="4" w:space="0" w:color="auto"/>
            </w:tcBorders>
            <w:vAlign w:val="center"/>
          </w:tcPr>
          <w:p w14:paraId="0F4B61B1" w14:textId="77777777" w:rsidR="00171E43" w:rsidRPr="002B4489" w:rsidRDefault="00171E43" w:rsidP="00171E43">
            <w:pPr>
              <w:keepNext/>
              <w:rPr>
                <w:rFonts w:asciiTheme="minorHAnsi" w:hAnsiTheme="minorHAnsi"/>
              </w:rPr>
            </w:pPr>
          </w:p>
        </w:tc>
      </w:tr>
      <w:tr w:rsidR="00171E43" w:rsidRPr="002B4489" w14:paraId="0F4B61B6"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B3" w14:textId="77777777" w:rsidR="00171E43" w:rsidRPr="002B4489" w:rsidRDefault="002177C6" w:rsidP="00171E43">
            <w:pPr>
              <w:keepNext/>
              <w:jc w:val="center"/>
              <w:rPr>
                <w:rFonts w:asciiTheme="minorHAnsi" w:hAnsiTheme="minorHAnsi"/>
              </w:rPr>
            </w:pPr>
            <w:r>
              <w:rPr>
                <w:rFonts w:asciiTheme="minorHAnsi" w:hAnsiTheme="minorHAnsi"/>
              </w:rPr>
              <w:t>0</w:t>
            </w:r>
            <w:r w:rsidR="00171E43" w:rsidRPr="002B4489">
              <w:rPr>
                <w:rFonts w:asciiTheme="minorHAnsi" w:hAnsiTheme="minorHAnsi"/>
              </w:rPr>
              <w:t>8</w:t>
            </w:r>
          </w:p>
        </w:tc>
        <w:tc>
          <w:tcPr>
            <w:tcW w:w="2529" w:type="pct"/>
            <w:tcBorders>
              <w:top w:val="single" w:sz="4" w:space="0" w:color="auto"/>
              <w:left w:val="single" w:sz="4" w:space="0" w:color="auto"/>
              <w:bottom w:val="single" w:sz="4" w:space="0" w:color="auto"/>
              <w:right w:val="single" w:sz="4" w:space="0" w:color="auto"/>
            </w:tcBorders>
            <w:vAlign w:val="center"/>
          </w:tcPr>
          <w:p w14:paraId="0F4B61B4" w14:textId="7D0A77E1" w:rsidR="00171E43" w:rsidRPr="002B4489" w:rsidRDefault="00171E43" w:rsidP="00171E43">
            <w:pPr>
              <w:keepNext/>
              <w:rPr>
                <w:rFonts w:asciiTheme="minorHAnsi" w:hAnsiTheme="minorHAnsi"/>
              </w:rPr>
            </w:pPr>
            <w:r w:rsidRPr="002B4489">
              <w:rPr>
                <w:rFonts w:asciiTheme="minorHAnsi" w:hAnsiTheme="minorHAnsi"/>
              </w:rPr>
              <w:t>Measured AHU</w:t>
            </w:r>
            <w:r w:rsidR="009B2E6D">
              <w:rPr>
                <w:rFonts w:asciiTheme="minorHAnsi" w:hAnsiTheme="minorHAnsi"/>
              </w:rPr>
              <w:t xml:space="preserve"> </w:t>
            </w:r>
            <w:r w:rsidRPr="002B4489">
              <w:rPr>
                <w:rFonts w:asciiTheme="minorHAnsi" w:hAnsiTheme="minorHAnsi"/>
              </w:rPr>
              <w:t>Airflow (cfm)</w:t>
            </w:r>
          </w:p>
        </w:tc>
        <w:tc>
          <w:tcPr>
            <w:tcW w:w="2258" w:type="pct"/>
            <w:tcBorders>
              <w:top w:val="single" w:sz="4" w:space="0" w:color="auto"/>
              <w:left w:val="single" w:sz="4" w:space="0" w:color="auto"/>
              <w:bottom w:val="single" w:sz="4" w:space="0" w:color="auto"/>
              <w:right w:val="single" w:sz="4" w:space="0" w:color="auto"/>
            </w:tcBorders>
            <w:vAlign w:val="center"/>
          </w:tcPr>
          <w:p w14:paraId="0F4B61B5" w14:textId="77777777" w:rsidR="00171E43" w:rsidRPr="002B4489" w:rsidRDefault="00171E43" w:rsidP="00171E43">
            <w:pPr>
              <w:keepNext/>
              <w:rPr>
                <w:rFonts w:asciiTheme="minorHAnsi" w:hAnsiTheme="minorHAnsi"/>
              </w:rPr>
            </w:pPr>
          </w:p>
        </w:tc>
      </w:tr>
      <w:tr w:rsidR="00171E43" w:rsidRPr="002B4489" w14:paraId="0F4B61BA" w14:textId="77777777" w:rsidTr="00574511">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0F4B61B7" w14:textId="77777777" w:rsidR="00171E43" w:rsidRPr="002B4489" w:rsidRDefault="002177C6" w:rsidP="00171E43">
            <w:pPr>
              <w:keepNext/>
              <w:spacing w:line="240" w:lineRule="exact"/>
              <w:ind w:left="-14" w:firstLine="14"/>
              <w:jc w:val="center"/>
              <w:rPr>
                <w:rFonts w:asciiTheme="minorHAnsi" w:hAnsiTheme="minorHAnsi"/>
              </w:rPr>
            </w:pPr>
            <w:r>
              <w:rPr>
                <w:rFonts w:asciiTheme="minorHAnsi" w:hAnsiTheme="minorHAnsi"/>
              </w:rPr>
              <w:t>0</w:t>
            </w:r>
            <w:r w:rsidR="00171E43" w:rsidRPr="002B4489">
              <w:rPr>
                <w:rFonts w:asciiTheme="minorHAnsi" w:hAnsiTheme="minorHAnsi"/>
              </w:rPr>
              <w:t>9</w:t>
            </w:r>
          </w:p>
        </w:tc>
        <w:tc>
          <w:tcPr>
            <w:tcW w:w="2529" w:type="pct"/>
            <w:tcBorders>
              <w:top w:val="single" w:sz="4" w:space="0" w:color="auto"/>
              <w:left w:val="single" w:sz="4" w:space="0" w:color="auto"/>
              <w:bottom w:val="single" w:sz="4" w:space="0" w:color="auto"/>
              <w:right w:val="single" w:sz="4" w:space="0" w:color="auto"/>
            </w:tcBorders>
            <w:vAlign w:val="center"/>
          </w:tcPr>
          <w:p w14:paraId="0F4B61B8" w14:textId="15A5FE7C" w:rsidR="00171E43" w:rsidRPr="002B4489" w:rsidRDefault="00171E43" w:rsidP="00171E43">
            <w:pPr>
              <w:keepNext/>
              <w:rPr>
                <w:rFonts w:asciiTheme="minorHAnsi" w:hAnsiTheme="minorHAnsi"/>
              </w:rPr>
            </w:pPr>
            <w:r w:rsidRPr="002B4489">
              <w:rPr>
                <w:rFonts w:asciiTheme="minorHAnsi" w:hAnsiTheme="minorHAnsi"/>
              </w:rPr>
              <w:t>Calculated Target Allowable Duct Leakage Rate (cfm)</w:t>
            </w:r>
          </w:p>
        </w:tc>
        <w:tc>
          <w:tcPr>
            <w:tcW w:w="2258" w:type="pct"/>
            <w:tcBorders>
              <w:top w:val="single" w:sz="4" w:space="0" w:color="auto"/>
              <w:left w:val="single" w:sz="4" w:space="0" w:color="auto"/>
              <w:bottom w:val="single" w:sz="4" w:space="0" w:color="auto"/>
              <w:right w:val="single" w:sz="4" w:space="0" w:color="auto"/>
            </w:tcBorders>
            <w:vAlign w:val="center"/>
          </w:tcPr>
          <w:p w14:paraId="0F4B61B9" w14:textId="77777777" w:rsidR="00171E43" w:rsidRPr="002B4489" w:rsidRDefault="00171E43" w:rsidP="00171E43">
            <w:pPr>
              <w:keepNext/>
              <w:rPr>
                <w:rFonts w:asciiTheme="minorHAnsi" w:hAnsiTheme="minorHAnsi"/>
              </w:rPr>
            </w:pPr>
          </w:p>
        </w:tc>
      </w:tr>
      <w:tr w:rsidR="00171E43" w:rsidRPr="002B4489" w14:paraId="0F4B61BE" w14:textId="77777777" w:rsidTr="00574511">
        <w:trPr>
          <w:trHeight w:val="360"/>
        </w:trPr>
        <w:tc>
          <w:tcPr>
            <w:tcW w:w="213" w:type="pct"/>
            <w:tcBorders>
              <w:bottom w:val="single" w:sz="4" w:space="0" w:color="auto"/>
            </w:tcBorders>
            <w:vAlign w:val="center"/>
          </w:tcPr>
          <w:p w14:paraId="0F4B61BB" w14:textId="77777777" w:rsidR="00171E43" w:rsidRPr="002B4489" w:rsidRDefault="00171E43" w:rsidP="00171E43">
            <w:pPr>
              <w:keepNext/>
              <w:spacing w:line="240" w:lineRule="exact"/>
              <w:ind w:left="-14" w:firstLine="14"/>
              <w:jc w:val="center"/>
              <w:rPr>
                <w:rFonts w:asciiTheme="minorHAnsi" w:hAnsiTheme="minorHAnsi"/>
              </w:rPr>
            </w:pPr>
            <w:r w:rsidRPr="002B4489">
              <w:rPr>
                <w:rFonts w:asciiTheme="minorHAnsi" w:hAnsiTheme="minorHAnsi"/>
              </w:rPr>
              <w:t>10</w:t>
            </w:r>
          </w:p>
        </w:tc>
        <w:tc>
          <w:tcPr>
            <w:tcW w:w="2529" w:type="pct"/>
            <w:tcBorders>
              <w:bottom w:val="single" w:sz="4" w:space="0" w:color="auto"/>
            </w:tcBorders>
            <w:shd w:val="clear" w:color="auto" w:fill="auto"/>
            <w:vAlign w:val="center"/>
          </w:tcPr>
          <w:p w14:paraId="0F4B61BC" w14:textId="1C208562" w:rsidR="00171E43" w:rsidRPr="002B4489" w:rsidRDefault="00171E43" w:rsidP="009B2E6D">
            <w:pPr>
              <w:keepNext/>
              <w:rPr>
                <w:rFonts w:asciiTheme="minorHAnsi" w:hAnsiTheme="minorHAnsi"/>
                <w:b/>
              </w:rPr>
            </w:pPr>
            <w:r w:rsidRPr="002B4489">
              <w:rPr>
                <w:rFonts w:asciiTheme="minorHAnsi" w:hAnsiTheme="minorHAnsi"/>
              </w:rPr>
              <w:t xml:space="preserve">Actual </w:t>
            </w:r>
            <w:r w:rsidR="009B2E6D">
              <w:rPr>
                <w:rFonts w:asciiTheme="minorHAnsi" w:hAnsiTheme="minorHAnsi"/>
              </w:rPr>
              <w:t>D</w:t>
            </w:r>
            <w:r w:rsidRPr="002B4489">
              <w:rPr>
                <w:rFonts w:asciiTheme="minorHAnsi" w:hAnsiTheme="minorHAnsi"/>
              </w:rPr>
              <w:t xml:space="preserve">uct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R</w:t>
            </w:r>
            <w:r w:rsidRPr="002B4489">
              <w:rPr>
                <w:rFonts w:asciiTheme="minorHAnsi" w:hAnsiTheme="minorHAnsi"/>
              </w:rPr>
              <w:t xml:space="preserve">ate from </w:t>
            </w:r>
            <w:r w:rsidR="009B2E6D">
              <w:rPr>
                <w:rFonts w:asciiTheme="minorHAnsi" w:hAnsiTheme="minorHAnsi"/>
              </w:rPr>
              <w:t>L</w:t>
            </w:r>
            <w:r w:rsidRPr="002B4489">
              <w:rPr>
                <w:rFonts w:asciiTheme="minorHAnsi" w:hAnsiTheme="minorHAnsi"/>
              </w:rPr>
              <w:t xml:space="preserve">eakage </w:t>
            </w:r>
            <w:r w:rsidR="009B2E6D">
              <w:rPr>
                <w:rFonts w:asciiTheme="minorHAnsi" w:hAnsiTheme="minorHAnsi"/>
              </w:rPr>
              <w:t>T</w:t>
            </w:r>
            <w:r w:rsidRPr="002B4489">
              <w:rPr>
                <w:rFonts w:asciiTheme="minorHAnsi" w:hAnsiTheme="minorHAnsi"/>
              </w:rPr>
              <w:t xml:space="preserve">est </w:t>
            </w:r>
            <w:r w:rsidR="009B2E6D">
              <w:rPr>
                <w:rFonts w:asciiTheme="minorHAnsi" w:hAnsiTheme="minorHAnsi"/>
              </w:rPr>
              <w:t>M</w:t>
            </w:r>
            <w:r w:rsidRPr="002B4489">
              <w:rPr>
                <w:rFonts w:asciiTheme="minorHAnsi" w:hAnsiTheme="minorHAnsi"/>
              </w:rPr>
              <w:t>easurement (cfm)</w:t>
            </w:r>
          </w:p>
        </w:tc>
        <w:tc>
          <w:tcPr>
            <w:tcW w:w="2258" w:type="pct"/>
            <w:tcBorders>
              <w:bottom w:val="single" w:sz="4" w:space="0" w:color="auto"/>
            </w:tcBorders>
            <w:shd w:val="clear" w:color="auto" w:fill="auto"/>
          </w:tcPr>
          <w:p w14:paraId="0F4B61BD" w14:textId="77777777" w:rsidR="00171E43" w:rsidRPr="002B4489" w:rsidRDefault="00171E43" w:rsidP="00171E43">
            <w:pPr>
              <w:keepNext/>
              <w:rPr>
                <w:rFonts w:asciiTheme="minorHAnsi" w:hAnsiTheme="minorHAnsi"/>
              </w:rPr>
            </w:pPr>
          </w:p>
        </w:tc>
      </w:tr>
      <w:tr w:rsidR="00574511" w:rsidRPr="002B4489" w14:paraId="0F4B61C1" w14:textId="77777777" w:rsidTr="005745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F4B61BF" w14:textId="77777777" w:rsidR="00574511" w:rsidRPr="002B4489" w:rsidRDefault="00574511" w:rsidP="00171E43">
            <w:pPr>
              <w:keepNext/>
              <w:spacing w:line="240" w:lineRule="exact"/>
              <w:ind w:left="-14" w:firstLine="14"/>
              <w:jc w:val="center"/>
              <w:rPr>
                <w:rFonts w:asciiTheme="minorHAnsi" w:hAnsiTheme="minorHAnsi"/>
              </w:rPr>
            </w:pPr>
            <w:r w:rsidRPr="002B4489">
              <w:rPr>
                <w:rFonts w:asciiTheme="minorHAnsi" w:hAnsiTheme="minorHAnsi"/>
              </w:rPr>
              <w:t>11</w:t>
            </w:r>
          </w:p>
        </w:tc>
        <w:tc>
          <w:tcPr>
            <w:tcW w:w="2529" w:type="pct"/>
            <w:tcBorders>
              <w:top w:val="single" w:sz="4" w:space="0" w:color="auto"/>
              <w:left w:val="single" w:sz="4" w:space="0" w:color="auto"/>
              <w:bottom w:val="single" w:sz="4" w:space="0" w:color="auto"/>
              <w:right w:val="single" w:sz="4" w:space="0" w:color="auto"/>
            </w:tcBorders>
            <w:vAlign w:val="center"/>
          </w:tcPr>
          <w:p w14:paraId="34C53DE9" w14:textId="77777777" w:rsidR="00574511" w:rsidRPr="002B4489" w:rsidRDefault="00574511" w:rsidP="009B2E6D">
            <w:pPr>
              <w:keepNext/>
              <w:rPr>
                <w:rFonts w:asciiTheme="minorHAnsi" w:hAnsiTheme="minorHAnsi"/>
              </w:rPr>
            </w:pPr>
            <w:r w:rsidRPr="002B4489">
              <w:rPr>
                <w:rFonts w:asciiTheme="minorHAnsi" w:hAnsiTheme="minorHAnsi"/>
              </w:rPr>
              <w:t xml:space="preserve">Compliance </w:t>
            </w:r>
            <w:r>
              <w:rPr>
                <w:rFonts w:asciiTheme="minorHAnsi" w:hAnsiTheme="minorHAnsi"/>
              </w:rPr>
              <w:t>S</w:t>
            </w:r>
            <w:r w:rsidRPr="002B4489">
              <w:rPr>
                <w:rFonts w:asciiTheme="minorHAnsi" w:hAnsiTheme="minorHAnsi"/>
              </w:rPr>
              <w:t>tatement:</w:t>
            </w:r>
          </w:p>
        </w:tc>
        <w:tc>
          <w:tcPr>
            <w:tcW w:w="2258" w:type="pct"/>
            <w:tcBorders>
              <w:top w:val="single" w:sz="4" w:space="0" w:color="auto"/>
              <w:left w:val="single" w:sz="4" w:space="0" w:color="auto"/>
              <w:bottom w:val="single" w:sz="4" w:space="0" w:color="auto"/>
              <w:right w:val="single" w:sz="4" w:space="0" w:color="auto"/>
            </w:tcBorders>
            <w:vAlign w:val="center"/>
          </w:tcPr>
          <w:p w14:paraId="0F4B61C0" w14:textId="0C18F6EB" w:rsidR="00574511" w:rsidRPr="002B4489" w:rsidRDefault="00574511" w:rsidP="009B2E6D">
            <w:pPr>
              <w:keepNext/>
              <w:rPr>
                <w:rFonts w:asciiTheme="minorHAnsi" w:hAnsiTheme="minorHAnsi"/>
              </w:rPr>
            </w:pPr>
          </w:p>
        </w:tc>
      </w:tr>
    </w:tbl>
    <w:p w14:paraId="3F6C471A" w14:textId="5E4FF8B5" w:rsidR="00D47699" w:rsidRPr="002B4489" w:rsidRDefault="00D47699" w:rsidP="00171E43">
      <w:pPr>
        <w:rPr>
          <w:rFonts w:asciiTheme="minorHAnsi" w:hAnsiTheme="minorHAnsi"/>
        </w:rPr>
      </w:pPr>
    </w:p>
    <w:p w14:paraId="192AD8BF" w14:textId="77777777" w:rsidR="00226F4D" w:rsidRDefault="00226F4D">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10330"/>
      </w:tblGrid>
      <w:tr w:rsidR="00171E43" w:rsidRPr="002B4489" w14:paraId="0F4B61C5" w14:textId="77777777" w:rsidTr="00226F4D">
        <w:trPr>
          <w:trHeight w:val="305"/>
        </w:trPr>
        <w:tc>
          <w:tcPr>
            <w:tcW w:w="5000" w:type="pct"/>
            <w:gridSpan w:val="2"/>
            <w:vAlign w:val="center"/>
          </w:tcPr>
          <w:p w14:paraId="0F4B61C4" w14:textId="49212F92" w:rsidR="00171E43" w:rsidRPr="002B4489" w:rsidRDefault="00171E43" w:rsidP="00226F4D">
            <w:pPr>
              <w:rPr>
                <w:rFonts w:asciiTheme="minorHAnsi" w:hAnsiTheme="minorHAnsi"/>
                <w:b/>
                <w:caps/>
              </w:rPr>
            </w:pPr>
            <w:r w:rsidRPr="002B4489">
              <w:rPr>
                <w:rFonts w:asciiTheme="minorHAnsi" w:hAnsiTheme="minorHAnsi"/>
                <w:b/>
                <w:caps/>
              </w:rPr>
              <w:lastRenderedPageBreak/>
              <w:t xml:space="preserve">C. </w:t>
            </w:r>
            <w:r w:rsidR="009B2E6D" w:rsidRPr="004455CE">
              <w:rPr>
                <w:rFonts w:asciiTheme="minorHAnsi" w:hAnsiTheme="minorHAnsi"/>
                <w:b/>
              </w:rPr>
              <w:t xml:space="preserve">Additional Requirements for Compliance </w:t>
            </w:r>
          </w:p>
        </w:tc>
      </w:tr>
      <w:tr w:rsidR="00BD03A5" w:rsidRPr="002B4489" w14:paraId="0F4B61C8" w14:textId="77777777" w:rsidTr="00A76CF1">
        <w:trPr>
          <w:trHeight w:val="411"/>
        </w:trPr>
        <w:tc>
          <w:tcPr>
            <w:tcW w:w="213" w:type="pct"/>
            <w:vAlign w:val="center"/>
          </w:tcPr>
          <w:p w14:paraId="0F4B61C6"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7" w:type="pct"/>
            <w:vAlign w:val="center"/>
          </w:tcPr>
          <w:p w14:paraId="0F4B61C7" w14:textId="3D052034" w:rsidR="00BD03A5" w:rsidRPr="002B4489" w:rsidRDefault="00BD03A5" w:rsidP="00BD03A5">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1CB" w14:textId="77777777" w:rsidTr="00A76CF1">
        <w:trPr>
          <w:trHeight w:val="411"/>
        </w:trPr>
        <w:tc>
          <w:tcPr>
            <w:tcW w:w="213" w:type="pct"/>
            <w:vAlign w:val="center"/>
          </w:tcPr>
          <w:p w14:paraId="0F4B61C9"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2</w:t>
            </w:r>
          </w:p>
        </w:tc>
        <w:tc>
          <w:tcPr>
            <w:tcW w:w="4787" w:type="pct"/>
            <w:vAlign w:val="center"/>
          </w:tcPr>
          <w:p w14:paraId="0F4B61CA" w14:textId="57713F88" w:rsidR="00BD03A5" w:rsidRPr="002B4489" w:rsidRDefault="00260233" w:rsidP="00BD03A5">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1CE" w14:textId="77777777" w:rsidTr="00A76CF1">
        <w:trPr>
          <w:trHeight w:val="411"/>
        </w:trPr>
        <w:tc>
          <w:tcPr>
            <w:tcW w:w="213" w:type="pct"/>
            <w:vAlign w:val="center"/>
          </w:tcPr>
          <w:p w14:paraId="0F4B61CC"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7" w:type="pct"/>
            <w:vAlign w:val="center"/>
          </w:tcPr>
          <w:p w14:paraId="0F4B61CD" w14:textId="14D73DE6"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1D1" w14:textId="77777777" w:rsidTr="00A76CF1">
        <w:trPr>
          <w:trHeight w:val="411"/>
        </w:trPr>
        <w:tc>
          <w:tcPr>
            <w:tcW w:w="213" w:type="pct"/>
            <w:vAlign w:val="center"/>
          </w:tcPr>
          <w:p w14:paraId="0F4B61CF"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7" w:type="pct"/>
            <w:vAlign w:val="center"/>
          </w:tcPr>
          <w:p w14:paraId="0F4B61D0" w14:textId="5446723C" w:rsidR="00BD03A5" w:rsidRPr="002B4489" w:rsidRDefault="00BD03A5" w:rsidP="00BD03A5">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1D4" w14:textId="77777777" w:rsidTr="00A76CF1">
        <w:trPr>
          <w:trHeight w:val="411"/>
        </w:trPr>
        <w:tc>
          <w:tcPr>
            <w:tcW w:w="213" w:type="pct"/>
            <w:vAlign w:val="center"/>
          </w:tcPr>
          <w:p w14:paraId="0F4B61D2"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5</w:t>
            </w:r>
          </w:p>
        </w:tc>
        <w:tc>
          <w:tcPr>
            <w:tcW w:w="4787" w:type="pct"/>
            <w:vAlign w:val="center"/>
          </w:tcPr>
          <w:p w14:paraId="0F4B61D3" w14:textId="77777777" w:rsidR="00BD03A5" w:rsidRPr="002B4489" w:rsidRDefault="00BD03A5" w:rsidP="00BD03A5">
            <w:pPr>
              <w:rPr>
                <w:rFonts w:asciiTheme="minorHAnsi" w:hAnsiTheme="minorHAnsi"/>
                <w:b/>
              </w:rPr>
            </w:pPr>
            <w:r w:rsidRPr="002B4489">
              <w:rPr>
                <w:rFonts w:asciiTheme="minorHAnsi" w:hAnsiTheme="minorHAnsi"/>
              </w:rPr>
              <w:t>If cloth backed tape was used it was covered with Mastic and draw bands.</w:t>
            </w:r>
          </w:p>
        </w:tc>
      </w:tr>
      <w:tr w:rsidR="00BD03A5" w:rsidRPr="002B4489" w14:paraId="0F4B61D7" w14:textId="77777777" w:rsidTr="00A76CF1">
        <w:trPr>
          <w:trHeight w:val="411"/>
        </w:trPr>
        <w:tc>
          <w:tcPr>
            <w:tcW w:w="213" w:type="pct"/>
            <w:vAlign w:val="center"/>
          </w:tcPr>
          <w:p w14:paraId="0F4B61D5"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6</w:t>
            </w:r>
          </w:p>
        </w:tc>
        <w:tc>
          <w:tcPr>
            <w:tcW w:w="4787" w:type="pct"/>
            <w:vAlign w:val="center"/>
          </w:tcPr>
          <w:p w14:paraId="0F4B61D6" w14:textId="77777777" w:rsidR="00BD03A5" w:rsidRPr="002B4489" w:rsidRDefault="00BD03A5" w:rsidP="00BD03A5">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BD03A5" w:rsidRPr="002B4489" w14:paraId="0F4B61DA" w14:textId="77777777" w:rsidTr="00A76CF1">
        <w:trPr>
          <w:trHeight w:val="411"/>
        </w:trPr>
        <w:tc>
          <w:tcPr>
            <w:tcW w:w="213" w:type="pct"/>
            <w:vAlign w:val="center"/>
          </w:tcPr>
          <w:p w14:paraId="0F4B61D8"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7</w:t>
            </w:r>
          </w:p>
        </w:tc>
        <w:tc>
          <w:tcPr>
            <w:tcW w:w="4787" w:type="pct"/>
            <w:vAlign w:val="center"/>
          </w:tcPr>
          <w:p w14:paraId="0F4B61D9" w14:textId="77777777" w:rsidR="00BD03A5" w:rsidRPr="002B4489" w:rsidRDefault="00BD03A5" w:rsidP="00BD03A5">
            <w:pPr>
              <w:rPr>
                <w:rFonts w:asciiTheme="minorHAnsi" w:hAnsiTheme="minorHAnsi"/>
                <w:b/>
              </w:rPr>
            </w:pPr>
            <w:r w:rsidRPr="002B4489">
              <w:rPr>
                <w:rFonts w:asciiTheme="minorHAnsi" w:hAnsiTheme="minorHAnsi"/>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9E5D59" w:rsidRPr="00CA11FA" w14:paraId="0F4B61DC" w14:textId="77777777" w:rsidTr="009E5D59">
        <w:trPr>
          <w:trHeight w:val="411"/>
        </w:trPr>
        <w:tc>
          <w:tcPr>
            <w:tcW w:w="5000" w:type="pct"/>
            <w:gridSpan w:val="2"/>
            <w:vAlign w:val="center"/>
          </w:tcPr>
          <w:p w14:paraId="0F4B61DB" w14:textId="77777777" w:rsidR="009E5D59" w:rsidRPr="00CA11FA" w:rsidRDefault="009E5D59" w:rsidP="00BD03A5">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1DD" w14:textId="77777777" w:rsidR="00171E43" w:rsidRPr="002B4489" w:rsidRDefault="00171E43" w:rsidP="00171E43">
      <w:pPr>
        <w:rPr>
          <w:rFonts w:asciiTheme="minorHAnsi" w:hAnsiTheme="minorHAnsi"/>
        </w:rPr>
      </w:pPr>
    </w:p>
    <w:p w14:paraId="0F4B61DE" w14:textId="77777777" w:rsidR="00BD0267" w:rsidRPr="002B4489" w:rsidRDefault="00BD0267" w:rsidP="00171E43">
      <w:pPr>
        <w:rPr>
          <w:rFonts w:asciiTheme="minorHAnsi" w:hAnsiTheme="minorHAnsi"/>
        </w:rPr>
      </w:pPr>
    </w:p>
    <w:p w14:paraId="0F4B61DF" w14:textId="77777777" w:rsidR="00BD0267" w:rsidRPr="002B4489" w:rsidRDefault="00BD0267">
      <w:pPr>
        <w:rPr>
          <w:rFonts w:asciiTheme="minorHAnsi" w:hAnsiTheme="minorHAnsi"/>
        </w:rPr>
      </w:pPr>
      <w:r w:rsidRPr="002B4489">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3661D0" w:rsidRPr="002B4489" w14:paraId="0F4B61E2" w14:textId="77777777" w:rsidTr="00AF2254">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1" w14:textId="77777777" w:rsidR="003661D0" w:rsidRPr="002B4489" w:rsidRDefault="003661D0" w:rsidP="003661D0">
            <w:pPr>
              <w:rPr>
                <w:rFonts w:asciiTheme="minorHAnsi" w:hAnsiTheme="minorHAnsi" w:cs="Arial"/>
                <w:b/>
                <w:caps/>
                <w:sz w:val="18"/>
                <w:szCs w:val="18"/>
              </w:rPr>
            </w:pPr>
            <w:r w:rsidRPr="002B4489">
              <w:rPr>
                <w:rFonts w:asciiTheme="minorHAnsi" w:hAnsiTheme="minorHAnsi" w:cs="Arial"/>
                <w:b/>
                <w:caps/>
                <w:sz w:val="18"/>
                <w:szCs w:val="18"/>
              </w:rPr>
              <w:lastRenderedPageBreak/>
              <w:t>Documentation Author's Declaration Statement</w:t>
            </w:r>
          </w:p>
        </w:tc>
      </w:tr>
      <w:tr w:rsidR="003661D0" w:rsidRPr="002B4489" w14:paraId="0F4B61E4" w14:textId="77777777" w:rsidTr="003661D0">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1E3" w14:textId="206E6B1C" w:rsidR="003661D0" w:rsidRPr="00226F4D" w:rsidRDefault="009B2E6D" w:rsidP="00226F4D">
            <w:pPr>
              <w:keepNext/>
              <w:numPr>
                <w:ilvl w:val="0"/>
                <w:numId w:val="38"/>
              </w:numPr>
              <w:ind w:left="271" w:hanging="270"/>
              <w:rPr>
                <w:rFonts w:asciiTheme="minorHAnsi" w:hAnsiTheme="minorHAnsi" w:cs="Arial"/>
                <w:caps/>
                <w:sz w:val="18"/>
                <w:szCs w:val="18"/>
              </w:rPr>
            </w:pPr>
            <w:r w:rsidRPr="004455CE">
              <w:rPr>
                <w:rFonts w:asciiTheme="minorHAnsi" w:hAnsiTheme="minorHAnsi"/>
                <w:sz w:val="18"/>
              </w:rPr>
              <w:t>I certify that this Certificate of Installation Documentation is accurate and complete.</w:t>
            </w:r>
          </w:p>
        </w:tc>
      </w:tr>
      <w:tr w:rsidR="003661D0" w:rsidRPr="002B4489" w14:paraId="0F4B61E7" w14:textId="77777777" w:rsidTr="00B04FED">
        <w:trPr>
          <w:trHeight w:val="360"/>
        </w:trPr>
        <w:tc>
          <w:tcPr>
            <w:tcW w:w="5577" w:type="dxa"/>
            <w:gridSpan w:val="2"/>
          </w:tcPr>
          <w:p w14:paraId="0F4B61E5"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Name:</w:t>
            </w:r>
          </w:p>
        </w:tc>
        <w:tc>
          <w:tcPr>
            <w:tcW w:w="5373" w:type="dxa"/>
            <w:gridSpan w:val="2"/>
          </w:tcPr>
          <w:p w14:paraId="0F4B61E6"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3661D0" w:rsidRPr="002B4489" w14:paraId="0F4B61EA" w14:textId="77777777" w:rsidTr="00B04FED">
        <w:trPr>
          <w:trHeight w:val="360"/>
        </w:trPr>
        <w:tc>
          <w:tcPr>
            <w:tcW w:w="5577" w:type="dxa"/>
            <w:gridSpan w:val="2"/>
          </w:tcPr>
          <w:p w14:paraId="0F4B61E8"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1E9"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Date Signed:</w:t>
            </w:r>
          </w:p>
        </w:tc>
      </w:tr>
      <w:tr w:rsidR="003661D0" w:rsidRPr="002B4489" w14:paraId="0F4B61ED" w14:textId="77777777" w:rsidTr="00B04FED">
        <w:trPr>
          <w:trHeight w:val="360"/>
        </w:trPr>
        <w:tc>
          <w:tcPr>
            <w:tcW w:w="5577" w:type="dxa"/>
            <w:gridSpan w:val="2"/>
          </w:tcPr>
          <w:p w14:paraId="0F4B61EB"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1EC"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3661D0" w:rsidRPr="002B4489" w14:paraId="0F4B61F0" w14:textId="77777777" w:rsidTr="00B04FED">
        <w:trPr>
          <w:trHeight w:val="360"/>
        </w:trPr>
        <w:tc>
          <w:tcPr>
            <w:tcW w:w="5577" w:type="dxa"/>
            <w:gridSpan w:val="2"/>
          </w:tcPr>
          <w:p w14:paraId="0F4B61EE"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1EF" w14:textId="77777777" w:rsidR="003661D0" w:rsidRPr="002B4489" w:rsidRDefault="003661D0" w:rsidP="00B04FED">
            <w:pPr>
              <w:keepNext/>
              <w:rPr>
                <w:rFonts w:asciiTheme="minorHAnsi" w:hAnsiTheme="minorHAnsi"/>
                <w:sz w:val="14"/>
                <w:szCs w:val="14"/>
              </w:rPr>
            </w:pPr>
            <w:r w:rsidRPr="002B4489">
              <w:rPr>
                <w:rFonts w:asciiTheme="minorHAnsi" w:hAnsiTheme="minorHAnsi"/>
                <w:sz w:val="14"/>
                <w:szCs w:val="14"/>
              </w:rPr>
              <w:t>Phone:</w:t>
            </w:r>
          </w:p>
        </w:tc>
      </w:tr>
      <w:tr w:rsidR="003661D0" w:rsidRPr="002B4489" w14:paraId="0F4B61F2" w14:textId="77777777" w:rsidTr="00B04FED">
        <w:tblPrEx>
          <w:tblCellMar>
            <w:left w:w="115" w:type="dxa"/>
            <w:right w:w="115" w:type="dxa"/>
          </w:tblCellMar>
        </w:tblPrEx>
        <w:trPr>
          <w:trHeight w:val="296"/>
        </w:trPr>
        <w:tc>
          <w:tcPr>
            <w:tcW w:w="10950" w:type="dxa"/>
            <w:gridSpan w:val="4"/>
            <w:vAlign w:val="center"/>
          </w:tcPr>
          <w:p w14:paraId="0F4B61F1" w14:textId="77777777" w:rsidR="003661D0" w:rsidRPr="002B4489" w:rsidRDefault="003661D0"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3661D0" w:rsidRPr="002B4489" w14:paraId="0F4B61FA" w14:textId="77777777" w:rsidTr="00B04FED">
        <w:tblPrEx>
          <w:tblCellMar>
            <w:left w:w="115" w:type="dxa"/>
            <w:right w:w="115" w:type="dxa"/>
          </w:tblCellMar>
        </w:tblPrEx>
        <w:trPr>
          <w:trHeight w:val="504"/>
        </w:trPr>
        <w:tc>
          <w:tcPr>
            <w:tcW w:w="10950" w:type="dxa"/>
            <w:gridSpan w:val="4"/>
          </w:tcPr>
          <w:p w14:paraId="0F4B61F3" w14:textId="77777777" w:rsidR="003661D0" w:rsidRPr="00044F98" w:rsidRDefault="003661D0" w:rsidP="00226F4D">
            <w:pPr>
              <w:pStyle w:val="Heading3"/>
              <w:numPr>
                <w:ilvl w:val="0"/>
                <w:numId w:val="0"/>
              </w:numPr>
              <w:spacing w:before="0"/>
              <w:ind w:right="86"/>
              <w:rPr>
                <w:rFonts w:asciiTheme="minorHAnsi" w:hAnsiTheme="minorHAnsi"/>
                <w:sz w:val="18"/>
                <w:szCs w:val="18"/>
              </w:rPr>
            </w:pPr>
            <w:r w:rsidRPr="00044F98">
              <w:rPr>
                <w:rFonts w:asciiTheme="minorHAnsi" w:hAnsiTheme="minorHAnsi"/>
                <w:sz w:val="18"/>
                <w:szCs w:val="18"/>
              </w:rPr>
              <w:t xml:space="preserve">I certify the following under penalty of perjury, under the laws of the State of California: </w:t>
            </w:r>
          </w:p>
          <w:p w14:paraId="11C4D702" w14:textId="77777777" w:rsidR="00990D70" w:rsidRPr="00044F98" w:rsidRDefault="00990D70" w:rsidP="00990D70">
            <w:pPr>
              <w:pStyle w:val="Heading3"/>
              <w:numPr>
                <w:ilvl w:val="0"/>
                <w:numId w:val="43"/>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47792039" w14:textId="77777777" w:rsidR="00990D70" w:rsidRPr="00044F98" w:rsidRDefault="00990D70" w:rsidP="00990D70">
            <w:pPr>
              <w:pStyle w:val="Heading3"/>
              <w:numPr>
                <w:ilvl w:val="0"/>
                <w:numId w:val="43"/>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0CD602E7" w14:textId="77777777" w:rsidR="00990D70" w:rsidRPr="00044F98" w:rsidRDefault="00990D70" w:rsidP="00990D70">
            <w:pPr>
              <w:keepNext/>
              <w:numPr>
                <w:ilvl w:val="0"/>
                <w:numId w:val="43"/>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93A0361" w14:textId="77777777" w:rsidR="00990D70" w:rsidRPr="00044F98" w:rsidRDefault="00990D70" w:rsidP="00990D70">
            <w:pPr>
              <w:pStyle w:val="ListParagraph"/>
              <w:keepNext/>
              <w:numPr>
                <w:ilvl w:val="0"/>
                <w:numId w:val="43"/>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1F9" w14:textId="700C96EE" w:rsidR="003661D0" w:rsidRPr="00044F98" w:rsidRDefault="00990D70" w:rsidP="00044F98">
            <w:pPr>
              <w:pStyle w:val="ListParagraph"/>
              <w:numPr>
                <w:ilvl w:val="0"/>
                <w:numId w:val="43"/>
              </w:numPr>
              <w:rPr>
                <w:b/>
              </w:rPr>
            </w:pPr>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661D0" w:rsidRPr="002B4489" w14:paraId="0F4B61FD" w14:textId="77777777" w:rsidTr="00B04FED">
        <w:tblPrEx>
          <w:tblCellMar>
            <w:left w:w="108" w:type="dxa"/>
            <w:right w:w="108" w:type="dxa"/>
          </w:tblCellMar>
        </w:tblPrEx>
        <w:trPr>
          <w:trHeight w:val="360"/>
        </w:trPr>
        <w:tc>
          <w:tcPr>
            <w:tcW w:w="5307" w:type="dxa"/>
          </w:tcPr>
          <w:p w14:paraId="0F4B61FB"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1FC" w14:textId="77777777" w:rsidR="003661D0" w:rsidRPr="002B4489" w:rsidRDefault="003661D0"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3661D0" w:rsidRPr="002B4489" w14:paraId="0F4B6200"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1FE" w14:textId="470FE0BF" w:rsidR="003661D0" w:rsidRPr="002B4489" w:rsidRDefault="003661D0" w:rsidP="009B2E6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1FF"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3661D0" w:rsidRPr="002B4489" w14:paraId="0F4B6203"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1"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202"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3661D0" w:rsidRPr="002B4489" w14:paraId="0F4B6207"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4"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205" w14:textId="28C17065"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9B2E6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206"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3661D0" w:rsidRPr="002B4489" w14:paraId="0F4B620A"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08"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209" w14:textId="77777777" w:rsidR="003661D0" w:rsidRPr="002B4489" w:rsidRDefault="003661D0"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20B" w14:textId="77777777" w:rsidR="00BD0267" w:rsidRPr="002B4489" w:rsidRDefault="00BD0267" w:rsidP="00171E43">
      <w:pPr>
        <w:rPr>
          <w:rFonts w:asciiTheme="minorHAnsi" w:hAnsiTheme="minorHAnsi"/>
        </w:rPr>
      </w:pPr>
    </w:p>
    <w:p w14:paraId="0F4B620C" w14:textId="77777777" w:rsidR="00BD0267" w:rsidRPr="002B4489" w:rsidRDefault="00BD0267" w:rsidP="00171E43">
      <w:pPr>
        <w:rPr>
          <w:rFonts w:asciiTheme="minorHAnsi" w:hAnsiTheme="minorHAnsi"/>
        </w:rPr>
      </w:pPr>
    </w:p>
    <w:p w14:paraId="0F4B620D" w14:textId="77777777" w:rsidR="005F4DEA" w:rsidRPr="002B4489" w:rsidRDefault="005F4DEA" w:rsidP="005F4DEA">
      <w:pPr>
        <w:rPr>
          <w:rFonts w:asciiTheme="minorHAnsi" w:hAnsiTheme="minorHAnsi"/>
        </w:rPr>
        <w:sectPr w:rsidR="005F4DEA" w:rsidRPr="002B4489" w:rsidSect="0076211D">
          <w:headerReference w:type="even" r:id="rId8"/>
          <w:headerReference w:type="default" r:id="rId9"/>
          <w:footerReference w:type="default" r:id="rId10"/>
          <w:headerReference w:type="first" r:id="rId11"/>
          <w:pgSz w:w="12240" w:h="15840" w:code="1"/>
          <w:pgMar w:top="720" w:right="720" w:bottom="720" w:left="720" w:header="432" w:footer="432" w:gutter="0"/>
          <w:cols w:space="720"/>
          <w:docGrid w:linePitch="272"/>
        </w:sectPr>
      </w:pPr>
    </w:p>
    <w:p w14:paraId="0F4B620F" w14:textId="3CB93EE1" w:rsidR="00A662D3" w:rsidRPr="00226F4D" w:rsidRDefault="002325ED" w:rsidP="00226F4D">
      <w:pPr>
        <w:jc w:val="center"/>
        <w:rPr>
          <w:rFonts w:asciiTheme="minorHAnsi" w:hAnsiTheme="minorHAnsi"/>
          <w:b/>
        </w:rPr>
      </w:pPr>
      <w:r w:rsidRPr="00226F4D">
        <w:rPr>
          <w:rFonts w:asciiTheme="minorHAnsi" w:hAnsiTheme="minorHAnsi"/>
          <w:b/>
        </w:rPr>
        <w:t>CF2R-MCH-20d</w:t>
      </w:r>
      <w:r w:rsidR="000171A8">
        <w:rPr>
          <w:rFonts w:asciiTheme="minorHAnsi" w:hAnsiTheme="minorHAnsi"/>
          <w:b/>
        </w:rPr>
        <w:t>-H User Instructions</w:t>
      </w:r>
    </w:p>
    <w:p w14:paraId="0F4B6210" w14:textId="77777777" w:rsidR="002325ED" w:rsidRPr="000171A8" w:rsidRDefault="002325ED" w:rsidP="00A662D3">
      <w:pPr>
        <w:rPr>
          <w:rFonts w:asciiTheme="minorHAnsi" w:hAnsiTheme="minorHAnsi"/>
        </w:rPr>
      </w:pPr>
    </w:p>
    <w:p w14:paraId="0F4B6211" w14:textId="77777777" w:rsidR="00B04FED" w:rsidRPr="000171A8" w:rsidRDefault="00B04FED" w:rsidP="00B04FED">
      <w:pPr>
        <w:rPr>
          <w:rFonts w:asciiTheme="minorHAnsi" w:hAnsiTheme="minorHAnsi"/>
          <w:b/>
        </w:rPr>
      </w:pPr>
      <w:r w:rsidRPr="000171A8">
        <w:rPr>
          <w:rFonts w:asciiTheme="minorHAnsi" w:hAnsiTheme="minorHAnsi"/>
          <w:b/>
        </w:rPr>
        <w:t>A. System Information</w:t>
      </w:r>
    </w:p>
    <w:p w14:paraId="0F4B6213" w14:textId="2D54C18D" w:rsidR="00B04FED" w:rsidRPr="00226F4D" w:rsidRDefault="00B04FED" w:rsidP="00B04FED">
      <w:pPr>
        <w:pStyle w:val="ListParagraph"/>
        <w:numPr>
          <w:ilvl w:val="0"/>
          <w:numId w:val="41"/>
        </w:numPr>
        <w:ind w:left="360" w:hanging="360"/>
        <w:rPr>
          <w:rFonts w:ascii="Calibri" w:hAnsi="Calibri"/>
        </w:rPr>
      </w:pPr>
      <w:r w:rsidRPr="00226F4D">
        <w:rPr>
          <w:rFonts w:asciiTheme="minorHAnsi" w:hAnsiTheme="minorHAnsi"/>
          <w:i/>
        </w:rPr>
        <w:t>HVAC System Identification or Name</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4" w14:textId="2791F8AB"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HVAC System Location or Area Served</w:t>
      </w:r>
      <w:r w:rsidRPr="00226F4D">
        <w:rPr>
          <w:rFonts w:asciiTheme="minorHAnsi" w:hAnsiTheme="minorHAnsi"/>
        </w:rPr>
        <w:t xml:space="preserve">: </w:t>
      </w:r>
      <w:r w:rsidRPr="00226F4D">
        <w:rPr>
          <w:rFonts w:ascii="Calibri" w:hAnsi="Calibri"/>
        </w:rPr>
        <w:t>This field is filled out automatically. It is referenced from the CF2R-MCH-01, which must be completed prior to this document.</w:t>
      </w:r>
    </w:p>
    <w:p w14:paraId="0F4B6215" w14:textId="25FD85AC"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Building Type</w:t>
      </w:r>
      <w:r w:rsidRPr="00226F4D">
        <w:rPr>
          <w:rFonts w:asciiTheme="minorHAnsi" w:hAnsiTheme="minorHAnsi"/>
        </w:rPr>
        <w:t xml:space="preserve">: </w:t>
      </w:r>
      <w:r w:rsidRPr="00226F4D">
        <w:rPr>
          <w:rFonts w:ascii="Calibri" w:hAnsi="Calibri"/>
        </w:rPr>
        <w:t>This field is filled out automatically. It is referenced from the Certificate of Compliance (CF1R), which must be completed prior to this document.</w:t>
      </w:r>
    </w:p>
    <w:p w14:paraId="0F4B6216" w14:textId="09FDF141"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Ducts in Conditioned Space (VLLDCS)</w:t>
      </w:r>
      <w:r w:rsidRPr="00226F4D">
        <w:rPr>
          <w:rFonts w:asciiTheme="minorHAnsi" w:hAnsiTheme="minorHAnsi"/>
        </w:rPr>
        <w:t xml:space="preserve">: </w:t>
      </w:r>
      <w:r w:rsidRPr="00226F4D">
        <w:rPr>
          <w:rFonts w:ascii="Calibri" w:hAnsi="Calibri"/>
        </w:rPr>
        <w:t xml:space="preserve">This field is filled out automatically. It is referenced from the Certificate of Compliance (CF1R), which must be completed prior to this document. </w:t>
      </w:r>
    </w:p>
    <w:p w14:paraId="0F4B6217" w14:textId="6707E426"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Verified Low Leakage Air-</w:t>
      </w:r>
      <w:r w:rsidR="00574511">
        <w:rPr>
          <w:rFonts w:asciiTheme="minorHAnsi" w:hAnsiTheme="minorHAnsi"/>
          <w:i/>
        </w:rPr>
        <w:t>H</w:t>
      </w:r>
      <w:r w:rsidRPr="00226F4D">
        <w:rPr>
          <w:rFonts w:asciiTheme="minorHAnsi" w:hAnsiTheme="minorHAnsi"/>
          <w:i/>
        </w:rPr>
        <w:t>andling Unit (VLLAHU) Credit</w:t>
      </w:r>
      <w:r w:rsidRPr="00226F4D">
        <w:rPr>
          <w:rFonts w:ascii="Calibri" w:hAnsi="Calibri"/>
        </w:rPr>
        <w:t xml:space="preserve"> This field is filled out automatically. It is referenced from the Certificate of Compliance (CF1R), which must be completed prior to this document.</w:t>
      </w:r>
    </w:p>
    <w:p w14:paraId="0F4B6218" w14:textId="77777777" w:rsidR="00B04FED" w:rsidRPr="00226F4D" w:rsidRDefault="00B04FED" w:rsidP="00B04FED">
      <w:pPr>
        <w:numPr>
          <w:ilvl w:val="0"/>
          <w:numId w:val="13"/>
        </w:numPr>
        <w:spacing w:line="276" w:lineRule="auto"/>
        <w:ind w:left="360"/>
        <w:rPr>
          <w:rFonts w:asciiTheme="minorHAnsi" w:hAnsiTheme="minorHAnsi"/>
        </w:rPr>
      </w:pPr>
      <w:r w:rsidRPr="00226F4D">
        <w:rPr>
          <w:rFonts w:asciiTheme="minorHAnsi" w:hAnsiTheme="minorHAnsi"/>
          <w:i/>
        </w:rPr>
        <w:t>Duct System Compliance Category</w:t>
      </w:r>
      <w:r w:rsidRPr="00226F4D">
        <w:rPr>
          <w:rFonts w:asciiTheme="minorHAnsi" w:hAnsiTheme="minorHAnsi"/>
        </w:rPr>
        <w:t>: Choose from New, Replacement, Alteration, Replacement Using Smoke Test, Alteration Using Smoke Test.</w:t>
      </w:r>
    </w:p>
    <w:p w14:paraId="0F4B6219" w14:textId="09FDE118"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New:</w:t>
      </w:r>
      <w:r w:rsidRPr="00226F4D">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0F4B621A" w14:textId="32ADE94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w:t>
      </w:r>
      <w:r w:rsidRPr="00226F4D">
        <w:rPr>
          <w:rFonts w:asciiTheme="minorHAnsi" w:hAnsiTheme="minorHAnsi"/>
        </w:rPr>
        <w:t xml:space="preserve"> For existing buildings where the equipment is not newly installed but the ducts are at least 75</w:t>
      </w:r>
      <w:r w:rsidR="00574511">
        <w:rPr>
          <w:rFonts w:asciiTheme="minorHAnsi" w:hAnsiTheme="minorHAnsi"/>
        </w:rPr>
        <w:t>%</w:t>
      </w:r>
      <w:r w:rsidRPr="00226F4D">
        <w:rPr>
          <w:rFonts w:asciiTheme="minorHAnsi" w:hAnsiTheme="minorHAnsi"/>
        </w:rPr>
        <w:t xml:space="preserve"> or more newly installed duct material (up to 25</w:t>
      </w:r>
      <w:r w:rsidR="00574511">
        <w:rPr>
          <w:rFonts w:asciiTheme="minorHAnsi" w:hAnsiTheme="minorHAnsi"/>
        </w:rPr>
        <w:t>%</w:t>
      </w:r>
      <w:r w:rsidRPr="00226F4D">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0F4B621B" w14:textId="54DBABD4"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w:t>
      </w:r>
      <w:r w:rsidRPr="00226F4D">
        <w:rPr>
          <w:rFonts w:asciiTheme="minorHAnsi" w:hAnsiTheme="minorHAnsi"/>
        </w:rPr>
        <w:t xml:space="preserve"> For existing buildings where any of the following are newly installed or replaced as part of the project and the system does not meet one of the other compliance categories:</w:t>
      </w:r>
    </w:p>
    <w:p w14:paraId="0F4B621C"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40 feet of space-conditioning system ducts are installed in unconditioned space or indirectly conditioned space.</w:t>
      </w:r>
    </w:p>
    <w:p w14:paraId="0F4B621D"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conditioning or heat pump condenser</w:t>
      </w:r>
    </w:p>
    <w:p w14:paraId="0F4B621E"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Heating or cooling coil</w:t>
      </w:r>
    </w:p>
    <w:p w14:paraId="0F4B621F" w14:textId="77777777" w:rsidR="00B04FED" w:rsidRPr="00226F4D" w:rsidRDefault="00B04FED" w:rsidP="00C96D12">
      <w:pPr>
        <w:numPr>
          <w:ilvl w:val="2"/>
          <w:numId w:val="13"/>
        </w:numPr>
        <w:tabs>
          <w:tab w:val="clear" w:pos="2160"/>
        </w:tabs>
        <w:spacing w:line="276" w:lineRule="auto"/>
        <w:ind w:left="1440"/>
        <w:rPr>
          <w:rFonts w:asciiTheme="minorHAnsi" w:hAnsiTheme="minorHAnsi"/>
        </w:rPr>
      </w:pPr>
      <w:r w:rsidRPr="00226F4D">
        <w:rPr>
          <w:rFonts w:asciiTheme="minorHAnsi" w:hAnsiTheme="minorHAnsi"/>
        </w:rPr>
        <w:t>Air handler (e.g., furnace, fan coil, package unit)</w:t>
      </w:r>
    </w:p>
    <w:p w14:paraId="0F4B6220" w14:textId="7C642E2B"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Replacement using Smoke Test:</w:t>
      </w:r>
      <w:r w:rsidRPr="00226F4D">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0F4B6221" w14:textId="4C10CCF5" w:rsidR="00B04FED" w:rsidRPr="00226F4D" w:rsidRDefault="00B04FED" w:rsidP="00B04FED">
      <w:pPr>
        <w:numPr>
          <w:ilvl w:val="1"/>
          <w:numId w:val="13"/>
        </w:numPr>
        <w:tabs>
          <w:tab w:val="clear" w:pos="1440"/>
        </w:tabs>
        <w:spacing w:line="276" w:lineRule="auto"/>
        <w:ind w:left="720"/>
        <w:rPr>
          <w:rFonts w:asciiTheme="minorHAnsi" w:hAnsiTheme="minorHAnsi"/>
        </w:rPr>
      </w:pPr>
      <w:r w:rsidRPr="00226F4D">
        <w:rPr>
          <w:rFonts w:asciiTheme="minorHAnsi" w:hAnsiTheme="minorHAnsi"/>
          <w:u w:val="single"/>
        </w:rPr>
        <w:t>Alteration using Smoke Test:</w:t>
      </w:r>
      <w:r w:rsidRPr="00226F4D">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0F4B6222" w14:textId="77777777" w:rsidR="00B04FED" w:rsidRPr="00226F4D" w:rsidRDefault="00B04FED" w:rsidP="00B04FED">
      <w:pPr>
        <w:rPr>
          <w:rFonts w:asciiTheme="minorHAnsi" w:hAnsiTheme="minorHAnsi"/>
        </w:rPr>
      </w:pPr>
    </w:p>
    <w:p w14:paraId="29EEDCD5" w14:textId="77777777" w:rsidR="000171A8" w:rsidRDefault="000171A8">
      <w:pPr>
        <w:rPr>
          <w:rFonts w:asciiTheme="minorHAnsi" w:hAnsiTheme="minorHAnsi"/>
          <w:b/>
        </w:rPr>
      </w:pPr>
      <w:r>
        <w:rPr>
          <w:rFonts w:asciiTheme="minorHAnsi" w:hAnsiTheme="minorHAnsi"/>
          <w:b/>
        </w:rPr>
        <w:br w:type="page"/>
      </w:r>
    </w:p>
    <w:p w14:paraId="0F4B6223" w14:textId="187A612E" w:rsidR="00B04FED" w:rsidRPr="000171A8" w:rsidRDefault="00B04FED" w:rsidP="00B04FED">
      <w:pPr>
        <w:rPr>
          <w:rFonts w:asciiTheme="minorHAnsi" w:hAnsiTheme="minorHAnsi"/>
          <w:b/>
        </w:rPr>
      </w:pPr>
      <w:r w:rsidRPr="000171A8">
        <w:rPr>
          <w:rFonts w:asciiTheme="minorHAnsi" w:hAnsiTheme="minorHAnsi"/>
          <w:b/>
        </w:rPr>
        <w:t>B. Duct Leakage Diagnostic Test - MCH-20d - Complete Replacement or Altered Duct System</w:t>
      </w:r>
    </w:p>
    <w:p w14:paraId="0F4B6224" w14:textId="77777777" w:rsidR="00B04FED" w:rsidRPr="000171A8" w:rsidRDefault="00B04FED" w:rsidP="00B04FED">
      <w:pPr>
        <w:pStyle w:val="ListParagraph"/>
        <w:numPr>
          <w:ilvl w:val="0"/>
          <w:numId w:val="34"/>
        </w:numPr>
        <w:spacing w:line="276" w:lineRule="auto"/>
        <w:rPr>
          <w:rFonts w:asciiTheme="minorHAnsi" w:hAnsiTheme="minorHAnsi"/>
        </w:rPr>
      </w:pPr>
      <w:r w:rsidRPr="000171A8">
        <w:rPr>
          <w:rFonts w:asciiTheme="minorHAnsi" w:hAnsiTheme="minorHAnsi"/>
          <w:i/>
        </w:rPr>
        <w:t>Condenser Nominal Cooling Capacity (ton)</w:t>
      </w:r>
      <w:r w:rsidRPr="000171A8">
        <w:rPr>
          <w:rFonts w:asciiTheme="minorHAnsi" w:hAnsiTheme="minorHAnsi"/>
        </w:rPr>
        <w:t>: Same data given on MCH-01.</w:t>
      </w:r>
    </w:p>
    <w:p w14:paraId="0F4B6225" w14:textId="3B93A128"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Heating Capacity (kBtu/h)</w:t>
      </w:r>
      <w:r w:rsidRPr="00226F4D">
        <w:rPr>
          <w:rFonts w:asciiTheme="minorHAnsi" w:hAnsiTheme="minorHAnsi"/>
        </w:rPr>
        <w:t>: Same data given on MCH-01</w:t>
      </w:r>
      <w:r w:rsidR="00574511">
        <w:rPr>
          <w:rFonts w:asciiTheme="minorHAnsi" w:hAnsiTheme="minorHAnsi"/>
        </w:rPr>
        <w:t>.</w:t>
      </w:r>
    </w:p>
    <w:p w14:paraId="0F4B6226" w14:textId="299A4051"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Conditioned Floor Area Served by this HVAC System</w:t>
      </w:r>
      <w:r w:rsidR="00C96D12">
        <w:rPr>
          <w:rFonts w:asciiTheme="minorHAnsi" w:hAnsiTheme="minorHAnsi"/>
          <w:i/>
        </w:rPr>
        <w:t xml:space="preserve"> </w:t>
      </w:r>
      <w:r w:rsidRPr="00226F4D">
        <w:rPr>
          <w:rFonts w:asciiTheme="minorHAnsi" w:hAnsiTheme="minorHAnsi"/>
          <w:i/>
        </w:rPr>
        <w:t>(ft</w:t>
      </w:r>
      <w:r w:rsidRPr="00226F4D">
        <w:rPr>
          <w:rFonts w:asciiTheme="minorHAnsi" w:hAnsiTheme="minorHAnsi"/>
          <w:i/>
          <w:vertAlign w:val="superscript"/>
        </w:rPr>
        <w:t>2</w:t>
      </w:r>
      <w:r w:rsidRPr="00226F4D">
        <w:rPr>
          <w:rFonts w:asciiTheme="minorHAnsi" w:hAnsiTheme="minorHAnsi"/>
          <w:i/>
        </w:rPr>
        <w:t>)</w:t>
      </w:r>
      <w:r w:rsidRPr="00226F4D">
        <w:rPr>
          <w:rFonts w:asciiTheme="minorHAnsi" w:hAnsiTheme="minorHAnsi"/>
        </w:rPr>
        <w:t>: User must input CFA for the space. Should be consistent with the CF1R input value.</w:t>
      </w:r>
    </w:p>
    <w:p w14:paraId="0F4B6227"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Duct Leakage Test Conditions</w:t>
      </w:r>
      <w:r w:rsidRPr="00226F4D">
        <w:rPr>
          <w:rFonts w:asciiTheme="minorHAnsi" w:hAnsiTheme="minorHAnsi"/>
        </w:rPr>
        <w:t>: Select from the following options:</w:t>
      </w:r>
    </w:p>
    <w:p w14:paraId="0F4B6228" w14:textId="729F7C2F"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Test Rough-in AHU</w:t>
      </w:r>
      <w:r w:rsidRPr="00226F4D">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594F64">
        <w:rPr>
          <w:rFonts w:asciiTheme="minorHAnsi" w:hAnsiTheme="minorHAnsi"/>
        </w:rPr>
        <w:t>2016</w:t>
      </w:r>
      <w:r w:rsidRPr="00226F4D">
        <w:rPr>
          <w:rFonts w:asciiTheme="minorHAnsi" w:hAnsiTheme="minorHAnsi"/>
        </w:rPr>
        <w:t xml:space="preserve"> Reference Appendices). In this case the air handling unit (AHU) is installed at the time of test.</w:t>
      </w:r>
    </w:p>
    <w:p w14:paraId="0F4B6229" w14:textId="6B6C157A" w:rsidR="00B04FED" w:rsidRPr="00226F4D" w:rsidRDefault="00B04FED" w:rsidP="00B04FED">
      <w:pPr>
        <w:pStyle w:val="ListParagraph"/>
        <w:numPr>
          <w:ilvl w:val="1"/>
          <w:numId w:val="34"/>
        </w:numPr>
        <w:spacing w:line="276" w:lineRule="auto"/>
        <w:ind w:left="720"/>
        <w:rPr>
          <w:rFonts w:asciiTheme="minorHAnsi" w:hAnsiTheme="minorHAnsi"/>
          <w:u w:val="single"/>
        </w:rPr>
      </w:pPr>
      <w:r w:rsidRPr="00226F4D">
        <w:rPr>
          <w:rFonts w:asciiTheme="minorHAnsi" w:hAnsiTheme="minorHAnsi"/>
          <w:u w:val="single"/>
        </w:rPr>
        <w:t>Test Rough-in No AHU</w:t>
      </w:r>
      <w:r w:rsidRPr="00226F4D">
        <w:rPr>
          <w:rFonts w:asciiTheme="minorHAnsi" w:hAnsiTheme="minorHAnsi"/>
        </w:rPr>
        <w:t xml:space="preserve">: Same as “Test Rough-in” except air handling unit is not yet installed (See Section RA3.1.4.3.2 of the </w:t>
      </w:r>
      <w:r w:rsidR="00594F64">
        <w:rPr>
          <w:rFonts w:asciiTheme="minorHAnsi" w:hAnsiTheme="minorHAnsi"/>
        </w:rPr>
        <w:t>2016</w:t>
      </w:r>
      <w:r w:rsidRPr="00226F4D">
        <w:rPr>
          <w:rFonts w:asciiTheme="minorHAnsi" w:hAnsiTheme="minorHAnsi"/>
        </w:rPr>
        <w:t xml:space="preserve"> Reference Appendices).</w:t>
      </w:r>
    </w:p>
    <w:p w14:paraId="0F4B622A" w14:textId="65443130"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Test Final</w:t>
      </w:r>
      <w:r w:rsidRPr="00226F4D">
        <w:rPr>
          <w:rFonts w:asciiTheme="minorHAnsi" w:hAnsiTheme="minorHAnsi"/>
        </w:rPr>
        <w:t xml:space="preserve">: Test conducted at “final”, i.e. all equipment, ducts, and registers are installed and the system is essentially in its final operating condition. (rough-in no longer an option.  See Section RA3.1.4.3.1 of the </w:t>
      </w:r>
      <w:r w:rsidR="00594F64">
        <w:rPr>
          <w:rFonts w:asciiTheme="minorHAnsi" w:hAnsiTheme="minorHAnsi"/>
        </w:rPr>
        <w:t>2016</w:t>
      </w:r>
      <w:r w:rsidRPr="00226F4D">
        <w:rPr>
          <w:rFonts w:asciiTheme="minorHAnsi" w:hAnsiTheme="minorHAnsi"/>
        </w:rPr>
        <w:t xml:space="preserve"> Reference Appendices).</w:t>
      </w:r>
    </w:p>
    <w:p w14:paraId="0F4B622B"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Duct Leakage Test Method</w:t>
      </w:r>
      <w:r w:rsidRPr="00226F4D">
        <w:rPr>
          <w:rFonts w:asciiTheme="minorHAnsi" w:hAnsiTheme="minorHAnsi"/>
        </w:rPr>
        <w:t>: Select from the following options: Leakage to the Outside (house is pressurized simultaneously with the ducts such that only leakage going outside of the pressurized conditioned shell is measured, see RA3.2.4.3.4), or Total Leakage.</w:t>
      </w:r>
    </w:p>
    <w:p w14:paraId="0F4B622C"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0F4B622D" w14:textId="4D8FB425"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Air-Handling Unit Airflow (AHU</w:t>
      </w:r>
      <w:r w:rsidR="00574511">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0F4B622E" w14:textId="041FECE3"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594F64">
        <w:rPr>
          <w:rFonts w:asciiTheme="minorHAnsi" w:hAnsiTheme="minorHAnsi"/>
        </w:rPr>
        <w:t>2016</w:t>
      </w:r>
      <w:r w:rsidRPr="00226F4D">
        <w:rPr>
          <w:rFonts w:asciiTheme="minorHAnsi" w:hAnsiTheme="minorHAnsi"/>
        </w:rPr>
        <w:t xml:space="preserve"> Reference Appendices).</w:t>
      </w:r>
    </w:p>
    <w:p w14:paraId="0F4B622F" w14:textId="57CF69E6"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594F64">
        <w:rPr>
          <w:rFonts w:asciiTheme="minorHAnsi" w:hAnsiTheme="minorHAnsi"/>
        </w:rPr>
        <w:t>2016</w:t>
      </w:r>
      <w:r w:rsidRPr="00226F4D">
        <w:rPr>
          <w:rFonts w:asciiTheme="minorHAnsi" w:hAnsiTheme="minorHAnsi"/>
        </w:rPr>
        <w:t xml:space="preserve"> Reference Appendices).</w:t>
      </w:r>
    </w:p>
    <w:p w14:paraId="0F4B6230" w14:textId="4B1E878D" w:rsidR="00B04FED" w:rsidRPr="00226F4D" w:rsidRDefault="00B04FED" w:rsidP="00B04FED">
      <w:pPr>
        <w:pStyle w:val="ListParagraph"/>
        <w:numPr>
          <w:ilvl w:val="1"/>
          <w:numId w:val="34"/>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kBtu/h of rated heating output capacity.</w:t>
      </w:r>
    </w:p>
    <w:p w14:paraId="0F4B6231" w14:textId="6D4314BF" w:rsidR="00B04FED" w:rsidRPr="00226F4D" w:rsidRDefault="00B04FED" w:rsidP="00B04FED">
      <w:pPr>
        <w:pStyle w:val="ListParagraph"/>
        <w:numPr>
          <w:ilvl w:val="1"/>
          <w:numId w:val="34"/>
        </w:numPr>
        <w:spacing w:line="276" w:lineRule="auto"/>
        <w:ind w:left="720"/>
        <w:rPr>
          <w:rFonts w:asciiTheme="minorHAnsi" w:hAnsiTheme="minorHAnsi"/>
        </w:rPr>
      </w:pPr>
      <w:r w:rsidRPr="00226F4D">
        <w:rPr>
          <w:rFonts w:asciiTheme="minorHAnsi" w:hAnsiTheme="minorHAnsi"/>
          <w:u w:val="single"/>
        </w:rPr>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594F64">
        <w:rPr>
          <w:rFonts w:asciiTheme="minorHAnsi" w:hAnsiTheme="minorHAnsi"/>
        </w:rPr>
        <w:t>2016</w:t>
      </w:r>
      <w:r w:rsidRPr="00226F4D">
        <w:rPr>
          <w:rFonts w:asciiTheme="minorHAnsi" w:hAnsiTheme="minorHAnsi"/>
        </w:rPr>
        <w:t xml:space="preserve"> Reference Appendices).</w:t>
      </w:r>
    </w:p>
    <w:p w14:paraId="0F4B6232" w14:textId="4500363E"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xml:space="preserve">: If “Measured Airflow Method” is selected as the </w:t>
      </w:r>
      <w:r w:rsidRPr="00226F4D">
        <w:rPr>
          <w:rFonts w:asciiTheme="minorHAnsi" w:hAnsiTheme="minorHAnsi"/>
          <w:i/>
        </w:rPr>
        <w:t>Air-Handling Unit Airflow (AHU</w:t>
      </w:r>
      <w:r w:rsidR="00C96D12">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must input measured airflow.</w:t>
      </w:r>
    </w:p>
    <w:p w14:paraId="0F4B6233" w14:textId="77777777" w:rsidR="00B04FED" w:rsidRPr="00226F4D" w:rsidRDefault="00B04FED" w:rsidP="00B04FED">
      <w:pPr>
        <w:pStyle w:val="ListParagraph"/>
        <w:numPr>
          <w:ilvl w:val="0"/>
          <w:numId w:val="34"/>
        </w:numPr>
        <w:spacing w:line="276" w:lineRule="auto"/>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F4B6234" w14:textId="77777777" w:rsidR="00B04FED" w:rsidRPr="00226F4D" w:rsidRDefault="00B04FED" w:rsidP="00B04FED">
      <w:pPr>
        <w:pStyle w:val="ListParagraph"/>
        <w:numPr>
          <w:ilvl w:val="0"/>
          <w:numId w:val="34"/>
        </w:numPr>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 Input the duct leakage rater taken from actual test measurements.</w:t>
      </w:r>
    </w:p>
    <w:p w14:paraId="0F4B6235" w14:textId="5EC73201" w:rsidR="00B04FED" w:rsidRPr="00226F4D" w:rsidRDefault="00B04FED" w:rsidP="00B04FED">
      <w:pPr>
        <w:pStyle w:val="ListParagraph"/>
        <w:numPr>
          <w:ilvl w:val="0"/>
          <w:numId w:val="34"/>
        </w:numPr>
        <w:rPr>
          <w:rFonts w:asciiTheme="minorHAnsi" w:hAnsiTheme="minorHAnsi"/>
        </w:rPr>
      </w:pPr>
      <w:r w:rsidRPr="00226F4D">
        <w:rPr>
          <w:rFonts w:asciiTheme="minorHAnsi" w:hAnsiTheme="minorHAnsi"/>
          <w:i/>
        </w:rPr>
        <w:t>Compliance Statement</w:t>
      </w:r>
      <w:r w:rsidRPr="00226F4D">
        <w:rPr>
          <w:rFonts w:asciiTheme="minorHAnsi" w:hAnsiTheme="minorHAnsi"/>
        </w:rPr>
        <w:t>: If Actual Duct Leakage Rate from leakage test (B10) is less than or equal to Calculated Target Allowable Duct Leakage Rate, “System passes leakage test” will automatically populate. If not, “System fails leakage test” will automatically populate.</w:t>
      </w:r>
    </w:p>
    <w:p w14:paraId="0F4B6257" w14:textId="77777777" w:rsidR="005F4DEA" w:rsidRPr="002B4489" w:rsidRDefault="005F4DEA" w:rsidP="005F4DEA">
      <w:pPr>
        <w:rPr>
          <w:rFonts w:asciiTheme="minorHAnsi" w:hAnsiTheme="minorHAnsi"/>
        </w:rPr>
      </w:pPr>
    </w:p>
    <w:p w14:paraId="0F4B6258" w14:textId="77777777" w:rsidR="005F4DEA" w:rsidRPr="002B4489" w:rsidRDefault="005F4DEA" w:rsidP="005F4DEA">
      <w:pPr>
        <w:rPr>
          <w:rFonts w:asciiTheme="minorHAnsi" w:hAnsiTheme="minorHAnsi"/>
        </w:rPr>
        <w:sectPr w:rsidR="005F4DEA" w:rsidRPr="002B4489" w:rsidSect="005F4DEA">
          <w:headerReference w:type="even" r:id="rId12"/>
          <w:headerReference w:type="default" r:id="rId13"/>
          <w:footerReference w:type="default" r:id="rId14"/>
          <w:headerReference w:type="first" r:id="rId15"/>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074"/>
        <w:gridCol w:w="6256"/>
      </w:tblGrid>
      <w:tr w:rsidR="00563254" w:rsidRPr="002B4489" w14:paraId="0F4B625B" w14:textId="77777777" w:rsidTr="00563254">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5A" w14:textId="77777777" w:rsidR="00563254" w:rsidRPr="002B4489" w:rsidRDefault="00563254" w:rsidP="00791BBD">
            <w:pPr>
              <w:rPr>
                <w:rFonts w:asciiTheme="minorHAnsi" w:hAnsiTheme="minorHAnsi"/>
              </w:rPr>
            </w:pPr>
            <w:r w:rsidRPr="002B4489">
              <w:rPr>
                <w:rFonts w:asciiTheme="minorHAnsi" w:hAnsiTheme="minorHAnsi"/>
                <w:b/>
              </w:rPr>
              <w:t>A. System Information</w:t>
            </w:r>
          </w:p>
        </w:tc>
      </w:tr>
      <w:tr w:rsidR="00756AD5" w:rsidRPr="002B4489" w14:paraId="0F4B625F"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5C"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1</w:t>
            </w:r>
          </w:p>
        </w:tc>
        <w:tc>
          <w:tcPr>
            <w:tcW w:w="1888" w:type="pct"/>
            <w:tcBorders>
              <w:top w:val="single" w:sz="4" w:space="0" w:color="auto"/>
              <w:left w:val="single" w:sz="4" w:space="0" w:color="auto"/>
              <w:bottom w:val="single" w:sz="4" w:space="0" w:color="auto"/>
              <w:right w:val="single" w:sz="4" w:space="0" w:color="auto"/>
            </w:tcBorders>
            <w:vAlign w:val="center"/>
          </w:tcPr>
          <w:p w14:paraId="0F4B625D" w14:textId="1AD641A8" w:rsidR="00756AD5" w:rsidRPr="002B4489" w:rsidRDefault="007C05EB" w:rsidP="00791BBD">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756AD5" w:rsidRPr="002B4489">
              <w:rPr>
                <w:rFonts w:asciiTheme="minorHAnsi" w:hAnsiTheme="minorHAnsi"/>
              </w:rPr>
              <w:t>System Identification or Name</w:t>
            </w:r>
          </w:p>
        </w:tc>
        <w:tc>
          <w:tcPr>
            <w:tcW w:w="2899" w:type="pct"/>
            <w:tcBorders>
              <w:top w:val="single" w:sz="4" w:space="0" w:color="auto"/>
              <w:left w:val="single" w:sz="4" w:space="0" w:color="auto"/>
              <w:bottom w:val="single" w:sz="4" w:space="0" w:color="auto"/>
              <w:right w:val="single" w:sz="4" w:space="0" w:color="auto"/>
            </w:tcBorders>
            <w:vAlign w:val="center"/>
          </w:tcPr>
          <w:p w14:paraId="0F4B625E" w14:textId="77777777" w:rsidR="00756AD5" w:rsidRPr="002B4489" w:rsidRDefault="00091DB0" w:rsidP="00791BBD">
            <w:pPr>
              <w:rPr>
                <w:rFonts w:asciiTheme="minorHAnsi" w:hAnsiTheme="minorHAnsi"/>
              </w:rPr>
            </w:pPr>
            <w:r w:rsidRPr="002B4489">
              <w:rPr>
                <w:rFonts w:asciiTheme="minorHAnsi" w:hAnsiTheme="minorHAnsi"/>
              </w:rPr>
              <w:t>&lt;&lt;text (data from M</w:t>
            </w:r>
            <w:r w:rsidR="00756AD5" w:rsidRPr="002B4489">
              <w:rPr>
                <w:rFonts w:asciiTheme="minorHAnsi" w:hAnsiTheme="minorHAnsi"/>
              </w:rPr>
              <w:t>CH-01)&gt;&gt;</w:t>
            </w:r>
          </w:p>
        </w:tc>
      </w:tr>
      <w:tr w:rsidR="00756AD5" w:rsidRPr="002B4489" w14:paraId="0F4B6263"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0"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2</w:t>
            </w:r>
          </w:p>
        </w:tc>
        <w:tc>
          <w:tcPr>
            <w:tcW w:w="1888" w:type="pct"/>
            <w:tcBorders>
              <w:top w:val="single" w:sz="4" w:space="0" w:color="auto"/>
              <w:left w:val="single" w:sz="4" w:space="0" w:color="auto"/>
              <w:bottom w:val="single" w:sz="4" w:space="0" w:color="auto"/>
              <w:right w:val="single" w:sz="4" w:space="0" w:color="auto"/>
            </w:tcBorders>
            <w:vAlign w:val="center"/>
          </w:tcPr>
          <w:p w14:paraId="0F4B6261" w14:textId="28A19616" w:rsidR="00756AD5" w:rsidRPr="002B4489" w:rsidRDefault="007C05EB" w:rsidP="00791BBD">
            <w:pPr>
              <w:rPr>
                <w:rFonts w:asciiTheme="minorHAnsi" w:hAnsiTheme="minorHAnsi"/>
              </w:rPr>
            </w:pPr>
            <w:r>
              <w:rPr>
                <w:rFonts w:asciiTheme="minorHAnsi" w:hAnsiTheme="minorHAnsi"/>
              </w:rPr>
              <w:t>Space Conditioning</w:t>
            </w:r>
            <w:r w:rsidRPr="002B4489">
              <w:rPr>
                <w:rFonts w:asciiTheme="minorHAnsi" w:hAnsiTheme="minorHAnsi"/>
              </w:rPr>
              <w:t xml:space="preserve"> </w:t>
            </w:r>
            <w:r w:rsidR="00756AD5" w:rsidRPr="002B4489">
              <w:rPr>
                <w:rFonts w:asciiTheme="minorHAnsi" w:hAnsiTheme="minorHAnsi"/>
              </w:rPr>
              <w:t>System Location or Area Served</w:t>
            </w:r>
          </w:p>
        </w:tc>
        <w:tc>
          <w:tcPr>
            <w:tcW w:w="2899" w:type="pct"/>
            <w:tcBorders>
              <w:top w:val="single" w:sz="4" w:space="0" w:color="auto"/>
              <w:left w:val="single" w:sz="4" w:space="0" w:color="auto"/>
              <w:bottom w:val="single" w:sz="4" w:space="0" w:color="auto"/>
              <w:right w:val="single" w:sz="4" w:space="0" w:color="auto"/>
            </w:tcBorders>
            <w:vAlign w:val="center"/>
          </w:tcPr>
          <w:p w14:paraId="0F4B6262" w14:textId="77777777" w:rsidR="00756AD5" w:rsidRPr="002B4489" w:rsidRDefault="00091DB0" w:rsidP="00791BBD">
            <w:pPr>
              <w:rPr>
                <w:rFonts w:asciiTheme="minorHAnsi" w:hAnsiTheme="minorHAnsi"/>
              </w:rPr>
            </w:pPr>
            <w:r w:rsidRPr="002B4489">
              <w:rPr>
                <w:rFonts w:asciiTheme="minorHAnsi" w:hAnsiTheme="minorHAnsi"/>
              </w:rPr>
              <w:t>&lt;&lt;text (data from M</w:t>
            </w:r>
            <w:r w:rsidR="00756AD5" w:rsidRPr="002B4489">
              <w:rPr>
                <w:rFonts w:asciiTheme="minorHAnsi" w:hAnsiTheme="minorHAnsi"/>
              </w:rPr>
              <w:t>CH-01)&gt;&gt;</w:t>
            </w:r>
          </w:p>
        </w:tc>
      </w:tr>
      <w:tr w:rsidR="00756AD5" w:rsidRPr="002B4489" w14:paraId="0F4B6267"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4"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3</w:t>
            </w:r>
          </w:p>
        </w:tc>
        <w:tc>
          <w:tcPr>
            <w:tcW w:w="1888" w:type="pct"/>
            <w:tcBorders>
              <w:top w:val="single" w:sz="4" w:space="0" w:color="auto"/>
              <w:left w:val="single" w:sz="4" w:space="0" w:color="auto"/>
              <w:bottom w:val="single" w:sz="4" w:space="0" w:color="auto"/>
              <w:right w:val="single" w:sz="4" w:space="0" w:color="auto"/>
            </w:tcBorders>
            <w:vAlign w:val="center"/>
          </w:tcPr>
          <w:p w14:paraId="0F4B6265" w14:textId="5A078B7A" w:rsidR="00756AD5" w:rsidRPr="002B4489" w:rsidRDefault="00756AD5" w:rsidP="00791BBD">
            <w:pPr>
              <w:rPr>
                <w:rFonts w:asciiTheme="minorHAnsi" w:hAnsiTheme="minorHAnsi"/>
              </w:rPr>
            </w:pPr>
            <w:r w:rsidRPr="002B4489">
              <w:rPr>
                <w:rFonts w:asciiTheme="minorHAnsi" w:hAnsiTheme="minorHAnsi"/>
              </w:rPr>
              <w:t xml:space="preserve">Building Type from </w:t>
            </w:r>
            <w:r w:rsidR="00896001" w:rsidRPr="002B4489">
              <w:rPr>
                <w:rFonts w:asciiTheme="minorHAnsi" w:hAnsiTheme="minorHAnsi"/>
              </w:rPr>
              <w:t>CF1R</w:t>
            </w:r>
          </w:p>
        </w:tc>
        <w:tc>
          <w:tcPr>
            <w:tcW w:w="2899" w:type="pct"/>
            <w:tcBorders>
              <w:top w:val="single" w:sz="4" w:space="0" w:color="auto"/>
              <w:left w:val="single" w:sz="4" w:space="0" w:color="auto"/>
              <w:bottom w:val="single" w:sz="4" w:space="0" w:color="auto"/>
              <w:right w:val="single" w:sz="4" w:space="0" w:color="auto"/>
            </w:tcBorders>
            <w:vAlign w:val="center"/>
          </w:tcPr>
          <w:p w14:paraId="0F4B6266" w14:textId="77777777" w:rsidR="00756AD5" w:rsidRPr="002B4489" w:rsidRDefault="00756AD5" w:rsidP="00B22EEF">
            <w:pPr>
              <w:rPr>
                <w:rFonts w:asciiTheme="minorHAnsi" w:hAnsiTheme="minorHAnsi"/>
              </w:rPr>
            </w:pPr>
            <w:r w:rsidRPr="002B4489">
              <w:rPr>
                <w:rFonts w:asciiTheme="minorHAnsi" w:hAnsiTheme="minorHAnsi"/>
              </w:rPr>
              <w:t>&lt;&lt;</w:t>
            </w:r>
            <w:r w:rsidR="00B22EEF" w:rsidRPr="002B4489">
              <w:rPr>
                <w:rFonts w:asciiTheme="minorHAnsi" w:hAnsiTheme="minorHAnsi"/>
              </w:rPr>
              <w:t>text</w:t>
            </w:r>
            <w:r w:rsidRPr="002B4489">
              <w:rPr>
                <w:rFonts w:asciiTheme="minorHAnsi" w:hAnsiTheme="minorHAnsi"/>
              </w:rPr>
              <w:t xml:space="preserve"> (data from </w:t>
            </w:r>
            <w:r w:rsidR="00896001" w:rsidRPr="002B4489">
              <w:rPr>
                <w:rFonts w:asciiTheme="minorHAnsi" w:hAnsiTheme="minorHAnsi"/>
              </w:rPr>
              <w:t>CF1R</w:t>
            </w:r>
            <w:r w:rsidRPr="002B4489">
              <w:rPr>
                <w:rFonts w:asciiTheme="minorHAnsi" w:hAnsiTheme="minorHAnsi"/>
              </w:rPr>
              <w:t>)</w:t>
            </w:r>
          </w:p>
        </w:tc>
      </w:tr>
      <w:tr w:rsidR="00756AD5" w:rsidRPr="002B4489" w14:paraId="0F4B626B"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8"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4</w:t>
            </w:r>
          </w:p>
        </w:tc>
        <w:tc>
          <w:tcPr>
            <w:tcW w:w="1888" w:type="pct"/>
            <w:tcBorders>
              <w:top w:val="single" w:sz="4" w:space="0" w:color="auto"/>
              <w:left w:val="single" w:sz="4" w:space="0" w:color="auto"/>
              <w:bottom w:val="single" w:sz="4" w:space="0" w:color="auto"/>
              <w:right w:val="single" w:sz="4" w:space="0" w:color="auto"/>
            </w:tcBorders>
            <w:vAlign w:val="center"/>
          </w:tcPr>
          <w:p w14:paraId="0F4B6269" w14:textId="77777777" w:rsidR="00756AD5" w:rsidRPr="002B4489" w:rsidRDefault="00756AD5" w:rsidP="00791BBD">
            <w:pPr>
              <w:rPr>
                <w:rFonts w:asciiTheme="minorHAnsi" w:hAnsiTheme="minorHAnsi"/>
              </w:rPr>
            </w:pPr>
            <w:r w:rsidRPr="002B4489">
              <w:rPr>
                <w:rFonts w:asciiTheme="minorHAnsi" w:hAnsiTheme="minorHAnsi"/>
              </w:rPr>
              <w:t xml:space="preserve">Verified Low Leakage Ducts in Conditioned Space (VLLDCS) Credit from </w:t>
            </w:r>
            <w:r w:rsidR="00896001" w:rsidRPr="002B4489">
              <w:rPr>
                <w:rFonts w:asciiTheme="minorHAnsi" w:hAnsiTheme="minorHAnsi"/>
              </w:rPr>
              <w:t>CF1R</w:t>
            </w:r>
            <w:r w:rsidRPr="002B4489">
              <w:rPr>
                <w:rFonts w:asciiTheme="minorHAnsi" w:hAnsiTheme="minorHAnsi"/>
              </w:rPr>
              <w:t>?</w:t>
            </w:r>
          </w:p>
        </w:tc>
        <w:tc>
          <w:tcPr>
            <w:tcW w:w="2899" w:type="pct"/>
            <w:tcBorders>
              <w:top w:val="single" w:sz="4" w:space="0" w:color="auto"/>
              <w:left w:val="single" w:sz="4" w:space="0" w:color="auto"/>
              <w:bottom w:val="single" w:sz="4" w:space="0" w:color="auto"/>
              <w:right w:val="single" w:sz="4" w:space="0" w:color="auto"/>
            </w:tcBorders>
            <w:vAlign w:val="center"/>
          </w:tcPr>
          <w:p w14:paraId="0F4B626A" w14:textId="77777777" w:rsidR="00756AD5" w:rsidRPr="002B4489" w:rsidRDefault="00756AD5" w:rsidP="00791BBD">
            <w:pPr>
              <w:rPr>
                <w:rFonts w:asciiTheme="minorHAnsi" w:hAnsiTheme="minorHAnsi"/>
              </w:rPr>
            </w:pPr>
            <w:r w:rsidRPr="002B4489">
              <w:rPr>
                <w:rFonts w:asciiTheme="minorHAnsi" w:hAnsiTheme="minorHAnsi"/>
              </w:rPr>
              <w:t xml:space="preserve">&lt;&lt;calculated result:  (= true or false depending on </w:t>
            </w:r>
            <w:r w:rsidR="00896001" w:rsidRPr="002B4489">
              <w:rPr>
                <w:rFonts w:asciiTheme="minorHAnsi" w:hAnsiTheme="minorHAnsi"/>
              </w:rPr>
              <w:t>CF1R</w:t>
            </w:r>
            <w:r w:rsidRPr="002B4489">
              <w:rPr>
                <w:rFonts w:asciiTheme="minorHAnsi" w:hAnsiTheme="minorHAnsi"/>
              </w:rPr>
              <w:t xml:space="preserve"> data:  if true =&gt;display message directing use of </w:t>
            </w:r>
            <w:r w:rsidRPr="002B4489">
              <w:rPr>
                <w:rFonts w:asciiTheme="minorHAnsi" w:hAnsiTheme="minorHAnsi"/>
                <w:u w:val="single"/>
              </w:rPr>
              <w:t>VLLDCS</w:t>
            </w:r>
            <w:r w:rsidRPr="002B4489">
              <w:rPr>
                <w:rFonts w:asciiTheme="minorHAnsi" w:hAnsiTheme="minorHAnsi"/>
              </w:rPr>
              <w:t xml:space="preserve"> method 20b)&gt;&gt;</w:t>
            </w:r>
          </w:p>
        </w:tc>
      </w:tr>
      <w:tr w:rsidR="00756AD5" w:rsidRPr="002B4489" w14:paraId="0F4B626F"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6C"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5</w:t>
            </w:r>
          </w:p>
        </w:tc>
        <w:tc>
          <w:tcPr>
            <w:tcW w:w="1888" w:type="pct"/>
            <w:tcBorders>
              <w:top w:val="single" w:sz="4" w:space="0" w:color="auto"/>
              <w:left w:val="single" w:sz="4" w:space="0" w:color="auto"/>
              <w:bottom w:val="single" w:sz="4" w:space="0" w:color="auto"/>
              <w:right w:val="single" w:sz="4" w:space="0" w:color="auto"/>
            </w:tcBorders>
            <w:vAlign w:val="center"/>
          </w:tcPr>
          <w:p w14:paraId="0F4B626D" w14:textId="77777777" w:rsidR="00756AD5" w:rsidRPr="002B4489" w:rsidRDefault="00756AD5" w:rsidP="00791BBD">
            <w:pPr>
              <w:rPr>
                <w:rFonts w:asciiTheme="minorHAnsi" w:hAnsiTheme="minorHAnsi"/>
              </w:rPr>
            </w:pPr>
            <w:r w:rsidRPr="002B4489">
              <w:rPr>
                <w:rFonts w:asciiTheme="minorHAnsi" w:hAnsiTheme="minorHAnsi"/>
              </w:rPr>
              <w:t xml:space="preserve">Verified Low Leakage Air-handling Unit Credit from </w:t>
            </w:r>
            <w:r w:rsidR="00896001" w:rsidRPr="002B4489">
              <w:rPr>
                <w:rFonts w:asciiTheme="minorHAnsi" w:hAnsiTheme="minorHAnsi"/>
              </w:rPr>
              <w:t>CF1R</w:t>
            </w:r>
            <w:r w:rsidRPr="002B4489">
              <w:rPr>
                <w:rFonts w:asciiTheme="minorHAnsi" w:hAnsiTheme="minorHAnsi"/>
              </w:rPr>
              <w:t>?</w:t>
            </w:r>
          </w:p>
        </w:tc>
        <w:tc>
          <w:tcPr>
            <w:tcW w:w="2899" w:type="pct"/>
            <w:tcBorders>
              <w:top w:val="single" w:sz="4" w:space="0" w:color="auto"/>
              <w:left w:val="single" w:sz="4" w:space="0" w:color="auto"/>
              <w:bottom w:val="single" w:sz="4" w:space="0" w:color="auto"/>
              <w:right w:val="single" w:sz="4" w:space="0" w:color="auto"/>
            </w:tcBorders>
            <w:vAlign w:val="center"/>
          </w:tcPr>
          <w:p w14:paraId="0F4B626E" w14:textId="77777777" w:rsidR="00756AD5" w:rsidRPr="002B4489" w:rsidRDefault="00756AD5" w:rsidP="00791BBD">
            <w:pPr>
              <w:rPr>
                <w:rFonts w:asciiTheme="minorHAnsi" w:hAnsiTheme="minorHAnsi"/>
              </w:rPr>
            </w:pPr>
            <w:r w:rsidRPr="002B4489">
              <w:rPr>
                <w:rFonts w:asciiTheme="minorHAnsi" w:hAnsiTheme="minorHAnsi"/>
              </w:rPr>
              <w:t xml:space="preserve">&lt;&lt;calculated result:  (= true or false depending on </w:t>
            </w:r>
            <w:r w:rsidR="00896001" w:rsidRPr="002B4489">
              <w:rPr>
                <w:rFonts w:asciiTheme="minorHAnsi" w:hAnsiTheme="minorHAnsi"/>
              </w:rPr>
              <w:t>CF1R</w:t>
            </w:r>
            <w:r w:rsidRPr="002B4489">
              <w:rPr>
                <w:rFonts w:asciiTheme="minorHAnsi" w:hAnsiTheme="minorHAnsi"/>
              </w:rPr>
              <w:t xml:space="preserve"> data:  if true =&gt;display message directing use of </w:t>
            </w:r>
            <w:r w:rsidRPr="002B4489">
              <w:rPr>
                <w:rFonts w:asciiTheme="minorHAnsi" w:hAnsiTheme="minorHAnsi"/>
                <w:u w:val="single"/>
              </w:rPr>
              <w:t>VLLAHU</w:t>
            </w:r>
            <w:r w:rsidRPr="002B4489">
              <w:rPr>
                <w:rFonts w:asciiTheme="minorHAnsi" w:hAnsiTheme="minorHAnsi"/>
              </w:rPr>
              <w:t xml:space="preserve"> method 20c)&gt;&gt;</w:t>
            </w:r>
          </w:p>
        </w:tc>
      </w:tr>
      <w:tr w:rsidR="00756AD5" w:rsidRPr="002B4489" w14:paraId="0F4B6273"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70" w14:textId="77777777" w:rsidR="00756AD5" w:rsidRPr="002B4489" w:rsidRDefault="002177C6" w:rsidP="00791BBD">
            <w:pPr>
              <w:jc w:val="center"/>
              <w:rPr>
                <w:rFonts w:asciiTheme="minorHAnsi" w:hAnsiTheme="minorHAnsi"/>
              </w:rPr>
            </w:pPr>
            <w:r>
              <w:rPr>
                <w:rFonts w:asciiTheme="minorHAnsi" w:hAnsiTheme="minorHAnsi"/>
              </w:rPr>
              <w:t>0</w:t>
            </w:r>
            <w:r w:rsidR="00756AD5" w:rsidRPr="002B4489">
              <w:rPr>
                <w:rFonts w:asciiTheme="minorHAnsi" w:hAnsiTheme="minorHAnsi"/>
              </w:rPr>
              <w:t>6</w:t>
            </w:r>
          </w:p>
        </w:tc>
        <w:tc>
          <w:tcPr>
            <w:tcW w:w="1888" w:type="pct"/>
            <w:tcBorders>
              <w:top w:val="single" w:sz="4" w:space="0" w:color="auto"/>
              <w:left w:val="single" w:sz="4" w:space="0" w:color="auto"/>
              <w:bottom w:val="single" w:sz="4" w:space="0" w:color="auto"/>
              <w:right w:val="single" w:sz="4" w:space="0" w:color="auto"/>
            </w:tcBorders>
            <w:vAlign w:val="center"/>
          </w:tcPr>
          <w:p w14:paraId="0F4B6271" w14:textId="6E7EBE14" w:rsidR="00756AD5" w:rsidRPr="002B4489" w:rsidRDefault="00756AD5" w:rsidP="00791BBD">
            <w:pPr>
              <w:rPr>
                <w:rFonts w:asciiTheme="minorHAnsi" w:hAnsiTheme="minorHAnsi"/>
              </w:rPr>
            </w:pPr>
            <w:r w:rsidRPr="002B4489">
              <w:rPr>
                <w:rFonts w:asciiTheme="minorHAnsi" w:hAnsiTheme="minorHAnsi"/>
              </w:rPr>
              <w:t xml:space="preserve">Duct System </w:t>
            </w:r>
            <w:r w:rsidR="00E30580" w:rsidRPr="002B4489">
              <w:rPr>
                <w:rFonts w:asciiTheme="minorHAnsi" w:hAnsiTheme="minorHAnsi"/>
              </w:rPr>
              <w:t>Compliance Category</w:t>
            </w:r>
          </w:p>
        </w:tc>
        <w:tc>
          <w:tcPr>
            <w:tcW w:w="2899" w:type="pct"/>
            <w:tcBorders>
              <w:top w:val="single" w:sz="4" w:space="0" w:color="auto"/>
              <w:left w:val="single" w:sz="4" w:space="0" w:color="auto"/>
              <w:bottom w:val="single" w:sz="4" w:space="0" w:color="auto"/>
              <w:right w:val="single" w:sz="4" w:space="0" w:color="auto"/>
            </w:tcBorders>
            <w:vAlign w:val="center"/>
          </w:tcPr>
          <w:p w14:paraId="0F4B6272" w14:textId="77777777" w:rsidR="00756AD5" w:rsidRPr="002B4489" w:rsidRDefault="00756AD5" w:rsidP="00E30580">
            <w:pPr>
              <w:rPr>
                <w:rFonts w:asciiTheme="minorHAnsi" w:hAnsiTheme="minorHAnsi"/>
              </w:rPr>
            </w:pPr>
            <w:r w:rsidRPr="002B4489">
              <w:rPr>
                <w:rFonts w:asciiTheme="minorHAnsi" w:hAnsiTheme="minorHAnsi"/>
              </w:rPr>
              <w:t xml:space="preserve">&lt;&lt;user pick one from list: </w:t>
            </w:r>
            <w:r w:rsidRPr="002B4489">
              <w:rPr>
                <w:rFonts w:asciiTheme="minorHAnsi" w:hAnsiTheme="minorHAnsi"/>
                <w:u w:val="single"/>
              </w:rPr>
              <w:t>New</w:t>
            </w:r>
            <w:r w:rsidRPr="002B4489">
              <w:rPr>
                <w:rFonts w:asciiTheme="minorHAnsi" w:hAnsiTheme="minorHAnsi"/>
              </w:rPr>
              <w:t xml:space="preserve">; or </w:t>
            </w:r>
            <w:r w:rsidRPr="002B4489">
              <w:rPr>
                <w:rFonts w:asciiTheme="minorHAnsi" w:hAnsiTheme="minorHAnsi"/>
                <w:u w:val="single"/>
              </w:rPr>
              <w:t>Replacement</w:t>
            </w:r>
            <w:r w:rsidRPr="002B4489">
              <w:rPr>
                <w:rFonts w:asciiTheme="minorHAnsi" w:hAnsiTheme="minorHAnsi"/>
              </w:rPr>
              <w:t xml:space="preserve">; or </w:t>
            </w:r>
            <w:r w:rsidRPr="002B4489">
              <w:rPr>
                <w:rFonts w:asciiTheme="minorHAnsi" w:hAnsiTheme="minorHAnsi"/>
                <w:u w:val="single"/>
              </w:rPr>
              <w:t>Alteration</w:t>
            </w:r>
            <w:r w:rsidR="00E30580" w:rsidRPr="002B4489">
              <w:rPr>
                <w:rFonts w:asciiTheme="minorHAnsi" w:hAnsiTheme="minorHAnsi"/>
                <w:u w:val="single"/>
              </w:rPr>
              <w:t>;</w:t>
            </w:r>
            <w:r w:rsidR="00E30580" w:rsidRPr="002B4489">
              <w:rPr>
                <w:rFonts w:asciiTheme="minorHAnsi" w:hAnsiTheme="minorHAnsi"/>
              </w:rPr>
              <w:t xml:space="preserve"> or</w:t>
            </w:r>
            <w:r w:rsidR="00E30580" w:rsidRPr="002B4489">
              <w:rPr>
                <w:rFonts w:asciiTheme="minorHAnsi" w:hAnsiTheme="minorHAnsi"/>
                <w:u w:val="single"/>
              </w:rPr>
              <w:t xml:space="preserve"> Replacement using Smoke Test;</w:t>
            </w:r>
            <w:r w:rsidR="00E30580" w:rsidRPr="002B4489">
              <w:rPr>
                <w:rFonts w:asciiTheme="minorHAnsi" w:hAnsiTheme="minorHAnsi"/>
              </w:rPr>
              <w:t xml:space="preserve"> or</w:t>
            </w:r>
            <w:r w:rsidR="00E30580" w:rsidRPr="002B4489">
              <w:rPr>
                <w:rFonts w:asciiTheme="minorHAnsi" w:hAnsiTheme="minorHAnsi"/>
                <w:u w:val="single"/>
              </w:rPr>
              <w:t xml:space="preserve"> Alteration using Smoke Test</w:t>
            </w:r>
            <w:r w:rsidRPr="002B4489">
              <w:rPr>
                <w:rFonts w:asciiTheme="minorHAnsi" w:hAnsiTheme="minorHAnsi"/>
              </w:rPr>
              <w:t>&gt;&gt;</w:t>
            </w:r>
          </w:p>
        </w:tc>
      </w:tr>
      <w:tr w:rsidR="002177C6" w:rsidRPr="002B4489" w14:paraId="0F4B6281" w14:textId="77777777" w:rsidTr="002177C6">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74" w14:textId="77777777" w:rsidR="002177C6" w:rsidRPr="002B4489" w:rsidRDefault="002177C6" w:rsidP="002177C6">
            <w:pPr>
              <w:rPr>
                <w:rFonts w:asciiTheme="minorHAnsi" w:hAnsiTheme="minorHAnsi"/>
              </w:rPr>
            </w:pPr>
            <w:r>
              <w:rPr>
                <w:rFonts w:asciiTheme="minorHAnsi" w:hAnsiTheme="minorHAnsi"/>
              </w:rPr>
              <w:t>0</w:t>
            </w:r>
            <w:r w:rsidRPr="002B4489">
              <w:rPr>
                <w:rFonts w:asciiTheme="minorHAnsi" w:hAnsiTheme="minorHAnsi"/>
              </w:rPr>
              <w:t>7</w:t>
            </w:r>
          </w:p>
        </w:tc>
        <w:tc>
          <w:tcPr>
            <w:tcW w:w="1888" w:type="pct"/>
            <w:tcBorders>
              <w:top w:val="single" w:sz="4" w:space="0" w:color="auto"/>
              <w:left w:val="single" w:sz="4" w:space="0" w:color="auto"/>
              <w:bottom w:val="single" w:sz="4" w:space="0" w:color="auto"/>
              <w:right w:val="single" w:sz="4" w:space="0" w:color="auto"/>
            </w:tcBorders>
            <w:vAlign w:val="center"/>
          </w:tcPr>
          <w:p w14:paraId="0F4B6275" w14:textId="29AE1F99" w:rsidR="002177C6" w:rsidRPr="002B4489" w:rsidRDefault="002177C6" w:rsidP="00791BBD">
            <w:pPr>
              <w:rPr>
                <w:rFonts w:asciiTheme="minorHAnsi" w:hAnsiTheme="minorHAnsi"/>
              </w:rPr>
            </w:pPr>
            <w:r w:rsidRPr="002B4489">
              <w:rPr>
                <w:rFonts w:asciiTheme="minorHAnsi" w:hAnsiTheme="minorHAnsi"/>
              </w:rPr>
              <w:t>determine compliance method for this document; display applicable tables below; (this row not visible to user)</w:t>
            </w:r>
          </w:p>
        </w:tc>
        <w:tc>
          <w:tcPr>
            <w:tcW w:w="2899" w:type="pct"/>
            <w:tcBorders>
              <w:top w:val="single" w:sz="4" w:space="0" w:color="auto"/>
              <w:left w:val="single" w:sz="4" w:space="0" w:color="auto"/>
              <w:bottom w:val="single" w:sz="4" w:space="0" w:color="auto"/>
              <w:right w:val="single" w:sz="4" w:space="0" w:color="auto"/>
            </w:tcBorders>
            <w:vAlign w:val="center"/>
          </w:tcPr>
          <w:p w14:paraId="0F4B6276" w14:textId="77777777" w:rsidR="002177C6" w:rsidRPr="002B4489" w:rsidRDefault="002177C6" w:rsidP="00EE56E4">
            <w:pPr>
              <w:rPr>
                <w:rFonts w:asciiTheme="minorHAnsi" w:hAnsiTheme="minorHAnsi"/>
              </w:rPr>
            </w:pPr>
            <w:r w:rsidRPr="002B4489">
              <w:rPr>
                <w:rFonts w:asciiTheme="minorHAnsi" w:hAnsiTheme="minorHAnsi"/>
              </w:rPr>
              <w:t xml:space="preserve">&lt;&lt;Calculated Result:  </w:t>
            </w:r>
          </w:p>
          <w:p w14:paraId="0F4B6277" w14:textId="77777777" w:rsidR="002177C6" w:rsidRPr="002B4489" w:rsidRDefault="002177C6" w:rsidP="00E30580">
            <w:pPr>
              <w:rPr>
                <w:rFonts w:asciiTheme="minorHAnsi" w:hAnsiTheme="minorHAnsi"/>
                <w:u w:val="single"/>
              </w:rPr>
            </w:pPr>
            <w:r w:rsidRPr="002B4489">
              <w:rPr>
                <w:rFonts w:asciiTheme="minorHAnsi" w:hAnsiTheme="minorHAnsi"/>
              </w:rPr>
              <w:t>if A6=</w:t>
            </w:r>
            <w:r w:rsidRPr="002B4489">
              <w:rPr>
                <w:rFonts w:asciiTheme="minorHAnsi" w:hAnsiTheme="minorHAnsi"/>
                <w:u w:val="single"/>
              </w:rPr>
              <w:t xml:space="preserve"> Replacement using Smoke Test</w:t>
            </w:r>
            <w:r w:rsidRPr="002B4489">
              <w:rPr>
                <w:rFonts w:asciiTheme="minorHAnsi" w:hAnsiTheme="minorHAnsi"/>
              </w:rPr>
              <w:t xml:space="preserve"> or </w:t>
            </w:r>
            <w:r w:rsidRPr="002B4489">
              <w:rPr>
                <w:rFonts w:asciiTheme="minorHAnsi" w:hAnsiTheme="minorHAnsi"/>
                <w:u w:val="single"/>
              </w:rPr>
              <w:t>Alteration using Smoke Test</w:t>
            </w:r>
            <w:r w:rsidRPr="002B4489">
              <w:rPr>
                <w:rFonts w:asciiTheme="minorHAnsi" w:hAnsiTheme="minorHAnsi"/>
              </w:rPr>
              <w:t>;  then display method:</w:t>
            </w:r>
          </w:p>
          <w:p w14:paraId="0F4B6278" w14:textId="77777777" w:rsidR="002177C6" w:rsidRPr="002B4489" w:rsidRDefault="002177C6" w:rsidP="00E30580">
            <w:pPr>
              <w:rPr>
                <w:rFonts w:asciiTheme="minorHAnsi" w:hAnsiTheme="minorHAnsi"/>
              </w:rPr>
            </w:pPr>
            <w:r w:rsidRPr="002B4489">
              <w:rPr>
                <w:rFonts w:asciiTheme="minorHAnsi" w:hAnsiTheme="minorHAnsi"/>
                <w:b/>
              </w:rPr>
              <w:t>20e. Altered or Replacement Duct System using Smoke Test</w:t>
            </w:r>
          </w:p>
          <w:p w14:paraId="0F4B6279" w14:textId="77777777" w:rsidR="002177C6" w:rsidRPr="002B4489" w:rsidRDefault="002177C6" w:rsidP="00EE56E4">
            <w:pPr>
              <w:rPr>
                <w:rFonts w:asciiTheme="minorHAnsi" w:hAnsiTheme="minorHAnsi"/>
              </w:rPr>
            </w:pPr>
            <w:r w:rsidRPr="002B4489">
              <w:rPr>
                <w:rFonts w:asciiTheme="minorHAnsi" w:hAnsiTheme="minorHAnsi"/>
              </w:rPr>
              <w:t>elseif A6=</w:t>
            </w:r>
            <w:r w:rsidRPr="002B4489">
              <w:rPr>
                <w:rFonts w:asciiTheme="minorHAnsi" w:hAnsiTheme="minorHAnsi"/>
                <w:u w:val="single"/>
              </w:rPr>
              <w:t xml:space="preserve"> Replacement </w:t>
            </w:r>
            <w:r w:rsidRPr="002B4489">
              <w:rPr>
                <w:rFonts w:asciiTheme="minorHAnsi" w:hAnsiTheme="minorHAnsi"/>
              </w:rPr>
              <w:t xml:space="preserve">or </w:t>
            </w:r>
            <w:r w:rsidRPr="002B4489">
              <w:rPr>
                <w:rFonts w:asciiTheme="minorHAnsi" w:hAnsiTheme="minorHAnsi"/>
                <w:u w:val="single"/>
              </w:rPr>
              <w:t>Alteration</w:t>
            </w:r>
            <w:r w:rsidRPr="002B4489">
              <w:rPr>
                <w:rFonts w:asciiTheme="minorHAnsi" w:hAnsiTheme="minorHAnsi"/>
              </w:rPr>
              <w:t>; then display method:</w:t>
            </w:r>
          </w:p>
          <w:p w14:paraId="0F4B627A" w14:textId="77777777" w:rsidR="002177C6" w:rsidRPr="002B4489" w:rsidRDefault="002177C6" w:rsidP="00EE56E4">
            <w:pPr>
              <w:rPr>
                <w:rFonts w:asciiTheme="minorHAnsi" w:hAnsiTheme="minorHAnsi"/>
                <w:b/>
              </w:rPr>
            </w:pPr>
            <w:r w:rsidRPr="002B4489">
              <w:rPr>
                <w:rFonts w:asciiTheme="minorHAnsi" w:hAnsiTheme="minorHAnsi"/>
                <w:b/>
              </w:rPr>
              <w:t>20d. Altered or Replacement Duct System</w:t>
            </w:r>
          </w:p>
          <w:p w14:paraId="0F4B627B" w14:textId="77777777" w:rsidR="002177C6" w:rsidRPr="002B4489" w:rsidRDefault="002177C6" w:rsidP="00EE56E4">
            <w:pPr>
              <w:rPr>
                <w:rFonts w:asciiTheme="minorHAnsi" w:hAnsiTheme="minorHAnsi"/>
              </w:rPr>
            </w:pPr>
            <w:r w:rsidRPr="002B4489">
              <w:rPr>
                <w:rFonts w:asciiTheme="minorHAnsi" w:hAnsiTheme="minorHAnsi"/>
              </w:rPr>
              <w:t>elseif A6=</w:t>
            </w:r>
            <w:r w:rsidRPr="002B4489">
              <w:rPr>
                <w:rFonts w:asciiTheme="minorHAnsi" w:hAnsiTheme="minorHAnsi"/>
                <w:u w:val="single"/>
              </w:rPr>
              <w:t>New</w:t>
            </w:r>
            <w:r w:rsidRPr="002B4489">
              <w:rPr>
                <w:rFonts w:asciiTheme="minorHAnsi" w:hAnsiTheme="minorHAnsi"/>
              </w:rPr>
              <w:t xml:space="preserve"> and 4=</w:t>
            </w:r>
            <w:r w:rsidRPr="002B4489">
              <w:rPr>
                <w:rFonts w:asciiTheme="minorHAnsi" w:hAnsiTheme="minorHAnsi"/>
                <w:u w:val="single"/>
              </w:rPr>
              <w:t>VLLDCS (true)</w:t>
            </w:r>
            <w:r w:rsidRPr="002B4489">
              <w:rPr>
                <w:rFonts w:asciiTheme="minorHAnsi" w:hAnsiTheme="minorHAnsi"/>
              </w:rPr>
              <w:t>; then display method:</w:t>
            </w:r>
          </w:p>
          <w:p w14:paraId="0F4B627C" w14:textId="77777777" w:rsidR="002177C6" w:rsidRPr="002B4489" w:rsidRDefault="002177C6" w:rsidP="00EE56E4">
            <w:pPr>
              <w:rPr>
                <w:rFonts w:asciiTheme="minorHAnsi" w:hAnsiTheme="minorHAnsi"/>
                <w:b/>
              </w:rPr>
            </w:pPr>
            <w:r w:rsidRPr="002B4489">
              <w:rPr>
                <w:rFonts w:asciiTheme="minorHAnsi" w:hAnsiTheme="minorHAnsi"/>
                <w:b/>
              </w:rPr>
              <w:t>20b. Low Leakage Ducts in Conditioned Space</w:t>
            </w:r>
          </w:p>
          <w:p w14:paraId="0F4B627D" w14:textId="77777777" w:rsidR="002177C6" w:rsidRPr="002B4489" w:rsidRDefault="002177C6" w:rsidP="00EE56E4">
            <w:pPr>
              <w:rPr>
                <w:rFonts w:asciiTheme="minorHAnsi" w:hAnsiTheme="minorHAnsi"/>
              </w:rPr>
            </w:pPr>
            <w:r w:rsidRPr="002B4489">
              <w:rPr>
                <w:rFonts w:asciiTheme="minorHAnsi" w:hAnsiTheme="minorHAnsi"/>
              </w:rPr>
              <w:t>elseif A6=</w:t>
            </w:r>
            <w:r w:rsidRPr="002B4489">
              <w:rPr>
                <w:rFonts w:asciiTheme="minorHAnsi" w:hAnsiTheme="minorHAnsi"/>
                <w:u w:val="single"/>
              </w:rPr>
              <w:t>New</w:t>
            </w:r>
            <w:r w:rsidRPr="002B4489">
              <w:rPr>
                <w:rFonts w:asciiTheme="minorHAnsi" w:hAnsiTheme="minorHAnsi"/>
              </w:rPr>
              <w:t xml:space="preserve"> and 5=</w:t>
            </w:r>
            <w:r w:rsidRPr="002B4489">
              <w:rPr>
                <w:rFonts w:asciiTheme="minorHAnsi" w:hAnsiTheme="minorHAnsi"/>
                <w:u w:val="single"/>
              </w:rPr>
              <w:t>VLLAHU (true)</w:t>
            </w:r>
            <w:r w:rsidRPr="002B4489">
              <w:rPr>
                <w:rFonts w:asciiTheme="minorHAnsi" w:hAnsiTheme="minorHAnsi"/>
              </w:rPr>
              <w:t>; then display method:</w:t>
            </w:r>
          </w:p>
          <w:p w14:paraId="0F4B627E" w14:textId="77777777" w:rsidR="002177C6" w:rsidRPr="002B4489" w:rsidRDefault="002177C6" w:rsidP="00EE56E4">
            <w:pPr>
              <w:rPr>
                <w:rFonts w:asciiTheme="minorHAnsi" w:hAnsiTheme="minorHAnsi"/>
                <w:b/>
              </w:rPr>
            </w:pPr>
            <w:r w:rsidRPr="002B4489">
              <w:rPr>
                <w:rFonts w:asciiTheme="minorHAnsi" w:hAnsiTheme="minorHAnsi"/>
                <w:b/>
              </w:rPr>
              <w:t>20c. Low Leakage Air-Handling Unit</w:t>
            </w:r>
          </w:p>
          <w:p w14:paraId="0F4B627F" w14:textId="77777777" w:rsidR="002177C6" w:rsidRPr="002B4489" w:rsidRDefault="002177C6" w:rsidP="00EE56E4">
            <w:pPr>
              <w:rPr>
                <w:rFonts w:asciiTheme="minorHAnsi" w:hAnsiTheme="minorHAnsi"/>
              </w:rPr>
            </w:pPr>
            <w:r w:rsidRPr="002B4489">
              <w:rPr>
                <w:rFonts w:asciiTheme="minorHAnsi" w:hAnsiTheme="minorHAnsi"/>
              </w:rPr>
              <w:t>elseif A6=</w:t>
            </w:r>
            <w:r w:rsidRPr="002B4489">
              <w:rPr>
                <w:rFonts w:asciiTheme="minorHAnsi" w:hAnsiTheme="minorHAnsi"/>
                <w:u w:val="single"/>
              </w:rPr>
              <w:t xml:space="preserve">New then </w:t>
            </w:r>
            <w:r w:rsidRPr="002B4489">
              <w:rPr>
                <w:rFonts w:asciiTheme="minorHAnsi" w:hAnsiTheme="minorHAnsi"/>
              </w:rPr>
              <w:t xml:space="preserve">display method: </w:t>
            </w:r>
          </w:p>
          <w:p w14:paraId="0F4B6280" w14:textId="77777777" w:rsidR="002177C6" w:rsidRPr="002B4489" w:rsidRDefault="002177C6" w:rsidP="00EE56E4">
            <w:pPr>
              <w:rPr>
                <w:rFonts w:asciiTheme="minorHAnsi" w:hAnsiTheme="minorHAnsi"/>
                <w:u w:val="single"/>
              </w:rPr>
            </w:pPr>
            <w:r w:rsidRPr="002B4489">
              <w:rPr>
                <w:rFonts w:asciiTheme="minorHAnsi" w:hAnsiTheme="minorHAnsi"/>
                <w:b/>
              </w:rPr>
              <w:t>20a. Completely New Duct System</w:t>
            </w:r>
            <w:r w:rsidRPr="002B4489">
              <w:rPr>
                <w:rFonts w:asciiTheme="minorHAnsi" w:hAnsiTheme="minorHAnsi"/>
              </w:rPr>
              <w:t>&gt;&gt;</w:t>
            </w:r>
          </w:p>
        </w:tc>
      </w:tr>
    </w:tbl>
    <w:p w14:paraId="0F4B6282" w14:textId="77777777" w:rsidR="00563254" w:rsidRDefault="0056325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563254" w:rsidRPr="002B4489" w14:paraId="0F4B6286" w14:textId="77777777" w:rsidTr="00563254">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F4B6285" w14:textId="17FEEC9A" w:rsidR="00563254" w:rsidRPr="002B4489" w:rsidRDefault="00563254" w:rsidP="00EE56E4">
            <w:pPr>
              <w:rPr>
                <w:rFonts w:asciiTheme="minorHAnsi" w:hAnsiTheme="minorHAnsi"/>
              </w:rPr>
            </w:pPr>
            <w:r w:rsidRPr="001D2E44">
              <w:rPr>
                <w:rFonts w:asciiTheme="minorHAnsi" w:hAnsiTheme="minorHAnsi"/>
                <w:b/>
              </w:rPr>
              <w:t>MCH-20</w:t>
            </w:r>
            <w:r>
              <w:rPr>
                <w:rFonts w:asciiTheme="minorHAnsi" w:hAnsiTheme="minorHAnsi"/>
                <w:b/>
              </w:rPr>
              <w:t>d</w:t>
            </w:r>
            <w:r w:rsidRPr="002B4489">
              <w:rPr>
                <w:rFonts w:asciiTheme="minorHAnsi" w:hAnsiTheme="minorHAnsi"/>
                <w:b/>
              </w:rPr>
              <w:t xml:space="preserve"> - Complete Replacement or Altered Duct System</w:t>
            </w:r>
          </w:p>
        </w:tc>
      </w:tr>
    </w:tbl>
    <w:p w14:paraId="0F4B6287" w14:textId="77777777" w:rsidR="00756AD5" w:rsidRPr="002B4489" w:rsidRDefault="00756AD5" w:rsidP="00756AD5">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8"/>
        <w:gridCol w:w="4050"/>
        <w:gridCol w:w="6252"/>
      </w:tblGrid>
      <w:tr w:rsidR="00756AD5" w:rsidRPr="002B4489" w14:paraId="0F4B6289"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F4B6288" w14:textId="77777777" w:rsidR="00756AD5" w:rsidRPr="002B4489" w:rsidRDefault="00756AD5" w:rsidP="00563254">
            <w:pPr>
              <w:keepNext/>
              <w:rPr>
                <w:rFonts w:asciiTheme="minorHAnsi" w:hAnsiTheme="minorHAnsi"/>
                <w:b/>
              </w:rPr>
            </w:pPr>
            <w:r w:rsidRPr="002B4489">
              <w:rPr>
                <w:rFonts w:asciiTheme="minorHAnsi" w:hAnsiTheme="minorHAnsi"/>
                <w:b/>
              </w:rPr>
              <w:t>B. Duct Leakage Diagnostic Test</w:t>
            </w:r>
          </w:p>
        </w:tc>
      </w:tr>
      <w:tr w:rsidR="00756AD5" w:rsidRPr="002B4489" w14:paraId="0F4B628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A"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1</w:t>
            </w:r>
          </w:p>
        </w:tc>
        <w:tc>
          <w:tcPr>
            <w:tcW w:w="1882" w:type="pct"/>
            <w:tcBorders>
              <w:top w:val="single" w:sz="4" w:space="0" w:color="auto"/>
              <w:left w:val="single" w:sz="4" w:space="0" w:color="auto"/>
              <w:bottom w:val="single" w:sz="4" w:space="0" w:color="auto"/>
              <w:right w:val="single" w:sz="4" w:space="0" w:color="auto"/>
            </w:tcBorders>
            <w:vAlign w:val="center"/>
          </w:tcPr>
          <w:p w14:paraId="0F4B628B" w14:textId="26A9CC22" w:rsidR="00756AD5" w:rsidRPr="002B4489" w:rsidRDefault="00756AD5" w:rsidP="00791BBD">
            <w:pPr>
              <w:keepNext/>
              <w:rPr>
                <w:rFonts w:asciiTheme="minorHAnsi" w:hAnsiTheme="minorHAnsi"/>
              </w:rPr>
            </w:pPr>
            <w:r w:rsidRPr="002B4489">
              <w:rPr>
                <w:rFonts w:asciiTheme="minorHAnsi" w:hAnsiTheme="minorHAnsi"/>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0F4B628C" w14:textId="77777777" w:rsidR="00756AD5" w:rsidRPr="002B4489" w:rsidRDefault="00FD4045" w:rsidP="00563254">
            <w:pPr>
              <w:keepNext/>
              <w:rPr>
                <w:rFonts w:asciiTheme="minorHAnsi" w:hAnsiTheme="minorHAnsi"/>
              </w:rPr>
            </w:pPr>
            <w:r>
              <w:rPr>
                <w:rFonts w:asciiTheme="minorHAnsi" w:hAnsiTheme="minorHAnsi"/>
              </w:rPr>
              <w:t>&lt;&lt;</w:t>
            </w:r>
            <w:r w:rsidRPr="000C7A1E">
              <w:rPr>
                <w:rFonts w:asciiTheme="minorHAnsi" w:hAnsiTheme="minorHAnsi"/>
              </w:rPr>
              <w:t xml:space="preserve">user input is either numeric </w:t>
            </w:r>
            <w:r w:rsidRPr="00311C42">
              <w:rPr>
                <w:rFonts w:asciiTheme="minorHAnsi" w:hAnsiTheme="minorHAnsi"/>
                <w:b/>
              </w:rPr>
              <w:t>x.x</w:t>
            </w:r>
            <w:r w:rsidRPr="000C7A1E">
              <w:rPr>
                <w:rFonts w:asciiTheme="minorHAnsi" w:hAnsiTheme="minorHAnsi"/>
              </w:rPr>
              <w:t>; or select value =N/A&gt;&gt;</w:t>
            </w:r>
          </w:p>
        </w:tc>
      </w:tr>
      <w:tr w:rsidR="00756AD5" w:rsidRPr="002B4489" w14:paraId="0F4B629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8E"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2</w:t>
            </w:r>
          </w:p>
        </w:tc>
        <w:tc>
          <w:tcPr>
            <w:tcW w:w="1882" w:type="pct"/>
            <w:tcBorders>
              <w:top w:val="single" w:sz="4" w:space="0" w:color="auto"/>
              <w:left w:val="single" w:sz="4" w:space="0" w:color="auto"/>
              <w:bottom w:val="single" w:sz="4" w:space="0" w:color="auto"/>
              <w:right w:val="single" w:sz="4" w:space="0" w:color="auto"/>
            </w:tcBorders>
            <w:vAlign w:val="center"/>
          </w:tcPr>
          <w:p w14:paraId="0F4B628F" w14:textId="5B08EB6C" w:rsidR="00756AD5" w:rsidRPr="002B4489" w:rsidRDefault="00756AD5" w:rsidP="00791BBD">
            <w:pPr>
              <w:keepNext/>
              <w:rPr>
                <w:rFonts w:asciiTheme="minorHAnsi" w:hAnsiTheme="minorHAnsi"/>
              </w:rPr>
            </w:pPr>
            <w:r w:rsidRPr="002B4489">
              <w:rPr>
                <w:rFonts w:asciiTheme="minorHAnsi" w:hAnsiTheme="minorHAnsi"/>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0F4B6290" w14:textId="77777777" w:rsidR="00756AD5" w:rsidRPr="002B4489" w:rsidRDefault="00FD4045" w:rsidP="00A4460A">
            <w:pPr>
              <w:keepNext/>
              <w:rPr>
                <w:rFonts w:asciiTheme="minorHAnsi" w:hAnsiTheme="minorHAnsi"/>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311C42">
              <w:rPr>
                <w:rFonts w:asciiTheme="minorHAnsi" w:hAnsiTheme="minorHAnsi"/>
                <w:b/>
              </w:rPr>
              <w:t>xxx</w:t>
            </w:r>
            <w:r w:rsidR="00A4460A" w:rsidRPr="00311C42">
              <w:rPr>
                <w:rFonts w:asciiTheme="minorHAnsi" w:hAnsiTheme="minorHAnsi"/>
                <w:b/>
              </w:rPr>
              <w:t>.x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756AD5" w:rsidRPr="002B4489" w14:paraId="0F4B629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2"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3</w:t>
            </w:r>
          </w:p>
        </w:tc>
        <w:tc>
          <w:tcPr>
            <w:tcW w:w="1882" w:type="pct"/>
            <w:tcBorders>
              <w:top w:val="single" w:sz="4" w:space="0" w:color="auto"/>
              <w:left w:val="single" w:sz="4" w:space="0" w:color="auto"/>
              <w:bottom w:val="single" w:sz="4" w:space="0" w:color="auto"/>
              <w:right w:val="single" w:sz="4" w:space="0" w:color="auto"/>
            </w:tcBorders>
            <w:vAlign w:val="center"/>
          </w:tcPr>
          <w:p w14:paraId="0F4B6293" w14:textId="003C7B7C" w:rsidR="00756AD5" w:rsidRPr="002B4489" w:rsidRDefault="00756AD5" w:rsidP="00791BBD">
            <w:pPr>
              <w:keepNext/>
              <w:rPr>
                <w:rFonts w:asciiTheme="minorHAnsi" w:hAnsiTheme="minorHAnsi"/>
              </w:rPr>
            </w:pPr>
            <w:r w:rsidRPr="002B4489">
              <w:rPr>
                <w:rFonts w:asciiTheme="minorHAnsi" w:hAnsiTheme="minorHAnsi"/>
              </w:rPr>
              <w:t xml:space="preserve">Conditioned Floor Area </w:t>
            </w:r>
            <w:r w:rsidR="00E05304" w:rsidRPr="002B4489">
              <w:rPr>
                <w:rFonts w:asciiTheme="minorHAnsi" w:hAnsiTheme="minorHAnsi"/>
              </w:rPr>
              <w:t xml:space="preserve">Served by this HVAC System </w:t>
            </w:r>
            <w:r w:rsidRPr="002B4489">
              <w:rPr>
                <w:rFonts w:asciiTheme="minorHAnsi" w:hAnsiTheme="minorHAnsi"/>
              </w:rPr>
              <w:t>(ft</w:t>
            </w:r>
            <w:r w:rsidRPr="00226F4D">
              <w:rPr>
                <w:rFonts w:asciiTheme="minorHAnsi" w:hAnsiTheme="minorHAnsi"/>
                <w:vertAlign w:val="superscript"/>
              </w:rPr>
              <w:t>2</w:t>
            </w:r>
            <w:r w:rsidRPr="002B4489">
              <w:rPr>
                <w:rFonts w:asciiTheme="minorHAnsi" w:hAnsiTheme="minorHAnsi"/>
              </w:rPr>
              <w:t>)</w:t>
            </w:r>
          </w:p>
        </w:tc>
        <w:tc>
          <w:tcPr>
            <w:tcW w:w="2905" w:type="pct"/>
            <w:tcBorders>
              <w:top w:val="single" w:sz="4" w:space="0" w:color="auto"/>
              <w:left w:val="single" w:sz="4" w:space="0" w:color="auto"/>
              <w:bottom w:val="single" w:sz="4" w:space="0" w:color="auto"/>
              <w:right w:val="single" w:sz="4" w:space="0" w:color="auto"/>
            </w:tcBorders>
            <w:vAlign w:val="center"/>
          </w:tcPr>
          <w:p w14:paraId="0F4B6294" w14:textId="77777777" w:rsidR="00756AD5" w:rsidRPr="002B4489" w:rsidRDefault="00756AD5" w:rsidP="00791BBD">
            <w:pPr>
              <w:keepNext/>
              <w:rPr>
                <w:rFonts w:asciiTheme="minorHAnsi" w:hAnsiTheme="minorHAnsi"/>
              </w:rPr>
            </w:pPr>
            <w:r w:rsidRPr="002B4489">
              <w:rPr>
                <w:rFonts w:asciiTheme="minorHAnsi" w:hAnsiTheme="minorHAnsi"/>
              </w:rPr>
              <w:t xml:space="preserve">&lt;&lt;user input:  numeric xx,xxx (should be consistent with </w:t>
            </w:r>
            <w:r w:rsidR="00896001" w:rsidRPr="002B4489">
              <w:rPr>
                <w:rFonts w:asciiTheme="minorHAnsi" w:hAnsiTheme="minorHAnsi"/>
              </w:rPr>
              <w:t>CF1R</w:t>
            </w:r>
            <w:r w:rsidRPr="002B4489">
              <w:rPr>
                <w:rFonts w:asciiTheme="minorHAnsi" w:hAnsiTheme="minorHAnsi"/>
              </w:rPr>
              <w:t xml:space="preserve"> zone CFA data; however null entry is allowed because zone cfa is only needed for the default airflow calc)</w:t>
            </w:r>
          </w:p>
        </w:tc>
      </w:tr>
      <w:tr w:rsidR="00756AD5" w:rsidRPr="002B4489" w14:paraId="0F4B629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6"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4</w:t>
            </w:r>
          </w:p>
        </w:tc>
        <w:tc>
          <w:tcPr>
            <w:tcW w:w="1882" w:type="pct"/>
            <w:tcBorders>
              <w:top w:val="single" w:sz="4" w:space="0" w:color="auto"/>
              <w:left w:val="single" w:sz="4" w:space="0" w:color="auto"/>
              <w:bottom w:val="single" w:sz="4" w:space="0" w:color="auto"/>
              <w:right w:val="single" w:sz="4" w:space="0" w:color="auto"/>
            </w:tcBorders>
            <w:vAlign w:val="center"/>
          </w:tcPr>
          <w:p w14:paraId="0F4B6297" w14:textId="2B59F115" w:rsidR="00756AD5" w:rsidRPr="002B4489" w:rsidRDefault="007412CC" w:rsidP="00791BBD">
            <w:pPr>
              <w:keepNext/>
              <w:rPr>
                <w:rFonts w:asciiTheme="minorHAnsi" w:hAnsiTheme="minorHAnsi"/>
              </w:rPr>
            </w:pPr>
            <w:r w:rsidRPr="002B4489">
              <w:rPr>
                <w:rFonts w:asciiTheme="minorHAnsi" w:hAnsiTheme="minorHAnsi"/>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0F4B6298" w14:textId="77777777" w:rsidR="00756AD5" w:rsidRPr="002B4489" w:rsidRDefault="00756AD5" w:rsidP="007412CC">
            <w:pPr>
              <w:keepNext/>
              <w:rPr>
                <w:rFonts w:asciiTheme="minorHAnsi" w:hAnsiTheme="minorHAnsi"/>
              </w:rPr>
            </w:pPr>
            <w:r w:rsidRPr="002B4489">
              <w:rPr>
                <w:rFonts w:asciiTheme="minorHAnsi" w:hAnsiTheme="minorHAnsi"/>
              </w:rPr>
              <w:t>&lt;&lt;</w:t>
            </w:r>
            <w:r w:rsidR="007412CC" w:rsidRPr="002B4489">
              <w:rPr>
                <w:rFonts w:asciiTheme="minorHAnsi" w:hAnsiTheme="minorHAnsi"/>
              </w:rPr>
              <w:t>Auto filled field</w:t>
            </w:r>
            <w:r w:rsidRPr="002B4489">
              <w:rPr>
                <w:rFonts w:asciiTheme="minorHAnsi" w:hAnsiTheme="minorHAnsi"/>
              </w:rPr>
              <w:t>:  TestFinal</w:t>
            </w:r>
            <w:r w:rsidR="007412CC" w:rsidRPr="002B4489">
              <w:rPr>
                <w:rFonts w:asciiTheme="minorHAnsi" w:hAnsiTheme="minorHAnsi"/>
              </w:rPr>
              <w:t xml:space="preserve"> (this is the only allowable test condition for </w:t>
            </w:r>
            <w:r w:rsidR="007412CC" w:rsidRPr="002B4489">
              <w:rPr>
                <w:rFonts w:asciiTheme="minorHAnsi" w:hAnsiTheme="minorHAnsi"/>
                <w:u w:val="single"/>
              </w:rPr>
              <w:t>Replacement/Alteration)</w:t>
            </w:r>
            <w:r w:rsidRPr="002B4489">
              <w:rPr>
                <w:rFonts w:asciiTheme="minorHAnsi" w:hAnsiTheme="minorHAnsi"/>
              </w:rPr>
              <w:t>&gt;&gt;</w:t>
            </w:r>
          </w:p>
        </w:tc>
      </w:tr>
      <w:tr w:rsidR="00756AD5" w:rsidRPr="002B4489" w14:paraId="0F4B629D"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A"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5</w:t>
            </w:r>
          </w:p>
        </w:tc>
        <w:tc>
          <w:tcPr>
            <w:tcW w:w="1882" w:type="pct"/>
            <w:tcBorders>
              <w:top w:val="single" w:sz="4" w:space="0" w:color="auto"/>
              <w:left w:val="single" w:sz="4" w:space="0" w:color="auto"/>
              <w:bottom w:val="single" w:sz="4" w:space="0" w:color="auto"/>
              <w:right w:val="single" w:sz="4" w:space="0" w:color="auto"/>
            </w:tcBorders>
            <w:vAlign w:val="center"/>
          </w:tcPr>
          <w:p w14:paraId="0F4B629B" w14:textId="0F4F01A6" w:rsidR="00756AD5" w:rsidRPr="002B4489" w:rsidRDefault="00756AD5" w:rsidP="00791BBD">
            <w:pPr>
              <w:keepNext/>
              <w:rPr>
                <w:rFonts w:asciiTheme="minorHAnsi" w:hAnsiTheme="minorHAnsi"/>
              </w:rPr>
            </w:pPr>
            <w:r w:rsidRPr="002B4489">
              <w:rPr>
                <w:rFonts w:asciiTheme="minorHAnsi" w:hAnsiTheme="minorHAnsi"/>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9C" w14:textId="77777777" w:rsidR="00756AD5" w:rsidRPr="002B4489" w:rsidRDefault="00756AD5" w:rsidP="00791BBD">
            <w:pPr>
              <w:keepNext/>
              <w:rPr>
                <w:rFonts w:asciiTheme="minorHAnsi" w:hAnsiTheme="minorHAnsi"/>
              </w:rPr>
            </w:pPr>
            <w:r w:rsidRPr="002B4489">
              <w:rPr>
                <w:rFonts w:asciiTheme="minorHAnsi" w:hAnsiTheme="minorHAnsi"/>
              </w:rPr>
              <w:t>&lt;&lt;user pick one from list: LeakageToOutside; TotalLeakage&gt;&gt;</w:t>
            </w:r>
          </w:p>
        </w:tc>
      </w:tr>
      <w:tr w:rsidR="00756AD5" w:rsidRPr="002B4489" w14:paraId="0F4B62A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9E"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6</w:t>
            </w:r>
          </w:p>
        </w:tc>
        <w:tc>
          <w:tcPr>
            <w:tcW w:w="1882" w:type="pct"/>
            <w:tcBorders>
              <w:top w:val="single" w:sz="4" w:space="0" w:color="auto"/>
              <w:left w:val="single" w:sz="4" w:space="0" w:color="auto"/>
              <w:bottom w:val="single" w:sz="4" w:space="0" w:color="auto"/>
              <w:right w:val="single" w:sz="4" w:space="0" w:color="auto"/>
            </w:tcBorders>
            <w:vAlign w:val="center"/>
          </w:tcPr>
          <w:p w14:paraId="0F4B629F" w14:textId="0A884EE1" w:rsidR="00756AD5" w:rsidRPr="002B4489" w:rsidRDefault="00756AD5" w:rsidP="000171A8">
            <w:pPr>
              <w:keepNext/>
              <w:rPr>
                <w:rFonts w:asciiTheme="minorHAnsi" w:hAnsiTheme="minorHAnsi"/>
              </w:rPr>
            </w:pPr>
            <w:r w:rsidRPr="002B4489">
              <w:rPr>
                <w:rFonts w:asciiTheme="minorHAnsi" w:hAnsiTheme="minorHAnsi"/>
              </w:rPr>
              <w:t>Leakage</w:t>
            </w:r>
            <w:r w:rsidR="00226F4D">
              <w:rPr>
                <w:rFonts w:asciiTheme="minorHAnsi" w:hAnsiTheme="minorHAnsi"/>
              </w:rPr>
              <w:t xml:space="preserve"> </w:t>
            </w:r>
            <w:r w:rsidRPr="002B4489">
              <w:rPr>
                <w:rFonts w:asciiTheme="minorHAnsi" w:hAnsiTheme="minorHAnsi"/>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0F4B62A0" w14:textId="77777777" w:rsidR="00756AD5" w:rsidRPr="002B4489" w:rsidRDefault="00756AD5" w:rsidP="00791BBD">
            <w:pPr>
              <w:keepNext/>
              <w:rPr>
                <w:rFonts w:asciiTheme="minorHAnsi" w:hAnsiTheme="minorHAnsi"/>
              </w:rPr>
            </w:pPr>
            <w:r w:rsidRPr="002B4489">
              <w:rPr>
                <w:rFonts w:asciiTheme="minorHAnsi" w:hAnsiTheme="minorHAnsi"/>
              </w:rPr>
              <w:t>&lt;&lt;calculated field:</w:t>
            </w:r>
          </w:p>
          <w:p w14:paraId="0F4B62A1" w14:textId="64FF04DC" w:rsidR="00756AD5" w:rsidRPr="002B4489" w:rsidRDefault="00756AD5" w:rsidP="00791BBD">
            <w:pPr>
              <w:keepNext/>
              <w:rPr>
                <w:rFonts w:asciiTheme="minorHAnsi" w:hAnsiTheme="minorHAnsi"/>
              </w:rPr>
            </w:pPr>
            <w:r w:rsidRPr="002B4489">
              <w:rPr>
                <w:rFonts w:asciiTheme="minorHAnsi" w:hAnsiTheme="minorHAnsi"/>
              </w:rPr>
              <w:t xml:space="preserve">if TotalLeakage and </w:t>
            </w:r>
            <w:r w:rsidR="007412CC" w:rsidRPr="002B4489">
              <w:rPr>
                <w:u w:val="single"/>
              </w:rPr>
              <w:t>SingleFamily</w:t>
            </w:r>
            <w:r w:rsidR="007412CC" w:rsidRPr="002B4489">
              <w:t xml:space="preserve"> and </w:t>
            </w:r>
            <w:r w:rsidRPr="002B4489">
              <w:rPr>
                <w:rFonts w:asciiTheme="minorHAnsi" w:hAnsiTheme="minorHAnsi"/>
              </w:rPr>
              <w:t>TestFinal</w:t>
            </w:r>
            <w:r w:rsidR="00FD46AA" w:rsidRPr="002B4489">
              <w:rPr>
                <w:rFonts w:asciiTheme="minorHAnsi" w:hAnsiTheme="minorHAnsi"/>
              </w:rPr>
              <w:t xml:space="preserve"> and</w:t>
            </w:r>
            <w:r w:rsidRPr="002B4489">
              <w:rPr>
                <w:rFonts w:asciiTheme="minorHAnsi" w:hAnsiTheme="minorHAnsi"/>
              </w:rPr>
              <w:t xml:space="preserve"> </w:t>
            </w:r>
            <w:r w:rsidR="00FD46AA" w:rsidRPr="002B4489">
              <w:rPr>
                <w:rFonts w:asciiTheme="minorHAnsi" w:hAnsiTheme="minorHAnsi"/>
                <w:u w:val="single"/>
              </w:rPr>
              <w:t>Replacement</w:t>
            </w:r>
            <w:r w:rsidR="00FD46AA" w:rsidRPr="002B4489">
              <w:rPr>
                <w:rFonts w:asciiTheme="minorHAnsi" w:hAnsiTheme="minorHAnsi"/>
              </w:rPr>
              <w:t xml:space="preserve"> </w:t>
            </w:r>
            <w:r w:rsidRPr="002B4489">
              <w:rPr>
                <w:rFonts w:asciiTheme="minorHAnsi" w:hAnsiTheme="minorHAnsi"/>
              </w:rPr>
              <w:t>then LeakageFactor=</w:t>
            </w:r>
            <w:r w:rsidRPr="002B4489">
              <w:rPr>
                <w:rFonts w:asciiTheme="minorHAnsi" w:hAnsiTheme="minorHAnsi"/>
                <w:u w:val="single"/>
              </w:rPr>
              <w:t>0.0</w:t>
            </w:r>
            <w:r w:rsidR="00CA30FC">
              <w:rPr>
                <w:rFonts w:asciiTheme="minorHAnsi" w:hAnsiTheme="minorHAnsi"/>
                <w:u w:val="single"/>
              </w:rPr>
              <w:t>5</w:t>
            </w:r>
            <w:r w:rsidRPr="002B4489">
              <w:rPr>
                <w:rFonts w:asciiTheme="minorHAnsi" w:hAnsiTheme="minorHAnsi"/>
              </w:rPr>
              <w:t xml:space="preserve">; </w:t>
            </w:r>
          </w:p>
          <w:p w14:paraId="0F4B62A2" w14:textId="77777777" w:rsidR="007412CC" w:rsidRPr="002B4489" w:rsidRDefault="007412CC" w:rsidP="00791BBD">
            <w:pPr>
              <w:keepNext/>
              <w:rPr>
                <w:rFonts w:asciiTheme="minorHAnsi" w:hAnsiTheme="minorHAnsi"/>
              </w:rPr>
            </w:pPr>
            <w:r w:rsidRPr="002B4489">
              <w:rPr>
                <w:rFonts w:asciiTheme="minorHAnsi" w:hAnsiTheme="minorHAnsi"/>
              </w:rPr>
              <w:t xml:space="preserve">elseif TotalLeakage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0.12</w:t>
            </w:r>
            <w:r w:rsidRPr="002B4489">
              <w:rPr>
                <w:rFonts w:asciiTheme="minorHAnsi" w:hAnsiTheme="minorHAnsi"/>
              </w:rPr>
              <w:t xml:space="preserve">; </w:t>
            </w:r>
          </w:p>
          <w:p w14:paraId="0F4B62A3" w14:textId="4380225B" w:rsidR="00994E2E" w:rsidRPr="002B4489" w:rsidRDefault="00994E2E" w:rsidP="00791BBD">
            <w:pPr>
              <w:keepNext/>
              <w:rPr>
                <w:rFonts w:asciiTheme="minorHAnsi" w:hAnsiTheme="minorHAnsi"/>
              </w:rPr>
            </w:pPr>
            <w:r w:rsidRPr="002B4489">
              <w:rPr>
                <w:rFonts w:asciiTheme="minorHAnsi" w:hAnsiTheme="minorHAnsi"/>
              </w:rPr>
              <w:t xml:space="preserve">elseif LeakageToOutside and </w:t>
            </w:r>
            <w:r w:rsidRPr="002B4489">
              <w:rPr>
                <w:u w:val="single"/>
              </w:rPr>
              <w:t>MultiFamily</w:t>
            </w:r>
            <w:r w:rsidRPr="002B4489">
              <w:t xml:space="preserve"> and </w:t>
            </w:r>
            <w:r w:rsidRPr="002B4489">
              <w:rPr>
                <w:rFonts w:asciiTheme="minorHAnsi" w:hAnsiTheme="minorHAnsi"/>
              </w:rPr>
              <w:t xml:space="preserve">TestFinal and </w:t>
            </w:r>
            <w:r w:rsidRPr="002B4489">
              <w:rPr>
                <w:rFonts w:asciiTheme="minorHAnsi" w:hAnsiTheme="minorHAnsi"/>
                <w:u w:val="single"/>
              </w:rPr>
              <w:t>Replacement</w:t>
            </w:r>
            <w:r w:rsidRPr="002B4489">
              <w:rPr>
                <w:rFonts w:asciiTheme="minorHAnsi" w:hAnsiTheme="minorHAnsi"/>
              </w:rPr>
              <w:t xml:space="preserve"> then LeakageFactor=</w:t>
            </w:r>
            <w:r w:rsidRPr="002B4489">
              <w:rPr>
                <w:rFonts w:asciiTheme="minorHAnsi" w:hAnsiTheme="minorHAnsi"/>
                <w:u w:val="single"/>
              </w:rPr>
              <w:t>0.</w:t>
            </w:r>
            <w:r w:rsidR="00B716CE">
              <w:rPr>
                <w:rFonts w:asciiTheme="minorHAnsi" w:hAnsiTheme="minorHAnsi"/>
                <w:u w:val="single"/>
              </w:rPr>
              <w:t>0</w:t>
            </w:r>
            <w:ins w:id="0" w:author="Smith, Alexis@Energy" w:date="2018-06-04T12:32:00Z">
              <w:r w:rsidR="00DC21EE">
                <w:rPr>
                  <w:rFonts w:asciiTheme="minorHAnsi" w:hAnsiTheme="minorHAnsi"/>
                  <w:u w:val="single"/>
                </w:rPr>
                <w:t>6</w:t>
              </w:r>
            </w:ins>
            <w:bookmarkStart w:id="1" w:name="_GoBack"/>
            <w:bookmarkEnd w:id="1"/>
            <w:del w:id="2" w:author="Smith, Alexis@Energy" w:date="2018-06-04T12:32:00Z">
              <w:r w:rsidR="00CA30FC" w:rsidDel="00DC21EE">
                <w:rPr>
                  <w:rFonts w:asciiTheme="minorHAnsi" w:hAnsiTheme="minorHAnsi"/>
                  <w:u w:val="single"/>
                </w:rPr>
                <w:delText>5</w:delText>
              </w:r>
            </w:del>
            <w:r w:rsidRPr="002B4489">
              <w:rPr>
                <w:rFonts w:asciiTheme="minorHAnsi" w:hAnsiTheme="minorHAnsi"/>
              </w:rPr>
              <w:t xml:space="preserve">; </w:t>
            </w:r>
          </w:p>
          <w:p w14:paraId="0F4B62A4" w14:textId="77777777" w:rsidR="00FD46AA" w:rsidRPr="002B4489" w:rsidRDefault="00FD46AA" w:rsidP="00791BBD">
            <w:pPr>
              <w:keepNext/>
              <w:rPr>
                <w:rFonts w:asciiTheme="minorHAnsi" w:hAnsiTheme="minorHAnsi"/>
              </w:rPr>
            </w:pPr>
            <w:r w:rsidRPr="002B4489">
              <w:rPr>
                <w:rFonts w:asciiTheme="minorHAnsi" w:hAnsiTheme="minorHAnsi"/>
              </w:rPr>
              <w:t xml:space="preserve">elseif TotalLeakage </w:t>
            </w:r>
            <w:r w:rsidR="00756AD5" w:rsidRPr="002B4489">
              <w:rPr>
                <w:rFonts w:asciiTheme="minorHAnsi" w:hAnsiTheme="minorHAnsi"/>
              </w:rPr>
              <w:t xml:space="preserve">and TestFinal </w:t>
            </w:r>
            <w:r w:rsidRPr="002B4489">
              <w:rPr>
                <w:rFonts w:asciiTheme="minorHAnsi" w:hAnsiTheme="minorHAnsi"/>
              </w:rPr>
              <w:t xml:space="preserve">and </w:t>
            </w:r>
            <w:r w:rsidRPr="002B4489">
              <w:rPr>
                <w:rFonts w:asciiTheme="minorHAnsi" w:hAnsiTheme="minorHAnsi"/>
                <w:u w:val="single"/>
              </w:rPr>
              <w:t>Alteration</w:t>
            </w:r>
            <w:r w:rsidRPr="002B4489">
              <w:rPr>
                <w:rFonts w:asciiTheme="minorHAnsi" w:hAnsiTheme="minorHAnsi"/>
              </w:rPr>
              <w:t xml:space="preserve"> </w:t>
            </w:r>
            <w:r w:rsidR="00756AD5" w:rsidRPr="002B4489">
              <w:rPr>
                <w:rFonts w:asciiTheme="minorHAnsi" w:hAnsiTheme="minorHAnsi"/>
              </w:rPr>
              <w:t xml:space="preserve">then </w:t>
            </w:r>
          </w:p>
          <w:p w14:paraId="0F4B62A5" w14:textId="77777777" w:rsidR="00756AD5" w:rsidRPr="002B4489" w:rsidRDefault="00756AD5" w:rsidP="00791BBD">
            <w:pPr>
              <w:keepNext/>
              <w:rPr>
                <w:rFonts w:asciiTheme="minorHAnsi" w:hAnsiTheme="minorHAnsi"/>
              </w:rPr>
            </w:pPr>
            <w:r w:rsidRPr="002B4489">
              <w:rPr>
                <w:rFonts w:asciiTheme="minorHAnsi" w:hAnsiTheme="minorHAnsi"/>
              </w:rPr>
              <w:t>LeakageFactor=</w:t>
            </w:r>
            <w:r w:rsidRPr="002B4489">
              <w:rPr>
                <w:rFonts w:asciiTheme="minorHAnsi" w:hAnsiTheme="minorHAnsi"/>
                <w:u w:val="single"/>
              </w:rPr>
              <w:t>0.1</w:t>
            </w:r>
            <w:r w:rsidR="00FD46AA" w:rsidRPr="002B4489">
              <w:rPr>
                <w:rFonts w:asciiTheme="minorHAnsi" w:hAnsiTheme="minorHAnsi"/>
                <w:u w:val="single"/>
              </w:rPr>
              <w:t>5</w:t>
            </w:r>
            <w:r w:rsidR="008A5559" w:rsidRPr="002B4489">
              <w:rPr>
                <w:rFonts w:asciiTheme="minorHAnsi" w:hAnsiTheme="minorHAnsi"/>
                <w:u w:val="single"/>
              </w:rPr>
              <w:t xml:space="preserve"> </w:t>
            </w:r>
            <w:r w:rsidR="00AC0805" w:rsidRPr="002B4489">
              <w:rPr>
                <w:rFonts w:asciiTheme="minorHAnsi" w:hAnsiTheme="minorHAnsi"/>
              </w:rPr>
              <w:t>(applicable to both single and multifamily)</w:t>
            </w:r>
            <w:r w:rsidRPr="002B4489">
              <w:rPr>
                <w:rFonts w:asciiTheme="minorHAnsi" w:hAnsiTheme="minorHAnsi"/>
              </w:rPr>
              <w:t xml:space="preserve">;  </w:t>
            </w:r>
          </w:p>
          <w:p w14:paraId="0F4B62A6" w14:textId="77777777" w:rsidR="00756AD5" w:rsidRPr="002B4489" w:rsidRDefault="00FD46AA" w:rsidP="00791BBD">
            <w:pPr>
              <w:keepNext/>
              <w:rPr>
                <w:rFonts w:asciiTheme="minorHAnsi" w:hAnsiTheme="minorHAnsi"/>
              </w:rPr>
            </w:pPr>
            <w:r w:rsidRPr="002B4489">
              <w:rPr>
                <w:rFonts w:asciiTheme="minorHAnsi" w:hAnsiTheme="minorHAnsi"/>
              </w:rPr>
              <w:t xml:space="preserve">elseif LeakageToOutside </w:t>
            </w:r>
            <w:r w:rsidR="00756AD5" w:rsidRPr="002B4489">
              <w:rPr>
                <w:rFonts w:asciiTheme="minorHAnsi" w:hAnsiTheme="minorHAnsi"/>
              </w:rPr>
              <w:t xml:space="preserve">and TestFinal </w:t>
            </w:r>
            <w:r w:rsidRPr="002B4489">
              <w:rPr>
                <w:rFonts w:asciiTheme="minorHAnsi" w:hAnsiTheme="minorHAnsi"/>
              </w:rPr>
              <w:t xml:space="preserve">and </w:t>
            </w:r>
            <w:r w:rsidRPr="002B4489">
              <w:rPr>
                <w:rFonts w:asciiTheme="minorHAnsi" w:hAnsiTheme="minorHAnsi"/>
                <w:u w:val="single"/>
              </w:rPr>
              <w:t>Alteration</w:t>
            </w:r>
            <w:r w:rsidRPr="002B4489">
              <w:rPr>
                <w:rFonts w:asciiTheme="minorHAnsi" w:hAnsiTheme="minorHAnsi"/>
              </w:rPr>
              <w:t xml:space="preserve"> </w:t>
            </w:r>
            <w:r w:rsidR="00756AD5" w:rsidRPr="002B4489">
              <w:rPr>
                <w:rFonts w:asciiTheme="minorHAnsi" w:hAnsiTheme="minorHAnsi"/>
              </w:rPr>
              <w:t>then LeakageFactor=</w:t>
            </w:r>
            <w:r w:rsidR="00756AD5" w:rsidRPr="002B4489">
              <w:rPr>
                <w:rFonts w:asciiTheme="minorHAnsi" w:hAnsiTheme="minorHAnsi"/>
                <w:u w:val="single"/>
              </w:rPr>
              <w:t>0.</w:t>
            </w:r>
            <w:r w:rsidRPr="002B4489">
              <w:rPr>
                <w:rFonts w:asciiTheme="minorHAnsi" w:hAnsiTheme="minorHAnsi"/>
                <w:u w:val="single"/>
              </w:rPr>
              <w:t>10</w:t>
            </w:r>
            <w:r w:rsidR="00F62C32" w:rsidRPr="002B4489">
              <w:rPr>
                <w:rFonts w:asciiTheme="minorHAnsi" w:hAnsiTheme="minorHAnsi"/>
                <w:u w:val="single"/>
              </w:rPr>
              <w:t xml:space="preserve"> </w:t>
            </w:r>
            <w:r w:rsidR="00AC0805" w:rsidRPr="002B4489">
              <w:rPr>
                <w:rFonts w:asciiTheme="minorHAnsi" w:hAnsiTheme="minorHAnsi"/>
              </w:rPr>
              <w:t>(applicable to both single and multifamily)</w:t>
            </w:r>
            <w:r w:rsidR="00756AD5" w:rsidRPr="002B4489">
              <w:rPr>
                <w:rFonts w:asciiTheme="minorHAnsi" w:hAnsiTheme="minorHAnsi"/>
              </w:rPr>
              <w:t xml:space="preserve">;  </w:t>
            </w:r>
          </w:p>
          <w:p w14:paraId="0F4B62A7" w14:textId="77777777" w:rsidR="00756AD5" w:rsidRPr="002B4489" w:rsidRDefault="00756AD5" w:rsidP="00791BBD">
            <w:pPr>
              <w:keepNext/>
              <w:rPr>
                <w:rFonts w:asciiTheme="minorHAnsi" w:hAnsiTheme="minorHAnsi"/>
              </w:rPr>
            </w:pPr>
            <w:r w:rsidRPr="002B4489">
              <w:rPr>
                <w:rFonts w:asciiTheme="minorHAnsi" w:hAnsiTheme="minorHAnsi"/>
              </w:rPr>
              <w:t xml:space="preserve">else </w:t>
            </w:r>
            <w:r w:rsidR="00AC0805" w:rsidRPr="002B4489">
              <w:rPr>
                <w:rFonts w:asciiTheme="minorHAnsi" w:hAnsiTheme="minorHAnsi"/>
              </w:rPr>
              <w:t>error message</w:t>
            </w:r>
            <w:r w:rsidRPr="002B4489">
              <w:rPr>
                <w:rFonts w:asciiTheme="minorHAnsi" w:hAnsiTheme="minorHAnsi"/>
              </w:rPr>
              <w:t xml:space="preserve"> if invalid entries for arguments&gt;&gt;</w:t>
            </w:r>
          </w:p>
        </w:tc>
      </w:tr>
      <w:tr w:rsidR="00756AD5" w:rsidRPr="002B4489" w14:paraId="0F4B62A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A9"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7</w:t>
            </w:r>
          </w:p>
        </w:tc>
        <w:tc>
          <w:tcPr>
            <w:tcW w:w="1882" w:type="pct"/>
            <w:tcBorders>
              <w:top w:val="single" w:sz="4" w:space="0" w:color="auto"/>
              <w:left w:val="single" w:sz="4" w:space="0" w:color="auto"/>
              <w:bottom w:val="single" w:sz="4" w:space="0" w:color="auto"/>
              <w:right w:val="single" w:sz="4" w:space="0" w:color="auto"/>
            </w:tcBorders>
            <w:vAlign w:val="center"/>
          </w:tcPr>
          <w:p w14:paraId="0F4B62AA" w14:textId="2A46B6F3" w:rsidR="00756AD5" w:rsidRPr="002B4489" w:rsidRDefault="00756AD5" w:rsidP="00791BBD">
            <w:pPr>
              <w:keepNext/>
              <w:rPr>
                <w:rFonts w:asciiTheme="minorHAnsi" w:hAnsiTheme="minorHAnsi"/>
              </w:rPr>
            </w:pPr>
            <w:r w:rsidRPr="002B4489">
              <w:rPr>
                <w:rFonts w:asciiTheme="minorHAnsi" w:hAnsiTheme="minorHAnsi"/>
              </w:rPr>
              <w:t>Air-Handler Unit Airflow (AHU</w:t>
            </w:r>
            <w:r w:rsidR="000171A8">
              <w:rPr>
                <w:rFonts w:asciiTheme="minorHAnsi" w:hAnsiTheme="minorHAnsi"/>
              </w:rPr>
              <w:t xml:space="preserve"> </w:t>
            </w:r>
            <w:r w:rsidRPr="002B4489">
              <w:rPr>
                <w:rFonts w:asciiTheme="minorHAnsi" w:hAnsiTheme="minorHAnsi"/>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F4B62AB" w14:textId="77777777" w:rsidR="00756AD5" w:rsidRPr="002B4489" w:rsidRDefault="00756AD5" w:rsidP="00791BBD">
            <w:pPr>
              <w:keepNext/>
              <w:rPr>
                <w:rFonts w:asciiTheme="minorHAnsi" w:hAnsiTheme="minorHAnsi"/>
              </w:rPr>
            </w:pPr>
            <w:r w:rsidRPr="002B4489">
              <w:rPr>
                <w:rFonts w:asciiTheme="minorHAnsi" w:hAnsiTheme="minorHAnsi"/>
              </w:rPr>
              <w:t xml:space="preserve">&lt;&lt;pick one from list:  </w:t>
            </w:r>
            <w:r w:rsidRPr="002B4489">
              <w:rPr>
                <w:rFonts w:asciiTheme="minorHAnsi" w:hAnsiTheme="minorHAnsi"/>
                <w:u w:val="single"/>
              </w:rPr>
              <w:t>DefaultAirflowMethod</w:t>
            </w:r>
            <w:r w:rsidRPr="002B4489">
              <w:rPr>
                <w:rFonts w:asciiTheme="minorHAnsi" w:hAnsiTheme="minorHAnsi"/>
              </w:rPr>
              <w:t xml:space="preserve">;  </w:t>
            </w:r>
            <w:r w:rsidRPr="002B4489">
              <w:rPr>
                <w:rFonts w:asciiTheme="minorHAnsi" w:hAnsiTheme="minorHAnsi"/>
                <w:u w:val="single"/>
              </w:rPr>
              <w:t>CoolingSystemMethod</w:t>
            </w:r>
            <w:r w:rsidRPr="002B4489">
              <w:rPr>
                <w:rFonts w:asciiTheme="minorHAnsi" w:hAnsiTheme="minorHAnsi"/>
              </w:rPr>
              <w:t xml:space="preserve">;  </w:t>
            </w:r>
            <w:r w:rsidRPr="002B4489">
              <w:rPr>
                <w:rFonts w:asciiTheme="minorHAnsi" w:hAnsiTheme="minorHAnsi"/>
                <w:u w:val="single"/>
              </w:rPr>
              <w:t>HeatingSystemMethod</w:t>
            </w:r>
            <w:r w:rsidRPr="002B4489">
              <w:rPr>
                <w:rFonts w:asciiTheme="minorHAnsi" w:hAnsiTheme="minorHAnsi"/>
              </w:rPr>
              <w:t xml:space="preserve">; </w:t>
            </w:r>
            <w:r w:rsidRPr="002B4489">
              <w:rPr>
                <w:rFonts w:asciiTheme="minorHAnsi" w:hAnsiTheme="minorHAnsi"/>
                <w:u w:val="single"/>
              </w:rPr>
              <w:t>MeasuredAirflowMethod</w:t>
            </w:r>
            <w:r w:rsidRPr="002B4489">
              <w:rPr>
                <w:rFonts w:asciiTheme="minorHAnsi" w:hAnsiTheme="minorHAnsi"/>
              </w:rPr>
              <w:t>&gt;&gt;</w:t>
            </w:r>
          </w:p>
        </w:tc>
      </w:tr>
      <w:tr w:rsidR="00756AD5" w:rsidRPr="002B4489" w14:paraId="0F4B62B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AD" w14:textId="77777777" w:rsidR="00756AD5" w:rsidRPr="002B4489" w:rsidRDefault="002177C6" w:rsidP="00791BBD">
            <w:pPr>
              <w:keepNext/>
              <w:jc w:val="center"/>
              <w:rPr>
                <w:rFonts w:asciiTheme="minorHAnsi" w:hAnsiTheme="minorHAnsi"/>
              </w:rPr>
            </w:pPr>
            <w:r>
              <w:rPr>
                <w:rFonts w:asciiTheme="minorHAnsi" w:hAnsiTheme="minorHAnsi"/>
              </w:rPr>
              <w:t>0</w:t>
            </w:r>
            <w:r w:rsidR="00756AD5" w:rsidRPr="002B4489">
              <w:rPr>
                <w:rFonts w:asciiTheme="minorHAnsi" w:hAnsiTheme="minorHAnsi"/>
              </w:rPr>
              <w:t>8</w:t>
            </w:r>
          </w:p>
        </w:tc>
        <w:tc>
          <w:tcPr>
            <w:tcW w:w="1882" w:type="pct"/>
            <w:tcBorders>
              <w:top w:val="single" w:sz="4" w:space="0" w:color="auto"/>
              <w:left w:val="single" w:sz="4" w:space="0" w:color="auto"/>
              <w:bottom w:val="single" w:sz="4" w:space="0" w:color="auto"/>
              <w:right w:val="single" w:sz="4" w:space="0" w:color="auto"/>
            </w:tcBorders>
            <w:vAlign w:val="center"/>
          </w:tcPr>
          <w:p w14:paraId="0F4B62AE" w14:textId="75E55E5E" w:rsidR="00756AD5" w:rsidRPr="002B4489" w:rsidRDefault="00756AD5" w:rsidP="00791BBD">
            <w:pPr>
              <w:keepNext/>
              <w:rPr>
                <w:rFonts w:asciiTheme="minorHAnsi" w:hAnsiTheme="minorHAnsi"/>
              </w:rPr>
            </w:pPr>
            <w:r w:rsidRPr="002B4489">
              <w:rPr>
                <w:rFonts w:asciiTheme="minorHAnsi" w:hAnsiTheme="minorHAnsi"/>
              </w:rPr>
              <w:t>Measured AHU</w:t>
            </w:r>
            <w:r w:rsidR="000171A8">
              <w:rPr>
                <w:rFonts w:asciiTheme="minorHAnsi" w:hAnsiTheme="minorHAnsi"/>
              </w:rPr>
              <w:t xml:space="preserve"> </w:t>
            </w:r>
            <w:r w:rsidRPr="002B4489">
              <w:rPr>
                <w:rFonts w:asciiTheme="minorHAnsi" w:hAnsiTheme="minorHAnsi"/>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0F4B62AF" w14:textId="55B484DE" w:rsidR="00756AD5" w:rsidRPr="002B4489" w:rsidRDefault="00027099" w:rsidP="001B6CEB">
            <w:pPr>
              <w:keepNext/>
              <w:rPr>
                <w:rFonts w:asciiTheme="minorHAnsi" w:hAnsiTheme="minorHAnsi"/>
              </w:rPr>
            </w:pPr>
            <w:r w:rsidRPr="00027099">
              <w:rPr>
                <w:rFonts w:asciiTheme="minorHAnsi" w:hAnsiTheme="minorHAnsi"/>
              </w:rPr>
              <w:t>&lt;&lt;if B07 = MeasuredAirflowMethod, then user enter numeric x,xxx, else if Value in B07 ≠ MeasuredAirflowMethod, then value in B08=n/a&gt;&gt;</w:t>
            </w:r>
          </w:p>
        </w:tc>
      </w:tr>
      <w:tr w:rsidR="00756AD5" w:rsidRPr="002B4489" w14:paraId="0F4B62B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F4B62B1" w14:textId="77777777" w:rsidR="00756AD5" w:rsidRPr="002B4489" w:rsidRDefault="002177C6" w:rsidP="00791BBD">
            <w:pPr>
              <w:keepNext/>
              <w:spacing w:line="240" w:lineRule="exact"/>
              <w:ind w:left="-14" w:firstLine="14"/>
              <w:jc w:val="center"/>
              <w:rPr>
                <w:rFonts w:asciiTheme="minorHAnsi" w:hAnsiTheme="minorHAnsi"/>
              </w:rPr>
            </w:pPr>
            <w:r>
              <w:rPr>
                <w:rFonts w:asciiTheme="minorHAnsi" w:hAnsiTheme="minorHAnsi"/>
              </w:rPr>
              <w:t>09</w:t>
            </w:r>
          </w:p>
        </w:tc>
        <w:tc>
          <w:tcPr>
            <w:tcW w:w="1882" w:type="pct"/>
            <w:tcBorders>
              <w:top w:val="single" w:sz="4" w:space="0" w:color="auto"/>
              <w:left w:val="single" w:sz="4" w:space="0" w:color="auto"/>
              <w:bottom w:val="single" w:sz="4" w:space="0" w:color="auto"/>
              <w:right w:val="single" w:sz="4" w:space="0" w:color="auto"/>
            </w:tcBorders>
            <w:vAlign w:val="center"/>
          </w:tcPr>
          <w:p w14:paraId="0F4B62B2" w14:textId="7B623109" w:rsidR="00756AD5" w:rsidRPr="002B4489" w:rsidRDefault="00756AD5" w:rsidP="00791BBD">
            <w:pPr>
              <w:keepNext/>
              <w:rPr>
                <w:rFonts w:asciiTheme="minorHAnsi" w:hAnsiTheme="minorHAnsi"/>
              </w:rPr>
            </w:pPr>
            <w:r w:rsidRPr="002B4489">
              <w:rPr>
                <w:rFonts w:asciiTheme="minorHAnsi" w:hAnsiTheme="minorHAnsi"/>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0F4B62B3" w14:textId="77777777" w:rsidR="00756AD5" w:rsidRPr="002B4489" w:rsidRDefault="00756AD5" w:rsidP="00791BBD">
            <w:pPr>
              <w:keepNext/>
              <w:rPr>
                <w:rFonts w:asciiTheme="minorHAnsi" w:hAnsiTheme="minorHAnsi"/>
              </w:rPr>
            </w:pPr>
            <w:r w:rsidRPr="002B4489">
              <w:rPr>
                <w:rFonts w:asciiTheme="minorHAnsi" w:hAnsiTheme="minorHAnsi"/>
              </w:rPr>
              <w:t>&lt;&lt;calculated field: numeric xxx:</w:t>
            </w:r>
          </w:p>
          <w:p w14:paraId="0F4B62B4" w14:textId="77777777" w:rsidR="00756AD5" w:rsidRPr="002B4489" w:rsidRDefault="00756AD5" w:rsidP="00791BBD">
            <w:pPr>
              <w:keepNext/>
              <w:rPr>
                <w:rFonts w:asciiTheme="minorHAnsi" w:hAnsiTheme="minorHAnsi"/>
                <w:u w:val="single"/>
              </w:rPr>
            </w:pPr>
            <w:r w:rsidRPr="002B4489">
              <w:rPr>
                <w:rFonts w:asciiTheme="minorHAnsi" w:hAnsiTheme="minorHAnsi"/>
              </w:rPr>
              <w:t xml:space="preserve">if </w:t>
            </w:r>
            <w:r w:rsidRPr="002B4489">
              <w:rPr>
                <w:rFonts w:asciiTheme="minorHAnsi" w:hAnsiTheme="minorHAnsi"/>
                <w:u w:val="single"/>
              </w:rPr>
              <w:t xml:space="preserve">DefaultAirflowMethod then </w:t>
            </w:r>
          </w:p>
          <w:p w14:paraId="0F4B62B5"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AHUAirflow=ZonedCondFloorArea*0.5*</w:t>
            </w:r>
            <w:r w:rsidRPr="002B4489">
              <w:rPr>
                <w:rFonts w:asciiTheme="minorHAnsi" w:hAnsiTheme="minorHAnsi"/>
              </w:rPr>
              <w:t xml:space="preserve"> LeakageFactor</w:t>
            </w:r>
            <w:r w:rsidRPr="002B4489">
              <w:rPr>
                <w:rFonts w:asciiTheme="minorHAnsi" w:hAnsiTheme="minorHAnsi"/>
                <w:u w:val="single"/>
              </w:rPr>
              <w:t>;</w:t>
            </w:r>
          </w:p>
          <w:p w14:paraId="0F4B62B6"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 xml:space="preserve">elseif AHUAirflowMethod= CoolingSystemMethod then </w:t>
            </w:r>
          </w:p>
          <w:p w14:paraId="0F4B62B7"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AHUAirflow=CondenserNomCoolCapacityTon*400*</w:t>
            </w:r>
            <w:r w:rsidRPr="002B4489">
              <w:rPr>
                <w:rFonts w:asciiTheme="minorHAnsi" w:hAnsiTheme="minorHAnsi"/>
              </w:rPr>
              <w:t xml:space="preserve"> LeakageFactor</w:t>
            </w:r>
            <w:r w:rsidRPr="002B4489">
              <w:rPr>
                <w:rFonts w:asciiTheme="minorHAnsi" w:hAnsiTheme="minorHAnsi"/>
                <w:u w:val="single"/>
              </w:rPr>
              <w:t>;</w:t>
            </w:r>
          </w:p>
          <w:p w14:paraId="0F4B62B8"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elseif AHUAirflowMethod= HeatingSystemMethod</w:t>
            </w:r>
          </w:p>
          <w:p w14:paraId="0F4B62B9" w14:textId="77777777" w:rsidR="00756AD5" w:rsidRPr="002B4489" w:rsidRDefault="00756AD5" w:rsidP="00791BBD">
            <w:pPr>
              <w:keepNext/>
              <w:rPr>
                <w:rFonts w:asciiTheme="minorHAnsi" w:hAnsiTheme="minorHAnsi"/>
                <w:u w:val="single"/>
              </w:rPr>
            </w:pPr>
            <w:r w:rsidRPr="002B4489">
              <w:rPr>
                <w:rFonts w:asciiTheme="minorHAnsi" w:hAnsiTheme="minorHAnsi"/>
                <w:u w:val="single"/>
              </w:rPr>
              <w:t>then AHUAirflow=HeatingCapacityKbtuh*21.7*</w:t>
            </w:r>
            <w:r w:rsidRPr="002B4489">
              <w:rPr>
                <w:rFonts w:asciiTheme="minorHAnsi" w:hAnsiTheme="minorHAnsi"/>
              </w:rPr>
              <w:t xml:space="preserve"> LeakageFactor</w:t>
            </w:r>
            <w:r w:rsidRPr="002B4489">
              <w:rPr>
                <w:rFonts w:asciiTheme="minorHAnsi" w:hAnsiTheme="minorHAnsi"/>
                <w:u w:val="single"/>
              </w:rPr>
              <w:t>;</w:t>
            </w:r>
          </w:p>
          <w:p w14:paraId="0F4B62BA" w14:textId="77777777" w:rsidR="00756AD5" w:rsidRPr="002B4489" w:rsidRDefault="00756AD5" w:rsidP="00791BBD">
            <w:pPr>
              <w:keepNext/>
              <w:rPr>
                <w:rFonts w:asciiTheme="minorHAnsi" w:hAnsiTheme="minorHAnsi"/>
              </w:rPr>
            </w:pPr>
            <w:r w:rsidRPr="002B4489">
              <w:rPr>
                <w:rFonts w:asciiTheme="minorHAnsi" w:hAnsiTheme="minorHAnsi"/>
                <w:u w:val="single"/>
              </w:rPr>
              <w:t>elseif AHUAirflowMethod= MeasuredAirflowMethod</w:t>
            </w:r>
            <w:r w:rsidRPr="002B4489">
              <w:rPr>
                <w:rFonts w:asciiTheme="minorHAnsi" w:hAnsiTheme="minorHAnsi"/>
              </w:rPr>
              <w:t xml:space="preserve"> then</w:t>
            </w:r>
          </w:p>
          <w:p w14:paraId="0F4B62BB" w14:textId="77777777" w:rsidR="00756AD5" w:rsidRPr="002B4489" w:rsidRDefault="00756AD5" w:rsidP="00791BBD">
            <w:pPr>
              <w:keepNext/>
              <w:rPr>
                <w:rFonts w:asciiTheme="minorHAnsi" w:hAnsiTheme="minorHAnsi"/>
              </w:rPr>
            </w:pPr>
            <w:r w:rsidRPr="002B4489">
              <w:rPr>
                <w:rFonts w:asciiTheme="minorHAnsi" w:hAnsiTheme="minorHAnsi"/>
                <w:u w:val="single"/>
              </w:rPr>
              <w:t>AHUAirflow=</w:t>
            </w:r>
            <w:r w:rsidRPr="002B4489">
              <w:rPr>
                <w:rFonts w:asciiTheme="minorHAnsi" w:hAnsiTheme="minorHAnsi"/>
              </w:rPr>
              <w:t xml:space="preserve"> Measured AHUAirflow * LeakageFactor</w:t>
            </w:r>
            <w:r w:rsidRPr="002B4489">
              <w:rPr>
                <w:rFonts w:asciiTheme="minorHAnsi" w:hAnsiTheme="minorHAnsi"/>
                <w:u w:val="single"/>
              </w:rPr>
              <w:t>&gt;&gt;</w:t>
            </w:r>
          </w:p>
        </w:tc>
      </w:tr>
      <w:tr w:rsidR="00756AD5" w:rsidRPr="002B4489" w14:paraId="0F4B62C0" w14:textId="77777777" w:rsidTr="00563254">
        <w:trPr>
          <w:trHeight w:val="432"/>
        </w:trPr>
        <w:tc>
          <w:tcPr>
            <w:tcW w:w="213" w:type="pct"/>
            <w:vAlign w:val="center"/>
          </w:tcPr>
          <w:p w14:paraId="0F4B62BD" w14:textId="77777777" w:rsidR="00756AD5" w:rsidRPr="002B4489" w:rsidRDefault="00756AD5" w:rsidP="00791BBD">
            <w:pPr>
              <w:keepNext/>
              <w:spacing w:line="240" w:lineRule="exact"/>
              <w:ind w:left="-14" w:firstLine="14"/>
              <w:jc w:val="center"/>
              <w:rPr>
                <w:rFonts w:asciiTheme="minorHAnsi" w:hAnsiTheme="minorHAnsi"/>
              </w:rPr>
            </w:pPr>
            <w:r w:rsidRPr="002B4489">
              <w:rPr>
                <w:rFonts w:asciiTheme="minorHAnsi" w:hAnsiTheme="minorHAnsi"/>
              </w:rPr>
              <w:t>10</w:t>
            </w:r>
          </w:p>
        </w:tc>
        <w:tc>
          <w:tcPr>
            <w:tcW w:w="1882" w:type="pct"/>
            <w:shd w:val="clear" w:color="auto" w:fill="auto"/>
            <w:vAlign w:val="center"/>
          </w:tcPr>
          <w:p w14:paraId="0F4B62BE" w14:textId="01000DE6" w:rsidR="00756AD5" w:rsidRPr="002B4489" w:rsidRDefault="00756AD5" w:rsidP="000171A8">
            <w:pPr>
              <w:keepNext/>
              <w:rPr>
                <w:rFonts w:asciiTheme="minorHAnsi" w:hAnsiTheme="minorHAnsi"/>
                <w:b/>
              </w:rPr>
            </w:pPr>
            <w:r w:rsidRPr="002B4489">
              <w:rPr>
                <w:rFonts w:asciiTheme="minorHAnsi" w:hAnsiTheme="minorHAnsi"/>
              </w:rPr>
              <w:t xml:space="preserve">Actual </w:t>
            </w:r>
            <w:r w:rsidR="000171A8">
              <w:rPr>
                <w:rFonts w:asciiTheme="minorHAnsi" w:hAnsiTheme="minorHAnsi"/>
              </w:rPr>
              <w:t>D</w:t>
            </w:r>
            <w:r w:rsidRPr="002B4489">
              <w:rPr>
                <w:rFonts w:asciiTheme="minorHAnsi" w:hAnsiTheme="minorHAnsi"/>
              </w:rPr>
              <w:t xml:space="preserve">uct </w:t>
            </w:r>
            <w:r w:rsidR="000171A8">
              <w:rPr>
                <w:rFonts w:asciiTheme="minorHAnsi" w:hAnsiTheme="minorHAnsi"/>
              </w:rPr>
              <w:t>L</w:t>
            </w:r>
            <w:r w:rsidRPr="002B4489">
              <w:rPr>
                <w:rFonts w:asciiTheme="minorHAnsi" w:hAnsiTheme="minorHAnsi"/>
              </w:rPr>
              <w:t xml:space="preserve">eakage </w:t>
            </w:r>
            <w:r w:rsidR="000171A8">
              <w:rPr>
                <w:rFonts w:asciiTheme="minorHAnsi" w:hAnsiTheme="minorHAnsi"/>
              </w:rPr>
              <w:t>R</w:t>
            </w:r>
            <w:r w:rsidRPr="002B4489">
              <w:rPr>
                <w:rFonts w:asciiTheme="minorHAnsi" w:hAnsiTheme="minorHAnsi"/>
              </w:rPr>
              <w:t xml:space="preserve">ate from </w:t>
            </w:r>
            <w:r w:rsidR="000171A8">
              <w:rPr>
                <w:rFonts w:asciiTheme="minorHAnsi" w:hAnsiTheme="minorHAnsi"/>
              </w:rPr>
              <w:t>L</w:t>
            </w:r>
            <w:r w:rsidRPr="002B4489">
              <w:rPr>
                <w:rFonts w:asciiTheme="minorHAnsi" w:hAnsiTheme="minorHAnsi"/>
              </w:rPr>
              <w:t xml:space="preserve">eakage </w:t>
            </w:r>
            <w:r w:rsidR="000171A8">
              <w:rPr>
                <w:rFonts w:asciiTheme="minorHAnsi" w:hAnsiTheme="minorHAnsi"/>
              </w:rPr>
              <w:t>T</w:t>
            </w:r>
            <w:r w:rsidRPr="002B4489">
              <w:rPr>
                <w:rFonts w:asciiTheme="minorHAnsi" w:hAnsiTheme="minorHAnsi"/>
              </w:rPr>
              <w:t xml:space="preserve">est </w:t>
            </w:r>
            <w:r w:rsidR="000171A8">
              <w:rPr>
                <w:rFonts w:asciiTheme="minorHAnsi" w:hAnsiTheme="minorHAnsi"/>
              </w:rPr>
              <w:t>M</w:t>
            </w:r>
            <w:r w:rsidRPr="002B4489">
              <w:rPr>
                <w:rFonts w:asciiTheme="minorHAnsi" w:hAnsiTheme="minorHAnsi"/>
              </w:rPr>
              <w:t>easurement (cfm)</w:t>
            </w:r>
          </w:p>
        </w:tc>
        <w:tc>
          <w:tcPr>
            <w:tcW w:w="2905" w:type="pct"/>
            <w:shd w:val="clear" w:color="auto" w:fill="auto"/>
          </w:tcPr>
          <w:p w14:paraId="0F4B62BF" w14:textId="77777777" w:rsidR="00756AD5" w:rsidRPr="002B4489" w:rsidRDefault="00756AD5" w:rsidP="00791BBD">
            <w:pPr>
              <w:keepNext/>
              <w:rPr>
                <w:rFonts w:asciiTheme="minorHAnsi" w:hAnsiTheme="minorHAnsi"/>
              </w:rPr>
            </w:pPr>
            <w:r w:rsidRPr="002B4489">
              <w:rPr>
                <w:rFonts w:asciiTheme="minorHAnsi" w:hAnsiTheme="minorHAnsi"/>
              </w:rPr>
              <w:t>&lt;&lt;user input: numeric xxx.x&gt;&gt;</w:t>
            </w:r>
          </w:p>
        </w:tc>
      </w:tr>
      <w:tr w:rsidR="00563254" w:rsidRPr="002B4489" w14:paraId="0F4B62C4" w14:textId="77777777" w:rsidTr="00563254">
        <w:trPr>
          <w:trHeight w:val="432"/>
        </w:trPr>
        <w:tc>
          <w:tcPr>
            <w:tcW w:w="213" w:type="pct"/>
            <w:vAlign w:val="center"/>
          </w:tcPr>
          <w:p w14:paraId="0F4B62C1" w14:textId="77777777" w:rsidR="00563254" w:rsidRPr="002B4489" w:rsidRDefault="00563254" w:rsidP="00791BBD">
            <w:pPr>
              <w:keepNext/>
              <w:spacing w:line="240" w:lineRule="exact"/>
              <w:ind w:left="-14" w:firstLine="14"/>
              <w:jc w:val="center"/>
              <w:rPr>
                <w:rFonts w:asciiTheme="minorHAnsi" w:hAnsiTheme="minorHAnsi"/>
              </w:rPr>
            </w:pPr>
            <w:r w:rsidRPr="002B4489">
              <w:rPr>
                <w:rFonts w:asciiTheme="minorHAnsi" w:hAnsiTheme="minorHAnsi"/>
              </w:rPr>
              <w:t>11</w:t>
            </w:r>
          </w:p>
        </w:tc>
        <w:tc>
          <w:tcPr>
            <w:tcW w:w="1882" w:type="pct"/>
            <w:shd w:val="clear" w:color="auto" w:fill="auto"/>
            <w:vAlign w:val="center"/>
          </w:tcPr>
          <w:p w14:paraId="0F4B62C2" w14:textId="383920D7" w:rsidR="00563254" w:rsidRPr="002B4489" w:rsidRDefault="00563254" w:rsidP="000171A8">
            <w:pPr>
              <w:keepNext/>
              <w:rPr>
                <w:rFonts w:asciiTheme="minorHAnsi" w:hAnsiTheme="minorHAnsi"/>
              </w:rPr>
            </w:pPr>
            <w:r w:rsidRPr="002B4489">
              <w:rPr>
                <w:rFonts w:asciiTheme="minorHAnsi" w:hAnsiTheme="minorHAnsi"/>
              </w:rPr>
              <w:t xml:space="preserve">Compliance </w:t>
            </w:r>
            <w:r w:rsidR="000171A8">
              <w:rPr>
                <w:rFonts w:asciiTheme="minorHAnsi" w:hAnsiTheme="minorHAnsi"/>
              </w:rPr>
              <w:t>S</w:t>
            </w:r>
            <w:r w:rsidRPr="002B4489">
              <w:rPr>
                <w:rFonts w:asciiTheme="minorHAnsi" w:hAnsiTheme="minorHAnsi"/>
              </w:rPr>
              <w:t>tatement:</w:t>
            </w:r>
          </w:p>
        </w:tc>
        <w:tc>
          <w:tcPr>
            <w:tcW w:w="2905" w:type="pct"/>
            <w:shd w:val="clear" w:color="auto" w:fill="auto"/>
          </w:tcPr>
          <w:p w14:paraId="77D07CAB" w14:textId="77777777" w:rsidR="000171A8" w:rsidRPr="002B4489" w:rsidRDefault="000171A8" w:rsidP="000171A8">
            <w:pPr>
              <w:rPr>
                <w:rFonts w:asciiTheme="minorHAnsi" w:hAnsiTheme="minorHAnsi"/>
              </w:rPr>
            </w:pPr>
            <w:r w:rsidRPr="002B4489">
              <w:rPr>
                <w:rFonts w:asciiTheme="minorHAnsi" w:hAnsiTheme="minorHAnsi"/>
              </w:rPr>
              <w:t>&lt;&lt;if measured leakage is &lt;or= to target allowed:  "system passes leakage test";</w:t>
            </w:r>
          </w:p>
          <w:p w14:paraId="0F4B62C3" w14:textId="144BA090" w:rsidR="00563254" w:rsidRPr="002B4489" w:rsidRDefault="000171A8" w:rsidP="000171A8">
            <w:pPr>
              <w:keepNext/>
              <w:rPr>
                <w:rFonts w:asciiTheme="minorHAnsi" w:hAnsiTheme="minorHAnsi"/>
              </w:rPr>
            </w:pPr>
            <w:r w:rsidRPr="002B4489">
              <w:rPr>
                <w:rFonts w:asciiTheme="minorHAnsi" w:hAnsiTheme="minorHAnsi"/>
              </w:rPr>
              <w:t>else if measured leakage is &gt; target allowed:  "system fails leakage test".</w:t>
            </w:r>
          </w:p>
        </w:tc>
      </w:tr>
    </w:tbl>
    <w:p w14:paraId="0F4B62C8" w14:textId="4AECB44E" w:rsidR="00756AD5" w:rsidRPr="00226F4D" w:rsidRDefault="00756AD5" w:rsidP="00756AD5">
      <w:pPr>
        <w:rPr>
          <w:rFonts w:asciiTheme="minorHAnsi" w:hAnsiTheme="minorHAnsi"/>
          <w:b/>
        </w:rPr>
      </w:pPr>
      <w:r w:rsidRPr="002B4489">
        <w:rPr>
          <w:rFonts w:asciiTheme="minorHAnsi" w:hAnsiTheme="minorHAnsi"/>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1"/>
        <w:gridCol w:w="10299"/>
      </w:tblGrid>
      <w:tr w:rsidR="00BD03A5" w:rsidRPr="002B4489" w14:paraId="0F4B62CA" w14:textId="77777777" w:rsidTr="00226F4D">
        <w:trPr>
          <w:trHeight w:val="413"/>
        </w:trPr>
        <w:tc>
          <w:tcPr>
            <w:tcW w:w="5000" w:type="pct"/>
            <w:gridSpan w:val="2"/>
            <w:vAlign w:val="center"/>
          </w:tcPr>
          <w:p w14:paraId="0F4B62C9" w14:textId="02AD9999" w:rsidR="00BD03A5" w:rsidRPr="002B4489" w:rsidRDefault="00BD03A5" w:rsidP="000171A8">
            <w:pPr>
              <w:pStyle w:val="Heading3"/>
              <w:numPr>
                <w:ilvl w:val="0"/>
                <w:numId w:val="0"/>
              </w:numPr>
              <w:spacing w:before="0"/>
              <w:ind w:right="86"/>
              <w:rPr>
                <w:rFonts w:asciiTheme="minorHAnsi" w:hAnsiTheme="minorHAnsi"/>
                <w:b/>
                <w:caps/>
                <w:sz w:val="20"/>
              </w:rPr>
            </w:pPr>
            <w:r w:rsidRPr="002B4489">
              <w:rPr>
                <w:rFonts w:asciiTheme="minorHAnsi" w:hAnsiTheme="minorHAnsi"/>
                <w:b/>
                <w:caps/>
                <w:sz w:val="20"/>
              </w:rPr>
              <w:t xml:space="preserve">C. </w:t>
            </w:r>
            <w:r w:rsidR="000171A8" w:rsidRPr="004455CE">
              <w:rPr>
                <w:rFonts w:asciiTheme="minorHAnsi" w:hAnsiTheme="minorHAnsi"/>
                <w:b/>
              </w:rPr>
              <w:t>Additional Requirements for Compliance</w:t>
            </w:r>
          </w:p>
        </w:tc>
      </w:tr>
      <w:tr w:rsidR="00BD03A5" w:rsidRPr="002B4489" w14:paraId="0F4B62CD" w14:textId="77777777" w:rsidTr="00CA11FA">
        <w:trPr>
          <w:trHeight w:val="411"/>
        </w:trPr>
        <w:tc>
          <w:tcPr>
            <w:tcW w:w="214" w:type="pct"/>
            <w:vAlign w:val="center"/>
          </w:tcPr>
          <w:p w14:paraId="0F4B62CB" w14:textId="77777777" w:rsidR="00BD03A5" w:rsidRPr="002B4489" w:rsidRDefault="002177C6" w:rsidP="002177C6">
            <w:pPr>
              <w:jc w:val="center"/>
              <w:rPr>
                <w:rFonts w:asciiTheme="minorHAnsi" w:hAnsiTheme="minorHAnsi"/>
              </w:rPr>
            </w:pPr>
            <w:r>
              <w:rPr>
                <w:rFonts w:asciiTheme="minorHAnsi" w:hAnsiTheme="minorHAnsi"/>
              </w:rPr>
              <w:t>0</w:t>
            </w:r>
            <w:r w:rsidR="00BD03A5" w:rsidRPr="002B4489">
              <w:rPr>
                <w:rFonts w:asciiTheme="minorHAnsi" w:hAnsiTheme="minorHAnsi"/>
              </w:rPr>
              <w:t>1</w:t>
            </w:r>
          </w:p>
        </w:tc>
        <w:tc>
          <w:tcPr>
            <w:tcW w:w="4786" w:type="pct"/>
            <w:vAlign w:val="center"/>
          </w:tcPr>
          <w:p w14:paraId="0F4B62CC" w14:textId="77777777" w:rsidR="00BD03A5" w:rsidRPr="002B4489" w:rsidRDefault="00BD03A5" w:rsidP="00091DB0">
            <w:pPr>
              <w:rPr>
                <w:rFonts w:asciiTheme="minorHAnsi" w:hAnsiTheme="minorHAnsi"/>
                <w:b/>
              </w:rPr>
            </w:pPr>
            <w:r w:rsidRPr="002B4489">
              <w:rPr>
                <w:rFonts w:asciiTheme="minorHAnsi" w:hAnsiTheme="minorHAnsi"/>
              </w:rPr>
              <w:t>System was tested in its normal operation condition.  No temporary taping allowed.</w:t>
            </w:r>
          </w:p>
        </w:tc>
      </w:tr>
      <w:tr w:rsidR="00BD03A5" w:rsidRPr="002B4489" w14:paraId="0F4B62D0" w14:textId="77777777" w:rsidTr="00CA11FA">
        <w:trPr>
          <w:trHeight w:val="411"/>
        </w:trPr>
        <w:tc>
          <w:tcPr>
            <w:tcW w:w="214" w:type="pct"/>
            <w:vAlign w:val="center"/>
          </w:tcPr>
          <w:p w14:paraId="0F4B62CE" w14:textId="77777777" w:rsidR="00BD03A5" w:rsidRPr="002B4489" w:rsidRDefault="002177C6" w:rsidP="002177C6">
            <w:pPr>
              <w:jc w:val="center"/>
              <w:rPr>
                <w:rFonts w:asciiTheme="minorHAnsi" w:hAnsiTheme="minorHAnsi"/>
              </w:rPr>
            </w:pPr>
            <w:r>
              <w:rPr>
                <w:rFonts w:asciiTheme="minorHAnsi" w:hAnsiTheme="minorHAnsi"/>
              </w:rPr>
              <w:t>02</w:t>
            </w:r>
          </w:p>
        </w:tc>
        <w:tc>
          <w:tcPr>
            <w:tcW w:w="4786" w:type="pct"/>
            <w:vAlign w:val="center"/>
          </w:tcPr>
          <w:p w14:paraId="0F4B62CF" w14:textId="13129CAD" w:rsidR="00BD03A5" w:rsidRPr="002B4489" w:rsidRDefault="00260233" w:rsidP="00091DB0">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2B4489" w14:paraId="0F4B62D3" w14:textId="77777777" w:rsidTr="00CA11FA">
        <w:trPr>
          <w:trHeight w:val="411"/>
        </w:trPr>
        <w:tc>
          <w:tcPr>
            <w:tcW w:w="214" w:type="pct"/>
            <w:vAlign w:val="center"/>
          </w:tcPr>
          <w:p w14:paraId="0F4B62D1" w14:textId="77777777" w:rsidR="00BD03A5" w:rsidRPr="002B4489" w:rsidRDefault="002177C6" w:rsidP="00091DB0">
            <w:pPr>
              <w:jc w:val="center"/>
              <w:rPr>
                <w:rFonts w:asciiTheme="minorHAnsi" w:hAnsiTheme="minorHAnsi"/>
              </w:rPr>
            </w:pPr>
            <w:r>
              <w:rPr>
                <w:rFonts w:asciiTheme="minorHAnsi" w:hAnsiTheme="minorHAnsi"/>
              </w:rPr>
              <w:t>0</w:t>
            </w:r>
            <w:r w:rsidR="00BD03A5" w:rsidRPr="002B4489">
              <w:rPr>
                <w:rFonts w:asciiTheme="minorHAnsi" w:hAnsiTheme="minorHAnsi"/>
              </w:rPr>
              <w:t>3</w:t>
            </w:r>
          </w:p>
        </w:tc>
        <w:tc>
          <w:tcPr>
            <w:tcW w:w="4786" w:type="pct"/>
            <w:vAlign w:val="center"/>
          </w:tcPr>
          <w:p w14:paraId="0F4B62D2" w14:textId="2ABE7F6C" w:rsidR="00BD03A5" w:rsidRPr="002B4489" w:rsidRDefault="002E275A" w:rsidP="002E275A">
            <w:pPr>
              <w:rPr>
                <w:rFonts w:asciiTheme="minorHAnsi" w:hAnsiTheme="minorHAnsi"/>
                <w:b/>
              </w:rPr>
            </w:pPr>
            <w:r>
              <w:rPr>
                <w:rFonts w:asciiTheme="minorHAnsi" w:hAnsiTheme="minorHAnsi"/>
                <w:bCs/>
              </w:rPr>
              <w:t>If a complete replacement, a</w:t>
            </w:r>
            <w:r w:rsidR="00BD03A5" w:rsidRPr="002B4489">
              <w:rPr>
                <w:rFonts w:asciiTheme="minorHAnsi" w:hAnsiTheme="minorHAnsi"/>
                <w:bCs/>
              </w:rPr>
              <w:t>ll</w:t>
            </w:r>
            <w:r w:rsidR="00BD03A5" w:rsidRPr="002B4489">
              <w:rPr>
                <w:rFonts w:asciiTheme="minorHAnsi" w:hAnsiTheme="minorHAnsi"/>
              </w:rPr>
              <w:t xml:space="preserve"> supply and return register boots were sealed to the drywall.</w:t>
            </w:r>
          </w:p>
        </w:tc>
      </w:tr>
      <w:tr w:rsidR="00BD03A5" w:rsidRPr="002B4489" w14:paraId="0F4B62D6" w14:textId="77777777" w:rsidTr="00CA11FA">
        <w:trPr>
          <w:trHeight w:val="411"/>
        </w:trPr>
        <w:tc>
          <w:tcPr>
            <w:tcW w:w="214" w:type="pct"/>
            <w:vAlign w:val="center"/>
          </w:tcPr>
          <w:p w14:paraId="0F4B62D4" w14:textId="77777777" w:rsidR="00BD03A5" w:rsidRPr="002B4489" w:rsidRDefault="002177C6" w:rsidP="00091DB0">
            <w:pPr>
              <w:jc w:val="center"/>
              <w:rPr>
                <w:rFonts w:asciiTheme="minorHAnsi" w:hAnsiTheme="minorHAnsi"/>
              </w:rPr>
            </w:pPr>
            <w:r>
              <w:rPr>
                <w:rFonts w:asciiTheme="minorHAnsi" w:hAnsiTheme="minorHAnsi"/>
              </w:rPr>
              <w:t>0</w:t>
            </w:r>
            <w:r w:rsidR="00BD03A5" w:rsidRPr="002B4489">
              <w:rPr>
                <w:rFonts w:asciiTheme="minorHAnsi" w:hAnsiTheme="minorHAnsi"/>
              </w:rPr>
              <w:t>4</w:t>
            </w:r>
          </w:p>
        </w:tc>
        <w:tc>
          <w:tcPr>
            <w:tcW w:w="4786" w:type="pct"/>
            <w:vAlign w:val="center"/>
          </w:tcPr>
          <w:p w14:paraId="0F4B62D5" w14:textId="3D6A8F3F" w:rsidR="00BD03A5" w:rsidRPr="002B4489" w:rsidRDefault="00BD03A5" w:rsidP="00091DB0">
            <w:pPr>
              <w:rPr>
                <w:rFonts w:asciiTheme="minorHAnsi" w:hAnsiTheme="minorHAnsi"/>
                <w:b/>
              </w:rPr>
            </w:pPr>
            <w:r w:rsidRPr="002B4489">
              <w:rPr>
                <w:rFonts w:asciiTheme="minorHAnsi" w:hAnsiTheme="minorHAnsi"/>
              </w:rPr>
              <w:t>Building cavities were not used as plenums</w:t>
            </w:r>
            <w:r w:rsidR="00574511">
              <w:rPr>
                <w:rFonts w:asciiTheme="minorHAnsi" w:hAnsiTheme="minorHAnsi"/>
              </w:rPr>
              <w:t>,</w:t>
            </w:r>
            <w:r w:rsidRPr="002B4489">
              <w:rPr>
                <w:rFonts w:asciiTheme="minorHAnsi" w:hAnsiTheme="minorHAnsi"/>
              </w:rPr>
              <w:t xml:space="preserve"> or platform returns</w:t>
            </w:r>
            <w:r w:rsidR="00574511">
              <w:rPr>
                <w:rFonts w:asciiTheme="minorHAnsi" w:hAnsiTheme="minorHAnsi"/>
              </w:rPr>
              <w:t>,</w:t>
            </w:r>
            <w:r w:rsidRPr="002B4489">
              <w:rPr>
                <w:rFonts w:asciiTheme="minorHAnsi" w:hAnsiTheme="minorHAnsi"/>
              </w:rPr>
              <w:t xml:space="preserve"> in lieu of ducts.</w:t>
            </w:r>
          </w:p>
        </w:tc>
      </w:tr>
      <w:tr w:rsidR="00BD03A5" w:rsidRPr="002B4489" w14:paraId="0F4B62D9" w14:textId="77777777" w:rsidTr="00CA11FA">
        <w:trPr>
          <w:trHeight w:val="411"/>
        </w:trPr>
        <w:tc>
          <w:tcPr>
            <w:tcW w:w="214" w:type="pct"/>
            <w:vAlign w:val="center"/>
          </w:tcPr>
          <w:p w14:paraId="0F4B62D7" w14:textId="77777777" w:rsidR="00BD03A5" w:rsidRPr="002B4489" w:rsidRDefault="002177C6" w:rsidP="00091DB0">
            <w:pPr>
              <w:jc w:val="center"/>
              <w:rPr>
                <w:rFonts w:asciiTheme="minorHAnsi" w:hAnsiTheme="minorHAnsi"/>
              </w:rPr>
            </w:pPr>
            <w:r>
              <w:rPr>
                <w:rFonts w:asciiTheme="minorHAnsi" w:hAnsiTheme="minorHAnsi"/>
              </w:rPr>
              <w:t>05</w:t>
            </w:r>
          </w:p>
        </w:tc>
        <w:tc>
          <w:tcPr>
            <w:tcW w:w="4786" w:type="pct"/>
            <w:vAlign w:val="center"/>
          </w:tcPr>
          <w:p w14:paraId="0F4B62D8" w14:textId="77777777" w:rsidR="00BD03A5" w:rsidRPr="002B4489" w:rsidRDefault="00BD03A5" w:rsidP="00091DB0">
            <w:pPr>
              <w:rPr>
                <w:rFonts w:asciiTheme="minorHAnsi" w:hAnsiTheme="minorHAnsi"/>
                <w:b/>
              </w:rPr>
            </w:pPr>
            <w:r w:rsidRPr="002B4489">
              <w:rPr>
                <w:rFonts w:asciiTheme="minorHAnsi" w:hAnsiTheme="minorHAnsi"/>
              </w:rPr>
              <w:t>If cloth backed tape was used it was covered with Mastic and draw bands.</w:t>
            </w:r>
          </w:p>
        </w:tc>
      </w:tr>
      <w:tr w:rsidR="00BD03A5" w:rsidRPr="00E05304" w14:paraId="0F4B62DC" w14:textId="77777777" w:rsidTr="00CA11FA">
        <w:trPr>
          <w:trHeight w:val="411"/>
        </w:trPr>
        <w:tc>
          <w:tcPr>
            <w:tcW w:w="214" w:type="pct"/>
            <w:vAlign w:val="center"/>
          </w:tcPr>
          <w:p w14:paraId="0F4B62DA" w14:textId="77777777" w:rsidR="00BD03A5" w:rsidRPr="002B4489" w:rsidRDefault="002177C6" w:rsidP="00091DB0">
            <w:pPr>
              <w:jc w:val="center"/>
              <w:rPr>
                <w:rFonts w:asciiTheme="minorHAnsi" w:hAnsiTheme="minorHAnsi"/>
              </w:rPr>
            </w:pPr>
            <w:r>
              <w:rPr>
                <w:rFonts w:asciiTheme="minorHAnsi" w:hAnsiTheme="minorHAnsi"/>
              </w:rPr>
              <w:t>06</w:t>
            </w:r>
          </w:p>
        </w:tc>
        <w:tc>
          <w:tcPr>
            <w:tcW w:w="4786" w:type="pct"/>
            <w:vAlign w:val="center"/>
          </w:tcPr>
          <w:p w14:paraId="0F4B62DB" w14:textId="77777777" w:rsidR="00BD03A5" w:rsidRPr="00E05304" w:rsidRDefault="00BD03A5" w:rsidP="00091DB0">
            <w:pPr>
              <w:rPr>
                <w:rFonts w:asciiTheme="minorHAnsi" w:hAnsiTheme="minorHAnsi"/>
                <w:b/>
              </w:rPr>
            </w:pPr>
            <w:r w:rsidRPr="002B4489">
              <w:rPr>
                <w:rFonts w:asciiTheme="minorHAnsi" w:hAnsiTheme="minorHAnsi"/>
              </w:rPr>
              <w:t>All connection points between the air handler and the supply and return plenums are completely sealed.</w:t>
            </w:r>
          </w:p>
        </w:tc>
      </w:tr>
      <w:tr w:rsidR="00CA11FA" w:rsidRPr="00CA11FA" w14:paraId="0F4B62DE" w14:textId="77777777" w:rsidTr="00CA11FA">
        <w:trPr>
          <w:trHeight w:val="411"/>
        </w:trPr>
        <w:tc>
          <w:tcPr>
            <w:tcW w:w="5000" w:type="pct"/>
            <w:gridSpan w:val="2"/>
            <w:vAlign w:val="center"/>
          </w:tcPr>
          <w:p w14:paraId="0F4B62DD" w14:textId="77777777" w:rsidR="00CA11FA" w:rsidRPr="00CA11FA" w:rsidRDefault="00CA11FA" w:rsidP="00B04FED">
            <w:pPr>
              <w:rPr>
                <w:rFonts w:asciiTheme="minorHAnsi" w:hAnsiTheme="minorHAnsi"/>
                <w:b/>
                <w:sz w:val="18"/>
                <w:szCs w:val="18"/>
              </w:rPr>
            </w:pPr>
            <w:r w:rsidRPr="00CA11FA">
              <w:rPr>
                <w:rFonts w:asciiTheme="minorHAnsi" w:hAnsiTheme="minorHAnsi"/>
                <w:b/>
                <w:sz w:val="18"/>
                <w:szCs w:val="18"/>
              </w:rPr>
              <w:t>The responsible person’s signature on this compliance document affirms that all applicable requirements in this table have been met.</w:t>
            </w:r>
          </w:p>
        </w:tc>
      </w:tr>
    </w:tbl>
    <w:p w14:paraId="0F4B62DF" w14:textId="77777777" w:rsidR="00563254" w:rsidRDefault="0056325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A11FA" w:rsidRPr="002B4489" w14:paraId="0F4B62E1"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0" w14:textId="77777777" w:rsidR="00CA11FA" w:rsidRPr="002B4489" w:rsidRDefault="00CA11FA" w:rsidP="00B04FED">
            <w:pPr>
              <w:rPr>
                <w:rFonts w:asciiTheme="minorHAnsi" w:hAnsiTheme="minorHAnsi" w:cs="Arial"/>
                <w:b/>
                <w:caps/>
                <w:sz w:val="18"/>
                <w:szCs w:val="18"/>
              </w:rPr>
            </w:pPr>
            <w:r w:rsidRPr="002B4489">
              <w:rPr>
                <w:rFonts w:asciiTheme="minorHAnsi" w:hAnsiTheme="minorHAnsi" w:cs="Arial"/>
                <w:b/>
                <w:caps/>
                <w:sz w:val="18"/>
                <w:szCs w:val="18"/>
              </w:rPr>
              <w:t>Documentation Author's Declaration Statement</w:t>
            </w:r>
          </w:p>
        </w:tc>
      </w:tr>
      <w:tr w:rsidR="00CA11FA" w:rsidRPr="002B4489" w14:paraId="0F4B62E3" w14:textId="77777777" w:rsidTr="00B04FED">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0F4B62E2" w14:textId="692B0A6E" w:rsidR="00CA11FA" w:rsidRPr="00226F4D" w:rsidRDefault="000171A8" w:rsidP="00226F4D">
            <w:pPr>
              <w:keepNext/>
              <w:numPr>
                <w:ilvl w:val="0"/>
                <w:numId w:val="39"/>
              </w:numPr>
              <w:ind w:left="361"/>
              <w:rPr>
                <w:rFonts w:asciiTheme="minorHAnsi" w:hAnsiTheme="minorHAnsi" w:cs="Arial"/>
                <w:caps/>
                <w:sz w:val="18"/>
                <w:szCs w:val="18"/>
              </w:rPr>
            </w:pPr>
            <w:r w:rsidRPr="00226F4D">
              <w:rPr>
                <w:rFonts w:asciiTheme="minorHAnsi" w:hAnsiTheme="minorHAnsi"/>
                <w:sz w:val="18"/>
                <w:szCs w:val="18"/>
              </w:rPr>
              <w:t>I certify that this Certificate of Installation Documentation is accurate and complete.</w:t>
            </w:r>
          </w:p>
        </w:tc>
      </w:tr>
      <w:tr w:rsidR="00CA11FA" w:rsidRPr="002B4489" w14:paraId="0F4B62E6" w14:textId="77777777" w:rsidTr="00B04FED">
        <w:trPr>
          <w:trHeight w:val="360"/>
        </w:trPr>
        <w:tc>
          <w:tcPr>
            <w:tcW w:w="5577" w:type="dxa"/>
            <w:gridSpan w:val="2"/>
          </w:tcPr>
          <w:p w14:paraId="0F4B62E4" w14:textId="77777777" w:rsidR="00CA11FA" w:rsidRPr="000171A8" w:rsidRDefault="00CA11FA" w:rsidP="00B04FED">
            <w:pPr>
              <w:keepNext/>
              <w:rPr>
                <w:rFonts w:asciiTheme="minorHAnsi" w:hAnsiTheme="minorHAnsi"/>
                <w:sz w:val="14"/>
                <w:szCs w:val="14"/>
              </w:rPr>
            </w:pPr>
            <w:r w:rsidRPr="000171A8">
              <w:rPr>
                <w:rFonts w:asciiTheme="minorHAnsi" w:hAnsiTheme="minorHAnsi"/>
                <w:sz w:val="14"/>
                <w:szCs w:val="14"/>
              </w:rPr>
              <w:t>Documentation Author Name:</w:t>
            </w:r>
          </w:p>
        </w:tc>
        <w:tc>
          <w:tcPr>
            <w:tcW w:w="5373" w:type="dxa"/>
            <w:gridSpan w:val="2"/>
          </w:tcPr>
          <w:p w14:paraId="0F4B62E5"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Signature:</w:t>
            </w:r>
          </w:p>
        </w:tc>
      </w:tr>
      <w:tr w:rsidR="00CA11FA" w:rsidRPr="002B4489" w14:paraId="0F4B62E9" w14:textId="77777777" w:rsidTr="00B04FED">
        <w:trPr>
          <w:trHeight w:val="360"/>
        </w:trPr>
        <w:tc>
          <w:tcPr>
            <w:tcW w:w="5577" w:type="dxa"/>
            <w:gridSpan w:val="2"/>
          </w:tcPr>
          <w:p w14:paraId="0F4B62E7"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Documentation Author Company Name:</w:t>
            </w:r>
          </w:p>
        </w:tc>
        <w:tc>
          <w:tcPr>
            <w:tcW w:w="5373" w:type="dxa"/>
            <w:gridSpan w:val="2"/>
          </w:tcPr>
          <w:p w14:paraId="0F4B62E8"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Date Signed:</w:t>
            </w:r>
          </w:p>
        </w:tc>
      </w:tr>
      <w:tr w:rsidR="00CA11FA" w:rsidRPr="002B4489" w14:paraId="0F4B62EC" w14:textId="77777777" w:rsidTr="00B04FED">
        <w:trPr>
          <w:trHeight w:val="360"/>
        </w:trPr>
        <w:tc>
          <w:tcPr>
            <w:tcW w:w="5577" w:type="dxa"/>
            <w:gridSpan w:val="2"/>
          </w:tcPr>
          <w:p w14:paraId="0F4B62EA"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Address:</w:t>
            </w:r>
          </w:p>
        </w:tc>
        <w:tc>
          <w:tcPr>
            <w:tcW w:w="5373" w:type="dxa"/>
            <w:gridSpan w:val="2"/>
          </w:tcPr>
          <w:p w14:paraId="0F4B62EB"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CEA/HERS Certification Identification (If applicable):</w:t>
            </w:r>
          </w:p>
        </w:tc>
      </w:tr>
      <w:tr w:rsidR="00CA11FA" w:rsidRPr="002B4489" w14:paraId="0F4B62EF" w14:textId="77777777" w:rsidTr="00B04FED">
        <w:trPr>
          <w:trHeight w:val="360"/>
        </w:trPr>
        <w:tc>
          <w:tcPr>
            <w:tcW w:w="5577" w:type="dxa"/>
            <w:gridSpan w:val="2"/>
          </w:tcPr>
          <w:p w14:paraId="0F4B62ED" w14:textId="77777777" w:rsidR="00CA11FA" w:rsidRPr="002B4489" w:rsidRDefault="00CA11FA" w:rsidP="00B04FED">
            <w:pPr>
              <w:keepNext/>
              <w:rPr>
                <w:rFonts w:asciiTheme="minorHAnsi" w:hAnsiTheme="minorHAnsi"/>
                <w:sz w:val="14"/>
                <w:szCs w:val="14"/>
              </w:rPr>
            </w:pPr>
            <w:r w:rsidRPr="002B4489">
              <w:rPr>
                <w:rFonts w:asciiTheme="minorHAnsi" w:hAnsiTheme="minorHAnsi"/>
                <w:sz w:val="14"/>
                <w:szCs w:val="14"/>
              </w:rPr>
              <w:t>City/State/Zip:</w:t>
            </w:r>
          </w:p>
        </w:tc>
        <w:tc>
          <w:tcPr>
            <w:tcW w:w="5373" w:type="dxa"/>
            <w:gridSpan w:val="2"/>
          </w:tcPr>
          <w:p w14:paraId="0F4B62EE" w14:textId="2B4A35B6" w:rsidR="00CA11FA" w:rsidRPr="002B4489" w:rsidRDefault="00CA11FA" w:rsidP="000171A8">
            <w:pPr>
              <w:keepNext/>
              <w:rPr>
                <w:rFonts w:asciiTheme="minorHAnsi" w:hAnsiTheme="minorHAnsi"/>
                <w:sz w:val="14"/>
                <w:szCs w:val="14"/>
              </w:rPr>
            </w:pPr>
            <w:r w:rsidRPr="002B4489">
              <w:rPr>
                <w:rFonts w:asciiTheme="minorHAnsi" w:hAnsiTheme="minorHAnsi"/>
                <w:sz w:val="14"/>
                <w:szCs w:val="14"/>
              </w:rPr>
              <w:t>Phone:</w:t>
            </w:r>
          </w:p>
        </w:tc>
      </w:tr>
      <w:tr w:rsidR="00CA11FA" w:rsidRPr="002B4489" w14:paraId="0F4B62F1" w14:textId="77777777" w:rsidTr="00B04FED">
        <w:tblPrEx>
          <w:tblCellMar>
            <w:left w:w="115" w:type="dxa"/>
            <w:right w:w="115" w:type="dxa"/>
          </w:tblCellMar>
        </w:tblPrEx>
        <w:trPr>
          <w:trHeight w:val="296"/>
        </w:trPr>
        <w:tc>
          <w:tcPr>
            <w:tcW w:w="10950" w:type="dxa"/>
            <w:gridSpan w:val="4"/>
            <w:vAlign w:val="center"/>
          </w:tcPr>
          <w:p w14:paraId="0F4B62F0" w14:textId="77777777" w:rsidR="00CA11FA" w:rsidRPr="002B4489" w:rsidRDefault="00CA11FA" w:rsidP="00B04FE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B4489">
              <w:rPr>
                <w:rFonts w:asciiTheme="minorHAnsi" w:hAnsiTheme="minorHAnsi" w:cs="Arial"/>
                <w:b/>
                <w:caps/>
                <w:sz w:val="18"/>
                <w:szCs w:val="18"/>
              </w:rPr>
              <w:t xml:space="preserve">Responsible Person's Declaration statement  </w:t>
            </w:r>
          </w:p>
        </w:tc>
      </w:tr>
      <w:tr w:rsidR="00CA11FA" w:rsidRPr="002B4489" w14:paraId="0F4B62F9" w14:textId="77777777" w:rsidTr="00B04FED">
        <w:tblPrEx>
          <w:tblCellMar>
            <w:left w:w="115" w:type="dxa"/>
            <w:right w:w="115" w:type="dxa"/>
          </w:tblCellMar>
        </w:tblPrEx>
        <w:trPr>
          <w:trHeight w:val="504"/>
        </w:trPr>
        <w:tc>
          <w:tcPr>
            <w:tcW w:w="10950" w:type="dxa"/>
            <w:gridSpan w:val="4"/>
          </w:tcPr>
          <w:p w14:paraId="0F4B62F2" w14:textId="77777777" w:rsidR="00CA11FA" w:rsidRDefault="00CA11FA" w:rsidP="00226F4D">
            <w:pPr>
              <w:pStyle w:val="Heading3"/>
              <w:numPr>
                <w:ilvl w:val="0"/>
                <w:numId w:val="0"/>
              </w:numPr>
              <w:spacing w:before="0"/>
              <w:ind w:right="86"/>
              <w:rPr>
                <w:rFonts w:asciiTheme="minorHAnsi" w:hAnsiTheme="minorHAnsi"/>
                <w:sz w:val="18"/>
                <w:szCs w:val="18"/>
              </w:rPr>
            </w:pPr>
            <w:r w:rsidRPr="002B4489">
              <w:rPr>
                <w:rFonts w:asciiTheme="minorHAnsi" w:hAnsiTheme="minorHAnsi"/>
                <w:sz w:val="18"/>
                <w:szCs w:val="18"/>
              </w:rPr>
              <w:t xml:space="preserve">I certify the following under penalty of perjury, under the laws of the State of California: </w:t>
            </w:r>
          </w:p>
          <w:p w14:paraId="14478805" w14:textId="19026223" w:rsidR="00990D70" w:rsidRPr="00044F98" w:rsidRDefault="00990D70" w:rsidP="00044F98">
            <w:pPr>
              <w:pStyle w:val="Heading3"/>
              <w:numPr>
                <w:ilvl w:val="0"/>
                <w:numId w:val="44"/>
              </w:numPr>
              <w:spacing w:before="0"/>
              <w:ind w:right="90"/>
              <w:rPr>
                <w:rFonts w:asciiTheme="minorHAnsi" w:hAnsiTheme="minorHAnsi"/>
                <w:b/>
                <w:caps/>
                <w:sz w:val="18"/>
                <w:szCs w:val="18"/>
              </w:rPr>
            </w:pPr>
            <w:r w:rsidRPr="00044F98">
              <w:rPr>
                <w:rFonts w:asciiTheme="minorHAnsi" w:hAnsiTheme="minorHAnsi"/>
                <w:sz w:val="18"/>
                <w:szCs w:val="18"/>
              </w:rPr>
              <w:t xml:space="preserve">The information provided on this Certificate of Installation is true and correct. </w:t>
            </w:r>
          </w:p>
          <w:p w14:paraId="1739D1EE" w14:textId="42EF326C" w:rsidR="00990D70" w:rsidRPr="00044F98" w:rsidRDefault="00990D70" w:rsidP="00044F98">
            <w:pPr>
              <w:pStyle w:val="Heading3"/>
              <w:numPr>
                <w:ilvl w:val="0"/>
                <w:numId w:val="44"/>
              </w:numPr>
              <w:spacing w:before="0"/>
              <w:ind w:right="90"/>
              <w:rPr>
                <w:rFonts w:asciiTheme="minorHAnsi" w:hAnsiTheme="minorHAnsi"/>
                <w:b/>
                <w:caps/>
                <w:sz w:val="18"/>
              </w:rPr>
            </w:pPr>
            <w:r w:rsidRPr="00044F98">
              <w:rPr>
                <w:rFonts w:asciiTheme="minorHAnsi" w:hAnsiTheme="minorHAnsi"/>
                <w:snapToGrid w:val="0"/>
                <w:sz w:val="18"/>
                <w:szCs w:val="18"/>
              </w:rPr>
              <w:t xml:space="preserve">I am either: a) a responsible person eligible under Division 3 of the Business and Professions Code </w:t>
            </w:r>
            <w:r w:rsidRPr="00044F98">
              <w:rPr>
                <w:rFonts w:asciiTheme="minorHAnsi" w:hAnsiTheme="minorHAnsi"/>
                <w:sz w:val="18"/>
                <w:szCs w:val="18"/>
              </w:rPr>
              <w:t xml:space="preserve">in the applicable classification to accept responsibility for the system design, construction, or installation </w:t>
            </w:r>
            <w:r w:rsidRPr="00044F98">
              <w:rPr>
                <w:rFonts w:asciiTheme="minorHAnsi" w:hAnsiTheme="minorHAnsi"/>
                <w:snapToGrid w:val="0"/>
                <w:sz w:val="18"/>
                <w:szCs w:val="18"/>
              </w:rPr>
              <w:t xml:space="preserve">of features, materials, components, or manufactured devices </w:t>
            </w:r>
            <w:r w:rsidRPr="00044F98">
              <w:rPr>
                <w:rFonts w:asciiTheme="minorHAnsi" w:hAnsiTheme="minorHAnsi"/>
                <w:sz w:val="18"/>
                <w:szCs w:val="18"/>
              </w:rPr>
              <w:t xml:space="preserve">for the scope of work identified on this Certificate of Installation </w:t>
            </w:r>
            <w:r w:rsidRPr="00044F98">
              <w:rPr>
                <w:rFonts w:asciiTheme="minorHAnsi" w:hAnsiTheme="minorHAnsi"/>
                <w:snapToGrid w:val="0"/>
                <w:sz w:val="18"/>
                <w:szCs w:val="18"/>
              </w:rPr>
              <w:t>and attest to the declarations in this statement</w:t>
            </w:r>
            <w:r w:rsidRPr="00044F98">
              <w:rPr>
                <w:rFonts w:asciiTheme="minorHAnsi" w:hAnsiTheme="minorHAnsi"/>
                <w:sz w:val="18"/>
                <w:szCs w:val="18"/>
              </w:rPr>
              <w:t>, or b) I am an authorized representative of the responsible person and attest to the declarations in this statement on the responsible person’s behalf</w:t>
            </w:r>
            <w:r w:rsidRPr="00044F98">
              <w:rPr>
                <w:rFonts w:asciiTheme="minorHAnsi" w:eastAsia="Calibri" w:hAnsiTheme="minorHAnsi"/>
                <w:sz w:val="18"/>
                <w:szCs w:val="18"/>
              </w:rPr>
              <w:t>.</w:t>
            </w:r>
          </w:p>
          <w:p w14:paraId="20374E16" w14:textId="77777777" w:rsidR="00990D70" w:rsidRPr="00044F98" w:rsidRDefault="00990D70" w:rsidP="00044F98">
            <w:pPr>
              <w:keepNext/>
              <w:numPr>
                <w:ilvl w:val="0"/>
                <w:numId w:val="44"/>
              </w:numPr>
              <w:autoSpaceDE w:val="0"/>
              <w:autoSpaceDN w:val="0"/>
              <w:adjustRightInd w:val="0"/>
              <w:ind w:right="90"/>
              <w:rPr>
                <w:rFonts w:asciiTheme="minorHAnsi" w:hAnsiTheme="minorHAnsi"/>
                <w:sz w:val="18"/>
                <w:szCs w:val="18"/>
              </w:rPr>
            </w:pPr>
            <w:r w:rsidRPr="00044F9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044F98">
              <w:rPr>
                <w:rFonts w:asciiTheme="minorHAnsi" w:eastAsia="Calibri" w:hAnsiTheme="minorHAnsi" w:cs="TimesNewRomanPSMT"/>
                <w:sz w:val="18"/>
                <w:szCs w:val="18"/>
              </w:rPr>
              <w:t>.</w:t>
            </w:r>
          </w:p>
          <w:p w14:paraId="04BB656E" w14:textId="77777777" w:rsidR="00990D70" w:rsidRPr="00044F98" w:rsidRDefault="00990D70" w:rsidP="00044F98">
            <w:pPr>
              <w:pStyle w:val="ListParagraph"/>
              <w:keepNext/>
              <w:numPr>
                <w:ilvl w:val="0"/>
                <w:numId w:val="44"/>
              </w:numPr>
              <w:autoSpaceDE w:val="0"/>
              <w:autoSpaceDN w:val="0"/>
              <w:adjustRightInd w:val="0"/>
              <w:rPr>
                <w:rFonts w:asciiTheme="minorHAnsi" w:hAnsiTheme="minorHAnsi"/>
                <w:sz w:val="18"/>
              </w:rPr>
            </w:pPr>
            <w:r w:rsidRPr="00044F9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F4B62F8" w14:textId="3DFC047E" w:rsidR="00CA11FA" w:rsidRPr="00044F98" w:rsidRDefault="00990D70" w:rsidP="00044F98">
            <w:pPr>
              <w:pStyle w:val="ListParagraph"/>
              <w:numPr>
                <w:ilvl w:val="0"/>
                <w:numId w:val="44"/>
              </w:numPr>
              <w:rPr>
                <w:b/>
              </w:rPr>
            </w:pPr>
            <w:r w:rsidRPr="00044F98">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CA11FA" w:rsidRPr="00044F98">
              <w:t xml:space="preserve"> </w:t>
            </w:r>
          </w:p>
        </w:tc>
      </w:tr>
      <w:tr w:rsidR="00CA11FA" w:rsidRPr="002B4489" w14:paraId="0F4B62FC" w14:textId="77777777" w:rsidTr="00B04FED">
        <w:tblPrEx>
          <w:tblCellMar>
            <w:left w:w="108" w:type="dxa"/>
            <w:right w:w="108" w:type="dxa"/>
          </w:tblCellMar>
        </w:tblPrEx>
        <w:trPr>
          <w:trHeight w:val="360"/>
        </w:trPr>
        <w:tc>
          <w:tcPr>
            <w:tcW w:w="5307" w:type="dxa"/>
          </w:tcPr>
          <w:p w14:paraId="0F4B62FA"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Name:</w:t>
            </w:r>
          </w:p>
        </w:tc>
        <w:tc>
          <w:tcPr>
            <w:tcW w:w="5643" w:type="dxa"/>
            <w:gridSpan w:val="3"/>
          </w:tcPr>
          <w:p w14:paraId="0F4B62FB" w14:textId="77777777" w:rsidR="00CA11FA" w:rsidRPr="002B4489" w:rsidRDefault="00CA11FA" w:rsidP="00B04F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Responsible Builder/Installer Signature:</w:t>
            </w:r>
          </w:p>
        </w:tc>
      </w:tr>
      <w:tr w:rsidR="00CA11FA" w:rsidRPr="002B4489" w14:paraId="0F4B62FF"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2FD" w14:textId="333C00A5"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4B62FE"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Position With Company (Title):</w:t>
            </w:r>
          </w:p>
        </w:tc>
      </w:tr>
      <w:tr w:rsidR="00CA11FA" w:rsidRPr="002B4489" w14:paraId="0F4B6302"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0"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4B6301"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CSLB License:</w:t>
            </w:r>
          </w:p>
        </w:tc>
      </w:tr>
      <w:tr w:rsidR="00CA11FA" w:rsidRPr="002B4489" w14:paraId="0F4B6306"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3"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4B6304" w14:textId="6FD59D12"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Phone</w:t>
            </w:r>
            <w:r w:rsidR="000171A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4B6305"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Date Signed:</w:t>
            </w:r>
          </w:p>
        </w:tc>
      </w:tr>
      <w:tr w:rsidR="00CA11FA" w:rsidRPr="002B4489" w14:paraId="0F4B6309" w14:textId="77777777" w:rsidTr="00B04FE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4B6307"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4B6308" w14:textId="77777777" w:rsidR="00CA11FA" w:rsidRPr="002B4489" w:rsidRDefault="00CA11FA" w:rsidP="00B04FE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2B4489">
              <w:rPr>
                <w:rFonts w:asciiTheme="minorHAnsi" w:hAnsiTheme="minorHAnsi"/>
                <w:sz w:val="14"/>
                <w:szCs w:val="14"/>
              </w:rPr>
              <w:t xml:space="preserve">Name of TPQCP (if applicable): </w:t>
            </w:r>
          </w:p>
        </w:tc>
      </w:tr>
    </w:tbl>
    <w:p w14:paraId="0F4B630A" w14:textId="77777777" w:rsidR="005F4DEA" w:rsidRPr="00E05304" w:rsidRDefault="005F4DEA" w:rsidP="00E05304">
      <w:pPr>
        <w:rPr>
          <w:rFonts w:asciiTheme="minorHAnsi" w:hAnsiTheme="minorHAnsi"/>
        </w:rPr>
      </w:pPr>
    </w:p>
    <w:sectPr w:rsidR="005F4DEA" w:rsidRPr="00E05304" w:rsidSect="0076211D">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0D960" w14:textId="77777777" w:rsidR="00DC21EE" w:rsidRDefault="00DC21EE">
      <w:r>
        <w:separator/>
      </w:r>
    </w:p>
  </w:endnote>
  <w:endnote w:type="continuationSeparator" w:id="0">
    <w:p w14:paraId="72D63D75" w14:textId="77777777" w:rsidR="00DC21EE" w:rsidRDefault="00DC21EE">
      <w:r>
        <w:continuationSeparator/>
      </w:r>
    </w:p>
  </w:endnote>
  <w:endnote w:type="continuationNotice" w:id="1">
    <w:p w14:paraId="5463AD4C" w14:textId="77777777" w:rsidR="00DC21EE" w:rsidRDefault="00DC21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2" w14:textId="77777777" w:rsidR="00DC21EE" w:rsidRPr="0066670F" w:rsidRDefault="00DC21EE" w:rsidP="009B2E6D">
    <w:pPr>
      <w:pStyle w:val="Footer"/>
    </w:pPr>
    <w:r w:rsidRPr="0066670F">
      <w:t xml:space="preserve">Registration Number:                                                           Registration Date/Time:                                           HERS Provider:                       </w:t>
    </w:r>
  </w:p>
  <w:p w14:paraId="3B9B17DF" w14:textId="582FE3CC" w:rsidR="00DC21EE" w:rsidRPr="0066670F" w:rsidRDefault="00DC21EE" w:rsidP="000171A8">
    <w:pPr>
      <w:pStyle w:val="Footer"/>
    </w:pPr>
    <w:r w:rsidRPr="0066670F">
      <w:t>CA Building Energy Efficiency Standards - 201</w:t>
    </w:r>
    <w:r>
      <w:t>6</w:t>
    </w:r>
    <w:r w:rsidRPr="0066670F">
      <w:t xml:space="preserve"> Residential Compliance</w:t>
    </w:r>
    <w:r w:rsidRPr="0066670F">
      <w:tab/>
    </w:r>
    <w: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D" w14:textId="4042E379" w:rsidR="00DC21EE" w:rsidRPr="0066670F" w:rsidRDefault="00DC21EE" w:rsidP="009B2E6D">
    <w:pPr>
      <w:pStyle w:val="Footer"/>
    </w:pPr>
    <w:r w:rsidRPr="0066670F">
      <w:t>CA Building Energy Efficiency Standards - 201</w:t>
    </w:r>
    <w:r>
      <w:t>6</w:t>
    </w:r>
    <w:r w:rsidRPr="0066670F">
      <w:t xml:space="preserve"> Residential Compliance</w:t>
    </w:r>
    <w:r w:rsidRPr="0066670F">
      <w:tab/>
    </w:r>
    <w:r>
      <w:t>October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37" w14:textId="611D750B" w:rsidR="00DC21EE" w:rsidRPr="00E05304" w:rsidRDefault="00DC21EE" w:rsidP="009B2E6D">
    <w:pPr>
      <w:pStyle w:val="Footer"/>
    </w:pPr>
    <w:r w:rsidRPr="00D161B1">
      <w:t>CA Building Energy Efficiency Standards - 201</w:t>
    </w:r>
    <w:r>
      <w:t>6</w:t>
    </w:r>
    <w:r w:rsidRPr="00D161B1">
      <w:t xml:space="preserve"> Residential Compliance</w:t>
    </w:r>
    <w:r w:rsidRPr="00D161B1">
      <w:tab/>
    </w:r>
    <w: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EECBB" w14:textId="77777777" w:rsidR="00DC21EE" w:rsidRDefault="00DC21EE">
      <w:r>
        <w:separator/>
      </w:r>
    </w:p>
  </w:footnote>
  <w:footnote w:type="continuationSeparator" w:id="0">
    <w:p w14:paraId="3FF8D4E1" w14:textId="77777777" w:rsidR="00DC21EE" w:rsidRDefault="00DC21EE">
      <w:r>
        <w:continuationSeparator/>
      </w:r>
    </w:p>
  </w:footnote>
  <w:footnote w:type="continuationNotice" w:id="1">
    <w:p w14:paraId="7EACE97D" w14:textId="77777777" w:rsidR="00DC21EE" w:rsidRDefault="00DC21E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0F" w14:textId="77777777" w:rsidR="00DC21EE" w:rsidRDefault="00DC21EE">
    <w:pPr>
      <w:pStyle w:val="Header"/>
    </w:pPr>
    <w:r>
      <w:rPr>
        <w:noProof/>
      </w:rPr>
      <w:pict w14:anchorId="0F4B6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10" w14:textId="6D93F84D" w:rsidR="00DC21EE" w:rsidRPr="007770C5" w:rsidRDefault="00DC21EE" w:rsidP="003661D0">
    <w:pPr>
      <w:suppressAutoHyphens/>
      <w:ind w:left="-90"/>
      <w:rPr>
        <w:rFonts w:ascii="Arial" w:hAnsi="Arial" w:cs="Arial"/>
        <w:sz w:val="14"/>
        <w:szCs w:val="14"/>
      </w:rPr>
    </w:pPr>
    <w:r w:rsidRPr="009B2E6D">
      <w:rPr>
        <w:rFonts w:ascii="Arial" w:hAnsi="Arial" w:cs="Arial"/>
        <w:noProof/>
        <w:sz w:val="14"/>
        <w:szCs w:val="14"/>
      </w:rPr>
      <w:drawing>
        <wp:anchor distT="0" distB="0" distL="114300" distR="114300" simplePos="0" relativeHeight="251658240" behindDoc="0" locked="0" layoutInCell="1" allowOverlap="1" wp14:anchorId="0F4B633B" wp14:editId="5FC87764">
          <wp:simplePos x="0" y="0"/>
          <wp:positionH relativeFrom="margin">
            <wp:posOffset>6613525</wp:posOffset>
          </wp:positionH>
          <wp:positionV relativeFrom="margin">
            <wp:posOffset>-1213485</wp:posOffset>
          </wp:positionV>
          <wp:extent cx="314325" cy="275590"/>
          <wp:effectExtent l="0" t="0" r="0" b="0"/>
          <wp:wrapSquare wrapText="bothSides"/>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0F4B6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0F4B6311" w14:textId="2AD94E0C" w:rsidR="00DC21EE" w:rsidRPr="007770C5" w:rsidRDefault="00DC21EE" w:rsidP="003661D0">
    <w:pPr>
      <w:suppressAutoHyphens/>
      <w:ind w:left="-90"/>
      <w:rPr>
        <w:rFonts w:ascii="Arial" w:hAnsi="Arial" w:cs="Arial"/>
        <w:b/>
        <w:sz w:val="24"/>
        <w:szCs w:val="24"/>
      </w:rPr>
    </w:pPr>
    <w:r>
      <w:rPr>
        <w:rFonts w:ascii="Arial" w:hAnsi="Arial" w:cs="Arial"/>
        <w:b/>
        <w:sz w:val="24"/>
        <w:szCs w:val="24"/>
      </w:rPr>
      <w:t>DUCT LEAKAGE DIAGNOSTIC TEST</w:t>
    </w:r>
  </w:p>
  <w:p w14:paraId="0F4B6312" w14:textId="08452A5F" w:rsidR="00DC21EE" w:rsidRPr="007770C5" w:rsidRDefault="00DC21EE" w:rsidP="003661D0">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DC21EE" w:rsidRPr="00E05304" w14:paraId="0F4B6315" w14:textId="77777777" w:rsidTr="003661D0">
      <w:trPr>
        <w:cantSplit/>
        <w:trHeight w:val="288"/>
      </w:trPr>
      <w:tc>
        <w:tcPr>
          <w:tcW w:w="4016" w:type="pct"/>
          <w:gridSpan w:val="3"/>
          <w:tcBorders>
            <w:bottom w:val="single" w:sz="4" w:space="0" w:color="auto"/>
            <w:right w:val="nil"/>
          </w:tcBorders>
          <w:vAlign w:val="center"/>
        </w:tcPr>
        <w:p w14:paraId="0F4B6313" w14:textId="77777777" w:rsidR="00DC21EE" w:rsidRPr="00E05304" w:rsidRDefault="00DC21EE"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0F4B6314" w14:textId="77777777" w:rsidR="00DC21EE" w:rsidRPr="00E05304" w:rsidRDefault="00DC21EE" w:rsidP="00E05304">
          <w:pPr>
            <w:pStyle w:val="Heading1"/>
            <w:jc w:val="right"/>
            <w:rPr>
              <w:rFonts w:asciiTheme="minorHAnsi" w:hAnsiTheme="minorHAnsi"/>
              <w:b w:val="0"/>
              <w:bCs/>
              <w:sz w:val="20"/>
            </w:rPr>
          </w:pPr>
          <w:r w:rsidRPr="00E05304">
            <w:rPr>
              <w:rFonts w:asciiTheme="minorHAnsi" w:hAnsiTheme="minorHAnsi"/>
              <w:b w:val="0"/>
              <w:bCs/>
              <w:sz w:val="20"/>
            </w:rPr>
            <w:t>CF2R-MCH-20-H</w:t>
          </w:r>
        </w:p>
      </w:tc>
    </w:tr>
    <w:tr w:rsidR="00DC21EE" w:rsidRPr="00E05304" w14:paraId="0F4B6318" w14:textId="77777777" w:rsidTr="00091DB0">
      <w:trPr>
        <w:cantSplit/>
        <w:trHeight w:val="288"/>
      </w:trPr>
      <w:tc>
        <w:tcPr>
          <w:tcW w:w="2500" w:type="pct"/>
          <w:gridSpan w:val="2"/>
          <w:tcBorders>
            <w:right w:val="nil"/>
          </w:tcBorders>
        </w:tcPr>
        <w:p w14:paraId="0F4B6316" w14:textId="77777777" w:rsidR="00DC21EE" w:rsidRPr="00E05304" w:rsidRDefault="00DC21EE"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0F4B6317" w14:textId="2A4D84D1" w:rsidR="00DC21EE" w:rsidRPr="00E05304" w:rsidRDefault="00DC21EE"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45206">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B45206" w:rsidRPr="00B45206">
              <w:rPr>
                <w:rFonts w:asciiTheme="minorHAnsi" w:hAnsiTheme="minorHAnsi"/>
                <w:bCs/>
                <w:noProof/>
              </w:rPr>
              <w:t>3</w:t>
            </w:r>
          </w:fldSimple>
          <w:r w:rsidRPr="00E05304">
            <w:rPr>
              <w:rFonts w:asciiTheme="minorHAnsi" w:hAnsiTheme="minorHAnsi"/>
              <w:bCs/>
            </w:rPr>
            <w:t>)</w:t>
          </w:r>
        </w:p>
      </w:tc>
    </w:tr>
    <w:tr w:rsidR="00DC21EE" w:rsidRPr="00E05304" w14:paraId="0F4B631C" w14:textId="77777777" w:rsidTr="003661D0">
      <w:trPr>
        <w:cantSplit/>
        <w:trHeight w:val="288"/>
      </w:trPr>
      <w:tc>
        <w:tcPr>
          <w:tcW w:w="0" w:type="auto"/>
        </w:tcPr>
        <w:p w14:paraId="0F4B6319" w14:textId="77777777" w:rsidR="00DC21EE" w:rsidRPr="00E05304" w:rsidRDefault="00DC21EE"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0F4B631A" w14:textId="77777777" w:rsidR="00DC21EE" w:rsidRPr="00E05304" w:rsidRDefault="00DC21EE"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0F4B631B" w14:textId="77777777" w:rsidR="00DC21EE" w:rsidRPr="00E05304" w:rsidRDefault="00DC21EE" w:rsidP="00091DB0">
          <w:pPr>
            <w:rPr>
              <w:rFonts w:asciiTheme="minorHAnsi" w:hAnsiTheme="minorHAnsi"/>
              <w:sz w:val="12"/>
              <w:szCs w:val="12"/>
            </w:rPr>
          </w:pPr>
          <w:r w:rsidRPr="00E05304">
            <w:rPr>
              <w:rFonts w:asciiTheme="minorHAnsi" w:hAnsiTheme="minorHAnsi"/>
              <w:sz w:val="12"/>
              <w:szCs w:val="12"/>
            </w:rPr>
            <w:t>Permit Number:</w:t>
          </w:r>
        </w:p>
      </w:tc>
    </w:tr>
    <w:tr w:rsidR="00DC21EE" w:rsidRPr="00E05304" w14:paraId="0F4B6320" w14:textId="77777777" w:rsidTr="003661D0">
      <w:trPr>
        <w:cantSplit/>
        <w:trHeight w:val="288"/>
      </w:trPr>
      <w:tc>
        <w:tcPr>
          <w:tcW w:w="0" w:type="auto"/>
        </w:tcPr>
        <w:p w14:paraId="0F4B631D" w14:textId="77777777" w:rsidR="00DC21EE" w:rsidRPr="00E05304" w:rsidRDefault="00DC21EE"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0F4B631E" w14:textId="3146B1C3" w:rsidR="00DC21EE" w:rsidRPr="00E05304" w:rsidRDefault="00DC21EE"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0F4B631F" w14:textId="001E5A23" w:rsidR="00DC21EE" w:rsidRPr="00E05304" w:rsidRDefault="00DC21EE"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0F4B6321" w14:textId="77777777" w:rsidR="00DC21EE" w:rsidRPr="00226F4D" w:rsidRDefault="00DC21EE"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4" w14:textId="77777777" w:rsidR="00DC21EE" w:rsidRDefault="00DC21EE">
    <w:pPr>
      <w:pStyle w:val="Header"/>
    </w:pPr>
    <w:r>
      <w:rPr>
        <w:noProof/>
      </w:rPr>
      <w:pict w14:anchorId="0F4B6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5" w14:textId="77777777" w:rsidR="00DC21EE" w:rsidRDefault="00DC21EE">
    <w:pPr>
      <w:pStyle w:val="Header"/>
    </w:pPr>
    <w:r>
      <w:rPr>
        <w:noProof/>
      </w:rPr>
      <w:pict w14:anchorId="0F4B6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DC21EE" w:rsidRPr="00E05304" w14:paraId="0F4B6328" w14:textId="77777777" w:rsidTr="00E05304">
      <w:trPr>
        <w:cantSplit/>
        <w:trHeight w:val="288"/>
      </w:trPr>
      <w:tc>
        <w:tcPr>
          <w:tcW w:w="3644" w:type="pct"/>
          <w:tcBorders>
            <w:bottom w:val="single" w:sz="4" w:space="0" w:color="auto"/>
          </w:tcBorders>
        </w:tcPr>
        <w:p w14:paraId="0F4B6326" w14:textId="4F06E470" w:rsidR="00DC21EE" w:rsidRPr="00E05304" w:rsidRDefault="00DC21EE"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F4B6327" w14:textId="440025D9" w:rsidR="00DC21EE" w:rsidRPr="00E05304" w:rsidRDefault="00DC21E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DC21EE" w:rsidRPr="00E05304" w14:paraId="0F4B632B" w14:textId="77777777" w:rsidTr="004903E6">
      <w:trPr>
        <w:cantSplit/>
        <w:trHeight w:val="288"/>
      </w:trPr>
      <w:tc>
        <w:tcPr>
          <w:tcW w:w="3772" w:type="pct"/>
          <w:gridSpan w:val="2"/>
          <w:tcBorders>
            <w:top w:val="single" w:sz="4" w:space="0" w:color="auto"/>
            <w:bottom w:val="single" w:sz="4" w:space="0" w:color="auto"/>
          </w:tcBorders>
        </w:tcPr>
        <w:p w14:paraId="0F4B6329" w14:textId="77777777" w:rsidR="00DC21EE" w:rsidRPr="00F85124" w:rsidRDefault="00DC21EE"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0F4B632A" w14:textId="0553B37A" w:rsidR="00DC21EE" w:rsidRPr="00E05304" w:rsidRDefault="00DC21E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45206">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B45206" w:rsidRPr="00B45206">
              <w:rPr>
                <w:rFonts w:asciiTheme="minorHAnsi" w:hAnsiTheme="minorHAnsi"/>
                <w:noProof/>
              </w:rPr>
              <w:t>2</w:t>
            </w:r>
          </w:fldSimple>
          <w:r>
            <w:rPr>
              <w:rFonts w:asciiTheme="minorHAnsi" w:hAnsiTheme="minorHAnsi"/>
              <w:noProof/>
            </w:rPr>
            <w:t>)</w:t>
          </w:r>
        </w:p>
      </w:tc>
    </w:tr>
  </w:tbl>
  <w:p w14:paraId="0F4B632C" w14:textId="5676758D" w:rsidR="00DC21EE" w:rsidRPr="00226F4D" w:rsidRDefault="00B45206" w:rsidP="005A2889">
    <w:pPr>
      <w:pStyle w:val="Header"/>
      <w:rPr>
        <w:szCs w:val="4"/>
      </w:rPr>
    </w:pPr>
    <w:r>
      <w:rPr>
        <w:rFonts w:asciiTheme="minorHAnsi" w:hAnsiTheme="minorHAnsi"/>
        <w:b/>
        <w:bCs/>
        <w:noProof/>
      </w:rPr>
      <w:pict w14:anchorId="0F4B63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205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E" w14:textId="77777777" w:rsidR="00DC21EE" w:rsidRDefault="00DC21EE">
    <w:pPr>
      <w:pStyle w:val="Header"/>
    </w:pPr>
    <w:r>
      <w:rPr>
        <w:noProof/>
      </w:rPr>
      <w:pict w14:anchorId="0F4B6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2F" w14:textId="77777777" w:rsidR="00DC21EE" w:rsidRDefault="00DC21EE">
    <w:pPr>
      <w:pStyle w:val="Header"/>
    </w:pPr>
    <w:r>
      <w:rPr>
        <w:noProof/>
      </w:rPr>
      <w:pict w14:anchorId="0F4B6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7871"/>
      <w:gridCol w:w="276"/>
      <w:gridCol w:w="2652"/>
    </w:tblGrid>
    <w:tr w:rsidR="00DC21EE" w:rsidRPr="00E05304" w14:paraId="0F4B6332" w14:textId="77777777" w:rsidTr="00226F4D">
      <w:trPr>
        <w:cantSplit/>
        <w:trHeight w:val="288"/>
      </w:trPr>
      <w:tc>
        <w:tcPr>
          <w:tcW w:w="3644" w:type="pct"/>
          <w:vAlign w:val="center"/>
        </w:tcPr>
        <w:p w14:paraId="0F4B6330" w14:textId="561D9373" w:rsidR="00DC21EE" w:rsidRPr="00E05304" w:rsidRDefault="00DC21EE" w:rsidP="000171A8">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0F4B6331" w14:textId="32FDFB75" w:rsidR="00DC21EE" w:rsidRPr="00E05304" w:rsidRDefault="00DC21EE"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DC21EE" w:rsidRPr="00E05304" w14:paraId="0F4B6335" w14:textId="77777777" w:rsidTr="00226F4D">
      <w:trPr>
        <w:cantSplit/>
        <w:trHeight w:val="288"/>
      </w:trPr>
      <w:tc>
        <w:tcPr>
          <w:tcW w:w="3772" w:type="pct"/>
          <w:gridSpan w:val="2"/>
          <w:vAlign w:val="center"/>
        </w:tcPr>
        <w:p w14:paraId="0F4B6333" w14:textId="77777777" w:rsidR="00DC21EE" w:rsidRPr="00F85124" w:rsidRDefault="00DC21EE" w:rsidP="000171A8">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0F4B6334" w14:textId="3AAFB14E" w:rsidR="00DC21EE" w:rsidRPr="00E05304" w:rsidRDefault="00DC21EE"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45206">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B45206" w:rsidRPr="00B45206">
              <w:rPr>
                <w:rFonts w:asciiTheme="minorHAnsi" w:hAnsiTheme="minorHAnsi"/>
                <w:bCs/>
                <w:noProof/>
              </w:rPr>
              <w:t>4</w:t>
            </w:r>
          </w:fldSimple>
          <w:r>
            <w:rPr>
              <w:rFonts w:asciiTheme="minorHAnsi" w:hAnsiTheme="minorHAnsi"/>
              <w:bCs/>
              <w:noProof/>
            </w:rPr>
            <w:t>)</w:t>
          </w:r>
        </w:p>
      </w:tc>
    </w:tr>
  </w:tbl>
  <w:p w14:paraId="0F4B6336" w14:textId="47AE8622" w:rsidR="00DC21EE" w:rsidRPr="00226F4D" w:rsidRDefault="00B45206" w:rsidP="005A2889">
    <w:pPr>
      <w:pStyle w:val="Header"/>
      <w:rPr>
        <w:szCs w:val="4"/>
      </w:rPr>
    </w:pPr>
    <w:r>
      <w:rPr>
        <w:rFonts w:asciiTheme="minorHAnsi" w:hAnsiTheme="minorHAnsi"/>
        <w:b/>
        <w:bCs/>
        <w:noProof/>
      </w:rPr>
      <w:pict w14:anchorId="0F4B6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205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B6338" w14:textId="77777777" w:rsidR="00DC21EE" w:rsidRDefault="00DC21EE">
    <w:pPr>
      <w:pStyle w:val="Header"/>
    </w:pPr>
    <w:r>
      <w:rPr>
        <w:noProof/>
      </w:rPr>
      <w:pict w14:anchorId="0F4B6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3D72DE3"/>
    <w:multiLevelType w:val="hybridMultilevel"/>
    <w:tmpl w:val="8924C4B4"/>
    <w:lvl w:ilvl="0" w:tplc="CC6CF410">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66087A"/>
    <w:multiLevelType w:val="hybridMultilevel"/>
    <w:tmpl w:val="03C03FE8"/>
    <w:lvl w:ilvl="0" w:tplc="30A81A1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B3090A"/>
    <w:multiLevelType w:val="hybridMultilevel"/>
    <w:tmpl w:val="3A38C64C"/>
    <w:lvl w:ilvl="0" w:tplc="F260DE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DC35B6"/>
    <w:multiLevelType w:val="hybridMultilevel"/>
    <w:tmpl w:val="F4029836"/>
    <w:lvl w:ilvl="0" w:tplc="CC1CD39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7BFA0C5F"/>
    <w:multiLevelType w:val="hybridMultilevel"/>
    <w:tmpl w:val="16F63C66"/>
    <w:lvl w:ilvl="0" w:tplc="8E56E970">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4"/>
  </w:num>
  <w:num w:numId="3">
    <w:abstractNumId w:val="24"/>
  </w:num>
  <w:num w:numId="4">
    <w:abstractNumId w:val="1"/>
  </w:num>
  <w:num w:numId="5">
    <w:abstractNumId w:val="0"/>
  </w:num>
  <w:num w:numId="6">
    <w:abstractNumId w:val="14"/>
  </w:num>
  <w:num w:numId="7">
    <w:abstractNumId w:val="15"/>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27"/>
  </w:num>
  <w:num w:numId="26">
    <w:abstractNumId w:val="22"/>
  </w:num>
  <w:num w:numId="27">
    <w:abstractNumId w:val="18"/>
  </w:num>
  <w:num w:numId="28">
    <w:abstractNumId w:val="12"/>
  </w:num>
  <w:num w:numId="29">
    <w:abstractNumId w:val="31"/>
  </w:num>
  <w:num w:numId="30">
    <w:abstractNumId w:val="3"/>
  </w:num>
  <w:num w:numId="31">
    <w:abstractNumId w:val="34"/>
  </w:num>
  <w:num w:numId="32">
    <w:abstractNumId w:val="7"/>
  </w:num>
  <w:num w:numId="33">
    <w:abstractNumId w:val="37"/>
  </w:num>
  <w:num w:numId="34">
    <w:abstractNumId w:val="20"/>
  </w:num>
  <w:num w:numId="35">
    <w:abstractNumId w:val="2"/>
  </w:num>
  <w:num w:numId="36">
    <w:abstractNumId w:val="29"/>
  </w:num>
  <w:num w:numId="37">
    <w:abstractNumId w:val="9"/>
  </w:num>
  <w:num w:numId="38">
    <w:abstractNumId w:val="25"/>
  </w:num>
  <w:num w:numId="39">
    <w:abstractNumId w:val="16"/>
  </w:num>
  <w:num w:numId="40">
    <w:abstractNumId w:val="28"/>
  </w:num>
  <w:num w:numId="41">
    <w:abstractNumId w:val="11"/>
  </w:num>
  <w:num w:numId="42">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3">
    <w:abstractNumId w:val="9"/>
    <w:lvlOverride w:ilvl="0">
      <w:startOverride w:val="1"/>
    </w:lvlOverride>
    <w:lvlOverride w:ilvl="1"/>
    <w:lvlOverride w:ilvl="2"/>
    <w:lvlOverride w:ilvl="3"/>
    <w:lvlOverride w:ilvl="4"/>
    <w:lvlOverride w:ilvl="5"/>
    <w:lvlOverride w:ilvl="6"/>
    <w:lvlOverride w:ilvl="7"/>
    <w:lvlOverride w:ilvl="8"/>
  </w:num>
  <w:num w:numId="44">
    <w:abstractNumId w:val="3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3076"/>
    <w:rsid w:val="000036FF"/>
    <w:rsid w:val="00013279"/>
    <w:rsid w:val="000171A8"/>
    <w:rsid w:val="00017396"/>
    <w:rsid w:val="0002303F"/>
    <w:rsid w:val="000253D9"/>
    <w:rsid w:val="00026750"/>
    <w:rsid w:val="00027099"/>
    <w:rsid w:val="0003035B"/>
    <w:rsid w:val="00031173"/>
    <w:rsid w:val="00035A79"/>
    <w:rsid w:val="00037926"/>
    <w:rsid w:val="00044F98"/>
    <w:rsid w:val="000470D7"/>
    <w:rsid w:val="000471F6"/>
    <w:rsid w:val="00051BBE"/>
    <w:rsid w:val="00051F14"/>
    <w:rsid w:val="00052306"/>
    <w:rsid w:val="00053880"/>
    <w:rsid w:val="00053A0E"/>
    <w:rsid w:val="0006016B"/>
    <w:rsid w:val="000631C6"/>
    <w:rsid w:val="000632A0"/>
    <w:rsid w:val="000644B7"/>
    <w:rsid w:val="000720E6"/>
    <w:rsid w:val="00076F08"/>
    <w:rsid w:val="00080036"/>
    <w:rsid w:val="00080A37"/>
    <w:rsid w:val="00080EEE"/>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F1D"/>
    <w:rsid w:val="000C1A4A"/>
    <w:rsid w:val="000C2E2C"/>
    <w:rsid w:val="000C4C97"/>
    <w:rsid w:val="000C6426"/>
    <w:rsid w:val="000C6B8F"/>
    <w:rsid w:val="000C7320"/>
    <w:rsid w:val="000D25DB"/>
    <w:rsid w:val="000D3642"/>
    <w:rsid w:val="000D7671"/>
    <w:rsid w:val="000D7DA8"/>
    <w:rsid w:val="000E0BE1"/>
    <w:rsid w:val="000E17B1"/>
    <w:rsid w:val="000E53E9"/>
    <w:rsid w:val="000E5583"/>
    <w:rsid w:val="000E64AD"/>
    <w:rsid w:val="000E69DC"/>
    <w:rsid w:val="000E7ABD"/>
    <w:rsid w:val="000F070F"/>
    <w:rsid w:val="000F0BA7"/>
    <w:rsid w:val="000F67E7"/>
    <w:rsid w:val="000F754C"/>
    <w:rsid w:val="001016DC"/>
    <w:rsid w:val="00106B6B"/>
    <w:rsid w:val="00110686"/>
    <w:rsid w:val="001131A2"/>
    <w:rsid w:val="001137E5"/>
    <w:rsid w:val="00117E61"/>
    <w:rsid w:val="00126F26"/>
    <w:rsid w:val="001305CE"/>
    <w:rsid w:val="001315EE"/>
    <w:rsid w:val="00134C61"/>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6446A"/>
    <w:rsid w:val="00171597"/>
    <w:rsid w:val="00171E43"/>
    <w:rsid w:val="001739FA"/>
    <w:rsid w:val="00174BD1"/>
    <w:rsid w:val="00175D42"/>
    <w:rsid w:val="00181190"/>
    <w:rsid w:val="00184235"/>
    <w:rsid w:val="00192BEB"/>
    <w:rsid w:val="0019624F"/>
    <w:rsid w:val="001A5583"/>
    <w:rsid w:val="001B5BA4"/>
    <w:rsid w:val="001B6CEB"/>
    <w:rsid w:val="001C53E8"/>
    <w:rsid w:val="001D7314"/>
    <w:rsid w:val="001E1EA2"/>
    <w:rsid w:val="001E3C52"/>
    <w:rsid w:val="001F0E8D"/>
    <w:rsid w:val="001F1B39"/>
    <w:rsid w:val="001F20EE"/>
    <w:rsid w:val="001F771B"/>
    <w:rsid w:val="00200E53"/>
    <w:rsid w:val="00202608"/>
    <w:rsid w:val="00204BDE"/>
    <w:rsid w:val="00206039"/>
    <w:rsid w:val="00207C98"/>
    <w:rsid w:val="00213E8E"/>
    <w:rsid w:val="00216C55"/>
    <w:rsid w:val="002177C6"/>
    <w:rsid w:val="00217BE3"/>
    <w:rsid w:val="00221477"/>
    <w:rsid w:val="00222F6D"/>
    <w:rsid w:val="002241A5"/>
    <w:rsid w:val="00226F4D"/>
    <w:rsid w:val="00227AC6"/>
    <w:rsid w:val="002325ED"/>
    <w:rsid w:val="0023709A"/>
    <w:rsid w:val="00237400"/>
    <w:rsid w:val="002420D2"/>
    <w:rsid w:val="00243047"/>
    <w:rsid w:val="002456D8"/>
    <w:rsid w:val="00245AF0"/>
    <w:rsid w:val="00251B09"/>
    <w:rsid w:val="002532A8"/>
    <w:rsid w:val="00253862"/>
    <w:rsid w:val="002562A4"/>
    <w:rsid w:val="0025742D"/>
    <w:rsid w:val="0025787E"/>
    <w:rsid w:val="00260233"/>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0E66"/>
    <w:rsid w:val="00291F72"/>
    <w:rsid w:val="00295ED5"/>
    <w:rsid w:val="002A1004"/>
    <w:rsid w:val="002A18FC"/>
    <w:rsid w:val="002A199B"/>
    <w:rsid w:val="002A3F41"/>
    <w:rsid w:val="002A6A1F"/>
    <w:rsid w:val="002B168D"/>
    <w:rsid w:val="002B177A"/>
    <w:rsid w:val="002B2393"/>
    <w:rsid w:val="002B2763"/>
    <w:rsid w:val="002B4489"/>
    <w:rsid w:val="002B4F6F"/>
    <w:rsid w:val="002B52AC"/>
    <w:rsid w:val="002B6475"/>
    <w:rsid w:val="002C131A"/>
    <w:rsid w:val="002C586B"/>
    <w:rsid w:val="002C6698"/>
    <w:rsid w:val="002D1475"/>
    <w:rsid w:val="002D3BA6"/>
    <w:rsid w:val="002D680A"/>
    <w:rsid w:val="002D7DB8"/>
    <w:rsid w:val="002E275A"/>
    <w:rsid w:val="002E3676"/>
    <w:rsid w:val="002E5EBF"/>
    <w:rsid w:val="002E7941"/>
    <w:rsid w:val="002F40A7"/>
    <w:rsid w:val="002F6775"/>
    <w:rsid w:val="003051D0"/>
    <w:rsid w:val="00306026"/>
    <w:rsid w:val="00306317"/>
    <w:rsid w:val="00311C42"/>
    <w:rsid w:val="00312B50"/>
    <w:rsid w:val="00314D52"/>
    <w:rsid w:val="00314EC3"/>
    <w:rsid w:val="0032018D"/>
    <w:rsid w:val="00320F01"/>
    <w:rsid w:val="003218BB"/>
    <w:rsid w:val="003247CA"/>
    <w:rsid w:val="00331E82"/>
    <w:rsid w:val="00337397"/>
    <w:rsid w:val="00340CE9"/>
    <w:rsid w:val="003500C8"/>
    <w:rsid w:val="00350A8C"/>
    <w:rsid w:val="00351E70"/>
    <w:rsid w:val="00352291"/>
    <w:rsid w:val="003530F3"/>
    <w:rsid w:val="00353946"/>
    <w:rsid w:val="00353C3B"/>
    <w:rsid w:val="0035603C"/>
    <w:rsid w:val="00357343"/>
    <w:rsid w:val="00360DC6"/>
    <w:rsid w:val="0036142E"/>
    <w:rsid w:val="0036478A"/>
    <w:rsid w:val="003661D0"/>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0201"/>
    <w:rsid w:val="003C6131"/>
    <w:rsid w:val="003C781A"/>
    <w:rsid w:val="003C7B7A"/>
    <w:rsid w:val="003D349A"/>
    <w:rsid w:val="003D5183"/>
    <w:rsid w:val="003D5350"/>
    <w:rsid w:val="003E1E09"/>
    <w:rsid w:val="003E1E46"/>
    <w:rsid w:val="003E22AB"/>
    <w:rsid w:val="003F064C"/>
    <w:rsid w:val="003F1C6F"/>
    <w:rsid w:val="003F49BD"/>
    <w:rsid w:val="003F5BCA"/>
    <w:rsid w:val="003F5C8B"/>
    <w:rsid w:val="003F6A76"/>
    <w:rsid w:val="00402651"/>
    <w:rsid w:val="00407A9D"/>
    <w:rsid w:val="0041327B"/>
    <w:rsid w:val="00415FD0"/>
    <w:rsid w:val="004168A3"/>
    <w:rsid w:val="00417D09"/>
    <w:rsid w:val="00421360"/>
    <w:rsid w:val="00422378"/>
    <w:rsid w:val="004274C9"/>
    <w:rsid w:val="00430CEA"/>
    <w:rsid w:val="004318DA"/>
    <w:rsid w:val="00432098"/>
    <w:rsid w:val="0043390E"/>
    <w:rsid w:val="0043422C"/>
    <w:rsid w:val="00435279"/>
    <w:rsid w:val="00440841"/>
    <w:rsid w:val="004507D3"/>
    <w:rsid w:val="004510F5"/>
    <w:rsid w:val="004513E6"/>
    <w:rsid w:val="00453457"/>
    <w:rsid w:val="0045375A"/>
    <w:rsid w:val="00454C3D"/>
    <w:rsid w:val="00462516"/>
    <w:rsid w:val="00462AC1"/>
    <w:rsid w:val="0046705B"/>
    <w:rsid w:val="00470951"/>
    <w:rsid w:val="004712B7"/>
    <w:rsid w:val="004737C4"/>
    <w:rsid w:val="00474509"/>
    <w:rsid w:val="00474A7A"/>
    <w:rsid w:val="00475987"/>
    <w:rsid w:val="00477D56"/>
    <w:rsid w:val="0048031E"/>
    <w:rsid w:val="004809EE"/>
    <w:rsid w:val="00481290"/>
    <w:rsid w:val="00485F66"/>
    <w:rsid w:val="00486F0B"/>
    <w:rsid w:val="004903E6"/>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3921"/>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3254"/>
    <w:rsid w:val="0056567E"/>
    <w:rsid w:val="005678C7"/>
    <w:rsid w:val="00572B72"/>
    <w:rsid w:val="00573417"/>
    <w:rsid w:val="00574511"/>
    <w:rsid w:val="00574E6A"/>
    <w:rsid w:val="00577316"/>
    <w:rsid w:val="0058107F"/>
    <w:rsid w:val="005813CE"/>
    <w:rsid w:val="005821CB"/>
    <w:rsid w:val="00582D51"/>
    <w:rsid w:val="005877FC"/>
    <w:rsid w:val="005879C7"/>
    <w:rsid w:val="0059070E"/>
    <w:rsid w:val="00591B7E"/>
    <w:rsid w:val="00594C36"/>
    <w:rsid w:val="00594F64"/>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411CF"/>
    <w:rsid w:val="00641C71"/>
    <w:rsid w:val="0064240D"/>
    <w:rsid w:val="0064300C"/>
    <w:rsid w:val="006431D9"/>
    <w:rsid w:val="00654F37"/>
    <w:rsid w:val="00663AF7"/>
    <w:rsid w:val="006646F9"/>
    <w:rsid w:val="0066670F"/>
    <w:rsid w:val="00667362"/>
    <w:rsid w:val="00674FED"/>
    <w:rsid w:val="0068226F"/>
    <w:rsid w:val="00682CBA"/>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7492"/>
    <w:rsid w:val="006E1FC1"/>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2843"/>
    <w:rsid w:val="00723136"/>
    <w:rsid w:val="00726E40"/>
    <w:rsid w:val="00734A66"/>
    <w:rsid w:val="007376EC"/>
    <w:rsid w:val="007412CC"/>
    <w:rsid w:val="00743217"/>
    <w:rsid w:val="0074424A"/>
    <w:rsid w:val="00751673"/>
    <w:rsid w:val="00753CFA"/>
    <w:rsid w:val="007551EC"/>
    <w:rsid w:val="00756AD5"/>
    <w:rsid w:val="0076211D"/>
    <w:rsid w:val="007635A5"/>
    <w:rsid w:val="0076441C"/>
    <w:rsid w:val="00765F67"/>
    <w:rsid w:val="00771624"/>
    <w:rsid w:val="007755D6"/>
    <w:rsid w:val="007756F6"/>
    <w:rsid w:val="00776799"/>
    <w:rsid w:val="00777B2F"/>
    <w:rsid w:val="00781BF8"/>
    <w:rsid w:val="00785B34"/>
    <w:rsid w:val="00791BBD"/>
    <w:rsid w:val="00792F95"/>
    <w:rsid w:val="00793E1C"/>
    <w:rsid w:val="00795882"/>
    <w:rsid w:val="00795EB8"/>
    <w:rsid w:val="00797224"/>
    <w:rsid w:val="00797290"/>
    <w:rsid w:val="00797860"/>
    <w:rsid w:val="007A0296"/>
    <w:rsid w:val="007A4603"/>
    <w:rsid w:val="007A534A"/>
    <w:rsid w:val="007B4BEA"/>
    <w:rsid w:val="007B645E"/>
    <w:rsid w:val="007C05EB"/>
    <w:rsid w:val="007C080F"/>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5AA1"/>
    <w:rsid w:val="00815F28"/>
    <w:rsid w:val="0081628C"/>
    <w:rsid w:val="00821F42"/>
    <w:rsid w:val="0082448D"/>
    <w:rsid w:val="008252D4"/>
    <w:rsid w:val="008353B6"/>
    <w:rsid w:val="00841186"/>
    <w:rsid w:val="008459F6"/>
    <w:rsid w:val="00845AFF"/>
    <w:rsid w:val="00847E91"/>
    <w:rsid w:val="00847EF3"/>
    <w:rsid w:val="0085268F"/>
    <w:rsid w:val="00853177"/>
    <w:rsid w:val="008540F3"/>
    <w:rsid w:val="00857939"/>
    <w:rsid w:val="00857C6E"/>
    <w:rsid w:val="00860E60"/>
    <w:rsid w:val="00861BF8"/>
    <w:rsid w:val="00865861"/>
    <w:rsid w:val="00865FD2"/>
    <w:rsid w:val="008665B5"/>
    <w:rsid w:val="008702E6"/>
    <w:rsid w:val="00873A16"/>
    <w:rsid w:val="008764AE"/>
    <w:rsid w:val="0088300D"/>
    <w:rsid w:val="00886660"/>
    <w:rsid w:val="00890DB2"/>
    <w:rsid w:val="00891B81"/>
    <w:rsid w:val="00892A5A"/>
    <w:rsid w:val="00894E3E"/>
    <w:rsid w:val="00896001"/>
    <w:rsid w:val="008A206C"/>
    <w:rsid w:val="008A5258"/>
    <w:rsid w:val="008A5559"/>
    <w:rsid w:val="008A5B91"/>
    <w:rsid w:val="008A7891"/>
    <w:rsid w:val="008A7F5C"/>
    <w:rsid w:val="008B05CC"/>
    <w:rsid w:val="008B6F19"/>
    <w:rsid w:val="008C0228"/>
    <w:rsid w:val="008C10F1"/>
    <w:rsid w:val="008C23D7"/>
    <w:rsid w:val="008C2655"/>
    <w:rsid w:val="008C463D"/>
    <w:rsid w:val="008D0B8D"/>
    <w:rsid w:val="008D3743"/>
    <w:rsid w:val="008D3813"/>
    <w:rsid w:val="008D7458"/>
    <w:rsid w:val="008E1ADC"/>
    <w:rsid w:val="008E3DF1"/>
    <w:rsid w:val="008E429B"/>
    <w:rsid w:val="008E4542"/>
    <w:rsid w:val="008F1900"/>
    <w:rsid w:val="008F5DC1"/>
    <w:rsid w:val="008F640E"/>
    <w:rsid w:val="00900C86"/>
    <w:rsid w:val="00910674"/>
    <w:rsid w:val="009119ED"/>
    <w:rsid w:val="00913530"/>
    <w:rsid w:val="00915BCF"/>
    <w:rsid w:val="0091628E"/>
    <w:rsid w:val="00916997"/>
    <w:rsid w:val="009379DB"/>
    <w:rsid w:val="00941530"/>
    <w:rsid w:val="00941E17"/>
    <w:rsid w:val="009437C6"/>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D70"/>
    <w:rsid w:val="00992035"/>
    <w:rsid w:val="00992EF8"/>
    <w:rsid w:val="00993539"/>
    <w:rsid w:val="00994E2E"/>
    <w:rsid w:val="009A059F"/>
    <w:rsid w:val="009A1F14"/>
    <w:rsid w:val="009A3318"/>
    <w:rsid w:val="009A698F"/>
    <w:rsid w:val="009A6F10"/>
    <w:rsid w:val="009B2E6D"/>
    <w:rsid w:val="009C1F4E"/>
    <w:rsid w:val="009C4B49"/>
    <w:rsid w:val="009C4F9A"/>
    <w:rsid w:val="009C6B77"/>
    <w:rsid w:val="009D0F10"/>
    <w:rsid w:val="009E02E1"/>
    <w:rsid w:val="009E2E57"/>
    <w:rsid w:val="009E3BB5"/>
    <w:rsid w:val="009E460E"/>
    <w:rsid w:val="009E5D59"/>
    <w:rsid w:val="009E64D7"/>
    <w:rsid w:val="009E6B59"/>
    <w:rsid w:val="009F2090"/>
    <w:rsid w:val="009F2520"/>
    <w:rsid w:val="009F30A0"/>
    <w:rsid w:val="009F4EC2"/>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38F1"/>
    <w:rsid w:val="00A33A50"/>
    <w:rsid w:val="00A33AB7"/>
    <w:rsid w:val="00A3438B"/>
    <w:rsid w:val="00A34CB1"/>
    <w:rsid w:val="00A35FE4"/>
    <w:rsid w:val="00A424DF"/>
    <w:rsid w:val="00A42BF8"/>
    <w:rsid w:val="00A42C60"/>
    <w:rsid w:val="00A4460A"/>
    <w:rsid w:val="00A44A18"/>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7572"/>
    <w:rsid w:val="00AA01C1"/>
    <w:rsid w:val="00AA18EC"/>
    <w:rsid w:val="00AA2214"/>
    <w:rsid w:val="00AA4D83"/>
    <w:rsid w:val="00AA767E"/>
    <w:rsid w:val="00AB1578"/>
    <w:rsid w:val="00AB4166"/>
    <w:rsid w:val="00AC0805"/>
    <w:rsid w:val="00AC2C0E"/>
    <w:rsid w:val="00AC348D"/>
    <w:rsid w:val="00AC398B"/>
    <w:rsid w:val="00AC4755"/>
    <w:rsid w:val="00AC5DE9"/>
    <w:rsid w:val="00AC65B1"/>
    <w:rsid w:val="00AD4FAE"/>
    <w:rsid w:val="00AD5A7C"/>
    <w:rsid w:val="00AD67BC"/>
    <w:rsid w:val="00AE39CC"/>
    <w:rsid w:val="00AE40BE"/>
    <w:rsid w:val="00AE4A9F"/>
    <w:rsid w:val="00AF2254"/>
    <w:rsid w:val="00AF4004"/>
    <w:rsid w:val="00B00190"/>
    <w:rsid w:val="00B00AF4"/>
    <w:rsid w:val="00B02E79"/>
    <w:rsid w:val="00B04FED"/>
    <w:rsid w:val="00B05E89"/>
    <w:rsid w:val="00B151E6"/>
    <w:rsid w:val="00B17F24"/>
    <w:rsid w:val="00B22712"/>
    <w:rsid w:val="00B22EEF"/>
    <w:rsid w:val="00B23304"/>
    <w:rsid w:val="00B273D8"/>
    <w:rsid w:val="00B27A2A"/>
    <w:rsid w:val="00B33471"/>
    <w:rsid w:val="00B34290"/>
    <w:rsid w:val="00B35C45"/>
    <w:rsid w:val="00B37FFC"/>
    <w:rsid w:val="00B401EA"/>
    <w:rsid w:val="00B4146E"/>
    <w:rsid w:val="00B4216F"/>
    <w:rsid w:val="00B429F3"/>
    <w:rsid w:val="00B446FE"/>
    <w:rsid w:val="00B44BA2"/>
    <w:rsid w:val="00B45206"/>
    <w:rsid w:val="00B47B99"/>
    <w:rsid w:val="00B51352"/>
    <w:rsid w:val="00B520E6"/>
    <w:rsid w:val="00B52560"/>
    <w:rsid w:val="00B53A85"/>
    <w:rsid w:val="00B53EC6"/>
    <w:rsid w:val="00B5477B"/>
    <w:rsid w:val="00B55F60"/>
    <w:rsid w:val="00B607A4"/>
    <w:rsid w:val="00B6238C"/>
    <w:rsid w:val="00B63D46"/>
    <w:rsid w:val="00B6647D"/>
    <w:rsid w:val="00B716CE"/>
    <w:rsid w:val="00B72184"/>
    <w:rsid w:val="00B76D09"/>
    <w:rsid w:val="00B778B9"/>
    <w:rsid w:val="00B82CAC"/>
    <w:rsid w:val="00B82F48"/>
    <w:rsid w:val="00B867D6"/>
    <w:rsid w:val="00B979C8"/>
    <w:rsid w:val="00B97A44"/>
    <w:rsid w:val="00BA2927"/>
    <w:rsid w:val="00BA3419"/>
    <w:rsid w:val="00BA57A0"/>
    <w:rsid w:val="00BA5BC6"/>
    <w:rsid w:val="00BA6FA0"/>
    <w:rsid w:val="00BC1CA6"/>
    <w:rsid w:val="00BC53AA"/>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2BAD"/>
    <w:rsid w:val="00C2497D"/>
    <w:rsid w:val="00C30FB6"/>
    <w:rsid w:val="00C30FDD"/>
    <w:rsid w:val="00C35471"/>
    <w:rsid w:val="00C354F4"/>
    <w:rsid w:val="00C367B7"/>
    <w:rsid w:val="00C36879"/>
    <w:rsid w:val="00C37687"/>
    <w:rsid w:val="00C4084C"/>
    <w:rsid w:val="00C4134E"/>
    <w:rsid w:val="00C41911"/>
    <w:rsid w:val="00C469C6"/>
    <w:rsid w:val="00C477A7"/>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54F8"/>
    <w:rsid w:val="00C874DA"/>
    <w:rsid w:val="00C92460"/>
    <w:rsid w:val="00C94EEA"/>
    <w:rsid w:val="00C96D12"/>
    <w:rsid w:val="00CA11FA"/>
    <w:rsid w:val="00CA129C"/>
    <w:rsid w:val="00CA1A3D"/>
    <w:rsid w:val="00CA1FA3"/>
    <w:rsid w:val="00CA2CCA"/>
    <w:rsid w:val="00CA30FC"/>
    <w:rsid w:val="00CA6AB3"/>
    <w:rsid w:val="00CB2117"/>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674D"/>
    <w:rsid w:val="00D430F6"/>
    <w:rsid w:val="00D4579A"/>
    <w:rsid w:val="00D462C2"/>
    <w:rsid w:val="00D47699"/>
    <w:rsid w:val="00D47F2D"/>
    <w:rsid w:val="00D508D8"/>
    <w:rsid w:val="00D50B07"/>
    <w:rsid w:val="00D53733"/>
    <w:rsid w:val="00D56CD8"/>
    <w:rsid w:val="00D57BC9"/>
    <w:rsid w:val="00D6289C"/>
    <w:rsid w:val="00D62DB5"/>
    <w:rsid w:val="00D644FC"/>
    <w:rsid w:val="00D67071"/>
    <w:rsid w:val="00D704CC"/>
    <w:rsid w:val="00D74FE5"/>
    <w:rsid w:val="00D77E2E"/>
    <w:rsid w:val="00D80B4B"/>
    <w:rsid w:val="00D81ED4"/>
    <w:rsid w:val="00D82516"/>
    <w:rsid w:val="00D83CD6"/>
    <w:rsid w:val="00D84532"/>
    <w:rsid w:val="00D86A36"/>
    <w:rsid w:val="00D87559"/>
    <w:rsid w:val="00D87C33"/>
    <w:rsid w:val="00D916A4"/>
    <w:rsid w:val="00DA2233"/>
    <w:rsid w:val="00DA23E0"/>
    <w:rsid w:val="00DA3D14"/>
    <w:rsid w:val="00DA41D8"/>
    <w:rsid w:val="00DA5B8D"/>
    <w:rsid w:val="00DA7914"/>
    <w:rsid w:val="00DA7FE8"/>
    <w:rsid w:val="00DB17CA"/>
    <w:rsid w:val="00DB44FE"/>
    <w:rsid w:val="00DB49D1"/>
    <w:rsid w:val="00DB5125"/>
    <w:rsid w:val="00DC0505"/>
    <w:rsid w:val="00DC20F2"/>
    <w:rsid w:val="00DC21EE"/>
    <w:rsid w:val="00DC242D"/>
    <w:rsid w:val="00DC36CA"/>
    <w:rsid w:val="00DC41AF"/>
    <w:rsid w:val="00DC7484"/>
    <w:rsid w:val="00DD2B0C"/>
    <w:rsid w:val="00DD3DA3"/>
    <w:rsid w:val="00DE0768"/>
    <w:rsid w:val="00DE0AD3"/>
    <w:rsid w:val="00DE4647"/>
    <w:rsid w:val="00DF1740"/>
    <w:rsid w:val="00DF5E32"/>
    <w:rsid w:val="00DF6ADD"/>
    <w:rsid w:val="00DF7DD7"/>
    <w:rsid w:val="00E00E2C"/>
    <w:rsid w:val="00E00F00"/>
    <w:rsid w:val="00E01D85"/>
    <w:rsid w:val="00E05304"/>
    <w:rsid w:val="00E074BC"/>
    <w:rsid w:val="00E12FCC"/>
    <w:rsid w:val="00E1414A"/>
    <w:rsid w:val="00E160A8"/>
    <w:rsid w:val="00E224A4"/>
    <w:rsid w:val="00E23A7C"/>
    <w:rsid w:val="00E25F01"/>
    <w:rsid w:val="00E30580"/>
    <w:rsid w:val="00E336A6"/>
    <w:rsid w:val="00E36AEC"/>
    <w:rsid w:val="00E36FC2"/>
    <w:rsid w:val="00E40256"/>
    <w:rsid w:val="00E419F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0BA9"/>
    <w:rsid w:val="00E9540C"/>
    <w:rsid w:val="00E97AB0"/>
    <w:rsid w:val="00EB1719"/>
    <w:rsid w:val="00EB19D1"/>
    <w:rsid w:val="00EB42BF"/>
    <w:rsid w:val="00EB6A58"/>
    <w:rsid w:val="00ED0EBB"/>
    <w:rsid w:val="00ED1EBB"/>
    <w:rsid w:val="00ED7E27"/>
    <w:rsid w:val="00EE17E9"/>
    <w:rsid w:val="00EE19D8"/>
    <w:rsid w:val="00EE2A79"/>
    <w:rsid w:val="00EE2E94"/>
    <w:rsid w:val="00EE35D0"/>
    <w:rsid w:val="00EE56E4"/>
    <w:rsid w:val="00EE7347"/>
    <w:rsid w:val="00EE77ED"/>
    <w:rsid w:val="00EF00B4"/>
    <w:rsid w:val="00EF1254"/>
    <w:rsid w:val="00EF5874"/>
    <w:rsid w:val="00F00493"/>
    <w:rsid w:val="00F00B7C"/>
    <w:rsid w:val="00F03C64"/>
    <w:rsid w:val="00F10B39"/>
    <w:rsid w:val="00F230AF"/>
    <w:rsid w:val="00F23B4A"/>
    <w:rsid w:val="00F255D6"/>
    <w:rsid w:val="00F25D56"/>
    <w:rsid w:val="00F34E4E"/>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94C24"/>
    <w:rsid w:val="00F95E5B"/>
    <w:rsid w:val="00F96B31"/>
    <w:rsid w:val="00FA1346"/>
    <w:rsid w:val="00FA2F41"/>
    <w:rsid w:val="00FB2FA7"/>
    <w:rsid w:val="00FB3189"/>
    <w:rsid w:val="00FB3217"/>
    <w:rsid w:val="00FC0300"/>
    <w:rsid w:val="00FC25BE"/>
    <w:rsid w:val="00FC2A0E"/>
    <w:rsid w:val="00FC79EC"/>
    <w:rsid w:val="00FD1218"/>
    <w:rsid w:val="00FD3283"/>
    <w:rsid w:val="00FD3686"/>
    <w:rsid w:val="00FD380D"/>
    <w:rsid w:val="00FD3F8A"/>
    <w:rsid w:val="00FD4045"/>
    <w:rsid w:val="00FD46AA"/>
    <w:rsid w:val="00FE153B"/>
    <w:rsid w:val="00FE2244"/>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0F4B6174"/>
  <w15:docId w15:val="{D8956044-7F83-4597-B65A-4F091BD1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B2E6D"/>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9B2E6D"/>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495882">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14008177">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846F3B-241A-42D1-9AAF-6D8134B6D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2</cp:revision>
  <dcterms:created xsi:type="dcterms:W3CDTF">2018-06-04T20:00:00Z</dcterms:created>
  <dcterms:modified xsi:type="dcterms:W3CDTF">2018-06-04T20:00:00Z</dcterms:modified>
</cp:coreProperties>
</file>