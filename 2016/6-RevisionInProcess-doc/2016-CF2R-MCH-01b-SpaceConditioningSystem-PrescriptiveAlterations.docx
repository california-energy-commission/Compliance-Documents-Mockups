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BB569C" w:rsidRPr="007E2934" w14:paraId="3DF6E164" w14:textId="77777777" w:rsidTr="00B651AA">
        <w:trPr>
          <w:cantSplit/>
          <w:trHeight w:val="288"/>
        </w:trPr>
        <w:tc>
          <w:tcPr>
            <w:tcW w:w="5000" w:type="pct"/>
            <w:gridSpan w:val="6"/>
            <w:shd w:val="clear" w:color="auto" w:fill="auto"/>
            <w:vAlign w:val="center"/>
          </w:tcPr>
          <w:p w14:paraId="3DF6E163" w14:textId="77777777" w:rsidR="00BB569C" w:rsidRPr="007E2934" w:rsidRDefault="00BB569C" w:rsidP="00BB569C">
            <w:pPr>
              <w:keepNext/>
              <w:rPr>
                <w:rFonts w:ascii="Calibri" w:hAnsi="Calibri"/>
                <w:b/>
                <w:sz w:val="18"/>
                <w:szCs w:val="18"/>
              </w:rPr>
            </w:pPr>
            <w:r w:rsidRPr="00970AC4">
              <w:rPr>
                <w:rFonts w:ascii="Calibri" w:hAnsi="Calibri"/>
                <w:b/>
                <w:szCs w:val="24"/>
              </w:rPr>
              <w:t>A. General Information</w:t>
            </w:r>
          </w:p>
        </w:tc>
      </w:tr>
      <w:tr w:rsidR="00BB569C" w:rsidRPr="007E2934" w14:paraId="3DF6E16B" w14:textId="77777777" w:rsidTr="00BB569C">
        <w:trPr>
          <w:cantSplit/>
          <w:trHeight w:val="432"/>
        </w:trPr>
        <w:tc>
          <w:tcPr>
            <w:tcW w:w="103" w:type="pct"/>
            <w:tcMar>
              <w:left w:w="29" w:type="dxa"/>
              <w:right w:w="29" w:type="dxa"/>
            </w:tcMar>
            <w:vAlign w:val="center"/>
          </w:tcPr>
          <w:p w14:paraId="3DF6E165"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01</w:t>
            </w:r>
          </w:p>
        </w:tc>
        <w:tc>
          <w:tcPr>
            <w:tcW w:w="1107" w:type="pct"/>
            <w:vAlign w:val="center"/>
          </w:tcPr>
          <w:p w14:paraId="3DF6E166" w14:textId="06F208DD" w:rsidR="00BB569C" w:rsidRPr="007E2934" w:rsidRDefault="00BB569C" w:rsidP="00BB569C">
            <w:pPr>
              <w:rPr>
                <w:rFonts w:ascii="Calibri" w:hAnsi="Calibri"/>
                <w:sz w:val="18"/>
                <w:szCs w:val="18"/>
              </w:rPr>
            </w:pPr>
            <w:r w:rsidRPr="007E2934">
              <w:rPr>
                <w:rFonts w:ascii="Calibri" w:hAnsi="Calibri"/>
                <w:sz w:val="18"/>
                <w:szCs w:val="18"/>
              </w:rPr>
              <w:t>Dwelling Unit Name</w:t>
            </w:r>
          </w:p>
        </w:tc>
        <w:tc>
          <w:tcPr>
            <w:tcW w:w="1261" w:type="pct"/>
            <w:vAlign w:val="center"/>
          </w:tcPr>
          <w:p w14:paraId="3DF6E167"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3DF6E168"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02</w:t>
            </w:r>
          </w:p>
        </w:tc>
        <w:tc>
          <w:tcPr>
            <w:tcW w:w="1260" w:type="pct"/>
            <w:vAlign w:val="center"/>
          </w:tcPr>
          <w:p w14:paraId="3DF6E169" w14:textId="2D3F6C97" w:rsidR="00BB569C" w:rsidRPr="009909F1" w:rsidRDefault="00BB569C" w:rsidP="00BB569C">
            <w:pPr>
              <w:rPr>
                <w:rFonts w:ascii="Calibri" w:hAnsi="Calibri"/>
                <w:b/>
                <w:sz w:val="18"/>
                <w:szCs w:val="18"/>
              </w:rPr>
            </w:pPr>
            <w:r w:rsidRPr="000346D1">
              <w:rPr>
                <w:rFonts w:ascii="Calibri" w:hAnsi="Calibri"/>
                <w:sz w:val="18"/>
                <w:szCs w:val="18"/>
              </w:rPr>
              <w:t>Climate Zone</w:t>
            </w:r>
          </w:p>
        </w:tc>
        <w:tc>
          <w:tcPr>
            <w:tcW w:w="1177" w:type="pct"/>
            <w:vAlign w:val="center"/>
          </w:tcPr>
          <w:p w14:paraId="3DF6E16A" w14:textId="77777777" w:rsidR="00BB569C" w:rsidRPr="00F2777B" w:rsidRDefault="00BB569C" w:rsidP="00BB569C">
            <w:pPr>
              <w:rPr>
                <w:rFonts w:ascii="Calibri" w:hAnsi="Calibri"/>
                <w:sz w:val="18"/>
                <w:szCs w:val="18"/>
              </w:rPr>
            </w:pPr>
          </w:p>
        </w:tc>
      </w:tr>
      <w:tr w:rsidR="00BB569C" w:rsidRPr="007E2934" w14:paraId="3DF6E172" w14:textId="77777777" w:rsidTr="00BB569C">
        <w:trPr>
          <w:cantSplit/>
          <w:trHeight w:val="432"/>
        </w:trPr>
        <w:tc>
          <w:tcPr>
            <w:tcW w:w="103" w:type="pct"/>
            <w:tcMar>
              <w:left w:w="29" w:type="dxa"/>
              <w:right w:w="29" w:type="dxa"/>
            </w:tcMar>
            <w:vAlign w:val="center"/>
          </w:tcPr>
          <w:p w14:paraId="3DF6E16C"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03</w:t>
            </w:r>
          </w:p>
        </w:tc>
        <w:tc>
          <w:tcPr>
            <w:tcW w:w="1107" w:type="pct"/>
            <w:vAlign w:val="center"/>
          </w:tcPr>
          <w:p w14:paraId="3DF6E16D" w14:textId="06AC4960" w:rsidR="00BB569C" w:rsidRPr="007E2934" w:rsidRDefault="00BB569C" w:rsidP="00BB569C">
            <w:pPr>
              <w:rPr>
                <w:rFonts w:ascii="Calibri" w:hAnsi="Calibri"/>
                <w:sz w:val="18"/>
                <w:szCs w:val="18"/>
              </w:rPr>
            </w:pPr>
            <w:r w:rsidRPr="007E2934">
              <w:rPr>
                <w:rFonts w:ascii="Calibri" w:hAnsi="Calibri"/>
                <w:sz w:val="18"/>
                <w:szCs w:val="18"/>
              </w:rPr>
              <w:t xml:space="preserve">Dwelling Unit </w:t>
            </w:r>
            <w:r w:rsidR="008C253B">
              <w:rPr>
                <w:rFonts w:ascii="Calibri" w:hAnsi="Calibri"/>
                <w:sz w:val="18"/>
                <w:szCs w:val="18"/>
              </w:rPr>
              <w:t xml:space="preserve">Total </w:t>
            </w:r>
            <w:r w:rsidRPr="007E2934">
              <w:rPr>
                <w:rFonts w:ascii="Calibri" w:hAnsi="Calibri"/>
                <w:sz w:val="18"/>
                <w:szCs w:val="18"/>
              </w:rPr>
              <w:t>Conditioned Floor Area (ft</w:t>
            </w:r>
            <w:r w:rsidRPr="00970AC4">
              <w:rPr>
                <w:rFonts w:ascii="Calibri" w:hAnsi="Calibri"/>
                <w:sz w:val="18"/>
                <w:szCs w:val="18"/>
                <w:vertAlign w:val="superscript"/>
              </w:rPr>
              <w:t>2</w:t>
            </w:r>
            <w:r w:rsidRPr="007E2934">
              <w:rPr>
                <w:rFonts w:ascii="Calibri" w:hAnsi="Calibri"/>
                <w:sz w:val="18"/>
                <w:szCs w:val="18"/>
              </w:rPr>
              <w:t>)</w:t>
            </w:r>
          </w:p>
        </w:tc>
        <w:tc>
          <w:tcPr>
            <w:tcW w:w="1261" w:type="pct"/>
            <w:vAlign w:val="center"/>
          </w:tcPr>
          <w:p w14:paraId="3DF6E16E"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3DF6E16F"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04</w:t>
            </w:r>
          </w:p>
        </w:tc>
        <w:tc>
          <w:tcPr>
            <w:tcW w:w="1260" w:type="pct"/>
            <w:vAlign w:val="center"/>
          </w:tcPr>
          <w:p w14:paraId="3DF6E170" w14:textId="070E4AC5" w:rsidR="00BB569C" w:rsidRPr="007E2934" w:rsidRDefault="00BB569C" w:rsidP="00631AEF">
            <w:pPr>
              <w:spacing w:after="60"/>
              <w:rPr>
                <w:rFonts w:ascii="Calibri" w:hAnsi="Calibri"/>
                <w:sz w:val="18"/>
                <w:szCs w:val="18"/>
              </w:rPr>
            </w:pPr>
            <w:r w:rsidRPr="007E2934">
              <w:rPr>
                <w:rFonts w:ascii="Calibri" w:hAnsi="Calibri"/>
                <w:sz w:val="18"/>
                <w:szCs w:val="18"/>
              </w:rPr>
              <w:t xml:space="preserve">Number of Space Conditioning Systems in this </w:t>
            </w:r>
            <w:r w:rsidR="00631AEF">
              <w:rPr>
                <w:rFonts w:ascii="Calibri" w:hAnsi="Calibri"/>
                <w:sz w:val="18"/>
                <w:szCs w:val="18"/>
              </w:rPr>
              <w:t>D</w:t>
            </w:r>
            <w:r w:rsidRPr="007E2934">
              <w:rPr>
                <w:rFonts w:ascii="Calibri" w:hAnsi="Calibri"/>
                <w:sz w:val="18"/>
                <w:szCs w:val="18"/>
              </w:rPr>
              <w:t xml:space="preserve">welling </w:t>
            </w:r>
            <w:r w:rsidR="00631AEF">
              <w:rPr>
                <w:rFonts w:ascii="Calibri" w:hAnsi="Calibri"/>
                <w:sz w:val="18"/>
                <w:szCs w:val="18"/>
              </w:rPr>
              <w:t>U</w:t>
            </w:r>
            <w:r w:rsidRPr="007E2934">
              <w:rPr>
                <w:rFonts w:ascii="Calibri" w:hAnsi="Calibri"/>
                <w:sz w:val="18"/>
                <w:szCs w:val="18"/>
              </w:rPr>
              <w:t>nit</w:t>
            </w:r>
          </w:p>
        </w:tc>
        <w:tc>
          <w:tcPr>
            <w:tcW w:w="1177" w:type="pct"/>
            <w:vAlign w:val="center"/>
          </w:tcPr>
          <w:p w14:paraId="3DF6E171" w14:textId="77777777" w:rsidR="00BB569C" w:rsidRPr="007E2934" w:rsidRDefault="00BB569C" w:rsidP="00BB569C">
            <w:pPr>
              <w:spacing w:after="60"/>
              <w:rPr>
                <w:rFonts w:ascii="Calibri" w:hAnsi="Calibri"/>
                <w:sz w:val="18"/>
                <w:szCs w:val="18"/>
              </w:rPr>
            </w:pPr>
          </w:p>
        </w:tc>
      </w:tr>
      <w:tr w:rsidR="00BB569C" w:rsidRPr="007E2934" w14:paraId="3DF6E179" w14:textId="77777777" w:rsidTr="003322A6">
        <w:trPr>
          <w:cantSplit/>
          <w:trHeight w:val="431"/>
        </w:trPr>
        <w:tc>
          <w:tcPr>
            <w:tcW w:w="103" w:type="pct"/>
            <w:tcMar>
              <w:left w:w="29" w:type="dxa"/>
              <w:right w:w="29" w:type="dxa"/>
            </w:tcMar>
            <w:vAlign w:val="center"/>
          </w:tcPr>
          <w:p w14:paraId="3DF6E173"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05</w:t>
            </w:r>
          </w:p>
        </w:tc>
        <w:tc>
          <w:tcPr>
            <w:tcW w:w="1107" w:type="pct"/>
            <w:vAlign w:val="center"/>
          </w:tcPr>
          <w:p w14:paraId="3DF6E174" w14:textId="3FBBEE5D" w:rsidR="00BB569C" w:rsidRPr="007E2934" w:rsidRDefault="00BB569C" w:rsidP="00BB569C">
            <w:pPr>
              <w:rPr>
                <w:rFonts w:ascii="Calibri" w:hAnsi="Calibri"/>
                <w:sz w:val="18"/>
                <w:szCs w:val="18"/>
              </w:rPr>
            </w:pPr>
            <w:r w:rsidRPr="007E2934">
              <w:rPr>
                <w:rFonts w:ascii="Calibri" w:hAnsi="Calibri"/>
                <w:sz w:val="18"/>
                <w:szCs w:val="18"/>
              </w:rPr>
              <w:t>Certificate of Compliance Type</w:t>
            </w:r>
          </w:p>
        </w:tc>
        <w:tc>
          <w:tcPr>
            <w:tcW w:w="1261" w:type="pct"/>
            <w:vAlign w:val="center"/>
          </w:tcPr>
          <w:p w14:paraId="3DF6E175"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3DF6E176"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06</w:t>
            </w:r>
          </w:p>
        </w:tc>
        <w:tc>
          <w:tcPr>
            <w:tcW w:w="1260" w:type="pct"/>
            <w:vAlign w:val="center"/>
          </w:tcPr>
          <w:p w14:paraId="3DF6E177" w14:textId="79153D9A" w:rsidR="00BB569C" w:rsidRPr="007E2934" w:rsidRDefault="00443514" w:rsidP="00CF5A5C">
            <w:pPr>
              <w:spacing w:after="60"/>
              <w:rPr>
                <w:rFonts w:ascii="Calibri" w:hAnsi="Calibri"/>
                <w:sz w:val="18"/>
                <w:szCs w:val="18"/>
              </w:rPr>
            </w:pPr>
            <w:r>
              <w:rPr>
                <w:rFonts w:ascii="Calibri" w:hAnsi="Calibri"/>
                <w:sz w:val="18"/>
                <w:szCs w:val="18"/>
              </w:rPr>
              <w:t>M</w:t>
            </w:r>
            <w:r w:rsidR="00BB569C" w:rsidRPr="007E2934">
              <w:rPr>
                <w:rFonts w:ascii="Calibri" w:hAnsi="Calibri"/>
                <w:sz w:val="18"/>
                <w:szCs w:val="18"/>
              </w:rPr>
              <w:t xml:space="preserve">ethod </w:t>
            </w:r>
            <w:r w:rsidR="00CF5A5C">
              <w:rPr>
                <w:rFonts w:ascii="Calibri" w:hAnsi="Calibri"/>
                <w:sz w:val="18"/>
                <w:szCs w:val="18"/>
              </w:rPr>
              <w:t>U</w:t>
            </w:r>
            <w:r w:rsidR="00BB569C" w:rsidRPr="007E2934">
              <w:rPr>
                <w:rFonts w:ascii="Calibri" w:hAnsi="Calibri"/>
                <w:sz w:val="18"/>
                <w:szCs w:val="18"/>
              </w:rPr>
              <w:t xml:space="preserve">sed to </w:t>
            </w:r>
            <w:r w:rsidR="00631AEF">
              <w:rPr>
                <w:rFonts w:ascii="Calibri" w:hAnsi="Calibri"/>
                <w:sz w:val="18"/>
                <w:szCs w:val="18"/>
              </w:rPr>
              <w:t>C</w:t>
            </w:r>
            <w:r w:rsidR="00BB569C" w:rsidRPr="007E2934">
              <w:rPr>
                <w:rFonts w:ascii="Calibri" w:hAnsi="Calibri"/>
                <w:sz w:val="18"/>
                <w:szCs w:val="18"/>
              </w:rPr>
              <w:t xml:space="preserve">alculate HVAC </w:t>
            </w:r>
            <w:r w:rsidR="00631AEF">
              <w:rPr>
                <w:rFonts w:ascii="Calibri" w:hAnsi="Calibri"/>
                <w:sz w:val="18"/>
                <w:szCs w:val="18"/>
              </w:rPr>
              <w:t>L</w:t>
            </w:r>
            <w:r w:rsidR="00BB569C" w:rsidRPr="007E2934">
              <w:rPr>
                <w:rFonts w:ascii="Calibri" w:hAnsi="Calibri"/>
                <w:sz w:val="18"/>
                <w:szCs w:val="18"/>
              </w:rPr>
              <w:t>oads</w:t>
            </w:r>
          </w:p>
        </w:tc>
        <w:tc>
          <w:tcPr>
            <w:tcW w:w="1177" w:type="pct"/>
            <w:vAlign w:val="center"/>
          </w:tcPr>
          <w:p w14:paraId="3DF6E178" w14:textId="77777777" w:rsidR="00BB569C" w:rsidRPr="007E2934" w:rsidRDefault="00BB569C" w:rsidP="00BB569C">
            <w:pPr>
              <w:rPr>
                <w:rFonts w:ascii="Calibri" w:hAnsi="Calibri"/>
                <w:sz w:val="18"/>
                <w:szCs w:val="18"/>
              </w:rPr>
            </w:pPr>
          </w:p>
        </w:tc>
      </w:tr>
      <w:tr w:rsidR="00BB569C" w:rsidRPr="007E2934" w14:paraId="3DF6E180" w14:textId="77777777" w:rsidTr="00BB569C">
        <w:trPr>
          <w:cantSplit/>
          <w:trHeight w:val="432"/>
        </w:trPr>
        <w:tc>
          <w:tcPr>
            <w:tcW w:w="103" w:type="pct"/>
            <w:tcMar>
              <w:left w:w="29" w:type="dxa"/>
              <w:right w:w="29" w:type="dxa"/>
            </w:tcMar>
            <w:vAlign w:val="center"/>
          </w:tcPr>
          <w:p w14:paraId="3DF6E17A"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07</w:t>
            </w:r>
          </w:p>
        </w:tc>
        <w:tc>
          <w:tcPr>
            <w:tcW w:w="1107" w:type="pct"/>
            <w:vAlign w:val="center"/>
          </w:tcPr>
          <w:p w14:paraId="3DF6E17B" w14:textId="0BA1DD3F" w:rsidR="00BB569C" w:rsidRPr="007E2934" w:rsidRDefault="00BB569C" w:rsidP="00631AEF">
            <w:pPr>
              <w:spacing w:after="60"/>
              <w:rPr>
                <w:rFonts w:ascii="Calibri" w:hAnsi="Calibri"/>
                <w:sz w:val="18"/>
                <w:szCs w:val="18"/>
              </w:rPr>
            </w:pPr>
            <w:r w:rsidRPr="007E2934">
              <w:rPr>
                <w:rFonts w:ascii="Calibri" w:hAnsi="Calibri"/>
                <w:sz w:val="18"/>
                <w:szCs w:val="18"/>
              </w:rPr>
              <w:t xml:space="preserve">Calculated </w:t>
            </w:r>
            <w:r w:rsidR="00631AEF">
              <w:rPr>
                <w:rFonts w:ascii="Calibri" w:hAnsi="Calibri"/>
                <w:sz w:val="18"/>
                <w:szCs w:val="18"/>
              </w:rPr>
              <w:t>D</w:t>
            </w:r>
            <w:r>
              <w:rPr>
                <w:rFonts w:ascii="Calibri" w:hAnsi="Calibri"/>
                <w:sz w:val="18"/>
                <w:szCs w:val="18"/>
              </w:rPr>
              <w:t xml:space="preserve">welling </w:t>
            </w:r>
            <w:r w:rsidR="00631AEF">
              <w:rPr>
                <w:rFonts w:ascii="Calibri" w:hAnsi="Calibri"/>
                <w:sz w:val="18"/>
                <w:szCs w:val="18"/>
              </w:rPr>
              <w:t>U</w:t>
            </w:r>
            <w:r>
              <w:rPr>
                <w:rFonts w:ascii="Calibri" w:hAnsi="Calibri"/>
                <w:sz w:val="18"/>
                <w:szCs w:val="18"/>
              </w:rPr>
              <w:t xml:space="preserve">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vAlign w:val="center"/>
          </w:tcPr>
          <w:p w14:paraId="3DF6E17C"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3DF6E17D"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08</w:t>
            </w:r>
          </w:p>
        </w:tc>
        <w:tc>
          <w:tcPr>
            <w:tcW w:w="1260" w:type="pct"/>
            <w:vAlign w:val="center"/>
          </w:tcPr>
          <w:p w14:paraId="3DF6E17E" w14:textId="7A683ABA" w:rsidR="00BB569C" w:rsidRPr="007E2934" w:rsidRDefault="00BB569C" w:rsidP="00BB569C">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vAlign w:val="center"/>
          </w:tcPr>
          <w:p w14:paraId="3DF6E17F" w14:textId="77777777" w:rsidR="00BB569C" w:rsidRPr="007E2934" w:rsidRDefault="00BB569C" w:rsidP="00BB569C">
            <w:pPr>
              <w:spacing w:after="60"/>
              <w:rPr>
                <w:rFonts w:ascii="Calibri" w:hAnsi="Calibri"/>
                <w:sz w:val="18"/>
                <w:szCs w:val="18"/>
              </w:rPr>
            </w:pPr>
          </w:p>
        </w:tc>
      </w:tr>
      <w:tr w:rsidR="00E12DCB" w:rsidRPr="007E2934" w14:paraId="3DF6E187" w14:textId="77777777" w:rsidTr="00BB569C">
        <w:trPr>
          <w:cantSplit/>
          <w:trHeight w:val="432"/>
        </w:trPr>
        <w:tc>
          <w:tcPr>
            <w:tcW w:w="103" w:type="pct"/>
            <w:tcMar>
              <w:left w:w="29" w:type="dxa"/>
              <w:right w:w="29" w:type="dxa"/>
            </w:tcMar>
            <w:vAlign w:val="center"/>
          </w:tcPr>
          <w:p w14:paraId="3DF6E181" w14:textId="77777777" w:rsidR="00E12DCB" w:rsidRPr="007E2934" w:rsidRDefault="00E12DCB" w:rsidP="00BB569C">
            <w:pPr>
              <w:pStyle w:val="FootnoteText"/>
              <w:jc w:val="center"/>
              <w:rPr>
                <w:rFonts w:ascii="Calibri" w:hAnsi="Calibri"/>
                <w:sz w:val="18"/>
                <w:szCs w:val="18"/>
              </w:rPr>
            </w:pPr>
            <w:r>
              <w:rPr>
                <w:rFonts w:ascii="Calibri" w:hAnsi="Calibri"/>
                <w:sz w:val="18"/>
                <w:szCs w:val="18"/>
              </w:rPr>
              <w:t>09</w:t>
            </w:r>
          </w:p>
        </w:tc>
        <w:tc>
          <w:tcPr>
            <w:tcW w:w="1107" w:type="pct"/>
            <w:vAlign w:val="center"/>
          </w:tcPr>
          <w:p w14:paraId="3DF6E182" w14:textId="552E4A01" w:rsidR="00E12DCB" w:rsidRPr="007E2934" w:rsidRDefault="00E12DCB" w:rsidP="00631AEF">
            <w:pPr>
              <w:spacing w:after="60"/>
              <w:rPr>
                <w:rFonts w:ascii="Calibri" w:hAnsi="Calibri"/>
                <w:sz w:val="18"/>
                <w:szCs w:val="18"/>
              </w:rPr>
            </w:pPr>
            <w:r w:rsidRPr="00E12DCB">
              <w:rPr>
                <w:rFonts w:ascii="Calibri" w:hAnsi="Calibri"/>
                <w:sz w:val="18"/>
                <w:szCs w:val="18"/>
              </w:rPr>
              <w:t>Dwelling Unit Number of Bedrooms</w:t>
            </w:r>
          </w:p>
        </w:tc>
        <w:tc>
          <w:tcPr>
            <w:tcW w:w="1261" w:type="pct"/>
            <w:vAlign w:val="center"/>
          </w:tcPr>
          <w:p w14:paraId="3DF6E183" w14:textId="77777777" w:rsidR="00E12DCB" w:rsidRPr="007E2934" w:rsidRDefault="00E12DCB" w:rsidP="00BB569C">
            <w:pPr>
              <w:spacing w:after="60"/>
              <w:rPr>
                <w:rFonts w:ascii="Calibri" w:hAnsi="Calibri"/>
                <w:sz w:val="18"/>
                <w:szCs w:val="18"/>
              </w:rPr>
            </w:pPr>
          </w:p>
        </w:tc>
        <w:tc>
          <w:tcPr>
            <w:tcW w:w="92" w:type="pct"/>
            <w:tcMar>
              <w:left w:w="29" w:type="dxa"/>
              <w:right w:w="29" w:type="dxa"/>
            </w:tcMar>
            <w:vAlign w:val="center"/>
          </w:tcPr>
          <w:p w14:paraId="3DF6E184" w14:textId="77777777" w:rsidR="00E12DCB" w:rsidRPr="007E2934" w:rsidRDefault="00E12DCB" w:rsidP="00BB569C">
            <w:pPr>
              <w:spacing w:after="60"/>
              <w:jc w:val="center"/>
              <w:rPr>
                <w:rFonts w:ascii="Calibri" w:hAnsi="Calibri"/>
                <w:sz w:val="18"/>
                <w:szCs w:val="18"/>
              </w:rPr>
            </w:pPr>
          </w:p>
        </w:tc>
        <w:tc>
          <w:tcPr>
            <w:tcW w:w="1260" w:type="pct"/>
            <w:vAlign w:val="center"/>
          </w:tcPr>
          <w:p w14:paraId="3DF6E185" w14:textId="77777777" w:rsidR="00E12DCB" w:rsidRPr="007E2934" w:rsidRDefault="00E12DCB" w:rsidP="00BB569C">
            <w:pPr>
              <w:spacing w:after="60"/>
              <w:rPr>
                <w:rFonts w:ascii="Calibri" w:hAnsi="Calibri"/>
                <w:sz w:val="18"/>
                <w:szCs w:val="18"/>
              </w:rPr>
            </w:pPr>
          </w:p>
        </w:tc>
        <w:tc>
          <w:tcPr>
            <w:tcW w:w="1177" w:type="pct"/>
            <w:vAlign w:val="center"/>
          </w:tcPr>
          <w:p w14:paraId="3DF6E186" w14:textId="77777777" w:rsidR="00E12DCB" w:rsidRPr="007E2934" w:rsidRDefault="00E12DCB" w:rsidP="00BB569C">
            <w:pPr>
              <w:spacing w:after="60"/>
              <w:rPr>
                <w:rFonts w:ascii="Calibri" w:hAnsi="Calibri"/>
                <w:sz w:val="18"/>
                <w:szCs w:val="18"/>
              </w:rPr>
            </w:pPr>
          </w:p>
        </w:tc>
      </w:tr>
    </w:tbl>
    <w:p w14:paraId="3DF6E188" w14:textId="77777777" w:rsidR="00631AEF" w:rsidRDefault="00631AEF"/>
    <w:tbl>
      <w:tblPr>
        <w:tblStyle w:val="TableGrid"/>
        <w:tblW w:w="5000" w:type="pct"/>
        <w:tblLook w:val="04A0" w:firstRow="1" w:lastRow="0" w:firstColumn="1" w:lastColumn="0" w:noHBand="0" w:noVBand="1"/>
      </w:tblPr>
      <w:tblGrid>
        <w:gridCol w:w="14390"/>
      </w:tblGrid>
      <w:tr w:rsidR="000871F7" w14:paraId="3DF6E18A" w14:textId="77777777" w:rsidTr="000871F7">
        <w:tc>
          <w:tcPr>
            <w:tcW w:w="5000" w:type="pct"/>
          </w:tcPr>
          <w:p w14:paraId="3DF6E189" w14:textId="421E2AC1" w:rsidR="000871F7" w:rsidRDefault="000871F7" w:rsidP="009120FF">
            <w:pPr>
              <w:keepNext/>
              <w:rPr>
                <w:rFonts w:ascii="Calibri" w:hAnsi="Calibri"/>
                <w:b/>
                <w:sz w:val="18"/>
                <w:szCs w:val="18"/>
              </w:rPr>
            </w:pPr>
            <w:r w:rsidRPr="000A23E5">
              <w:rPr>
                <w:rFonts w:ascii="Calibri" w:hAnsi="Calibri"/>
                <w:b/>
                <w:sz w:val="18"/>
                <w:szCs w:val="18"/>
              </w:rPr>
              <w:t>MCH-01</w:t>
            </w:r>
            <w:r>
              <w:rPr>
                <w:rFonts w:ascii="Calibri" w:hAnsi="Calibri"/>
                <w:b/>
                <w:sz w:val="18"/>
                <w:szCs w:val="18"/>
              </w:rPr>
              <w:t>b</w:t>
            </w:r>
            <w:r w:rsidR="009120FF">
              <w:rPr>
                <w:rFonts w:ascii="Calibri" w:hAnsi="Calibri"/>
                <w:b/>
                <w:sz w:val="18"/>
                <w:szCs w:val="18"/>
              </w:rPr>
              <w:t xml:space="preserve"> - </w:t>
            </w:r>
            <w:r w:rsidRPr="005A52E4">
              <w:rPr>
                <w:rFonts w:ascii="Calibri" w:hAnsi="Calibri"/>
                <w:b/>
                <w:sz w:val="18"/>
                <w:szCs w:val="18"/>
              </w:rPr>
              <w:t>Space Conditioning Systems Ducts and Fans</w:t>
            </w:r>
            <w:r w:rsidR="009120FF">
              <w:rPr>
                <w:rFonts w:ascii="Calibri" w:hAnsi="Calibri"/>
                <w:b/>
                <w:sz w:val="18"/>
                <w:szCs w:val="18"/>
              </w:rPr>
              <w:t xml:space="preserve"> - Prescriptive Alterations</w:t>
            </w:r>
          </w:p>
        </w:tc>
      </w:tr>
    </w:tbl>
    <w:p w14:paraId="3DF6E18B" w14:textId="77777777" w:rsidR="000871F7" w:rsidRPr="00970AC4" w:rsidRDefault="000871F7" w:rsidP="00BB569C">
      <w:pPr>
        <w:rPr>
          <w:rFonts w:ascii="Calibri" w:hAnsi="Calibri"/>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34"/>
        <w:gridCol w:w="2034"/>
        <w:gridCol w:w="1218"/>
        <w:gridCol w:w="1219"/>
        <w:gridCol w:w="1163"/>
        <w:gridCol w:w="1350"/>
        <w:gridCol w:w="1260"/>
        <w:gridCol w:w="1102"/>
        <w:gridCol w:w="1219"/>
        <w:gridCol w:w="2017"/>
      </w:tblGrid>
      <w:tr w:rsidR="00BB569C" w:rsidRPr="00E81C65" w14:paraId="3DF6E18D" w14:textId="77777777" w:rsidTr="00CF5A5C">
        <w:trPr>
          <w:trHeight w:val="318"/>
        </w:trPr>
        <w:tc>
          <w:tcPr>
            <w:tcW w:w="14616"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DF6E18C" w14:textId="77777777" w:rsidR="00BB569C" w:rsidRPr="00BB569C" w:rsidRDefault="00BB569C" w:rsidP="00631AEF">
            <w:pPr>
              <w:keepNext/>
              <w:rPr>
                <w:rFonts w:ascii="Calibri" w:hAnsi="Calibri"/>
                <w:b/>
                <w:sz w:val="24"/>
                <w:szCs w:val="24"/>
              </w:rPr>
            </w:pPr>
            <w:r w:rsidRPr="003322A6">
              <w:rPr>
                <w:rFonts w:ascii="Calibri" w:hAnsi="Calibri"/>
                <w:b/>
                <w:sz w:val="18"/>
                <w:szCs w:val="24"/>
              </w:rPr>
              <w:t>B</w:t>
            </w:r>
            <w:r w:rsidRPr="00970AC4">
              <w:rPr>
                <w:rFonts w:ascii="Calibri" w:hAnsi="Calibri"/>
                <w:b/>
                <w:szCs w:val="24"/>
              </w:rPr>
              <w:t xml:space="preserve">. Space Conditioning (SC) System Information </w:t>
            </w:r>
          </w:p>
        </w:tc>
      </w:tr>
      <w:tr w:rsidR="00BB569C" w:rsidRPr="00E81C65" w14:paraId="3DF6E198" w14:textId="77777777" w:rsidTr="00CF5A5C">
        <w:trPr>
          <w:trHeight w:val="223"/>
        </w:trPr>
        <w:tc>
          <w:tcPr>
            <w:tcW w:w="2034" w:type="dxa"/>
            <w:tcBorders>
              <w:top w:val="single" w:sz="4" w:space="0" w:color="auto"/>
              <w:left w:val="single" w:sz="4" w:space="0" w:color="auto"/>
              <w:bottom w:val="single" w:sz="4" w:space="0" w:color="auto"/>
              <w:right w:val="single" w:sz="4" w:space="0" w:color="auto"/>
            </w:tcBorders>
            <w:vAlign w:val="bottom"/>
          </w:tcPr>
          <w:p w14:paraId="3DF6E18E"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01</w:t>
            </w:r>
          </w:p>
        </w:tc>
        <w:tc>
          <w:tcPr>
            <w:tcW w:w="2034" w:type="dxa"/>
            <w:tcBorders>
              <w:top w:val="single" w:sz="4" w:space="0" w:color="auto"/>
              <w:left w:val="single" w:sz="4" w:space="0" w:color="auto"/>
              <w:bottom w:val="single" w:sz="4" w:space="0" w:color="auto"/>
              <w:right w:val="single" w:sz="4" w:space="0" w:color="auto"/>
            </w:tcBorders>
          </w:tcPr>
          <w:p w14:paraId="3DF6E18F"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02</w:t>
            </w:r>
          </w:p>
        </w:tc>
        <w:tc>
          <w:tcPr>
            <w:tcW w:w="1218" w:type="dxa"/>
            <w:tcBorders>
              <w:top w:val="single" w:sz="4" w:space="0" w:color="auto"/>
              <w:left w:val="single" w:sz="4" w:space="0" w:color="auto"/>
              <w:bottom w:val="single" w:sz="4" w:space="0" w:color="auto"/>
              <w:right w:val="single" w:sz="4" w:space="0" w:color="auto"/>
            </w:tcBorders>
            <w:vAlign w:val="bottom"/>
          </w:tcPr>
          <w:p w14:paraId="3DF6E190"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03</w:t>
            </w:r>
          </w:p>
        </w:tc>
        <w:tc>
          <w:tcPr>
            <w:tcW w:w="1219" w:type="dxa"/>
            <w:tcBorders>
              <w:top w:val="single" w:sz="4" w:space="0" w:color="auto"/>
              <w:left w:val="single" w:sz="4" w:space="0" w:color="auto"/>
              <w:bottom w:val="single" w:sz="4" w:space="0" w:color="auto"/>
              <w:right w:val="single" w:sz="4" w:space="0" w:color="auto"/>
            </w:tcBorders>
          </w:tcPr>
          <w:p w14:paraId="3DF6E191"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04</w:t>
            </w:r>
          </w:p>
        </w:tc>
        <w:tc>
          <w:tcPr>
            <w:tcW w:w="1163" w:type="dxa"/>
            <w:tcBorders>
              <w:top w:val="single" w:sz="4" w:space="0" w:color="auto"/>
              <w:left w:val="single" w:sz="4" w:space="0" w:color="auto"/>
              <w:bottom w:val="single" w:sz="4" w:space="0" w:color="auto"/>
              <w:right w:val="single" w:sz="4" w:space="0" w:color="auto"/>
            </w:tcBorders>
          </w:tcPr>
          <w:p w14:paraId="3DF6E192"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DF6E193"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06</w:t>
            </w:r>
          </w:p>
        </w:tc>
        <w:tc>
          <w:tcPr>
            <w:tcW w:w="1260" w:type="dxa"/>
            <w:tcBorders>
              <w:top w:val="single" w:sz="4" w:space="0" w:color="auto"/>
              <w:left w:val="single" w:sz="4" w:space="0" w:color="auto"/>
              <w:bottom w:val="single" w:sz="4" w:space="0" w:color="auto"/>
              <w:right w:val="single" w:sz="4" w:space="0" w:color="auto"/>
            </w:tcBorders>
          </w:tcPr>
          <w:p w14:paraId="3DF6E194"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07</w:t>
            </w:r>
          </w:p>
        </w:tc>
        <w:tc>
          <w:tcPr>
            <w:tcW w:w="1102" w:type="dxa"/>
            <w:tcBorders>
              <w:top w:val="single" w:sz="4" w:space="0" w:color="auto"/>
              <w:left w:val="single" w:sz="4" w:space="0" w:color="auto"/>
              <w:bottom w:val="single" w:sz="4" w:space="0" w:color="auto"/>
              <w:right w:val="single" w:sz="4" w:space="0" w:color="auto"/>
            </w:tcBorders>
          </w:tcPr>
          <w:p w14:paraId="3DF6E195"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08</w:t>
            </w:r>
          </w:p>
        </w:tc>
        <w:tc>
          <w:tcPr>
            <w:tcW w:w="1219" w:type="dxa"/>
            <w:tcBorders>
              <w:top w:val="single" w:sz="4" w:space="0" w:color="auto"/>
              <w:left w:val="single" w:sz="4" w:space="0" w:color="auto"/>
              <w:bottom w:val="single" w:sz="4" w:space="0" w:color="auto"/>
              <w:right w:val="single" w:sz="4" w:space="0" w:color="auto"/>
            </w:tcBorders>
          </w:tcPr>
          <w:p w14:paraId="3DF6E196"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09</w:t>
            </w:r>
          </w:p>
        </w:tc>
        <w:tc>
          <w:tcPr>
            <w:tcW w:w="2017" w:type="dxa"/>
            <w:tcBorders>
              <w:top w:val="single" w:sz="4" w:space="0" w:color="auto"/>
              <w:left w:val="single" w:sz="4" w:space="0" w:color="auto"/>
              <w:bottom w:val="single" w:sz="4" w:space="0" w:color="auto"/>
              <w:right w:val="single" w:sz="4" w:space="0" w:color="auto"/>
            </w:tcBorders>
            <w:vAlign w:val="bottom"/>
          </w:tcPr>
          <w:p w14:paraId="3DF6E197" w14:textId="77777777" w:rsidR="00BB569C" w:rsidRPr="00CF5A5C" w:rsidRDefault="00BB569C" w:rsidP="00BB569C">
            <w:pPr>
              <w:keepNext/>
              <w:jc w:val="center"/>
              <w:rPr>
                <w:rFonts w:ascii="Calibri" w:hAnsi="Calibri"/>
                <w:sz w:val="18"/>
                <w:szCs w:val="18"/>
              </w:rPr>
            </w:pPr>
            <w:r w:rsidRPr="00CF5A5C">
              <w:rPr>
                <w:rFonts w:ascii="Calibri" w:hAnsi="Calibri"/>
                <w:sz w:val="18"/>
                <w:szCs w:val="18"/>
              </w:rPr>
              <w:t>10</w:t>
            </w:r>
          </w:p>
        </w:tc>
      </w:tr>
      <w:tr w:rsidR="0017124B" w:rsidRPr="004D570F" w14:paraId="3DF6E1A5" w14:textId="77777777" w:rsidTr="00CF5A5C">
        <w:trPr>
          <w:trHeight w:val="390"/>
        </w:trPr>
        <w:tc>
          <w:tcPr>
            <w:tcW w:w="2034" w:type="dxa"/>
            <w:tcBorders>
              <w:top w:val="single" w:sz="4" w:space="0" w:color="auto"/>
              <w:left w:val="single" w:sz="4" w:space="0" w:color="auto"/>
              <w:bottom w:val="single" w:sz="4" w:space="0" w:color="auto"/>
              <w:right w:val="single" w:sz="4" w:space="0" w:color="auto"/>
            </w:tcBorders>
            <w:vAlign w:val="bottom"/>
          </w:tcPr>
          <w:p w14:paraId="3DF6E199" w14:textId="77777777" w:rsidR="0017124B" w:rsidRPr="003322A6" w:rsidRDefault="0017124B" w:rsidP="00BB569C">
            <w:pPr>
              <w:keepNext/>
              <w:jc w:val="center"/>
              <w:rPr>
                <w:rFonts w:ascii="Calibri" w:hAnsi="Calibri"/>
                <w:sz w:val="18"/>
                <w:szCs w:val="18"/>
              </w:rPr>
            </w:pPr>
            <w:r w:rsidRPr="003322A6">
              <w:rPr>
                <w:rFonts w:ascii="Calibri" w:hAnsi="Calibri"/>
                <w:sz w:val="18"/>
                <w:szCs w:val="18"/>
              </w:rPr>
              <w:t xml:space="preserve">SC System </w:t>
            </w:r>
          </w:p>
          <w:p w14:paraId="3DF6E19A" w14:textId="77777777" w:rsidR="0017124B" w:rsidRPr="003322A6" w:rsidRDefault="0017124B" w:rsidP="00BB569C">
            <w:pPr>
              <w:keepNext/>
              <w:jc w:val="center"/>
              <w:rPr>
                <w:rFonts w:ascii="Calibri" w:hAnsi="Calibri"/>
                <w:sz w:val="18"/>
                <w:szCs w:val="18"/>
              </w:rPr>
            </w:pPr>
            <w:r w:rsidRPr="003322A6">
              <w:rPr>
                <w:rFonts w:ascii="Calibri" w:hAnsi="Calibri"/>
                <w:sz w:val="18"/>
                <w:szCs w:val="18"/>
              </w:rPr>
              <w:t>Identification or Name</w:t>
            </w:r>
          </w:p>
        </w:tc>
        <w:tc>
          <w:tcPr>
            <w:tcW w:w="2034" w:type="dxa"/>
            <w:tcBorders>
              <w:top w:val="single" w:sz="4" w:space="0" w:color="auto"/>
              <w:left w:val="single" w:sz="4" w:space="0" w:color="auto"/>
              <w:bottom w:val="single" w:sz="4" w:space="0" w:color="auto"/>
              <w:right w:val="single" w:sz="4" w:space="0" w:color="auto"/>
            </w:tcBorders>
            <w:vAlign w:val="bottom"/>
          </w:tcPr>
          <w:p w14:paraId="3DF6E19B" w14:textId="77777777" w:rsidR="0017124B" w:rsidRPr="003322A6" w:rsidRDefault="0017124B" w:rsidP="00BB569C">
            <w:pPr>
              <w:keepNext/>
              <w:jc w:val="center"/>
              <w:rPr>
                <w:rFonts w:ascii="Calibri" w:hAnsi="Calibri"/>
                <w:sz w:val="18"/>
                <w:szCs w:val="18"/>
              </w:rPr>
            </w:pPr>
            <w:r w:rsidRPr="003322A6">
              <w:rPr>
                <w:rFonts w:ascii="Calibri" w:hAnsi="Calibri"/>
                <w:sz w:val="18"/>
                <w:szCs w:val="18"/>
              </w:rPr>
              <w:t xml:space="preserve">SC System </w:t>
            </w:r>
          </w:p>
          <w:p w14:paraId="3DF6E19C" w14:textId="77777777" w:rsidR="0017124B" w:rsidRPr="003322A6" w:rsidRDefault="0017124B" w:rsidP="00BB569C">
            <w:pPr>
              <w:keepNext/>
              <w:jc w:val="center"/>
              <w:rPr>
                <w:rFonts w:ascii="Calibri" w:hAnsi="Calibri"/>
                <w:sz w:val="18"/>
                <w:szCs w:val="18"/>
              </w:rPr>
            </w:pPr>
            <w:r w:rsidRPr="003322A6">
              <w:rPr>
                <w:rFonts w:ascii="Calibri" w:hAnsi="Calibri"/>
                <w:sz w:val="18"/>
                <w:szCs w:val="18"/>
              </w:rPr>
              <w:t>Location or Area Served</w:t>
            </w:r>
          </w:p>
        </w:tc>
        <w:tc>
          <w:tcPr>
            <w:tcW w:w="1218" w:type="dxa"/>
            <w:tcBorders>
              <w:top w:val="single" w:sz="4" w:space="0" w:color="auto"/>
              <w:left w:val="single" w:sz="4" w:space="0" w:color="auto"/>
              <w:bottom w:val="single" w:sz="4" w:space="0" w:color="auto"/>
              <w:right w:val="single" w:sz="4" w:space="0" w:color="auto"/>
            </w:tcBorders>
            <w:vAlign w:val="bottom"/>
          </w:tcPr>
          <w:p w14:paraId="3DF6E19D" w14:textId="753598DF" w:rsidR="0017124B" w:rsidRPr="003322A6" w:rsidRDefault="0017124B" w:rsidP="00BB569C">
            <w:pPr>
              <w:keepNext/>
              <w:jc w:val="center"/>
              <w:rPr>
                <w:rFonts w:ascii="Calibri" w:hAnsi="Calibri"/>
                <w:sz w:val="18"/>
                <w:szCs w:val="18"/>
              </w:rPr>
            </w:pPr>
            <w:r w:rsidRPr="003322A6">
              <w:rPr>
                <w:rFonts w:ascii="Calibri" w:hAnsi="Calibri"/>
                <w:sz w:val="18"/>
                <w:szCs w:val="18"/>
              </w:rPr>
              <w:t>CFA served by this SC System (ft</w:t>
            </w:r>
            <w:r w:rsidRPr="00970AC4">
              <w:rPr>
                <w:rFonts w:ascii="Calibri" w:hAnsi="Calibri"/>
                <w:sz w:val="18"/>
                <w:szCs w:val="18"/>
                <w:vertAlign w:val="superscript"/>
              </w:rPr>
              <w:t>2</w:t>
            </w:r>
            <w:r w:rsidRPr="003322A6">
              <w:rPr>
                <w:rFonts w:ascii="Calibri" w:hAnsi="Calibri"/>
                <w:sz w:val="18"/>
                <w:szCs w:val="18"/>
              </w:rPr>
              <w:t>)</w:t>
            </w:r>
          </w:p>
        </w:tc>
        <w:tc>
          <w:tcPr>
            <w:tcW w:w="1219" w:type="dxa"/>
            <w:tcBorders>
              <w:top w:val="single" w:sz="4" w:space="0" w:color="auto"/>
              <w:left w:val="single" w:sz="4" w:space="0" w:color="auto"/>
              <w:bottom w:val="single" w:sz="4" w:space="0" w:color="auto"/>
              <w:right w:val="single" w:sz="4" w:space="0" w:color="auto"/>
            </w:tcBorders>
            <w:vAlign w:val="bottom"/>
          </w:tcPr>
          <w:p w14:paraId="3DF6E19E" w14:textId="77777777" w:rsidR="0017124B" w:rsidRPr="003322A6" w:rsidRDefault="0017124B" w:rsidP="00BB569C">
            <w:pPr>
              <w:keepNext/>
              <w:autoSpaceDE w:val="0"/>
              <w:autoSpaceDN w:val="0"/>
              <w:adjustRightInd w:val="0"/>
              <w:jc w:val="center"/>
              <w:rPr>
                <w:rFonts w:asciiTheme="minorHAnsi" w:hAnsiTheme="minorHAnsi" w:cs="Calibri"/>
                <w:color w:val="000000"/>
                <w:sz w:val="18"/>
                <w:szCs w:val="18"/>
              </w:rPr>
            </w:pPr>
            <w:r w:rsidRPr="003322A6">
              <w:rPr>
                <w:rFonts w:asciiTheme="minorHAnsi" w:hAnsiTheme="minorHAnsi" w:cs="Calibri"/>
                <w:color w:val="000000"/>
                <w:sz w:val="18"/>
                <w:szCs w:val="18"/>
              </w:rPr>
              <w:t>Is the SC system a ducted system?</w:t>
            </w:r>
          </w:p>
        </w:tc>
        <w:tc>
          <w:tcPr>
            <w:tcW w:w="1163" w:type="dxa"/>
            <w:tcBorders>
              <w:top w:val="single" w:sz="4" w:space="0" w:color="auto"/>
              <w:left w:val="single" w:sz="4" w:space="0" w:color="auto"/>
              <w:bottom w:val="single" w:sz="4" w:space="0" w:color="auto"/>
              <w:right w:val="single" w:sz="4" w:space="0" w:color="auto"/>
            </w:tcBorders>
            <w:vAlign w:val="bottom"/>
          </w:tcPr>
          <w:p w14:paraId="3DF6E19F" w14:textId="77777777" w:rsidR="0017124B" w:rsidRPr="003322A6" w:rsidRDefault="0017124B" w:rsidP="00BB569C">
            <w:pPr>
              <w:keepNext/>
              <w:autoSpaceDE w:val="0"/>
              <w:autoSpaceDN w:val="0"/>
              <w:adjustRightInd w:val="0"/>
              <w:jc w:val="center"/>
              <w:rPr>
                <w:rFonts w:asciiTheme="minorHAnsi" w:hAnsiTheme="minorHAnsi" w:cs="Calibri"/>
                <w:color w:val="000000"/>
                <w:sz w:val="18"/>
                <w:szCs w:val="18"/>
              </w:rPr>
            </w:pPr>
            <w:r w:rsidRPr="003322A6">
              <w:rPr>
                <w:rFonts w:asciiTheme="minorHAnsi" w:hAnsiTheme="minorHAnsi" w:cs="Calibri"/>
                <w:color w:val="000000"/>
                <w:sz w:val="18"/>
                <w:szCs w:val="18"/>
              </w:rPr>
              <w:t>Installing a refrigerant containing component?</w:t>
            </w:r>
          </w:p>
        </w:tc>
        <w:tc>
          <w:tcPr>
            <w:tcW w:w="1350" w:type="dxa"/>
            <w:tcBorders>
              <w:top w:val="single" w:sz="4" w:space="0" w:color="auto"/>
              <w:left w:val="single" w:sz="4" w:space="0" w:color="auto"/>
              <w:bottom w:val="single" w:sz="4" w:space="0" w:color="auto"/>
              <w:right w:val="single" w:sz="4" w:space="0" w:color="auto"/>
            </w:tcBorders>
            <w:vAlign w:val="bottom"/>
          </w:tcPr>
          <w:p w14:paraId="3DF6E1A0" w14:textId="77777777" w:rsidR="0017124B" w:rsidRPr="003322A6" w:rsidRDefault="0017124B" w:rsidP="00BB569C">
            <w:pPr>
              <w:keepNext/>
              <w:autoSpaceDE w:val="0"/>
              <w:autoSpaceDN w:val="0"/>
              <w:adjustRightInd w:val="0"/>
              <w:jc w:val="center"/>
              <w:rPr>
                <w:rFonts w:asciiTheme="minorHAnsi" w:hAnsiTheme="minorHAnsi" w:cs="Calibri"/>
                <w:color w:val="000000"/>
                <w:sz w:val="18"/>
                <w:szCs w:val="18"/>
              </w:rPr>
            </w:pPr>
            <w:r w:rsidRPr="003322A6">
              <w:rPr>
                <w:rFonts w:asciiTheme="minorHAnsi" w:hAnsiTheme="minorHAnsi" w:cs="Calibri"/>
                <w:color w:val="000000"/>
                <w:sz w:val="18"/>
                <w:szCs w:val="18"/>
              </w:rPr>
              <w:t xml:space="preserve">Installing new SC System components? </w:t>
            </w:r>
          </w:p>
        </w:tc>
        <w:tc>
          <w:tcPr>
            <w:tcW w:w="1260" w:type="dxa"/>
            <w:tcBorders>
              <w:top w:val="single" w:sz="4" w:space="0" w:color="auto"/>
              <w:left w:val="single" w:sz="4" w:space="0" w:color="auto"/>
              <w:bottom w:val="single" w:sz="4" w:space="0" w:color="auto"/>
              <w:right w:val="single" w:sz="4" w:space="0" w:color="auto"/>
            </w:tcBorders>
            <w:vAlign w:val="bottom"/>
          </w:tcPr>
          <w:p w14:paraId="3DF6E1A1" w14:textId="77777777" w:rsidR="0017124B" w:rsidRPr="003322A6" w:rsidRDefault="0017124B" w:rsidP="00BB569C">
            <w:pPr>
              <w:keepNext/>
              <w:autoSpaceDE w:val="0"/>
              <w:autoSpaceDN w:val="0"/>
              <w:adjustRightInd w:val="0"/>
              <w:jc w:val="center"/>
              <w:rPr>
                <w:rFonts w:asciiTheme="minorHAnsi" w:hAnsiTheme="minorHAnsi" w:cs="Calibri"/>
                <w:color w:val="000000"/>
                <w:sz w:val="18"/>
                <w:szCs w:val="18"/>
              </w:rPr>
            </w:pPr>
            <w:r w:rsidRPr="003322A6">
              <w:rPr>
                <w:rFonts w:asciiTheme="minorHAnsi" w:hAnsiTheme="minorHAnsi" w:cs="Calibri"/>
                <w:color w:val="000000"/>
                <w:sz w:val="18"/>
                <w:szCs w:val="18"/>
              </w:rPr>
              <w:t>Installing more than 40 feet of ducts?</w:t>
            </w:r>
          </w:p>
        </w:tc>
        <w:tc>
          <w:tcPr>
            <w:tcW w:w="1102" w:type="dxa"/>
            <w:tcBorders>
              <w:top w:val="single" w:sz="4" w:space="0" w:color="auto"/>
              <w:left w:val="single" w:sz="4" w:space="0" w:color="auto"/>
              <w:bottom w:val="single" w:sz="4" w:space="0" w:color="auto"/>
              <w:right w:val="single" w:sz="4" w:space="0" w:color="auto"/>
            </w:tcBorders>
            <w:vAlign w:val="bottom"/>
          </w:tcPr>
          <w:p w14:paraId="3DF6E1A2" w14:textId="77777777" w:rsidR="0017124B" w:rsidRPr="003322A6" w:rsidRDefault="0017124B" w:rsidP="00BB569C">
            <w:pPr>
              <w:keepNext/>
              <w:autoSpaceDE w:val="0"/>
              <w:autoSpaceDN w:val="0"/>
              <w:adjustRightInd w:val="0"/>
              <w:jc w:val="center"/>
              <w:rPr>
                <w:rFonts w:asciiTheme="minorHAnsi" w:hAnsiTheme="minorHAnsi" w:cs="Calibri"/>
                <w:color w:val="000000"/>
                <w:sz w:val="18"/>
                <w:szCs w:val="18"/>
              </w:rPr>
            </w:pPr>
            <w:r w:rsidRPr="003322A6">
              <w:rPr>
                <w:rFonts w:asciiTheme="minorHAnsi" w:hAnsiTheme="minorHAnsi" w:cs="Calibri"/>
                <w:color w:val="000000"/>
                <w:sz w:val="18"/>
                <w:szCs w:val="18"/>
              </w:rPr>
              <w:t>Installing entirely new duct system?</w:t>
            </w:r>
          </w:p>
        </w:tc>
        <w:tc>
          <w:tcPr>
            <w:tcW w:w="1219" w:type="dxa"/>
            <w:tcBorders>
              <w:top w:val="single" w:sz="4" w:space="0" w:color="auto"/>
              <w:left w:val="single" w:sz="4" w:space="0" w:color="auto"/>
              <w:bottom w:val="single" w:sz="4" w:space="0" w:color="auto"/>
              <w:right w:val="single" w:sz="4" w:space="0" w:color="auto"/>
            </w:tcBorders>
            <w:vAlign w:val="bottom"/>
          </w:tcPr>
          <w:p w14:paraId="3DF6E1A3" w14:textId="77777777" w:rsidR="0017124B" w:rsidRPr="003322A6" w:rsidRDefault="0017124B" w:rsidP="00BB569C">
            <w:pPr>
              <w:keepNext/>
              <w:autoSpaceDE w:val="0"/>
              <w:autoSpaceDN w:val="0"/>
              <w:adjustRightInd w:val="0"/>
              <w:jc w:val="center"/>
              <w:rPr>
                <w:rFonts w:asciiTheme="minorHAnsi" w:hAnsiTheme="minorHAnsi" w:cs="Calibri"/>
                <w:color w:val="000000"/>
                <w:sz w:val="18"/>
                <w:szCs w:val="18"/>
              </w:rPr>
            </w:pPr>
            <w:r w:rsidRPr="003322A6">
              <w:rPr>
                <w:rFonts w:asciiTheme="minorHAnsi" w:hAnsiTheme="minorHAnsi" w:cs="Calibri"/>
                <w:color w:val="000000"/>
                <w:sz w:val="18"/>
                <w:szCs w:val="18"/>
              </w:rPr>
              <w:t xml:space="preserve"> Installing entirely new SC system?</w:t>
            </w:r>
          </w:p>
        </w:tc>
        <w:tc>
          <w:tcPr>
            <w:tcW w:w="2017" w:type="dxa"/>
            <w:tcBorders>
              <w:top w:val="single" w:sz="4" w:space="0" w:color="auto"/>
              <w:left w:val="single" w:sz="4" w:space="0" w:color="auto"/>
              <w:bottom w:val="single" w:sz="4" w:space="0" w:color="auto"/>
              <w:right w:val="single" w:sz="4" w:space="0" w:color="auto"/>
            </w:tcBorders>
            <w:vAlign w:val="bottom"/>
          </w:tcPr>
          <w:p w14:paraId="3DF6E1A4" w14:textId="24368FCF" w:rsidR="0017124B" w:rsidRPr="003322A6" w:rsidRDefault="0017124B" w:rsidP="00BB569C">
            <w:pPr>
              <w:keepNext/>
              <w:jc w:val="center"/>
              <w:rPr>
                <w:rFonts w:ascii="Calibri" w:hAnsi="Calibri"/>
                <w:sz w:val="18"/>
                <w:szCs w:val="18"/>
              </w:rPr>
            </w:pPr>
            <w:r w:rsidRPr="003322A6">
              <w:rPr>
                <w:rFonts w:ascii="Calibri" w:hAnsi="Calibri"/>
                <w:sz w:val="18"/>
                <w:szCs w:val="18"/>
              </w:rPr>
              <w:t>Alteration Type</w:t>
            </w:r>
          </w:p>
        </w:tc>
      </w:tr>
      <w:tr w:rsidR="0017124B" w:rsidRPr="004D570F" w14:paraId="3DF6E1B0" w14:textId="77777777" w:rsidTr="00CF5A5C">
        <w:trPr>
          <w:trHeight w:val="432"/>
        </w:trPr>
        <w:tc>
          <w:tcPr>
            <w:tcW w:w="2034" w:type="dxa"/>
            <w:tcBorders>
              <w:top w:val="single" w:sz="4" w:space="0" w:color="auto"/>
              <w:left w:val="single" w:sz="4" w:space="0" w:color="auto"/>
              <w:bottom w:val="single" w:sz="4" w:space="0" w:color="auto"/>
              <w:right w:val="single" w:sz="4" w:space="0" w:color="auto"/>
            </w:tcBorders>
          </w:tcPr>
          <w:p w14:paraId="3DF6E1A6" w14:textId="77777777" w:rsidR="0017124B" w:rsidRPr="004D570F" w:rsidRDefault="0017124B" w:rsidP="00BB569C">
            <w:pPr>
              <w:keepNext/>
              <w:rPr>
                <w:rFonts w:ascii="Calibri" w:hAnsi="Calibri"/>
                <w:sz w:val="18"/>
                <w:szCs w:val="18"/>
              </w:rPr>
            </w:pPr>
          </w:p>
        </w:tc>
        <w:tc>
          <w:tcPr>
            <w:tcW w:w="2034" w:type="dxa"/>
            <w:tcBorders>
              <w:top w:val="single" w:sz="4" w:space="0" w:color="auto"/>
              <w:left w:val="single" w:sz="4" w:space="0" w:color="auto"/>
              <w:bottom w:val="single" w:sz="4" w:space="0" w:color="auto"/>
              <w:right w:val="single" w:sz="4" w:space="0" w:color="auto"/>
            </w:tcBorders>
          </w:tcPr>
          <w:p w14:paraId="3DF6E1A7" w14:textId="77777777" w:rsidR="0017124B" w:rsidRPr="004D570F" w:rsidRDefault="0017124B" w:rsidP="00BB569C">
            <w:pPr>
              <w:keepNext/>
              <w:rPr>
                <w:rFonts w:ascii="Calibri" w:hAnsi="Calibri"/>
                <w:sz w:val="18"/>
                <w:szCs w:val="18"/>
              </w:rPr>
            </w:pPr>
          </w:p>
        </w:tc>
        <w:tc>
          <w:tcPr>
            <w:tcW w:w="1218" w:type="dxa"/>
            <w:tcBorders>
              <w:top w:val="single" w:sz="4" w:space="0" w:color="auto"/>
              <w:left w:val="single" w:sz="4" w:space="0" w:color="auto"/>
              <w:bottom w:val="single" w:sz="4" w:space="0" w:color="auto"/>
              <w:right w:val="single" w:sz="4" w:space="0" w:color="auto"/>
            </w:tcBorders>
          </w:tcPr>
          <w:p w14:paraId="3DF6E1A8" w14:textId="77777777" w:rsidR="0017124B" w:rsidRPr="004D570F" w:rsidRDefault="0017124B" w:rsidP="00BB569C">
            <w:pPr>
              <w:keepNext/>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3DF6E1A9" w14:textId="77777777" w:rsidR="0017124B" w:rsidRPr="004D570F" w:rsidRDefault="0017124B" w:rsidP="00BB569C">
            <w:pPr>
              <w:keepNext/>
              <w:rPr>
                <w:rFonts w:ascii="Calibri" w:hAnsi="Calibri"/>
                <w:sz w:val="18"/>
                <w:szCs w:val="18"/>
              </w:rPr>
            </w:pPr>
          </w:p>
        </w:tc>
        <w:tc>
          <w:tcPr>
            <w:tcW w:w="1163" w:type="dxa"/>
            <w:tcBorders>
              <w:top w:val="single" w:sz="4" w:space="0" w:color="auto"/>
              <w:left w:val="single" w:sz="4" w:space="0" w:color="auto"/>
              <w:bottom w:val="single" w:sz="4" w:space="0" w:color="auto"/>
              <w:right w:val="single" w:sz="4" w:space="0" w:color="auto"/>
            </w:tcBorders>
          </w:tcPr>
          <w:p w14:paraId="3DF6E1AA" w14:textId="77777777" w:rsidR="0017124B" w:rsidRPr="004D570F" w:rsidRDefault="0017124B" w:rsidP="00BB569C">
            <w:pPr>
              <w:keepNext/>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DF6E1AB" w14:textId="77777777" w:rsidR="0017124B" w:rsidRPr="004D570F" w:rsidRDefault="0017124B" w:rsidP="00BB569C">
            <w:pPr>
              <w:keepNext/>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DF6E1AC" w14:textId="77777777" w:rsidR="0017124B" w:rsidRPr="004D570F" w:rsidRDefault="0017124B" w:rsidP="00BB569C">
            <w:pPr>
              <w:keepNext/>
              <w:rPr>
                <w:rFonts w:ascii="Calibri" w:hAnsi="Calibri"/>
                <w:sz w:val="18"/>
                <w:szCs w:val="18"/>
              </w:rPr>
            </w:pPr>
          </w:p>
        </w:tc>
        <w:tc>
          <w:tcPr>
            <w:tcW w:w="1102" w:type="dxa"/>
            <w:tcBorders>
              <w:top w:val="single" w:sz="4" w:space="0" w:color="auto"/>
              <w:left w:val="single" w:sz="4" w:space="0" w:color="auto"/>
              <w:bottom w:val="single" w:sz="4" w:space="0" w:color="auto"/>
              <w:right w:val="single" w:sz="4" w:space="0" w:color="auto"/>
            </w:tcBorders>
          </w:tcPr>
          <w:p w14:paraId="3DF6E1AD" w14:textId="77777777" w:rsidR="0017124B" w:rsidRPr="004D570F" w:rsidRDefault="0017124B" w:rsidP="00BB569C">
            <w:pPr>
              <w:keepNext/>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3DF6E1AE" w14:textId="77777777" w:rsidR="0017124B" w:rsidRPr="004D570F" w:rsidRDefault="0017124B" w:rsidP="00BB569C">
            <w:pPr>
              <w:keepNext/>
              <w:rPr>
                <w:rFonts w:ascii="Calibri" w:hAnsi="Calibri"/>
                <w:sz w:val="18"/>
                <w:szCs w:val="18"/>
              </w:rPr>
            </w:pPr>
          </w:p>
        </w:tc>
        <w:tc>
          <w:tcPr>
            <w:tcW w:w="2017" w:type="dxa"/>
            <w:tcBorders>
              <w:top w:val="single" w:sz="4" w:space="0" w:color="auto"/>
              <w:left w:val="single" w:sz="4" w:space="0" w:color="auto"/>
              <w:bottom w:val="single" w:sz="4" w:space="0" w:color="auto"/>
              <w:right w:val="single" w:sz="4" w:space="0" w:color="auto"/>
            </w:tcBorders>
          </w:tcPr>
          <w:p w14:paraId="3DF6E1AF" w14:textId="77777777" w:rsidR="0017124B" w:rsidRPr="00352B76" w:rsidRDefault="0017124B" w:rsidP="00BB569C">
            <w:pPr>
              <w:rPr>
                <w:rFonts w:ascii="Calibri" w:hAnsi="Calibri"/>
              </w:rPr>
            </w:pPr>
          </w:p>
        </w:tc>
      </w:tr>
      <w:tr w:rsidR="0017124B" w:rsidRPr="004D570F" w14:paraId="3DF6E1BB" w14:textId="77777777" w:rsidTr="00CF5A5C">
        <w:trPr>
          <w:trHeight w:val="432"/>
        </w:trPr>
        <w:tc>
          <w:tcPr>
            <w:tcW w:w="2034" w:type="dxa"/>
            <w:tcBorders>
              <w:top w:val="single" w:sz="4" w:space="0" w:color="auto"/>
              <w:left w:val="single" w:sz="4" w:space="0" w:color="auto"/>
              <w:bottom w:val="single" w:sz="4" w:space="0" w:color="auto"/>
              <w:right w:val="single" w:sz="4" w:space="0" w:color="auto"/>
            </w:tcBorders>
          </w:tcPr>
          <w:p w14:paraId="3DF6E1B1" w14:textId="77777777" w:rsidR="0017124B" w:rsidRPr="004D570F" w:rsidRDefault="0017124B" w:rsidP="00BB569C">
            <w:pPr>
              <w:keepNext/>
              <w:rPr>
                <w:rFonts w:ascii="Calibri" w:hAnsi="Calibri"/>
                <w:sz w:val="18"/>
                <w:szCs w:val="18"/>
              </w:rPr>
            </w:pPr>
          </w:p>
        </w:tc>
        <w:tc>
          <w:tcPr>
            <w:tcW w:w="2034" w:type="dxa"/>
            <w:tcBorders>
              <w:top w:val="single" w:sz="4" w:space="0" w:color="auto"/>
              <w:left w:val="single" w:sz="4" w:space="0" w:color="auto"/>
              <w:bottom w:val="single" w:sz="4" w:space="0" w:color="auto"/>
              <w:right w:val="single" w:sz="4" w:space="0" w:color="auto"/>
            </w:tcBorders>
          </w:tcPr>
          <w:p w14:paraId="3DF6E1B2" w14:textId="77777777" w:rsidR="0017124B" w:rsidRPr="004D570F" w:rsidRDefault="0017124B" w:rsidP="00BB569C">
            <w:pPr>
              <w:keepNext/>
              <w:rPr>
                <w:rFonts w:ascii="Calibri" w:hAnsi="Calibri"/>
                <w:sz w:val="18"/>
                <w:szCs w:val="18"/>
              </w:rPr>
            </w:pPr>
          </w:p>
        </w:tc>
        <w:tc>
          <w:tcPr>
            <w:tcW w:w="1218" w:type="dxa"/>
            <w:tcBorders>
              <w:top w:val="single" w:sz="4" w:space="0" w:color="auto"/>
              <w:left w:val="single" w:sz="4" w:space="0" w:color="auto"/>
              <w:bottom w:val="single" w:sz="4" w:space="0" w:color="auto"/>
              <w:right w:val="single" w:sz="4" w:space="0" w:color="auto"/>
            </w:tcBorders>
          </w:tcPr>
          <w:p w14:paraId="3DF6E1B3" w14:textId="77777777" w:rsidR="0017124B" w:rsidRPr="004D570F" w:rsidRDefault="0017124B" w:rsidP="00BB569C">
            <w:pPr>
              <w:keepNext/>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3DF6E1B4" w14:textId="77777777" w:rsidR="0017124B" w:rsidRPr="004D570F" w:rsidRDefault="0017124B" w:rsidP="00BB569C">
            <w:pPr>
              <w:keepNext/>
              <w:rPr>
                <w:rFonts w:ascii="Calibri" w:hAnsi="Calibri"/>
                <w:sz w:val="18"/>
                <w:szCs w:val="18"/>
              </w:rPr>
            </w:pPr>
          </w:p>
        </w:tc>
        <w:tc>
          <w:tcPr>
            <w:tcW w:w="1163" w:type="dxa"/>
            <w:tcBorders>
              <w:top w:val="single" w:sz="4" w:space="0" w:color="auto"/>
              <w:left w:val="single" w:sz="4" w:space="0" w:color="auto"/>
              <w:bottom w:val="single" w:sz="4" w:space="0" w:color="auto"/>
              <w:right w:val="single" w:sz="4" w:space="0" w:color="auto"/>
            </w:tcBorders>
          </w:tcPr>
          <w:p w14:paraId="3DF6E1B5" w14:textId="77777777" w:rsidR="0017124B" w:rsidRPr="004D570F" w:rsidRDefault="0017124B" w:rsidP="00BB569C">
            <w:pPr>
              <w:keepNext/>
              <w:rPr>
                <w:rFonts w:ascii="Calibri" w:hAnsi="Calibr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DF6E1B6" w14:textId="77777777" w:rsidR="0017124B" w:rsidRPr="004D570F" w:rsidRDefault="0017124B" w:rsidP="00BB569C">
            <w:pPr>
              <w:keepNext/>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DF6E1B7" w14:textId="77777777" w:rsidR="0017124B" w:rsidRPr="004D570F" w:rsidRDefault="0017124B" w:rsidP="00BB569C">
            <w:pPr>
              <w:keepNext/>
              <w:rPr>
                <w:rFonts w:ascii="Calibri" w:hAnsi="Calibri"/>
                <w:sz w:val="18"/>
                <w:szCs w:val="18"/>
              </w:rPr>
            </w:pPr>
          </w:p>
        </w:tc>
        <w:tc>
          <w:tcPr>
            <w:tcW w:w="1102" w:type="dxa"/>
            <w:tcBorders>
              <w:top w:val="single" w:sz="4" w:space="0" w:color="auto"/>
              <w:left w:val="single" w:sz="4" w:space="0" w:color="auto"/>
              <w:bottom w:val="single" w:sz="4" w:space="0" w:color="auto"/>
              <w:right w:val="single" w:sz="4" w:space="0" w:color="auto"/>
            </w:tcBorders>
          </w:tcPr>
          <w:p w14:paraId="3DF6E1B8" w14:textId="77777777" w:rsidR="0017124B" w:rsidRPr="004D570F" w:rsidRDefault="0017124B" w:rsidP="00BB569C">
            <w:pPr>
              <w:keepNext/>
              <w:rPr>
                <w:rFonts w:ascii="Calibri" w:hAnsi="Calibri"/>
                <w:sz w:val="18"/>
                <w:szCs w:val="18"/>
              </w:rPr>
            </w:pPr>
          </w:p>
        </w:tc>
        <w:tc>
          <w:tcPr>
            <w:tcW w:w="1219" w:type="dxa"/>
            <w:tcBorders>
              <w:top w:val="single" w:sz="4" w:space="0" w:color="auto"/>
              <w:left w:val="single" w:sz="4" w:space="0" w:color="auto"/>
              <w:bottom w:val="single" w:sz="4" w:space="0" w:color="auto"/>
              <w:right w:val="single" w:sz="4" w:space="0" w:color="auto"/>
            </w:tcBorders>
          </w:tcPr>
          <w:p w14:paraId="3DF6E1B9" w14:textId="77777777" w:rsidR="0017124B" w:rsidRPr="004D570F" w:rsidRDefault="0017124B" w:rsidP="00BB569C">
            <w:pPr>
              <w:keepNext/>
              <w:rPr>
                <w:rFonts w:ascii="Calibri" w:hAnsi="Calibri"/>
                <w:sz w:val="18"/>
                <w:szCs w:val="18"/>
              </w:rPr>
            </w:pPr>
          </w:p>
        </w:tc>
        <w:tc>
          <w:tcPr>
            <w:tcW w:w="2017" w:type="dxa"/>
            <w:tcBorders>
              <w:top w:val="single" w:sz="4" w:space="0" w:color="auto"/>
              <w:left w:val="single" w:sz="4" w:space="0" w:color="auto"/>
              <w:bottom w:val="single" w:sz="4" w:space="0" w:color="auto"/>
              <w:right w:val="single" w:sz="4" w:space="0" w:color="auto"/>
            </w:tcBorders>
          </w:tcPr>
          <w:p w14:paraId="3DF6E1BA" w14:textId="77777777" w:rsidR="0017124B" w:rsidRPr="00352B76" w:rsidRDefault="0017124B" w:rsidP="00BB569C">
            <w:pPr>
              <w:rPr>
                <w:rFonts w:ascii="Calibri" w:hAnsi="Calibri"/>
              </w:rPr>
            </w:pPr>
          </w:p>
        </w:tc>
      </w:tr>
    </w:tbl>
    <w:p w14:paraId="3DF6E1BD" w14:textId="77777777" w:rsidR="004603FF" w:rsidRDefault="004603FF" w:rsidP="00BB569C">
      <w:pPr>
        <w:rPr>
          <w:rFonts w:ascii="Calibri" w:hAnsi="Calibri"/>
          <w:sz w:val="18"/>
          <w:szCs w:val="18"/>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58"/>
        <w:gridCol w:w="1350"/>
        <w:gridCol w:w="1170"/>
        <w:gridCol w:w="990"/>
        <w:gridCol w:w="990"/>
        <w:gridCol w:w="1260"/>
        <w:gridCol w:w="1170"/>
        <w:gridCol w:w="990"/>
        <w:gridCol w:w="990"/>
        <w:gridCol w:w="1080"/>
        <w:gridCol w:w="990"/>
        <w:gridCol w:w="810"/>
        <w:gridCol w:w="1350"/>
      </w:tblGrid>
      <w:tr w:rsidR="00BB569C" w:rsidRPr="00392860" w14:paraId="3DF6E1BF" w14:textId="77777777" w:rsidTr="00CF5A5C">
        <w:trPr>
          <w:cantSplit/>
          <w:trHeight w:val="336"/>
        </w:trPr>
        <w:tc>
          <w:tcPr>
            <w:tcW w:w="14598"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3DF6E1BE" w14:textId="77777777" w:rsidR="00BB569C" w:rsidRPr="00095361" w:rsidRDefault="00BB569C" w:rsidP="00631AEF">
            <w:pPr>
              <w:keepNext/>
              <w:rPr>
                <w:rFonts w:ascii="Calibri" w:hAnsi="Calibri"/>
                <w:b/>
                <w:sz w:val="24"/>
                <w:szCs w:val="24"/>
              </w:rPr>
            </w:pPr>
            <w:r w:rsidRPr="00970AC4">
              <w:rPr>
                <w:rFonts w:ascii="Calibri" w:hAnsi="Calibri"/>
                <w:b/>
                <w:szCs w:val="22"/>
              </w:rPr>
              <w:t>C. Space Conditioning (SC) System Alterations Compliance Information</w:t>
            </w:r>
          </w:p>
        </w:tc>
      </w:tr>
      <w:tr w:rsidR="004603FF" w:rsidRPr="00392860" w14:paraId="3DF6E1CD" w14:textId="77777777" w:rsidTr="00CF5A5C">
        <w:trPr>
          <w:cantSplit/>
          <w:trHeight w:val="223"/>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DF6E1C0"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01</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DF6E1C1"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02</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3DF6E1C2"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03</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C3"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04</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C4"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05</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3DF6E1C5"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06</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3DF6E1C6"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07</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C7"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08</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C8"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09</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DF6E1C9"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10</w:t>
            </w: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CA"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11</w:t>
            </w:r>
          </w:p>
        </w:tc>
        <w:tc>
          <w:tcPr>
            <w:tcW w:w="810" w:type="dxa"/>
            <w:tcBorders>
              <w:top w:val="single" w:sz="4" w:space="0" w:color="auto"/>
              <w:left w:val="single" w:sz="4" w:space="0" w:color="auto"/>
              <w:bottom w:val="single" w:sz="4" w:space="0" w:color="auto"/>
              <w:right w:val="single" w:sz="4" w:space="0" w:color="auto"/>
            </w:tcBorders>
            <w:shd w:val="clear" w:color="auto" w:fill="auto"/>
          </w:tcPr>
          <w:p w14:paraId="3DF6E1CB" w14:textId="77777777" w:rsidR="004603FF" w:rsidRPr="00CF5A5C" w:rsidRDefault="004603FF" w:rsidP="00A11030">
            <w:pPr>
              <w:keepNext/>
              <w:jc w:val="center"/>
              <w:rPr>
                <w:rFonts w:ascii="Calibri" w:hAnsi="Calibri"/>
                <w:sz w:val="18"/>
                <w:szCs w:val="18"/>
              </w:rPr>
            </w:pPr>
            <w:r w:rsidRPr="00CF5A5C">
              <w:rPr>
                <w:rFonts w:ascii="Calibri" w:hAnsi="Calibri"/>
                <w:sz w:val="18"/>
                <w:szCs w:val="18"/>
              </w:rPr>
              <w:t>12</w:t>
            </w:r>
          </w:p>
        </w:tc>
        <w:tc>
          <w:tcPr>
            <w:tcW w:w="1350" w:type="dxa"/>
            <w:tcBorders>
              <w:top w:val="single" w:sz="4" w:space="0" w:color="auto"/>
              <w:left w:val="single" w:sz="4" w:space="0" w:color="auto"/>
              <w:bottom w:val="single" w:sz="4" w:space="0" w:color="auto"/>
              <w:right w:val="single" w:sz="4" w:space="0" w:color="auto"/>
            </w:tcBorders>
            <w:vAlign w:val="center"/>
          </w:tcPr>
          <w:p w14:paraId="3DF6E1CC" w14:textId="77777777" w:rsidR="004603FF" w:rsidRPr="00CF5A5C" w:rsidRDefault="004603FF" w:rsidP="00A11030">
            <w:pPr>
              <w:keepNext/>
              <w:jc w:val="center"/>
            </w:pPr>
            <w:r w:rsidRPr="00CF5A5C">
              <w:rPr>
                <w:rFonts w:ascii="Calibri" w:hAnsi="Calibri"/>
                <w:sz w:val="18"/>
                <w:szCs w:val="18"/>
              </w:rPr>
              <w:t>13</w:t>
            </w:r>
          </w:p>
        </w:tc>
      </w:tr>
      <w:tr w:rsidR="004603FF" w:rsidRPr="00392860" w14:paraId="3DF6E1DF" w14:textId="77777777" w:rsidTr="00CF5A5C">
        <w:trPr>
          <w:cantSplit/>
          <w:trHeight w:val="390"/>
        </w:trPr>
        <w:tc>
          <w:tcPr>
            <w:tcW w:w="1458" w:type="dxa"/>
            <w:tcBorders>
              <w:top w:val="single" w:sz="4" w:space="0" w:color="auto"/>
              <w:left w:val="single" w:sz="4" w:space="0" w:color="auto"/>
              <w:bottom w:val="single" w:sz="4" w:space="0" w:color="auto"/>
              <w:right w:val="single" w:sz="4" w:space="0" w:color="auto"/>
            </w:tcBorders>
            <w:shd w:val="clear" w:color="auto" w:fill="auto"/>
            <w:vAlign w:val="bottom"/>
          </w:tcPr>
          <w:p w14:paraId="3DF6E1CE" w14:textId="5BB16E1C" w:rsidR="004603FF" w:rsidRPr="003322A6" w:rsidRDefault="00EC0B00" w:rsidP="00A11030">
            <w:pPr>
              <w:keepNext/>
              <w:jc w:val="center"/>
              <w:rPr>
                <w:rFonts w:ascii="Calibri" w:hAnsi="Calibri"/>
                <w:sz w:val="18"/>
                <w:szCs w:val="18"/>
              </w:rPr>
            </w:pPr>
            <w:r>
              <w:rPr>
                <w:rFonts w:ascii="Calibri" w:hAnsi="Calibri"/>
                <w:sz w:val="18"/>
                <w:szCs w:val="18"/>
              </w:rPr>
              <w:t>SC</w:t>
            </w:r>
            <w:r w:rsidRPr="003322A6">
              <w:rPr>
                <w:rFonts w:ascii="Calibri" w:hAnsi="Calibri"/>
                <w:sz w:val="18"/>
                <w:szCs w:val="18"/>
              </w:rPr>
              <w:t xml:space="preserve"> </w:t>
            </w:r>
            <w:r w:rsidR="004603FF" w:rsidRPr="003322A6">
              <w:rPr>
                <w:rFonts w:ascii="Calibri" w:hAnsi="Calibri"/>
                <w:sz w:val="18"/>
                <w:szCs w:val="18"/>
              </w:rPr>
              <w:t>Identification or Name</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3DF6E1CF"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Heating System Type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DF6E1D0"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Altered</w:t>
            </w:r>
          </w:p>
          <w:p w14:paraId="3DF6E1D1"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Heating Component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DF6E1D2"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Heating Efficiency Type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DF6E1D3"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 xml:space="preserve">Heating </w:t>
            </w:r>
          </w:p>
          <w:p w14:paraId="3DF6E1D4"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Minimum</w:t>
            </w:r>
          </w:p>
          <w:p w14:paraId="3DF6E1D5"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Efficiency Value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DF6E1D6"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Cooling System Type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bottom"/>
          </w:tcPr>
          <w:p w14:paraId="3DF6E1D7"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Altered</w:t>
            </w:r>
          </w:p>
          <w:p w14:paraId="3DF6E1D8"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Cooling Components</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DF6E1D9"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Cooling Efficiency Type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DF6E1DA"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Cooling Minimum</w:t>
            </w:r>
            <w:r w:rsidRPr="003322A6">
              <w:rPr>
                <w:rFonts w:ascii="Calibri" w:hAnsi="Calibri"/>
                <w:color w:val="FF0000"/>
                <w:sz w:val="18"/>
                <w:szCs w:val="18"/>
              </w:rPr>
              <w:t xml:space="preserve"> </w:t>
            </w:r>
            <w:r w:rsidRPr="003322A6">
              <w:rPr>
                <w:rFonts w:ascii="Calibri" w:hAnsi="Calibri"/>
                <w:sz w:val="18"/>
                <w:szCs w:val="18"/>
              </w:rPr>
              <w:t>Efficiency Value</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3DF6E1DB"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Required Thermostat</w:t>
            </w:r>
            <w:r w:rsidRPr="003322A6">
              <w:rPr>
                <w:rFonts w:ascii="Calibri" w:hAnsi="Calibri"/>
                <w:sz w:val="18"/>
                <w:szCs w:val="18"/>
              </w:rPr>
              <w:br/>
              <w:t>Type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bottom"/>
          </w:tcPr>
          <w:p w14:paraId="3DF6E1DC"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New or Replaced Duct Length</w:t>
            </w:r>
          </w:p>
        </w:tc>
        <w:tc>
          <w:tcPr>
            <w:tcW w:w="810" w:type="dxa"/>
            <w:tcBorders>
              <w:top w:val="single" w:sz="4" w:space="0" w:color="auto"/>
              <w:left w:val="single" w:sz="4" w:space="0" w:color="auto"/>
              <w:bottom w:val="single" w:sz="4" w:space="0" w:color="auto"/>
              <w:right w:val="single" w:sz="4" w:space="0" w:color="auto"/>
            </w:tcBorders>
            <w:shd w:val="clear" w:color="auto" w:fill="auto"/>
            <w:vAlign w:val="bottom"/>
          </w:tcPr>
          <w:p w14:paraId="3DF6E1DD" w14:textId="77777777" w:rsidR="004603FF" w:rsidRPr="003322A6" w:rsidRDefault="004603FF" w:rsidP="00A11030">
            <w:pPr>
              <w:keepNext/>
              <w:jc w:val="center"/>
              <w:rPr>
                <w:rFonts w:ascii="Calibri" w:hAnsi="Calibri"/>
                <w:sz w:val="18"/>
                <w:szCs w:val="18"/>
              </w:rPr>
            </w:pPr>
            <w:r w:rsidRPr="003322A6">
              <w:rPr>
                <w:rFonts w:ascii="Calibri" w:hAnsi="Calibri"/>
                <w:sz w:val="18"/>
                <w:szCs w:val="18"/>
              </w:rPr>
              <w:t xml:space="preserve">New Duct </w:t>
            </w:r>
            <w:r w:rsidRPr="003322A6">
              <w:rPr>
                <w:rFonts w:ascii="Calibri" w:hAnsi="Calibri"/>
                <w:sz w:val="18"/>
                <w:szCs w:val="18"/>
              </w:rPr>
              <w:br/>
              <w:t>R-Value</w:t>
            </w:r>
          </w:p>
        </w:tc>
        <w:tc>
          <w:tcPr>
            <w:tcW w:w="1350" w:type="dxa"/>
            <w:tcBorders>
              <w:top w:val="single" w:sz="4" w:space="0" w:color="auto"/>
              <w:left w:val="single" w:sz="4" w:space="0" w:color="auto"/>
              <w:bottom w:val="single" w:sz="4" w:space="0" w:color="auto"/>
              <w:right w:val="single" w:sz="4" w:space="0" w:color="auto"/>
            </w:tcBorders>
            <w:vAlign w:val="center"/>
          </w:tcPr>
          <w:p w14:paraId="3DF6E1DE" w14:textId="77777777" w:rsidR="004603FF" w:rsidRPr="003322A6" w:rsidRDefault="004603FF" w:rsidP="00A11030">
            <w:pPr>
              <w:keepNext/>
              <w:jc w:val="center"/>
              <w:rPr>
                <w:sz w:val="18"/>
                <w:szCs w:val="18"/>
              </w:rPr>
            </w:pPr>
            <w:r w:rsidRPr="003322A6">
              <w:rPr>
                <w:rFonts w:ascii="Calibri" w:hAnsi="Calibri"/>
                <w:sz w:val="18"/>
                <w:szCs w:val="18"/>
              </w:rPr>
              <w:t>Central Fan Integrated (CFI) Ventilation System Status</w:t>
            </w:r>
          </w:p>
        </w:tc>
      </w:tr>
      <w:tr w:rsidR="004603FF" w:rsidRPr="00392860" w14:paraId="3DF6E1ED" w14:textId="77777777" w:rsidTr="00CF5A5C">
        <w:trPr>
          <w:cantSplit/>
          <w:trHeight w:val="432"/>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DF6E1E0" w14:textId="77777777" w:rsidR="004603FF" w:rsidRPr="00A33D4F" w:rsidRDefault="004603FF" w:rsidP="00A11030">
            <w:pPr>
              <w:keepNext/>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DF6E1E1" w14:textId="77777777" w:rsidR="004603FF" w:rsidRPr="00A33D4F" w:rsidRDefault="004603FF" w:rsidP="00A11030">
            <w:pPr>
              <w:keepNext/>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3DF6E1E2"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E3"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E4" w14:textId="77777777" w:rsidR="004603FF" w:rsidRPr="00761C61" w:rsidRDefault="004603FF" w:rsidP="00A11030">
            <w:pPr>
              <w:keepNext/>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3DF6E1E5" w14:textId="77777777" w:rsidR="004603FF" w:rsidRPr="00A33D4F" w:rsidRDefault="004603FF" w:rsidP="00A11030">
            <w:pPr>
              <w:keepNext/>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3DF6E1E6"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E7"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E8" w14:textId="77777777" w:rsidR="004603FF" w:rsidRPr="00A33D4F" w:rsidRDefault="004603FF" w:rsidP="00A11030">
            <w:pPr>
              <w:keepNext/>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DF6E1E9"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EA" w14:textId="77777777" w:rsidR="004603FF" w:rsidRPr="00A33D4F" w:rsidRDefault="004603FF" w:rsidP="00A11030">
            <w:pPr>
              <w:keepNext/>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shd w:val="clear" w:color="auto" w:fill="auto"/>
          </w:tcPr>
          <w:p w14:paraId="3DF6E1EB" w14:textId="77777777" w:rsidR="004603FF" w:rsidRPr="00A33D4F" w:rsidRDefault="004603FF" w:rsidP="00A11030">
            <w:pPr>
              <w:keepNext/>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tcPr>
          <w:p w14:paraId="3DF6E1EC" w14:textId="77777777" w:rsidR="004603FF" w:rsidRPr="00392860" w:rsidRDefault="004603FF" w:rsidP="00A11030">
            <w:pPr>
              <w:keepNext/>
            </w:pPr>
          </w:p>
        </w:tc>
      </w:tr>
      <w:tr w:rsidR="004603FF" w:rsidRPr="00392860" w14:paraId="3DF6E1FB" w14:textId="77777777" w:rsidTr="00CF5A5C">
        <w:trPr>
          <w:cantSplit/>
          <w:trHeight w:val="432"/>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DF6E1EE" w14:textId="77777777" w:rsidR="004603FF" w:rsidRPr="00A33D4F" w:rsidRDefault="004603FF" w:rsidP="00A11030">
            <w:pPr>
              <w:keepNext/>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DF6E1EF" w14:textId="77777777" w:rsidR="004603FF" w:rsidRPr="00A33D4F" w:rsidRDefault="004603FF" w:rsidP="00A11030">
            <w:pPr>
              <w:keepNext/>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3DF6E1F0"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F1"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F2" w14:textId="77777777" w:rsidR="004603FF" w:rsidRPr="00A33D4F" w:rsidRDefault="004603FF" w:rsidP="00A11030">
            <w:pPr>
              <w:keepNext/>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3DF6E1F3" w14:textId="77777777" w:rsidR="004603FF" w:rsidRPr="00A33D4F" w:rsidRDefault="004603FF" w:rsidP="00A11030">
            <w:pPr>
              <w:keepNext/>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3DF6E1F4"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F5"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F6" w14:textId="77777777" w:rsidR="004603FF" w:rsidRPr="00A33D4F" w:rsidRDefault="004603FF" w:rsidP="00A11030">
            <w:pPr>
              <w:keepNext/>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DF6E1F7" w14:textId="77777777" w:rsidR="004603FF" w:rsidRPr="00A33D4F" w:rsidRDefault="004603FF" w:rsidP="00A11030">
            <w:pPr>
              <w:keepNext/>
              <w:rPr>
                <w:rFonts w:asciiTheme="minorHAnsi" w:hAnsiTheme="minorHAnsi"/>
                <w:sz w:val="16"/>
                <w:szCs w:val="16"/>
              </w:rPr>
            </w:pPr>
          </w:p>
        </w:tc>
        <w:tc>
          <w:tcPr>
            <w:tcW w:w="990" w:type="dxa"/>
            <w:tcBorders>
              <w:top w:val="single" w:sz="4" w:space="0" w:color="auto"/>
              <w:left w:val="single" w:sz="4" w:space="0" w:color="auto"/>
              <w:bottom w:val="single" w:sz="4" w:space="0" w:color="auto"/>
              <w:right w:val="single" w:sz="4" w:space="0" w:color="auto"/>
            </w:tcBorders>
            <w:shd w:val="clear" w:color="auto" w:fill="auto"/>
          </w:tcPr>
          <w:p w14:paraId="3DF6E1F8" w14:textId="77777777" w:rsidR="004603FF" w:rsidRPr="00A33D4F" w:rsidRDefault="004603FF" w:rsidP="00A11030">
            <w:pPr>
              <w:keepNext/>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shd w:val="clear" w:color="auto" w:fill="auto"/>
          </w:tcPr>
          <w:p w14:paraId="3DF6E1F9" w14:textId="77777777" w:rsidR="004603FF" w:rsidRPr="00A33D4F" w:rsidRDefault="004603FF" w:rsidP="00A11030">
            <w:pPr>
              <w:keepNext/>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tcPr>
          <w:p w14:paraId="3DF6E1FA" w14:textId="77777777" w:rsidR="004603FF" w:rsidRPr="00392860" w:rsidRDefault="004603FF" w:rsidP="00A11030">
            <w:pPr>
              <w:keepNext/>
            </w:pPr>
          </w:p>
        </w:tc>
      </w:tr>
    </w:tbl>
    <w:p w14:paraId="3DF6E1FC" w14:textId="77777777" w:rsidR="00BB569C" w:rsidRPr="00970AC4" w:rsidRDefault="00BB569C" w:rsidP="00BB569C">
      <w:pPr>
        <w:rPr>
          <w:rFonts w:ascii="Calibri" w:hAnsi="Calibri"/>
          <w:szCs w:val="18"/>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1458"/>
        <w:gridCol w:w="1260"/>
        <w:gridCol w:w="1080"/>
        <w:gridCol w:w="3120"/>
        <w:gridCol w:w="3120"/>
        <w:gridCol w:w="3120"/>
        <w:gridCol w:w="1440"/>
      </w:tblGrid>
      <w:tr w:rsidR="00BB569C" w:rsidRPr="007E2934" w14:paraId="3DF6E1FE" w14:textId="77777777" w:rsidTr="00CF5A5C">
        <w:trPr>
          <w:cantSplit/>
          <w:trHeight w:val="345"/>
        </w:trPr>
        <w:tc>
          <w:tcPr>
            <w:tcW w:w="14598"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DF6E1FD" w14:textId="5C37C825" w:rsidR="00BB569C" w:rsidRPr="007E2934" w:rsidRDefault="00BB569C" w:rsidP="00970AC4">
            <w:pPr>
              <w:keepNext/>
              <w:rPr>
                <w:rFonts w:ascii="Calibri" w:hAnsi="Calibri"/>
                <w:b/>
                <w:sz w:val="18"/>
                <w:szCs w:val="18"/>
              </w:rPr>
            </w:pPr>
            <w:r w:rsidRPr="00970AC4">
              <w:rPr>
                <w:rFonts w:ascii="Calibri" w:hAnsi="Calibri"/>
                <w:b/>
                <w:szCs w:val="18"/>
              </w:rPr>
              <w:lastRenderedPageBreak/>
              <w:t xml:space="preserve">D. Installed Heating Equipment </w:t>
            </w:r>
            <w:r w:rsidR="00970AC4">
              <w:rPr>
                <w:rFonts w:ascii="Calibri" w:hAnsi="Calibri"/>
                <w:b/>
                <w:szCs w:val="18"/>
              </w:rPr>
              <w:t>I</w:t>
            </w:r>
            <w:r w:rsidRPr="00970AC4">
              <w:rPr>
                <w:rFonts w:ascii="Calibri" w:hAnsi="Calibri"/>
                <w:b/>
                <w:szCs w:val="18"/>
              </w:rPr>
              <w:t>nformation</w:t>
            </w:r>
          </w:p>
        </w:tc>
      </w:tr>
      <w:tr w:rsidR="00BB569C" w:rsidRPr="007E2934" w14:paraId="3DF6E206" w14:textId="77777777" w:rsidTr="00CF5A5C">
        <w:trPr>
          <w:cantSplit/>
          <w:trHeight w:val="188"/>
        </w:trPr>
        <w:tc>
          <w:tcPr>
            <w:tcW w:w="1458" w:type="dxa"/>
            <w:tcBorders>
              <w:top w:val="single" w:sz="4" w:space="0" w:color="auto"/>
              <w:left w:val="single" w:sz="4" w:space="0" w:color="auto"/>
              <w:bottom w:val="single" w:sz="4" w:space="0" w:color="auto"/>
              <w:right w:val="single" w:sz="4" w:space="0" w:color="auto"/>
            </w:tcBorders>
            <w:shd w:val="clear" w:color="auto" w:fill="auto"/>
            <w:vAlign w:val="bottom"/>
          </w:tcPr>
          <w:p w14:paraId="3DF6E1FF"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DF6E200"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02</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3DF6E201"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03</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02"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04</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03"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05</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04"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06</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05"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07</w:t>
            </w:r>
          </w:p>
        </w:tc>
      </w:tr>
      <w:tr w:rsidR="00BB569C" w:rsidRPr="007E2934" w14:paraId="3DF6E210" w14:textId="77777777" w:rsidTr="00CF5A5C">
        <w:trPr>
          <w:cantSplit/>
          <w:trHeight w:val="576"/>
        </w:trPr>
        <w:tc>
          <w:tcPr>
            <w:tcW w:w="1458" w:type="dxa"/>
            <w:tcBorders>
              <w:top w:val="single" w:sz="4" w:space="0" w:color="auto"/>
              <w:left w:val="single" w:sz="4" w:space="0" w:color="auto"/>
              <w:bottom w:val="single" w:sz="4" w:space="0" w:color="auto"/>
              <w:right w:val="single" w:sz="4" w:space="0" w:color="auto"/>
            </w:tcBorders>
            <w:shd w:val="clear" w:color="auto" w:fill="auto"/>
            <w:vAlign w:val="bottom"/>
          </w:tcPr>
          <w:p w14:paraId="3DF6E207" w14:textId="40DA192A" w:rsidR="00BB569C" w:rsidRPr="003322A6" w:rsidRDefault="00EC0B00" w:rsidP="00BB569C">
            <w:pPr>
              <w:keepNext/>
              <w:jc w:val="center"/>
              <w:rPr>
                <w:rFonts w:ascii="Calibri" w:hAnsi="Calibri"/>
                <w:sz w:val="18"/>
                <w:szCs w:val="18"/>
              </w:rPr>
            </w:pPr>
            <w:r>
              <w:rPr>
                <w:rFonts w:ascii="Calibri" w:hAnsi="Calibri"/>
                <w:sz w:val="18"/>
                <w:szCs w:val="18"/>
              </w:rPr>
              <w:t>SC</w:t>
            </w:r>
            <w:r w:rsidRPr="003322A6">
              <w:rPr>
                <w:rFonts w:ascii="Calibri" w:hAnsi="Calibri"/>
                <w:sz w:val="18"/>
                <w:szCs w:val="18"/>
              </w:rPr>
              <w:t xml:space="preserve"> </w:t>
            </w:r>
            <w:r w:rsidR="00BB569C" w:rsidRPr="003322A6">
              <w:rPr>
                <w:rFonts w:ascii="Calibri" w:hAnsi="Calibri"/>
                <w:sz w:val="18"/>
                <w:szCs w:val="18"/>
              </w:rPr>
              <w:t>Identification or Name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DF6E208"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Heating Efficiency</w:t>
            </w:r>
          </w:p>
          <w:p w14:paraId="3DF6E209"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Type</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3DF6E20A"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Heating Efficiency</w:t>
            </w:r>
          </w:p>
          <w:p w14:paraId="3DF6E20B"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Value</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0C"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Heating Unit Manufacturer</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0D"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Heating Unit Model Number</w:t>
            </w: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0E" w14:textId="7EE13F28" w:rsidR="00BB569C" w:rsidRPr="003322A6" w:rsidRDefault="00BB569C" w:rsidP="00CF5A5C">
            <w:pPr>
              <w:keepNext/>
              <w:jc w:val="center"/>
              <w:rPr>
                <w:rFonts w:ascii="Calibri" w:hAnsi="Calibri"/>
                <w:sz w:val="18"/>
                <w:szCs w:val="18"/>
              </w:rPr>
            </w:pPr>
            <w:r w:rsidRPr="003322A6">
              <w:rPr>
                <w:rFonts w:ascii="Calibri" w:hAnsi="Calibri"/>
                <w:sz w:val="18"/>
                <w:szCs w:val="18"/>
              </w:rPr>
              <w:t xml:space="preserve">Heating Unit </w:t>
            </w:r>
            <w:r w:rsidR="00CF5A5C">
              <w:rPr>
                <w:rFonts w:ascii="Calibri" w:hAnsi="Calibri"/>
                <w:sz w:val="18"/>
                <w:szCs w:val="18"/>
              </w:rPr>
              <w:t>S</w:t>
            </w:r>
            <w:r w:rsidRPr="003322A6">
              <w:rPr>
                <w:rFonts w:ascii="Calibri" w:hAnsi="Calibri"/>
                <w:sz w:val="18"/>
                <w:szCs w:val="18"/>
              </w:rPr>
              <w:t xml:space="preserve">erial </w:t>
            </w:r>
            <w:r w:rsidR="00CF5A5C">
              <w:rPr>
                <w:rFonts w:ascii="Calibri" w:hAnsi="Calibri"/>
                <w:sz w:val="18"/>
                <w:szCs w:val="18"/>
              </w:rPr>
              <w:t>N</w:t>
            </w:r>
            <w:r w:rsidRPr="003322A6">
              <w:rPr>
                <w:rFonts w:ascii="Calibri" w:hAnsi="Calibri"/>
                <w:sz w:val="18"/>
                <w:szCs w:val="18"/>
              </w:rPr>
              <w:t>umber</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0F" w14:textId="08DCFDE5" w:rsidR="00BB569C" w:rsidRPr="003322A6" w:rsidRDefault="00BB569C" w:rsidP="00BB569C">
            <w:pPr>
              <w:keepNext/>
              <w:jc w:val="center"/>
              <w:rPr>
                <w:rFonts w:ascii="Calibri" w:hAnsi="Calibri"/>
                <w:sz w:val="18"/>
                <w:szCs w:val="18"/>
              </w:rPr>
            </w:pPr>
            <w:r w:rsidRPr="003322A6">
              <w:rPr>
                <w:rFonts w:ascii="Calibri" w:hAnsi="Calibri"/>
                <w:sz w:val="18"/>
                <w:szCs w:val="18"/>
              </w:rPr>
              <w:t>Rated Heating Capacity, Output (</w:t>
            </w:r>
            <w:r w:rsidR="00325DEA">
              <w:rPr>
                <w:rFonts w:ascii="Calibri" w:hAnsi="Calibri"/>
                <w:sz w:val="18"/>
                <w:szCs w:val="18"/>
              </w:rPr>
              <w:t>Btu/h</w:t>
            </w:r>
            <w:r w:rsidRPr="003322A6">
              <w:rPr>
                <w:rFonts w:ascii="Calibri" w:hAnsi="Calibri"/>
                <w:sz w:val="18"/>
                <w:szCs w:val="18"/>
              </w:rPr>
              <w:t>)</w:t>
            </w:r>
          </w:p>
        </w:tc>
      </w:tr>
      <w:tr w:rsidR="00BB569C" w:rsidRPr="007E2934" w14:paraId="3DF6E218" w14:textId="77777777" w:rsidTr="00CF5A5C">
        <w:trPr>
          <w:cantSplit/>
          <w:trHeight w:val="395"/>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DF6E211" w14:textId="77777777" w:rsidR="00BB569C" w:rsidRPr="007E2934" w:rsidRDefault="00BB569C" w:rsidP="00BB569C">
            <w:pPr>
              <w:keepNext/>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3DF6E212" w14:textId="77777777" w:rsidR="00BB569C" w:rsidRPr="007E2934" w:rsidRDefault="00BB569C" w:rsidP="00BB569C">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DF6E213" w14:textId="77777777" w:rsidR="00BB569C" w:rsidRPr="007E2934" w:rsidRDefault="00BB569C" w:rsidP="00BB569C">
            <w:pPr>
              <w:keepNext/>
              <w:rPr>
                <w:rFonts w:ascii="Calibri" w:hAnsi="Calibri"/>
                <w:sz w:val="18"/>
                <w:szCs w:val="18"/>
              </w:rPr>
            </w:pPr>
          </w:p>
        </w:tc>
        <w:tc>
          <w:tcPr>
            <w:tcW w:w="3120" w:type="dxa"/>
            <w:tcBorders>
              <w:top w:val="single" w:sz="4" w:space="0" w:color="auto"/>
              <w:left w:val="single" w:sz="4" w:space="0" w:color="auto"/>
              <w:bottom w:val="single" w:sz="4" w:space="0" w:color="auto"/>
              <w:right w:val="single" w:sz="4" w:space="0" w:color="auto"/>
            </w:tcBorders>
            <w:shd w:val="clear" w:color="auto" w:fill="auto"/>
          </w:tcPr>
          <w:p w14:paraId="3DF6E214" w14:textId="77777777" w:rsidR="00BB569C" w:rsidRPr="007E2934" w:rsidRDefault="00BB569C" w:rsidP="00BB569C">
            <w:pPr>
              <w:keepNext/>
              <w:rPr>
                <w:rFonts w:ascii="Calibri" w:hAnsi="Calibri"/>
                <w:sz w:val="18"/>
                <w:szCs w:val="18"/>
              </w:rPr>
            </w:pPr>
          </w:p>
        </w:tc>
        <w:tc>
          <w:tcPr>
            <w:tcW w:w="3120" w:type="dxa"/>
            <w:tcBorders>
              <w:top w:val="single" w:sz="4" w:space="0" w:color="auto"/>
              <w:left w:val="single" w:sz="4" w:space="0" w:color="auto"/>
              <w:bottom w:val="single" w:sz="4" w:space="0" w:color="auto"/>
              <w:right w:val="single" w:sz="4" w:space="0" w:color="auto"/>
            </w:tcBorders>
            <w:shd w:val="clear" w:color="auto" w:fill="auto"/>
          </w:tcPr>
          <w:p w14:paraId="3DF6E215" w14:textId="77777777" w:rsidR="00BB569C" w:rsidRPr="007E2934" w:rsidRDefault="00BB569C" w:rsidP="00BB569C">
            <w:pPr>
              <w:keepNext/>
              <w:rPr>
                <w:rFonts w:ascii="Calibri" w:hAnsi="Calibri"/>
                <w:sz w:val="18"/>
                <w:szCs w:val="18"/>
              </w:rPr>
            </w:pPr>
          </w:p>
        </w:tc>
        <w:tc>
          <w:tcPr>
            <w:tcW w:w="3120" w:type="dxa"/>
            <w:tcBorders>
              <w:top w:val="single" w:sz="4" w:space="0" w:color="auto"/>
              <w:left w:val="single" w:sz="4" w:space="0" w:color="auto"/>
              <w:bottom w:val="single" w:sz="4" w:space="0" w:color="auto"/>
              <w:right w:val="single" w:sz="4" w:space="0" w:color="auto"/>
            </w:tcBorders>
            <w:shd w:val="clear" w:color="auto" w:fill="auto"/>
          </w:tcPr>
          <w:p w14:paraId="3DF6E216" w14:textId="77777777" w:rsidR="00BB569C" w:rsidRPr="007E2934" w:rsidRDefault="00BB569C" w:rsidP="00BB569C">
            <w:pPr>
              <w:keepNex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DF6E217" w14:textId="77777777" w:rsidR="00BB569C" w:rsidRPr="007E2934" w:rsidRDefault="00BB569C" w:rsidP="00BB569C">
            <w:pPr>
              <w:keepNext/>
              <w:rPr>
                <w:rFonts w:ascii="Calibri" w:hAnsi="Calibri"/>
                <w:sz w:val="18"/>
                <w:szCs w:val="18"/>
              </w:rPr>
            </w:pPr>
          </w:p>
        </w:tc>
      </w:tr>
      <w:tr w:rsidR="00BB569C" w:rsidRPr="007E2934" w14:paraId="3DF6E220" w14:textId="77777777" w:rsidTr="00CF5A5C">
        <w:trPr>
          <w:cantSplit/>
          <w:trHeight w:val="467"/>
        </w:trPr>
        <w:tc>
          <w:tcPr>
            <w:tcW w:w="1458" w:type="dxa"/>
            <w:tcBorders>
              <w:top w:val="single" w:sz="4" w:space="0" w:color="auto"/>
              <w:left w:val="single" w:sz="4" w:space="0" w:color="auto"/>
              <w:bottom w:val="single" w:sz="4" w:space="0" w:color="auto"/>
              <w:right w:val="single" w:sz="4" w:space="0" w:color="auto"/>
            </w:tcBorders>
            <w:shd w:val="clear" w:color="auto" w:fill="auto"/>
            <w:vAlign w:val="bottom"/>
          </w:tcPr>
          <w:p w14:paraId="3DF6E219" w14:textId="77777777" w:rsidR="00BB569C" w:rsidRPr="007E2934" w:rsidRDefault="00BB569C" w:rsidP="00BB569C">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DF6E21A" w14:textId="77777777" w:rsidR="00BB569C" w:rsidRPr="007E2934" w:rsidRDefault="00BB569C" w:rsidP="00BB569C">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3DF6E21B" w14:textId="77777777" w:rsidR="00BB569C" w:rsidRPr="007E2934" w:rsidRDefault="00BB569C" w:rsidP="00BB569C">
            <w:pPr>
              <w:keepNext/>
              <w:jc w:val="center"/>
              <w:rPr>
                <w:rFonts w:ascii="Calibri" w:hAnsi="Calibri"/>
                <w:sz w:val="18"/>
                <w:szCs w:val="18"/>
              </w:rPr>
            </w:pP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1C" w14:textId="77777777" w:rsidR="00BB569C" w:rsidRPr="007E2934" w:rsidRDefault="00BB569C" w:rsidP="00BB569C">
            <w:pPr>
              <w:keepNext/>
              <w:jc w:val="center"/>
              <w:rPr>
                <w:rFonts w:ascii="Calibri" w:hAnsi="Calibri"/>
                <w:sz w:val="18"/>
                <w:szCs w:val="18"/>
              </w:rPr>
            </w:pP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1D" w14:textId="77777777" w:rsidR="00BB569C" w:rsidRPr="007E2934" w:rsidRDefault="00BB569C" w:rsidP="00BB569C">
            <w:pPr>
              <w:keepNext/>
              <w:jc w:val="center"/>
              <w:rPr>
                <w:rFonts w:ascii="Calibri" w:hAnsi="Calibri"/>
                <w:sz w:val="18"/>
                <w:szCs w:val="18"/>
              </w:rPr>
            </w:pPr>
          </w:p>
        </w:tc>
        <w:tc>
          <w:tcPr>
            <w:tcW w:w="3120" w:type="dxa"/>
            <w:tcBorders>
              <w:top w:val="single" w:sz="4" w:space="0" w:color="auto"/>
              <w:left w:val="single" w:sz="4" w:space="0" w:color="auto"/>
              <w:bottom w:val="single" w:sz="4" w:space="0" w:color="auto"/>
              <w:right w:val="single" w:sz="4" w:space="0" w:color="auto"/>
            </w:tcBorders>
            <w:shd w:val="clear" w:color="auto" w:fill="auto"/>
            <w:vAlign w:val="bottom"/>
          </w:tcPr>
          <w:p w14:paraId="3DF6E21E" w14:textId="77777777" w:rsidR="00BB569C" w:rsidRPr="007E2934" w:rsidRDefault="00BB569C" w:rsidP="00BB569C">
            <w:pPr>
              <w:keepNext/>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1F" w14:textId="77777777" w:rsidR="00BB569C" w:rsidRPr="007E2934" w:rsidRDefault="00BB569C" w:rsidP="00BB569C">
            <w:pPr>
              <w:keepNext/>
              <w:jc w:val="center"/>
              <w:rPr>
                <w:rFonts w:ascii="Calibri" w:hAnsi="Calibri"/>
                <w:sz w:val="18"/>
                <w:szCs w:val="18"/>
              </w:rPr>
            </w:pPr>
          </w:p>
        </w:tc>
      </w:tr>
      <w:tr w:rsidR="00BB569C" w:rsidRPr="007E2934" w14:paraId="3DF6E222" w14:textId="77777777" w:rsidTr="00CF5A5C">
        <w:trPr>
          <w:cantSplit/>
        </w:trPr>
        <w:tc>
          <w:tcPr>
            <w:tcW w:w="14598" w:type="dxa"/>
            <w:gridSpan w:val="7"/>
            <w:tcBorders>
              <w:top w:val="single" w:sz="4" w:space="0" w:color="auto"/>
              <w:left w:val="single" w:sz="4" w:space="0" w:color="auto"/>
              <w:bottom w:val="single" w:sz="4" w:space="0" w:color="auto"/>
              <w:right w:val="single" w:sz="4" w:space="0" w:color="auto"/>
            </w:tcBorders>
            <w:shd w:val="clear" w:color="auto" w:fill="auto"/>
          </w:tcPr>
          <w:p w14:paraId="3DF6E221" w14:textId="77777777" w:rsidR="00BB569C" w:rsidRPr="007E2934" w:rsidRDefault="00BB569C" w:rsidP="00BB569C">
            <w:pPr>
              <w:keepNext/>
              <w:rPr>
                <w:rFonts w:ascii="Calibri" w:hAnsi="Calibri"/>
                <w:sz w:val="18"/>
                <w:szCs w:val="18"/>
              </w:rPr>
            </w:pPr>
            <w:r w:rsidRPr="007E2934">
              <w:rPr>
                <w:rFonts w:ascii="Calibri" w:hAnsi="Calibri"/>
                <w:sz w:val="18"/>
                <w:szCs w:val="18"/>
              </w:rPr>
              <w:t>Notes:</w:t>
            </w:r>
          </w:p>
        </w:tc>
      </w:tr>
    </w:tbl>
    <w:p w14:paraId="3DF6E223" w14:textId="77777777" w:rsidR="00BB569C" w:rsidRPr="00970AC4" w:rsidRDefault="00BB569C" w:rsidP="00BB569C">
      <w:pPr>
        <w:rPr>
          <w:rFonts w:ascii="Calibri" w:hAnsi="Calibri"/>
          <w:szCs w:val="18"/>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1458"/>
        <w:gridCol w:w="1260"/>
        <w:gridCol w:w="1080"/>
        <w:gridCol w:w="2760"/>
        <w:gridCol w:w="2580"/>
        <w:gridCol w:w="2580"/>
        <w:gridCol w:w="1440"/>
        <w:gridCol w:w="1440"/>
      </w:tblGrid>
      <w:tr w:rsidR="00BB569C" w:rsidRPr="007E2934" w14:paraId="3DF6E225" w14:textId="77777777" w:rsidTr="00CF5A5C">
        <w:trPr>
          <w:cantSplit/>
          <w:trHeight w:val="282"/>
        </w:trPr>
        <w:tc>
          <w:tcPr>
            <w:tcW w:w="14598"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3DF6E224" w14:textId="2AB9C228" w:rsidR="00BB569C" w:rsidRPr="00970AC4" w:rsidRDefault="00BB569C" w:rsidP="00970AC4">
            <w:pPr>
              <w:keepNext/>
              <w:rPr>
                <w:rFonts w:ascii="Calibri" w:hAnsi="Calibri"/>
                <w:b/>
                <w:szCs w:val="18"/>
              </w:rPr>
            </w:pPr>
            <w:r w:rsidRPr="00970AC4">
              <w:rPr>
                <w:rFonts w:ascii="Calibri" w:hAnsi="Calibri"/>
                <w:b/>
                <w:szCs w:val="18"/>
              </w:rPr>
              <w:t xml:space="preserve">E. Installed Cooling Equipment </w:t>
            </w:r>
            <w:r w:rsidR="00970AC4" w:rsidRPr="00970AC4">
              <w:rPr>
                <w:rFonts w:ascii="Calibri" w:hAnsi="Calibri"/>
                <w:b/>
                <w:szCs w:val="18"/>
              </w:rPr>
              <w:t>I</w:t>
            </w:r>
            <w:r w:rsidRPr="00970AC4">
              <w:rPr>
                <w:rFonts w:ascii="Calibri" w:hAnsi="Calibri"/>
                <w:b/>
                <w:szCs w:val="18"/>
              </w:rPr>
              <w:t>nformation</w:t>
            </w:r>
          </w:p>
        </w:tc>
      </w:tr>
      <w:tr w:rsidR="00BB569C" w:rsidRPr="007E2934" w14:paraId="3DF6E22E" w14:textId="77777777" w:rsidTr="00CF5A5C">
        <w:trPr>
          <w:cantSplit/>
          <w:trHeight w:val="224"/>
        </w:trPr>
        <w:tc>
          <w:tcPr>
            <w:tcW w:w="1458" w:type="dxa"/>
            <w:tcBorders>
              <w:top w:val="single" w:sz="4" w:space="0" w:color="auto"/>
              <w:left w:val="single" w:sz="4" w:space="0" w:color="auto"/>
              <w:bottom w:val="single" w:sz="4" w:space="0" w:color="auto"/>
              <w:right w:val="single" w:sz="4" w:space="0" w:color="auto"/>
            </w:tcBorders>
            <w:shd w:val="clear" w:color="auto" w:fill="auto"/>
            <w:vAlign w:val="bottom"/>
          </w:tcPr>
          <w:p w14:paraId="3DF6E226"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DF6E227"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02</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3DF6E228"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03</w:t>
            </w:r>
          </w:p>
        </w:tc>
        <w:tc>
          <w:tcPr>
            <w:tcW w:w="2760" w:type="dxa"/>
            <w:tcBorders>
              <w:top w:val="single" w:sz="4" w:space="0" w:color="auto"/>
              <w:left w:val="single" w:sz="4" w:space="0" w:color="auto"/>
              <w:bottom w:val="single" w:sz="4" w:space="0" w:color="auto"/>
              <w:right w:val="single" w:sz="4" w:space="0" w:color="auto"/>
            </w:tcBorders>
            <w:shd w:val="clear" w:color="auto" w:fill="auto"/>
            <w:vAlign w:val="bottom"/>
          </w:tcPr>
          <w:p w14:paraId="3DF6E229"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04</w:t>
            </w:r>
          </w:p>
        </w:tc>
        <w:tc>
          <w:tcPr>
            <w:tcW w:w="2580" w:type="dxa"/>
            <w:tcBorders>
              <w:top w:val="single" w:sz="4" w:space="0" w:color="auto"/>
              <w:left w:val="single" w:sz="4" w:space="0" w:color="auto"/>
              <w:bottom w:val="single" w:sz="4" w:space="0" w:color="auto"/>
              <w:right w:val="single" w:sz="4" w:space="0" w:color="auto"/>
            </w:tcBorders>
            <w:shd w:val="clear" w:color="auto" w:fill="auto"/>
            <w:vAlign w:val="bottom"/>
          </w:tcPr>
          <w:p w14:paraId="3DF6E22A"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05</w:t>
            </w:r>
          </w:p>
        </w:tc>
        <w:tc>
          <w:tcPr>
            <w:tcW w:w="2580" w:type="dxa"/>
            <w:tcBorders>
              <w:top w:val="single" w:sz="4" w:space="0" w:color="auto"/>
              <w:left w:val="single" w:sz="4" w:space="0" w:color="auto"/>
              <w:bottom w:val="single" w:sz="4" w:space="0" w:color="auto"/>
              <w:right w:val="single" w:sz="4" w:space="0" w:color="auto"/>
            </w:tcBorders>
            <w:shd w:val="clear" w:color="auto" w:fill="auto"/>
            <w:vAlign w:val="bottom"/>
          </w:tcPr>
          <w:p w14:paraId="3DF6E22B"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06</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2C"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07</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2D" w14:textId="77777777" w:rsidR="00BB569C" w:rsidRPr="007E2934" w:rsidRDefault="00BB569C" w:rsidP="00BB569C">
            <w:pPr>
              <w:keepNext/>
              <w:jc w:val="center"/>
              <w:rPr>
                <w:rFonts w:ascii="Calibri" w:hAnsi="Calibri"/>
                <w:sz w:val="18"/>
                <w:szCs w:val="18"/>
              </w:rPr>
            </w:pPr>
            <w:r w:rsidRPr="007E2934">
              <w:rPr>
                <w:rFonts w:ascii="Calibri" w:hAnsi="Calibri"/>
                <w:sz w:val="18"/>
                <w:szCs w:val="18"/>
              </w:rPr>
              <w:t>08</w:t>
            </w:r>
          </w:p>
        </w:tc>
      </w:tr>
      <w:tr w:rsidR="00BB569C" w:rsidRPr="007E2934" w14:paraId="3DF6E239" w14:textId="77777777" w:rsidTr="00CF5A5C">
        <w:trPr>
          <w:cantSplit/>
          <w:trHeight w:val="576"/>
        </w:trPr>
        <w:tc>
          <w:tcPr>
            <w:tcW w:w="1458" w:type="dxa"/>
            <w:tcBorders>
              <w:top w:val="single" w:sz="4" w:space="0" w:color="auto"/>
              <w:left w:val="single" w:sz="4" w:space="0" w:color="auto"/>
              <w:bottom w:val="single" w:sz="4" w:space="0" w:color="auto"/>
              <w:right w:val="single" w:sz="4" w:space="0" w:color="auto"/>
            </w:tcBorders>
            <w:shd w:val="clear" w:color="auto" w:fill="auto"/>
            <w:vAlign w:val="bottom"/>
          </w:tcPr>
          <w:p w14:paraId="3DF6E22F" w14:textId="0A0436CE" w:rsidR="00BB569C" w:rsidRPr="003322A6" w:rsidRDefault="00EC0B00" w:rsidP="00BB569C">
            <w:pPr>
              <w:keepNext/>
              <w:jc w:val="center"/>
              <w:rPr>
                <w:rFonts w:ascii="Calibri" w:hAnsi="Calibri"/>
                <w:sz w:val="18"/>
                <w:szCs w:val="18"/>
              </w:rPr>
            </w:pPr>
            <w:r>
              <w:rPr>
                <w:rFonts w:ascii="Calibri" w:hAnsi="Calibri"/>
                <w:sz w:val="18"/>
                <w:szCs w:val="18"/>
              </w:rPr>
              <w:t>SC</w:t>
            </w:r>
            <w:r w:rsidRPr="003322A6">
              <w:rPr>
                <w:rFonts w:ascii="Calibri" w:hAnsi="Calibri"/>
                <w:sz w:val="18"/>
                <w:szCs w:val="18"/>
              </w:rPr>
              <w:t xml:space="preserve"> </w:t>
            </w:r>
            <w:r w:rsidR="00BB569C" w:rsidRPr="003322A6">
              <w:rPr>
                <w:rFonts w:ascii="Calibri" w:hAnsi="Calibri"/>
                <w:sz w:val="18"/>
                <w:szCs w:val="18"/>
              </w:rPr>
              <w:t>Identification or Name</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DF6E230"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 xml:space="preserve">Cooling Efficiency </w:t>
            </w:r>
          </w:p>
          <w:p w14:paraId="3DF6E231"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Type</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3DF6E232"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Cooling Efficiency Value</w:t>
            </w:r>
          </w:p>
        </w:tc>
        <w:tc>
          <w:tcPr>
            <w:tcW w:w="2760" w:type="dxa"/>
            <w:tcBorders>
              <w:top w:val="single" w:sz="4" w:space="0" w:color="auto"/>
              <w:left w:val="single" w:sz="4" w:space="0" w:color="auto"/>
              <w:bottom w:val="single" w:sz="4" w:space="0" w:color="auto"/>
              <w:right w:val="single" w:sz="4" w:space="0" w:color="auto"/>
            </w:tcBorders>
            <w:shd w:val="clear" w:color="auto" w:fill="auto"/>
            <w:vAlign w:val="bottom"/>
          </w:tcPr>
          <w:p w14:paraId="3DF6E233"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Condenser or Package Unit Manufacturer</w:t>
            </w:r>
          </w:p>
        </w:tc>
        <w:tc>
          <w:tcPr>
            <w:tcW w:w="2580" w:type="dxa"/>
            <w:tcBorders>
              <w:top w:val="single" w:sz="4" w:space="0" w:color="auto"/>
              <w:left w:val="single" w:sz="4" w:space="0" w:color="auto"/>
              <w:bottom w:val="single" w:sz="4" w:space="0" w:color="auto"/>
              <w:right w:val="single" w:sz="4" w:space="0" w:color="auto"/>
            </w:tcBorders>
            <w:shd w:val="clear" w:color="auto" w:fill="auto"/>
            <w:vAlign w:val="bottom"/>
          </w:tcPr>
          <w:p w14:paraId="3DF6E234"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Condenser or Package Unit Model Number</w:t>
            </w:r>
          </w:p>
        </w:tc>
        <w:tc>
          <w:tcPr>
            <w:tcW w:w="2580" w:type="dxa"/>
            <w:tcBorders>
              <w:top w:val="single" w:sz="4" w:space="0" w:color="auto"/>
              <w:left w:val="single" w:sz="4" w:space="0" w:color="auto"/>
              <w:bottom w:val="single" w:sz="4" w:space="0" w:color="auto"/>
              <w:right w:val="single" w:sz="4" w:space="0" w:color="auto"/>
            </w:tcBorders>
            <w:shd w:val="clear" w:color="auto" w:fill="auto"/>
            <w:vAlign w:val="bottom"/>
          </w:tcPr>
          <w:p w14:paraId="3DF6E235"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 xml:space="preserve">Condenser or Package Unit </w:t>
            </w:r>
          </w:p>
          <w:p w14:paraId="3DF6E236"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Serial Number</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37" w14:textId="53231D2A" w:rsidR="00BB569C" w:rsidRPr="003322A6" w:rsidRDefault="00BB569C" w:rsidP="00BB569C">
            <w:pPr>
              <w:keepNext/>
              <w:jc w:val="center"/>
              <w:rPr>
                <w:rFonts w:ascii="Calibri" w:hAnsi="Calibri"/>
                <w:sz w:val="18"/>
                <w:szCs w:val="18"/>
              </w:rPr>
            </w:pPr>
            <w:r w:rsidRPr="003322A6">
              <w:rPr>
                <w:rFonts w:ascii="Calibri" w:hAnsi="Calibri"/>
                <w:sz w:val="18"/>
                <w:szCs w:val="18"/>
              </w:rPr>
              <w:t>System Rated Cooling Capacity at Design Conditions (</w:t>
            </w:r>
            <w:r w:rsidR="00325DEA">
              <w:rPr>
                <w:rFonts w:ascii="Calibri" w:hAnsi="Calibri"/>
                <w:sz w:val="18"/>
                <w:szCs w:val="18"/>
              </w:rPr>
              <w:t>Btu/h</w:t>
            </w:r>
            <w:r w:rsidRPr="003322A6">
              <w:rPr>
                <w:rFonts w:ascii="Calibri" w:hAnsi="Calibri"/>
                <w:sz w:val="18"/>
                <w:szCs w:val="18"/>
              </w:rPr>
              <w:t>)</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38" w14:textId="77777777" w:rsidR="00BB569C" w:rsidRPr="003322A6" w:rsidRDefault="00BB569C" w:rsidP="00BB569C">
            <w:pPr>
              <w:keepNext/>
              <w:jc w:val="center"/>
              <w:rPr>
                <w:rFonts w:ascii="Calibri" w:hAnsi="Calibri"/>
                <w:sz w:val="18"/>
                <w:szCs w:val="18"/>
              </w:rPr>
            </w:pPr>
            <w:r w:rsidRPr="003322A6">
              <w:rPr>
                <w:rFonts w:ascii="Calibri" w:hAnsi="Calibri"/>
                <w:sz w:val="18"/>
                <w:szCs w:val="18"/>
              </w:rPr>
              <w:t>Condenser Rated Nominal Capacity (ton)</w:t>
            </w:r>
          </w:p>
        </w:tc>
      </w:tr>
      <w:tr w:rsidR="00BB569C" w:rsidRPr="007E2934" w14:paraId="3DF6E242" w14:textId="77777777" w:rsidTr="00CF5A5C">
        <w:trPr>
          <w:cantSplit/>
          <w:trHeight w:val="395"/>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DF6E23A" w14:textId="77777777" w:rsidR="00BB569C" w:rsidRPr="007E2934" w:rsidRDefault="00BB569C" w:rsidP="00BB569C">
            <w:pPr>
              <w:keepNext/>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3DF6E23B" w14:textId="77777777" w:rsidR="00BB569C" w:rsidRPr="007E2934" w:rsidRDefault="00BB569C" w:rsidP="00BB569C">
            <w:pPr>
              <w:keepNext/>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DF6E23C" w14:textId="77777777" w:rsidR="00BB569C" w:rsidRPr="007E2934" w:rsidRDefault="00BB569C" w:rsidP="00BB569C">
            <w:pPr>
              <w:keepNext/>
              <w:rPr>
                <w:rFonts w:ascii="Calibri" w:hAnsi="Calibri"/>
                <w:sz w:val="18"/>
                <w:szCs w:val="18"/>
              </w:rPr>
            </w:pPr>
          </w:p>
        </w:tc>
        <w:tc>
          <w:tcPr>
            <w:tcW w:w="2760" w:type="dxa"/>
            <w:tcBorders>
              <w:top w:val="single" w:sz="4" w:space="0" w:color="auto"/>
              <w:left w:val="single" w:sz="4" w:space="0" w:color="auto"/>
              <w:bottom w:val="single" w:sz="4" w:space="0" w:color="auto"/>
              <w:right w:val="single" w:sz="4" w:space="0" w:color="auto"/>
            </w:tcBorders>
            <w:shd w:val="clear" w:color="auto" w:fill="auto"/>
          </w:tcPr>
          <w:p w14:paraId="3DF6E23D" w14:textId="77777777" w:rsidR="00BB569C" w:rsidRPr="007E2934" w:rsidRDefault="00BB569C" w:rsidP="00BB569C">
            <w:pPr>
              <w:keepNext/>
              <w:rPr>
                <w:rFonts w:ascii="Calibri" w:hAnsi="Calibri"/>
                <w:sz w:val="18"/>
                <w:szCs w:val="18"/>
              </w:rPr>
            </w:pPr>
          </w:p>
        </w:tc>
        <w:tc>
          <w:tcPr>
            <w:tcW w:w="2580" w:type="dxa"/>
            <w:tcBorders>
              <w:top w:val="single" w:sz="4" w:space="0" w:color="auto"/>
              <w:left w:val="single" w:sz="4" w:space="0" w:color="auto"/>
              <w:bottom w:val="single" w:sz="4" w:space="0" w:color="auto"/>
              <w:right w:val="single" w:sz="4" w:space="0" w:color="auto"/>
            </w:tcBorders>
            <w:shd w:val="clear" w:color="auto" w:fill="auto"/>
          </w:tcPr>
          <w:p w14:paraId="3DF6E23E" w14:textId="77777777" w:rsidR="00BB569C" w:rsidRPr="007E2934" w:rsidRDefault="00BB569C" w:rsidP="00BB569C">
            <w:pPr>
              <w:keepNext/>
              <w:rPr>
                <w:rFonts w:ascii="Calibri" w:hAnsi="Calibri"/>
                <w:sz w:val="18"/>
                <w:szCs w:val="18"/>
              </w:rPr>
            </w:pPr>
          </w:p>
        </w:tc>
        <w:tc>
          <w:tcPr>
            <w:tcW w:w="2580" w:type="dxa"/>
            <w:tcBorders>
              <w:top w:val="single" w:sz="4" w:space="0" w:color="auto"/>
              <w:left w:val="single" w:sz="4" w:space="0" w:color="auto"/>
              <w:bottom w:val="single" w:sz="4" w:space="0" w:color="auto"/>
              <w:right w:val="single" w:sz="4" w:space="0" w:color="auto"/>
            </w:tcBorders>
            <w:shd w:val="clear" w:color="auto" w:fill="auto"/>
          </w:tcPr>
          <w:p w14:paraId="3DF6E23F" w14:textId="77777777" w:rsidR="00BB569C" w:rsidRPr="007E2934" w:rsidRDefault="00BB569C" w:rsidP="00BB569C">
            <w:pPr>
              <w:keepNex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DF6E240" w14:textId="77777777" w:rsidR="00BB569C" w:rsidRPr="007E2934" w:rsidRDefault="00BB569C" w:rsidP="00BB569C">
            <w:pPr>
              <w:keepNext/>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DF6E241" w14:textId="77777777" w:rsidR="00BB569C" w:rsidRPr="007E2934" w:rsidRDefault="00BB569C" w:rsidP="00BB569C">
            <w:pPr>
              <w:keepNext/>
              <w:rPr>
                <w:rFonts w:ascii="Calibri" w:hAnsi="Calibri"/>
                <w:sz w:val="18"/>
                <w:szCs w:val="18"/>
              </w:rPr>
            </w:pPr>
          </w:p>
        </w:tc>
      </w:tr>
      <w:tr w:rsidR="00BB569C" w:rsidRPr="007E2934" w14:paraId="3DF6E24B" w14:textId="77777777" w:rsidTr="00CF5A5C">
        <w:trPr>
          <w:cantSplit/>
          <w:trHeight w:val="363"/>
        </w:trPr>
        <w:tc>
          <w:tcPr>
            <w:tcW w:w="1458" w:type="dxa"/>
            <w:tcBorders>
              <w:top w:val="single" w:sz="4" w:space="0" w:color="auto"/>
              <w:left w:val="single" w:sz="4" w:space="0" w:color="auto"/>
              <w:bottom w:val="single" w:sz="4" w:space="0" w:color="auto"/>
              <w:right w:val="single" w:sz="4" w:space="0" w:color="auto"/>
            </w:tcBorders>
            <w:shd w:val="clear" w:color="auto" w:fill="auto"/>
            <w:vAlign w:val="bottom"/>
          </w:tcPr>
          <w:p w14:paraId="3DF6E243" w14:textId="77777777" w:rsidR="00BB569C" w:rsidRPr="007E2934" w:rsidRDefault="00BB569C" w:rsidP="00BB569C">
            <w:pPr>
              <w:keepNext/>
              <w:jc w:val="center"/>
              <w:rPr>
                <w:rFonts w:ascii="Calibri" w:hAnsi="Calibri"/>
                <w:sz w:val="18"/>
                <w:szCs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bottom"/>
          </w:tcPr>
          <w:p w14:paraId="3DF6E244" w14:textId="77777777" w:rsidR="00BB569C" w:rsidRPr="007E2934" w:rsidRDefault="00BB569C" w:rsidP="00BB569C">
            <w:pPr>
              <w:keepNext/>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shd w:val="clear" w:color="auto" w:fill="auto"/>
            <w:vAlign w:val="bottom"/>
          </w:tcPr>
          <w:p w14:paraId="3DF6E245" w14:textId="77777777" w:rsidR="00BB569C" w:rsidRPr="007E2934" w:rsidRDefault="00BB569C" w:rsidP="00BB569C">
            <w:pPr>
              <w:keepNext/>
              <w:jc w:val="center"/>
              <w:rPr>
                <w:rFonts w:ascii="Calibri" w:hAnsi="Calibri"/>
                <w:sz w:val="18"/>
                <w:szCs w:val="18"/>
              </w:rPr>
            </w:pPr>
          </w:p>
        </w:tc>
        <w:tc>
          <w:tcPr>
            <w:tcW w:w="2760" w:type="dxa"/>
            <w:tcBorders>
              <w:top w:val="single" w:sz="4" w:space="0" w:color="auto"/>
              <w:left w:val="single" w:sz="4" w:space="0" w:color="auto"/>
              <w:bottom w:val="single" w:sz="4" w:space="0" w:color="auto"/>
              <w:right w:val="single" w:sz="4" w:space="0" w:color="auto"/>
            </w:tcBorders>
            <w:shd w:val="clear" w:color="auto" w:fill="auto"/>
            <w:vAlign w:val="bottom"/>
          </w:tcPr>
          <w:p w14:paraId="3DF6E246" w14:textId="77777777" w:rsidR="00BB569C" w:rsidRPr="007E2934" w:rsidRDefault="00BB569C" w:rsidP="00BB569C">
            <w:pPr>
              <w:keepNext/>
              <w:jc w:val="center"/>
              <w:rPr>
                <w:rFonts w:ascii="Calibri" w:hAnsi="Calibri"/>
                <w:sz w:val="18"/>
                <w:szCs w:val="18"/>
              </w:rPr>
            </w:pPr>
          </w:p>
        </w:tc>
        <w:tc>
          <w:tcPr>
            <w:tcW w:w="2580" w:type="dxa"/>
            <w:tcBorders>
              <w:top w:val="single" w:sz="4" w:space="0" w:color="auto"/>
              <w:left w:val="single" w:sz="4" w:space="0" w:color="auto"/>
              <w:bottom w:val="single" w:sz="4" w:space="0" w:color="auto"/>
              <w:right w:val="single" w:sz="4" w:space="0" w:color="auto"/>
            </w:tcBorders>
            <w:shd w:val="clear" w:color="auto" w:fill="auto"/>
            <w:vAlign w:val="bottom"/>
          </w:tcPr>
          <w:p w14:paraId="3DF6E247" w14:textId="77777777" w:rsidR="00BB569C" w:rsidRPr="007E2934" w:rsidRDefault="00BB569C" w:rsidP="00BB569C">
            <w:pPr>
              <w:keepNext/>
              <w:jc w:val="center"/>
              <w:rPr>
                <w:rFonts w:ascii="Calibri" w:hAnsi="Calibri"/>
                <w:sz w:val="18"/>
                <w:szCs w:val="18"/>
              </w:rPr>
            </w:pPr>
          </w:p>
        </w:tc>
        <w:tc>
          <w:tcPr>
            <w:tcW w:w="2580" w:type="dxa"/>
            <w:tcBorders>
              <w:top w:val="single" w:sz="4" w:space="0" w:color="auto"/>
              <w:left w:val="single" w:sz="4" w:space="0" w:color="auto"/>
              <w:bottom w:val="single" w:sz="4" w:space="0" w:color="auto"/>
              <w:right w:val="single" w:sz="4" w:space="0" w:color="auto"/>
            </w:tcBorders>
            <w:shd w:val="clear" w:color="auto" w:fill="auto"/>
            <w:vAlign w:val="bottom"/>
          </w:tcPr>
          <w:p w14:paraId="3DF6E248" w14:textId="77777777" w:rsidR="00BB569C" w:rsidRPr="007E2934" w:rsidRDefault="00BB569C" w:rsidP="00BB569C">
            <w:pPr>
              <w:keepNext/>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49" w14:textId="77777777" w:rsidR="00BB569C" w:rsidRPr="007E2934" w:rsidRDefault="00BB569C" w:rsidP="00BB569C">
            <w:pPr>
              <w:keepNext/>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bottom"/>
          </w:tcPr>
          <w:p w14:paraId="3DF6E24A" w14:textId="77777777" w:rsidR="00BB569C" w:rsidRPr="007E2934" w:rsidRDefault="00BB569C" w:rsidP="00BB569C">
            <w:pPr>
              <w:keepNext/>
              <w:jc w:val="center"/>
              <w:rPr>
                <w:rFonts w:ascii="Calibri" w:hAnsi="Calibri"/>
                <w:sz w:val="18"/>
                <w:szCs w:val="18"/>
              </w:rPr>
            </w:pPr>
          </w:p>
        </w:tc>
      </w:tr>
      <w:tr w:rsidR="00BB569C" w:rsidRPr="007E2934" w14:paraId="3DF6E24D" w14:textId="77777777" w:rsidTr="00CF5A5C">
        <w:trPr>
          <w:cantSplit/>
        </w:trPr>
        <w:tc>
          <w:tcPr>
            <w:tcW w:w="14598" w:type="dxa"/>
            <w:gridSpan w:val="8"/>
            <w:tcBorders>
              <w:top w:val="single" w:sz="4" w:space="0" w:color="auto"/>
              <w:left w:val="single" w:sz="4" w:space="0" w:color="auto"/>
              <w:bottom w:val="single" w:sz="4" w:space="0" w:color="auto"/>
              <w:right w:val="single" w:sz="4" w:space="0" w:color="auto"/>
            </w:tcBorders>
            <w:shd w:val="clear" w:color="auto" w:fill="auto"/>
          </w:tcPr>
          <w:p w14:paraId="3DF6E24C" w14:textId="77777777" w:rsidR="00BB569C" w:rsidRPr="007E2934" w:rsidRDefault="00BB569C" w:rsidP="00BB569C">
            <w:pPr>
              <w:keepNext/>
              <w:rPr>
                <w:rFonts w:ascii="Calibri" w:hAnsi="Calibri"/>
                <w:sz w:val="18"/>
                <w:szCs w:val="18"/>
              </w:rPr>
            </w:pPr>
            <w:r w:rsidRPr="007E2934">
              <w:rPr>
                <w:rFonts w:ascii="Calibri" w:hAnsi="Calibri"/>
                <w:sz w:val="18"/>
                <w:szCs w:val="18"/>
              </w:rPr>
              <w:t>Notes:</w:t>
            </w:r>
          </w:p>
        </w:tc>
      </w:tr>
    </w:tbl>
    <w:p w14:paraId="3DF6E24E" w14:textId="77777777" w:rsidR="00BB569C" w:rsidRPr="007E2934" w:rsidRDefault="00BB569C" w:rsidP="00BB569C">
      <w:pPr>
        <w:rPr>
          <w:rFonts w:ascii="Calibri" w:hAnsi="Calibri"/>
          <w:sz w:val="18"/>
          <w:szCs w:val="18"/>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10980"/>
      </w:tblGrid>
      <w:tr w:rsidR="00BB569C" w:rsidRPr="00AD1D84" w14:paraId="3DF6E250" w14:textId="77777777" w:rsidTr="00CF5A5C">
        <w:trPr>
          <w:trHeight w:val="291"/>
        </w:trPr>
        <w:tc>
          <w:tcPr>
            <w:tcW w:w="1459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DF6E24F" w14:textId="77777777" w:rsidR="00BB569C" w:rsidRPr="00095361" w:rsidRDefault="00BB569C" w:rsidP="00631AEF">
            <w:pPr>
              <w:keepNext/>
              <w:rPr>
                <w:rFonts w:ascii="Calibri" w:hAnsi="Calibri"/>
                <w:b/>
                <w:sz w:val="24"/>
                <w:szCs w:val="24"/>
              </w:rPr>
            </w:pPr>
            <w:r w:rsidRPr="00970AC4">
              <w:rPr>
                <w:rFonts w:ascii="Calibri" w:hAnsi="Calibri"/>
                <w:b/>
                <w:szCs w:val="24"/>
              </w:rPr>
              <w:t xml:space="preserve">F. Extension of Existing Duct System, Greater Than 40 Feet </w:t>
            </w:r>
          </w:p>
        </w:tc>
      </w:tr>
      <w:tr w:rsidR="003322A6" w:rsidRPr="00AD1D84" w14:paraId="3DF6E254" w14:textId="77777777" w:rsidTr="00CF5A5C">
        <w:trPr>
          <w:trHeight w:val="223"/>
        </w:trPr>
        <w:tc>
          <w:tcPr>
            <w:tcW w:w="1818" w:type="dxa"/>
            <w:tcBorders>
              <w:top w:val="single" w:sz="4" w:space="0" w:color="auto"/>
              <w:left w:val="single" w:sz="4" w:space="0" w:color="auto"/>
              <w:bottom w:val="single" w:sz="4" w:space="0" w:color="auto"/>
              <w:right w:val="single" w:sz="4" w:space="0" w:color="auto"/>
            </w:tcBorders>
            <w:shd w:val="clear" w:color="auto" w:fill="auto"/>
          </w:tcPr>
          <w:p w14:paraId="3DF6E251" w14:textId="77777777" w:rsidR="003322A6" w:rsidRPr="003322A6" w:rsidRDefault="003322A6" w:rsidP="00BB569C">
            <w:pPr>
              <w:keepNext/>
              <w:jc w:val="center"/>
              <w:rPr>
                <w:rFonts w:ascii="Calibri" w:hAnsi="Calibri"/>
                <w:sz w:val="18"/>
                <w:szCs w:val="18"/>
              </w:rPr>
            </w:pPr>
            <w:r w:rsidRPr="003322A6">
              <w:rPr>
                <w:rFonts w:ascii="Calibri" w:hAnsi="Calibri"/>
                <w:sz w:val="18"/>
                <w:szCs w:val="18"/>
              </w:rPr>
              <w:t>01</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3DF6E252" w14:textId="77777777" w:rsidR="003322A6" w:rsidRPr="003322A6" w:rsidRDefault="003322A6" w:rsidP="00BB569C">
            <w:pPr>
              <w:keepNext/>
              <w:jc w:val="center"/>
              <w:rPr>
                <w:rFonts w:ascii="Calibri" w:hAnsi="Calibri"/>
                <w:sz w:val="18"/>
                <w:szCs w:val="18"/>
              </w:rPr>
            </w:pPr>
            <w:r w:rsidRPr="003322A6">
              <w:rPr>
                <w:rFonts w:ascii="Calibri" w:hAnsi="Calibri"/>
                <w:sz w:val="18"/>
                <w:szCs w:val="18"/>
              </w:rPr>
              <w:t>02</w:t>
            </w:r>
          </w:p>
        </w:tc>
        <w:tc>
          <w:tcPr>
            <w:tcW w:w="10980" w:type="dxa"/>
            <w:vMerge w:val="restart"/>
            <w:tcBorders>
              <w:top w:val="single" w:sz="4" w:space="0" w:color="auto"/>
              <w:left w:val="single" w:sz="4" w:space="0" w:color="auto"/>
              <w:bottom w:val="single" w:sz="4" w:space="0" w:color="auto"/>
              <w:right w:val="single" w:sz="4" w:space="0" w:color="auto"/>
            </w:tcBorders>
            <w:shd w:val="clear" w:color="auto" w:fill="auto"/>
          </w:tcPr>
          <w:p w14:paraId="3DF6E253" w14:textId="77777777" w:rsidR="003322A6" w:rsidRPr="00AD1D84" w:rsidRDefault="003322A6" w:rsidP="00BB569C">
            <w:pPr>
              <w:keepNext/>
              <w:jc w:val="center"/>
              <w:rPr>
                <w:rFonts w:ascii="Calibri" w:hAnsi="Calibri"/>
                <w:b/>
                <w:sz w:val="18"/>
                <w:szCs w:val="18"/>
              </w:rPr>
            </w:pPr>
          </w:p>
        </w:tc>
      </w:tr>
      <w:tr w:rsidR="003322A6" w:rsidRPr="00AD1D84" w14:paraId="3DF6E258" w14:textId="77777777" w:rsidTr="00CF5A5C">
        <w:trPr>
          <w:trHeight w:val="390"/>
        </w:trPr>
        <w:tc>
          <w:tcPr>
            <w:tcW w:w="1818" w:type="dxa"/>
            <w:tcBorders>
              <w:top w:val="single" w:sz="4" w:space="0" w:color="auto"/>
              <w:left w:val="single" w:sz="4" w:space="0" w:color="auto"/>
              <w:bottom w:val="single" w:sz="4" w:space="0" w:color="auto"/>
              <w:right w:val="single" w:sz="4" w:space="0" w:color="auto"/>
            </w:tcBorders>
            <w:shd w:val="clear" w:color="auto" w:fill="auto"/>
            <w:vAlign w:val="bottom"/>
          </w:tcPr>
          <w:p w14:paraId="3DF6E255" w14:textId="2104EFD8" w:rsidR="003322A6" w:rsidRPr="003322A6" w:rsidRDefault="00EC0B00" w:rsidP="00BB569C">
            <w:pPr>
              <w:keepNext/>
              <w:jc w:val="center"/>
              <w:rPr>
                <w:rFonts w:ascii="Calibri" w:hAnsi="Calibri"/>
                <w:sz w:val="18"/>
                <w:szCs w:val="18"/>
              </w:rPr>
            </w:pPr>
            <w:r>
              <w:rPr>
                <w:rFonts w:ascii="Calibri" w:hAnsi="Calibri"/>
                <w:sz w:val="18"/>
                <w:szCs w:val="18"/>
              </w:rPr>
              <w:t>SC</w:t>
            </w:r>
            <w:r w:rsidRPr="003322A6">
              <w:rPr>
                <w:rFonts w:ascii="Calibri" w:hAnsi="Calibri"/>
                <w:sz w:val="18"/>
                <w:szCs w:val="18"/>
              </w:rPr>
              <w:t xml:space="preserve"> </w:t>
            </w:r>
            <w:r w:rsidR="003322A6" w:rsidRPr="003322A6">
              <w:rPr>
                <w:rFonts w:ascii="Calibri" w:hAnsi="Calibri"/>
                <w:sz w:val="18"/>
                <w:szCs w:val="18"/>
              </w:rPr>
              <w:t>Identification or Name</w:t>
            </w:r>
          </w:p>
        </w:tc>
        <w:tc>
          <w:tcPr>
            <w:tcW w:w="1800" w:type="dxa"/>
            <w:tcBorders>
              <w:top w:val="single" w:sz="4" w:space="0" w:color="auto"/>
              <w:left w:val="single" w:sz="4" w:space="0" w:color="auto"/>
              <w:bottom w:val="single" w:sz="4" w:space="0" w:color="auto"/>
              <w:right w:val="single" w:sz="4" w:space="0" w:color="auto"/>
            </w:tcBorders>
            <w:shd w:val="clear" w:color="auto" w:fill="auto"/>
            <w:vAlign w:val="bottom"/>
          </w:tcPr>
          <w:p w14:paraId="3DF6E256" w14:textId="77777777" w:rsidR="003322A6" w:rsidRPr="003322A6" w:rsidRDefault="003322A6" w:rsidP="00BB569C">
            <w:pPr>
              <w:keepNext/>
              <w:jc w:val="center"/>
              <w:rPr>
                <w:rFonts w:ascii="Calibri" w:hAnsi="Calibri"/>
                <w:sz w:val="18"/>
                <w:szCs w:val="18"/>
              </w:rPr>
            </w:pPr>
            <w:r w:rsidRPr="003322A6">
              <w:rPr>
                <w:rFonts w:ascii="Calibri" w:hAnsi="Calibri"/>
                <w:sz w:val="18"/>
                <w:szCs w:val="18"/>
              </w:rPr>
              <w:t xml:space="preserve">New Duct </w:t>
            </w:r>
            <w:r w:rsidRPr="003322A6">
              <w:rPr>
                <w:rFonts w:ascii="Calibri" w:hAnsi="Calibri"/>
                <w:sz w:val="18"/>
                <w:szCs w:val="18"/>
              </w:rPr>
              <w:br/>
              <w:t>R-Value</w:t>
            </w:r>
          </w:p>
        </w:tc>
        <w:tc>
          <w:tcPr>
            <w:tcW w:w="10980" w:type="dxa"/>
            <w:vMerge/>
            <w:tcBorders>
              <w:top w:val="single" w:sz="4" w:space="0" w:color="auto"/>
              <w:left w:val="single" w:sz="4" w:space="0" w:color="auto"/>
              <w:bottom w:val="single" w:sz="4" w:space="0" w:color="auto"/>
              <w:right w:val="single" w:sz="4" w:space="0" w:color="auto"/>
            </w:tcBorders>
            <w:shd w:val="clear" w:color="auto" w:fill="auto"/>
          </w:tcPr>
          <w:p w14:paraId="3DF6E257" w14:textId="77777777" w:rsidR="003322A6" w:rsidRPr="00AD1D84" w:rsidRDefault="003322A6" w:rsidP="00BB569C">
            <w:pPr>
              <w:keepNext/>
              <w:jc w:val="center"/>
              <w:rPr>
                <w:rFonts w:ascii="Calibri" w:hAnsi="Calibri"/>
                <w:b/>
                <w:sz w:val="18"/>
                <w:szCs w:val="18"/>
              </w:rPr>
            </w:pPr>
          </w:p>
        </w:tc>
      </w:tr>
      <w:tr w:rsidR="003322A6" w:rsidRPr="00AD1D84" w14:paraId="3DF6E25C" w14:textId="77777777" w:rsidTr="00CF5A5C">
        <w:trPr>
          <w:trHeight w:val="432"/>
        </w:trPr>
        <w:tc>
          <w:tcPr>
            <w:tcW w:w="1818" w:type="dxa"/>
            <w:tcBorders>
              <w:top w:val="single" w:sz="4" w:space="0" w:color="auto"/>
              <w:left w:val="single" w:sz="4" w:space="0" w:color="auto"/>
              <w:bottom w:val="single" w:sz="4" w:space="0" w:color="auto"/>
              <w:right w:val="single" w:sz="4" w:space="0" w:color="auto"/>
            </w:tcBorders>
            <w:shd w:val="clear" w:color="auto" w:fill="auto"/>
          </w:tcPr>
          <w:p w14:paraId="3DF6E259" w14:textId="77777777" w:rsidR="003322A6" w:rsidRPr="00AD1D84" w:rsidRDefault="003322A6" w:rsidP="00BB569C">
            <w:pPr>
              <w:keepNext/>
              <w:jc w:val="center"/>
              <w:rPr>
                <w:rFonts w:ascii="Calibri" w:hAnsi="Calibri"/>
                <w:sz w:val="16"/>
                <w:szCs w:val="16"/>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3DF6E25A" w14:textId="77777777" w:rsidR="003322A6" w:rsidRPr="00184533" w:rsidRDefault="003322A6" w:rsidP="00BB569C">
            <w:pPr>
              <w:rPr>
                <w:rFonts w:asciiTheme="minorHAnsi" w:hAnsiTheme="minorHAnsi"/>
                <w:sz w:val="16"/>
                <w:szCs w:val="16"/>
              </w:rPr>
            </w:pPr>
          </w:p>
        </w:tc>
        <w:tc>
          <w:tcPr>
            <w:tcW w:w="10980" w:type="dxa"/>
            <w:vMerge/>
            <w:tcBorders>
              <w:top w:val="single" w:sz="4" w:space="0" w:color="auto"/>
              <w:left w:val="single" w:sz="4" w:space="0" w:color="auto"/>
              <w:bottom w:val="single" w:sz="4" w:space="0" w:color="auto"/>
              <w:right w:val="single" w:sz="4" w:space="0" w:color="auto"/>
            </w:tcBorders>
            <w:shd w:val="clear" w:color="auto" w:fill="auto"/>
          </w:tcPr>
          <w:p w14:paraId="3DF6E25B" w14:textId="77777777" w:rsidR="003322A6" w:rsidRPr="00AD1D84" w:rsidRDefault="003322A6" w:rsidP="00BB569C">
            <w:pPr>
              <w:keepNext/>
              <w:jc w:val="center"/>
              <w:rPr>
                <w:rFonts w:ascii="Calibri" w:hAnsi="Calibri"/>
                <w:sz w:val="16"/>
                <w:szCs w:val="16"/>
              </w:rPr>
            </w:pPr>
          </w:p>
        </w:tc>
      </w:tr>
      <w:tr w:rsidR="003322A6" w:rsidRPr="00AD1D84" w14:paraId="3DF6E260" w14:textId="77777777" w:rsidTr="00CF5A5C">
        <w:trPr>
          <w:trHeight w:val="432"/>
        </w:trPr>
        <w:tc>
          <w:tcPr>
            <w:tcW w:w="1818" w:type="dxa"/>
            <w:tcBorders>
              <w:top w:val="single" w:sz="4" w:space="0" w:color="auto"/>
              <w:left w:val="single" w:sz="4" w:space="0" w:color="auto"/>
              <w:bottom w:val="single" w:sz="4" w:space="0" w:color="auto"/>
              <w:right w:val="single" w:sz="4" w:space="0" w:color="auto"/>
            </w:tcBorders>
            <w:shd w:val="clear" w:color="auto" w:fill="auto"/>
          </w:tcPr>
          <w:p w14:paraId="3DF6E25D" w14:textId="77777777" w:rsidR="003322A6" w:rsidRPr="00AD1D84" w:rsidRDefault="003322A6" w:rsidP="00BB569C">
            <w:pPr>
              <w:keepNext/>
              <w:jc w:val="center"/>
              <w:rPr>
                <w:rFonts w:ascii="Calibri" w:hAnsi="Calibri"/>
                <w:sz w:val="18"/>
                <w:szCs w:val="18"/>
              </w:rPr>
            </w:pP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3DF6E25E" w14:textId="77777777" w:rsidR="003322A6" w:rsidRPr="00AD1D84" w:rsidRDefault="003322A6" w:rsidP="00BB569C">
            <w:pPr>
              <w:keepNext/>
              <w:jc w:val="center"/>
              <w:rPr>
                <w:rFonts w:ascii="Calibri" w:hAnsi="Calibri"/>
                <w:sz w:val="18"/>
                <w:szCs w:val="18"/>
              </w:rPr>
            </w:pPr>
          </w:p>
        </w:tc>
        <w:tc>
          <w:tcPr>
            <w:tcW w:w="10980" w:type="dxa"/>
            <w:vMerge/>
            <w:tcBorders>
              <w:top w:val="single" w:sz="4" w:space="0" w:color="auto"/>
              <w:left w:val="single" w:sz="4" w:space="0" w:color="auto"/>
              <w:bottom w:val="single" w:sz="4" w:space="0" w:color="auto"/>
              <w:right w:val="single" w:sz="4" w:space="0" w:color="auto"/>
            </w:tcBorders>
            <w:shd w:val="clear" w:color="auto" w:fill="auto"/>
          </w:tcPr>
          <w:p w14:paraId="3DF6E25F" w14:textId="77777777" w:rsidR="003322A6" w:rsidRPr="00AD1D84" w:rsidRDefault="003322A6" w:rsidP="00BB569C">
            <w:pPr>
              <w:keepNext/>
              <w:jc w:val="center"/>
              <w:rPr>
                <w:rFonts w:ascii="Calibri" w:hAnsi="Calibri"/>
                <w:sz w:val="18"/>
                <w:szCs w:val="18"/>
              </w:rPr>
            </w:pPr>
          </w:p>
        </w:tc>
      </w:tr>
    </w:tbl>
    <w:p w14:paraId="3DF6E262" w14:textId="77777777" w:rsidR="00BB569C" w:rsidRPr="00970AC4" w:rsidRDefault="00BB569C" w:rsidP="00BB569C">
      <w:pPr>
        <w:rPr>
          <w:rFonts w:ascii="Calibri" w:hAnsi="Calibri"/>
          <w:szCs w:val="18"/>
        </w:rPr>
      </w:pPr>
    </w:p>
    <w:tbl>
      <w:tblPr>
        <w:tblW w:w="500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1623"/>
        <w:gridCol w:w="1625"/>
        <w:gridCol w:w="1625"/>
        <w:gridCol w:w="1625"/>
        <w:gridCol w:w="1624"/>
        <w:gridCol w:w="1625"/>
        <w:gridCol w:w="1625"/>
        <w:gridCol w:w="1625"/>
        <w:gridCol w:w="1625"/>
      </w:tblGrid>
      <w:tr w:rsidR="009120FF" w:rsidRPr="007E2934" w14:paraId="3DF6E264" w14:textId="4F66D5A3" w:rsidTr="00916C50">
        <w:trPr>
          <w:cantSplit/>
          <w:trHeight w:val="282"/>
        </w:trPr>
        <w:tc>
          <w:tcPr>
            <w:tcW w:w="1462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71EBEE8" w14:textId="34498125" w:rsidR="009120FF" w:rsidRPr="00970AC4" w:rsidRDefault="009120FF" w:rsidP="00970AC4">
            <w:pPr>
              <w:keepNext/>
              <w:rPr>
                <w:rFonts w:ascii="Calibri" w:hAnsi="Calibri"/>
                <w:b/>
                <w:szCs w:val="18"/>
              </w:rPr>
            </w:pPr>
            <w:r w:rsidRPr="00970AC4">
              <w:rPr>
                <w:rFonts w:ascii="Calibri" w:hAnsi="Calibri"/>
                <w:b/>
                <w:szCs w:val="18"/>
              </w:rPr>
              <w:t xml:space="preserve">G. Installed Duct System Information </w:t>
            </w:r>
          </w:p>
        </w:tc>
      </w:tr>
      <w:tr w:rsidR="009120FF" w:rsidRPr="007E2934" w14:paraId="3DF6E26D" w14:textId="318EAB51" w:rsidTr="009120FF">
        <w:trPr>
          <w:cantSplit/>
          <w:trHeight w:val="134"/>
        </w:trPr>
        <w:tc>
          <w:tcPr>
            <w:tcW w:w="1623" w:type="dxa"/>
            <w:tcBorders>
              <w:top w:val="single" w:sz="4" w:space="0" w:color="auto"/>
              <w:left w:val="single" w:sz="4" w:space="0" w:color="auto"/>
              <w:bottom w:val="single" w:sz="4" w:space="0" w:color="auto"/>
              <w:right w:val="single" w:sz="4" w:space="0" w:color="auto"/>
            </w:tcBorders>
            <w:shd w:val="clear" w:color="auto" w:fill="auto"/>
            <w:vAlign w:val="bottom"/>
          </w:tcPr>
          <w:p w14:paraId="3DF6E265"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01</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66"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02</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67"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03</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68"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04</w:t>
            </w:r>
          </w:p>
        </w:tc>
        <w:tc>
          <w:tcPr>
            <w:tcW w:w="1624" w:type="dxa"/>
            <w:tcBorders>
              <w:top w:val="single" w:sz="4" w:space="0" w:color="auto"/>
              <w:left w:val="single" w:sz="4" w:space="0" w:color="auto"/>
              <w:bottom w:val="single" w:sz="4" w:space="0" w:color="auto"/>
              <w:right w:val="single" w:sz="4" w:space="0" w:color="auto"/>
            </w:tcBorders>
            <w:shd w:val="clear" w:color="auto" w:fill="auto"/>
            <w:vAlign w:val="bottom"/>
          </w:tcPr>
          <w:p w14:paraId="3DF6E269"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05</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6A"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06</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6B"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07</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6C" w14:textId="77777777" w:rsidR="009120FF" w:rsidRPr="007E2934" w:rsidRDefault="009120FF" w:rsidP="00BB569C">
            <w:pPr>
              <w:keepNext/>
              <w:jc w:val="center"/>
              <w:rPr>
                <w:rFonts w:ascii="Calibri" w:hAnsi="Calibri"/>
                <w:sz w:val="18"/>
                <w:szCs w:val="18"/>
              </w:rPr>
            </w:pPr>
            <w:r w:rsidRPr="007E2934">
              <w:rPr>
                <w:rFonts w:ascii="Calibri" w:hAnsi="Calibri"/>
                <w:sz w:val="18"/>
                <w:szCs w:val="18"/>
              </w:rPr>
              <w:t>0</w:t>
            </w:r>
            <w:r>
              <w:rPr>
                <w:rFonts w:ascii="Calibri" w:hAnsi="Calibri"/>
                <w:sz w:val="18"/>
                <w:szCs w:val="18"/>
              </w:rPr>
              <w:t>8</w:t>
            </w:r>
          </w:p>
        </w:tc>
        <w:tc>
          <w:tcPr>
            <w:tcW w:w="1625" w:type="dxa"/>
            <w:tcBorders>
              <w:top w:val="single" w:sz="4" w:space="0" w:color="auto"/>
              <w:left w:val="single" w:sz="4" w:space="0" w:color="auto"/>
              <w:bottom w:val="single" w:sz="4" w:space="0" w:color="auto"/>
              <w:right w:val="single" w:sz="4" w:space="0" w:color="auto"/>
            </w:tcBorders>
          </w:tcPr>
          <w:p w14:paraId="494EFE85" w14:textId="02EC4A3A" w:rsidR="009120FF" w:rsidRPr="007E2934" w:rsidRDefault="009120FF" w:rsidP="00BB569C">
            <w:pPr>
              <w:keepNext/>
              <w:jc w:val="center"/>
              <w:rPr>
                <w:rFonts w:ascii="Calibri" w:hAnsi="Calibri"/>
                <w:sz w:val="18"/>
                <w:szCs w:val="18"/>
              </w:rPr>
            </w:pPr>
            <w:r>
              <w:rPr>
                <w:rFonts w:ascii="Calibri" w:hAnsi="Calibri"/>
                <w:sz w:val="18"/>
                <w:szCs w:val="18"/>
              </w:rPr>
              <w:t>09</w:t>
            </w:r>
          </w:p>
        </w:tc>
      </w:tr>
      <w:tr w:rsidR="009120FF" w:rsidRPr="007E2934" w14:paraId="3DF6E276" w14:textId="768701B7" w:rsidTr="009120FF">
        <w:trPr>
          <w:cantSplit/>
          <w:trHeight w:val="576"/>
        </w:trPr>
        <w:tc>
          <w:tcPr>
            <w:tcW w:w="1623" w:type="dxa"/>
            <w:tcBorders>
              <w:top w:val="single" w:sz="4" w:space="0" w:color="auto"/>
              <w:left w:val="single" w:sz="4" w:space="0" w:color="auto"/>
              <w:bottom w:val="single" w:sz="4" w:space="0" w:color="auto"/>
              <w:right w:val="single" w:sz="4" w:space="0" w:color="auto"/>
            </w:tcBorders>
            <w:shd w:val="clear" w:color="auto" w:fill="auto"/>
            <w:vAlign w:val="bottom"/>
          </w:tcPr>
          <w:p w14:paraId="3DF6E26E" w14:textId="77777777" w:rsidR="009120FF" w:rsidRPr="003322A6" w:rsidRDefault="009120FF" w:rsidP="00BB569C">
            <w:pPr>
              <w:keepNext/>
              <w:jc w:val="center"/>
              <w:rPr>
                <w:rFonts w:ascii="Calibri" w:hAnsi="Calibri"/>
                <w:sz w:val="18"/>
                <w:szCs w:val="18"/>
              </w:rPr>
            </w:pPr>
            <w:r w:rsidRPr="003322A6">
              <w:rPr>
                <w:rFonts w:ascii="Calibri" w:hAnsi="Calibri"/>
                <w:sz w:val="18"/>
                <w:szCs w:val="18"/>
              </w:rPr>
              <w:t>SC System Identification or Name</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6F" w14:textId="77777777" w:rsidR="009120FF" w:rsidRPr="003322A6" w:rsidRDefault="009120FF" w:rsidP="00BB569C">
            <w:pPr>
              <w:keepNext/>
              <w:jc w:val="center"/>
              <w:rPr>
                <w:rFonts w:ascii="Calibri" w:hAnsi="Calibri"/>
                <w:sz w:val="18"/>
                <w:szCs w:val="18"/>
              </w:rPr>
            </w:pPr>
            <w:r w:rsidRPr="003322A6">
              <w:rPr>
                <w:rFonts w:ascii="Calibri" w:hAnsi="Calibri"/>
                <w:sz w:val="18"/>
                <w:szCs w:val="18"/>
              </w:rPr>
              <w:t>SC System Location or Area Served</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70" w14:textId="77777777" w:rsidR="009120FF" w:rsidRPr="003322A6" w:rsidRDefault="009120FF" w:rsidP="00BB569C">
            <w:pPr>
              <w:keepNext/>
              <w:jc w:val="center"/>
              <w:rPr>
                <w:rFonts w:ascii="Calibri" w:hAnsi="Calibri"/>
                <w:sz w:val="18"/>
                <w:szCs w:val="18"/>
              </w:rPr>
            </w:pPr>
            <w:r w:rsidRPr="003322A6">
              <w:rPr>
                <w:rFonts w:ascii="Calibri" w:hAnsi="Calibri"/>
                <w:sz w:val="18"/>
                <w:szCs w:val="18"/>
              </w:rPr>
              <w:t>Supply Duct Location</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04E7A436" w14:textId="77777777" w:rsidR="00EC0B00" w:rsidRDefault="009120FF" w:rsidP="00BB569C">
            <w:pPr>
              <w:keepNext/>
              <w:jc w:val="center"/>
              <w:rPr>
                <w:rFonts w:ascii="Calibri" w:hAnsi="Calibri"/>
                <w:sz w:val="18"/>
                <w:szCs w:val="18"/>
              </w:rPr>
            </w:pPr>
            <w:r w:rsidRPr="003322A6">
              <w:rPr>
                <w:rFonts w:ascii="Calibri" w:hAnsi="Calibri"/>
                <w:sz w:val="18"/>
                <w:szCs w:val="18"/>
              </w:rPr>
              <w:t xml:space="preserve">Supply Duct </w:t>
            </w:r>
          </w:p>
          <w:p w14:paraId="3DF6E271" w14:textId="45936709" w:rsidR="009120FF" w:rsidRPr="003322A6" w:rsidRDefault="009120FF" w:rsidP="00BB569C">
            <w:pPr>
              <w:keepNext/>
              <w:jc w:val="center"/>
              <w:rPr>
                <w:rFonts w:ascii="Calibri" w:hAnsi="Calibri"/>
                <w:sz w:val="18"/>
                <w:szCs w:val="18"/>
              </w:rPr>
            </w:pPr>
            <w:r w:rsidRPr="003322A6">
              <w:rPr>
                <w:rFonts w:ascii="Calibri" w:hAnsi="Calibri"/>
                <w:sz w:val="18"/>
                <w:szCs w:val="18"/>
              </w:rPr>
              <w:t>R-Value</w:t>
            </w:r>
          </w:p>
        </w:tc>
        <w:tc>
          <w:tcPr>
            <w:tcW w:w="1624" w:type="dxa"/>
            <w:tcBorders>
              <w:top w:val="single" w:sz="4" w:space="0" w:color="auto"/>
              <w:left w:val="single" w:sz="4" w:space="0" w:color="auto"/>
              <w:bottom w:val="single" w:sz="4" w:space="0" w:color="auto"/>
              <w:right w:val="single" w:sz="4" w:space="0" w:color="auto"/>
            </w:tcBorders>
            <w:shd w:val="clear" w:color="auto" w:fill="auto"/>
            <w:vAlign w:val="bottom"/>
          </w:tcPr>
          <w:p w14:paraId="3DF6E272" w14:textId="77777777" w:rsidR="009120FF" w:rsidRPr="003322A6" w:rsidRDefault="009120FF" w:rsidP="00BB569C">
            <w:pPr>
              <w:keepNext/>
              <w:jc w:val="center"/>
              <w:rPr>
                <w:rFonts w:ascii="Calibri" w:hAnsi="Calibri"/>
                <w:sz w:val="18"/>
                <w:szCs w:val="18"/>
              </w:rPr>
            </w:pPr>
            <w:r w:rsidRPr="003322A6">
              <w:rPr>
                <w:rFonts w:ascii="Calibri" w:hAnsi="Calibri"/>
                <w:sz w:val="18"/>
                <w:szCs w:val="18"/>
              </w:rPr>
              <w:t>Return Duct Location</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10460F43" w14:textId="77777777" w:rsidR="00EC0B00" w:rsidRDefault="009120FF" w:rsidP="00BB569C">
            <w:pPr>
              <w:keepNext/>
              <w:jc w:val="center"/>
              <w:rPr>
                <w:rFonts w:ascii="Calibri" w:hAnsi="Calibri"/>
                <w:sz w:val="18"/>
                <w:szCs w:val="18"/>
              </w:rPr>
            </w:pPr>
            <w:r w:rsidRPr="003322A6">
              <w:rPr>
                <w:rFonts w:ascii="Calibri" w:hAnsi="Calibri"/>
                <w:sz w:val="18"/>
                <w:szCs w:val="18"/>
              </w:rPr>
              <w:t xml:space="preserve">Return Duct </w:t>
            </w:r>
          </w:p>
          <w:p w14:paraId="3DF6E273" w14:textId="6AC439BB" w:rsidR="009120FF" w:rsidRPr="003322A6" w:rsidRDefault="009120FF" w:rsidP="00BB569C">
            <w:pPr>
              <w:keepNext/>
              <w:jc w:val="center"/>
              <w:rPr>
                <w:rFonts w:ascii="Calibri" w:hAnsi="Calibri"/>
                <w:sz w:val="18"/>
                <w:szCs w:val="18"/>
              </w:rPr>
            </w:pPr>
            <w:r w:rsidRPr="003322A6">
              <w:rPr>
                <w:rFonts w:ascii="Calibri" w:hAnsi="Calibri"/>
                <w:sz w:val="18"/>
                <w:szCs w:val="18"/>
              </w:rPr>
              <w:t>R-Value</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74" w14:textId="77777777" w:rsidR="009120FF" w:rsidRPr="003322A6" w:rsidRDefault="009120FF" w:rsidP="00BB569C">
            <w:pPr>
              <w:keepNext/>
              <w:jc w:val="center"/>
              <w:rPr>
                <w:rFonts w:ascii="Calibri" w:hAnsi="Calibri"/>
                <w:sz w:val="18"/>
                <w:szCs w:val="18"/>
              </w:rPr>
            </w:pPr>
            <w:r w:rsidRPr="003322A6">
              <w:rPr>
                <w:rFonts w:ascii="Calibri" w:hAnsi="Calibri"/>
                <w:sz w:val="18"/>
                <w:szCs w:val="18"/>
              </w:rPr>
              <w:t>Method of Compliance with Duct and Filter Grille Sizing Req's in 150.0(m)13</w:t>
            </w: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75" w14:textId="77777777" w:rsidR="009120FF" w:rsidRPr="003322A6" w:rsidRDefault="009120FF" w:rsidP="00BB569C">
            <w:pPr>
              <w:keepNext/>
              <w:jc w:val="center"/>
              <w:rPr>
                <w:rFonts w:ascii="Calibri" w:hAnsi="Calibri"/>
                <w:sz w:val="18"/>
                <w:szCs w:val="18"/>
              </w:rPr>
            </w:pPr>
            <w:r w:rsidRPr="003322A6">
              <w:rPr>
                <w:rFonts w:ascii="Calibri" w:hAnsi="Calibri"/>
                <w:sz w:val="18"/>
                <w:szCs w:val="18"/>
              </w:rPr>
              <w:t>Number of Air Filter Devices on System</w:t>
            </w:r>
          </w:p>
        </w:tc>
        <w:tc>
          <w:tcPr>
            <w:tcW w:w="1625" w:type="dxa"/>
            <w:tcBorders>
              <w:top w:val="single" w:sz="4" w:space="0" w:color="auto"/>
              <w:left w:val="single" w:sz="4" w:space="0" w:color="auto"/>
              <w:bottom w:val="single" w:sz="4" w:space="0" w:color="auto"/>
              <w:right w:val="single" w:sz="4" w:space="0" w:color="auto"/>
            </w:tcBorders>
            <w:vAlign w:val="bottom"/>
          </w:tcPr>
          <w:p w14:paraId="3459BBAC" w14:textId="3DE8481F" w:rsidR="009120FF" w:rsidRPr="003322A6" w:rsidRDefault="009120FF" w:rsidP="009120FF">
            <w:pPr>
              <w:keepNext/>
              <w:jc w:val="center"/>
              <w:rPr>
                <w:rFonts w:ascii="Calibri" w:hAnsi="Calibri"/>
                <w:sz w:val="18"/>
                <w:szCs w:val="18"/>
              </w:rPr>
            </w:pPr>
            <w:r>
              <w:rPr>
                <w:rFonts w:ascii="Calibri" w:hAnsi="Calibri"/>
                <w:sz w:val="18"/>
                <w:szCs w:val="18"/>
              </w:rPr>
              <w:t>Can RA3.3 Airflow Protocols be used to test this System?</w:t>
            </w:r>
          </w:p>
        </w:tc>
      </w:tr>
      <w:tr w:rsidR="009120FF" w:rsidRPr="007E2934" w14:paraId="3DF6E27F" w14:textId="7181886D" w:rsidTr="009120FF">
        <w:trPr>
          <w:cantSplit/>
          <w:trHeight w:val="395"/>
        </w:trPr>
        <w:tc>
          <w:tcPr>
            <w:tcW w:w="1623" w:type="dxa"/>
            <w:tcBorders>
              <w:top w:val="single" w:sz="4" w:space="0" w:color="auto"/>
              <w:left w:val="single" w:sz="4" w:space="0" w:color="auto"/>
              <w:bottom w:val="single" w:sz="4" w:space="0" w:color="auto"/>
              <w:right w:val="single" w:sz="4" w:space="0" w:color="auto"/>
            </w:tcBorders>
            <w:shd w:val="clear" w:color="auto" w:fill="auto"/>
          </w:tcPr>
          <w:p w14:paraId="3DF6E277" w14:textId="77777777" w:rsidR="009120FF" w:rsidRPr="00BB4142" w:rsidRDefault="009120FF" w:rsidP="00BB569C">
            <w:pPr>
              <w:keepNext/>
              <w:rPr>
                <w:rFonts w:asciiTheme="minorHAnsi" w:hAnsiTheme="minorHAnsi"/>
                <w:sz w:val="16"/>
                <w:szCs w:val="16"/>
              </w:rPr>
            </w:pPr>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3DF6E278" w14:textId="77777777" w:rsidR="009120FF" w:rsidRPr="00BB4142" w:rsidRDefault="009120FF" w:rsidP="00BB569C">
            <w:pPr>
              <w:keepNext/>
              <w:rPr>
                <w:rFonts w:asciiTheme="minorHAnsi" w:hAnsiTheme="minorHAnsi"/>
                <w:sz w:val="16"/>
                <w:szCs w:val="16"/>
              </w:rPr>
            </w:pPr>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3DF6E279" w14:textId="77777777" w:rsidR="009120FF" w:rsidRPr="00BB4142" w:rsidRDefault="009120FF" w:rsidP="00BB569C">
            <w:pPr>
              <w:keepNext/>
              <w:rPr>
                <w:rFonts w:asciiTheme="minorHAnsi" w:hAnsiTheme="minorHAnsi"/>
                <w:sz w:val="16"/>
                <w:szCs w:val="16"/>
              </w:rPr>
            </w:pPr>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3DF6E27A" w14:textId="77777777" w:rsidR="009120FF" w:rsidRPr="00BB4142" w:rsidRDefault="009120FF" w:rsidP="00BB569C">
            <w:pPr>
              <w:keepNext/>
              <w:rPr>
                <w:rFonts w:asciiTheme="minorHAnsi" w:hAnsiTheme="minorHAnsi"/>
                <w:sz w:val="16"/>
                <w:szCs w:val="16"/>
              </w:rPr>
            </w:pPr>
          </w:p>
        </w:tc>
        <w:tc>
          <w:tcPr>
            <w:tcW w:w="1624" w:type="dxa"/>
            <w:tcBorders>
              <w:top w:val="single" w:sz="4" w:space="0" w:color="auto"/>
              <w:left w:val="single" w:sz="4" w:space="0" w:color="auto"/>
              <w:bottom w:val="single" w:sz="4" w:space="0" w:color="auto"/>
              <w:right w:val="single" w:sz="4" w:space="0" w:color="auto"/>
            </w:tcBorders>
            <w:shd w:val="clear" w:color="auto" w:fill="auto"/>
          </w:tcPr>
          <w:p w14:paraId="3DF6E27B" w14:textId="77777777" w:rsidR="009120FF" w:rsidRPr="00BB4142" w:rsidRDefault="009120FF" w:rsidP="00BB569C">
            <w:pPr>
              <w:keepNext/>
              <w:rPr>
                <w:rFonts w:asciiTheme="minorHAnsi" w:hAnsiTheme="minorHAnsi"/>
                <w:sz w:val="16"/>
                <w:szCs w:val="16"/>
              </w:rPr>
            </w:pPr>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3DF6E27C" w14:textId="77777777" w:rsidR="009120FF" w:rsidRPr="00BB4142" w:rsidRDefault="009120FF" w:rsidP="00BB569C">
            <w:pPr>
              <w:keepNext/>
              <w:rPr>
                <w:rFonts w:asciiTheme="minorHAnsi" w:hAnsiTheme="minorHAnsi"/>
                <w:sz w:val="16"/>
                <w:szCs w:val="16"/>
              </w:rPr>
            </w:pPr>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3DF6E27D" w14:textId="77777777" w:rsidR="009120FF" w:rsidRPr="00BB4142" w:rsidRDefault="009120FF" w:rsidP="00BB569C">
            <w:pPr>
              <w:keepNext/>
              <w:rPr>
                <w:rFonts w:asciiTheme="minorHAnsi" w:hAnsiTheme="minorHAnsi"/>
                <w:sz w:val="16"/>
                <w:szCs w:val="16"/>
              </w:rPr>
            </w:pPr>
          </w:p>
        </w:tc>
        <w:tc>
          <w:tcPr>
            <w:tcW w:w="1625" w:type="dxa"/>
            <w:tcBorders>
              <w:top w:val="single" w:sz="4" w:space="0" w:color="auto"/>
              <w:left w:val="single" w:sz="4" w:space="0" w:color="auto"/>
              <w:bottom w:val="single" w:sz="4" w:space="0" w:color="auto"/>
              <w:right w:val="single" w:sz="4" w:space="0" w:color="auto"/>
            </w:tcBorders>
            <w:shd w:val="clear" w:color="auto" w:fill="auto"/>
          </w:tcPr>
          <w:p w14:paraId="3DF6E27E" w14:textId="77777777" w:rsidR="009120FF" w:rsidRPr="00BB4142" w:rsidRDefault="009120FF" w:rsidP="00BB569C">
            <w:pPr>
              <w:keepNext/>
              <w:rPr>
                <w:rFonts w:asciiTheme="minorHAnsi" w:hAnsiTheme="minorHAnsi"/>
                <w:sz w:val="16"/>
                <w:szCs w:val="16"/>
              </w:rPr>
            </w:pPr>
          </w:p>
        </w:tc>
        <w:tc>
          <w:tcPr>
            <w:tcW w:w="1625" w:type="dxa"/>
            <w:tcBorders>
              <w:top w:val="single" w:sz="4" w:space="0" w:color="auto"/>
              <w:left w:val="single" w:sz="4" w:space="0" w:color="auto"/>
              <w:bottom w:val="single" w:sz="4" w:space="0" w:color="auto"/>
              <w:right w:val="single" w:sz="4" w:space="0" w:color="auto"/>
            </w:tcBorders>
          </w:tcPr>
          <w:p w14:paraId="115BC0BA" w14:textId="77777777" w:rsidR="009120FF" w:rsidRPr="00BB4142" w:rsidRDefault="009120FF" w:rsidP="00BB569C">
            <w:pPr>
              <w:keepNext/>
              <w:rPr>
                <w:rFonts w:asciiTheme="minorHAnsi" w:hAnsiTheme="minorHAnsi"/>
                <w:sz w:val="16"/>
                <w:szCs w:val="16"/>
              </w:rPr>
            </w:pPr>
          </w:p>
        </w:tc>
      </w:tr>
      <w:tr w:rsidR="009120FF" w:rsidRPr="007E2934" w14:paraId="3DF6E288" w14:textId="07FD4E1B" w:rsidTr="009120FF">
        <w:trPr>
          <w:cantSplit/>
          <w:trHeight w:val="381"/>
        </w:trPr>
        <w:tc>
          <w:tcPr>
            <w:tcW w:w="1623" w:type="dxa"/>
            <w:tcBorders>
              <w:top w:val="single" w:sz="4" w:space="0" w:color="auto"/>
              <w:left w:val="single" w:sz="4" w:space="0" w:color="auto"/>
              <w:bottom w:val="single" w:sz="4" w:space="0" w:color="auto"/>
              <w:right w:val="single" w:sz="4" w:space="0" w:color="auto"/>
            </w:tcBorders>
            <w:shd w:val="clear" w:color="auto" w:fill="auto"/>
            <w:vAlign w:val="bottom"/>
          </w:tcPr>
          <w:p w14:paraId="3DF6E280" w14:textId="77777777" w:rsidR="009120FF" w:rsidRPr="007E2934" w:rsidRDefault="009120FF" w:rsidP="00BB569C">
            <w:pPr>
              <w:keepNext/>
              <w:rPr>
                <w:rFonts w:ascii="Calibri" w:hAnsi="Calibri"/>
                <w:sz w:val="18"/>
                <w:szCs w:val="18"/>
              </w:rPr>
            </w:pP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81" w14:textId="77777777" w:rsidR="009120FF" w:rsidRPr="007E2934" w:rsidRDefault="009120FF" w:rsidP="00BB569C">
            <w:pPr>
              <w:keepNext/>
              <w:rPr>
                <w:rFonts w:ascii="Calibri" w:hAnsi="Calibri"/>
                <w:sz w:val="18"/>
                <w:szCs w:val="18"/>
              </w:rPr>
            </w:pP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82" w14:textId="77777777" w:rsidR="009120FF" w:rsidRPr="007E2934" w:rsidRDefault="009120FF" w:rsidP="00BB569C">
            <w:pPr>
              <w:keepNext/>
              <w:rPr>
                <w:rFonts w:ascii="Calibri" w:hAnsi="Calibri"/>
                <w:sz w:val="18"/>
                <w:szCs w:val="18"/>
              </w:rPr>
            </w:pP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83" w14:textId="77777777" w:rsidR="009120FF" w:rsidRPr="007E2934" w:rsidRDefault="009120FF" w:rsidP="00BB569C">
            <w:pPr>
              <w:keepNext/>
              <w:rPr>
                <w:rFonts w:ascii="Calibri" w:hAnsi="Calibri"/>
                <w:sz w:val="18"/>
                <w:szCs w:val="18"/>
              </w:rPr>
            </w:pPr>
          </w:p>
        </w:tc>
        <w:tc>
          <w:tcPr>
            <w:tcW w:w="1624" w:type="dxa"/>
            <w:tcBorders>
              <w:top w:val="single" w:sz="4" w:space="0" w:color="auto"/>
              <w:left w:val="single" w:sz="4" w:space="0" w:color="auto"/>
              <w:bottom w:val="single" w:sz="4" w:space="0" w:color="auto"/>
              <w:right w:val="single" w:sz="4" w:space="0" w:color="auto"/>
            </w:tcBorders>
            <w:shd w:val="clear" w:color="auto" w:fill="auto"/>
            <w:vAlign w:val="bottom"/>
          </w:tcPr>
          <w:p w14:paraId="3DF6E284" w14:textId="77777777" w:rsidR="009120FF" w:rsidRPr="007E2934" w:rsidRDefault="009120FF" w:rsidP="00BB569C">
            <w:pPr>
              <w:keepNext/>
              <w:rPr>
                <w:rFonts w:ascii="Calibri" w:hAnsi="Calibri"/>
                <w:sz w:val="18"/>
                <w:szCs w:val="18"/>
              </w:rPr>
            </w:pP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85" w14:textId="77777777" w:rsidR="009120FF" w:rsidRPr="007E2934" w:rsidRDefault="009120FF" w:rsidP="00BB569C">
            <w:pPr>
              <w:keepNext/>
              <w:rPr>
                <w:rFonts w:ascii="Calibri" w:hAnsi="Calibri"/>
                <w:sz w:val="18"/>
                <w:szCs w:val="18"/>
              </w:rPr>
            </w:pP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86" w14:textId="77777777" w:rsidR="009120FF" w:rsidRPr="007E2934" w:rsidRDefault="009120FF" w:rsidP="00BB569C">
            <w:pPr>
              <w:keepNext/>
              <w:rPr>
                <w:rFonts w:ascii="Calibri" w:hAnsi="Calibri"/>
                <w:sz w:val="18"/>
                <w:szCs w:val="18"/>
              </w:rPr>
            </w:pPr>
          </w:p>
        </w:tc>
        <w:tc>
          <w:tcPr>
            <w:tcW w:w="1625" w:type="dxa"/>
            <w:tcBorders>
              <w:top w:val="single" w:sz="4" w:space="0" w:color="auto"/>
              <w:left w:val="single" w:sz="4" w:space="0" w:color="auto"/>
              <w:bottom w:val="single" w:sz="4" w:space="0" w:color="auto"/>
              <w:right w:val="single" w:sz="4" w:space="0" w:color="auto"/>
            </w:tcBorders>
            <w:shd w:val="clear" w:color="auto" w:fill="auto"/>
            <w:vAlign w:val="bottom"/>
          </w:tcPr>
          <w:p w14:paraId="3DF6E287" w14:textId="77777777" w:rsidR="009120FF" w:rsidRPr="007E2934" w:rsidRDefault="009120FF" w:rsidP="00BB569C">
            <w:pPr>
              <w:keepNext/>
              <w:rPr>
                <w:rFonts w:ascii="Calibri" w:hAnsi="Calibri"/>
                <w:sz w:val="18"/>
                <w:szCs w:val="18"/>
              </w:rPr>
            </w:pPr>
          </w:p>
        </w:tc>
        <w:tc>
          <w:tcPr>
            <w:tcW w:w="1625" w:type="dxa"/>
            <w:tcBorders>
              <w:top w:val="single" w:sz="4" w:space="0" w:color="auto"/>
              <w:left w:val="single" w:sz="4" w:space="0" w:color="auto"/>
              <w:bottom w:val="single" w:sz="4" w:space="0" w:color="auto"/>
              <w:right w:val="single" w:sz="4" w:space="0" w:color="auto"/>
            </w:tcBorders>
          </w:tcPr>
          <w:p w14:paraId="1BAA0D92" w14:textId="77777777" w:rsidR="009120FF" w:rsidRPr="007E2934" w:rsidRDefault="009120FF" w:rsidP="00BB569C">
            <w:pPr>
              <w:keepNext/>
              <w:rPr>
                <w:rFonts w:ascii="Calibri" w:hAnsi="Calibri"/>
                <w:sz w:val="18"/>
                <w:szCs w:val="18"/>
              </w:rPr>
            </w:pPr>
          </w:p>
        </w:tc>
      </w:tr>
      <w:tr w:rsidR="009120FF" w:rsidRPr="007E2934" w14:paraId="3DF6E28A" w14:textId="65D75083" w:rsidTr="009120FF">
        <w:trPr>
          <w:cantSplit/>
          <w:trHeight w:val="225"/>
        </w:trPr>
        <w:tc>
          <w:tcPr>
            <w:tcW w:w="12997" w:type="dxa"/>
            <w:gridSpan w:val="8"/>
            <w:tcBorders>
              <w:top w:val="single" w:sz="4" w:space="0" w:color="auto"/>
              <w:left w:val="single" w:sz="4" w:space="0" w:color="auto"/>
              <w:bottom w:val="single" w:sz="4" w:space="0" w:color="auto"/>
              <w:right w:val="single" w:sz="4" w:space="0" w:color="auto"/>
            </w:tcBorders>
            <w:shd w:val="clear" w:color="auto" w:fill="auto"/>
          </w:tcPr>
          <w:p w14:paraId="3DF6E289" w14:textId="77777777" w:rsidR="009120FF" w:rsidRPr="007E2934" w:rsidRDefault="009120FF" w:rsidP="00BB569C">
            <w:pPr>
              <w:keepNext/>
              <w:rPr>
                <w:rFonts w:ascii="Calibri" w:hAnsi="Calibri"/>
                <w:sz w:val="18"/>
                <w:szCs w:val="18"/>
              </w:rPr>
            </w:pPr>
            <w:r w:rsidRPr="007E2934">
              <w:rPr>
                <w:rFonts w:ascii="Calibri" w:hAnsi="Calibri"/>
                <w:sz w:val="18"/>
                <w:szCs w:val="18"/>
              </w:rPr>
              <w:t>Notes:</w:t>
            </w:r>
          </w:p>
        </w:tc>
        <w:tc>
          <w:tcPr>
            <w:tcW w:w="1625" w:type="dxa"/>
            <w:tcBorders>
              <w:top w:val="single" w:sz="4" w:space="0" w:color="auto"/>
              <w:left w:val="single" w:sz="4" w:space="0" w:color="auto"/>
              <w:bottom w:val="single" w:sz="4" w:space="0" w:color="auto"/>
              <w:right w:val="single" w:sz="4" w:space="0" w:color="auto"/>
            </w:tcBorders>
          </w:tcPr>
          <w:p w14:paraId="10388D75" w14:textId="77777777" w:rsidR="009120FF" w:rsidRPr="007E2934" w:rsidRDefault="009120FF" w:rsidP="00BB569C">
            <w:pPr>
              <w:keepNext/>
              <w:rPr>
                <w:rFonts w:ascii="Calibri" w:hAnsi="Calibri"/>
                <w:sz w:val="18"/>
                <w:szCs w:val="18"/>
              </w:rPr>
            </w:pPr>
          </w:p>
        </w:tc>
      </w:tr>
    </w:tbl>
    <w:p w14:paraId="3DF6E28B" w14:textId="77777777" w:rsidR="00BB569C" w:rsidRPr="00970AC4" w:rsidRDefault="00BB569C" w:rsidP="00BB569C">
      <w:pPr>
        <w:rPr>
          <w:rFonts w:ascii="Calibri" w:hAnsi="Calibri"/>
          <w:szCs w:val="18"/>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1647"/>
        <w:gridCol w:w="1647"/>
        <w:gridCol w:w="1648"/>
        <w:gridCol w:w="2414"/>
        <w:gridCol w:w="2415"/>
        <w:gridCol w:w="2414"/>
        <w:gridCol w:w="2413"/>
      </w:tblGrid>
      <w:tr w:rsidR="00EB59AF" w:rsidRPr="007E2934" w14:paraId="3DF6E28D" w14:textId="77777777" w:rsidTr="00CF5A5C">
        <w:trPr>
          <w:cantSplit/>
          <w:trHeight w:val="282"/>
        </w:trPr>
        <w:tc>
          <w:tcPr>
            <w:tcW w:w="14598"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DF6E28C" w14:textId="77777777" w:rsidR="00EB59AF" w:rsidRPr="00095361" w:rsidRDefault="00EB59AF" w:rsidP="00631AEF">
            <w:pPr>
              <w:keepNext/>
              <w:rPr>
                <w:rFonts w:ascii="Calibri" w:hAnsi="Calibri"/>
                <w:b/>
                <w:sz w:val="18"/>
                <w:szCs w:val="18"/>
              </w:rPr>
            </w:pPr>
            <w:r w:rsidRPr="00970AC4">
              <w:rPr>
                <w:rFonts w:ascii="Calibri" w:hAnsi="Calibri"/>
                <w:b/>
                <w:szCs w:val="18"/>
              </w:rPr>
              <w:t xml:space="preserve">H. Installed Air Filter Device Information  </w:t>
            </w:r>
          </w:p>
        </w:tc>
      </w:tr>
      <w:tr w:rsidR="00F150BF" w:rsidRPr="007E2934" w14:paraId="3DF6E295" w14:textId="77777777" w:rsidTr="00CF5A5C">
        <w:trPr>
          <w:cantSplit/>
          <w:trHeight w:val="134"/>
        </w:trPr>
        <w:tc>
          <w:tcPr>
            <w:tcW w:w="1647" w:type="dxa"/>
            <w:tcBorders>
              <w:top w:val="single" w:sz="4" w:space="0" w:color="auto"/>
              <w:left w:val="single" w:sz="4" w:space="0" w:color="auto"/>
              <w:bottom w:val="single" w:sz="4" w:space="0" w:color="auto"/>
              <w:right w:val="single" w:sz="4" w:space="0" w:color="auto"/>
            </w:tcBorders>
            <w:shd w:val="clear" w:color="auto" w:fill="auto"/>
            <w:vAlign w:val="bottom"/>
          </w:tcPr>
          <w:p w14:paraId="3DF6E28E" w14:textId="77777777" w:rsidR="00F150BF" w:rsidRPr="007E2934" w:rsidRDefault="00F150BF"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647" w:type="dxa"/>
            <w:tcBorders>
              <w:top w:val="single" w:sz="4" w:space="0" w:color="auto"/>
              <w:left w:val="single" w:sz="4" w:space="0" w:color="auto"/>
              <w:bottom w:val="single" w:sz="4" w:space="0" w:color="auto"/>
              <w:right w:val="single" w:sz="4" w:space="0" w:color="auto"/>
            </w:tcBorders>
            <w:shd w:val="clear" w:color="auto" w:fill="auto"/>
            <w:vAlign w:val="bottom"/>
          </w:tcPr>
          <w:p w14:paraId="3DF6E28F" w14:textId="77777777" w:rsidR="00F150BF" w:rsidRPr="007E2934" w:rsidRDefault="00F150BF"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648" w:type="dxa"/>
            <w:tcBorders>
              <w:top w:val="single" w:sz="4" w:space="0" w:color="auto"/>
              <w:left w:val="single" w:sz="4" w:space="0" w:color="auto"/>
              <w:bottom w:val="single" w:sz="4" w:space="0" w:color="auto"/>
              <w:right w:val="single" w:sz="4" w:space="0" w:color="auto"/>
            </w:tcBorders>
            <w:shd w:val="clear" w:color="auto" w:fill="auto"/>
          </w:tcPr>
          <w:p w14:paraId="3DF6E290" w14:textId="77777777" w:rsidR="00F150BF" w:rsidRPr="007E2934" w:rsidRDefault="00F150BF" w:rsidP="00BB569C">
            <w:pPr>
              <w:keepNext/>
              <w:jc w:val="center"/>
              <w:rPr>
                <w:rFonts w:ascii="Calibri" w:hAnsi="Calibri"/>
                <w:sz w:val="18"/>
                <w:szCs w:val="18"/>
              </w:rPr>
            </w:pPr>
            <w:r>
              <w:rPr>
                <w:rFonts w:ascii="Calibri" w:hAnsi="Calibri"/>
                <w:sz w:val="18"/>
                <w:szCs w:val="18"/>
              </w:rPr>
              <w:t>03</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bottom"/>
          </w:tcPr>
          <w:p w14:paraId="3DF6E291" w14:textId="77777777" w:rsidR="00F150BF" w:rsidRPr="00731769" w:rsidRDefault="00F150BF" w:rsidP="00BB569C">
            <w:pPr>
              <w:keepNext/>
              <w:jc w:val="center"/>
              <w:rPr>
                <w:rFonts w:ascii="Calibri" w:hAnsi="Calibri"/>
                <w:sz w:val="18"/>
                <w:szCs w:val="18"/>
              </w:rPr>
            </w:pPr>
            <w:r w:rsidRPr="00731769">
              <w:rPr>
                <w:rFonts w:ascii="Calibri" w:hAnsi="Calibri"/>
                <w:sz w:val="18"/>
                <w:szCs w:val="18"/>
              </w:rPr>
              <w:t>04</w:t>
            </w:r>
          </w:p>
        </w:tc>
        <w:tc>
          <w:tcPr>
            <w:tcW w:w="2415" w:type="dxa"/>
            <w:tcBorders>
              <w:top w:val="single" w:sz="4" w:space="0" w:color="auto"/>
              <w:left w:val="single" w:sz="4" w:space="0" w:color="auto"/>
              <w:bottom w:val="single" w:sz="4" w:space="0" w:color="auto"/>
              <w:right w:val="single" w:sz="4" w:space="0" w:color="auto"/>
            </w:tcBorders>
            <w:shd w:val="clear" w:color="auto" w:fill="auto"/>
            <w:vAlign w:val="bottom"/>
          </w:tcPr>
          <w:p w14:paraId="3DF6E292" w14:textId="77777777" w:rsidR="00F150BF" w:rsidRPr="00731769" w:rsidRDefault="00F150BF" w:rsidP="00BB569C">
            <w:pPr>
              <w:keepNext/>
              <w:jc w:val="center"/>
              <w:rPr>
                <w:rFonts w:ascii="Calibri" w:hAnsi="Calibri"/>
                <w:sz w:val="18"/>
                <w:szCs w:val="18"/>
              </w:rPr>
            </w:pPr>
            <w:r w:rsidRPr="00731769">
              <w:rPr>
                <w:rFonts w:ascii="Calibri" w:hAnsi="Calibri"/>
                <w:sz w:val="18"/>
                <w:szCs w:val="18"/>
              </w:rPr>
              <w:t>05</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bottom"/>
          </w:tcPr>
          <w:p w14:paraId="3DF6E293" w14:textId="77777777" w:rsidR="00F150BF" w:rsidRPr="00731769" w:rsidRDefault="00F150BF" w:rsidP="00BB569C">
            <w:pPr>
              <w:keepNext/>
              <w:jc w:val="center"/>
              <w:rPr>
                <w:rFonts w:ascii="Calibri" w:hAnsi="Calibri"/>
                <w:sz w:val="18"/>
                <w:szCs w:val="18"/>
              </w:rPr>
            </w:pPr>
            <w:r w:rsidRPr="00731769">
              <w:rPr>
                <w:rFonts w:ascii="Calibri" w:hAnsi="Calibri"/>
                <w:sz w:val="18"/>
                <w:szCs w:val="18"/>
              </w:rPr>
              <w:t>06</w:t>
            </w:r>
          </w:p>
        </w:tc>
        <w:tc>
          <w:tcPr>
            <w:tcW w:w="2413" w:type="dxa"/>
            <w:tcBorders>
              <w:top w:val="single" w:sz="4" w:space="0" w:color="auto"/>
              <w:left w:val="single" w:sz="4" w:space="0" w:color="auto"/>
              <w:bottom w:val="single" w:sz="4" w:space="0" w:color="auto"/>
              <w:right w:val="single" w:sz="4" w:space="0" w:color="auto"/>
            </w:tcBorders>
            <w:shd w:val="clear" w:color="auto" w:fill="auto"/>
            <w:vAlign w:val="bottom"/>
          </w:tcPr>
          <w:p w14:paraId="3DF6E294" w14:textId="77777777" w:rsidR="00F150BF" w:rsidRPr="00731769" w:rsidRDefault="00F150BF" w:rsidP="00BB569C">
            <w:pPr>
              <w:keepNext/>
              <w:jc w:val="center"/>
              <w:rPr>
                <w:rFonts w:ascii="Calibri" w:hAnsi="Calibri"/>
                <w:sz w:val="18"/>
                <w:szCs w:val="18"/>
              </w:rPr>
            </w:pPr>
            <w:r w:rsidRPr="00731769">
              <w:rPr>
                <w:rFonts w:ascii="Calibri" w:hAnsi="Calibri"/>
                <w:sz w:val="18"/>
                <w:szCs w:val="18"/>
              </w:rPr>
              <w:t>07</w:t>
            </w:r>
          </w:p>
        </w:tc>
      </w:tr>
      <w:tr w:rsidR="00F150BF" w:rsidRPr="007E2934" w14:paraId="3DF6E2A0" w14:textId="77777777" w:rsidTr="00CF5A5C">
        <w:trPr>
          <w:cantSplit/>
          <w:trHeight w:val="576"/>
        </w:trPr>
        <w:tc>
          <w:tcPr>
            <w:tcW w:w="1647" w:type="dxa"/>
            <w:tcBorders>
              <w:top w:val="single" w:sz="4" w:space="0" w:color="auto"/>
              <w:left w:val="single" w:sz="4" w:space="0" w:color="auto"/>
              <w:bottom w:val="single" w:sz="4" w:space="0" w:color="auto"/>
              <w:right w:val="single" w:sz="4" w:space="0" w:color="auto"/>
            </w:tcBorders>
            <w:shd w:val="clear" w:color="auto" w:fill="auto"/>
            <w:vAlign w:val="bottom"/>
          </w:tcPr>
          <w:p w14:paraId="3DF6E296"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SC System Identification or Name</w:t>
            </w:r>
          </w:p>
        </w:tc>
        <w:tc>
          <w:tcPr>
            <w:tcW w:w="1647" w:type="dxa"/>
            <w:tcBorders>
              <w:top w:val="single" w:sz="4" w:space="0" w:color="auto"/>
              <w:left w:val="single" w:sz="4" w:space="0" w:color="auto"/>
              <w:bottom w:val="single" w:sz="4" w:space="0" w:color="auto"/>
              <w:right w:val="single" w:sz="4" w:space="0" w:color="auto"/>
            </w:tcBorders>
            <w:shd w:val="clear" w:color="auto" w:fill="auto"/>
            <w:vAlign w:val="bottom"/>
          </w:tcPr>
          <w:p w14:paraId="42E49FAF" w14:textId="77777777" w:rsidR="00EC0B00" w:rsidRDefault="00F150BF" w:rsidP="00BB569C">
            <w:pPr>
              <w:keepNext/>
              <w:jc w:val="center"/>
              <w:rPr>
                <w:rFonts w:ascii="Calibri" w:hAnsi="Calibri"/>
                <w:sz w:val="18"/>
                <w:szCs w:val="18"/>
              </w:rPr>
            </w:pPr>
            <w:r w:rsidRPr="003322A6">
              <w:rPr>
                <w:rFonts w:ascii="Calibri" w:hAnsi="Calibri"/>
                <w:sz w:val="18"/>
                <w:szCs w:val="18"/>
              </w:rPr>
              <w:t xml:space="preserve">SC System </w:t>
            </w:r>
          </w:p>
          <w:p w14:paraId="3DF6E297" w14:textId="57CEC720" w:rsidR="00F150BF" w:rsidRPr="003322A6" w:rsidRDefault="00F150BF" w:rsidP="00BB569C">
            <w:pPr>
              <w:keepNext/>
              <w:jc w:val="center"/>
              <w:rPr>
                <w:rFonts w:ascii="Calibri" w:hAnsi="Calibri"/>
                <w:sz w:val="18"/>
                <w:szCs w:val="18"/>
              </w:rPr>
            </w:pPr>
            <w:r w:rsidRPr="003322A6">
              <w:rPr>
                <w:rFonts w:ascii="Calibri" w:hAnsi="Calibri"/>
                <w:sz w:val="18"/>
                <w:szCs w:val="18"/>
              </w:rPr>
              <w:t>Location or Area Served</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bottom"/>
          </w:tcPr>
          <w:p w14:paraId="3DF6E298" w14:textId="77777777" w:rsidR="00F150BF" w:rsidRPr="003322A6" w:rsidRDefault="00F150BF" w:rsidP="00F150BF">
            <w:pPr>
              <w:keepNext/>
              <w:jc w:val="center"/>
              <w:rPr>
                <w:rFonts w:ascii="Calibri" w:hAnsi="Calibri"/>
                <w:sz w:val="18"/>
                <w:szCs w:val="18"/>
              </w:rPr>
            </w:pPr>
            <w:r w:rsidRPr="003322A6">
              <w:rPr>
                <w:rFonts w:ascii="Calibri" w:hAnsi="Calibri"/>
                <w:sz w:val="18"/>
                <w:szCs w:val="18"/>
              </w:rPr>
              <w:t>Air Filter Identification or Name</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bottom"/>
          </w:tcPr>
          <w:p w14:paraId="3DF6E299"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Air Filter Device Type</w:t>
            </w:r>
          </w:p>
        </w:tc>
        <w:tc>
          <w:tcPr>
            <w:tcW w:w="2415" w:type="dxa"/>
            <w:tcBorders>
              <w:top w:val="single" w:sz="4" w:space="0" w:color="auto"/>
              <w:left w:val="single" w:sz="4" w:space="0" w:color="auto"/>
              <w:bottom w:val="single" w:sz="4" w:space="0" w:color="auto"/>
              <w:right w:val="single" w:sz="4" w:space="0" w:color="auto"/>
            </w:tcBorders>
            <w:shd w:val="clear" w:color="auto" w:fill="auto"/>
            <w:vAlign w:val="bottom"/>
          </w:tcPr>
          <w:p w14:paraId="3DF6E29A"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Air Filter Device Location</w:t>
            </w:r>
          </w:p>
        </w:tc>
        <w:tc>
          <w:tcPr>
            <w:tcW w:w="2414" w:type="dxa"/>
            <w:tcBorders>
              <w:top w:val="single" w:sz="4" w:space="0" w:color="auto"/>
              <w:left w:val="single" w:sz="4" w:space="0" w:color="auto"/>
              <w:bottom w:val="single" w:sz="4" w:space="0" w:color="auto"/>
              <w:right w:val="single" w:sz="4" w:space="0" w:color="auto"/>
            </w:tcBorders>
            <w:shd w:val="clear" w:color="auto" w:fill="auto"/>
            <w:vAlign w:val="bottom"/>
          </w:tcPr>
          <w:p w14:paraId="3DF6E29B"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 xml:space="preserve">Determined Design Airflow Rate </w:t>
            </w:r>
          </w:p>
          <w:p w14:paraId="3DF6E29C"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 xml:space="preserve">for Air Filter Device </w:t>
            </w:r>
          </w:p>
          <w:p w14:paraId="3DF6E29D"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(cfm)</w:t>
            </w:r>
          </w:p>
        </w:tc>
        <w:tc>
          <w:tcPr>
            <w:tcW w:w="2413" w:type="dxa"/>
            <w:tcBorders>
              <w:top w:val="single" w:sz="4" w:space="0" w:color="auto"/>
              <w:left w:val="single" w:sz="4" w:space="0" w:color="auto"/>
              <w:bottom w:val="single" w:sz="4" w:space="0" w:color="auto"/>
              <w:right w:val="single" w:sz="4" w:space="0" w:color="auto"/>
            </w:tcBorders>
            <w:shd w:val="clear" w:color="auto" w:fill="auto"/>
            <w:vAlign w:val="bottom"/>
          </w:tcPr>
          <w:p w14:paraId="3DF6E29E"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 xml:space="preserve">Determined Design Allowable Pressure Drop for Air Filter Device </w:t>
            </w:r>
          </w:p>
          <w:p w14:paraId="3DF6E29F" w14:textId="77777777" w:rsidR="00F150BF" w:rsidRPr="003322A6" w:rsidRDefault="00F150BF" w:rsidP="00BB569C">
            <w:pPr>
              <w:keepNext/>
              <w:jc w:val="center"/>
              <w:rPr>
                <w:rFonts w:ascii="Calibri" w:hAnsi="Calibri"/>
                <w:sz w:val="18"/>
                <w:szCs w:val="18"/>
              </w:rPr>
            </w:pPr>
            <w:r w:rsidRPr="003322A6">
              <w:rPr>
                <w:rFonts w:ascii="Calibri" w:hAnsi="Calibri"/>
                <w:sz w:val="18"/>
                <w:szCs w:val="18"/>
              </w:rPr>
              <w:t xml:space="preserve">(inch W.C.) </w:t>
            </w:r>
          </w:p>
        </w:tc>
      </w:tr>
      <w:tr w:rsidR="00F150BF" w:rsidRPr="005278E7" w14:paraId="3DF6E2A8" w14:textId="77777777" w:rsidTr="00CF5A5C">
        <w:trPr>
          <w:cantSplit/>
          <w:trHeight w:val="390"/>
        </w:trPr>
        <w:tc>
          <w:tcPr>
            <w:tcW w:w="1647" w:type="dxa"/>
            <w:tcBorders>
              <w:top w:val="single" w:sz="4" w:space="0" w:color="auto"/>
              <w:left w:val="single" w:sz="4" w:space="0" w:color="auto"/>
              <w:bottom w:val="single" w:sz="4" w:space="0" w:color="auto"/>
              <w:right w:val="single" w:sz="4" w:space="0" w:color="auto"/>
            </w:tcBorders>
            <w:shd w:val="clear" w:color="auto" w:fill="auto"/>
          </w:tcPr>
          <w:p w14:paraId="3DF6E2A1" w14:textId="77777777" w:rsidR="00F150BF" w:rsidRPr="005278E7" w:rsidRDefault="00F150BF" w:rsidP="00BB569C">
            <w:pPr>
              <w:keepNext/>
              <w:rPr>
                <w:rFonts w:ascii="Calibri" w:hAnsi="Calibri"/>
                <w:sz w:val="16"/>
                <w:szCs w:val="16"/>
              </w:rPr>
            </w:pPr>
          </w:p>
        </w:tc>
        <w:tc>
          <w:tcPr>
            <w:tcW w:w="1647" w:type="dxa"/>
            <w:tcBorders>
              <w:top w:val="single" w:sz="4" w:space="0" w:color="auto"/>
              <w:left w:val="single" w:sz="4" w:space="0" w:color="auto"/>
              <w:bottom w:val="single" w:sz="4" w:space="0" w:color="auto"/>
              <w:right w:val="single" w:sz="4" w:space="0" w:color="auto"/>
            </w:tcBorders>
            <w:shd w:val="clear" w:color="auto" w:fill="auto"/>
          </w:tcPr>
          <w:p w14:paraId="3DF6E2A2" w14:textId="77777777" w:rsidR="00F150BF" w:rsidRPr="005278E7" w:rsidRDefault="00F150BF" w:rsidP="00BB569C">
            <w:pPr>
              <w:keepNext/>
              <w:rPr>
                <w:rFonts w:ascii="Calibri" w:hAnsi="Calibri"/>
                <w:sz w:val="16"/>
                <w:szCs w:val="16"/>
              </w:rPr>
            </w:pPr>
          </w:p>
        </w:tc>
        <w:tc>
          <w:tcPr>
            <w:tcW w:w="1648" w:type="dxa"/>
            <w:tcBorders>
              <w:top w:val="single" w:sz="4" w:space="0" w:color="auto"/>
              <w:left w:val="single" w:sz="4" w:space="0" w:color="auto"/>
              <w:bottom w:val="single" w:sz="4" w:space="0" w:color="auto"/>
              <w:right w:val="single" w:sz="4" w:space="0" w:color="auto"/>
            </w:tcBorders>
            <w:shd w:val="clear" w:color="auto" w:fill="auto"/>
          </w:tcPr>
          <w:p w14:paraId="3DF6E2A3" w14:textId="77777777" w:rsidR="00F150BF" w:rsidRPr="005278E7" w:rsidRDefault="00F150BF" w:rsidP="00BB569C">
            <w:pPr>
              <w:keepNext/>
              <w:rPr>
                <w:rFonts w:ascii="Calibri" w:hAnsi="Calibri"/>
                <w:sz w:val="16"/>
                <w:szCs w:val="16"/>
              </w:rPr>
            </w:pP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3DF6E2A4" w14:textId="77777777" w:rsidR="00F150BF" w:rsidRPr="005278E7" w:rsidRDefault="00F150BF" w:rsidP="00BB569C">
            <w:pPr>
              <w:keepNext/>
              <w:rPr>
                <w:rFonts w:ascii="Calibri" w:hAnsi="Calibri"/>
                <w:sz w:val="16"/>
                <w:szCs w:val="16"/>
              </w:rPr>
            </w:pPr>
          </w:p>
        </w:tc>
        <w:tc>
          <w:tcPr>
            <w:tcW w:w="2415" w:type="dxa"/>
            <w:tcBorders>
              <w:top w:val="single" w:sz="4" w:space="0" w:color="auto"/>
              <w:left w:val="single" w:sz="4" w:space="0" w:color="auto"/>
              <w:bottom w:val="single" w:sz="4" w:space="0" w:color="auto"/>
              <w:right w:val="single" w:sz="4" w:space="0" w:color="auto"/>
            </w:tcBorders>
            <w:shd w:val="clear" w:color="auto" w:fill="auto"/>
          </w:tcPr>
          <w:p w14:paraId="3DF6E2A5" w14:textId="77777777" w:rsidR="00F150BF" w:rsidRPr="005278E7" w:rsidRDefault="00F150BF" w:rsidP="00BB569C">
            <w:pPr>
              <w:keepNext/>
              <w:rPr>
                <w:rFonts w:ascii="Calibri" w:hAnsi="Calibri"/>
                <w:sz w:val="16"/>
                <w:szCs w:val="16"/>
              </w:rPr>
            </w:pP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3DF6E2A6" w14:textId="77777777" w:rsidR="00F150BF" w:rsidRPr="005278E7" w:rsidRDefault="00F150BF" w:rsidP="00BB569C">
            <w:pPr>
              <w:keepNext/>
              <w:rPr>
                <w:rFonts w:ascii="Calibri" w:hAnsi="Calibri"/>
                <w:sz w:val="16"/>
                <w:szCs w:val="16"/>
              </w:rPr>
            </w:pP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3DF6E2A7" w14:textId="77777777" w:rsidR="00F150BF" w:rsidRPr="005278E7" w:rsidRDefault="00F150BF" w:rsidP="00BB569C">
            <w:pPr>
              <w:keepNext/>
              <w:rPr>
                <w:rFonts w:ascii="Calibri" w:hAnsi="Calibri"/>
                <w:sz w:val="16"/>
                <w:szCs w:val="16"/>
              </w:rPr>
            </w:pPr>
          </w:p>
        </w:tc>
      </w:tr>
      <w:tr w:rsidR="00F150BF" w:rsidRPr="005278E7" w14:paraId="3DF6E2B0" w14:textId="77777777" w:rsidTr="00CF5A5C">
        <w:trPr>
          <w:cantSplit/>
          <w:trHeight w:val="336"/>
        </w:trPr>
        <w:tc>
          <w:tcPr>
            <w:tcW w:w="1647" w:type="dxa"/>
            <w:tcBorders>
              <w:top w:val="single" w:sz="4" w:space="0" w:color="auto"/>
              <w:left w:val="single" w:sz="4" w:space="0" w:color="auto"/>
              <w:bottom w:val="single" w:sz="4" w:space="0" w:color="auto"/>
              <w:right w:val="single" w:sz="4" w:space="0" w:color="auto"/>
            </w:tcBorders>
            <w:shd w:val="clear" w:color="auto" w:fill="auto"/>
          </w:tcPr>
          <w:p w14:paraId="3DF6E2A9" w14:textId="77777777" w:rsidR="00F150BF" w:rsidRPr="005278E7" w:rsidRDefault="00F150BF" w:rsidP="00BB569C">
            <w:pPr>
              <w:keepNext/>
              <w:rPr>
                <w:rFonts w:ascii="Calibri" w:hAnsi="Calibri"/>
                <w:sz w:val="16"/>
                <w:szCs w:val="16"/>
              </w:rPr>
            </w:pPr>
          </w:p>
        </w:tc>
        <w:tc>
          <w:tcPr>
            <w:tcW w:w="1647" w:type="dxa"/>
            <w:tcBorders>
              <w:top w:val="single" w:sz="4" w:space="0" w:color="auto"/>
              <w:left w:val="single" w:sz="4" w:space="0" w:color="auto"/>
              <w:bottom w:val="single" w:sz="4" w:space="0" w:color="auto"/>
              <w:right w:val="single" w:sz="4" w:space="0" w:color="auto"/>
            </w:tcBorders>
            <w:shd w:val="clear" w:color="auto" w:fill="auto"/>
          </w:tcPr>
          <w:p w14:paraId="3DF6E2AA" w14:textId="77777777" w:rsidR="00F150BF" w:rsidRPr="005278E7" w:rsidRDefault="00F150BF" w:rsidP="00BB569C">
            <w:pPr>
              <w:keepNext/>
              <w:rPr>
                <w:rFonts w:ascii="Calibri" w:hAnsi="Calibri"/>
                <w:sz w:val="16"/>
                <w:szCs w:val="16"/>
              </w:rPr>
            </w:pPr>
          </w:p>
        </w:tc>
        <w:tc>
          <w:tcPr>
            <w:tcW w:w="1648" w:type="dxa"/>
            <w:tcBorders>
              <w:top w:val="single" w:sz="4" w:space="0" w:color="auto"/>
              <w:left w:val="single" w:sz="4" w:space="0" w:color="auto"/>
              <w:bottom w:val="single" w:sz="4" w:space="0" w:color="auto"/>
              <w:right w:val="single" w:sz="4" w:space="0" w:color="auto"/>
            </w:tcBorders>
            <w:shd w:val="clear" w:color="auto" w:fill="auto"/>
          </w:tcPr>
          <w:p w14:paraId="3DF6E2AB" w14:textId="77777777" w:rsidR="00F150BF" w:rsidRPr="005278E7" w:rsidRDefault="00F150BF" w:rsidP="00BB569C">
            <w:pPr>
              <w:keepNext/>
              <w:rPr>
                <w:rFonts w:ascii="Calibri" w:hAnsi="Calibri"/>
                <w:sz w:val="16"/>
                <w:szCs w:val="16"/>
              </w:rPr>
            </w:pP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3DF6E2AC" w14:textId="77777777" w:rsidR="00F150BF" w:rsidRPr="005278E7" w:rsidRDefault="00F150BF" w:rsidP="00BB569C">
            <w:pPr>
              <w:keepNext/>
              <w:rPr>
                <w:rFonts w:ascii="Calibri" w:hAnsi="Calibri"/>
                <w:sz w:val="16"/>
                <w:szCs w:val="16"/>
              </w:rPr>
            </w:pPr>
          </w:p>
        </w:tc>
        <w:tc>
          <w:tcPr>
            <w:tcW w:w="2415" w:type="dxa"/>
            <w:tcBorders>
              <w:top w:val="single" w:sz="4" w:space="0" w:color="auto"/>
              <w:left w:val="single" w:sz="4" w:space="0" w:color="auto"/>
              <w:bottom w:val="single" w:sz="4" w:space="0" w:color="auto"/>
              <w:right w:val="single" w:sz="4" w:space="0" w:color="auto"/>
            </w:tcBorders>
            <w:shd w:val="clear" w:color="auto" w:fill="auto"/>
          </w:tcPr>
          <w:p w14:paraId="3DF6E2AD" w14:textId="77777777" w:rsidR="00F150BF" w:rsidRPr="005278E7" w:rsidRDefault="00F150BF" w:rsidP="00BB569C">
            <w:pPr>
              <w:keepNext/>
              <w:rPr>
                <w:rFonts w:ascii="Calibri" w:hAnsi="Calibri"/>
                <w:sz w:val="16"/>
                <w:szCs w:val="16"/>
              </w:rPr>
            </w:pPr>
          </w:p>
        </w:tc>
        <w:tc>
          <w:tcPr>
            <w:tcW w:w="2414" w:type="dxa"/>
            <w:tcBorders>
              <w:top w:val="single" w:sz="4" w:space="0" w:color="auto"/>
              <w:left w:val="single" w:sz="4" w:space="0" w:color="auto"/>
              <w:bottom w:val="single" w:sz="4" w:space="0" w:color="auto"/>
              <w:right w:val="single" w:sz="4" w:space="0" w:color="auto"/>
            </w:tcBorders>
            <w:shd w:val="clear" w:color="auto" w:fill="auto"/>
          </w:tcPr>
          <w:p w14:paraId="3DF6E2AE" w14:textId="77777777" w:rsidR="00F150BF" w:rsidRPr="005278E7" w:rsidRDefault="00F150BF" w:rsidP="00BB569C">
            <w:pPr>
              <w:keepNext/>
              <w:rPr>
                <w:rFonts w:ascii="Calibri" w:hAnsi="Calibri"/>
                <w:sz w:val="16"/>
                <w:szCs w:val="16"/>
              </w:rPr>
            </w:pPr>
          </w:p>
        </w:tc>
        <w:tc>
          <w:tcPr>
            <w:tcW w:w="2413" w:type="dxa"/>
            <w:tcBorders>
              <w:top w:val="single" w:sz="4" w:space="0" w:color="auto"/>
              <w:left w:val="single" w:sz="4" w:space="0" w:color="auto"/>
              <w:bottom w:val="single" w:sz="4" w:space="0" w:color="auto"/>
              <w:right w:val="single" w:sz="4" w:space="0" w:color="auto"/>
            </w:tcBorders>
            <w:shd w:val="clear" w:color="auto" w:fill="auto"/>
          </w:tcPr>
          <w:p w14:paraId="3DF6E2AF" w14:textId="77777777" w:rsidR="00F150BF" w:rsidRPr="005278E7" w:rsidRDefault="00F150BF" w:rsidP="00BB569C">
            <w:pPr>
              <w:keepNext/>
              <w:rPr>
                <w:rFonts w:ascii="Calibri" w:hAnsi="Calibri"/>
                <w:sz w:val="16"/>
                <w:szCs w:val="16"/>
              </w:rPr>
            </w:pPr>
          </w:p>
        </w:tc>
      </w:tr>
      <w:tr w:rsidR="00846AE7" w:rsidRPr="007E2934" w14:paraId="3DF6E2B2" w14:textId="77777777" w:rsidTr="00CF5A5C">
        <w:trPr>
          <w:cantSplit/>
        </w:trPr>
        <w:tc>
          <w:tcPr>
            <w:tcW w:w="14598" w:type="dxa"/>
            <w:gridSpan w:val="7"/>
            <w:tcBorders>
              <w:top w:val="single" w:sz="4" w:space="0" w:color="auto"/>
              <w:left w:val="single" w:sz="4" w:space="0" w:color="auto"/>
              <w:bottom w:val="single" w:sz="4" w:space="0" w:color="auto"/>
              <w:right w:val="single" w:sz="4" w:space="0" w:color="auto"/>
            </w:tcBorders>
            <w:shd w:val="clear" w:color="auto" w:fill="auto"/>
          </w:tcPr>
          <w:p w14:paraId="3DF6E2B1" w14:textId="77777777" w:rsidR="00846AE7" w:rsidRPr="007E2934" w:rsidRDefault="00846AE7" w:rsidP="00BB569C">
            <w:pPr>
              <w:keepNext/>
              <w:rPr>
                <w:rFonts w:ascii="Calibri" w:hAnsi="Calibri"/>
                <w:sz w:val="18"/>
                <w:szCs w:val="18"/>
              </w:rPr>
            </w:pPr>
            <w:r w:rsidRPr="007E2934">
              <w:rPr>
                <w:rFonts w:ascii="Calibri" w:hAnsi="Calibri"/>
                <w:sz w:val="18"/>
                <w:szCs w:val="18"/>
              </w:rPr>
              <w:t>Notes:</w:t>
            </w:r>
          </w:p>
        </w:tc>
      </w:tr>
    </w:tbl>
    <w:p w14:paraId="3DF6E2B3" w14:textId="77777777" w:rsidR="00BB569C" w:rsidRPr="007E2934" w:rsidRDefault="00BB569C" w:rsidP="00BB569C"/>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468"/>
        <w:gridCol w:w="14148"/>
      </w:tblGrid>
      <w:tr w:rsidR="00BB569C" w:rsidRPr="007E2934" w14:paraId="3DF6E2B5" w14:textId="77777777" w:rsidTr="00CF5A5C">
        <w:trPr>
          <w:cantSplit/>
          <w:trHeight w:val="336"/>
        </w:trPr>
        <w:tc>
          <w:tcPr>
            <w:tcW w:w="146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F6E2B4" w14:textId="77777777" w:rsidR="00BB569C" w:rsidRPr="007E2934" w:rsidRDefault="00BB569C" w:rsidP="00CF5A5C">
            <w:pPr>
              <w:keepNext/>
              <w:rPr>
                <w:rFonts w:ascii="Calibri" w:hAnsi="Calibri"/>
                <w:sz w:val="18"/>
                <w:szCs w:val="18"/>
              </w:rPr>
            </w:pPr>
            <w:r w:rsidRPr="00970AC4">
              <w:rPr>
                <w:rFonts w:ascii="Calibri" w:hAnsi="Calibri"/>
                <w:b/>
                <w:szCs w:val="18"/>
              </w:rPr>
              <w:t xml:space="preserve">I. Air Filter Device Requirements  </w:t>
            </w:r>
          </w:p>
        </w:tc>
      </w:tr>
      <w:tr w:rsidR="00BB569C" w:rsidRPr="007E2934" w14:paraId="3DF6E2B8" w14:textId="77777777" w:rsidTr="00CF5A5C">
        <w:trPr>
          <w:cantSplit/>
        </w:trPr>
        <w:tc>
          <w:tcPr>
            <w:tcW w:w="468" w:type="dxa"/>
            <w:tcBorders>
              <w:top w:val="single" w:sz="4" w:space="0" w:color="auto"/>
              <w:left w:val="single" w:sz="4" w:space="0" w:color="auto"/>
              <w:bottom w:val="single" w:sz="4" w:space="0" w:color="auto"/>
              <w:right w:val="single" w:sz="4" w:space="0" w:color="auto"/>
            </w:tcBorders>
            <w:shd w:val="clear" w:color="auto" w:fill="auto"/>
            <w:vAlign w:val="center"/>
          </w:tcPr>
          <w:p w14:paraId="3DF6E2B6" w14:textId="77777777" w:rsidR="00BB569C" w:rsidRPr="007E2934" w:rsidRDefault="00BB569C" w:rsidP="00CF5A5C">
            <w:pPr>
              <w:keepNext/>
              <w:jc w:val="center"/>
              <w:rPr>
                <w:rFonts w:ascii="Calibri" w:hAnsi="Calibri"/>
                <w:sz w:val="18"/>
                <w:szCs w:val="18"/>
              </w:rPr>
            </w:pPr>
            <w:r w:rsidRPr="007E2934">
              <w:rPr>
                <w:rFonts w:ascii="Calibri" w:hAnsi="Calibri"/>
                <w:sz w:val="18"/>
                <w:szCs w:val="18"/>
              </w:rPr>
              <w:t>01</w:t>
            </w:r>
          </w:p>
        </w:tc>
        <w:tc>
          <w:tcPr>
            <w:tcW w:w="14148" w:type="dxa"/>
            <w:tcBorders>
              <w:top w:val="single" w:sz="4" w:space="0" w:color="auto"/>
              <w:left w:val="single" w:sz="4" w:space="0" w:color="auto"/>
              <w:bottom w:val="single" w:sz="4" w:space="0" w:color="auto"/>
              <w:right w:val="single" w:sz="4" w:space="0" w:color="auto"/>
            </w:tcBorders>
            <w:shd w:val="clear" w:color="auto" w:fill="auto"/>
          </w:tcPr>
          <w:p w14:paraId="3DF6E2B7" w14:textId="77777777" w:rsidR="00BB569C" w:rsidRPr="007E2934" w:rsidRDefault="00BB569C" w:rsidP="00CF5A5C">
            <w:pPr>
              <w:rPr>
                <w:rFonts w:ascii="Calibri" w:hAnsi="Calibri"/>
                <w:sz w:val="18"/>
                <w:szCs w:val="18"/>
              </w:rPr>
            </w:pPr>
            <w:r w:rsidRPr="007E2934">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BB569C" w:rsidRPr="007E2934" w14:paraId="3DF6E2BB" w14:textId="77777777" w:rsidTr="00CF5A5C">
        <w:trPr>
          <w:cantSplit/>
        </w:trPr>
        <w:tc>
          <w:tcPr>
            <w:tcW w:w="468" w:type="dxa"/>
            <w:tcBorders>
              <w:top w:val="single" w:sz="4" w:space="0" w:color="auto"/>
              <w:left w:val="single" w:sz="4" w:space="0" w:color="auto"/>
              <w:bottom w:val="single" w:sz="4" w:space="0" w:color="auto"/>
              <w:right w:val="single" w:sz="4" w:space="0" w:color="auto"/>
            </w:tcBorders>
            <w:shd w:val="clear" w:color="auto" w:fill="auto"/>
            <w:vAlign w:val="center"/>
          </w:tcPr>
          <w:p w14:paraId="3DF6E2B9" w14:textId="77777777" w:rsidR="00BB569C" w:rsidRPr="007E2934" w:rsidRDefault="00BB569C" w:rsidP="00CF5A5C">
            <w:pPr>
              <w:keepNext/>
              <w:jc w:val="center"/>
              <w:rPr>
                <w:rFonts w:ascii="Calibri" w:hAnsi="Calibri"/>
                <w:sz w:val="18"/>
                <w:szCs w:val="18"/>
              </w:rPr>
            </w:pPr>
            <w:r w:rsidRPr="007E2934">
              <w:rPr>
                <w:rFonts w:ascii="Calibri" w:hAnsi="Calibri"/>
                <w:sz w:val="18"/>
                <w:szCs w:val="18"/>
              </w:rPr>
              <w:t>02</w:t>
            </w:r>
          </w:p>
        </w:tc>
        <w:tc>
          <w:tcPr>
            <w:tcW w:w="14148" w:type="dxa"/>
            <w:tcBorders>
              <w:top w:val="single" w:sz="4" w:space="0" w:color="auto"/>
              <w:left w:val="single" w:sz="4" w:space="0" w:color="auto"/>
              <w:bottom w:val="single" w:sz="4" w:space="0" w:color="auto"/>
              <w:right w:val="single" w:sz="4" w:space="0" w:color="auto"/>
            </w:tcBorders>
            <w:shd w:val="clear" w:color="auto" w:fill="auto"/>
          </w:tcPr>
          <w:p w14:paraId="3DF6E2BA" w14:textId="77777777" w:rsidR="00BB569C" w:rsidRPr="007E2934" w:rsidRDefault="00BB569C" w:rsidP="00CF5A5C">
            <w:pPr>
              <w:rPr>
                <w:rFonts w:ascii="Calibri" w:hAnsi="Calibri"/>
                <w:sz w:val="18"/>
                <w:szCs w:val="18"/>
              </w:rPr>
            </w:pPr>
            <w:r w:rsidRPr="007E2934">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rated using AHRI Standard 680.</w:t>
            </w:r>
          </w:p>
        </w:tc>
      </w:tr>
      <w:tr w:rsidR="00BB569C" w:rsidRPr="007E2934" w14:paraId="3DF6E2BE" w14:textId="77777777" w:rsidTr="00CF5A5C">
        <w:trPr>
          <w:cantSplit/>
        </w:trPr>
        <w:tc>
          <w:tcPr>
            <w:tcW w:w="468" w:type="dxa"/>
            <w:tcBorders>
              <w:top w:val="single" w:sz="4" w:space="0" w:color="auto"/>
              <w:left w:val="single" w:sz="4" w:space="0" w:color="auto"/>
              <w:bottom w:val="single" w:sz="4" w:space="0" w:color="auto"/>
              <w:right w:val="single" w:sz="4" w:space="0" w:color="auto"/>
            </w:tcBorders>
            <w:shd w:val="clear" w:color="auto" w:fill="auto"/>
            <w:vAlign w:val="center"/>
          </w:tcPr>
          <w:p w14:paraId="3DF6E2BC" w14:textId="77777777" w:rsidR="00BB569C" w:rsidRPr="007E2934" w:rsidRDefault="00BB569C" w:rsidP="00CF5A5C">
            <w:pPr>
              <w:keepNext/>
              <w:jc w:val="center"/>
              <w:rPr>
                <w:rFonts w:ascii="Calibri" w:hAnsi="Calibri"/>
                <w:sz w:val="18"/>
                <w:szCs w:val="18"/>
              </w:rPr>
            </w:pPr>
            <w:r w:rsidRPr="007E2934">
              <w:rPr>
                <w:rFonts w:ascii="Calibri" w:hAnsi="Calibri"/>
                <w:sz w:val="18"/>
                <w:szCs w:val="18"/>
              </w:rPr>
              <w:t>03</w:t>
            </w:r>
          </w:p>
        </w:tc>
        <w:tc>
          <w:tcPr>
            <w:tcW w:w="14148" w:type="dxa"/>
            <w:tcBorders>
              <w:top w:val="single" w:sz="4" w:space="0" w:color="auto"/>
              <w:left w:val="single" w:sz="4" w:space="0" w:color="auto"/>
              <w:bottom w:val="single" w:sz="4" w:space="0" w:color="auto"/>
              <w:right w:val="single" w:sz="4" w:space="0" w:color="auto"/>
            </w:tcBorders>
            <w:shd w:val="clear" w:color="auto" w:fill="auto"/>
          </w:tcPr>
          <w:p w14:paraId="3DF6E2BD" w14:textId="77777777" w:rsidR="00BB569C" w:rsidRPr="007E2934" w:rsidRDefault="00BB569C" w:rsidP="00CF5A5C">
            <w:pPr>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BB569C" w:rsidRPr="007E2934" w14:paraId="3DF6E2C1" w14:textId="77777777" w:rsidTr="00CF5A5C">
        <w:trPr>
          <w:cantSplit/>
        </w:trPr>
        <w:tc>
          <w:tcPr>
            <w:tcW w:w="468" w:type="dxa"/>
            <w:tcBorders>
              <w:top w:val="single" w:sz="4" w:space="0" w:color="auto"/>
              <w:left w:val="single" w:sz="4" w:space="0" w:color="auto"/>
              <w:bottom w:val="single" w:sz="4" w:space="0" w:color="auto"/>
              <w:right w:val="single" w:sz="4" w:space="0" w:color="auto"/>
            </w:tcBorders>
            <w:shd w:val="clear" w:color="auto" w:fill="auto"/>
            <w:vAlign w:val="center"/>
          </w:tcPr>
          <w:p w14:paraId="3DF6E2BF" w14:textId="77777777" w:rsidR="00BB569C" w:rsidRPr="007E2934" w:rsidRDefault="00BB569C" w:rsidP="00CF5A5C">
            <w:pPr>
              <w:keepNext/>
              <w:jc w:val="center"/>
              <w:rPr>
                <w:rFonts w:ascii="Calibri" w:hAnsi="Calibri"/>
                <w:sz w:val="18"/>
                <w:szCs w:val="18"/>
              </w:rPr>
            </w:pPr>
            <w:r w:rsidRPr="007E2934">
              <w:rPr>
                <w:rFonts w:ascii="Calibri" w:hAnsi="Calibri"/>
                <w:sz w:val="18"/>
                <w:szCs w:val="18"/>
              </w:rPr>
              <w:t>04</w:t>
            </w:r>
          </w:p>
        </w:tc>
        <w:tc>
          <w:tcPr>
            <w:tcW w:w="14148" w:type="dxa"/>
            <w:tcBorders>
              <w:top w:val="single" w:sz="4" w:space="0" w:color="auto"/>
              <w:left w:val="single" w:sz="4" w:space="0" w:color="auto"/>
              <w:bottom w:val="single" w:sz="4" w:space="0" w:color="auto"/>
              <w:right w:val="single" w:sz="4" w:space="0" w:color="auto"/>
            </w:tcBorders>
            <w:shd w:val="clear" w:color="auto" w:fill="auto"/>
          </w:tcPr>
          <w:p w14:paraId="3DF6E2C0" w14:textId="286D96D6" w:rsidR="00BB569C" w:rsidRDefault="00BB569C" w:rsidP="00CF5A5C">
            <w:pPr>
              <w:rPr>
                <w:rFonts w:ascii="Calibri" w:hAnsi="Calibri"/>
                <w:sz w:val="18"/>
                <w:szCs w:val="18"/>
              </w:rPr>
            </w:pPr>
            <w:r w:rsidRPr="007E2934">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w:t>
            </w:r>
            <w:r w:rsidR="00CF5A5C">
              <w:rPr>
                <w:rFonts w:ascii="Calibri" w:hAnsi="Calibri"/>
                <w:sz w:val="18"/>
                <w:szCs w:val="18"/>
              </w:rPr>
              <w:t>%</w:t>
            </w:r>
            <w:r w:rsidRPr="007E2934">
              <w:rPr>
                <w:rFonts w:ascii="Calibri" w:hAnsi="Calibri"/>
                <w:sz w:val="18"/>
                <w:szCs w:val="18"/>
              </w:rPr>
              <w:t xml:space="preserve"> in the 3.0–10 </w:t>
            </w:r>
            <w:r>
              <w:rPr>
                <w:rFonts w:ascii="Calibri" w:hAnsi="Calibri"/>
                <w:sz w:val="18"/>
                <w:szCs w:val="18"/>
              </w:rPr>
              <w:t>micron</w:t>
            </w:r>
            <w:r w:rsidRPr="007E2934">
              <w:rPr>
                <w:rFonts w:ascii="Calibri" w:hAnsi="Calibri"/>
                <w:sz w:val="18"/>
                <w:szCs w:val="18"/>
              </w:rPr>
              <w:t xml:space="preserve"> range when tested in accordance with AHRI Standard 680.</w:t>
            </w:r>
          </w:p>
        </w:tc>
      </w:tr>
      <w:tr w:rsidR="00BB569C" w:rsidRPr="007E2934" w14:paraId="3DF6E2C4" w14:textId="77777777" w:rsidTr="00CF5A5C">
        <w:trPr>
          <w:cantSplit/>
        </w:trPr>
        <w:tc>
          <w:tcPr>
            <w:tcW w:w="468" w:type="dxa"/>
            <w:tcBorders>
              <w:top w:val="single" w:sz="4" w:space="0" w:color="auto"/>
              <w:left w:val="single" w:sz="4" w:space="0" w:color="auto"/>
              <w:bottom w:val="single" w:sz="4" w:space="0" w:color="auto"/>
              <w:right w:val="single" w:sz="4" w:space="0" w:color="auto"/>
            </w:tcBorders>
            <w:shd w:val="clear" w:color="auto" w:fill="auto"/>
            <w:vAlign w:val="center"/>
          </w:tcPr>
          <w:p w14:paraId="3DF6E2C2" w14:textId="77777777" w:rsidR="00BB569C" w:rsidRPr="007E2934" w:rsidRDefault="00BB569C" w:rsidP="00CF5A5C">
            <w:pPr>
              <w:keepNext/>
              <w:jc w:val="center"/>
              <w:rPr>
                <w:rFonts w:ascii="Calibri" w:hAnsi="Calibri"/>
                <w:sz w:val="18"/>
                <w:szCs w:val="18"/>
              </w:rPr>
            </w:pPr>
            <w:r w:rsidRPr="007E2934">
              <w:rPr>
                <w:rFonts w:ascii="Calibri" w:hAnsi="Calibri"/>
                <w:sz w:val="18"/>
                <w:szCs w:val="18"/>
              </w:rPr>
              <w:t>05</w:t>
            </w:r>
          </w:p>
        </w:tc>
        <w:tc>
          <w:tcPr>
            <w:tcW w:w="14148" w:type="dxa"/>
            <w:tcBorders>
              <w:top w:val="single" w:sz="4" w:space="0" w:color="auto"/>
              <w:left w:val="single" w:sz="4" w:space="0" w:color="auto"/>
              <w:bottom w:val="single" w:sz="4" w:space="0" w:color="auto"/>
              <w:right w:val="single" w:sz="4" w:space="0" w:color="auto"/>
            </w:tcBorders>
            <w:shd w:val="clear" w:color="auto" w:fill="auto"/>
          </w:tcPr>
          <w:p w14:paraId="3DF6E2C3" w14:textId="77777777" w:rsidR="00BB569C" w:rsidRPr="007E2934" w:rsidRDefault="00BB569C" w:rsidP="00CF5A5C">
            <w:pPr>
              <w:rPr>
                <w:rFonts w:ascii="Calibri" w:hAnsi="Calibri"/>
                <w:sz w:val="18"/>
                <w:szCs w:val="18"/>
              </w:rPr>
            </w:pPr>
            <w:r w:rsidRPr="007E2934">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BB569C" w:rsidRPr="007E2934" w14:paraId="3DF6E2C6" w14:textId="77777777" w:rsidTr="00CF5A5C">
        <w:trPr>
          <w:cantSplit/>
        </w:trPr>
        <w:tc>
          <w:tcPr>
            <w:tcW w:w="146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F6E2C5" w14:textId="77777777" w:rsidR="00BB569C" w:rsidRPr="007E2934" w:rsidRDefault="00BB569C" w:rsidP="00BB569C">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3DF6E2C7" w14:textId="77777777" w:rsidR="00BB569C" w:rsidRPr="00970AC4" w:rsidRDefault="00BB569C" w:rsidP="00BB569C">
      <w:pPr>
        <w:rPr>
          <w:rFonts w:ascii="Calibri" w:hAnsi="Calibri"/>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1468"/>
        <w:gridCol w:w="1470"/>
        <w:gridCol w:w="1400"/>
        <w:gridCol w:w="1890"/>
        <w:gridCol w:w="1170"/>
        <w:gridCol w:w="1339"/>
        <w:gridCol w:w="1469"/>
        <w:gridCol w:w="1470"/>
        <w:gridCol w:w="1662"/>
        <w:gridCol w:w="1278"/>
      </w:tblGrid>
      <w:tr w:rsidR="00BB569C" w:rsidRPr="007E2934" w14:paraId="3DF6E2C9" w14:textId="77777777" w:rsidTr="003322A6">
        <w:trPr>
          <w:cantSplit/>
          <w:trHeight w:val="282"/>
        </w:trPr>
        <w:tc>
          <w:tcPr>
            <w:tcW w:w="14616" w:type="dxa"/>
            <w:gridSpan w:val="10"/>
            <w:shd w:val="clear" w:color="auto" w:fill="auto"/>
            <w:vAlign w:val="center"/>
          </w:tcPr>
          <w:p w14:paraId="3DF6E2C8" w14:textId="77777777" w:rsidR="00BB569C" w:rsidRPr="007E2934" w:rsidRDefault="00BB569C" w:rsidP="00D070C6">
            <w:pPr>
              <w:keepNext/>
              <w:rPr>
                <w:rFonts w:ascii="Calibri" w:hAnsi="Calibri"/>
                <w:b/>
                <w:sz w:val="18"/>
                <w:szCs w:val="18"/>
              </w:rPr>
            </w:pPr>
            <w:r w:rsidRPr="00970AC4">
              <w:rPr>
                <w:rFonts w:ascii="Calibri" w:hAnsi="Calibri"/>
                <w:b/>
                <w:szCs w:val="18"/>
              </w:rPr>
              <w:t xml:space="preserve">J. HERS Verification Requirements </w:t>
            </w:r>
          </w:p>
        </w:tc>
      </w:tr>
      <w:tr w:rsidR="00BB569C" w:rsidRPr="007E2934" w14:paraId="3DF6E2D4" w14:textId="77777777" w:rsidTr="00B651AA">
        <w:trPr>
          <w:cantSplit/>
          <w:trHeight w:val="188"/>
        </w:trPr>
        <w:tc>
          <w:tcPr>
            <w:tcW w:w="1468" w:type="dxa"/>
            <w:shd w:val="clear" w:color="auto" w:fill="auto"/>
            <w:vAlign w:val="bottom"/>
          </w:tcPr>
          <w:p w14:paraId="3DF6E2CA" w14:textId="77777777" w:rsidR="00BB569C" w:rsidRPr="007E2934" w:rsidRDefault="00BB569C"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470" w:type="dxa"/>
            <w:shd w:val="clear" w:color="auto" w:fill="auto"/>
            <w:vAlign w:val="bottom"/>
          </w:tcPr>
          <w:p w14:paraId="3DF6E2CB" w14:textId="77777777" w:rsidR="00BB569C" w:rsidRPr="007E2934" w:rsidRDefault="00BB569C"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400" w:type="dxa"/>
            <w:shd w:val="clear" w:color="auto" w:fill="auto"/>
          </w:tcPr>
          <w:p w14:paraId="3DF6E2CC" w14:textId="77777777" w:rsidR="00BB569C" w:rsidRPr="007E2934" w:rsidRDefault="00BB569C" w:rsidP="00BB569C">
            <w:pPr>
              <w:keepNext/>
              <w:jc w:val="center"/>
              <w:rPr>
                <w:rFonts w:ascii="Calibri" w:hAnsi="Calibri"/>
                <w:sz w:val="18"/>
                <w:szCs w:val="18"/>
              </w:rPr>
            </w:pPr>
            <w:r>
              <w:rPr>
                <w:rFonts w:ascii="Calibri" w:hAnsi="Calibri"/>
                <w:sz w:val="18"/>
                <w:szCs w:val="18"/>
              </w:rPr>
              <w:t>03</w:t>
            </w:r>
          </w:p>
        </w:tc>
        <w:tc>
          <w:tcPr>
            <w:tcW w:w="1890" w:type="dxa"/>
            <w:shd w:val="clear" w:color="auto" w:fill="auto"/>
            <w:vAlign w:val="bottom"/>
          </w:tcPr>
          <w:p w14:paraId="3DF6E2CD" w14:textId="77777777" w:rsidR="00BB569C" w:rsidRPr="007E2934" w:rsidRDefault="00BB569C"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4</w:t>
            </w:r>
          </w:p>
        </w:tc>
        <w:tc>
          <w:tcPr>
            <w:tcW w:w="1170" w:type="dxa"/>
            <w:shd w:val="clear" w:color="auto" w:fill="auto"/>
            <w:vAlign w:val="bottom"/>
          </w:tcPr>
          <w:p w14:paraId="3DF6E2CE" w14:textId="77777777" w:rsidR="00BB569C" w:rsidRPr="007E2934" w:rsidRDefault="00BB569C"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5</w:t>
            </w:r>
          </w:p>
        </w:tc>
        <w:tc>
          <w:tcPr>
            <w:tcW w:w="1339" w:type="dxa"/>
            <w:shd w:val="clear" w:color="auto" w:fill="auto"/>
            <w:vAlign w:val="bottom"/>
          </w:tcPr>
          <w:p w14:paraId="3DF6E2CF" w14:textId="77777777" w:rsidR="00BB569C" w:rsidRPr="007E2934" w:rsidRDefault="00BB569C"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469" w:type="dxa"/>
            <w:shd w:val="clear" w:color="auto" w:fill="auto"/>
            <w:vAlign w:val="bottom"/>
          </w:tcPr>
          <w:p w14:paraId="3DF6E2D0" w14:textId="77777777" w:rsidR="00BB569C" w:rsidRPr="007E2934" w:rsidRDefault="00BB569C"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470" w:type="dxa"/>
            <w:shd w:val="clear" w:color="auto" w:fill="auto"/>
            <w:vAlign w:val="bottom"/>
          </w:tcPr>
          <w:p w14:paraId="3DF6E2D1" w14:textId="77777777" w:rsidR="00BB569C" w:rsidRPr="007E2934" w:rsidRDefault="00BB569C" w:rsidP="00BB569C">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662" w:type="dxa"/>
            <w:shd w:val="clear" w:color="auto" w:fill="auto"/>
            <w:vAlign w:val="bottom"/>
          </w:tcPr>
          <w:p w14:paraId="3DF6E2D2" w14:textId="77777777" w:rsidR="00BB569C" w:rsidRPr="007E2934" w:rsidRDefault="00BB569C" w:rsidP="00BB569C">
            <w:pPr>
              <w:keepNext/>
              <w:jc w:val="center"/>
              <w:rPr>
                <w:rFonts w:ascii="Calibri" w:hAnsi="Calibri"/>
                <w:sz w:val="18"/>
                <w:szCs w:val="18"/>
              </w:rPr>
            </w:pPr>
            <w:r>
              <w:rPr>
                <w:rFonts w:ascii="Calibri" w:hAnsi="Calibri"/>
                <w:sz w:val="18"/>
                <w:szCs w:val="18"/>
              </w:rPr>
              <w:t>09</w:t>
            </w:r>
          </w:p>
        </w:tc>
        <w:tc>
          <w:tcPr>
            <w:tcW w:w="1278" w:type="dxa"/>
            <w:shd w:val="clear" w:color="auto" w:fill="auto"/>
            <w:vAlign w:val="bottom"/>
          </w:tcPr>
          <w:p w14:paraId="3DF6E2D3" w14:textId="77777777" w:rsidR="00BB569C" w:rsidRPr="007E2934" w:rsidRDefault="00BB569C" w:rsidP="00BB569C">
            <w:pPr>
              <w:keepNext/>
              <w:jc w:val="center"/>
              <w:rPr>
                <w:rFonts w:ascii="Calibri" w:hAnsi="Calibri"/>
                <w:sz w:val="18"/>
                <w:szCs w:val="18"/>
              </w:rPr>
            </w:pPr>
            <w:r>
              <w:rPr>
                <w:rFonts w:ascii="Calibri" w:hAnsi="Calibri"/>
                <w:sz w:val="18"/>
                <w:szCs w:val="18"/>
              </w:rPr>
              <w:t>10</w:t>
            </w:r>
          </w:p>
        </w:tc>
      </w:tr>
      <w:tr w:rsidR="00D070C6" w:rsidRPr="007E2934" w14:paraId="3DF6E2FA" w14:textId="77777777" w:rsidTr="003322A6">
        <w:trPr>
          <w:cantSplit/>
          <w:trHeight w:val="1589"/>
        </w:trPr>
        <w:tc>
          <w:tcPr>
            <w:tcW w:w="1468" w:type="dxa"/>
            <w:shd w:val="clear" w:color="auto" w:fill="auto"/>
            <w:vAlign w:val="bottom"/>
          </w:tcPr>
          <w:p w14:paraId="3DF6E2D5" w14:textId="132397D2" w:rsidR="00D070C6" w:rsidRPr="007E2934" w:rsidRDefault="009120FF" w:rsidP="00BB569C">
            <w:pPr>
              <w:keepNext/>
              <w:jc w:val="center"/>
              <w:rPr>
                <w:rFonts w:ascii="Calibri" w:hAnsi="Calibri"/>
                <w:b/>
                <w:sz w:val="18"/>
                <w:szCs w:val="18"/>
              </w:rPr>
            </w:pPr>
            <w:r>
              <w:rPr>
                <w:rFonts w:ascii="Calibri" w:hAnsi="Calibri"/>
                <w:sz w:val="18"/>
                <w:szCs w:val="18"/>
              </w:rPr>
              <w:t xml:space="preserve">SC </w:t>
            </w:r>
            <w:r w:rsidR="00D070C6" w:rsidRPr="003322A6">
              <w:rPr>
                <w:rFonts w:ascii="Calibri" w:hAnsi="Calibri"/>
                <w:sz w:val="18"/>
                <w:szCs w:val="18"/>
              </w:rPr>
              <w:t>System Identification or Name</w:t>
            </w:r>
          </w:p>
        </w:tc>
        <w:tc>
          <w:tcPr>
            <w:tcW w:w="1470" w:type="dxa"/>
            <w:shd w:val="clear" w:color="auto" w:fill="auto"/>
            <w:vAlign w:val="bottom"/>
          </w:tcPr>
          <w:p w14:paraId="3DF6E2D6" w14:textId="77777777" w:rsidR="00D070C6" w:rsidRPr="007E2934" w:rsidRDefault="00D070C6" w:rsidP="00BB569C">
            <w:pPr>
              <w:keepNext/>
              <w:jc w:val="center"/>
              <w:rPr>
                <w:rFonts w:ascii="Calibri" w:hAnsi="Calibri"/>
                <w:b/>
                <w:sz w:val="18"/>
                <w:szCs w:val="18"/>
              </w:rPr>
            </w:pPr>
            <w:r w:rsidRPr="003322A6">
              <w:rPr>
                <w:rFonts w:ascii="Calibri" w:hAnsi="Calibri"/>
                <w:sz w:val="18"/>
                <w:szCs w:val="18"/>
              </w:rPr>
              <w:t>SC System Location or Area Served</w:t>
            </w:r>
          </w:p>
        </w:tc>
        <w:tc>
          <w:tcPr>
            <w:tcW w:w="1400" w:type="dxa"/>
            <w:shd w:val="clear" w:color="auto" w:fill="auto"/>
            <w:vAlign w:val="bottom"/>
          </w:tcPr>
          <w:p w14:paraId="3DF6E2D7"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 xml:space="preserve">Exemption </w:t>
            </w:r>
          </w:p>
          <w:p w14:paraId="3DF6E2D8" w14:textId="77777777" w:rsidR="00D070C6" w:rsidRPr="007E2934" w:rsidRDefault="00D070C6" w:rsidP="00BB569C">
            <w:pPr>
              <w:keepNext/>
              <w:jc w:val="center"/>
              <w:rPr>
                <w:rFonts w:ascii="Calibri" w:hAnsi="Calibri"/>
                <w:b/>
                <w:sz w:val="18"/>
                <w:szCs w:val="18"/>
              </w:rPr>
            </w:pPr>
            <w:r w:rsidRPr="003322A6">
              <w:rPr>
                <w:rFonts w:ascii="Calibri" w:hAnsi="Calibri"/>
                <w:sz w:val="18"/>
                <w:szCs w:val="18"/>
              </w:rPr>
              <w:t>From Duct Leakage Requirements</w:t>
            </w:r>
          </w:p>
        </w:tc>
        <w:tc>
          <w:tcPr>
            <w:tcW w:w="1890" w:type="dxa"/>
            <w:shd w:val="clear" w:color="auto" w:fill="auto"/>
            <w:vAlign w:val="bottom"/>
          </w:tcPr>
          <w:p w14:paraId="3DF6E2D9" w14:textId="3075F337" w:rsidR="00D070C6" w:rsidRDefault="00D070C6" w:rsidP="00BB569C">
            <w:pPr>
              <w:keepNext/>
              <w:jc w:val="center"/>
              <w:rPr>
                <w:rFonts w:ascii="Calibri" w:hAnsi="Calibri"/>
                <w:sz w:val="18"/>
                <w:szCs w:val="18"/>
              </w:rPr>
            </w:pPr>
            <w:r w:rsidRPr="003322A6">
              <w:rPr>
                <w:rFonts w:ascii="Calibri" w:hAnsi="Calibri"/>
                <w:sz w:val="18"/>
                <w:szCs w:val="18"/>
              </w:rPr>
              <w:t>MCH</w:t>
            </w:r>
            <w:r w:rsidR="00CF5A5C">
              <w:rPr>
                <w:rFonts w:ascii="Calibri" w:hAnsi="Calibri"/>
                <w:sz w:val="18"/>
                <w:szCs w:val="18"/>
              </w:rPr>
              <w:t>-</w:t>
            </w:r>
            <w:r w:rsidRPr="003322A6">
              <w:rPr>
                <w:rFonts w:ascii="Calibri" w:hAnsi="Calibri"/>
                <w:sz w:val="18"/>
                <w:szCs w:val="18"/>
              </w:rPr>
              <w:t>20</w:t>
            </w:r>
          </w:p>
          <w:p w14:paraId="3DF6E2DA" w14:textId="77777777" w:rsidR="00D070C6" w:rsidRDefault="00D070C6" w:rsidP="00BB569C">
            <w:pPr>
              <w:keepNext/>
              <w:jc w:val="center"/>
              <w:rPr>
                <w:rFonts w:ascii="Calibri" w:hAnsi="Calibri"/>
                <w:sz w:val="18"/>
                <w:szCs w:val="18"/>
              </w:rPr>
            </w:pPr>
          </w:p>
          <w:p w14:paraId="3DF6E2DB" w14:textId="77777777" w:rsidR="00D070C6" w:rsidRDefault="00D070C6" w:rsidP="00BB569C">
            <w:pPr>
              <w:keepNext/>
              <w:jc w:val="center"/>
              <w:rPr>
                <w:rFonts w:ascii="Calibri" w:hAnsi="Calibri"/>
                <w:sz w:val="18"/>
                <w:szCs w:val="18"/>
              </w:rPr>
            </w:pPr>
          </w:p>
          <w:p w14:paraId="3DF6E2DC" w14:textId="77777777" w:rsidR="00D070C6" w:rsidRDefault="00D070C6" w:rsidP="00BB569C">
            <w:pPr>
              <w:keepNext/>
              <w:jc w:val="center"/>
              <w:rPr>
                <w:rFonts w:ascii="Calibri" w:hAnsi="Calibri"/>
                <w:sz w:val="18"/>
                <w:szCs w:val="18"/>
              </w:rPr>
            </w:pPr>
          </w:p>
          <w:p w14:paraId="3DF6E2DD" w14:textId="77777777" w:rsidR="00D070C6" w:rsidRPr="00631AEF" w:rsidRDefault="00D070C6" w:rsidP="00BB569C">
            <w:pPr>
              <w:keepNext/>
              <w:jc w:val="center"/>
              <w:rPr>
                <w:rFonts w:ascii="Calibri" w:hAnsi="Calibri"/>
                <w:sz w:val="18"/>
                <w:szCs w:val="18"/>
              </w:rPr>
            </w:pPr>
          </w:p>
          <w:p w14:paraId="3DF6E2DE"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Duct Leakage Test</w:t>
            </w:r>
          </w:p>
        </w:tc>
        <w:tc>
          <w:tcPr>
            <w:tcW w:w="1170" w:type="dxa"/>
            <w:shd w:val="clear" w:color="auto" w:fill="auto"/>
            <w:vAlign w:val="bottom"/>
          </w:tcPr>
          <w:p w14:paraId="3DF6E2DF"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 xml:space="preserve">Exemption from Minimum </w:t>
            </w:r>
          </w:p>
          <w:p w14:paraId="3DF6E2E0"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R-Value for Ducts In Conditioned Space</w:t>
            </w:r>
          </w:p>
        </w:tc>
        <w:tc>
          <w:tcPr>
            <w:tcW w:w="1339" w:type="dxa"/>
            <w:shd w:val="clear" w:color="auto" w:fill="auto"/>
            <w:vAlign w:val="bottom"/>
          </w:tcPr>
          <w:p w14:paraId="3DF6E2E1" w14:textId="3800608B" w:rsidR="00D070C6" w:rsidRDefault="00D070C6" w:rsidP="00BB569C">
            <w:pPr>
              <w:keepNext/>
              <w:jc w:val="center"/>
              <w:rPr>
                <w:rFonts w:ascii="Calibri" w:hAnsi="Calibri"/>
                <w:sz w:val="18"/>
                <w:szCs w:val="18"/>
              </w:rPr>
            </w:pPr>
            <w:r w:rsidRPr="003322A6">
              <w:rPr>
                <w:rFonts w:ascii="Calibri" w:hAnsi="Calibri"/>
                <w:sz w:val="18"/>
                <w:szCs w:val="18"/>
              </w:rPr>
              <w:t>MCH</w:t>
            </w:r>
            <w:r w:rsidR="00CF5A5C">
              <w:rPr>
                <w:rFonts w:ascii="Calibri" w:hAnsi="Calibri"/>
                <w:sz w:val="18"/>
                <w:szCs w:val="18"/>
              </w:rPr>
              <w:t>-</w:t>
            </w:r>
            <w:r w:rsidRPr="003322A6">
              <w:rPr>
                <w:rFonts w:ascii="Calibri" w:hAnsi="Calibri"/>
                <w:sz w:val="18"/>
                <w:szCs w:val="18"/>
              </w:rPr>
              <w:t>21</w:t>
            </w:r>
          </w:p>
          <w:p w14:paraId="3DF6E2E2" w14:textId="77777777" w:rsidR="00D070C6" w:rsidRDefault="00D070C6" w:rsidP="00BB569C">
            <w:pPr>
              <w:keepNext/>
              <w:jc w:val="center"/>
              <w:rPr>
                <w:rFonts w:ascii="Calibri" w:hAnsi="Calibri"/>
                <w:sz w:val="18"/>
                <w:szCs w:val="18"/>
              </w:rPr>
            </w:pPr>
          </w:p>
          <w:p w14:paraId="3DF6E2E3" w14:textId="77777777" w:rsidR="00D070C6" w:rsidRPr="00631AEF" w:rsidRDefault="00D070C6" w:rsidP="00BB569C">
            <w:pPr>
              <w:keepNext/>
              <w:jc w:val="center"/>
              <w:rPr>
                <w:rFonts w:ascii="Calibri" w:hAnsi="Calibri"/>
                <w:sz w:val="18"/>
                <w:szCs w:val="18"/>
              </w:rPr>
            </w:pPr>
          </w:p>
          <w:p w14:paraId="3DF6E2E5" w14:textId="1329A1F3" w:rsidR="00D070C6" w:rsidRPr="003322A6" w:rsidRDefault="00C4579C" w:rsidP="00BB569C">
            <w:pPr>
              <w:keepNext/>
              <w:jc w:val="center"/>
              <w:rPr>
                <w:rFonts w:ascii="Calibri" w:hAnsi="Calibri"/>
                <w:sz w:val="18"/>
                <w:szCs w:val="18"/>
              </w:rPr>
            </w:pPr>
            <w:r>
              <w:rPr>
                <w:rFonts w:ascii="Calibri" w:hAnsi="Calibri"/>
                <w:sz w:val="18"/>
                <w:szCs w:val="18"/>
              </w:rPr>
              <w:t>Duct Location Verification</w:t>
            </w:r>
          </w:p>
        </w:tc>
        <w:tc>
          <w:tcPr>
            <w:tcW w:w="1469" w:type="dxa"/>
            <w:shd w:val="clear" w:color="auto" w:fill="auto"/>
            <w:vAlign w:val="bottom"/>
          </w:tcPr>
          <w:p w14:paraId="3DF6E2E6" w14:textId="01848CFE" w:rsidR="00D070C6" w:rsidRDefault="00D070C6" w:rsidP="00BB569C">
            <w:pPr>
              <w:keepNext/>
              <w:jc w:val="center"/>
              <w:rPr>
                <w:rFonts w:ascii="Calibri" w:hAnsi="Calibri"/>
                <w:sz w:val="18"/>
                <w:szCs w:val="18"/>
              </w:rPr>
            </w:pPr>
            <w:r w:rsidRPr="003322A6">
              <w:rPr>
                <w:rFonts w:ascii="Calibri" w:hAnsi="Calibri"/>
                <w:sz w:val="18"/>
                <w:szCs w:val="18"/>
              </w:rPr>
              <w:t>MCH</w:t>
            </w:r>
            <w:r w:rsidR="00CF5A5C">
              <w:rPr>
                <w:rFonts w:ascii="Calibri" w:hAnsi="Calibri"/>
                <w:sz w:val="18"/>
                <w:szCs w:val="18"/>
              </w:rPr>
              <w:t>-</w:t>
            </w:r>
            <w:r w:rsidRPr="003322A6">
              <w:rPr>
                <w:rFonts w:ascii="Calibri" w:hAnsi="Calibri"/>
                <w:sz w:val="18"/>
                <w:szCs w:val="18"/>
              </w:rPr>
              <w:t>22</w:t>
            </w:r>
          </w:p>
          <w:p w14:paraId="3DF6E2E7" w14:textId="77777777" w:rsidR="00D070C6" w:rsidRDefault="00D070C6" w:rsidP="00BB569C">
            <w:pPr>
              <w:keepNext/>
              <w:jc w:val="center"/>
              <w:rPr>
                <w:rFonts w:ascii="Calibri" w:hAnsi="Calibri"/>
                <w:sz w:val="18"/>
                <w:szCs w:val="18"/>
              </w:rPr>
            </w:pPr>
          </w:p>
          <w:p w14:paraId="3DF6E2E8" w14:textId="77777777" w:rsidR="00D070C6" w:rsidRDefault="00D070C6" w:rsidP="00BB569C">
            <w:pPr>
              <w:keepNext/>
              <w:jc w:val="center"/>
              <w:rPr>
                <w:rFonts w:ascii="Calibri" w:hAnsi="Calibri"/>
                <w:sz w:val="18"/>
                <w:szCs w:val="18"/>
              </w:rPr>
            </w:pPr>
          </w:p>
          <w:p w14:paraId="3DF6E2E9" w14:textId="77777777" w:rsidR="00D070C6" w:rsidRPr="00631AEF" w:rsidRDefault="00D070C6" w:rsidP="00BB569C">
            <w:pPr>
              <w:keepNext/>
              <w:jc w:val="center"/>
              <w:rPr>
                <w:rFonts w:ascii="Calibri" w:hAnsi="Calibri"/>
                <w:sz w:val="18"/>
                <w:szCs w:val="18"/>
              </w:rPr>
            </w:pPr>
          </w:p>
          <w:p w14:paraId="3DF6E2EA"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AHU Fan Efficacy (W/cfm)</w:t>
            </w:r>
          </w:p>
        </w:tc>
        <w:tc>
          <w:tcPr>
            <w:tcW w:w="1470" w:type="dxa"/>
            <w:shd w:val="clear" w:color="auto" w:fill="auto"/>
            <w:vAlign w:val="bottom"/>
          </w:tcPr>
          <w:p w14:paraId="3DF6E2EB" w14:textId="55218D3E" w:rsidR="00D070C6" w:rsidRDefault="00D070C6" w:rsidP="00BB569C">
            <w:pPr>
              <w:keepNext/>
              <w:jc w:val="center"/>
              <w:rPr>
                <w:rFonts w:ascii="Calibri" w:hAnsi="Calibri"/>
                <w:sz w:val="18"/>
                <w:szCs w:val="18"/>
              </w:rPr>
            </w:pPr>
            <w:r w:rsidRPr="003322A6">
              <w:rPr>
                <w:rFonts w:ascii="Calibri" w:hAnsi="Calibri"/>
                <w:sz w:val="18"/>
                <w:szCs w:val="18"/>
              </w:rPr>
              <w:t>MCH</w:t>
            </w:r>
            <w:r w:rsidR="00CF5A5C">
              <w:rPr>
                <w:rFonts w:ascii="Calibri" w:hAnsi="Calibri"/>
                <w:sz w:val="18"/>
                <w:szCs w:val="18"/>
              </w:rPr>
              <w:t>-</w:t>
            </w:r>
            <w:r w:rsidRPr="003322A6">
              <w:rPr>
                <w:rFonts w:ascii="Calibri" w:hAnsi="Calibri"/>
                <w:sz w:val="18"/>
                <w:szCs w:val="18"/>
              </w:rPr>
              <w:t>23</w:t>
            </w:r>
          </w:p>
          <w:p w14:paraId="3DF6E2EC" w14:textId="77777777" w:rsidR="00D070C6" w:rsidRDefault="00D070C6" w:rsidP="00BB569C">
            <w:pPr>
              <w:keepNext/>
              <w:jc w:val="center"/>
              <w:rPr>
                <w:rFonts w:ascii="Calibri" w:hAnsi="Calibri"/>
                <w:sz w:val="18"/>
                <w:szCs w:val="18"/>
              </w:rPr>
            </w:pPr>
          </w:p>
          <w:p w14:paraId="3DF6E2ED" w14:textId="77777777" w:rsidR="00D070C6" w:rsidRPr="00631AEF" w:rsidRDefault="00D070C6" w:rsidP="00BB569C">
            <w:pPr>
              <w:keepNext/>
              <w:jc w:val="center"/>
              <w:rPr>
                <w:rFonts w:ascii="Calibri" w:hAnsi="Calibri"/>
                <w:sz w:val="18"/>
                <w:szCs w:val="18"/>
              </w:rPr>
            </w:pPr>
          </w:p>
          <w:p w14:paraId="3DF6E2EE"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AHU Airflow Rate</w:t>
            </w:r>
          </w:p>
          <w:p w14:paraId="3DF6E2EF"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(cfm/ton)</w:t>
            </w:r>
          </w:p>
        </w:tc>
        <w:tc>
          <w:tcPr>
            <w:tcW w:w="1662" w:type="dxa"/>
            <w:shd w:val="clear" w:color="auto" w:fill="auto"/>
            <w:vAlign w:val="bottom"/>
          </w:tcPr>
          <w:p w14:paraId="3DF6E2F0" w14:textId="03345A5F" w:rsidR="00D070C6" w:rsidRDefault="00D070C6" w:rsidP="00BB569C">
            <w:pPr>
              <w:keepNext/>
              <w:jc w:val="center"/>
              <w:rPr>
                <w:rFonts w:ascii="Calibri" w:hAnsi="Calibri"/>
                <w:sz w:val="18"/>
                <w:szCs w:val="18"/>
              </w:rPr>
            </w:pPr>
            <w:r w:rsidRPr="003322A6">
              <w:rPr>
                <w:rFonts w:ascii="Calibri" w:hAnsi="Calibri"/>
                <w:sz w:val="18"/>
                <w:szCs w:val="18"/>
              </w:rPr>
              <w:t>MCH</w:t>
            </w:r>
            <w:r w:rsidR="00CF5A5C">
              <w:rPr>
                <w:rFonts w:ascii="Calibri" w:hAnsi="Calibri"/>
                <w:sz w:val="18"/>
                <w:szCs w:val="18"/>
              </w:rPr>
              <w:t>-</w:t>
            </w:r>
            <w:r w:rsidRPr="003322A6">
              <w:rPr>
                <w:rFonts w:ascii="Calibri" w:hAnsi="Calibri"/>
                <w:sz w:val="18"/>
                <w:szCs w:val="18"/>
              </w:rPr>
              <w:t>25</w:t>
            </w:r>
          </w:p>
          <w:p w14:paraId="3DF6E2F1" w14:textId="77777777" w:rsidR="00D070C6" w:rsidRDefault="00D070C6" w:rsidP="00BB569C">
            <w:pPr>
              <w:keepNext/>
              <w:jc w:val="center"/>
              <w:rPr>
                <w:rFonts w:ascii="Calibri" w:hAnsi="Calibri"/>
                <w:sz w:val="18"/>
                <w:szCs w:val="18"/>
              </w:rPr>
            </w:pPr>
          </w:p>
          <w:p w14:paraId="3DF6E2F2" w14:textId="77777777" w:rsidR="00D070C6" w:rsidRDefault="00D070C6" w:rsidP="00BB569C">
            <w:pPr>
              <w:keepNext/>
              <w:jc w:val="center"/>
              <w:rPr>
                <w:rFonts w:ascii="Calibri" w:hAnsi="Calibri"/>
                <w:sz w:val="18"/>
                <w:szCs w:val="18"/>
              </w:rPr>
            </w:pPr>
          </w:p>
          <w:p w14:paraId="3DF6E2F3" w14:textId="77777777" w:rsidR="00D070C6" w:rsidRDefault="00D070C6" w:rsidP="00BB569C">
            <w:pPr>
              <w:keepNext/>
              <w:jc w:val="center"/>
              <w:rPr>
                <w:rFonts w:ascii="Calibri" w:hAnsi="Calibri"/>
                <w:sz w:val="18"/>
                <w:szCs w:val="18"/>
              </w:rPr>
            </w:pPr>
          </w:p>
          <w:p w14:paraId="3DF6E2F4" w14:textId="77777777" w:rsidR="00D070C6" w:rsidRPr="00631AEF" w:rsidRDefault="00D070C6" w:rsidP="00BB569C">
            <w:pPr>
              <w:keepNext/>
              <w:jc w:val="center"/>
              <w:rPr>
                <w:rFonts w:ascii="Calibri" w:hAnsi="Calibri"/>
                <w:sz w:val="18"/>
                <w:szCs w:val="18"/>
              </w:rPr>
            </w:pPr>
          </w:p>
          <w:p w14:paraId="3DF6E2F5" w14:textId="77777777" w:rsidR="00D070C6" w:rsidRPr="003322A6" w:rsidRDefault="00D070C6" w:rsidP="00BB569C">
            <w:pPr>
              <w:keepNext/>
              <w:jc w:val="center"/>
              <w:rPr>
                <w:rFonts w:ascii="Calibri" w:hAnsi="Calibri"/>
                <w:sz w:val="18"/>
                <w:szCs w:val="18"/>
              </w:rPr>
            </w:pPr>
            <w:r w:rsidRPr="003322A6">
              <w:rPr>
                <w:rFonts w:ascii="Calibri" w:hAnsi="Calibri"/>
                <w:sz w:val="18"/>
                <w:szCs w:val="18"/>
              </w:rPr>
              <w:t>Refrigerant Charge</w:t>
            </w:r>
          </w:p>
        </w:tc>
        <w:tc>
          <w:tcPr>
            <w:tcW w:w="1278" w:type="dxa"/>
            <w:shd w:val="clear" w:color="auto" w:fill="auto"/>
            <w:vAlign w:val="bottom"/>
          </w:tcPr>
          <w:p w14:paraId="3DF6E2F6" w14:textId="4363505D" w:rsidR="00D070C6" w:rsidRDefault="00D070C6" w:rsidP="00BB569C">
            <w:pPr>
              <w:keepNext/>
              <w:jc w:val="center"/>
              <w:rPr>
                <w:rFonts w:ascii="Calibri" w:hAnsi="Calibri"/>
                <w:sz w:val="18"/>
                <w:szCs w:val="18"/>
              </w:rPr>
            </w:pPr>
            <w:r w:rsidRPr="003322A6">
              <w:rPr>
                <w:rFonts w:ascii="Calibri" w:hAnsi="Calibri"/>
                <w:sz w:val="18"/>
                <w:szCs w:val="18"/>
              </w:rPr>
              <w:t>MCH</w:t>
            </w:r>
            <w:r w:rsidR="00CF5A5C">
              <w:rPr>
                <w:rFonts w:ascii="Calibri" w:hAnsi="Calibri"/>
                <w:sz w:val="18"/>
                <w:szCs w:val="18"/>
              </w:rPr>
              <w:t>-</w:t>
            </w:r>
            <w:r w:rsidRPr="003322A6">
              <w:rPr>
                <w:rFonts w:ascii="Calibri" w:hAnsi="Calibri"/>
                <w:sz w:val="18"/>
                <w:szCs w:val="18"/>
              </w:rPr>
              <w:t>28</w:t>
            </w:r>
          </w:p>
          <w:p w14:paraId="3DF6E2F7" w14:textId="0A7B9B19" w:rsidR="00D070C6" w:rsidRDefault="00D070C6" w:rsidP="00BB569C">
            <w:pPr>
              <w:keepNext/>
              <w:jc w:val="center"/>
              <w:rPr>
                <w:rFonts w:ascii="Calibri" w:hAnsi="Calibri"/>
                <w:sz w:val="18"/>
                <w:szCs w:val="18"/>
              </w:rPr>
            </w:pPr>
          </w:p>
          <w:p w14:paraId="3DF6E2F8" w14:textId="77777777" w:rsidR="00D070C6" w:rsidRPr="00631AEF" w:rsidRDefault="00D070C6" w:rsidP="00BB569C">
            <w:pPr>
              <w:keepNext/>
              <w:jc w:val="center"/>
              <w:rPr>
                <w:rFonts w:ascii="Calibri" w:hAnsi="Calibri"/>
                <w:sz w:val="18"/>
                <w:szCs w:val="18"/>
              </w:rPr>
            </w:pPr>
          </w:p>
          <w:p w14:paraId="3DF6E2F9" w14:textId="31F1CF67" w:rsidR="00D070C6" w:rsidRPr="003322A6" w:rsidRDefault="00D070C6" w:rsidP="00244578">
            <w:pPr>
              <w:keepNext/>
              <w:jc w:val="center"/>
              <w:rPr>
                <w:rFonts w:ascii="Calibri" w:hAnsi="Calibri"/>
                <w:sz w:val="18"/>
                <w:szCs w:val="18"/>
              </w:rPr>
            </w:pPr>
            <w:r w:rsidRPr="003322A6">
              <w:rPr>
                <w:rFonts w:ascii="Calibri" w:hAnsi="Calibri"/>
                <w:sz w:val="18"/>
                <w:szCs w:val="18"/>
              </w:rPr>
              <w:t>Return Duct Design - Table 150.0-</w:t>
            </w:r>
            <w:r w:rsidR="00244578">
              <w:rPr>
                <w:rFonts w:ascii="Calibri" w:hAnsi="Calibri"/>
                <w:sz w:val="18"/>
                <w:szCs w:val="18"/>
              </w:rPr>
              <w:t>B</w:t>
            </w:r>
            <w:r w:rsidRPr="003322A6">
              <w:rPr>
                <w:rFonts w:ascii="Calibri" w:hAnsi="Calibri"/>
                <w:sz w:val="18"/>
                <w:szCs w:val="18"/>
              </w:rPr>
              <w:t xml:space="preserve"> or </w:t>
            </w:r>
            <w:r w:rsidR="00244578">
              <w:rPr>
                <w:rFonts w:ascii="Calibri" w:hAnsi="Calibri"/>
                <w:sz w:val="18"/>
                <w:szCs w:val="18"/>
              </w:rPr>
              <w:t>C</w:t>
            </w:r>
          </w:p>
        </w:tc>
      </w:tr>
      <w:tr w:rsidR="00BB569C" w:rsidRPr="007E2934" w14:paraId="3DF6E305" w14:textId="77777777" w:rsidTr="00B651AA">
        <w:trPr>
          <w:cantSplit/>
          <w:trHeight w:val="359"/>
        </w:trPr>
        <w:tc>
          <w:tcPr>
            <w:tcW w:w="1468" w:type="dxa"/>
            <w:shd w:val="clear" w:color="auto" w:fill="auto"/>
          </w:tcPr>
          <w:p w14:paraId="3DF6E2FB" w14:textId="77777777" w:rsidR="00BB569C" w:rsidRPr="007E2934" w:rsidRDefault="00BB569C" w:rsidP="00BB569C">
            <w:pPr>
              <w:keepNext/>
              <w:rPr>
                <w:rFonts w:ascii="Calibri" w:hAnsi="Calibri"/>
                <w:sz w:val="18"/>
                <w:szCs w:val="18"/>
              </w:rPr>
            </w:pPr>
          </w:p>
        </w:tc>
        <w:tc>
          <w:tcPr>
            <w:tcW w:w="1470" w:type="dxa"/>
            <w:shd w:val="clear" w:color="auto" w:fill="auto"/>
          </w:tcPr>
          <w:p w14:paraId="3DF6E2FC" w14:textId="77777777" w:rsidR="00BB569C" w:rsidRPr="007E2934" w:rsidRDefault="00BB569C" w:rsidP="00BB569C">
            <w:pPr>
              <w:keepNext/>
              <w:rPr>
                <w:rFonts w:ascii="Calibri" w:hAnsi="Calibri"/>
                <w:sz w:val="18"/>
                <w:szCs w:val="18"/>
              </w:rPr>
            </w:pPr>
          </w:p>
        </w:tc>
        <w:tc>
          <w:tcPr>
            <w:tcW w:w="1400" w:type="dxa"/>
            <w:shd w:val="clear" w:color="auto" w:fill="auto"/>
          </w:tcPr>
          <w:p w14:paraId="3DF6E2FD" w14:textId="77777777" w:rsidR="00BB569C" w:rsidRPr="008022E4" w:rsidRDefault="00BB569C" w:rsidP="00BB569C">
            <w:pPr>
              <w:keepNext/>
              <w:rPr>
                <w:rFonts w:asciiTheme="minorHAnsi" w:hAnsiTheme="minorHAnsi"/>
                <w:sz w:val="16"/>
                <w:szCs w:val="16"/>
              </w:rPr>
            </w:pPr>
          </w:p>
        </w:tc>
        <w:tc>
          <w:tcPr>
            <w:tcW w:w="1890" w:type="dxa"/>
            <w:shd w:val="clear" w:color="auto" w:fill="auto"/>
          </w:tcPr>
          <w:p w14:paraId="3DF6E2FE" w14:textId="77777777" w:rsidR="00BB569C" w:rsidRPr="007E2934" w:rsidRDefault="00BB569C" w:rsidP="00BB569C">
            <w:pPr>
              <w:keepNext/>
              <w:rPr>
                <w:rFonts w:ascii="Calibri" w:hAnsi="Calibri"/>
                <w:i/>
                <w:sz w:val="18"/>
                <w:szCs w:val="18"/>
              </w:rPr>
            </w:pPr>
          </w:p>
        </w:tc>
        <w:tc>
          <w:tcPr>
            <w:tcW w:w="1170" w:type="dxa"/>
            <w:shd w:val="clear" w:color="auto" w:fill="auto"/>
          </w:tcPr>
          <w:p w14:paraId="3DF6E2FF" w14:textId="77777777" w:rsidR="00BB569C" w:rsidRPr="00BB4142" w:rsidRDefault="00BB569C" w:rsidP="00BB569C">
            <w:pPr>
              <w:keepNext/>
              <w:rPr>
                <w:rFonts w:asciiTheme="minorHAnsi" w:hAnsiTheme="minorHAnsi"/>
                <w:sz w:val="16"/>
                <w:szCs w:val="16"/>
              </w:rPr>
            </w:pPr>
          </w:p>
        </w:tc>
        <w:tc>
          <w:tcPr>
            <w:tcW w:w="1339" w:type="dxa"/>
            <w:shd w:val="clear" w:color="auto" w:fill="auto"/>
          </w:tcPr>
          <w:p w14:paraId="3DF6E300" w14:textId="77777777" w:rsidR="00BB569C" w:rsidRPr="007E2934" w:rsidRDefault="00BB569C" w:rsidP="00BB569C">
            <w:pPr>
              <w:keepNext/>
              <w:rPr>
                <w:rFonts w:ascii="Calibri" w:hAnsi="Calibri"/>
                <w:sz w:val="18"/>
                <w:szCs w:val="18"/>
              </w:rPr>
            </w:pPr>
          </w:p>
        </w:tc>
        <w:tc>
          <w:tcPr>
            <w:tcW w:w="1469" w:type="dxa"/>
            <w:shd w:val="clear" w:color="auto" w:fill="auto"/>
          </w:tcPr>
          <w:p w14:paraId="3DF6E301" w14:textId="77777777" w:rsidR="00BB569C" w:rsidRPr="007E2934" w:rsidRDefault="00BB569C" w:rsidP="00BB569C">
            <w:pPr>
              <w:keepNext/>
              <w:rPr>
                <w:rFonts w:ascii="Calibri" w:hAnsi="Calibri"/>
                <w:sz w:val="18"/>
                <w:szCs w:val="18"/>
              </w:rPr>
            </w:pPr>
          </w:p>
        </w:tc>
        <w:tc>
          <w:tcPr>
            <w:tcW w:w="1470" w:type="dxa"/>
            <w:shd w:val="clear" w:color="auto" w:fill="auto"/>
          </w:tcPr>
          <w:p w14:paraId="3DF6E302" w14:textId="77777777" w:rsidR="00BB569C" w:rsidRPr="007E2934" w:rsidRDefault="00BB569C" w:rsidP="00BB569C">
            <w:pPr>
              <w:keepNext/>
              <w:rPr>
                <w:rFonts w:ascii="Calibri" w:hAnsi="Calibri"/>
                <w:sz w:val="18"/>
                <w:szCs w:val="18"/>
              </w:rPr>
            </w:pPr>
          </w:p>
        </w:tc>
        <w:tc>
          <w:tcPr>
            <w:tcW w:w="1662" w:type="dxa"/>
            <w:shd w:val="clear" w:color="auto" w:fill="auto"/>
          </w:tcPr>
          <w:p w14:paraId="3DF6E303" w14:textId="77777777" w:rsidR="00BB569C" w:rsidRPr="007E2934" w:rsidRDefault="00BB569C" w:rsidP="00BB569C">
            <w:pPr>
              <w:keepNext/>
              <w:rPr>
                <w:rFonts w:ascii="Calibri" w:hAnsi="Calibri"/>
                <w:sz w:val="18"/>
                <w:szCs w:val="18"/>
              </w:rPr>
            </w:pPr>
          </w:p>
        </w:tc>
        <w:tc>
          <w:tcPr>
            <w:tcW w:w="1278" w:type="dxa"/>
            <w:shd w:val="clear" w:color="auto" w:fill="auto"/>
          </w:tcPr>
          <w:p w14:paraId="3DF6E304" w14:textId="77777777" w:rsidR="00BB569C" w:rsidRPr="007E2934" w:rsidRDefault="00BB569C" w:rsidP="00BB569C">
            <w:pPr>
              <w:keepNext/>
              <w:rPr>
                <w:rFonts w:ascii="Calibri" w:hAnsi="Calibri"/>
                <w:sz w:val="18"/>
                <w:szCs w:val="18"/>
              </w:rPr>
            </w:pPr>
          </w:p>
        </w:tc>
      </w:tr>
      <w:tr w:rsidR="00BB569C" w:rsidRPr="007E2934" w14:paraId="3DF6E310" w14:textId="77777777" w:rsidTr="00B651AA">
        <w:trPr>
          <w:cantSplit/>
          <w:trHeight w:val="332"/>
        </w:trPr>
        <w:tc>
          <w:tcPr>
            <w:tcW w:w="1468" w:type="dxa"/>
            <w:shd w:val="clear" w:color="auto" w:fill="auto"/>
            <w:vAlign w:val="bottom"/>
          </w:tcPr>
          <w:p w14:paraId="3DF6E306" w14:textId="77777777" w:rsidR="00BB569C" w:rsidRPr="007E2934" w:rsidRDefault="00BB569C" w:rsidP="00BB569C">
            <w:pPr>
              <w:keepNext/>
              <w:jc w:val="center"/>
              <w:rPr>
                <w:rFonts w:ascii="Calibri" w:hAnsi="Calibri"/>
                <w:sz w:val="18"/>
                <w:szCs w:val="18"/>
              </w:rPr>
            </w:pPr>
          </w:p>
        </w:tc>
        <w:tc>
          <w:tcPr>
            <w:tcW w:w="1470" w:type="dxa"/>
            <w:shd w:val="clear" w:color="auto" w:fill="auto"/>
            <w:vAlign w:val="bottom"/>
          </w:tcPr>
          <w:p w14:paraId="3DF6E307" w14:textId="77777777" w:rsidR="00BB569C" w:rsidRPr="007E2934" w:rsidRDefault="00BB569C" w:rsidP="00BB569C">
            <w:pPr>
              <w:keepNext/>
              <w:jc w:val="center"/>
              <w:rPr>
                <w:rFonts w:ascii="Calibri" w:hAnsi="Calibri"/>
                <w:sz w:val="18"/>
                <w:szCs w:val="18"/>
              </w:rPr>
            </w:pPr>
          </w:p>
        </w:tc>
        <w:tc>
          <w:tcPr>
            <w:tcW w:w="1400" w:type="dxa"/>
            <w:shd w:val="clear" w:color="auto" w:fill="auto"/>
            <w:vAlign w:val="bottom"/>
          </w:tcPr>
          <w:p w14:paraId="3DF6E308" w14:textId="77777777" w:rsidR="00BB569C" w:rsidRPr="007E2934" w:rsidRDefault="00BB569C" w:rsidP="00BB569C">
            <w:pPr>
              <w:keepNext/>
              <w:jc w:val="center"/>
              <w:rPr>
                <w:rFonts w:ascii="Calibri" w:hAnsi="Calibri"/>
                <w:sz w:val="18"/>
                <w:szCs w:val="18"/>
              </w:rPr>
            </w:pPr>
          </w:p>
        </w:tc>
        <w:tc>
          <w:tcPr>
            <w:tcW w:w="1890" w:type="dxa"/>
            <w:shd w:val="clear" w:color="auto" w:fill="auto"/>
            <w:vAlign w:val="bottom"/>
          </w:tcPr>
          <w:p w14:paraId="3DF6E309" w14:textId="77777777" w:rsidR="00BB569C" w:rsidRPr="007E2934" w:rsidRDefault="00BB569C" w:rsidP="00BB569C">
            <w:pPr>
              <w:keepNext/>
              <w:jc w:val="center"/>
              <w:rPr>
                <w:rFonts w:ascii="Calibri" w:hAnsi="Calibri"/>
                <w:sz w:val="18"/>
                <w:szCs w:val="18"/>
              </w:rPr>
            </w:pPr>
          </w:p>
        </w:tc>
        <w:tc>
          <w:tcPr>
            <w:tcW w:w="1170" w:type="dxa"/>
            <w:shd w:val="clear" w:color="auto" w:fill="auto"/>
          </w:tcPr>
          <w:p w14:paraId="3DF6E30A" w14:textId="77777777" w:rsidR="00BB569C" w:rsidRPr="007E2934" w:rsidRDefault="00BB569C" w:rsidP="00BB569C">
            <w:pPr>
              <w:keepNext/>
              <w:jc w:val="center"/>
              <w:rPr>
                <w:rFonts w:ascii="Calibri" w:hAnsi="Calibri"/>
                <w:sz w:val="18"/>
                <w:szCs w:val="18"/>
              </w:rPr>
            </w:pPr>
          </w:p>
        </w:tc>
        <w:tc>
          <w:tcPr>
            <w:tcW w:w="1339" w:type="dxa"/>
            <w:shd w:val="clear" w:color="auto" w:fill="auto"/>
            <w:vAlign w:val="bottom"/>
          </w:tcPr>
          <w:p w14:paraId="3DF6E30B" w14:textId="77777777" w:rsidR="00BB569C" w:rsidRPr="007E2934" w:rsidRDefault="00BB569C" w:rsidP="00BB569C">
            <w:pPr>
              <w:keepNext/>
              <w:jc w:val="center"/>
              <w:rPr>
                <w:rFonts w:ascii="Calibri" w:hAnsi="Calibri"/>
                <w:sz w:val="18"/>
                <w:szCs w:val="18"/>
              </w:rPr>
            </w:pPr>
          </w:p>
        </w:tc>
        <w:tc>
          <w:tcPr>
            <w:tcW w:w="1469" w:type="dxa"/>
            <w:shd w:val="clear" w:color="auto" w:fill="auto"/>
            <w:vAlign w:val="bottom"/>
          </w:tcPr>
          <w:p w14:paraId="3DF6E30C" w14:textId="77777777" w:rsidR="00BB569C" w:rsidRPr="007E2934" w:rsidRDefault="00BB569C" w:rsidP="00BB569C">
            <w:pPr>
              <w:keepNext/>
              <w:jc w:val="center"/>
              <w:rPr>
                <w:rFonts w:ascii="Calibri" w:hAnsi="Calibri"/>
                <w:sz w:val="18"/>
                <w:szCs w:val="18"/>
              </w:rPr>
            </w:pPr>
          </w:p>
        </w:tc>
        <w:tc>
          <w:tcPr>
            <w:tcW w:w="1470" w:type="dxa"/>
            <w:shd w:val="clear" w:color="auto" w:fill="auto"/>
            <w:vAlign w:val="bottom"/>
          </w:tcPr>
          <w:p w14:paraId="3DF6E30D" w14:textId="77777777" w:rsidR="00BB569C" w:rsidRPr="007E2934" w:rsidRDefault="00BB569C" w:rsidP="00BB569C">
            <w:pPr>
              <w:keepNext/>
              <w:jc w:val="center"/>
              <w:rPr>
                <w:rFonts w:ascii="Calibri" w:hAnsi="Calibri"/>
                <w:sz w:val="18"/>
                <w:szCs w:val="18"/>
              </w:rPr>
            </w:pPr>
          </w:p>
        </w:tc>
        <w:tc>
          <w:tcPr>
            <w:tcW w:w="1662" w:type="dxa"/>
            <w:shd w:val="clear" w:color="auto" w:fill="auto"/>
            <w:vAlign w:val="bottom"/>
          </w:tcPr>
          <w:p w14:paraId="3DF6E30E" w14:textId="77777777" w:rsidR="00BB569C" w:rsidRPr="007E2934" w:rsidRDefault="00BB569C" w:rsidP="00BB569C">
            <w:pPr>
              <w:keepNext/>
              <w:jc w:val="center"/>
              <w:rPr>
                <w:rFonts w:ascii="Calibri" w:hAnsi="Calibri"/>
                <w:sz w:val="18"/>
                <w:szCs w:val="18"/>
              </w:rPr>
            </w:pPr>
          </w:p>
        </w:tc>
        <w:tc>
          <w:tcPr>
            <w:tcW w:w="1278" w:type="dxa"/>
            <w:shd w:val="clear" w:color="auto" w:fill="auto"/>
            <w:vAlign w:val="bottom"/>
          </w:tcPr>
          <w:p w14:paraId="3DF6E30F" w14:textId="77777777" w:rsidR="00BB569C" w:rsidRPr="007E2934" w:rsidRDefault="00BB569C" w:rsidP="00BB569C">
            <w:pPr>
              <w:keepNext/>
              <w:jc w:val="center"/>
              <w:rPr>
                <w:rFonts w:ascii="Calibri" w:hAnsi="Calibri"/>
                <w:sz w:val="18"/>
                <w:szCs w:val="18"/>
              </w:rPr>
            </w:pPr>
          </w:p>
        </w:tc>
      </w:tr>
      <w:tr w:rsidR="00BB569C" w:rsidRPr="007E2934" w14:paraId="3DF6E312" w14:textId="77777777" w:rsidTr="00B651AA">
        <w:trPr>
          <w:cantSplit/>
        </w:trPr>
        <w:tc>
          <w:tcPr>
            <w:tcW w:w="14616" w:type="dxa"/>
            <w:gridSpan w:val="10"/>
            <w:shd w:val="clear" w:color="auto" w:fill="auto"/>
          </w:tcPr>
          <w:p w14:paraId="3DF6E311" w14:textId="77777777" w:rsidR="00BB569C" w:rsidRPr="007E2934" w:rsidRDefault="00BB569C" w:rsidP="00BB569C">
            <w:pPr>
              <w:keepNext/>
              <w:rPr>
                <w:rFonts w:ascii="Calibri" w:hAnsi="Calibri"/>
                <w:sz w:val="18"/>
                <w:szCs w:val="18"/>
              </w:rPr>
            </w:pPr>
            <w:r w:rsidRPr="007E2934">
              <w:rPr>
                <w:rFonts w:ascii="Calibri" w:hAnsi="Calibri"/>
                <w:sz w:val="18"/>
                <w:szCs w:val="18"/>
              </w:rPr>
              <w:t>Notes:</w:t>
            </w:r>
          </w:p>
        </w:tc>
      </w:tr>
    </w:tbl>
    <w:p w14:paraId="3DF6E313" w14:textId="77777777" w:rsidR="00BB569C" w:rsidRDefault="00BB569C" w:rsidP="00BB569C">
      <w:pPr>
        <w:rPr>
          <w:rFonts w:ascii="Calibri" w:hAnsi="Calibri"/>
          <w:sz w:val="18"/>
          <w:szCs w:val="18"/>
        </w:rPr>
      </w:pPr>
    </w:p>
    <w:tbl>
      <w:tblPr>
        <w:tblW w:w="4988" w:type="pct"/>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450"/>
        <w:gridCol w:w="14131"/>
      </w:tblGrid>
      <w:tr w:rsidR="00BB569C" w:rsidRPr="007E2934" w14:paraId="3DF6E316" w14:textId="77777777" w:rsidTr="000E59FB">
        <w:trPr>
          <w:cantSplit/>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tcPr>
          <w:p w14:paraId="3DF6E314" w14:textId="77777777" w:rsidR="00BB569C" w:rsidRPr="008730AC" w:rsidRDefault="00BB569C" w:rsidP="00BB569C">
            <w:pPr>
              <w:keepNext/>
              <w:rPr>
                <w:rFonts w:ascii="Calibri" w:hAnsi="Calibri"/>
                <w:b/>
                <w:sz w:val="18"/>
                <w:szCs w:val="18"/>
              </w:rPr>
            </w:pPr>
            <w:r w:rsidRPr="00970AC4">
              <w:rPr>
                <w:rFonts w:ascii="Calibri" w:hAnsi="Calibri"/>
                <w:b/>
                <w:szCs w:val="18"/>
              </w:rPr>
              <w:t>K. Space Conditioning Systems, Ducts and Fans – Mandatory Requirements and Additional Measures</w:t>
            </w:r>
          </w:p>
          <w:p w14:paraId="3DF6E315" w14:textId="77777777" w:rsidR="00BB569C" w:rsidRDefault="00BB569C" w:rsidP="00BB569C">
            <w:pPr>
              <w:keepNext/>
              <w:rPr>
                <w:rFonts w:ascii="Calibri" w:hAnsi="Calibri"/>
                <w:b/>
                <w:sz w:val="18"/>
                <w:szCs w:val="18"/>
              </w:rPr>
            </w:pPr>
            <w:r w:rsidRPr="008730AC">
              <w:rPr>
                <w:rFonts w:asciiTheme="minorHAnsi" w:eastAsia="Cambria" w:hAnsiTheme="minorHAnsi"/>
                <w:sz w:val="18"/>
                <w:szCs w:val="18"/>
              </w:rPr>
              <w:t xml:space="preserve">Note: Additional mandatory requirements from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Pr>
                <w:rFonts w:asciiTheme="minorHAnsi" w:eastAsia="Cambria" w:hAnsiTheme="minorHAnsi"/>
                <w:sz w:val="18"/>
                <w:szCs w:val="18"/>
              </w:rPr>
              <w:t>be applicable</w:t>
            </w:r>
            <w:r w:rsidRPr="008730AC">
              <w:rPr>
                <w:rFonts w:asciiTheme="minorHAnsi" w:eastAsia="Cambria" w:hAnsiTheme="minorHAnsi"/>
                <w:sz w:val="18"/>
                <w:szCs w:val="18"/>
              </w:rPr>
              <w:t xml:space="preserve"> to </w:t>
            </w:r>
            <w:r>
              <w:rPr>
                <w:rFonts w:asciiTheme="minorHAnsi" w:eastAsia="Cambria" w:hAnsiTheme="minorHAnsi"/>
                <w:sz w:val="18"/>
                <w:szCs w:val="18"/>
              </w:rPr>
              <w:t>some</w:t>
            </w:r>
            <w:r w:rsidRPr="008730AC">
              <w:rPr>
                <w:rFonts w:asciiTheme="minorHAnsi" w:eastAsia="Cambria" w:hAnsiTheme="minorHAnsi"/>
                <w:sz w:val="18"/>
                <w:szCs w:val="18"/>
              </w:rPr>
              <w:t xml:space="preserve"> systems. These requirements </w:t>
            </w:r>
            <w:r>
              <w:rPr>
                <w:rFonts w:asciiTheme="minorHAnsi" w:eastAsia="Cambria" w:hAnsiTheme="minorHAnsi"/>
                <w:sz w:val="18"/>
                <w:szCs w:val="18"/>
              </w:rPr>
              <w:t xml:space="preserve">may be applicable to </w:t>
            </w:r>
            <w:r w:rsidRPr="008730AC">
              <w:rPr>
                <w:rFonts w:asciiTheme="minorHAnsi" w:eastAsia="Cambria" w:hAnsiTheme="minorHAnsi"/>
                <w:sz w:val="18"/>
                <w:szCs w:val="18"/>
              </w:rPr>
              <w:t xml:space="preserve">only newly installed equipment </w:t>
            </w:r>
            <w:r>
              <w:rPr>
                <w:rFonts w:asciiTheme="minorHAnsi" w:eastAsia="Cambria" w:hAnsiTheme="minorHAnsi"/>
                <w:sz w:val="18"/>
                <w:szCs w:val="18"/>
              </w:rPr>
              <w:t>or</w:t>
            </w:r>
            <w:r w:rsidRPr="008730AC">
              <w:rPr>
                <w:rFonts w:asciiTheme="minorHAnsi" w:eastAsia="Cambria" w:hAnsiTheme="minorHAnsi"/>
                <w:sz w:val="18"/>
                <w:szCs w:val="18"/>
              </w:rPr>
              <w:t xml:space="preserve"> portions of the system that are altered.  Existing equipment may be exempt from these requirements.</w:t>
            </w:r>
          </w:p>
        </w:tc>
      </w:tr>
      <w:tr w:rsidR="00BB569C" w:rsidRPr="007E2934" w14:paraId="3DF6E318" w14:textId="77777777" w:rsidTr="000E59FB">
        <w:tblPrEx>
          <w:tblCellMar>
            <w:left w:w="115" w:type="dxa"/>
            <w:right w:w="115" w:type="dxa"/>
          </w:tblCellMar>
          <w:tblLook w:val="0000" w:firstRow="0" w:lastRow="0" w:firstColumn="0" w:lastColumn="0" w:noHBand="0" w:noVBand="0"/>
        </w:tblPrEx>
        <w:trPr>
          <w:cantSplit/>
          <w:trHeight w:val="259"/>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F6E317" w14:textId="77777777" w:rsidR="00BB569C" w:rsidRPr="006E7B9D" w:rsidRDefault="00BB569C" w:rsidP="00BB569C">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BB569C" w:rsidRPr="007E2934" w14:paraId="3DF6E31B"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19"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1A" w14:textId="77777777" w:rsidR="00BB569C" w:rsidRPr="006E7B9D"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BB569C" w:rsidRPr="007E2934" w14:paraId="3DF6E31E"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1C"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1D" w14:textId="77777777" w:rsidR="00BB569C" w:rsidRPr="006E7B9D"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All unitary heating systems, including heat pumps, must be controlled by a setback thermostat. These thermostats must be capable of allowing the occupant to program the temperature set points for at least four different periods in 24 hours. </w:t>
            </w:r>
            <w:r>
              <w:rPr>
                <w:rFonts w:asciiTheme="minorHAnsi" w:eastAsia="Cambria" w:hAnsiTheme="minorHAnsi"/>
                <w:sz w:val="18"/>
                <w:szCs w:val="18"/>
              </w:rPr>
              <w:t xml:space="preserve">See Sections </w:t>
            </w:r>
            <w:r w:rsidRPr="008730AC">
              <w:rPr>
                <w:rFonts w:asciiTheme="minorHAnsi" w:eastAsia="Cambria" w:hAnsiTheme="minorHAnsi"/>
                <w:sz w:val="18"/>
                <w:szCs w:val="18"/>
              </w:rPr>
              <w:t>150.0(i), 110.2(b)</w:t>
            </w:r>
            <w:r>
              <w:rPr>
                <w:rFonts w:asciiTheme="minorHAnsi" w:eastAsia="Cambria" w:hAnsiTheme="minorHAnsi"/>
                <w:sz w:val="18"/>
                <w:szCs w:val="18"/>
              </w:rPr>
              <w:t>.</w:t>
            </w:r>
          </w:p>
        </w:tc>
      </w:tr>
      <w:tr w:rsidR="00BB569C" w:rsidRPr="007E2934" w14:paraId="3DF6E321"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1F"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20" w14:textId="77777777" w:rsidR="00BB569C" w:rsidRPr="006E7B9D"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Sizing:</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undersizing or oversizing. </w:t>
            </w:r>
            <w:r>
              <w:rPr>
                <w:rFonts w:asciiTheme="minorHAnsi" w:eastAsia="Cambria" w:hAnsiTheme="minorHAnsi"/>
                <w:sz w:val="18"/>
                <w:szCs w:val="18"/>
              </w:rPr>
              <w:t xml:space="preserve">See sections </w:t>
            </w:r>
            <w:r w:rsidRPr="008730AC">
              <w:rPr>
                <w:rFonts w:asciiTheme="minorHAnsi" w:eastAsia="Cambria" w:hAnsiTheme="minorHAnsi"/>
                <w:sz w:val="18"/>
                <w:szCs w:val="18"/>
              </w:rPr>
              <w:t>150.0(h)1 and 2)</w:t>
            </w:r>
            <w:r>
              <w:rPr>
                <w:rFonts w:asciiTheme="minorHAnsi" w:eastAsia="Cambria" w:hAnsiTheme="minorHAnsi"/>
                <w:sz w:val="18"/>
                <w:szCs w:val="18"/>
              </w:rPr>
              <w:t>.</w:t>
            </w:r>
          </w:p>
        </w:tc>
      </w:tr>
      <w:tr w:rsidR="00BB569C" w:rsidRPr="007E2934" w14:paraId="3DF6E324"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22"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23" w14:textId="77777777" w:rsidR="00BB569C" w:rsidRPr="006E7B9D"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Pr>
                <w:rFonts w:asciiTheme="minorHAnsi" w:eastAsia="Cambria" w:hAnsiTheme="minorHAnsi"/>
                <w:sz w:val="18"/>
                <w:szCs w:val="18"/>
              </w:rPr>
              <w:t xml:space="preserve">See Section </w:t>
            </w:r>
            <w:r w:rsidRPr="008730AC">
              <w:rPr>
                <w:rFonts w:asciiTheme="minorHAnsi" w:eastAsia="Cambria" w:hAnsiTheme="minorHAnsi"/>
                <w:sz w:val="18"/>
                <w:szCs w:val="18"/>
              </w:rPr>
              <w:t>150.0(h)4</w:t>
            </w:r>
            <w:r>
              <w:rPr>
                <w:rFonts w:asciiTheme="minorHAnsi" w:eastAsia="Cambria" w:hAnsiTheme="minorHAnsi"/>
                <w:sz w:val="18"/>
                <w:szCs w:val="18"/>
              </w:rPr>
              <w:t>.</w:t>
            </w:r>
          </w:p>
        </w:tc>
      </w:tr>
      <w:tr w:rsidR="00BB569C" w:rsidRPr="007E2934" w14:paraId="3DF6E327"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25"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26" w14:textId="77777777" w:rsidR="00BB569C" w:rsidRPr="006E7B9D"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Pr>
                <w:rFonts w:asciiTheme="minorHAnsi" w:eastAsia="Cambria" w:hAnsiTheme="minorHAnsi"/>
                <w:sz w:val="18"/>
                <w:szCs w:val="18"/>
              </w:rPr>
              <w:t xml:space="preserve">Section </w:t>
            </w:r>
            <w:r w:rsidRPr="008730AC">
              <w:rPr>
                <w:rFonts w:asciiTheme="minorHAnsi" w:eastAsia="Cambria" w:hAnsiTheme="minorHAnsi"/>
                <w:sz w:val="18"/>
                <w:szCs w:val="18"/>
              </w:rPr>
              <w:t>110.2(d)</w:t>
            </w:r>
            <w:r>
              <w:rPr>
                <w:rFonts w:asciiTheme="minorHAnsi" w:eastAsia="Cambria" w:hAnsiTheme="minorHAnsi"/>
                <w:sz w:val="18"/>
                <w:szCs w:val="18"/>
              </w:rPr>
              <w:t>.</w:t>
            </w:r>
          </w:p>
        </w:tc>
      </w:tr>
      <w:tr w:rsidR="00BB569C" w:rsidRPr="007E2934" w14:paraId="3DF6E329" w14:textId="77777777" w:rsidTr="000E59FB">
        <w:tblPrEx>
          <w:tblCellMar>
            <w:left w:w="115" w:type="dxa"/>
            <w:right w:w="115" w:type="dxa"/>
          </w:tblCellMar>
          <w:tblLook w:val="0000" w:firstRow="0" w:lastRow="0" w:firstColumn="0" w:lastColumn="0" w:noHBand="0" w:noVBand="0"/>
        </w:tblPrEx>
        <w:trPr>
          <w:cantSplit/>
          <w:trHeight w:val="259"/>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F6E328" w14:textId="77777777" w:rsidR="00BB569C" w:rsidRPr="006E7B9D" w:rsidRDefault="00BB569C" w:rsidP="00BB569C">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BB569C" w:rsidRPr="007E2934" w14:paraId="3DF6E32C"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2A"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2B" w14:textId="77777777" w:rsidR="00BB569C" w:rsidRPr="008730AC" w:rsidRDefault="00BB569C" w:rsidP="00F21CD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Equipment Efficiency:</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sidR="00F21CD3">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BB569C" w:rsidRPr="007E2934" w14:paraId="3DF6E32F"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2D"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2E" w14:textId="77777777" w:rsidR="00BB569C" w:rsidRPr="008730AC"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150.0(j)2 and 3, and </w:t>
            </w:r>
            <w:r>
              <w:rPr>
                <w:rFonts w:asciiTheme="minorHAnsi" w:eastAsia="Cambria" w:hAnsiTheme="minorHAnsi"/>
                <w:sz w:val="18"/>
                <w:szCs w:val="18"/>
              </w:rPr>
              <w:t xml:space="preserve">Section </w:t>
            </w:r>
            <w:r w:rsidRPr="008730AC">
              <w:rPr>
                <w:rFonts w:asciiTheme="minorHAnsi" w:eastAsia="Cambria" w:hAnsiTheme="minorHAnsi"/>
                <w:sz w:val="18"/>
                <w:szCs w:val="18"/>
              </w:rPr>
              <w:t>150.0(m)9</w:t>
            </w:r>
            <w:r>
              <w:rPr>
                <w:rFonts w:asciiTheme="minorHAnsi" w:eastAsia="Cambria" w:hAnsiTheme="minorHAnsi"/>
                <w:sz w:val="18"/>
                <w:szCs w:val="18"/>
              </w:rPr>
              <w:t>.</w:t>
            </w:r>
          </w:p>
        </w:tc>
      </w:tr>
      <w:tr w:rsidR="00BB569C" w:rsidRPr="007E2934" w14:paraId="3DF6E332"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30" w14:textId="77777777" w:rsidR="00BB569C" w:rsidRPr="008730AC" w:rsidRDefault="00BB569C" w:rsidP="00BB569C">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31" w14:textId="515E0A20" w:rsidR="00BB569C" w:rsidRPr="008730AC"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Condensing units shall not be placed within </w:t>
            </w:r>
            <w:r>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Pr>
                <w:rFonts w:asciiTheme="minorHAnsi" w:eastAsia="Cambria" w:hAnsiTheme="minorHAnsi"/>
                <w:sz w:val="18"/>
                <w:szCs w:val="18"/>
              </w:rPr>
              <w:t xml:space="preserve">See Section </w:t>
            </w:r>
            <w:r w:rsidRPr="008730AC">
              <w:rPr>
                <w:rFonts w:asciiTheme="minorHAnsi" w:eastAsia="Cambria" w:hAnsiTheme="minorHAnsi"/>
                <w:sz w:val="18"/>
                <w:szCs w:val="18"/>
              </w:rPr>
              <w:t>150.0(h)3</w:t>
            </w:r>
            <w:r>
              <w:rPr>
                <w:rFonts w:asciiTheme="minorHAnsi" w:eastAsia="Cambria" w:hAnsiTheme="minorHAnsi"/>
                <w:sz w:val="18"/>
                <w:szCs w:val="18"/>
              </w:rPr>
              <w:t>A.</w:t>
            </w:r>
          </w:p>
        </w:tc>
      </w:tr>
      <w:tr w:rsidR="00BF2D90" w:rsidRPr="007E2934" w14:paraId="126EDC76"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2DED735C" w14:textId="712B6957" w:rsidR="00BF2D90" w:rsidRDefault="00BF2D90" w:rsidP="00BB569C">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096F6B2A" w14:textId="62EC92D0" w:rsidR="00BF2D90" w:rsidRPr="008730AC" w:rsidRDefault="00BF2D90" w:rsidP="00BB569C">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Liquid Line Filter Drier: If applicable, a liquid line filter drier shall be installed according to the manufacturer’s specifications.</w:t>
            </w:r>
            <w:r w:rsidR="007F284B">
              <w:rPr>
                <w:rFonts w:asciiTheme="minorHAnsi" w:eastAsia="Cambria" w:hAnsiTheme="minorHAnsi"/>
                <w:sz w:val="18"/>
                <w:szCs w:val="18"/>
              </w:rPr>
              <w:t xml:space="preserve"> Section 150.0(h)3B</w:t>
            </w:r>
          </w:p>
        </w:tc>
      </w:tr>
      <w:tr w:rsidR="00BB569C" w:rsidRPr="007E2934" w14:paraId="3DF6E335"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33" w14:textId="1FB75EEB" w:rsidR="00BB569C" w:rsidRPr="008730AC" w:rsidRDefault="00BF2D90" w:rsidP="00BB569C">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34" w14:textId="77777777" w:rsidR="00BB569C" w:rsidRPr="008730AC"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undersizing or oversizing. </w:t>
            </w:r>
            <w:r>
              <w:rPr>
                <w:rFonts w:asciiTheme="minorHAnsi" w:eastAsia="Cambria" w:hAnsiTheme="minorHAnsi"/>
                <w:sz w:val="18"/>
                <w:szCs w:val="18"/>
              </w:rPr>
              <w:t xml:space="preserve">See Section </w:t>
            </w:r>
            <w:r w:rsidRPr="008730AC">
              <w:rPr>
                <w:rFonts w:asciiTheme="minorHAnsi" w:eastAsia="Cambria" w:hAnsiTheme="minorHAnsi"/>
                <w:sz w:val="18"/>
                <w:szCs w:val="18"/>
              </w:rPr>
              <w:t>150.0(h)1 and 2</w:t>
            </w:r>
            <w:r>
              <w:rPr>
                <w:rFonts w:asciiTheme="minorHAnsi" w:eastAsia="Cambria" w:hAnsiTheme="minorHAnsi"/>
                <w:sz w:val="18"/>
                <w:szCs w:val="18"/>
              </w:rPr>
              <w:t>.</w:t>
            </w:r>
          </w:p>
        </w:tc>
      </w:tr>
      <w:tr w:rsidR="00BB569C" w:rsidRPr="007E2934" w14:paraId="3DF6E337" w14:textId="77777777" w:rsidTr="000E59FB">
        <w:tblPrEx>
          <w:tblCellMar>
            <w:left w:w="115" w:type="dxa"/>
            <w:right w:w="115" w:type="dxa"/>
          </w:tblCellMar>
          <w:tblLook w:val="0000" w:firstRow="0" w:lastRow="0" w:firstColumn="0" w:lastColumn="0" w:noHBand="0" w:noVBand="0"/>
        </w:tblPrEx>
        <w:trPr>
          <w:cantSplit/>
          <w:trHeight w:val="259"/>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F6E336" w14:textId="77777777" w:rsidR="00BB569C" w:rsidRPr="006E7B9D" w:rsidRDefault="00BB569C" w:rsidP="00BB569C">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BB569C" w:rsidRPr="007E2934" w14:paraId="3DF6E33A"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38" w14:textId="58C1296C" w:rsidR="00BB569C" w:rsidRPr="008730AC" w:rsidRDefault="00BF2D90" w:rsidP="00BB569C">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39" w14:textId="77777777" w:rsidR="00BB569C" w:rsidRDefault="00BB569C" w:rsidP="00BB569C">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In all cases, unless ducts are enclosed entirely in directly conditioned space, the minimum duct insulation value is R-6. Note that higher values may be required by the prescriptive or performance requirements. </w:t>
            </w:r>
            <w:r>
              <w:rPr>
                <w:rFonts w:asciiTheme="minorHAnsi" w:eastAsia="Cambria" w:hAnsiTheme="minorHAnsi"/>
                <w:sz w:val="18"/>
                <w:szCs w:val="18"/>
              </w:rPr>
              <w:t xml:space="preserve">See Section </w:t>
            </w:r>
            <w:r w:rsidRPr="008730AC">
              <w:rPr>
                <w:rFonts w:asciiTheme="minorHAnsi" w:eastAsia="Cambria" w:hAnsiTheme="minorHAnsi"/>
                <w:sz w:val="18"/>
                <w:szCs w:val="18"/>
              </w:rPr>
              <w:t>150.0(m)1</w:t>
            </w:r>
            <w:r>
              <w:rPr>
                <w:rFonts w:asciiTheme="minorHAnsi" w:eastAsia="Cambria" w:hAnsiTheme="minorHAnsi"/>
                <w:sz w:val="18"/>
                <w:szCs w:val="18"/>
              </w:rPr>
              <w:t>.</w:t>
            </w:r>
          </w:p>
        </w:tc>
      </w:tr>
      <w:tr w:rsidR="00BB569C" w:rsidRPr="007E2934" w14:paraId="3DF6E33D"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3B" w14:textId="055EFC17" w:rsidR="00BB569C" w:rsidRPr="008730AC" w:rsidRDefault="00BF2D90" w:rsidP="00BB569C">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3C" w14:textId="77777777" w:rsidR="00BB569C" w:rsidRDefault="00BB569C" w:rsidP="00BB569C">
            <w:pPr>
              <w:keepNext/>
              <w:rPr>
                <w:rFonts w:asciiTheme="minorHAnsi" w:eastAsia="Cambria" w:hAnsiTheme="minorHAnsi"/>
                <w:sz w:val="18"/>
                <w:szCs w:val="18"/>
              </w:rPr>
            </w:pPr>
            <w:r w:rsidRPr="008730AC">
              <w:rPr>
                <w:rFonts w:asciiTheme="minorHAnsi" w:eastAsia="Cambria" w:hAnsiTheme="minorHAnsi"/>
                <w:sz w:val="18"/>
                <w:szCs w:val="18"/>
              </w:rPr>
              <w:t>Connections and Closures: All installed air-distribution system ducts and plenums</w:t>
            </w:r>
            <w:r>
              <w:rPr>
                <w:rFonts w:asciiTheme="minorHAnsi" w:eastAsia="Cambria" w:hAnsiTheme="minorHAnsi"/>
                <w:sz w:val="18"/>
                <w:szCs w:val="18"/>
              </w:rPr>
              <w:t xml:space="preserve"> must be</w:t>
            </w:r>
            <w:r w:rsidRPr="008730AC">
              <w:rPr>
                <w:rFonts w:asciiTheme="minorHAnsi" w:eastAsia="Cambria" w:hAnsiTheme="minorHAnsi"/>
                <w:sz w:val="18"/>
                <w:szCs w:val="18"/>
              </w:rPr>
              <w:t>, sealed and insulated to meet the requirements of CMC Sections 601.0, 602.0, 603.0, 604.0, 605.0 and ANSI/SMACNA-006-2006</w:t>
            </w:r>
            <w:r>
              <w:rPr>
                <w:rFonts w:asciiTheme="minorHAnsi" w:eastAsia="Cambria" w:hAnsiTheme="minorHAnsi"/>
                <w:sz w:val="18"/>
                <w:szCs w:val="18"/>
              </w:rPr>
              <w:t>: S</w:t>
            </w:r>
            <w:r w:rsidRPr="008730AC">
              <w:rPr>
                <w:rFonts w:asciiTheme="minorHAnsi" w:eastAsia="Cambria" w:hAnsiTheme="minorHAnsi"/>
                <w:sz w:val="18"/>
                <w:szCs w:val="18"/>
              </w:rPr>
              <w:t xml:space="preserve">upply-air and return-air ducts and plenums </w:t>
            </w:r>
            <w:r>
              <w:rPr>
                <w:rFonts w:asciiTheme="minorHAnsi" w:eastAsia="Cambria" w:hAnsiTheme="minorHAnsi"/>
                <w:sz w:val="18"/>
                <w:szCs w:val="18"/>
              </w:rPr>
              <w:t>must be</w:t>
            </w:r>
            <w:r w:rsidRPr="008730AC">
              <w:rPr>
                <w:rFonts w:asciiTheme="minorHAnsi" w:eastAsia="Cambria" w:hAnsiTheme="minorHAnsi"/>
                <w:sz w:val="18"/>
                <w:szCs w:val="18"/>
              </w:rPr>
              <w:t xml:space="preserve"> insulated to a minimum installed level of R-6.0 or enclosed entirely in directly conditioned space as confirmed</w:t>
            </w:r>
            <w:r>
              <w:rPr>
                <w:rFonts w:asciiTheme="minorHAnsi" w:eastAsia="Cambria" w:hAnsiTheme="minorHAnsi"/>
                <w:sz w:val="18"/>
                <w:szCs w:val="18"/>
              </w:rPr>
              <w:t xml:space="preserve"> </w:t>
            </w:r>
            <w:r w:rsidRPr="00AF38CD">
              <w:rPr>
                <w:rFonts w:asciiTheme="minorHAnsi" w:eastAsia="Cambria" w:hAnsiTheme="minorHAnsi"/>
                <w:sz w:val="18"/>
                <w:szCs w:val="18"/>
              </w:rPr>
              <w:t>through field verification and diagnostic testing in accordance with the requirements of Reference</w:t>
            </w:r>
            <w:r>
              <w:rPr>
                <w:rFonts w:asciiTheme="minorHAnsi" w:eastAsia="Cambria" w:hAnsiTheme="minorHAnsi"/>
                <w:sz w:val="18"/>
                <w:szCs w:val="18"/>
              </w:rPr>
              <w:t xml:space="preserve"> </w:t>
            </w:r>
            <w:r w:rsidRPr="00AF38CD">
              <w:rPr>
                <w:rFonts w:asciiTheme="minorHAnsi" w:eastAsia="Cambria" w:hAnsiTheme="minorHAnsi"/>
                <w:sz w:val="18"/>
                <w:szCs w:val="18"/>
              </w:rPr>
              <w:t>Residential Appendix RA3.1.4.3.8.</w:t>
            </w:r>
            <w:r>
              <w:rPr>
                <w:rFonts w:asciiTheme="minorHAnsi" w:eastAsia="Cambria" w:hAnsiTheme="minorHAnsi"/>
                <w:sz w:val="18"/>
                <w:szCs w:val="18"/>
              </w:rPr>
              <w:t xml:space="preserve"> </w:t>
            </w:r>
          </w:p>
        </w:tc>
      </w:tr>
      <w:tr w:rsidR="00BB569C" w:rsidRPr="007E2934" w14:paraId="3DF6E33F" w14:textId="77777777" w:rsidTr="000E59FB">
        <w:tblPrEx>
          <w:tblCellMar>
            <w:left w:w="115" w:type="dxa"/>
            <w:right w:w="115" w:type="dxa"/>
          </w:tblCellMar>
          <w:tblLook w:val="0000" w:firstRow="0" w:lastRow="0" w:firstColumn="0" w:lastColumn="0" w:noHBand="0" w:noVBand="0"/>
        </w:tblPrEx>
        <w:trPr>
          <w:cantSplit/>
          <w:trHeight w:val="259"/>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F6E33E" w14:textId="77777777" w:rsidR="00BB569C" w:rsidRPr="00D159F0" w:rsidRDefault="00BB569C" w:rsidP="00BB569C">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BB569C" w:rsidRPr="007E2934" w14:paraId="3DF6E342"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40" w14:textId="27F9A864" w:rsidR="00BB569C" w:rsidRDefault="00BF2D90" w:rsidP="00BB569C">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41" w14:textId="77777777" w:rsidR="00BB569C" w:rsidRPr="008730AC" w:rsidRDefault="00BB569C" w:rsidP="00BB569C">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Pr>
                <w:rFonts w:ascii="Calibri" w:hAnsi="Calibri"/>
                <w:sz w:val="18"/>
                <w:szCs w:val="18"/>
              </w:rPr>
              <w:t>.</w:t>
            </w:r>
          </w:p>
        </w:tc>
      </w:tr>
      <w:tr w:rsidR="00BB569C" w:rsidRPr="007E2934" w14:paraId="3DF6E345"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43" w14:textId="2FBDDA59" w:rsidR="00BB569C" w:rsidRDefault="00BF2D90" w:rsidP="00BB569C">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44" w14:textId="77777777" w:rsidR="00BB569C" w:rsidRPr="008730AC" w:rsidRDefault="00BB569C" w:rsidP="00BB569C">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BB569C" w:rsidRPr="007E2934" w14:paraId="3DF6E348"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46" w14:textId="216E4FE4" w:rsidR="00BB569C" w:rsidRDefault="00BF2D90" w:rsidP="00BB569C">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47" w14:textId="77777777" w:rsidR="00BB569C" w:rsidRPr="008730AC" w:rsidRDefault="00BB569C" w:rsidP="00BB569C">
            <w:pPr>
              <w:keepNext/>
              <w:rPr>
                <w:rFonts w:asciiTheme="minorHAnsi" w:eastAsia="Cambria" w:hAnsiTheme="minorHAnsi"/>
                <w:sz w:val="18"/>
                <w:szCs w:val="18"/>
              </w:rPr>
            </w:pPr>
            <w:r w:rsidRPr="007E2934">
              <w:rPr>
                <w:rFonts w:ascii="Calibri" w:hAnsi="Calibri"/>
                <w:sz w:val="18"/>
                <w:szCs w:val="18"/>
              </w:rPr>
              <w:t xml:space="preserve">First stage of heating </w:t>
            </w:r>
            <w:r>
              <w:rPr>
                <w:rFonts w:ascii="Calibri" w:hAnsi="Calibri"/>
                <w:sz w:val="18"/>
                <w:szCs w:val="18"/>
              </w:rPr>
              <w:t>shall be assigned to</w:t>
            </w:r>
            <w:r w:rsidRPr="007E2934">
              <w:rPr>
                <w:rFonts w:ascii="Calibri" w:hAnsi="Calibri"/>
                <w:sz w:val="18"/>
                <w:szCs w:val="18"/>
              </w:rPr>
              <w:t xml:space="preserve"> heat pump</w:t>
            </w:r>
            <w:r>
              <w:rPr>
                <w:rFonts w:ascii="Calibri" w:hAnsi="Calibri"/>
                <w:sz w:val="18"/>
                <w:szCs w:val="18"/>
              </w:rPr>
              <w:t xml:space="preserve"> heating.</w:t>
            </w:r>
          </w:p>
        </w:tc>
      </w:tr>
      <w:tr w:rsidR="00BB569C" w:rsidRPr="007E2934" w14:paraId="3DF6E34B" w14:textId="77777777" w:rsidTr="000E59FB">
        <w:tblPrEx>
          <w:tblCellMar>
            <w:left w:w="115" w:type="dxa"/>
            <w:right w:w="115" w:type="dxa"/>
          </w:tblCellMar>
          <w:tblLook w:val="0000" w:firstRow="0" w:lastRow="0" w:firstColumn="0" w:lastColumn="0" w:noHBand="0" w:noVBand="0"/>
        </w:tblPrEx>
        <w:trPr>
          <w:cantSplit/>
          <w:trHeight w:val="259"/>
        </w:trPr>
        <w:tc>
          <w:tcPr>
            <w:tcW w:w="450" w:type="dxa"/>
            <w:tcBorders>
              <w:top w:val="single" w:sz="4" w:space="0" w:color="auto"/>
              <w:left w:val="single" w:sz="4" w:space="0" w:color="auto"/>
              <w:bottom w:val="single" w:sz="4" w:space="0" w:color="auto"/>
              <w:right w:val="single" w:sz="4" w:space="0" w:color="auto"/>
            </w:tcBorders>
            <w:shd w:val="clear" w:color="auto" w:fill="auto"/>
            <w:vAlign w:val="center"/>
          </w:tcPr>
          <w:p w14:paraId="3DF6E349" w14:textId="1FFBA337" w:rsidR="00BB569C" w:rsidRDefault="00BF2D90" w:rsidP="00BB569C">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tcBorders>
              <w:top w:val="single" w:sz="4" w:space="0" w:color="auto"/>
              <w:left w:val="single" w:sz="4" w:space="0" w:color="auto"/>
              <w:bottom w:val="single" w:sz="4" w:space="0" w:color="auto"/>
              <w:right w:val="single" w:sz="4" w:space="0" w:color="auto"/>
            </w:tcBorders>
            <w:shd w:val="clear" w:color="auto" w:fill="auto"/>
            <w:vAlign w:val="center"/>
          </w:tcPr>
          <w:p w14:paraId="3DF6E34A" w14:textId="77777777" w:rsidR="00BB569C" w:rsidRPr="008730AC" w:rsidRDefault="00BB569C" w:rsidP="00BB569C">
            <w:pPr>
              <w:keepNext/>
              <w:rPr>
                <w:rFonts w:asciiTheme="minorHAnsi" w:eastAsia="Cambria" w:hAnsiTheme="minorHAnsi"/>
                <w:sz w:val="18"/>
                <w:szCs w:val="18"/>
              </w:rPr>
            </w:pPr>
            <w:r w:rsidRPr="007E2934">
              <w:rPr>
                <w:rFonts w:ascii="Calibri" w:hAnsi="Calibri"/>
                <w:sz w:val="18"/>
                <w:szCs w:val="18"/>
              </w:rPr>
              <w:t>Second stage back up heat</w:t>
            </w:r>
            <w:r>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BB569C" w14:paraId="3DF6E34D" w14:textId="77777777" w:rsidTr="000E59FB">
        <w:tc>
          <w:tcPr>
            <w:tcW w:w="14580" w:type="dxa"/>
            <w:gridSpan w:val="2"/>
            <w:tcBorders>
              <w:top w:val="single" w:sz="4" w:space="0" w:color="auto"/>
              <w:left w:val="single" w:sz="4" w:space="0" w:color="auto"/>
              <w:bottom w:val="single" w:sz="4" w:space="0" w:color="auto"/>
              <w:right w:val="single" w:sz="4" w:space="0" w:color="auto"/>
            </w:tcBorders>
            <w:shd w:val="clear" w:color="auto" w:fill="auto"/>
          </w:tcPr>
          <w:p w14:paraId="3DF6E34C" w14:textId="77777777" w:rsidR="00BB569C" w:rsidRPr="007E2934" w:rsidRDefault="00BB569C" w:rsidP="00BB569C">
            <w:pPr>
              <w:keepNext/>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3DF6E34E" w14:textId="77777777" w:rsidR="00BB569C" w:rsidRDefault="00BB569C" w:rsidP="0073412E">
      <w:pPr>
        <w:rPr>
          <w:rFonts w:ascii="Calibri" w:hAnsi="Calibri"/>
          <w:sz w:val="18"/>
          <w:szCs w:val="18"/>
        </w:rPr>
      </w:pPr>
    </w:p>
    <w:p w14:paraId="3DF6E34F" w14:textId="77777777" w:rsidR="000F413D" w:rsidRPr="007E2934" w:rsidRDefault="000F413D"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0F413D" w:rsidRPr="007E2934" w14:paraId="3DF6E351" w14:textId="77777777" w:rsidTr="000631C9">
        <w:trPr>
          <w:trHeight w:val="206"/>
        </w:trPr>
        <w:tc>
          <w:tcPr>
            <w:tcW w:w="10943" w:type="dxa"/>
            <w:gridSpan w:val="4"/>
            <w:vAlign w:val="center"/>
          </w:tcPr>
          <w:p w14:paraId="3DF6E350" w14:textId="77777777" w:rsidR="000F413D" w:rsidRPr="007E2934"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t>Documentation Author's Declaration Statement</w:t>
            </w:r>
          </w:p>
        </w:tc>
      </w:tr>
      <w:tr w:rsidR="000F413D" w:rsidRPr="007E2934" w14:paraId="3DF6E353" w14:textId="77777777" w:rsidTr="000631C9">
        <w:trPr>
          <w:trHeight w:hRule="exact" w:val="360"/>
        </w:trPr>
        <w:tc>
          <w:tcPr>
            <w:tcW w:w="10943" w:type="dxa"/>
            <w:gridSpan w:val="4"/>
            <w:vAlign w:val="center"/>
          </w:tcPr>
          <w:p w14:paraId="3DF6E352" w14:textId="77777777" w:rsidR="000F413D" w:rsidRPr="007E2934" w:rsidRDefault="000F413D" w:rsidP="0032048E">
            <w:pPr>
              <w:pStyle w:val="Heading3"/>
              <w:numPr>
                <w:ilvl w:val="0"/>
                <w:numId w:val="4"/>
              </w:numPr>
              <w:spacing w:before="0" w:after="6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0F413D" w:rsidRPr="007E2934" w14:paraId="3DF6E356" w14:textId="77777777" w:rsidTr="000631C9">
        <w:trPr>
          <w:trHeight w:val="360"/>
        </w:trPr>
        <w:tc>
          <w:tcPr>
            <w:tcW w:w="5577" w:type="dxa"/>
            <w:gridSpan w:val="2"/>
          </w:tcPr>
          <w:p w14:paraId="3DF6E354"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3DF6E355"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Signature:</w:t>
            </w:r>
          </w:p>
        </w:tc>
      </w:tr>
      <w:tr w:rsidR="000F413D" w:rsidRPr="007E2934" w14:paraId="3DF6E359" w14:textId="77777777" w:rsidTr="000631C9">
        <w:trPr>
          <w:trHeight w:val="360"/>
        </w:trPr>
        <w:tc>
          <w:tcPr>
            <w:tcW w:w="5577" w:type="dxa"/>
            <w:gridSpan w:val="2"/>
          </w:tcPr>
          <w:p w14:paraId="3DF6E357"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3DF6E358" w14:textId="77777777" w:rsidR="000F413D" w:rsidRPr="007E2934" w:rsidRDefault="000F413D" w:rsidP="000631C9">
            <w:pPr>
              <w:keepNext/>
              <w:rPr>
                <w:rFonts w:ascii="Calibri" w:hAnsi="Calibri"/>
                <w:sz w:val="14"/>
                <w:szCs w:val="14"/>
              </w:rPr>
            </w:pPr>
            <w:r w:rsidRPr="007E2934">
              <w:rPr>
                <w:rFonts w:ascii="Calibri" w:hAnsi="Calibri"/>
                <w:sz w:val="14"/>
                <w:szCs w:val="14"/>
              </w:rPr>
              <w:t>Date Signed:</w:t>
            </w:r>
          </w:p>
        </w:tc>
      </w:tr>
      <w:tr w:rsidR="000F413D" w:rsidRPr="007E2934" w14:paraId="3DF6E35C" w14:textId="77777777" w:rsidTr="000631C9">
        <w:trPr>
          <w:trHeight w:val="360"/>
        </w:trPr>
        <w:tc>
          <w:tcPr>
            <w:tcW w:w="5577" w:type="dxa"/>
            <w:gridSpan w:val="2"/>
          </w:tcPr>
          <w:p w14:paraId="3DF6E35A" w14:textId="77777777" w:rsidR="000F413D" w:rsidRPr="007E2934" w:rsidRDefault="000F413D" w:rsidP="000631C9">
            <w:pPr>
              <w:keepNext/>
              <w:rPr>
                <w:rFonts w:ascii="Calibri" w:hAnsi="Calibri"/>
                <w:sz w:val="14"/>
                <w:szCs w:val="14"/>
              </w:rPr>
            </w:pPr>
            <w:r w:rsidRPr="007E2934">
              <w:rPr>
                <w:rFonts w:ascii="Calibri" w:hAnsi="Calibri"/>
                <w:sz w:val="14"/>
                <w:szCs w:val="14"/>
              </w:rPr>
              <w:t>Address:</w:t>
            </w:r>
          </w:p>
        </w:tc>
        <w:tc>
          <w:tcPr>
            <w:tcW w:w="5366" w:type="dxa"/>
            <w:gridSpan w:val="2"/>
          </w:tcPr>
          <w:p w14:paraId="3DF6E35B" w14:textId="77777777" w:rsidR="000F413D" w:rsidRPr="007E2934" w:rsidRDefault="000F413D" w:rsidP="000631C9">
            <w:pPr>
              <w:keepNext/>
              <w:rPr>
                <w:rFonts w:ascii="Calibri" w:hAnsi="Calibri"/>
                <w:sz w:val="14"/>
                <w:szCs w:val="14"/>
              </w:rPr>
            </w:pPr>
            <w:r w:rsidRPr="007E2934">
              <w:rPr>
                <w:rFonts w:ascii="Calibri" w:hAnsi="Calibri"/>
                <w:sz w:val="14"/>
                <w:szCs w:val="14"/>
              </w:rPr>
              <w:t>CEA/HERS Certification Identification (If applicable):</w:t>
            </w:r>
          </w:p>
        </w:tc>
      </w:tr>
      <w:tr w:rsidR="000F413D" w:rsidRPr="007E2934" w14:paraId="3DF6E35F" w14:textId="77777777" w:rsidTr="000631C9">
        <w:trPr>
          <w:trHeight w:val="360"/>
        </w:trPr>
        <w:tc>
          <w:tcPr>
            <w:tcW w:w="5577" w:type="dxa"/>
            <w:gridSpan w:val="2"/>
          </w:tcPr>
          <w:p w14:paraId="3DF6E35D" w14:textId="77777777" w:rsidR="000F413D" w:rsidRPr="007E2934" w:rsidRDefault="000F413D" w:rsidP="000631C9">
            <w:pPr>
              <w:keepNext/>
              <w:rPr>
                <w:rFonts w:ascii="Calibri" w:hAnsi="Calibri"/>
                <w:sz w:val="14"/>
                <w:szCs w:val="14"/>
              </w:rPr>
            </w:pPr>
            <w:r w:rsidRPr="007E2934">
              <w:rPr>
                <w:rFonts w:ascii="Calibri" w:hAnsi="Calibri"/>
                <w:sz w:val="14"/>
                <w:szCs w:val="14"/>
              </w:rPr>
              <w:t>City/State/Zip:</w:t>
            </w:r>
          </w:p>
        </w:tc>
        <w:tc>
          <w:tcPr>
            <w:tcW w:w="5366" w:type="dxa"/>
            <w:gridSpan w:val="2"/>
          </w:tcPr>
          <w:p w14:paraId="3DF6E35E" w14:textId="77777777" w:rsidR="000F413D" w:rsidRPr="007E2934" w:rsidRDefault="000F413D" w:rsidP="000631C9">
            <w:pPr>
              <w:keepNext/>
              <w:rPr>
                <w:rFonts w:ascii="Calibri" w:hAnsi="Calibri"/>
                <w:sz w:val="14"/>
                <w:szCs w:val="14"/>
              </w:rPr>
            </w:pPr>
            <w:r w:rsidRPr="007E2934">
              <w:rPr>
                <w:rFonts w:ascii="Calibri" w:hAnsi="Calibri"/>
                <w:sz w:val="14"/>
                <w:szCs w:val="14"/>
              </w:rPr>
              <w:t>Phone:</w:t>
            </w:r>
          </w:p>
        </w:tc>
      </w:tr>
      <w:tr w:rsidR="000F413D" w:rsidRPr="007E2934" w14:paraId="3DF6E361" w14:textId="77777777" w:rsidTr="000631C9">
        <w:tblPrEx>
          <w:tblCellMar>
            <w:left w:w="115" w:type="dxa"/>
            <w:right w:w="115" w:type="dxa"/>
          </w:tblCellMar>
        </w:tblPrEx>
        <w:trPr>
          <w:trHeight w:val="296"/>
        </w:trPr>
        <w:tc>
          <w:tcPr>
            <w:tcW w:w="10943" w:type="dxa"/>
            <w:gridSpan w:val="4"/>
            <w:vAlign w:val="center"/>
          </w:tcPr>
          <w:p w14:paraId="3DF6E360" w14:textId="77777777" w:rsidR="000F413D" w:rsidRPr="00500214"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00214">
              <w:rPr>
                <w:rFonts w:asciiTheme="minorHAnsi" w:hAnsiTheme="minorHAnsi" w:cs="Arial"/>
                <w:caps/>
                <w:sz w:val="18"/>
                <w:szCs w:val="18"/>
              </w:rPr>
              <w:t>Responsible Person's Declaration statement</w:t>
            </w:r>
          </w:p>
        </w:tc>
      </w:tr>
      <w:tr w:rsidR="000F413D" w:rsidRPr="007E2934" w14:paraId="3DF6E368" w14:textId="77777777" w:rsidTr="000631C9">
        <w:tblPrEx>
          <w:tblCellMar>
            <w:left w:w="115" w:type="dxa"/>
            <w:right w:w="115" w:type="dxa"/>
          </w:tblCellMar>
        </w:tblPrEx>
        <w:trPr>
          <w:trHeight w:val="504"/>
        </w:trPr>
        <w:tc>
          <w:tcPr>
            <w:tcW w:w="10943" w:type="dxa"/>
            <w:gridSpan w:val="4"/>
          </w:tcPr>
          <w:p w14:paraId="4C0FF380"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1AFD50FD" w14:textId="77777777" w:rsidR="00500214" w:rsidRPr="00500214" w:rsidRDefault="00500214" w:rsidP="00500214">
            <w:pPr>
              <w:pStyle w:val="Heading3"/>
              <w:numPr>
                <w:ilvl w:val="0"/>
                <w:numId w:val="39"/>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0318CB70" w14:textId="77777777" w:rsidR="00500214" w:rsidRPr="00500214" w:rsidRDefault="00500214" w:rsidP="00500214">
            <w:pPr>
              <w:keepNext/>
              <w:widowControl w:val="0"/>
              <w:numPr>
                <w:ilvl w:val="0"/>
                <w:numId w:val="39"/>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69412CC6" w14:textId="77777777" w:rsidR="00500214" w:rsidRPr="00500214" w:rsidRDefault="00500214" w:rsidP="00500214">
            <w:pPr>
              <w:pStyle w:val="ListParagraph"/>
              <w:keepNext/>
              <w:numPr>
                <w:ilvl w:val="0"/>
                <w:numId w:val="39"/>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DF6E367" w14:textId="3AEAF4F2" w:rsidR="000F413D" w:rsidRPr="00500214" w:rsidRDefault="00500214" w:rsidP="00970AC4">
            <w:pPr>
              <w:pStyle w:val="ListParagraph"/>
              <w:keepNext/>
              <w:numPr>
                <w:ilvl w:val="0"/>
                <w:numId w:val="5"/>
              </w:numPr>
              <w:rPr>
                <w:rFonts w:asciiTheme="minorHAnsi" w:hAnsiTheme="minorHAnsi"/>
              </w:rPr>
            </w:pPr>
            <w:r w:rsidRPr="00500214">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F413D" w:rsidRPr="007E2934" w14:paraId="3DF6E36B" w14:textId="77777777" w:rsidTr="000631C9">
        <w:tblPrEx>
          <w:tblCellMar>
            <w:left w:w="108" w:type="dxa"/>
            <w:right w:w="108" w:type="dxa"/>
          </w:tblCellMar>
        </w:tblPrEx>
        <w:trPr>
          <w:trHeight w:val="360"/>
        </w:trPr>
        <w:tc>
          <w:tcPr>
            <w:tcW w:w="5307" w:type="dxa"/>
          </w:tcPr>
          <w:p w14:paraId="3DF6E369" w14:textId="77777777" w:rsidR="000F413D" w:rsidRPr="007E2934"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3DF6E36A" w14:textId="77777777" w:rsidR="000F413D" w:rsidRPr="007E2934"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0F413D" w:rsidRPr="007E2934" w14:paraId="3DF6E36E" w14:textId="77777777" w:rsidTr="000631C9">
        <w:tblPrEx>
          <w:tblCellMar>
            <w:left w:w="108" w:type="dxa"/>
            <w:right w:w="108" w:type="dxa"/>
          </w:tblCellMar>
        </w:tblPrEx>
        <w:trPr>
          <w:trHeight w:val="360"/>
        </w:trPr>
        <w:tc>
          <w:tcPr>
            <w:tcW w:w="5307" w:type="dxa"/>
          </w:tcPr>
          <w:p w14:paraId="3DF6E36C" w14:textId="13B1301A"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3DF6E36D"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0F413D" w:rsidRPr="007E2934" w14:paraId="3DF6E371" w14:textId="77777777" w:rsidTr="000631C9">
        <w:tblPrEx>
          <w:tblCellMar>
            <w:left w:w="108" w:type="dxa"/>
            <w:right w:w="108" w:type="dxa"/>
          </w:tblCellMar>
        </w:tblPrEx>
        <w:trPr>
          <w:trHeight w:val="360"/>
        </w:trPr>
        <w:tc>
          <w:tcPr>
            <w:tcW w:w="5307" w:type="dxa"/>
          </w:tcPr>
          <w:p w14:paraId="3DF6E36F"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3DF6E370"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0F413D" w:rsidRPr="007E2934" w14:paraId="3DF6E375" w14:textId="77777777" w:rsidTr="000631C9">
        <w:tblPrEx>
          <w:tblCellMar>
            <w:left w:w="108" w:type="dxa"/>
            <w:right w:w="108" w:type="dxa"/>
          </w:tblCellMar>
        </w:tblPrEx>
        <w:trPr>
          <w:trHeight w:val="360"/>
        </w:trPr>
        <w:tc>
          <w:tcPr>
            <w:tcW w:w="5307" w:type="dxa"/>
          </w:tcPr>
          <w:p w14:paraId="3DF6E372"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3DF6E373"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p>
        </w:tc>
        <w:tc>
          <w:tcPr>
            <w:tcW w:w="2815" w:type="dxa"/>
          </w:tcPr>
          <w:p w14:paraId="3DF6E374"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3DF6E376" w14:textId="77777777" w:rsidR="000F413D" w:rsidRPr="007E2934" w:rsidRDefault="000F413D" w:rsidP="00C2497D">
      <w:pPr>
        <w:rPr>
          <w:rFonts w:ascii="Calibri" w:hAnsi="Calibri"/>
          <w:sz w:val="18"/>
          <w:szCs w:val="18"/>
        </w:rPr>
      </w:pPr>
    </w:p>
    <w:p w14:paraId="3DF6E377" w14:textId="77777777" w:rsidR="000F413D" w:rsidRPr="007E2934" w:rsidRDefault="000F413D" w:rsidP="00C2497D">
      <w:pPr>
        <w:rPr>
          <w:rFonts w:ascii="Calibri" w:hAnsi="Calibri"/>
          <w:sz w:val="18"/>
          <w:szCs w:val="18"/>
        </w:rPr>
      </w:pPr>
    </w:p>
    <w:p w14:paraId="3DF6E378" w14:textId="77777777" w:rsidR="000F413D" w:rsidRPr="007E2934" w:rsidRDefault="000F413D" w:rsidP="00C2497D">
      <w:pPr>
        <w:rPr>
          <w:rFonts w:ascii="Calibri" w:hAnsi="Calibri"/>
          <w:sz w:val="18"/>
          <w:szCs w:val="18"/>
        </w:rPr>
        <w:sectPr w:rsidR="000F413D" w:rsidRPr="007E2934" w:rsidSect="005E69C6">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1296" w:right="720" w:bottom="1008" w:left="720" w:header="432" w:footer="432" w:gutter="0"/>
          <w:cols w:space="720"/>
          <w:docGrid w:linePitch="272"/>
        </w:sectPr>
      </w:pPr>
    </w:p>
    <w:p w14:paraId="3DF6E379" w14:textId="77777777" w:rsidR="00D070C6" w:rsidRPr="003322A6" w:rsidRDefault="00D070C6" w:rsidP="003322A6">
      <w:pPr>
        <w:jc w:val="center"/>
        <w:rPr>
          <w:rFonts w:asciiTheme="minorHAnsi" w:hAnsiTheme="minorHAnsi" w:cs="Arial"/>
          <w:b/>
          <w:sz w:val="28"/>
          <w:szCs w:val="22"/>
        </w:rPr>
      </w:pPr>
      <w:r w:rsidRPr="00970AC4">
        <w:rPr>
          <w:rFonts w:asciiTheme="minorHAnsi" w:hAnsiTheme="minorHAnsi" w:cs="Arial"/>
          <w:b/>
          <w:szCs w:val="22"/>
        </w:rPr>
        <w:t>CF2R-MCH-01b-E User Instructions</w:t>
      </w:r>
    </w:p>
    <w:p w14:paraId="3DF6E37A" w14:textId="77777777" w:rsidR="00252FCD" w:rsidRPr="00970AC4" w:rsidRDefault="00252FCD" w:rsidP="009148E8"/>
    <w:p w14:paraId="3DF6E37B" w14:textId="77777777" w:rsidR="00252FCD" w:rsidRPr="00970AC4" w:rsidRDefault="00252FCD" w:rsidP="00252FCD">
      <w:pPr>
        <w:rPr>
          <w:rFonts w:asciiTheme="minorHAnsi" w:hAnsiTheme="minorHAnsi" w:cs="Arial"/>
        </w:rPr>
      </w:pPr>
      <w:r w:rsidRPr="00970AC4">
        <w:rPr>
          <w:rFonts w:asciiTheme="minorHAnsi" w:hAnsiTheme="minorHAnsi" w:cs="Arial"/>
        </w:rPr>
        <w:t>Minimum requirements for prescriptive HVAC installation compliance can be found in Building Energy Efficiency Standards Section 150.2(b)1C.</w:t>
      </w:r>
    </w:p>
    <w:p w14:paraId="3DF6E37C" w14:textId="77777777" w:rsidR="00252FCD" w:rsidRPr="00970AC4" w:rsidRDefault="00252FCD" w:rsidP="00252FCD">
      <w:pPr>
        <w:rPr>
          <w:rFonts w:asciiTheme="minorHAnsi" w:hAnsiTheme="minorHAnsi" w:cs="Arial"/>
        </w:rPr>
      </w:pPr>
    </w:p>
    <w:p w14:paraId="3DF6E37D" w14:textId="7F24E295" w:rsidR="00252FCD" w:rsidRPr="00970AC4" w:rsidRDefault="00252FCD" w:rsidP="00252FCD">
      <w:pPr>
        <w:rPr>
          <w:rFonts w:asciiTheme="minorHAnsi" w:hAnsiTheme="minorHAnsi" w:cs="Arial"/>
        </w:rPr>
      </w:pPr>
      <w:r w:rsidRPr="00970AC4">
        <w:rPr>
          <w:rFonts w:asciiTheme="minorHAnsi" w:hAnsiTheme="minorHAnsi" w:cs="Arial"/>
        </w:rPr>
        <w:t xml:space="preserve">Completing these </w:t>
      </w:r>
      <w:r w:rsidR="000E59FB">
        <w:rPr>
          <w:rFonts w:asciiTheme="minorHAnsi" w:hAnsiTheme="minorHAnsi" w:cs="Arial"/>
        </w:rPr>
        <w:t>documents</w:t>
      </w:r>
      <w:r w:rsidR="000E59FB" w:rsidRPr="00970AC4">
        <w:rPr>
          <w:rFonts w:asciiTheme="minorHAnsi" w:hAnsiTheme="minorHAnsi" w:cs="Arial"/>
        </w:rPr>
        <w:t xml:space="preserve"> </w:t>
      </w:r>
      <w:r w:rsidRPr="00970AC4">
        <w:rPr>
          <w:rFonts w:asciiTheme="minorHAnsi" w:hAnsiTheme="minorHAnsi" w:cs="Arial"/>
        </w:rPr>
        <w:t xml:space="preserve">will require that you have the Reference Appendices for the </w:t>
      </w:r>
      <w:r w:rsidR="004B1078">
        <w:rPr>
          <w:rFonts w:asciiTheme="minorHAnsi" w:hAnsiTheme="minorHAnsi" w:cs="Arial"/>
        </w:rPr>
        <w:t>2016</w:t>
      </w:r>
      <w:r w:rsidRPr="00970AC4">
        <w:rPr>
          <w:rFonts w:asciiTheme="minorHAnsi" w:hAnsiTheme="minorHAnsi" w:cs="Arial"/>
        </w:rPr>
        <w:t xml:space="preserve"> Building Energy Efficiency Standards. This document contains the Joint Appendices which are used to determine climate zone and to complete the section for opaque surfaces.</w:t>
      </w:r>
    </w:p>
    <w:p w14:paraId="3DF6E37E" w14:textId="45156291" w:rsidR="00252FCD" w:rsidRPr="00970AC4" w:rsidRDefault="00252FCD" w:rsidP="00252FCD">
      <w:pPr>
        <w:rPr>
          <w:rFonts w:asciiTheme="minorHAnsi" w:hAnsiTheme="minorHAnsi" w:cs="Arial"/>
        </w:rPr>
      </w:pPr>
      <w:r w:rsidRPr="00970AC4">
        <w:rPr>
          <w:rFonts w:asciiTheme="minorHAnsi" w:hAnsiTheme="minorHAnsi" w:cs="Arial"/>
        </w:rPr>
        <w:t xml:space="preserve">When the term CF2R is used it means the </w:t>
      </w:r>
      <w:r w:rsidRPr="00970AC4">
        <w:rPr>
          <w:rFonts w:asciiTheme="minorHAnsi" w:hAnsiTheme="minorHAnsi" w:cs="Arial"/>
          <w:bCs/>
        </w:rPr>
        <w:t>CF2R-MCH-01-H</w:t>
      </w:r>
      <w:r w:rsidRPr="00970AC4">
        <w:rPr>
          <w:rFonts w:asciiTheme="minorHAnsi" w:hAnsiTheme="minorHAnsi" w:cs="Arial"/>
        </w:rPr>
        <w:t>.</w:t>
      </w:r>
    </w:p>
    <w:p w14:paraId="3DF6E37F" w14:textId="77777777" w:rsidR="00252FCD" w:rsidRPr="00970AC4" w:rsidRDefault="00252FCD" w:rsidP="00252FCD">
      <w:pPr>
        <w:rPr>
          <w:rFonts w:asciiTheme="minorHAnsi" w:hAnsiTheme="minorHAnsi" w:cs="Arial"/>
        </w:rPr>
      </w:pPr>
    </w:p>
    <w:p w14:paraId="3DF6E380" w14:textId="77777777" w:rsidR="00252FCD" w:rsidRPr="00970AC4" w:rsidRDefault="00252FCD" w:rsidP="00252FCD">
      <w:pPr>
        <w:rPr>
          <w:rFonts w:asciiTheme="minorHAnsi" w:hAnsiTheme="minorHAnsi" w:cs="Arial"/>
        </w:rPr>
      </w:pPr>
      <w:r w:rsidRPr="00970AC4">
        <w:rPr>
          <w:rFonts w:asciiTheme="minorHAnsi" w:hAnsiTheme="minorHAnsi" w:cs="Arial"/>
        </w:rPr>
        <w:t xml:space="preserve">Instructions for sections with column numbers and row numbers are given separately.  </w:t>
      </w:r>
    </w:p>
    <w:p w14:paraId="3DF6E381" w14:textId="77777777" w:rsidR="00252FCD" w:rsidRPr="00970AC4" w:rsidRDefault="00252FCD" w:rsidP="00252FCD">
      <w:pPr>
        <w:keepNext/>
        <w:rPr>
          <w:rFonts w:ascii="Calibri" w:hAnsi="Calibri"/>
          <w:b/>
        </w:rPr>
      </w:pPr>
    </w:p>
    <w:p w14:paraId="3DF6E382" w14:textId="77777777" w:rsidR="00252FCD" w:rsidRPr="00970AC4" w:rsidRDefault="00252FCD" w:rsidP="00252FCD">
      <w:pPr>
        <w:keepNext/>
        <w:rPr>
          <w:rFonts w:ascii="Calibri" w:hAnsi="Calibri"/>
          <w:b/>
        </w:rPr>
      </w:pPr>
      <w:r w:rsidRPr="00970AC4">
        <w:rPr>
          <w:rFonts w:ascii="Calibri" w:hAnsi="Calibri"/>
          <w:b/>
        </w:rPr>
        <w:t>A. General Information</w:t>
      </w:r>
    </w:p>
    <w:p w14:paraId="3DF6E383"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p>
    <w:p w14:paraId="3DF6E384"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p>
    <w:p w14:paraId="3DF6E385" w14:textId="3F58FDC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r w:rsidR="002F07ED" w:rsidRPr="00970AC4">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3DF6E386" w14:textId="540C9B6D"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0E59FB">
        <w:rPr>
          <w:rFonts w:ascii="Calibri" w:hAnsi="Calibri"/>
        </w:rPr>
        <w:t>uncommon</w:t>
      </w:r>
      <w:r w:rsidRPr="00970AC4">
        <w:rPr>
          <w:rFonts w:ascii="Calibri" w:hAnsi="Calibri"/>
        </w:rPr>
        <w:t>. Overwriting the default value will automatically flag this entry and subject it to additional scrutiny by QA and enforcement personnel.</w:t>
      </w:r>
    </w:p>
    <w:p w14:paraId="3DF6E387"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(CF1R), which must be completed prior to this document.</w:t>
      </w:r>
    </w:p>
    <w:p w14:paraId="3DF6E388"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r w:rsidR="00D070C6" w:rsidRPr="00970AC4">
        <w:rPr>
          <w:rFonts w:ascii="Calibri" w:hAnsi="Calibri"/>
        </w:rPr>
        <w:t xml:space="preserve"> </w:t>
      </w:r>
      <w:r w:rsidRPr="00970AC4">
        <w:rPr>
          <w:rFonts w:ascii="Calibri" w:hAnsi="Calibri"/>
        </w:rPr>
        <w:t>Load calculations are always recommended, especially if the loads of the house have been changed since the original equipment has been installed (reduced via weatherization, other improvements).</w:t>
      </w:r>
      <w:r w:rsidR="00D070C6" w:rsidRPr="00970AC4">
        <w:rPr>
          <w:rFonts w:ascii="Calibri" w:hAnsi="Calibri"/>
        </w:rPr>
        <w:t xml:space="preserve"> </w:t>
      </w:r>
    </w:p>
    <w:p w14:paraId="3DF6E389"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Enter the total sensible cooling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623B67A1" w14:textId="02B3802A" w:rsidR="00970AC4" w:rsidRPr="00970AC4" w:rsidRDefault="00252FCD" w:rsidP="0032048E">
      <w:pPr>
        <w:pStyle w:val="ListParagraph"/>
        <w:numPr>
          <w:ilvl w:val="0"/>
          <w:numId w:val="30"/>
        </w:numPr>
        <w:ind w:left="360" w:hanging="360"/>
        <w:rPr>
          <w:rFonts w:ascii="Calibri" w:hAnsi="Calibri"/>
        </w:rPr>
      </w:pPr>
      <w:r w:rsidRPr="00970AC4">
        <w:rPr>
          <w:rFonts w:ascii="Calibri" w:hAnsi="Calibri"/>
        </w:rPr>
        <w:t>Enter the total heating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3DF6E38B" w14:textId="77777777" w:rsidR="00E12DCB" w:rsidRPr="00970AC4" w:rsidRDefault="00E12DCB" w:rsidP="00970AC4">
      <w:pPr>
        <w:pStyle w:val="ListParagraph"/>
        <w:numPr>
          <w:ilvl w:val="0"/>
          <w:numId w:val="30"/>
        </w:numPr>
        <w:ind w:left="360" w:hanging="360"/>
        <w:rPr>
          <w:rFonts w:ascii="Calibri" w:hAnsi="Calibri"/>
        </w:rPr>
      </w:pPr>
      <w:r w:rsidRPr="00970AC4">
        <w:rPr>
          <w:rFonts w:ascii="Calibri" w:hAnsi="Calibri"/>
        </w:rPr>
        <w:t xml:space="preserve">Enter the number of bedrooms in the dwelling unit.  </w:t>
      </w:r>
    </w:p>
    <w:p w14:paraId="3DF6E38C" w14:textId="77777777" w:rsidR="00252FCD" w:rsidRPr="00970AC4" w:rsidRDefault="00252FCD" w:rsidP="00252FCD">
      <w:pPr>
        <w:rPr>
          <w:rFonts w:ascii="Calibri" w:hAnsi="Calibri"/>
          <w:b/>
        </w:rPr>
      </w:pPr>
    </w:p>
    <w:p w14:paraId="3DF6E38D" w14:textId="77777777" w:rsidR="00D070C6" w:rsidRPr="00970AC4" w:rsidRDefault="00D070C6" w:rsidP="00252FCD">
      <w:pPr>
        <w:rPr>
          <w:rFonts w:ascii="Calibri" w:hAnsi="Calibri"/>
          <w:b/>
        </w:rPr>
      </w:pPr>
    </w:p>
    <w:p w14:paraId="3DF6E38E" w14:textId="77777777" w:rsidR="00D070C6" w:rsidRPr="00970AC4" w:rsidRDefault="00D070C6" w:rsidP="00252FCD">
      <w:pPr>
        <w:rPr>
          <w:rFonts w:ascii="Calibri" w:hAnsi="Calibri"/>
          <w:b/>
        </w:rPr>
      </w:pPr>
    </w:p>
    <w:p w14:paraId="6DDED3FB" w14:textId="77777777" w:rsidR="00A4026A" w:rsidRDefault="00A4026A">
      <w:pPr>
        <w:rPr>
          <w:rFonts w:ascii="Calibri" w:hAnsi="Calibri"/>
          <w:b/>
        </w:rPr>
      </w:pPr>
      <w:r>
        <w:rPr>
          <w:rFonts w:ascii="Calibri" w:hAnsi="Calibri"/>
          <w:b/>
        </w:rPr>
        <w:br w:type="page"/>
      </w:r>
    </w:p>
    <w:p w14:paraId="3DF6E38F" w14:textId="77777777" w:rsidR="00252FCD" w:rsidRPr="00970AC4" w:rsidRDefault="00252FCD" w:rsidP="00252FCD">
      <w:pPr>
        <w:keepNext/>
        <w:rPr>
          <w:rFonts w:ascii="Calibri" w:hAnsi="Calibri"/>
          <w:b/>
        </w:rPr>
      </w:pPr>
      <w:r w:rsidRPr="00970AC4">
        <w:rPr>
          <w:rFonts w:ascii="Calibri" w:hAnsi="Calibri"/>
          <w:b/>
        </w:rPr>
        <w:t>B.</w:t>
      </w:r>
      <w:r w:rsidR="00D070C6" w:rsidRPr="00970AC4">
        <w:rPr>
          <w:rFonts w:ascii="Calibri" w:hAnsi="Calibri"/>
          <w:b/>
        </w:rPr>
        <w:t xml:space="preserve"> </w:t>
      </w:r>
      <w:r w:rsidRPr="00970AC4">
        <w:rPr>
          <w:rFonts w:ascii="Calibri" w:hAnsi="Calibri"/>
          <w:b/>
        </w:rPr>
        <w:t xml:space="preserve">Space Conditioning (SC) System Information </w:t>
      </w:r>
    </w:p>
    <w:p w14:paraId="3DF6E390" w14:textId="3B487D63"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w:t>
      </w:r>
      <w:r w:rsidR="00D070C6" w:rsidRPr="00970AC4">
        <w:rPr>
          <w:rFonts w:ascii="Calibri" w:hAnsi="Calibri"/>
        </w:rPr>
        <w:t xml:space="preserve"> </w:t>
      </w:r>
      <w:r w:rsidRPr="00970AC4">
        <w:rPr>
          <w:rFonts w:ascii="Calibri" w:hAnsi="Calibri"/>
        </w:rPr>
        <w:t>Revising the CF1R to match is recommended and may be required.</w:t>
      </w:r>
    </w:p>
    <w:p w14:paraId="3DF6E391" w14:textId="66FF064C"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2" w14:textId="60A17F74"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3" w14:textId="2EA369EC"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4" w14:textId="4E2341F9"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5" w14:textId="39A6D2FC"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6" w14:textId="4FF8EC1B"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7" w14:textId="1B86AA7E"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8" w14:textId="18475FB8"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99"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 based on the entries in the previous columns.</w:t>
      </w:r>
      <w:r w:rsidR="00D070C6" w:rsidRPr="00970AC4">
        <w:rPr>
          <w:rFonts w:ascii="Calibri" w:hAnsi="Calibri"/>
        </w:rPr>
        <w:t xml:space="preserve"> </w:t>
      </w:r>
    </w:p>
    <w:p w14:paraId="3DF6E39A" w14:textId="77777777" w:rsidR="00252FCD" w:rsidRPr="00970AC4" w:rsidRDefault="00252FCD" w:rsidP="00252FCD">
      <w:pPr>
        <w:rPr>
          <w:rFonts w:ascii="Calibri" w:hAnsi="Calibri"/>
        </w:rPr>
      </w:pPr>
    </w:p>
    <w:p w14:paraId="3DF6E39B" w14:textId="77777777" w:rsidR="00D070C6" w:rsidRPr="00970AC4" w:rsidRDefault="00D070C6" w:rsidP="00252FCD">
      <w:pPr>
        <w:rPr>
          <w:rFonts w:ascii="Calibri" w:hAnsi="Calibri"/>
        </w:rPr>
      </w:pPr>
    </w:p>
    <w:p w14:paraId="3DF6E39C" w14:textId="77777777" w:rsidR="00D070C6" w:rsidRPr="00970AC4" w:rsidRDefault="00D070C6" w:rsidP="00252FCD">
      <w:pPr>
        <w:rPr>
          <w:rFonts w:ascii="Calibri" w:hAnsi="Calibri"/>
        </w:rPr>
      </w:pPr>
    </w:p>
    <w:p w14:paraId="3DF6E39D" w14:textId="77777777" w:rsidR="00D070C6" w:rsidRPr="00970AC4" w:rsidRDefault="00D070C6" w:rsidP="00252FCD">
      <w:pPr>
        <w:rPr>
          <w:rFonts w:ascii="Calibri" w:hAnsi="Calibri"/>
        </w:rPr>
      </w:pPr>
    </w:p>
    <w:p w14:paraId="4E272194" w14:textId="77777777" w:rsidR="00970AC4" w:rsidRDefault="00970AC4">
      <w:pPr>
        <w:rPr>
          <w:rFonts w:ascii="Calibri" w:hAnsi="Calibri"/>
          <w:b/>
        </w:rPr>
      </w:pPr>
      <w:r>
        <w:rPr>
          <w:rFonts w:ascii="Calibri" w:hAnsi="Calibri"/>
          <w:b/>
        </w:rPr>
        <w:br w:type="page"/>
      </w:r>
    </w:p>
    <w:p w14:paraId="3DF6E39E" w14:textId="1C03858D" w:rsidR="00252FCD" w:rsidRPr="00970AC4" w:rsidRDefault="00252FCD" w:rsidP="00252FCD">
      <w:pPr>
        <w:keepNext/>
        <w:rPr>
          <w:rFonts w:ascii="Calibri" w:hAnsi="Calibri"/>
          <w:b/>
        </w:rPr>
      </w:pPr>
      <w:r w:rsidRPr="00970AC4">
        <w:rPr>
          <w:rFonts w:ascii="Calibri" w:hAnsi="Calibri"/>
          <w:b/>
        </w:rPr>
        <w:t>C.</w:t>
      </w:r>
      <w:r w:rsidR="00D070C6" w:rsidRPr="00970AC4">
        <w:rPr>
          <w:rFonts w:ascii="Calibri" w:hAnsi="Calibri"/>
          <w:b/>
        </w:rPr>
        <w:t xml:space="preserve"> </w:t>
      </w:r>
      <w:r w:rsidRPr="00970AC4">
        <w:rPr>
          <w:rFonts w:ascii="Calibri" w:hAnsi="Calibri"/>
          <w:b/>
        </w:rPr>
        <w:t>Space Conditioning (SC) System Alterations Compliance Information</w:t>
      </w:r>
    </w:p>
    <w:p w14:paraId="3DF6E39F" w14:textId="052FD550"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0" w14:textId="17170BC6"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1" w14:textId="6A2B56C3"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2" w14:textId="1BAC5AA6"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3" w14:textId="3E1E43AF"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4" w14:textId="2A175EF3"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5" w14:textId="5DA269F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6" w14:textId="3AC812D4"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7" w14:textId="288730A6"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8"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entries in previous columns.</w:t>
      </w:r>
    </w:p>
    <w:p w14:paraId="3DF6E3A9" w14:textId="65621DC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(CF1R),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CF1R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 Revising the CF1R to match is recommended and may be required.</w:t>
      </w:r>
    </w:p>
    <w:p w14:paraId="3DF6E3AA"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entries in previous columns.</w:t>
      </w:r>
    </w:p>
    <w:p w14:paraId="3DF6E3AB" w14:textId="77777777" w:rsidR="00252FCD" w:rsidRPr="00970AC4" w:rsidRDefault="00252FCD" w:rsidP="00252FCD">
      <w:pPr>
        <w:ind w:left="360"/>
        <w:rPr>
          <w:rFonts w:asciiTheme="minorHAnsi" w:hAnsiTheme="minorHAnsi"/>
        </w:rPr>
      </w:pPr>
    </w:p>
    <w:p w14:paraId="07D28D6F" w14:textId="4824986A" w:rsidR="00970AC4" w:rsidRDefault="00970AC4">
      <w:pPr>
        <w:rPr>
          <w:rFonts w:ascii="Calibri" w:hAnsi="Calibri"/>
          <w:b/>
        </w:rPr>
      </w:pPr>
    </w:p>
    <w:p w14:paraId="3DF6E3AE" w14:textId="001D5475" w:rsidR="00252FCD" w:rsidRPr="00970AC4" w:rsidRDefault="00252FCD" w:rsidP="00252FCD">
      <w:pPr>
        <w:keepNext/>
        <w:rPr>
          <w:rFonts w:ascii="Calibri" w:hAnsi="Calibri"/>
          <w:b/>
        </w:rPr>
      </w:pPr>
      <w:r w:rsidRPr="00970AC4">
        <w:rPr>
          <w:rFonts w:ascii="Calibri" w:hAnsi="Calibri"/>
          <w:b/>
        </w:rPr>
        <w:t>D.</w:t>
      </w:r>
      <w:r w:rsidR="00D070C6" w:rsidRPr="00970AC4">
        <w:rPr>
          <w:rFonts w:ascii="Calibri" w:hAnsi="Calibri"/>
          <w:b/>
        </w:rPr>
        <w:t xml:space="preserve"> </w:t>
      </w:r>
      <w:r w:rsidRPr="00970AC4">
        <w:rPr>
          <w:rFonts w:ascii="Calibri" w:hAnsi="Calibri"/>
          <w:b/>
        </w:rPr>
        <w:t xml:space="preserve">Installed Heating Equipment </w:t>
      </w:r>
      <w:r w:rsidR="00970AC4">
        <w:rPr>
          <w:rFonts w:ascii="Calibri" w:hAnsi="Calibri"/>
          <w:b/>
        </w:rPr>
        <w:t>I</w:t>
      </w:r>
      <w:r w:rsidRPr="00970AC4">
        <w:rPr>
          <w:rFonts w:ascii="Calibri" w:hAnsi="Calibri"/>
          <w:b/>
        </w:rPr>
        <w:t>nformation</w:t>
      </w:r>
    </w:p>
    <w:p w14:paraId="3DF6E3AF"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w:t>
      </w:r>
    </w:p>
    <w:p w14:paraId="3DF6E3B0"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Section C.</w:t>
      </w:r>
    </w:p>
    <w:p w14:paraId="3DF6E3B1"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certified heating efficiency of the </w:t>
      </w:r>
      <w:r w:rsidRPr="00970AC4">
        <w:rPr>
          <w:rFonts w:ascii="Calibri" w:hAnsi="Calibri"/>
          <w:i/>
        </w:rPr>
        <w:t>installed</w:t>
      </w:r>
      <w:r w:rsidRPr="00970AC4">
        <w:rPr>
          <w:rFonts w:ascii="Calibri" w:hAnsi="Calibri"/>
        </w:rPr>
        <w:t xml:space="preserve"> equipment.</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3DF6E3B2"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Manufacturer as shown on the equipment nameplate.</w:t>
      </w:r>
    </w:p>
    <w:p w14:paraId="3DF6E3B3"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Model Number as shown on the equipment nameplate.</w:t>
      </w:r>
    </w:p>
    <w:p w14:paraId="3DF6E3B4"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Serial number as shown on the equipment nameplate.</w:t>
      </w:r>
    </w:p>
    <w:p w14:paraId="3DF6E3B5"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rated heating capacity (output) of the </w:t>
      </w:r>
      <w:r w:rsidRPr="00970AC4">
        <w:rPr>
          <w:rFonts w:ascii="Calibri" w:hAnsi="Calibri"/>
          <w:i/>
        </w:rPr>
        <w:t>installed</w:t>
      </w:r>
      <w:r w:rsidRPr="00970AC4">
        <w:rPr>
          <w:rFonts w:ascii="Calibri" w:hAnsi="Calibri"/>
        </w:rPr>
        <w:t xml:space="preserve"> Heating Unit in BTUs per hour.</w:t>
      </w:r>
    </w:p>
    <w:p w14:paraId="3DF6E3B6" w14:textId="77777777" w:rsidR="00252FCD" w:rsidRPr="00970AC4" w:rsidRDefault="00252FCD" w:rsidP="00252FCD">
      <w:pPr>
        <w:rPr>
          <w:rFonts w:ascii="Calibri" w:hAnsi="Calibri"/>
        </w:rPr>
      </w:pPr>
    </w:p>
    <w:p w14:paraId="3DF6E3B7" w14:textId="003DB4F8" w:rsidR="00252FCD" w:rsidRPr="00970AC4" w:rsidRDefault="00252FCD" w:rsidP="00252FCD">
      <w:pPr>
        <w:rPr>
          <w:rFonts w:ascii="Calibri" w:hAnsi="Calibri"/>
          <w:b/>
        </w:rPr>
      </w:pPr>
      <w:r w:rsidRPr="00970AC4">
        <w:rPr>
          <w:rFonts w:ascii="Calibri" w:hAnsi="Calibri"/>
          <w:b/>
        </w:rPr>
        <w:t>E.</w:t>
      </w:r>
      <w:r w:rsidR="00D070C6" w:rsidRPr="00970AC4">
        <w:rPr>
          <w:rFonts w:ascii="Calibri" w:hAnsi="Calibri"/>
          <w:b/>
        </w:rPr>
        <w:t xml:space="preserve"> </w:t>
      </w:r>
      <w:r w:rsidRPr="00970AC4">
        <w:rPr>
          <w:rFonts w:ascii="Calibri" w:hAnsi="Calibri"/>
          <w:b/>
        </w:rPr>
        <w:t xml:space="preserve">Installed Cooling Equipment </w:t>
      </w:r>
      <w:r w:rsidR="00970AC4">
        <w:rPr>
          <w:rFonts w:ascii="Calibri" w:hAnsi="Calibri"/>
          <w:b/>
        </w:rPr>
        <w:t>I</w:t>
      </w:r>
      <w:r w:rsidRPr="00970AC4">
        <w:rPr>
          <w:rFonts w:ascii="Calibri" w:hAnsi="Calibri"/>
          <w:b/>
        </w:rPr>
        <w:t xml:space="preserve">nformation: </w:t>
      </w:r>
    </w:p>
    <w:p w14:paraId="3DF6E3B8"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3DF6E3B9"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Section C.</w:t>
      </w:r>
    </w:p>
    <w:p w14:paraId="3DF6E3BA"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certified cooling efficiency of the </w:t>
      </w:r>
      <w:r w:rsidRPr="00970AC4">
        <w:rPr>
          <w:rFonts w:ascii="Calibri" w:hAnsi="Calibri"/>
          <w:i/>
        </w:rPr>
        <w:t>installed</w:t>
      </w:r>
      <w:r w:rsidRPr="00970AC4">
        <w:rPr>
          <w:rFonts w:ascii="Calibri" w:hAnsi="Calibri"/>
        </w:rPr>
        <w:t xml:space="preserve"> equipment that corresponds to the type shown in the previous column.</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3DF6E3BB"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Manufacturer as shown on the equipment nameplate.</w:t>
      </w:r>
    </w:p>
    <w:p w14:paraId="3DF6E3BC"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Model Number as shown on the equipment nameplate.</w:t>
      </w:r>
    </w:p>
    <w:p w14:paraId="3DF6E3BD"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Serial Number as shown on the equipment nameplate.</w:t>
      </w:r>
    </w:p>
    <w:p w14:paraId="3DF6E3BE"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rated sensible cooling capacity at design conditions of the </w:t>
      </w:r>
      <w:r w:rsidRPr="00970AC4">
        <w:rPr>
          <w:rFonts w:ascii="Calibri" w:hAnsi="Calibri"/>
          <w:i/>
        </w:rPr>
        <w:t>installed</w:t>
      </w:r>
      <w:r w:rsidRPr="00970AC4">
        <w:rPr>
          <w:rFonts w:ascii="Calibri" w:hAnsi="Calibri"/>
        </w:rPr>
        <w:t xml:space="preserve"> cooling system in BTUs per hour.</w:t>
      </w:r>
    </w:p>
    <w:p w14:paraId="3DF6E3BF"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w:t>
      </w:r>
      <w:r w:rsidRPr="00970AC4">
        <w:rPr>
          <w:rFonts w:ascii="Calibri" w:hAnsi="Calibri"/>
          <w:i/>
        </w:rPr>
        <w:t xml:space="preserve">installed </w:t>
      </w:r>
      <w:r w:rsidRPr="00970AC4">
        <w:rPr>
          <w:rFonts w:ascii="Calibri" w:hAnsi="Calibri"/>
        </w:rPr>
        <w:t>Condenser Rated Nominal Cooling Capacity in tons.</w:t>
      </w:r>
      <w:r w:rsidR="00D070C6" w:rsidRPr="00970AC4">
        <w:rPr>
          <w:rFonts w:ascii="Calibri" w:hAnsi="Calibri"/>
        </w:rPr>
        <w:t xml:space="preserve"> </w:t>
      </w:r>
      <w:r w:rsidRPr="00970AC4">
        <w:rPr>
          <w:rFonts w:ascii="Calibri" w:hAnsi="Calibri"/>
        </w:rPr>
        <w:t>Note that this is based on the condenser, not the coil or air handler.</w:t>
      </w:r>
      <w:r w:rsidR="00D070C6" w:rsidRPr="00970AC4">
        <w:rPr>
          <w:rFonts w:ascii="Calibri" w:hAnsi="Calibri"/>
        </w:rPr>
        <w:t xml:space="preserve"> </w:t>
      </w:r>
      <w:r w:rsidRPr="00970AC4">
        <w:rPr>
          <w:rFonts w:ascii="Calibri" w:hAnsi="Calibri"/>
        </w:rPr>
        <w:t>This can usually be determined by the condenser model number.</w:t>
      </w:r>
    </w:p>
    <w:p w14:paraId="3DF6E3C0" w14:textId="77777777" w:rsidR="00252FCD" w:rsidRPr="00970AC4" w:rsidRDefault="00252FCD" w:rsidP="00252FCD">
      <w:pPr>
        <w:rPr>
          <w:rFonts w:ascii="Calibri" w:hAnsi="Calibri"/>
          <w:b/>
        </w:rPr>
      </w:pPr>
    </w:p>
    <w:p w14:paraId="3DF6E3C1" w14:textId="77777777" w:rsidR="00252FCD" w:rsidRPr="00970AC4" w:rsidRDefault="00252FCD" w:rsidP="00252FCD">
      <w:pPr>
        <w:rPr>
          <w:rFonts w:ascii="Calibri" w:hAnsi="Calibri"/>
          <w:b/>
        </w:rPr>
      </w:pPr>
      <w:r w:rsidRPr="00970AC4">
        <w:rPr>
          <w:rFonts w:ascii="Calibri" w:hAnsi="Calibri"/>
          <w:b/>
        </w:rPr>
        <w:t>F.</w:t>
      </w:r>
      <w:r w:rsidR="00D070C6" w:rsidRPr="00970AC4">
        <w:rPr>
          <w:rFonts w:ascii="Calibri" w:hAnsi="Calibri"/>
          <w:b/>
        </w:rPr>
        <w:t xml:space="preserve"> </w:t>
      </w:r>
      <w:r w:rsidRPr="00970AC4">
        <w:rPr>
          <w:rFonts w:ascii="Calibri" w:hAnsi="Calibri"/>
          <w:b/>
        </w:rPr>
        <w:t xml:space="preserve">Extension of Existing Duct System, Greater Than 40 Feet </w:t>
      </w:r>
    </w:p>
    <w:p w14:paraId="3DF6E3C2" w14:textId="77777777" w:rsidR="00252FCD" w:rsidRPr="00970AC4" w:rsidRDefault="00252FCD" w:rsidP="0032048E">
      <w:pPr>
        <w:pStyle w:val="ListParagraph"/>
        <w:numPr>
          <w:ilvl w:val="0"/>
          <w:numId w:val="35"/>
        </w:numPr>
        <w:tabs>
          <w:tab w:val="clear" w:pos="1080"/>
          <w:tab w:val="num" w:pos="360"/>
        </w:tabs>
        <w:ind w:left="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3DF6E3C3" w14:textId="77777777" w:rsidR="00252FCD" w:rsidRPr="00970AC4" w:rsidRDefault="00252FCD" w:rsidP="0032048E">
      <w:pPr>
        <w:pStyle w:val="ListParagraph"/>
        <w:numPr>
          <w:ilvl w:val="0"/>
          <w:numId w:val="35"/>
        </w:numPr>
        <w:tabs>
          <w:tab w:val="clear" w:pos="1080"/>
          <w:tab w:val="num" w:pos="360"/>
        </w:tabs>
        <w:ind w:left="360"/>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3DF6E3C4" w14:textId="77777777" w:rsidR="00252FCD" w:rsidRPr="00970AC4" w:rsidRDefault="00252FCD" w:rsidP="00252FCD">
      <w:pPr>
        <w:rPr>
          <w:rFonts w:ascii="Calibri" w:hAnsi="Calibri"/>
        </w:rPr>
      </w:pPr>
    </w:p>
    <w:p w14:paraId="3DF6E3C5" w14:textId="77777777" w:rsidR="00252FCD" w:rsidRPr="00970AC4" w:rsidRDefault="00252FCD" w:rsidP="00252FCD">
      <w:pPr>
        <w:rPr>
          <w:rFonts w:ascii="Calibri" w:hAnsi="Calibri"/>
          <w:b/>
        </w:rPr>
      </w:pPr>
      <w:r w:rsidRPr="00970AC4">
        <w:rPr>
          <w:rFonts w:ascii="Calibri" w:hAnsi="Calibri"/>
          <w:b/>
        </w:rPr>
        <w:t>G.</w:t>
      </w:r>
      <w:r w:rsidR="00D070C6" w:rsidRPr="00970AC4">
        <w:rPr>
          <w:rFonts w:ascii="Calibri" w:hAnsi="Calibri"/>
          <w:b/>
        </w:rPr>
        <w:t xml:space="preserve"> </w:t>
      </w:r>
      <w:r w:rsidRPr="00970AC4">
        <w:rPr>
          <w:rFonts w:ascii="Calibri" w:hAnsi="Calibri"/>
          <w:b/>
        </w:rPr>
        <w:t xml:space="preserve">Installed Duct System information </w:t>
      </w:r>
    </w:p>
    <w:p w14:paraId="3DF6E3C6"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3DF6E3C7"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3DF6E3C8"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supply ducts for this system.</w:t>
      </w:r>
    </w:p>
    <w:p w14:paraId="3DF6E3C9"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3DF6E3CA"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return ducts for this system.</w:t>
      </w:r>
    </w:p>
    <w:p w14:paraId="3DF6E3CB"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return ducts.</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3DF6E3CC" w14:textId="6DE2D864" w:rsidR="00252FCD" w:rsidRPr="00970AC4" w:rsidRDefault="00252FCD" w:rsidP="0032048E">
      <w:pPr>
        <w:pStyle w:val="ListParagraph"/>
        <w:numPr>
          <w:ilvl w:val="0"/>
          <w:numId w:val="36"/>
        </w:numPr>
        <w:rPr>
          <w:rFonts w:ascii="Calibri" w:hAnsi="Calibri"/>
        </w:rPr>
      </w:pPr>
      <w:r w:rsidRPr="00970AC4">
        <w:rPr>
          <w:rFonts w:ascii="Calibri" w:hAnsi="Calibri"/>
        </w:rPr>
        <w:t>Pick the appropriate choice.</w:t>
      </w:r>
      <w:r w:rsidR="00D070C6" w:rsidRPr="00970AC4">
        <w:rPr>
          <w:rFonts w:ascii="Calibri" w:hAnsi="Calibri"/>
        </w:rPr>
        <w:t xml:space="preserve"> </w:t>
      </w:r>
      <w:r w:rsidRPr="00970AC4">
        <w:rPr>
          <w:rFonts w:ascii="Calibri" w:hAnsi="Calibri"/>
        </w:rPr>
        <w:t xml:space="preserve">Refer to section 150.0(m)13 of the </w:t>
      </w:r>
      <w:r w:rsidR="004B1078">
        <w:rPr>
          <w:rFonts w:ascii="Calibri" w:hAnsi="Calibri"/>
        </w:rPr>
        <w:t>2016</w:t>
      </w:r>
      <w:r w:rsidRPr="00970AC4">
        <w:rPr>
          <w:rFonts w:ascii="Calibri" w:hAnsi="Calibri"/>
        </w:rPr>
        <w:t xml:space="preserve"> Building Energy Efficiency Standards, and Section 4.4 of Chapter 4 of the </w:t>
      </w:r>
      <w:r w:rsidR="004B1078">
        <w:rPr>
          <w:rFonts w:ascii="Calibri" w:hAnsi="Calibri"/>
        </w:rPr>
        <w:t>2016</w:t>
      </w:r>
      <w:r w:rsidRPr="00970AC4">
        <w:rPr>
          <w:rFonts w:ascii="Calibri" w:hAnsi="Calibri"/>
        </w:rPr>
        <w:t xml:space="preserve"> Residential Compliance Manual for more information.</w:t>
      </w:r>
    </w:p>
    <w:p w14:paraId="3DF6E3CD" w14:textId="77777777" w:rsidR="00252FCD" w:rsidRDefault="00252FCD" w:rsidP="0032048E">
      <w:pPr>
        <w:pStyle w:val="ListParagraph"/>
        <w:numPr>
          <w:ilvl w:val="0"/>
          <w:numId w:val="36"/>
        </w:numPr>
        <w:rPr>
          <w:rFonts w:ascii="Calibri" w:hAnsi="Calibri"/>
        </w:rPr>
      </w:pPr>
      <w:r w:rsidRPr="00970AC4">
        <w:rPr>
          <w:rFonts w:ascii="Calibri" w:hAnsi="Calibri"/>
        </w:rPr>
        <w:t>Specify the number of air filter devices installed in this space conditioning system.</w:t>
      </w:r>
      <w:r w:rsidR="00D070C6" w:rsidRPr="00970AC4">
        <w:rPr>
          <w:rFonts w:ascii="Calibri" w:hAnsi="Calibri"/>
        </w:rPr>
        <w:t xml:space="preserve"> </w:t>
      </w:r>
      <w:r w:rsidRPr="00970AC4">
        <w:rPr>
          <w:rFonts w:ascii="Calibri" w:hAnsi="Calibri"/>
        </w:rPr>
        <w:t>Air filter devices installed in completely new systems must be properly sized, as documented in the next section.</w:t>
      </w:r>
      <w:r w:rsidR="00D070C6" w:rsidRPr="00970AC4">
        <w:rPr>
          <w:rFonts w:ascii="Calibri" w:hAnsi="Calibri"/>
        </w:rPr>
        <w:t xml:space="preserve"> </w:t>
      </w:r>
      <w:r w:rsidRPr="00970AC4">
        <w:rPr>
          <w:rFonts w:ascii="Calibri" w:hAnsi="Calibri"/>
        </w:rPr>
        <w:t>The value entered here will determine the number of rows needed in the following section.</w:t>
      </w:r>
    </w:p>
    <w:p w14:paraId="5622EF32" w14:textId="327BA162" w:rsidR="009120FF" w:rsidRDefault="009120FF" w:rsidP="0032048E">
      <w:pPr>
        <w:pStyle w:val="ListParagraph"/>
        <w:numPr>
          <w:ilvl w:val="0"/>
          <w:numId w:val="36"/>
        </w:numPr>
        <w:rPr>
          <w:rFonts w:ascii="Calibri" w:hAnsi="Calibri"/>
        </w:rPr>
      </w:pPr>
      <w:r>
        <w:rPr>
          <w:rFonts w:ascii="Calibri" w:hAnsi="Calibri"/>
        </w:rPr>
        <w:t>If the system is of a type that can use one of the Reference Residential Appendix RA3.3 protocols for testing the airflow rate, then enter yes. Otherwise enter no.</w:t>
      </w:r>
    </w:p>
    <w:p w14:paraId="153F2503" w14:textId="77777777" w:rsidR="009120FF" w:rsidRPr="00970AC4" w:rsidRDefault="009120FF" w:rsidP="009120FF">
      <w:pPr>
        <w:pStyle w:val="ListParagraph"/>
        <w:ind w:left="360"/>
        <w:rPr>
          <w:rFonts w:ascii="Calibri" w:hAnsi="Calibri"/>
        </w:rPr>
      </w:pPr>
    </w:p>
    <w:p w14:paraId="4AFDF9A4" w14:textId="77777777" w:rsidR="009120FF" w:rsidRDefault="009120FF">
      <w:pPr>
        <w:rPr>
          <w:rFonts w:ascii="Calibri" w:hAnsi="Calibri"/>
          <w:b/>
        </w:rPr>
      </w:pPr>
      <w:r>
        <w:rPr>
          <w:rFonts w:ascii="Calibri" w:hAnsi="Calibri"/>
          <w:b/>
        </w:rPr>
        <w:br w:type="page"/>
      </w:r>
    </w:p>
    <w:p w14:paraId="3DF6E3CF" w14:textId="3EF7FEFD" w:rsidR="00252FCD" w:rsidRPr="00970AC4" w:rsidRDefault="00252FCD" w:rsidP="00252FCD">
      <w:pPr>
        <w:keepNext/>
        <w:rPr>
          <w:rFonts w:ascii="Calibri" w:hAnsi="Calibri"/>
          <w:b/>
        </w:rPr>
      </w:pPr>
      <w:r w:rsidRPr="00970AC4">
        <w:rPr>
          <w:rFonts w:ascii="Calibri" w:hAnsi="Calibri"/>
          <w:b/>
        </w:rPr>
        <w:t>H.</w:t>
      </w:r>
      <w:r w:rsidR="00D070C6" w:rsidRPr="00970AC4">
        <w:rPr>
          <w:rFonts w:ascii="Calibri" w:hAnsi="Calibri"/>
          <w:b/>
        </w:rPr>
        <w:t xml:space="preserve"> </w:t>
      </w:r>
      <w:r w:rsidRPr="00970AC4">
        <w:rPr>
          <w:rFonts w:ascii="Calibri" w:hAnsi="Calibri"/>
          <w:b/>
        </w:rPr>
        <w:t>Installed Air Filter Device Information</w:t>
      </w:r>
    </w:p>
    <w:p w14:paraId="3DF6E3D0"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3DF6E3D1"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3DF6E3D2"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a descriptive name of each air filter device so that it may be distinguished from others in the same system.</w:t>
      </w:r>
      <w:r w:rsidR="00D070C6" w:rsidRPr="00970AC4">
        <w:rPr>
          <w:rFonts w:ascii="Calibri" w:hAnsi="Calibri"/>
        </w:rPr>
        <w:t xml:space="preserve"> </w:t>
      </w:r>
      <w:r w:rsidRPr="00970AC4">
        <w:rPr>
          <w:rFonts w:ascii="Calibri" w:hAnsi="Calibri"/>
        </w:rPr>
        <w:t xml:space="preserve"> Examples: FG1, filter2, etc.</w:t>
      </w:r>
    </w:p>
    <w:p w14:paraId="3DF6E3D3" w14:textId="77777777" w:rsidR="00252FCD" w:rsidRPr="00970AC4" w:rsidRDefault="00252FCD" w:rsidP="0032048E">
      <w:pPr>
        <w:pStyle w:val="ListParagraph"/>
        <w:numPr>
          <w:ilvl w:val="0"/>
          <w:numId w:val="37"/>
        </w:numPr>
        <w:rPr>
          <w:rFonts w:ascii="Calibri" w:hAnsi="Calibri"/>
        </w:rPr>
      </w:pPr>
      <w:r w:rsidRPr="00970AC4">
        <w:rPr>
          <w:rFonts w:ascii="Calibri" w:hAnsi="Calibri"/>
        </w:rPr>
        <w:t>Select the appropriate type of filter device from the list.</w:t>
      </w:r>
    </w:p>
    <w:p w14:paraId="3DF6E3D4"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a descriptive name of each air filter device so that it may be identified in the home.</w:t>
      </w:r>
      <w:r w:rsidR="00D070C6" w:rsidRPr="00970AC4">
        <w:rPr>
          <w:rFonts w:ascii="Calibri" w:hAnsi="Calibri"/>
        </w:rPr>
        <w:t xml:space="preserve"> </w:t>
      </w:r>
      <w:r w:rsidRPr="00970AC4">
        <w:rPr>
          <w:rFonts w:ascii="Calibri" w:hAnsi="Calibri"/>
        </w:rPr>
        <w:t>Examples: master suite, main hallway, at furnace, entry wall, etc.</w:t>
      </w:r>
    </w:p>
    <w:p w14:paraId="3DF6E3D5"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the design flow in CFM of the filter device.</w:t>
      </w:r>
      <w:r w:rsidR="00D070C6" w:rsidRPr="00970AC4">
        <w:rPr>
          <w:rFonts w:ascii="Calibri" w:hAnsi="Calibri"/>
        </w:rPr>
        <w:t xml:space="preserve"> </w:t>
      </w:r>
      <w:r w:rsidRPr="00970AC4">
        <w:rPr>
          <w:rFonts w:ascii="Calibri" w:hAnsi="Calibri"/>
        </w:rPr>
        <w:t>The total for all filter devices in a single system should be greater than or equal to the total system design CFM in cooling mode (or heating mode for heat-only systems).</w:t>
      </w:r>
    </w:p>
    <w:p w14:paraId="3DF6E3D6"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the design static pressure drop provided by the filter device manufacturer.</w:t>
      </w:r>
      <w:r w:rsidR="00D070C6" w:rsidRPr="00970AC4">
        <w:rPr>
          <w:rFonts w:ascii="Calibri" w:hAnsi="Calibri"/>
        </w:rPr>
        <w:t xml:space="preserve"> </w:t>
      </w:r>
      <w:r w:rsidRPr="00970AC4">
        <w:rPr>
          <w:rFonts w:ascii="Calibri" w:hAnsi="Calibri"/>
        </w:rPr>
        <w:t>This should be consistent with the duct design calculations.</w:t>
      </w:r>
      <w:r w:rsidR="00D070C6" w:rsidRPr="00970AC4">
        <w:rPr>
          <w:rFonts w:ascii="Calibri" w:hAnsi="Calibri"/>
        </w:rPr>
        <w:t xml:space="preserve"> </w:t>
      </w:r>
      <w:r w:rsidRPr="00970AC4">
        <w:rPr>
          <w:rFonts w:ascii="Calibri" w:hAnsi="Calibri"/>
        </w:rPr>
        <w:t>Not accounting for higher filter pressure drops will result in poor system airflow characteristics, reduced capacity and reduced efficiency.</w:t>
      </w:r>
      <w:r w:rsidR="00D070C6" w:rsidRPr="00970AC4">
        <w:rPr>
          <w:rFonts w:ascii="Calibri" w:hAnsi="Calibri"/>
        </w:rPr>
        <w:t xml:space="preserve"> </w:t>
      </w:r>
      <w:r w:rsidRPr="00970AC4">
        <w:rPr>
          <w:rFonts w:ascii="Calibri" w:hAnsi="Calibri"/>
        </w:rPr>
        <w:t>This may result in not passing field verification.</w:t>
      </w:r>
    </w:p>
    <w:p w14:paraId="3DF6E3D7" w14:textId="77777777" w:rsidR="00252FCD" w:rsidRPr="00970AC4" w:rsidRDefault="00252FCD" w:rsidP="00252FCD">
      <w:pPr>
        <w:rPr>
          <w:rFonts w:ascii="Calibri" w:hAnsi="Calibri"/>
        </w:rPr>
      </w:pPr>
    </w:p>
    <w:p w14:paraId="3DF6E3D8" w14:textId="77777777" w:rsidR="00252FCD" w:rsidRPr="00970AC4" w:rsidRDefault="00252FCD" w:rsidP="00252FCD">
      <w:pPr>
        <w:rPr>
          <w:rFonts w:ascii="Calibri" w:hAnsi="Calibri"/>
        </w:rPr>
      </w:pPr>
      <w:r w:rsidRPr="00970AC4">
        <w:rPr>
          <w:rFonts w:ascii="Calibri" w:hAnsi="Calibri"/>
          <w:b/>
        </w:rPr>
        <w:t>I.</w:t>
      </w:r>
      <w:r w:rsidR="00D070C6" w:rsidRPr="00970AC4">
        <w:rPr>
          <w:rFonts w:ascii="Calibri" w:hAnsi="Calibri"/>
          <w:b/>
        </w:rPr>
        <w:t xml:space="preserve"> </w:t>
      </w:r>
      <w:r w:rsidRPr="00970AC4">
        <w:rPr>
          <w:rFonts w:ascii="Calibri" w:hAnsi="Calibri"/>
          <w:b/>
        </w:rPr>
        <w:t>Air Filter Device Requirements</w:t>
      </w:r>
      <w:r w:rsidR="00D070C6" w:rsidRPr="00970AC4">
        <w:rPr>
          <w:rFonts w:ascii="Calibri" w:hAnsi="Calibri"/>
          <w:b/>
        </w:rPr>
        <w:t xml:space="preserve"> </w:t>
      </w:r>
    </w:p>
    <w:p w14:paraId="3DF6E3D9" w14:textId="29B8313F" w:rsidR="00252FCD" w:rsidRPr="00970AC4" w:rsidRDefault="00A4026A" w:rsidP="00252FCD">
      <w:pPr>
        <w:rPr>
          <w:rFonts w:ascii="Calibri" w:hAnsi="Calibri"/>
        </w:rPr>
      </w:pPr>
      <w:r>
        <w:rPr>
          <w:rFonts w:ascii="Calibri" w:hAnsi="Calibri"/>
        </w:rPr>
        <w:t>This table is a list of requirements for air filter devices.</w:t>
      </w:r>
    </w:p>
    <w:p w14:paraId="3DF6E3DA" w14:textId="77777777" w:rsidR="00252FCD" w:rsidRPr="00970AC4" w:rsidRDefault="00252FCD" w:rsidP="00252FCD">
      <w:pPr>
        <w:rPr>
          <w:rFonts w:ascii="Calibri" w:hAnsi="Calibri"/>
        </w:rPr>
      </w:pPr>
    </w:p>
    <w:p w14:paraId="3DF6E3DB" w14:textId="77777777" w:rsidR="00252FCD" w:rsidRPr="00970AC4" w:rsidRDefault="00252FCD" w:rsidP="00252FCD">
      <w:pPr>
        <w:keepNext/>
        <w:rPr>
          <w:rFonts w:ascii="Calibri" w:hAnsi="Calibri"/>
        </w:rPr>
      </w:pPr>
      <w:r w:rsidRPr="00970AC4">
        <w:rPr>
          <w:rFonts w:ascii="Calibri" w:hAnsi="Calibri"/>
          <w:b/>
        </w:rPr>
        <w:t xml:space="preserve">J. HERS Verification Requirements </w:t>
      </w:r>
    </w:p>
    <w:p w14:paraId="3DF6E3DC"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3DF6E3DD"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3DF6E3DE" w14:textId="245F6370" w:rsidR="00252FCD" w:rsidRPr="00970AC4" w:rsidRDefault="00252FCD" w:rsidP="0032048E">
      <w:pPr>
        <w:pStyle w:val="ListParagraph"/>
        <w:numPr>
          <w:ilvl w:val="0"/>
          <w:numId w:val="38"/>
        </w:numPr>
        <w:rPr>
          <w:rFonts w:ascii="Calibri" w:hAnsi="Calibri"/>
        </w:rPr>
      </w:pPr>
      <w:r w:rsidRPr="00970AC4">
        <w:rPr>
          <w:rFonts w:ascii="Calibri" w:hAnsi="Calibri"/>
        </w:rPr>
        <w:t>If applicable, select the any of the exemptions listed.</w:t>
      </w:r>
      <w:r w:rsidR="00D070C6" w:rsidRPr="00970AC4">
        <w:rPr>
          <w:rFonts w:ascii="Calibri" w:hAnsi="Calibri"/>
        </w:rPr>
        <w:t xml:space="preserve"> </w:t>
      </w:r>
      <w:r w:rsidRPr="00970AC4">
        <w:rPr>
          <w:rFonts w:ascii="Calibri" w:hAnsi="Calibri"/>
        </w:rPr>
        <w:t xml:space="preserve">Exemptions will be flagged </w:t>
      </w:r>
      <w:r w:rsidR="000E59FB">
        <w:rPr>
          <w:rFonts w:ascii="Calibri" w:hAnsi="Calibri"/>
        </w:rPr>
        <w:t xml:space="preserve">and </w:t>
      </w:r>
      <w:r w:rsidRPr="00970AC4">
        <w:rPr>
          <w:rFonts w:ascii="Calibri" w:hAnsi="Calibri"/>
        </w:rPr>
        <w:t>may subject the system to additional enforcement scrutiny.</w:t>
      </w:r>
    </w:p>
    <w:p w14:paraId="3DF6E3DF"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3DF6E3E0" w14:textId="7A768A8A" w:rsidR="00252FCD" w:rsidRPr="00970AC4" w:rsidRDefault="00252FCD" w:rsidP="0032048E">
      <w:pPr>
        <w:pStyle w:val="ListParagraph"/>
        <w:numPr>
          <w:ilvl w:val="0"/>
          <w:numId w:val="38"/>
        </w:numPr>
        <w:rPr>
          <w:rFonts w:ascii="Calibri" w:hAnsi="Calibri"/>
        </w:rPr>
      </w:pPr>
      <w:r w:rsidRPr="00970AC4">
        <w:rPr>
          <w:rFonts w:ascii="Calibri" w:hAnsi="Calibri"/>
        </w:rPr>
        <w:t>If applicable, select the any of the exemptions listed.</w:t>
      </w:r>
      <w:r w:rsidR="00D070C6" w:rsidRPr="00970AC4">
        <w:rPr>
          <w:rFonts w:ascii="Calibri" w:hAnsi="Calibri"/>
        </w:rPr>
        <w:t xml:space="preserve"> </w:t>
      </w:r>
      <w:r w:rsidRPr="00970AC4">
        <w:rPr>
          <w:rFonts w:ascii="Calibri" w:hAnsi="Calibri"/>
        </w:rPr>
        <w:t xml:space="preserve">Exemptions will be flagged </w:t>
      </w:r>
      <w:r w:rsidR="000E59FB">
        <w:rPr>
          <w:rFonts w:ascii="Calibri" w:hAnsi="Calibri"/>
        </w:rPr>
        <w:t xml:space="preserve">and </w:t>
      </w:r>
      <w:r w:rsidRPr="00970AC4">
        <w:rPr>
          <w:rFonts w:ascii="Calibri" w:hAnsi="Calibri"/>
        </w:rPr>
        <w:t>may subject the system to additional enforcement scrutiny.</w:t>
      </w:r>
    </w:p>
    <w:p w14:paraId="3DF6E3E1"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3DF6E3E2"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3DF6E3E3"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3DF6E3E4"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3DF6E3E5"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data from the CF1R and from previous sections in this document.</w:t>
      </w:r>
    </w:p>
    <w:p w14:paraId="3DF6E3E6" w14:textId="77777777" w:rsidR="00252FCD" w:rsidRPr="00970AC4" w:rsidRDefault="00252FCD" w:rsidP="00252FCD">
      <w:pPr>
        <w:keepNext/>
        <w:rPr>
          <w:rFonts w:ascii="Calibri" w:hAnsi="Calibri"/>
        </w:rPr>
      </w:pPr>
    </w:p>
    <w:p w14:paraId="3DF6E3E7" w14:textId="77777777" w:rsidR="00252FCD" w:rsidRPr="00970AC4" w:rsidRDefault="00252FCD" w:rsidP="00252FCD">
      <w:pPr>
        <w:keepNext/>
        <w:rPr>
          <w:rFonts w:ascii="Calibri" w:hAnsi="Calibri"/>
          <w:b/>
        </w:rPr>
      </w:pPr>
      <w:r w:rsidRPr="00970AC4">
        <w:rPr>
          <w:rFonts w:ascii="Calibri" w:hAnsi="Calibri"/>
          <w:b/>
        </w:rPr>
        <w:t>K.</w:t>
      </w:r>
      <w:r w:rsidR="00D070C6" w:rsidRPr="00970AC4">
        <w:rPr>
          <w:rFonts w:ascii="Calibri" w:hAnsi="Calibri"/>
          <w:b/>
        </w:rPr>
        <w:t xml:space="preserve"> </w:t>
      </w:r>
      <w:r w:rsidRPr="00970AC4">
        <w:rPr>
          <w:rFonts w:ascii="Calibri" w:hAnsi="Calibri"/>
          <w:b/>
        </w:rPr>
        <w:t>Space Conditioning Systems, Ducts and Fans – Mandatory Requirements and Additional Measures</w:t>
      </w:r>
    </w:p>
    <w:p w14:paraId="3DF6E3E8" w14:textId="1A45F4E3" w:rsidR="00252FCD" w:rsidRPr="00970AC4" w:rsidRDefault="00A4026A" w:rsidP="00252FCD">
      <w:pPr>
        <w:rPr>
          <w:rFonts w:ascii="Calibri" w:hAnsi="Calibri"/>
        </w:rPr>
      </w:pPr>
      <w:r>
        <w:rPr>
          <w:rFonts w:ascii="Calibri" w:hAnsi="Calibri"/>
        </w:rPr>
        <w:t>This table is a list of mandatory measures and additional requirements for space conditioning systems, ducts and fans.</w:t>
      </w:r>
    </w:p>
    <w:p w14:paraId="3DF6E3E9" w14:textId="77777777" w:rsidR="00252FCD" w:rsidRDefault="00252FCD" w:rsidP="009148E8">
      <w:pPr>
        <w:rPr>
          <w:rFonts w:asciiTheme="minorHAnsi" w:hAnsiTheme="minorHAnsi" w:cs="Arial"/>
          <w:b/>
          <w:sz w:val="24"/>
          <w:szCs w:val="24"/>
        </w:rPr>
      </w:pPr>
    </w:p>
    <w:p w14:paraId="3DF6E3EA" w14:textId="77777777" w:rsidR="000F413D" w:rsidRPr="003322A6" w:rsidRDefault="000F413D" w:rsidP="0035199F">
      <w:pPr>
        <w:rPr>
          <w:rFonts w:ascii="Calibri" w:hAnsi="Calibri"/>
          <w:sz w:val="18"/>
          <w:szCs w:val="18"/>
        </w:rPr>
      </w:pPr>
    </w:p>
    <w:p w14:paraId="3DF6E3EB" w14:textId="77777777" w:rsidR="000F413D" w:rsidRPr="007E2934" w:rsidRDefault="000F413D" w:rsidP="0035199F">
      <w:pPr>
        <w:rPr>
          <w:rFonts w:ascii="Calibri" w:hAnsi="Calibri"/>
          <w:sz w:val="18"/>
          <w:szCs w:val="18"/>
        </w:rPr>
        <w:sectPr w:rsidR="000F413D" w:rsidRPr="007E2934" w:rsidSect="00970AC4">
          <w:headerReference w:type="even" r:id="rId14"/>
          <w:headerReference w:type="default" r:id="rId15"/>
          <w:footerReference w:type="default" r:id="rId16"/>
          <w:headerReference w:type="first" r:id="rId17"/>
          <w:pgSz w:w="15840" w:h="12240" w:orient="landscape" w:code="1"/>
          <w:pgMar w:top="1296" w:right="72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7E2934" w14:paraId="3DF6E3ED" w14:textId="77777777" w:rsidTr="00B651AA">
        <w:trPr>
          <w:cantSplit/>
          <w:trHeight w:val="288"/>
        </w:trPr>
        <w:tc>
          <w:tcPr>
            <w:tcW w:w="5000" w:type="pct"/>
            <w:gridSpan w:val="6"/>
            <w:shd w:val="clear" w:color="auto" w:fill="auto"/>
            <w:vAlign w:val="center"/>
          </w:tcPr>
          <w:p w14:paraId="3DF6E3EC" w14:textId="77777777" w:rsidR="000F413D" w:rsidRPr="007E2934" w:rsidRDefault="000F413D" w:rsidP="0035199F">
            <w:pPr>
              <w:keepNext/>
              <w:rPr>
                <w:rFonts w:ascii="Calibri" w:hAnsi="Calibri"/>
                <w:b/>
                <w:sz w:val="18"/>
                <w:szCs w:val="18"/>
              </w:rPr>
            </w:pPr>
            <w:r w:rsidRPr="007E2934">
              <w:rPr>
                <w:rFonts w:ascii="Calibri" w:hAnsi="Calibri"/>
                <w:b/>
                <w:sz w:val="18"/>
                <w:szCs w:val="18"/>
              </w:rPr>
              <w:t>A. General Information</w:t>
            </w:r>
          </w:p>
        </w:tc>
      </w:tr>
      <w:tr w:rsidR="000346D1" w:rsidRPr="007E2934" w14:paraId="3DF6E3F4" w14:textId="77777777" w:rsidTr="00B651AA">
        <w:trPr>
          <w:cantSplit/>
          <w:trHeight w:val="432"/>
        </w:trPr>
        <w:tc>
          <w:tcPr>
            <w:tcW w:w="103" w:type="pct"/>
            <w:shd w:val="clear" w:color="auto" w:fill="auto"/>
            <w:tcMar>
              <w:left w:w="29" w:type="dxa"/>
              <w:right w:w="29" w:type="dxa"/>
            </w:tcMar>
            <w:vAlign w:val="center"/>
          </w:tcPr>
          <w:p w14:paraId="3DF6E3EE"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01</w:t>
            </w:r>
          </w:p>
        </w:tc>
        <w:tc>
          <w:tcPr>
            <w:tcW w:w="1107" w:type="pct"/>
            <w:shd w:val="clear" w:color="auto" w:fill="auto"/>
            <w:vAlign w:val="center"/>
          </w:tcPr>
          <w:p w14:paraId="3DF6E3EF" w14:textId="4592C611" w:rsidR="000346D1" w:rsidRPr="007E2934" w:rsidRDefault="000346D1" w:rsidP="0035199F">
            <w:pPr>
              <w:rPr>
                <w:rFonts w:ascii="Calibri" w:hAnsi="Calibri"/>
                <w:sz w:val="18"/>
                <w:szCs w:val="18"/>
              </w:rPr>
            </w:pPr>
            <w:r w:rsidRPr="007E2934">
              <w:rPr>
                <w:rFonts w:ascii="Calibri" w:hAnsi="Calibri"/>
                <w:sz w:val="18"/>
                <w:szCs w:val="18"/>
              </w:rPr>
              <w:t>Dwelling Unit Name</w:t>
            </w:r>
          </w:p>
        </w:tc>
        <w:tc>
          <w:tcPr>
            <w:tcW w:w="1261" w:type="pct"/>
            <w:shd w:val="clear" w:color="auto" w:fill="auto"/>
            <w:vAlign w:val="center"/>
          </w:tcPr>
          <w:p w14:paraId="3DF6E3F0" w14:textId="77777777" w:rsidR="000346D1" w:rsidRPr="007E2934" w:rsidRDefault="000346D1" w:rsidP="0066142F">
            <w:pPr>
              <w:spacing w:after="60"/>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Pr>
                <w:rFonts w:ascii="Calibri" w:hAnsi="Calibri"/>
                <w:sz w:val="18"/>
                <w:szCs w:val="18"/>
              </w:rPr>
              <w:t>CF1R;</w:t>
            </w:r>
            <w:r w:rsidRPr="007E2934">
              <w:rPr>
                <w:rFonts w:ascii="Calibri" w:hAnsi="Calibri"/>
                <w:sz w:val="18"/>
                <w:szCs w:val="18"/>
              </w:rPr>
              <w:t xml:space="preserve"> or </w:t>
            </w:r>
            <w:r>
              <w:rPr>
                <w:rFonts w:ascii="Calibri" w:hAnsi="Calibri"/>
                <w:sz w:val="18"/>
                <w:szCs w:val="18"/>
              </w:rPr>
              <w:t xml:space="preserve">allow </w:t>
            </w:r>
            <w:r w:rsidRPr="007E2934">
              <w:rPr>
                <w:rFonts w:ascii="Calibri" w:hAnsi="Calibri"/>
                <w:sz w:val="18"/>
                <w:szCs w:val="18"/>
              </w:rPr>
              <w:t>user override input: text, 15</w:t>
            </w:r>
            <w:r>
              <w:rPr>
                <w:rFonts w:ascii="Calibri" w:hAnsi="Calibri"/>
                <w:sz w:val="18"/>
                <w:szCs w:val="18"/>
              </w:rPr>
              <w:t>?</w:t>
            </w:r>
            <w:r w:rsidRPr="007E2934">
              <w:rPr>
                <w:rFonts w:ascii="Calibri" w:hAnsi="Calibri"/>
                <w:sz w:val="18"/>
                <w:szCs w:val="18"/>
              </w:rPr>
              <w:t xml:space="preserve"> character maximum&gt;&gt;</w:t>
            </w:r>
          </w:p>
        </w:tc>
        <w:tc>
          <w:tcPr>
            <w:tcW w:w="92" w:type="pct"/>
            <w:shd w:val="clear" w:color="auto" w:fill="auto"/>
            <w:tcMar>
              <w:left w:w="29" w:type="dxa"/>
              <w:right w:w="29" w:type="dxa"/>
            </w:tcMar>
            <w:vAlign w:val="center"/>
          </w:tcPr>
          <w:p w14:paraId="3DF6E3F1"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02</w:t>
            </w:r>
          </w:p>
        </w:tc>
        <w:tc>
          <w:tcPr>
            <w:tcW w:w="1260" w:type="pct"/>
            <w:shd w:val="clear" w:color="auto" w:fill="auto"/>
            <w:vAlign w:val="center"/>
          </w:tcPr>
          <w:p w14:paraId="3DF6E3F2" w14:textId="08D06862" w:rsidR="000346D1" w:rsidRPr="009909F1" w:rsidRDefault="000346D1" w:rsidP="000346D1">
            <w:pPr>
              <w:rPr>
                <w:rFonts w:ascii="Calibri" w:hAnsi="Calibri"/>
                <w:b/>
                <w:sz w:val="18"/>
                <w:szCs w:val="18"/>
              </w:rPr>
            </w:pPr>
            <w:r w:rsidRPr="000346D1">
              <w:rPr>
                <w:rFonts w:ascii="Calibri" w:hAnsi="Calibri"/>
                <w:sz w:val="18"/>
                <w:szCs w:val="18"/>
              </w:rPr>
              <w:t>Climate Zone</w:t>
            </w:r>
          </w:p>
        </w:tc>
        <w:tc>
          <w:tcPr>
            <w:tcW w:w="1177" w:type="pct"/>
            <w:shd w:val="clear" w:color="auto" w:fill="auto"/>
            <w:vAlign w:val="center"/>
          </w:tcPr>
          <w:p w14:paraId="3DF6E3F3" w14:textId="77777777" w:rsidR="000346D1" w:rsidRPr="00F2777B" w:rsidRDefault="000346D1" w:rsidP="001600E7">
            <w:pPr>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r>
              <w:rPr>
                <w:rFonts w:ascii="Calibri" w:hAnsi="Calibri"/>
                <w:sz w:val="18"/>
                <w:szCs w:val="18"/>
              </w:rPr>
              <w:t>CF1R</w:t>
            </w:r>
            <w:r w:rsidRPr="007E2934">
              <w:rPr>
                <w:rFonts w:ascii="Calibri" w:hAnsi="Calibri"/>
                <w:sz w:val="18"/>
                <w:szCs w:val="18"/>
              </w:rPr>
              <w:t xml:space="preserve"> &gt;&gt;</w:t>
            </w:r>
          </w:p>
        </w:tc>
      </w:tr>
      <w:tr w:rsidR="000346D1" w:rsidRPr="007E2934" w14:paraId="3DF6E3FD" w14:textId="77777777" w:rsidTr="00B651AA">
        <w:trPr>
          <w:cantSplit/>
          <w:trHeight w:val="432"/>
        </w:trPr>
        <w:tc>
          <w:tcPr>
            <w:tcW w:w="103" w:type="pct"/>
            <w:shd w:val="clear" w:color="auto" w:fill="auto"/>
            <w:tcMar>
              <w:left w:w="29" w:type="dxa"/>
              <w:right w:w="29" w:type="dxa"/>
            </w:tcMar>
            <w:vAlign w:val="center"/>
          </w:tcPr>
          <w:p w14:paraId="3DF6E3F5"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03</w:t>
            </w:r>
          </w:p>
        </w:tc>
        <w:tc>
          <w:tcPr>
            <w:tcW w:w="1107" w:type="pct"/>
            <w:shd w:val="clear" w:color="auto" w:fill="auto"/>
            <w:vAlign w:val="center"/>
          </w:tcPr>
          <w:p w14:paraId="3DF6E3F6" w14:textId="38FF7374" w:rsidR="000346D1" w:rsidRPr="007E2934" w:rsidRDefault="000346D1" w:rsidP="0035199F">
            <w:pPr>
              <w:rPr>
                <w:rFonts w:ascii="Calibri" w:hAnsi="Calibri"/>
                <w:sz w:val="18"/>
                <w:szCs w:val="18"/>
              </w:rPr>
            </w:pPr>
            <w:r w:rsidRPr="007E2934">
              <w:rPr>
                <w:rFonts w:ascii="Calibri" w:hAnsi="Calibri"/>
                <w:sz w:val="18"/>
                <w:szCs w:val="18"/>
              </w:rPr>
              <w:t xml:space="preserve">Dwelling Unit </w:t>
            </w:r>
            <w:r w:rsidR="002F07ED">
              <w:rPr>
                <w:rFonts w:ascii="Calibri" w:hAnsi="Calibri"/>
                <w:sz w:val="18"/>
                <w:szCs w:val="18"/>
              </w:rPr>
              <w:t xml:space="preserve">Total </w:t>
            </w:r>
            <w:r w:rsidRPr="007E2934">
              <w:rPr>
                <w:rFonts w:ascii="Calibri" w:hAnsi="Calibri"/>
                <w:sz w:val="18"/>
                <w:szCs w:val="18"/>
              </w:rPr>
              <w:t>Conditioned Floor Area (ft</w:t>
            </w:r>
            <w:r w:rsidRPr="000E59FB">
              <w:rPr>
                <w:rFonts w:ascii="Calibri" w:hAnsi="Calibri"/>
                <w:sz w:val="18"/>
                <w:szCs w:val="18"/>
                <w:vertAlign w:val="superscript"/>
              </w:rPr>
              <w:t>2</w:t>
            </w:r>
            <w:r w:rsidRPr="007E2934">
              <w:rPr>
                <w:rFonts w:ascii="Calibri" w:hAnsi="Calibri"/>
                <w:sz w:val="18"/>
                <w:szCs w:val="18"/>
              </w:rPr>
              <w:t>)</w:t>
            </w:r>
          </w:p>
        </w:tc>
        <w:tc>
          <w:tcPr>
            <w:tcW w:w="1261" w:type="pct"/>
            <w:shd w:val="clear" w:color="auto" w:fill="auto"/>
            <w:vAlign w:val="center"/>
          </w:tcPr>
          <w:p w14:paraId="07395F7F"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&lt;&lt;numeric: xxxxx; </w:t>
            </w:r>
          </w:p>
          <w:p w14:paraId="3F114043"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if1 parent is CF1R-PRF</w:t>
            </w:r>
            <w:r w:rsidRPr="00A42831">
              <w:rPr>
                <w:rFonts w:ascii="Calibri" w:hAnsi="Calibri"/>
                <w:sz w:val="12"/>
                <w:szCs w:val="12"/>
              </w:rPr>
              <w:t>, then</w:t>
            </w:r>
          </w:p>
          <w:p w14:paraId="13DB1BDD"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57C8B8BD"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4A640121"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798C19FD"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 reference the value from CF1R endif2</w:t>
            </w:r>
          </w:p>
          <w:p w14:paraId="0ECDF84C" w14:textId="77777777" w:rsidR="00BF6A75" w:rsidRPr="00A42831" w:rsidRDefault="00BF6A75" w:rsidP="00BF6A75">
            <w:pPr>
              <w:spacing w:after="60"/>
              <w:rPr>
                <w:rFonts w:ascii="Calibri" w:hAnsi="Calibri"/>
                <w:sz w:val="12"/>
                <w:szCs w:val="12"/>
              </w:rPr>
            </w:pPr>
          </w:p>
          <w:p w14:paraId="0EBB38FB"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14:paraId="3F859F98" w14:textId="77777777" w:rsidR="00BF6A75" w:rsidRPr="00A42831" w:rsidRDefault="00BF6A75" w:rsidP="00BF6A75">
            <w:pPr>
              <w:spacing w:after="60"/>
              <w:rPr>
                <w:rFonts w:ascii="Calibri" w:hAnsi="Calibri"/>
                <w:b/>
                <w:sz w:val="12"/>
                <w:szCs w:val="12"/>
              </w:rPr>
            </w:pPr>
            <w:r w:rsidRPr="00A42831">
              <w:rPr>
                <w:rFonts w:ascii="Calibri" w:hAnsi="Calibri"/>
                <w:b/>
                <w:sz w:val="12"/>
                <w:szCs w:val="12"/>
              </w:rPr>
              <w:t xml:space="preserve">     if3 project scope = New Addition greater than 1,000 ft2</w:t>
            </w:r>
          </w:p>
          <w:p w14:paraId="04485CB8"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6719B1CB"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5FC6A65D" w14:textId="77777777" w:rsidR="00BF6A75" w:rsidRPr="00A42831" w:rsidRDefault="00BF6A75" w:rsidP="00BF6A75">
            <w:pPr>
              <w:spacing w:after="60"/>
              <w:rPr>
                <w:rFonts w:ascii="Calibri" w:hAnsi="Calibri"/>
                <w:b/>
                <w:sz w:val="12"/>
                <w:szCs w:val="12"/>
              </w:rPr>
            </w:pPr>
            <w:r w:rsidRPr="00A42831">
              <w:rPr>
                <w:rFonts w:ascii="Calibri" w:hAnsi="Calibri"/>
                <w:b/>
                <w:sz w:val="12"/>
                <w:szCs w:val="12"/>
              </w:rPr>
              <w:t xml:space="preserve">      elseif project scope = Newly Constructed Building, then</w:t>
            </w:r>
          </w:p>
          <w:p w14:paraId="62E93405"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if4 building type = Single Family, then</w:t>
            </w:r>
          </w:p>
          <w:p w14:paraId="277D95C9"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CF1R-NCB field A10</w:t>
            </w:r>
          </w:p>
          <w:p w14:paraId="17E7FE10"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elseif Building Type=Multifamily, then</w:t>
            </w:r>
          </w:p>
          <w:p w14:paraId="3A0A6E93"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CF1R-NCB field M02 endif4</w:t>
            </w:r>
          </w:p>
          <w:p w14:paraId="3D40D12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endif3</w:t>
            </w:r>
          </w:p>
          <w:p w14:paraId="7AA561AB"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35A0D169"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if5 building type= Single Family, then</w:t>
            </w:r>
          </w:p>
          <w:p w14:paraId="758E7F6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76B9D56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523D95FB"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Section J.</w:t>
            </w:r>
          </w:p>
          <w:p w14:paraId="1FAFA0DE" w14:textId="77777777" w:rsidR="00BF6A75" w:rsidRPr="00A42831" w:rsidRDefault="00BF6A75" w:rsidP="00BF6A75">
            <w:pPr>
              <w:spacing w:after="60"/>
              <w:rPr>
                <w:rFonts w:ascii="Calibri" w:hAnsi="Calibri"/>
                <w:sz w:val="12"/>
                <w:szCs w:val="12"/>
              </w:rPr>
            </w:pPr>
          </w:p>
          <w:p w14:paraId="2FBB2098"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elseif Building Type=Multifamily, then</w:t>
            </w:r>
          </w:p>
          <w:p w14:paraId="38DE26AF"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t xml:space="preserve"> </w:t>
            </w:r>
            <w:r w:rsidRPr="00541088">
              <w:rPr>
                <w:rFonts w:ascii="Calibri" w:hAnsi="Calibri"/>
                <w:sz w:val="12"/>
                <w:szCs w:val="12"/>
              </w:rPr>
              <w:t>that is</w:t>
            </w:r>
          </w:p>
          <w:p w14:paraId="3D7EDBA5"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46BD1B23"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Section L. endif5</w:t>
            </w:r>
          </w:p>
          <w:p w14:paraId="5FC6F185" w14:textId="77777777" w:rsidR="00BF6A75" w:rsidRPr="00A42831" w:rsidRDefault="00BF6A75" w:rsidP="00BF6A75">
            <w:pPr>
              <w:spacing w:after="60"/>
              <w:rPr>
                <w:rFonts w:ascii="Calibri" w:hAnsi="Calibri"/>
                <w:sz w:val="12"/>
                <w:szCs w:val="12"/>
              </w:rPr>
            </w:pPr>
          </w:p>
          <w:p w14:paraId="6E2C530E" w14:textId="77777777" w:rsidR="00BF6A75" w:rsidRPr="00A42831" w:rsidRDefault="00BF6A75" w:rsidP="00BF6A75">
            <w:pPr>
              <w:spacing w:after="60"/>
              <w:rPr>
                <w:rFonts w:ascii="Calibri" w:hAnsi="Calibri"/>
                <w:sz w:val="12"/>
                <w:szCs w:val="12"/>
              </w:rPr>
            </w:pPr>
          </w:p>
          <w:p w14:paraId="357B34D3"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52A65C57"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if6 building type= Single Family, then</w:t>
            </w:r>
          </w:p>
          <w:p w14:paraId="53315FB4"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28315E06"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08F0D9A9"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Section G.</w:t>
            </w:r>
          </w:p>
          <w:p w14:paraId="1ADAD4D4" w14:textId="77777777" w:rsidR="00BF6A75" w:rsidRPr="00A42831" w:rsidRDefault="00BF6A75" w:rsidP="00BF6A75">
            <w:pPr>
              <w:spacing w:after="60"/>
              <w:rPr>
                <w:rFonts w:ascii="Calibri" w:hAnsi="Calibri"/>
                <w:b/>
                <w:sz w:val="12"/>
                <w:szCs w:val="12"/>
              </w:rPr>
            </w:pPr>
          </w:p>
          <w:p w14:paraId="582397D7"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 xml:space="preserve">     elseif Building Type=Multifamily, then</w:t>
            </w:r>
          </w:p>
          <w:p w14:paraId="6884F03D"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4F014BE5"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required for the dwelling unit according to CF1R-ALT-01</w:t>
            </w:r>
          </w:p>
          <w:p w14:paraId="7FC97411"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Section letter I. endif6</w:t>
            </w:r>
          </w:p>
          <w:p w14:paraId="6E76B53F" w14:textId="77777777" w:rsidR="00BF6A75" w:rsidRPr="00A42831" w:rsidRDefault="00BF6A75" w:rsidP="00BF6A75">
            <w:pPr>
              <w:spacing w:after="60"/>
              <w:rPr>
                <w:rFonts w:ascii="Calibri" w:hAnsi="Calibri"/>
                <w:sz w:val="12"/>
                <w:szCs w:val="12"/>
              </w:rPr>
            </w:pPr>
          </w:p>
          <w:p w14:paraId="5B142281" w14:textId="77777777" w:rsidR="00BF6A75" w:rsidRPr="00A42831" w:rsidRDefault="00BF6A75" w:rsidP="00BF6A75">
            <w:pPr>
              <w:spacing w:after="60"/>
              <w:rPr>
                <w:rFonts w:ascii="Calibri" w:hAnsi="Calibri"/>
                <w:sz w:val="12"/>
                <w:szCs w:val="12"/>
              </w:rPr>
            </w:pPr>
            <w:r w:rsidRPr="00A42831">
              <w:rPr>
                <w:rFonts w:ascii="Calibri" w:hAnsi="Calibri"/>
                <w:sz w:val="12"/>
                <w:szCs w:val="12"/>
              </w:rPr>
              <w:t>elseif parent is CF1R-ALT-02, then</w:t>
            </w:r>
          </w:p>
          <w:p w14:paraId="2E7C8901" w14:textId="77777777" w:rsidR="00BF6A75" w:rsidRPr="00B9256D" w:rsidRDefault="00BF6A75" w:rsidP="00BF6A75">
            <w:pPr>
              <w:spacing w:after="60"/>
              <w:rPr>
                <w:rFonts w:ascii="Calibri" w:hAnsi="Calibri"/>
                <w:sz w:val="14"/>
                <w:szCs w:val="14"/>
              </w:rPr>
            </w:pPr>
            <w:r w:rsidRPr="00A42831">
              <w:rPr>
                <w:rFonts w:ascii="Calibri" w:hAnsi="Calibri"/>
                <w:sz w:val="12"/>
                <w:szCs w:val="12"/>
              </w:rPr>
              <w:t>reference value from CF1R-ALT-02 field A08.  endif1</w:t>
            </w:r>
          </w:p>
          <w:p w14:paraId="3DF6E3F7" w14:textId="3E600333" w:rsidR="000346D1" w:rsidRPr="007E2934" w:rsidRDefault="00BF6A75" w:rsidP="0035199F">
            <w:pPr>
              <w:spacing w:after="60"/>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 &gt;&gt;</w:t>
            </w:r>
          </w:p>
        </w:tc>
        <w:tc>
          <w:tcPr>
            <w:tcW w:w="92" w:type="pct"/>
            <w:shd w:val="clear" w:color="auto" w:fill="auto"/>
            <w:tcMar>
              <w:left w:w="29" w:type="dxa"/>
              <w:right w:w="29" w:type="dxa"/>
            </w:tcMar>
            <w:vAlign w:val="center"/>
          </w:tcPr>
          <w:p w14:paraId="3DF6E3F8"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04</w:t>
            </w:r>
          </w:p>
        </w:tc>
        <w:tc>
          <w:tcPr>
            <w:tcW w:w="1260" w:type="pct"/>
            <w:shd w:val="clear" w:color="auto" w:fill="auto"/>
            <w:vAlign w:val="center"/>
          </w:tcPr>
          <w:p w14:paraId="3DF6E3F9" w14:textId="64C553F2" w:rsidR="000346D1" w:rsidRPr="007E2934" w:rsidRDefault="000346D1" w:rsidP="000E59FB">
            <w:pPr>
              <w:spacing w:after="60"/>
              <w:rPr>
                <w:rFonts w:ascii="Calibri" w:hAnsi="Calibri"/>
                <w:sz w:val="18"/>
                <w:szCs w:val="18"/>
              </w:rPr>
            </w:pPr>
            <w:r w:rsidRPr="007E2934">
              <w:rPr>
                <w:rFonts w:ascii="Calibri" w:hAnsi="Calibri"/>
                <w:sz w:val="18"/>
                <w:szCs w:val="18"/>
              </w:rPr>
              <w:t xml:space="preserve">Number of Space Conditioning Systems in this </w:t>
            </w:r>
            <w:r w:rsidR="000E59FB">
              <w:rPr>
                <w:rFonts w:ascii="Calibri" w:hAnsi="Calibri"/>
                <w:sz w:val="18"/>
                <w:szCs w:val="18"/>
              </w:rPr>
              <w:t>D</w:t>
            </w:r>
            <w:r w:rsidRPr="007E2934">
              <w:rPr>
                <w:rFonts w:ascii="Calibri" w:hAnsi="Calibri"/>
                <w:sz w:val="18"/>
                <w:szCs w:val="18"/>
              </w:rPr>
              <w:t xml:space="preserve">welling </w:t>
            </w:r>
            <w:r w:rsidR="000E59FB">
              <w:rPr>
                <w:rFonts w:ascii="Calibri" w:hAnsi="Calibri"/>
                <w:sz w:val="18"/>
                <w:szCs w:val="18"/>
              </w:rPr>
              <w:t>U</w:t>
            </w:r>
            <w:r w:rsidRPr="007E2934">
              <w:rPr>
                <w:rFonts w:ascii="Calibri" w:hAnsi="Calibri"/>
                <w:sz w:val="18"/>
                <w:szCs w:val="18"/>
              </w:rPr>
              <w:t>nit</w:t>
            </w:r>
          </w:p>
        </w:tc>
        <w:tc>
          <w:tcPr>
            <w:tcW w:w="1177" w:type="pct"/>
            <w:shd w:val="clear" w:color="auto" w:fill="auto"/>
            <w:vAlign w:val="center"/>
          </w:tcPr>
          <w:p w14:paraId="3DF6E3FA" w14:textId="77777777" w:rsidR="0010166D" w:rsidRDefault="000346D1" w:rsidP="000346D1">
            <w:pPr>
              <w:spacing w:after="60"/>
              <w:rPr>
                <w:rFonts w:ascii="Calibri" w:hAnsi="Calibri"/>
                <w:sz w:val="18"/>
                <w:szCs w:val="18"/>
              </w:rPr>
            </w:pPr>
            <w:r>
              <w:rPr>
                <w:rFonts w:ascii="Calibri" w:hAnsi="Calibri"/>
                <w:sz w:val="18"/>
                <w:szCs w:val="18"/>
              </w:rPr>
              <w:t xml:space="preserve">&lt;&lt;integer: xx; </w:t>
            </w:r>
          </w:p>
          <w:p w14:paraId="3DF6E3FB" w14:textId="40090DBF" w:rsidR="0010166D" w:rsidRDefault="0010166D" w:rsidP="0010166D">
            <w:pPr>
              <w:spacing w:after="60"/>
              <w:rPr>
                <w:rFonts w:ascii="Calibri" w:hAnsi="Calibri"/>
                <w:sz w:val="18"/>
                <w:szCs w:val="18"/>
              </w:rPr>
            </w:pPr>
            <w:r>
              <w:rPr>
                <w:rFonts w:ascii="Calibri" w:hAnsi="Calibri"/>
                <w:sz w:val="18"/>
                <w:szCs w:val="18"/>
              </w:rPr>
              <w:t xml:space="preserve">If parent is CF1R-ALT-02 doc type, then use as </w:t>
            </w:r>
            <w:r w:rsidR="000346D1">
              <w:rPr>
                <w:rFonts w:ascii="Calibri" w:hAnsi="Calibri"/>
                <w:sz w:val="18"/>
                <w:szCs w:val="18"/>
              </w:rPr>
              <w:t xml:space="preserve">default </w:t>
            </w:r>
            <w:r>
              <w:rPr>
                <w:rFonts w:ascii="Calibri" w:hAnsi="Calibri"/>
                <w:sz w:val="18"/>
                <w:szCs w:val="18"/>
              </w:rPr>
              <w:t xml:space="preserve">the </w:t>
            </w:r>
            <w:r w:rsidR="000346D1">
              <w:rPr>
                <w:rFonts w:ascii="Calibri" w:hAnsi="Calibri"/>
                <w:sz w:val="18"/>
                <w:szCs w:val="18"/>
              </w:rPr>
              <w:t xml:space="preserve">value </w:t>
            </w:r>
            <w:r w:rsidR="000346D1" w:rsidRPr="007E2934">
              <w:rPr>
                <w:rFonts w:ascii="Calibri" w:hAnsi="Calibri"/>
                <w:sz w:val="18"/>
                <w:szCs w:val="18"/>
              </w:rPr>
              <w:t>referenced from CF1R</w:t>
            </w:r>
            <w:r>
              <w:rPr>
                <w:rFonts w:ascii="Calibri" w:hAnsi="Calibri"/>
                <w:sz w:val="18"/>
                <w:szCs w:val="18"/>
              </w:rPr>
              <w:t>-ALT-02 Section A</w:t>
            </w:r>
            <w:r w:rsidR="004224A0">
              <w:rPr>
                <w:rFonts w:ascii="Calibri" w:hAnsi="Calibri"/>
                <w:sz w:val="18"/>
                <w:szCs w:val="18"/>
              </w:rPr>
              <w:t xml:space="preserve"> (field A10)</w:t>
            </w:r>
            <w:r w:rsidR="000346D1">
              <w:rPr>
                <w:rFonts w:ascii="Calibri" w:hAnsi="Calibri"/>
                <w:sz w:val="18"/>
                <w:szCs w:val="18"/>
              </w:rPr>
              <w:t>; or allow user to override the default and input a new value;  flag non-default values and report in project status notes field</w:t>
            </w:r>
            <w:r>
              <w:rPr>
                <w:rFonts w:ascii="Calibri" w:hAnsi="Calibri"/>
                <w:sz w:val="18"/>
                <w:szCs w:val="18"/>
              </w:rPr>
              <w:t>;</w:t>
            </w:r>
          </w:p>
          <w:p w14:paraId="3DF6E3FC" w14:textId="77777777" w:rsidR="000346D1" w:rsidRPr="007E2934" w:rsidRDefault="0010166D" w:rsidP="0010166D">
            <w:pPr>
              <w:spacing w:after="60"/>
              <w:rPr>
                <w:rFonts w:ascii="Calibri" w:hAnsi="Calibri"/>
                <w:sz w:val="18"/>
                <w:szCs w:val="18"/>
              </w:rPr>
            </w:pPr>
            <w:r>
              <w:rPr>
                <w:rFonts w:ascii="Calibri" w:hAnsi="Calibri"/>
                <w:sz w:val="18"/>
                <w:szCs w:val="18"/>
              </w:rPr>
              <w:t>elseif parent is not CF1R-ALT-02 doc type, then user input the integer value</w:t>
            </w:r>
            <w:r w:rsidR="000346D1">
              <w:rPr>
                <w:rFonts w:ascii="Calibri" w:hAnsi="Calibri"/>
                <w:sz w:val="18"/>
                <w:szCs w:val="18"/>
              </w:rPr>
              <w:t>&gt;&gt;</w:t>
            </w:r>
          </w:p>
        </w:tc>
      </w:tr>
      <w:tr w:rsidR="000346D1" w:rsidRPr="007E2934" w14:paraId="3DF6E409" w14:textId="77777777" w:rsidTr="00B651AA">
        <w:trPr>
          <w:cantSplit/>
          <w:trHeight w:val="1142"/>
        </w:trPr>
        <w:tc>
          <w:tcPr>
            <w:tcW w:w="103" w:type="pct"/>
            <w:shd w:val="clear" w:color="auto" w:fill="auto"/>
            <w:tcMar>
              <w:left w:w="29" w:type="dxa"/>
              <w:right w:w="29" w:type="dxa"/>
            </w:tcMar>
            <w:vAlign w:val="center"/>
          </w:tcPr>
          <w:p w14:paraId="3DF6E3FE"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05</w:t>
            </w:r>
          </w:p>
        </w:tc>
        <w:tc>
          <w:tcPr>
            <w:tcW w:w="1107" w:type="pct"/>
            <w:shd w:val="clear" w:color="auto" w:fill="auto"/>
            <w:vAlign w:val="center"/>
          </w:tcPr>
          <w:p w14:paraId="3DF6E3FF" w14:textId="178AA74E" w:rsidR="000346D1" w:rsidRPr="007E2934" w:rsidRDefault="000346D1" w:rsidP="0035199F">
            <w:pPr>
              <w:rPr>
                <w:rFonts w:ascii="Calibri" w:hAnsi="Calibri"/>
                <w:sz w:val="18"/>
                <w:szCs w:val="18"/>
              </w:rPr>
            </w:pPr>
            <w:r w:rsidRPr="007E2934">
              <w:rPr>
                <w:rFonts w:ascii="Calibri" w:hAnsi="Calibri"/>
                <w:sz w:val="18"/>
                <w:szCs w:val="18"/>
              </w:rPr>
              <w:t>Certificate of Compliance Type</w:t>
            </w:r>
          </w:p>
        </w:tc>
        <w:tc>
          <w:tcPr>
            <w:tcW w:w="1261" w:type="pct"/>
            <w:shd w:val="clear" w:color="auto" w:fill="auto"/>
            <w:vAlign w:val="center"/>
          </w:tcPr>
          <w:p w14:paraId="3DF6E400" w14:textId="77777777" w:rsidR="000346D1" w:rsidRPr="007E2934" w:rsidRDefault="000346D1" w:rsidP="001600E7">
            <w:pPr>
              <w:spacing w:after="60"/>
              <w:rPr>
                <w:rFonts w:ascii="Calibri" w:hAnsi="Calibri"/>
                <w:sz w:val="18"/>
                <w:szCs w:val="18"/>
              </w:rPr>
            </w:pPr>
            <w:r w:rsidRPr="007E2934">
              <w:rPr>
                <w:rFonts w:ascii="Calibri" w:hAnsi="Calibri"/>
                <w:sz w:val="18"/>
                <w:szCs w:val="18"/>
              </w:rPr>
              <w:t>&lt;&lt;</w:t>
            </w:r>
            <w:r>
              <w:rPr>
                <w:rFonts w:ascii="Calibri" w:hAnsi="Calibri"/>
                <w:sz w:val="18"/>
                <w:szCs w:val="18"/>
              </w:rPr>
              <w:t xml:space="preserve"> reference document type property</w:t>
            </w:r>
            <w:r w:rsidR="001600E7" w:rsidRPr="007E2934">
              <w:rPr>
                <w:rFonts w:ascii="Calibri" w:hAnsi="Calibri"/>
                <w:sz w:val="18"/>
                <w:szCs w:val="18"/>
              </w:rPr>
              <w:t xml:space="preserve"> from CF1R</w:t>
            </w:r>
            <w:r>
              <w:rPr>
                <w:rFonts w:ascii="Calibri" w:hAnsi="Calibri"/>
                <w:sz w:val="18"/>
                <w:szCs w:val="18"/>
              </w:rPr>
              <w:t xml:space="preserve">:  allowed values: </w:t>
            </w:r>
            <w:r w:rsidRPr="007E2934">
              <w:rPr>
                <w:rFonts w:ascii="Calibri" w:hAnsi="Calibri"/>
                <w:sz w:val="18"/>
                <w:szCs w:val="18"/>
                <w:u w:val="single"/>
              </w:rPr>
              <w:t>performance</w:t>
            </w:r>
            <w:r w:rsidR="001600E7">
              <w:rPr>
                <w:rFonts w:ascii="Calibri" w:hAnsi="Calibri"/>
                <w:sz w:val="18"/>
                <w:szCs w:val="18"/>
                <w:u w:val="single"/>
              </w:rPr>
              <w:t xml:space="preserve"> (CF1R-PRF)</w:t>
            </w:r>
            <w:r w:rsidRPr="007E2934">
              <w:rPr>
                <w:rFonts w:ascii="Calibri" w:hAnsi="Calibri"/>
                <w:sz w:val="18"/>
                <w:szCs w:val="18"/>
              </w:rPr>
              <w:t xml:space="preserve">; or </w:t>
            </w:r>
            <w:r w:rsidRPr="00FC14B0">
              <w:rPr>
                <w:rFonts w:ascii="Calibri" w:hAnsi="Calibri"/>
                <w:sz w:val="18"/>
                <w:szCs w:val="18"/>
                <w:u w:val="single"/>
              </w:rPr>
              <w:t xml:space="preserve">prescriptive </w:t>
            </w:r>
            <w:r w:rsidR="001600E7">
              <w:rPr>
                <w:rFonts w:ascii="Calibri" w:hAnsi="Calibri"/>
                <w:sz w:val="18"/>
                <w:szCs w:val="18"/>
                <w:u w:val="single"/>
              </w:rPr>
              <w:t>additions/</w:t>
            </w:r>
            <w:r w:rsidRPr="00FC14B0">
              <w:rPr>
                <w:rFonts w:ascii="Calibri" w:hAnsi="Calibri"/>
                <w:sz w:val="18"/>
                <w:szCs w:val="18"/>
                <w:u w:val="single"/>
              </w:rPr>
              <w:t>alterations</w:t>
            </w:r>
            <w:r w:rsidR="001600E7">
              <w:rPr>
                <w:rFonts w:ascii="Calibri" w:hAnsi="Calibri"/>
                <w:sz w:val="18"/>
                <w:szCs w:val="18"/>
                <w:u w:val="single"/>
              </w:rPr>
              <w:t xml:space="preserve"> (CF1R-ADD/CF1R-ALT); or prescriptive newly constructed (CF1R-NCB)&gt;&gt;</w:t>
            </w:r>
          </w:p>
        </w:tc>
        <w:tc>
          <w:tcPr>
            <w:tcW w:w="92" w:type="pct"/>
            <w:shd w:val="clear" w:color="auto" w:fill="auto"/>
            <w:tcMar>
              <w:left w:w="29" w:type="dxa"/>
              <w:right w:w="29" w:type="dxa"/>
            </w:tcMar>
            <w:vAlign w:val="center"/>
          </w:tcPr>
          <w:p w14:paraId="3DF6E401"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06</w:t>
            </w:r>
          </w:p>
        </w:tc>
        <w:tc>
          <w:tcPr>
            <w:tcW w:w="1260" w:type="pct"/>
            <w:shd w:val="clear" w:color="auto" w:fill="auto"/>
            <w:vAlign w:val="center"/>
          </w:tcPr>
          <w:p w14:paraId="3DF6E402" w14:textId="013250F8" w:rsidR="000346D1" w:rsidRPr="007E2934" w:rsidRDefault="000346D1" w:rsidP="000E59FB">
            <w:pPr>
              <w:spacing w:after="60"/>
              <w:rPr>
                <w:rFonts w:ascii="Calibri" w:hAnsi="Calibri"/>
                <w:sz w:val="18"/>
                <w:szCs w:val="18"/>
              </w:rPr>
            </w:pPr>
            <w:r w:rsidRPr="007E2934">
              <w:rPr>
                <w:rFonts w:ascii="Calibri" w:hAnsi="Calibri"/>
                <w:sz w:val="18"/>
                <w:szCs w:val="18"/>
              </w:rPr>
              <w:t xml:space="preserve">method </w:t>
            </w:r>
            <w:r w:rsidR="000E59FB">
              <w:rPr>
                <w:rFonts w:ascii="Calibri" w:hAnsi="Calibri"/>
                <w:sz w:val="18"/>
                <w:szCs w:val="18"/>
              </w:rPr>
              <w:t>U</w:t>
            </w:r>
            <w:r w:rsidRPr="007E2934">
              <w:rPr>
                <w:rFonts w:ascii="Calibri" w:hAnsi="Calibri"/>
                <w:sz w:val="18"/>
                <w:szCs w:val="18"/>
              </w:rPr>
              <w:t>sed to calculate HVAC loads</w:t>
            </w:r>
          </w:p>
        </w:tc>
        <w:tc>
          <w:tcPr>
            <w:tcW w:w="1177" w:type="pct"/>
            <w:shd w:val="clear" w:color="auto" w:fill="auto"/>
            <w:vAlign w:val="center"/>
          </w:tcPr>
          <w:p w14:paraId="3DF6E403" w14:textId="77777777" w:rsidR="000346D1" w:rsidRDefault="000346D1" w:rsidP="00BF6480">
            <w:pPr>
              <w:rPr>
                <w:rFonts w:asciiTheme="minorHAnsi" w:hAnsiTheme="minorHAnsi"/>
                <w:sz w:val="18"/>
                <w:szCs w:val="18"/>
              </w:rPr>
            </w:pPr>
            <w:r w:rsidRPr="00BF6480">
              <w:rPr>
                <w:rFonts w:asciiTheme="minorHAnsi" w:hAnsiTheme="minorHAnsi"/>
                <w:sz w:val="18"/>
                <w:szCs w:val="18"/>
              </w:rPr>
              <w:t xml:space="preserve">&lt;&lt;user select from list: </w:t>
            </w:r>
          </w:p>
          <w:p w14:paraId="3DF6E404"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 xml:space="preserve">ASHRAE Handbook;  </w:t>
            </w:r>
          </w:p>
          <w:p w14:paraId="3DF6E405"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SMACNA Residential Comfort System In</w:t>
            </w:r>
            <w:r>
              <w:rPr>
                <w:rFonts w:asciiTheme="minorHAnsi" w:hAnsiTheme="minorHAnsi"/>
                <w:sz w:val="18"/>
                <w:szCs w:val="18"/>
              </w:rPr>
              <w:t>stallation Standards Manual;</w:t>
            </w:r>
          </w:p>
          <w:p w14:paraId="3DF6E406"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ACCA Manual J</w:t>
            </w:r>
          </w:p>
          <w:p w14:paraId="3DF6E407" w14:textId="77777777" w:rsidR="000346D1" w:rsidRPr="00BF6480" w:rsidRDefault="000346D1" w:rsidP="00BF6480">
            <w:pPr>
              <w:rPr>
                <w:rFonts w:asciiTheme="minorHAnsi" w:hAnsiTheme="minorHAnsi"/>
                <w:sz w:val="18"/>
                <w:szCs w:val="18"/>
              </w:rPr>
            </w:pPr>
            <w:r>
              <w:rPr>
                <w:rFonts w:asciiTheme="minorHAnsi" w:hAnsiTheme="minorHAnsi"/>
                <w:sz w:val="18"/>
                <w:szCs w:val="18"/>
              </w:rPr>
              <w:t>*n/a equipment changeout, like-for-like</w:t>
            </w:r>
            <w:r w:rsidRPr="00BF6480">
              <w:rPr>
                <w:rFonts w:asciiTheme="minorHAnsi" w:hAnsiTheme="minorHAnsi"/>
                <w:sz w:val="18"/>
                <w:szCs w:val="18"/>
              </w:rPr>
              <w:t>&gt;&gt;</w:t>
            </w:r>
          </w:p>
          <w:p w14:paraId="3DF6E408" w14:textId="77777777" w:rsidR="000346D1" w:rsidRPr="007E2934" w:rsidRDefault="000346D1" w:rsidP="0035199F">
            <w:pPr>
              <w:spacing w:after="60"/>
              <w:rPr>
                <w:rFonts w:ascii="Calibri" w:hAnsi="Calibri"/>
                <w:sz w:val="18"/>
                <w:szCs w:val="18"/>
              </w:rPr>
            </w:pPr>
          </w:p>
        </w:tc>
      </w:tr>
      <w:tr w:rsidR="000346D1" w:rsidRPr="007E2934" w14:paraId="3DF6E410" w14:textId="77777777" w:rsidTr="00B651AA">
        <w:trPr>
          <w:cantSplit/>
          <w:trHeight w:val="432"/>
        </w:trPr>
        <w:tc>
          <w:tcPr>
            <w:tcW w:w="103" w:type="pct"/>
            <w:shd w:val="clear" w:color="auto" w:fill="auto"/>
            <w:tcMar>
              <w:left w:w="29" w:type="dxa"/>
              <w:right w:w="29" w:type="dxa"/>
            </w:tcMar>
            <w:vAlign w:val="center"/>
          </w:tcPr>
          <w:p w14:paraId="3DF6E40A"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07</w:t>
            </w:r>
          </w:p>
        </w:tc>
        <w:tc>
          <w:tcPr>
            <w:tcW w:w="1107" w:type="pct"/>
            <w:shd w:val="clear" w:color="auto" w:fill="auto"/>
            <w:vAlign w:val="center"/>
          </w:tcPr>
          <w:p w14:paraId="3DF6E40B" w14:textId="0DB965F8"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shd w:val="clear" w:color="auto" w:fill="auto"/>
            <w:vAlign w:val="center"/>
          </w:tcPr>
          <w:p w14:paraId="3DF6E40C" w14:textId="77777777" w:rsidR="000346D1" w:rsidRPr="007E2934" w:rsidRDefault="000346D1" w:rsidP="0052329B">
            <w:pPr>
              <w:spacing w:after="60"/>
              <w:rPr>
                <w:rFonts w:ascii="Calibri" w:hAnsi="Calibri"/>
                <w:sz w:val="18"/>
                <w:szCs w:val="18"/>
              </w:rPr>
            </w:pPr>
            <w:r w:rsidRPr="007E2934">
              <w:rPr>
                <w:rFonts w:ascii="Calibri" w:hAnsi="Calibri"/>
                <w:sz w:val="18"/>
                <w:szCs w:val="18"/>
              </w:rPr>
              <w:t xml:space="preserve">&lt;&lt;user entry: </w:t>
            </w:r>
            <w:r>
              <w:rPr>
                <w:rFonts w:ascii="Calibri" w:hAnsi="Calibri"/>
                <w:sz w:val="18"/>
                <w:szCs w:val="18"/>
              </w:rPr>
              <w:t>integer</w:t>
            </w:r>
            <w:r w:rsidRPr="007E2934">
              <w:rPr>
                <w:rFonts w:ascii="Calibri" w:hAnsi="Calibri"/>
                <w:sz w:val="18"/>
                <w:szCs w:val="18"/>
              </w:rPr>
              <w:t>:  xxxxx</w:t>
            </w:r>
            <w:r w:rsidR="0052329B">
              <w:rPr>
                <w:rFonts w:ascii="Calibri" w:hAnsi="Calibri"/>
                <w:sz w:val="18"/>
                <w:szCs w:val="18"/>
              </w:rPr>
              <w:t>;</w:t>
            </w:r>
            <w:r>
              <w:rPr>
                <w:rFonts w:ascii="Calibri" w:hAnsi="Calibri"/>
                <w:sz w:val="18"/>
                <w:szCs w:val="18"/>
              </w:rPr>
              <w:t xml:space="preserve"> </w:t>
            </w:r>
            <w:r w:rsidR="0052329B">
              <w:rPr>
                <w:rFonts w:ascii="Calibri" w:hAnsi="Calibri"/>
                <w:sz w:val="18"/>
                <w:szCs w:val="18"/>
              </w:rPr>
              <w:t xml:space="preserve">or </w:t>
            </w:r>
            <w:r>
              <w:rPr>
                <w:rFonts w:ascii="Calibri" w:hAnsi="Calibri"/>
                <w:sz w:val="18"/>
                <w:szCs w:val="18"/>
              </w:rPr>
              <w:t xml:space="preserve">allow </w:t>
            </w:r>
            <w:r w:rsidR="0052329B">
              <w:rPr>
                <w:rFonts w:ascii="Calibri" w:hAnsi="Calibri"/>
                <w:sz w:val="18"/>
                <w:szCs w:val="18"/>
              </w:rPr>
              <w:t xml:space="preserve">selection of value=n/a </w:t>
            </w:r>
            <w:r>
              <w:rPr>
                <w:rFonts w:ascii="Calibri" w:hAnsi="Calibri"/>
                <w:sz w:val="18"/>
                <w:szCs w:val="18"/>
              </w:rPr>
              <w:t>if</w:t>
            </w:r>
            <w:r w:rsidR="0052329B">
              <w:rPr>
                <w:rFonts w:ascii="Calibri" w:hAnsi="Calibri"/>
                <w:sz w:val="18"/>
                <w:szCs w:val="18"/>
              </w:rPr>
              <w:t xml:space="preserve"> value in A06=</w:t>
            </w:r>
            <w:r>
              <w:rPr>
                <w:rFonts w:ascii="Calibri" w:hAnsi="Calibri"/>
                <w:sz w:val="18"/>
                <w:szCs w:val="18"/>
              </w:rPr>
              <w:t>"</w:t>
            </w:r>
            <w:r>
              <w:rPr>
                <w:rFonts w:asciiTheme="minorHAnsi" w:hAnsiTheme="minorHAnsi"/>
                <w:sz w:val="18"/>
                <w:szCs w:val="18"/>
              </w:rPr>
              <w:t xml:space="preserve">n/a equipment changeout, like-for-like" </w:t>
            </w:r>
            <w:r w:rsidRPr="007E2934">
              <w:rPr>
                <w:rFonts w:ascii="Calibri" w:hAnsi="Calibri"/>
                <w:sz w:val="18"/>
                <w:szCs w:val="18"/>
              </w:rPr>
              <w:t>&gt;&gt;</w:t>
            </w:r>
            <w:r w:rsidR="002E3D4D">
              <w:rPr>
                <w:rFonts w:ascii="Calibri" w:hAnsi="Calibri"/>
                <w:sz w:val="18"/>
                <w:szCs w:val="18"/>
              </w:rPr>
              <w:t xml:space="preserve"> </w:t>
            </w:r>
          </w:p>
        </w:tc>
        <w:tc>
          <w:tcPr>
            <w:tcW w:w="92" w:type="pct"/>
            <w:shd w:val="clear" w:color="auto" w:fill="auto"/>
            <w:tcMar>
              <w:left w:w="29" w:type="dxa"/>
              <w:right w:w="29" w:type="dxa"/>
            </w:tcMar>
            <w:vAlign w:val="center"/>
          </w:tcPr>
          <w:p w14:paraId="3DF6E40D"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08</w:t>
            </w:r>
          </w:p>
        </w:tc>
        <w:tc>
          <w:tcPr>
            <w:tcW w:w="1260" w:type="pct"/>
            <w:shd w:val="clear" w:color="auto" w:fill="auto"/>
            <w:vAlign w:val="center"/>
          </w:tcPr>
          <w:p w14:paraId="3DF6E40E" w14:textId="5571E70B"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shd w:val="clear" w:color="auto" w:fill="auto"/>
            <w:vAlign w:val="center"/>
          </w:tcPr>
          <w:p w14:paraId="3DF6E40F" w14:textId="77777777" w:rsidR="000346D1" w:rsidRPr="007E2934" w:rsidRDefault="000346D1" w:rsidP="0052329B">
            <w:pPr>
              <w:spacing w:after="60"/>
              <w:rPr>
                <w:rFonts w:ascii="Calibri" w:hAnsi="Calibri"/>
                <w:sz w:val="18"/>
                <w:szCs w:val="18"/>
              </w:rPr>
            </w:pPr>
            <w:r w:rsidRPr="007E2934">
              <w:rPr>
                <w:rFonts w:ascii="Calibri" w:hAnsi="Calibri"/>
                <w:sz w:val="18"/>
                <w:szCs w:val="18"/>
              </w:rPr>
              <w:t xml:space="preserve">&lt;&lt;user entry: </w:t>
            </w:r>
            <w:r>
              <w:rPr>
                <w:rFonts w:ascii="Calibri" w:hAnsi="Calibri"/>
                <w:sz w:val="18"/>
                <w:szCs w:val="18"/>
              </w:rPr>
              <w:t>integer</w:t>
            </w:r>
            <w:r w:rsidRPr="007E2934">
              <w:rPr>
                <w:rFonts w:ascii="Calibri" w:hAnsi="Calibri"/>
                <w:sz w:val="18"/>
                <w:szCs w:val="18"/>
              </w:rPr>
              <w:t>:  xxxxx</w:t>
            </w:r>
            <w:r w:rsidR="0052329B">
              <w:rPr>
                <w:rFonts w:ascii="Calibri" w:hAnsi="Calibri"/>
                <w:sz w:val="18"/>
                <w:szCs w:val="18"/>
              </w:rPr>
              <w:t>;</w:t>
            </w:r>
            <w:r>
              <w:rPr>
                <w:rFonts w:ascii="Calibri" w:hAnsi="Calibri"/>
                <w:sz w:val="18"/>
                <w:szCs w:val="18"/>
              </w:rPr>
              <w:t xml:space="preserve"> </w:t>
            </w:r>
            <w:r w:rsidR="0052329B">
              <w:rPr>
                <w:rFonts w:ascii="Calibri" w:hAnsi="Calibri"/>
                <w:sz w:val="18"/>
                <w:szCs w:val="18"/>
              </w:rPr>
              <w:t xml:space="preserve">or </w:t>
            </w:r>
            <w:r>
              <w:rPr>
                <w:rFonts w:ascii="Calibri" w:hAnsi="Calibri"/>
                <w:sz w:val="18"/>
                <w:szCs w:val="18"/>
              </w:rPr>
              <w:t>allow</w:t>
            </w:r>
            <w:r w:rsidR="0052329B">
              <w:rPr>
                <w:rFonts w:ascii="Calibri" w:hAnsi="Calibri"/>
                <w:sz w:val="18"/>
                <w:szCs w:val="18"/>
              </w:rPr>
              <w:t xml:space="preserve"> selection of value=n/a</w:t>
            </w:r>
            <w:r>
              <w:rPr>
                <w:rFonts w:ascii="Calibri" w:hAnsi="Calibri"/>
                <w:sz w:val="18"/>
                <w:szCs w:val="18"/>
              </w:rPr>
              <w:t xml:space="preserve"> if value in A06="</w:t>
            </w:r>
            <w:r>
              <w:rPr>
                <w:rFonts w:asciiTheme="minorHAnsi" w:hAnsiTheme="minorHAnsi"/>
                <w:sz w:val="18"/>
                <w:szCs w:val="18"/>
              </w:rPr>
              <w:t>n/a equipment changeout, like-for-like"</w:t>
            </w:r>
            <w:r w:rsidRPr="007E2934">
              <w:rPr>
                <w:rFonts w:ascii="Calibri" w:hAnsi="Calibri"/>
                <w:sz w:val="18"/>
                <w:szCs w:val="18"/>
              </w:rPr>
              <w:t>&gt;&gt;</w:t>
            </w:r>
          </w:p>
        </w:tc>
      </w:tr>
      <w:tr w:rsidR="00E12DCB" w:rsidRPr="007E2934" w14:paraId="3DF6E420" w14:textId="77777777" w:rsidTr="00B651AA">
        <w:trPr>
          <w:cantSplit/>
          <w:trHeight w:val="432"/>
        </w:trPr>
        <w:tc>
          <w:tcPr>
            <w:tcW w:w="103" w:type="pct"/>
            <w:shd w:val="clear" w:color="auto" w:fill="auto"/>
            <w:tcMar>
              <w:left w:w="29" w:type="dxa"/>
              <w:right w:w="29" w:type="dxa"/>
            </w:tcMar>
            <w:vAlign w:val="center"/>
          </w:tcPr>
          <w:p w14:paraId="3DF6E411" w14:textId="77777777" w:rsidR="00E12DCB" w:rsidRPr="007E2934" w:rsidRDefault="00E12DCB" w:rsidP="00BA02F4">
            <w:pPr>
              <w:pStyle w:val="FootnoteText"/>
              <w:jc w:val="center"/>
              <w:rPr>
                <w:rFonts w:ascii="Calibri" w:hAnsi="Calibri"/>
                <w:sz w:val="18"/>
                <w:szCs w:val="18"/>
              </w:rPr>
            </w:pPr>
            <w:r w:rsidRPr="007E2934">
              <w:rPr>
                <w:rFonts w:ascii="Calibri" w:hAnsi="Calibri"/>
                <w:sz w:val="18"/>
                <w:szCs w:val="18"/>
              </w:rPr>
              <w:t>09</w:t>
            </w:r>
          </w:p>
        </w:tc>
        <w:tc>
          <w:tcPr>
            <w:tcW w:w="1107" w:type="pct"/>
            <w:shd w:val="clear" w:color="auto" w:fill="auto"/>
            <w:vAlign w:val="center"/>
          </w:tcPr>
          <w:p w14:paraId="3DF6E412" w14:textId="6E2D2E40" w:rsidR="00E12DCB" w:rsidRPr="007E2934" w:rsidRDefault="00E12DCB" w:rsidP="00281F61">
            <w:pPr>
              <w:rPr>
                <w:rFonts w:ascii="Calibri" w:hAnsi="Calibri"/>
                <w:sz w:val="18"/>
                <w:szCs w:val="18"/>
              </w:rPr>
            </w:pPr>
            <w:r>
              <w:rPr>
                <w:rFonts w:ascii="Calibri" w:hAnsi="Calibri"/>
                <w:sz w:val="18"/>
                <w:szCs w:val="18"/>
              </w:rPr>
              <w:t>Dwelling Unit Number of Bedrooms</w:t>
            </w:r>
          </w:p>
        </w:tc>
        <w:tc>
          <w:tcPr>
            <w:tcW w:w="1261" w:type="pct"/>
            <w:shd w:val="clear" w:color="auto" w:fill="auto"/>
            <w:vAlign w:val="center"/>
          </w:tcPr>
          <w:p w14:paraId="3DF6E413" w14:textId="77777777" w:rsidR="00E12DCB" w:rsidRDefault="00E12DCB" w:rsidP="00E12DCB">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3DF6E414" w14:textId="77777777" w:rsidR="00E12DCB" w:rsidRPr="00990CE6" w:rsidRDefault="00E12DCB" w:rsidP="00E12DCB">
            <w:pPr>
              <w:spacing w:after="60"/>
              <w:rPr>
                <w:rFonts w:ascii="Calibri" w:hAnsi="Calibri"/>
                <w:sz w:val="18"/>
                <w:szCs w:val="18"/>
              </w:rPr>
            </w:pPr>
            <w:r w:rsidRPr="00990CE6">
              <w:rPr>
                <w:rFonts w:ascii="Calibri" w:hAnsi="Calibri"/>
                <w:sz w:val="18"/>
                <w:szCs w:val="18"/>
              </w:rPr>
              <w:t>if CertComplianceType=</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  flag non-default values and report in project status notes field;</w:t>
            </w:r>
          </w:p>
          <w:p w14:paraId="3DF6E415" w14:textId="77777777" w:rsidR="00E12DCB" w:rsidRDefault="00E12DCB" w:rsidP="00E12DCB">
            <w:pPr>
              <w:spacing w:after="60"/>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Pr>
                <w:rFonts w:ascii="Calibri" w:hAnsi="Calibri"/>
                <w:sz w:val="18"/>
                <w:szCs w:val="18"/>
              </w:rPr>
              <w:t>hen user input the integer value xx&gt;&gt;</w:t>
            </w:r>
          </w:p>
          <w:p w14:paraId="3DF6E416" w14:textId="77777777" w:rsidR="00E12DCB" w:rsidRPr="007E2934" w:rsidRDefault="00E12DCB" w:rsidP="001600E7">
            <w:pPr>
              <w:rPr>
                <w:rFonts w:ascii="Calibri" w:hAnsi="Calibri"/>
                <w:sz w:val="18"/>
                <w:szCs w:val="18"/>
              </w:rPr>
            </w:pPr>
          </w:p>
        </w:tc>
        <w:tc>
          <w:tcPr>
            <w:tcW w:w="92" w:type="pct"/>
            <w:shd w:val="clear" w:color="auto" w:fill="auto"/>
            <w:tcMar>
              <w:left w:w="29" w:type="dxa"/>
              <w:right w:w="29" w:type="dxa"/>
            </w:tcMar>
            <w:vAlign w:val="center"/>
          </w:tcPr>
          <w:p w14:paraId="3DF6E417" w14:textId="77777777" w:rsidR="00E12DCB" w:rsidRPr="007E2934" w:rsidRDefault="00E12DCB" w:rsidP="00BA02F4">
            <w:pPr>
              <w:spacing w:after="60"/>
              <w:jc w:val="center"/>
              <w:rPr>
                <w:rFonts w:ascii="Calibri" w:hAnsi="Calibri"/>
                <w:sz w:val="18"/>
                <w:szCs w:val="18"/>
              </w:rPr>
            </w:pPr>
            <w:r>
              <w:rPr>
                <w:rFonts w:ascii="Calibri" w:hAnsi="Calibri"/>
                <w:sz w:val="18"/>
                <w:szCs w:val="18"/>
              </w:rPr>
              <w:t>10</w:t>
            </w:r>
          </w:p>
        </w:tc>
        <w:tc>
          <w:tcPr>
            <w:tcW w:w="1260" w:type="pct"/>
            <w:shd w:val="clear" w:color="auto" w:fill="auto"/>
            <w:vAlign w:val="center"/>
          </w:tcPr>
          <w:p w14:paraId="3DF6E418" w14:textId="5654449C" w:rsidR="00E12DCB" w:rsidRPr="007E2934" w:rsidRDefault="00E12DCB" w:rsidP="0035199F">
            <w:pPr>
              <w:spacing w:after="60"/>
              <w:rPr>
                <w:rFonts w:ascii="Calibri" w:hAnsi="Calibri"/>
                <w:sz w:val="18"/>
                <w:szCs w:val="18"/>
              </w:rPr>
            </w:pPr>
            <w:r w:rsidRPr="007E2934">
              <w:rPr>
                <w:rFonts w:ascii="Calibri" w:hAnsi="Calibri"/>
                <w:sz w:val="18"/>
                <w:szCs w:val="18"/>
              </w:rPr>
              <w:t xml:space="preserve">Determination of Mech01 type (this </w:t>
            </w:r>
            <w:r>
              <w:rPr>
                <w:rFonts w:ascii="Calibri" w:hAnsi="Calibri"/>
                <w:sz w:val="18"/>
                <w:szCs w:val="18"/>
              </w:rPr>
              <w:t>field</w:t>
            </w:r>
            <w:r w:rsidRPr="007E2934">
              <w:rPr>
                <w:rFonts w:ascii="Calibri" w:hAnsi="Calibri"/>
                <w:sz w:val="18"/>
                <w:szCs w:val="18"/>
              </w:rPr>
              <w:t xml:space="preserve"> not visible to user)</w:t>
            </w:r>
          </w:p>
        </w:tc>
        <w:tc>
          <w:tcPr>
            <w:tcW w:w="1177" w:type="pct"/>
            <w:shd w:val="clear" w:color="auto" w:fill="auto"/>
            <w:vAlign w:val="center"/>
          </w:tcPr>
          <w:p w14:paraId="1A6073B9" w14:textId="77777777" w:rsidR="00BE200C" w:rsidRDefault="00BE200C" w:rsidP="00BE200C">
            <w:pPr>
              <w:rPr>
                <w:rFonts w:ascii="Calibri" w:hAnsi="Calibri"/>
                <w:sz w:val="18"/>
                <w:szCs w:val="18"/>
              </w:rPr>
            </w:pPr>
            <w:r>
              <w:rPr>
                <w:rFonts w:ascii="Calibri" w:hAnsi="Calibri"/>
                <w:sz w:val="18"/>
                <w:szCs w:val="18"/>
              </w:rPr>
              <w:t>&lt;&lt;calculated field:</w:t>
            </w:r>
          </w:p>
          <w:p w14:paraId="014450E9" w14:textId="77777777" w:rsidR="00BE200C" w:rsidRDefault="00BE200C" w:rsidP="00BE200C">
            <w:pPr>
              <w:rPr>
                <w:rFonts w:ascii="Calibri" w:hAnsi="Calibri"/>
                <w:sz w:val="18"/>
                <w:szCs w:val="18"/>
              </w:rPr>
            </w:pPr>
            <w:r>
              <w:rPr>
                <w:rFonts w:ascii="Calibri" w:hAnsi="Calibri"/>
                <w:sz w:val="18"/>
                <w:szCs w:val="18"/>
              </w:rPr>
              <w:t>if1 CertComplianceType=performance, then</w:t>
            </w:r>
          </w:p>
          <w:p w14:paraId="34E09FCF" w14:textId="77777777" w:rsidR="00BE200C" w:rsidRDefault="00BE200C" w:rsidP="00BE200C">
            <w:pPr>
              <w:rPr>
                <w:rFonts w:ascii="Calibri" w:hAnsi="Calibri"/>
                <w:sz w:val="18"/>
                <w:szCs w:val="18"/>
              </w:rPr>
            </w:pPr>
            <w:r>
              <w:rPr>
                <w:rFonts w:ascii="Calibri" w:hAnsi="Calibri"/>
                <w:sz w:val="18"/>
                <w:szCs w:val="18"/>
              </w:rPr>
              <w:t xml:space="preserve">     if2 CF1R-PRF Project Scope=one of the</w:t>
            </w:r>
          </w:p>
          <w:p w14:paraId="285FA5A3" w14:textId="77777777" w:rsidR="00BE200C" w:rsidRDefault="00BE200C" w:rsidP="00BE200C">
            <w:pPr>
              <w:rPr>
                <w:rFonts w:ascii="Calibri" w:hAnsi="Calibri"/>
                <w:sz w:val="18"/>
                <w:szCs w:val="18"/>
              </w:rPr>
            </w:pPr>
            <w:r>
              <w:rPr>
                <w:rFonts w:ascii="Calibri" w:hAnsi="Calibri"/>
                <w:sz w:val="18"/>
                <w:szCs w:val="18"/>
              </w:rPr>
              <w:t xml:space="preserve">     following two types:</w:t>
            </w:r>
          </w:p>
          <w:p w14:paraId="78623098" w14:textId="77777777" w:rsidR="00BE200C" w:rsidRDefault="00BE200C" w:rsidP="00BE200C">
            <w:pPr>
              <w:rPr>
                <w:rFonts w:ascii="Calibri" w:hAnsi="Calibri"/>
                <w:sz w:val="18"/>
                <w:szCs w:val="18"/>
              </w:rPr>
            </w:pPr>
            <w:r>
              <w:rPr>
                <w:rFonts w:ascii="Calibri" w:hAnsi="Calibri"/>
                <w:sz w:val="18"/>
                <w:szCs w:val="18"/>
              </w:rPr>
              <w:t xml:space="preserve">     **Addition and/or Alteration</w:t>
            </w:r>
          </w:p>
          <w:p w14:paraId="69EF3FA0" w14:textId="77777777" w:rsidR="00BE200C" w:rsidRDefault="00BE200C" w:rsidP="00BE200C">
            <w:pPr>
              <w:rPr>
                <w:rFonts w:ascii="Calibri" w:hAnsi="Calibri"/>
                <w:sz w:val="18"/>
                <w:szCs w:val="18"/>
              </w:rPr>
            </w:pPr>
            <w:r>
              <w:rPr>
                <w:rFonts w:ascii="Calibri" w:hAnsi="Calibri"/>
                <w:sz w:val="18"/>
                <w:szCs w:val="18"/>
              </w:rPr>
              <w:t xml:space="preserve">     **Newly Constructed - Addition Alone</w:t>
            </w:r>
          </w:p>
          <w:p w14:paraId="1A68BDB6" w14:textId="77777777" w:rsidR="00BE200C" w:rsidRDefault="00BE200C" w:rsidP="00BE200C">
            <w:pPr>
              <w:rPr>
                <w:rFonts w:ascii="Calibri" w:hAnsi="Calibri"/>
                <w:sz w:val="18"/>
                <w:szCs w:val="18"/>
              </w:rPr>
            </w:pPr>
            <w:r>
              <w:rPr>
                <w:rFonts w:ascii="Calibri" w:hAnsi="Calibri"/>
                <w:sz w:val="18"/>
                <w:szCs w:val="18"/>
              </w:rPr>
              <w:t xml:space="preserve">     then display doc variation MCH-01d;</w:t>
            </w:r>
          </w:p>
          <w:p w14:paraId="3F42A7C3" w14:textId="77777777" w:rsidR="00BE200C" w:rsidRDefault="00BE200C" w:rsidP="00BE200C">
            <w:pPr>
              <w:rPr>
                <w:rFonts w:ascii="Calibri" w:hAnsi="Calibri"/>
                <w:sz w:val="18"/>
                <w:szCs w:val="18"/>
              </w:rPr>
            </w:pPr>
            <w:r>
              <w:rPr>
                <w:rFonts w:ascii="Calibri" w:hAnsi="Calibri"/>
                <w:sz w:val="18"/>
                <w:szCs w:val="18"/>
              </w:rPr>
              <w:t xml:space="preserve">     elseif CF1R-PRF Project Scope=Newly </w:t>
            </w:r>
          </w:p>
          <w:p w14:paraId="0FD4185F" w14:textId="77777777" w:rsidR="00E07CDA" w:rsidRDefault="00BE200C" w:rsidP="00BE200C">
            <w:pPr>
              <w:rPr>
                <w:rFonts w:ascii="Calibri" w:hAnsi="Calibri"/>
                <w:sz w:val="18"/>
                <w:szCs w:val="18"/>
              </w:rPr>
            </w:pPr>
            <w:r>
              <w:rPr>
                <w:rFonts w:ascii="Calibri" w:hAnsi="Calibri"/>
                <w:sz w:val="18"/>
                <w:szCs w:val="18"/>
              </w:rPr>
              <w:t xml:space="preserve">     Constructed,</w:t>
            </w:r>
          </w:p>
          <w:p w14:paraId="7B2AC9F7" w14:textId="56B7BD6A" w:rsidR="00BE200C" w:rsidRDefault="00BE200C" w:rsidP="00BE200C">
            <w:pPr>
              <w:rPr>
                <w:rFonts w:ascii="Calibri" w:hAnsi="Calibri"/>
                <w:sz w:val="18"/>
                <w:szCs w:val="18"/>
              </w:rPr>
            </w:pPr>
            <w:r>
              <w:rPr>
                <w:rFonts w:ascii="Calibri" w:hAnsi="Calibri"/>
                <w:sz w:val="18"/>
                <w:szCs w:val="18"/>
              </w:rPr>
              <w:t xml:space="preserve">     then display doc variation MECH01a </w:t>
            </w:r>
          </w:p>
          <w:p w14:paraId="3392F8AD" w14:textId="77777777" w:rsidR="00BE200C" w:rsidRDefault="00BE200C" w:rsidP="00BE200C">
            <w:pPr>
              <w:rPr>
                <w:rFonts w:ascii="Calibri" w:hAnsi="Calibri"/>
                <w:sz w:val="18"/>
                <w:szCs w:val="18"/>
              </w:rPr>
            </w:pPr>
            <w:r>
              <w:rPr>
                <w:rFonts w:ascii="Calibri" w:hAnsi="Calibri"/>
                <w:sz w:val="18"/>
                <w:szCs w:val="18"/>
              </w:rPr>
              <w:t xml:space="preserve">      endif2</w:t>
            </w:r>
          </w:p>
          <w:p w14:paraId="285AC690" w14:textId="77777777" w:rsidR="00BE200C" w:rsidRDefault="00BE200C" w:rsidP="00BE200C">
            <w:pPr>
              <w:rPr>
                <w:rFonts w:ascii="Calibri" w:hAnsi="Calibri"/>
                <w:sz w:val="18"/>
                <w:szCs w:val="18"/>
              </w:rPr>
            </w:pPr>
            <w:r>
              <w:rPr>
                <w:rFonts w:ascii="Calibri" w:hAnsi="Calibri"/>
                <w:sz w:val="18"/>
                <w:szCs w:val="18"/>
              </w:rPr>
              <w:t>elseif CertComplianceType=</w:t>
            </w:r>
            <w:r>
              <w:rPr>
                <w:rFonts w:ascii="Calibri" w:hAnsi="Calibri"/>
                <w:sz w:val="18"/>
                <w:szCs w:val="18"/>
                <w:u w:val="single"/>
              </w:rPr>
              <w:t>prescriptive additions/alterations</w:t>
            </w:r>
            <w:r>
              <w:rPr>
                <w:rFonts w:ascii="Calibri" w:hAnsi="Calibri"/>
                <w:sz w:val="18"/>
                <w:szCs w:val="18"/>
              </w:rPr>
              <w:t>,</w:t>
            </w:r>
          </w:p>
          <w:p w14:paraId="3D804141" w14:textId="77777777" w:rsidR="00BE200C" w:rsidRDefault="00BE200C" w:rsidP="00BE200C">
            <w:pPr>
              <w:rPr>
                <w:rFonts w:ascii="Calibri" w:hAnsi="Calibri"/>
                <w:sz w:val="18"/>
                <w:szCs w:val="18"/>
              </w:rPr>
            </w:pPr>
            <w:r>
              <w:rPr>
                <w:rFonts w:ascii="Calibri" w:hAnsi="Calibri"/>
                <w:sz w:val="18"/>
                <w:szCs w:val="18"/>
              </w:rPr>
              <w:t>then display doc variation MECH01b,</w:t>
            </w:r>
          </w:p>
          <w:p w14:paraId="7C542444" w14:textId="77777777" w:rsidR="00BE200C" w:rsidRDefault="00BE200C" w:rsidP="00BE200C">
            <w:pPr>
              <w:rPr>
                <w:rFonts w:ascii="Calibri" w:hAnsi="Calibri"/>
                <w:sz w:val="18"/>
                <w:szCs w:val="18"/>
                <w:u w:val="single"/>
              </w:rPr>
            </w:pPr>
            <w:r>
              <w:rPr>
                <w:rFonts w:ascii="Calibri" w:hAnsi="Calibri"/>
                <w:sz w:val="18"/>
                <w:szCs w:val="18"/>
              </w:rPr>
              <w:t>elseif CertComplianceType=</w:t>
            </w:r>
            <w:r>
              <w:rPr>
                <w:rFonts w:ascii="Calibri" w:hAnsi="Calibri"/>
                <w:sz w:val="18"/>
                <w:szCs w:val="18"/>
                <w:u w:val="single"/>
              </w:rPr>
              <w:t>prescriptive newly constructed,</w:t>
            </w:r>
          </w:p>
          <w:p w14:paraId="430033BF" w14:textId="77777777" w:rsidR="00BE200C" w:rsidRDefault="00BE200C" w:rsidP="00BE200C">
            <w:pPr>
              <w:rPr>
                <w:rFonts w:ascii="Calibri" w:hAnsi="Calibri"/>
                <w:sz w:val="18"/>
                <w:szCs w:val="18"/>
                <w:u w:val="single"/>
              </w:rPr>
            </w:pPr>
            <w:r>
              <w:rPr>
                <w:rFonts w:ascii="Calibri" w:hAnsi="Calibri"/>
                <w:sz w:val="18"/>
                <w:szCs w:val="18"/>
              </w:rPr>
              <w:t>then display doc variation MECH01c</w:t>
            </w:r>
          </w:p>
          <w:p w14:paraId="3DF6E41F" w14:textId="12610051" w:rsidR="00E12DCB" w:rsidRPr="007E2934" w:rsidRDefault="00BE200C" w:rsidP="0035199F">
            <w:pPr>
              <w:spacing w:after="60"/>
              <w:rPr>
                <w:rFonts w:ascii="Calibri" w:hAnsi="Calibri"/>
                <w:sz w:val="18"/>
                <w:szCs w:val="18"/>
              </w:rPr>
            </w:pPr>
            <w:r>
              <w:rPr>
                <w:rFonts w:ascii="Calibri" w:hAnsi="Calibri"/>
                <w:sz w:val="18"/>
                <w:szCs w:val="18"/>
              </w:rPr>
              <w:t>(this field not visible to user) endif1&gt;&gt;</w:t>
            </w:r>
          </w:p>
        </w:tc>
      </w:tr>
    </w:tbl>
    <w:p w14:paraId="3DF6E421" w14:textId="77777777" w:rsidR="000F413D"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14:paraId="3DF6E423" w14:textId="77777777" w:rsidTr="000A23E5">
        <w:tc>
          <w:tcPr>
            <w:tcW w:w="5000" w:type="pct"/>
          </w:tcPr>
          <w:p w14:paraId="3DF6E422" w14:textId="6DB927BC" w:rsidR="009F054B" w:rsidRDefault="000A23E5" w:rsidP="00916C50">
            <w:pPr>
              <w:keepNext/>
              <w:rPr>
                <w:rFonts w:ascii="Calibri" w:hAnsi="Calibri"/>
                <w:b/>
                <w:sz w:val="18"/>
                <w:szCs w:val="18"/>
              </w:rPr>
            </w:pPr>
            <w:r w:rsidRPr="000A23E5">
              <w:rPr>
                <w:rFonts w:ascii="Calibri" w:hAnsi="Calibri"/>
                <w:b/>
                <w:sz w:val="18"/>
                <w:szCs w:val="18"/>
              </w:rPr>
              <w:t>MCH-01</w:t>
            </w:r>
            <w:r w:rsidR="00BF6480">
              <w:rPr>
                <w:rFonts w:ascii="Calibri" w:hAnsi="Calibri"/>
                <w:b/>
                <w:sz w:val="18"/>
                <w:szCs w:val="18"/>
              </w:rPr>
              <w:t>b</w:t>
            </w:r>
            <w:r w:rsidRPr="000A23E5">
              <w:rPr>
                <w:rFonts w:ascii="Calibri" w:hAnsi="Calibri"/>
                <w:b/>
                <w:sz w:val="18"/>
                <w:szCs w:val="18"/>
              </w:rPr>
              <w:t xml:space="preserve"> </w:t>
            </w:r>
            <w:r w:rsidR="00916C50">
              <w:rPr>
                <w:rFonts w:ascii="Calibri" w:hAnsi="Calibri"/>
                <w:b/>
                <w:sz w:val="18"/>
                <w:szCs w:val="18"/>
              </w:rPr>
              <w:t xml:space="preserve"> - </w:t>
            </w:r>
            <w:r w:rsidR="005A52E4" w:rsidRPr="005A52E4">
              <w:rPr>
                <w:rFonts w:ascii="Calibri" w:hAnsi="Calibri"/>
                <w:b/>
                <w:sz w:val="18"/>
                <w:szCs w:val="18"/>
              </w:rPr>
              <w:t>Space Conditioning Systems Ducts and Fans</w:t>
            </w:r>
            <w:r w:rsidR="00916C50">
              <w:rPr>
                <w:rFonts w:ascii="Calibri" w:hAnsi="Calibri"/>
                <w:b/>
                <w:sz w:val="18"/>
                <w:szCs w:val="18"/>
              </w:rPr>
              <w:t xml:space="preserve"> - Prescriptive Alterations</w:t>
            </w:r>
          </w:p>
        </w:tc>
      </w:tr>
    </w:tbl>
    <w:p w14:paraId="3DF6E424" w14:textId="77777777" w:rsidR="00E81C65" w:rsidRDefault="00E81C65"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4"/>
        <w:gridCol w:w="2034"/>
        <w:gridCol w:w="1218"/>
        <w:gridCol w:w="1219"/>
        <w:gridCol w:w="1163"/>
        <w:gridCol w:w="1350"/>
        <w:gridCol w:w="1260"/>
        <w:gridCol w:w="1102"/>
        <w:gridCol w:w="1219"/>
        <w:gridCol w:w="2017"/>
      </w:tblGrid>
      <w:tr w:rsidR="004D570F" w:rsidRPr="00E81C65" w14:paraId="3DF6E427" w14:textId="77777777" w:rsidTr="00B651AA">
        <w:trPr>
          <w:trHeight w:val="222"/>
        </w:trPr>
        <w:tc>
          <w:tcPr>
            <w:tcW w:w="14616" w:type="dxa"/>
            <w:gridSpan w:val="10"/>
            <w:shd w:val="clear" w:color="auto" w:fill="auto"/>
          </w:tcPr>
          <w:p w14:paraId="3DF6E425" w14:textId="77777777" w:rsidR="004D570F" w:rsidRPr="003322A6" w:rsidRDefault="004D570F" w:rsidP="00E81C65">
            <w:pPr>
              <w:keepNext/>
              <w:rPr>
                <w:rFonts w:ascii="Calibri" w:hAnsi="Calibri"/>
                <w:b/>
                <w:sz w:val="18"/>
                <w:szCs w:val="24"/>
              </w:rPr>
            </w:pPr>
            <w:r w:rsidRPr="003322A6">
              <w:rPr>
                <w:rFonts w:ascii="Calibri" w:hAnsi="Calibri"/>
                <w:b/>
                <w:sz w:val="18"/>
                <w:szCs w:val="24"/>
              </w:rPr>
              <w:t xml:space="preserve">B. Space Conditioning (SC) System Information </w:t>
            </w:r>
          </w:p>
          <w:p w14:paraId="3DF6E426" w14:textId="77777777" w:rsidR="004D570F" w:rsidRPr="000D7C25" w:rsidRDefault="004D570F" w:rsidP="00437EEF">
            <w:pPr>
              <w:keepNext/>
              <w:rPr>
                <w:rFonts w:ascii="Calibri" w:hAnsi="Calibri"/>
                <w:b/>
                <w:sz w:val="18"/>
                <w:szCs w:val="18"/>
              </w:rPr>
            </w:pPr>
            <w:r w:rsidRPr="000D7C25">
              <w:rPr>
                <w:rFonts w:ascii="Calibri" w:hAnsi="Calibri"/>
                <w:sz w:val="18"/>
                <w:szCs w:val="18"/>
              </w:rPr>
              <w:t>&lt;&lt;</w:t>
            </w:r>
            <w:r w:rsidRPr="000D7C25">
              <w:rPr>
                <w:sz w:val="18"/>
                <w:szCs w:val="18"/>
              </w:rPr>
              <w:t xml:space="preserve"> </w:t>
            </w:r>
            <w:r w:rsidRPr="000D7C25">
              <w:rPr>
                <w:rFonts w:ascii="Calibri" w:hAnsi="Calibri"/>
                <w:sz w:val="18"/>
                <w:szCs w:val="18"/>
              </w:rPr>
              <w:t>require one row of data to be entered in this table for each of the quantity of space con</w:t>
            </w:r>
            <w:r w:rsidR="005A52E4">
              <w:rPr>
                <w:rFonts w:ascii="Calibri" w:hAnsi="Calibri"/>
                <w:sz w:val="18"/>
                <w:szCs w:val="18"/>
              </w:rPr>
              <w:t>ditioning systems entered in A0</w:t>
            </w:r>
            <w:r w:rsidR="00437EEF">
              <w:rPr>
                <w:rFonts w:ascii="Calibri" w:hAnsi="Calibri"/>
                <w:sz w:val="18"/>
                <w:szCs w:val="18"/>
              </w:rPr>
              <w:t>4</w:t>
            </w:r>
            <w:r w:rsidRPr="000D7C25">
              <w:rPr>
                <w:rFonts w:ascii="Calibri" w:hAnsi="Calibri"/>
                <w:sz w:val="18"/>
                <w:szCs w:val="18"/>
              </w:rPr>
              <w:t>&gt;&gt;</w:t>
            </w:r>
          </w:p>
        </w:tc>
      </w:tr>
      <w:tr w:rsidR="004D570F" w:rsidRPr="00E81C65" w14:paraId="3DF6E432" w14:textId="77777777" w:rsidTr="00B651AA">
        <w:trPr>
          <w:trHeight w:val="223"/>
        </w:trPr>
        <w:tc>
          <w:tcPr>
            <w:tcW w:w="2034" w:type="dxa"/>
            <w:shd w:val="clear" w:color="auto" w:fill="auto"/>
            <w:vAlign w:val="bottom"/>
          </w:tcPr>
          <w:p w14:paraId="3DF6E428"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01</w:t>
            </w:r>
          </w:p>
        </w:tc>
        <w:tc>
          <w:tcPr>
            <w:tcW w:w="2034" w:type="dxa"/>
            <w:shd w:val="clear" w:color="auto" w:fill="auto"/>
          </w:tcPr>
          <w:p w14:paraId="3DF6E429"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02</w:t>
            </w:r>
          </w:p>
        </w:tc>
        <w:tc>
          <w:tcPr>
            <w:tcW w:w="1218" w:type="dxa"/>
            <w:shd w:val="clear" w:color="auto" w:fill="auto"/>
            <w:vAlign w:val="bottom"/>
          </w:tcPr>
          <w:p w14:paraId="3DF6E42A"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03</w:t>
            </w:r>
          </w:p>
        </w:tc>
        <w:tc>
          <w:tcPr>
            <w:tcW w:w="1219" w:type="dxa"/>
            <w:shd w:val="clear" w:color="auto" w:fill="auto"/>
          </w:tcPr>
          <w:p w14:paraId="3DF6E42B"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04</w:t>
            </w:r>
          </w:p>
        </w:tc>
        <w:tc>
          <w:tcPr>
            <w:tcW w:w="1163" w:type="dxa"/>
            <w:shd w:val="clear" w:color="auto" w:fill="auto"/>
          </w:tcPr>
          <w:p w14:paraId="3DF6E42C"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05</w:t>
            </w:r>
          </w:p>
        </w:tc>
        <w:tc>
          <w:tcPr>
            <w:tcW w:w="1350" w:type="dxa"/>
            <w:shd w:val="clear" w:color="auto" w:fill="auto"/>
          </w:tcPr>
          <w:p w14:paraId="3DF6E42D"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06</w:t>
            </w:r>
          </w:p>
        </w:tc>
        <w:tc>
          <w:tcPr>
            <w:tcW w:w="1260" w:type="dxa"/>
            <w:shd w:val="clear" w:color="auto" w:fill="auto"/>
          </w:tcPr>
          <w:p w14:paraId="3DF6E42E"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07</w:t>
            </w:r>
          </w:p>
        </w:tc>
        <w:tc>
          <w:tcPr>
            <w:tcW w:w="1102" w:type="dxa"/>
            <w:shd w:val="clear" w:color="auto" w:fill="auto"/>
          </w:tcPr>
          <w:p w14:paraId="3DF6E42F"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08</w:t>
            </w:r>
          </w:p>
        </w:tc>
        <w:tc>
          <w:tcPr>
            <w:tcW w:w="1219" w:type="dxa"/>
            <w:shd w:val="clear" w:color="auto" w:fill="auto"/>
          </w:tcPr>
          <w:p w14:paraId="3DF6E430"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09</w:t>
            </w:r>
          </w:p>
        </w:tc>
        <w:tc>
          <w:tcPr>
            <w:tcW w:w="2017" w:type="dxa"/>
            <w:shd w:val="clear" w:color="auto" w:fill="auto"/>
            <w:vAlign w:val="bottom"/>
          </w:tcPr>
          <w:p w14:paraId="3DF6E431"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10</w:t>
            </w:r>
          </w:p>
        </w:tc>
      </w:tr>
      <w:tr w:rsidR="0017124B" w:rsidRPr="004D570F" w14:paraId="3DF6E43F" w14:textId="77777777" w:rsidTr="00B651AA">
        <w:trPr>
          <w:trHeight w:val="390"/>
        </w:trPr>
        <w:tc>
          <w:tcPr>
            <w:tcW w:w="2034" w:type="dxa"/>
            <w:shd w:val="clear" w:color="auto" w:fill="auto"/>
            <w:vAlign w:val="bottom"/>
          </w:tcPr>
          <w:p w14:paraId="3DF6E433"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 xml:space="preserve">SC System </w:t>
            </w:r>
          </w:p>
          <w:p w14:paraId="3DF6E434"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Identification or Name</w:t>
            </w:r>
          </w:p>
        </w:tc>
        <w:tc>
          <w:tcPr>
            <w:tcW w:w="2034" w:type="dxa"/>
            <w:shd w:val="clear" w:color="auto" w:fill="auto"/>
            <w:vAlign w:val="bottom"/>
          </w:tcPr>
          <w:p w14:paraId="3DF6E435"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 xml:space="preserve">SC System </w:t>
            </w:r>
          </w:p>
          <w:p w14:paraId="3DF6E436"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Location or Area Served</w:t>
            </w:r>
          </w:p>
        </w:tc>
        <w:tc>
          <w:tcPr>
            <w:tcW w:w="1218" w:type="dxa"/>
            <w:shd w:val="clear" w:color="auto" w:fill="auto"/>
            <w:vAlign w:val="bottom"/>
          </w:tcPr>
          <w:p w14:paraId="3DF6E437"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CFA served by this SC System (ft</w:t>
            </w:r>
            <w:r w:rsidRPr="000E59FB">
              <w:rPr>
                <w:rFonts w:ascii="Calibri" w:hAnsi="Calibri"/>
                <w:sz w:val="18"/>
                <w:szCs w:val="18"/>
                <w:vertAlign w:val="superscript"/>
              </w:rPr>
              <w:t>2</w:t>
            </w:r>
            <w:r w:rsidRPr="000E59FB">
              <w:rPr>
                <w:rFonts w:ascii="Calibri" w:hAnsi="Calibri"/>
                <w:sz w:val="18"/>
                <w:szCs w:val="18"/>
              </w:rPr>
              <w:t>):</w:t>
            </w:r>
          </w:p>
        </w:tc>
        <w:tc>
          <w:tcPr>
            <w:tcW w:w="1219" w:type="dxa"/>
            <w:shd w:val="clear" w:color="auto" w:fill="auto"/>
            <w:vAlign w:val="bottom"/>
          </w:tcPr>
          <w:p w14:paraId="3DF6E438"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Is the SC system a ducted system?</w:t>
            </w:r>
          </w:p>
        </w:tc>
        <w:tc>
          <w:tcPr>
            <w:tcW w:w="1163" w:type="dxa"/>
            <w:shd w:val="clear" w:color="auto" w:fill="auto"/>
            <w:vAlign w:val="bottom"/>
          </w:tcPr>
          <w:p w14:paraId="3DF6E439"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Installing a refrigerant containing component?</w:t>
            </w:r>
          </w:p>
        </w:tc>
        <w:tc>
          <w:tcPr>
            <w:tcW w:w="1350" w:type="dxa"/>
            <w:shd w:val="clear" w:color="auto" w:fill="auto"/>
            <w:vAlign w:val="bottom"/>
          </w:tcPr>
          <w:p w14:paraId="3DF6E43A"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Installing new SC System components? </w:t>
            </w:r>
          </w:p>
        </w:tc>
        <w:tc>
          <w:tcPr>
            <w:tcW w:w="1260" w:type="dxa"/>
            <w:shd w:val="clear" w:color="auto" w:fill="auto"/>
            <w:vAlign w:val="bottom"/>
          </w:tcPr>
          <w:p w14:paraId="3DF6E43B"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Installing more than 40 feet of ducts?</w:t>
            </w:r>
          </w:p>
        </w:tc>
        <w:tc>
          <w:tcPr>
            <w:tcW w:w="1102" w:type="dxa"/>
            <w:shd w:val="clear" w:color="auto" w:fill="auto"/>
            <w:vAlign w:val="bottom"/>
          </w:tcPr>
          <w:p w14:paraId="3DF6E43C"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Installing entirely new duct system?</w:t>
            </w:r>
          </w:p>
        </w:tc>
        <w:tc>
          <w:tcPr>
            <w:tcW w:w="1219" w:type="dxa"/>
            <w:shd w:val="clear" w:color="auto" w:fill="auto"/>
            <w:vAlign w:val="bottom"/>
          </w:tcPr>
          <w:p w14:paraId="3DF6E43D"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 Installing entirely new SC system?</w:t>
            </w:r>
          </w:p>
        </w:tc>
        <w:tc>
          <w:tcPr>
            <w:tcW w:w="2017" w:type="dxa"/>
            <w:shd w:val="clear" w:color="auto" w:fill="auto"/>
            <w:vAlign w:val="bottom"/>
          </w:tcPr>
          <w:p w14:paraId="3DF6E43E" w14:textId="0258FCB6" w:rsidR="0017124B" w:rsidRPr="000E59FB" w:rsidRDefault="0017124B" w:rsidP="00E81C65">
            <w:pPr>
              <w:keepNext/>
              <w:jc w:val="center"/>
              <w:rPr>
                <w:rFonts w:ascii="Calibri" w:hAnsi="Calibri"/>
                <w:sz w:val="18"/>
                <w:szCs w:val="18"/>
              </w:rPr>
            </w:pPr>
            <w:r w:rsidRPr="000E59FB">
              <w:rPr>
                <w:rFonts w:ascii="Calibri" w:hAnsi="Calibri"/>
                <w:sz w:val="18"/>
                <w:szCs w:val="18"/>
              </w:rPr>
              <w:t>Alteration Type</w:t>
            </w:r>
          </w:p>
        </w:tc>
      </w:tr>
      <w:tr w:rsidR="0017124B" w:rsidRPr="004D570F" w14:paraId="3DF6E451" w14:textId="77777777" w:rsidTr="00B651AA">
        <w:trPr>
          <w:trHeight w:val="432"/>
        </w:trPr>
        <w:tc>
          <w:tcPr>
            <w:tcW w:w="2034" w:type="dxa"/>
            <w:shd w:val="clear" w:color="auto" w:fill="auto"/>
          </w:tcPr>
          <w:p w14:paraId="3DF6E440" w14:textId="77777777" w:rsidR="0017124B" w:rsidRDefault="0017124B" w:rsidP="008022E4">
            <w:pPr>
              <w:keepNext/>
              <w:rPr>
                <w:rFonts w:ascii="Calibri" w:hAnsi="Calibri"/>
                <w:sz w:val="18"/>
                <w:szCs w:val="18"/>
              </w:rPr>
            </w:pPr>
            <w:r>
              <w:rPr>
                <w:rFonts w:ascii="Calibri" w:hAnsi="Calibri"/>
                <w:sz w:val="18"/>
                <w:szCs w:val="18"/>
              </w:rPr>
              <w:t>&lt;&lt;reference values from CF1R as default; allow user to override the default and input a new value;  flag non-default values and report in project status notes field; a revised CF1R may be required;</w:t>
            </w:r>
          </w:p>
          <w:p w14:paraId="3DF6E441" w14:textId="77777777" w:rsidR="0017124B" w:rsidRDefault="0017124B" w:rsidP="008022E4">
            <w:pPr>
              <w:keepNext/>
              <w:rPr>
                <w:rFonts w:ascii="Calibri" w:hAnsi="Calibri"/>
                <w:sz w:val="18"/>
                <w:szCs w:val="18"/>
              </w:rPr>
            </w:pPr>
          </w:p>
          <w:p w14:paraId="3DF6E442" w14:textId="77777777" w:rsidR="0017124B" w:rsidRPr="004D570F" w:rsidRDefault="0017124B" w:rsidP="008022E4">
            <w:pPr>
              <w:keepNext/>
              <w:rPr>
                <w:rFonts w:ascii="Calibri" w:hAnsi="Calibri"/>
                <w:sz w:val="18"/>
                <w:szCs w:val="18"/>
              </w:rPr>
            </w:pPr>
            <w:r>
              <w:rPr>
                <w:rFonts w:ascii="Calibri" w:hAnsi="Calibri"/>
                <w:sz w:val="18"/>
                <w:szCs w:val="18"/>
              </w:rPr>
              <w:t>do not allow duplicate system names to be used&gt;&gt;</w:t>
            </w:r>
          </w:p>
        </w:tc>
        <w:tc>
          <w:tcPr>
            <w:tcW w:w="2034" w:type="dxa"/>
            <w:shd w:val="clear" w:color="auto" w:fill="auto"/>
          </w:tcPr>
          <w:p w14:paraId="3DF6E443" w14:textId="77777777" w:rsidR="0017124B" w:rsidRPr="004D570F" w:rsidRDefault="0017124B" w:rsidP="008022E4">
            <w:pPr>
              <w:keepNext/>
              <w:rPr>
                <w:rFonts w:ascii="Calibri" w:hAnsi="Calibri"/>
                <w:sz w:val="18"/>
                <w:szCs w:val="18"/>
              </w:rPr>
            </w:pPr>
            <w:r>
              <w:rPr>
                <w:rFonts w:ascii="Calibri" w:hAnsi="Calibri"/>
                <w:sz w:val="18"/>
                <w:szCs w:val="18"/>
              </w:rPr>
              <w:t>&lt;&lt;reference values from CF1R as default; allow user to override the default and input a new value;  flag non-default values and report in project status notes field; a revised CF1R may be required &gt;&gt;</w:t>
            </w:r>
          </w:p>
        </w:tc>
        <w:tc>
          <w:tcPr>
            <w:tcW w:w="1218" w:type="dxa"/>
            <w:shd w:val="clear" w:color="auto" w:fill="auto"/>
          </w:tcPr>
          <w:p w14:paraId="3DF6E444" w14:textId="77777777" w:rsidR="0017124B" w:rsidRPr="004D570F" w:rsidRDefault="0017124B" w:rsidP="008022E4">
            <w:pPr>
              <w:keepNext/>
              <w:rPr>
                <w:rFonts w:ascii="Calibri" w:hAnsi="Calibri"/>
                <w:sz w:val="18"/>
                <w:szCs w:val="18"/>
              </w:rPr>
            </w:pPr>
            <w:r>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219" w:type="dxa"/>
            <w:shd w:val="clear" w:color="auto" w:fill="auto"/>
          </w:tcPr>
          <w:p w14:paraId="3DF6E445" w14:textId="77777777" w:rsidR="0017124B" w:rsidRPr="004D570F" w:rsidRDefault="0017124B" w:rsidP="008022E4">
            <w:pPr>
              <w:keepNext/>
              <w:rPr>
                <w:rFonts w:ascii="Calibri" w:hAnsi="Calibri"/>
                <w:sz w:val="18"/>
                <w:szCs w:val="18"/>
              </w:rPr>
            </w:pPr>
            <w:r>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163" w:type="dxa"/>
            <w:shd w:val="clear" w:color="auto" w:fill="auto"/>
          </w:tcPr>
          <w:p w14:paraId="3DF6E446" w14:textId="77777777" w:rsidR="0017124B" w:rsidRPr="004D570F" w:rsidRDefault="0017124B" w:rsidP="008022E4">
            <w:pPr>
              <w:keepNext/>
              <w:rPr>
                <w:rFonts w:ascii="Calibri" w:hAnsi="Calibri"/>
                <w:sz w:val="18"/>
                <w:szCs w:val="18"/>
              </w:rPr>
            </w:pPr>
            <w:r>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350" w:type="dxa"/>
            <w:shd w:val="clear" w:color="auto" w:fill="auto"/>
          </w:tcPr>
          <w:p w14:paraId="3DF6E447" w14:textId="77777777" w:rsidR="0017124B" w:rsidRPr="004D570F" w:rsidRDefault="0017124B" w:rsidP="008022E4">
            <w:pPr>
              <w:keepNext/>
              <w:rPr>
                <w:rFonts w:ascii="Calibri" w:hAnsi="Calibri"/>
                <w:sz w:val="18"/>
                <w:szCs w:val="18"/>
              </w:rPr>
            </w:pPr>
            <w:r>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260" w:type="dxa"/>
            <w:shd w:val="clear" w:color="auto" w:fill="auto"/>
          </w:tcPr>
          <w:p w14:paraId="3DF6E448" w14:textId="77777777" w:rsidR="0017124B" w:rsidRPr="004D570F" w:rsidRDefault="0017124B" w:rsidP="008022E4">
            <w:pPr>
              <w:keepNext/>
              <w:rPr>
                <w:rFonts w:ascii="Calibri" w:hAnsi="Calibri"/>
                <w:sz w:val="18"/>
                <w:szCs w:val="18"/>
              </w:rPr>
            </w:pPr>
            <w:r>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102" w:type="dxa"/>
            <w:shd w:val="clear" w:color="auto" w:fill="auto"/>
          </w:tcPr>
          <w:p w14:paraId="3DF6E449" w14:textId="77777777" w:rsidR="0017124B" w:rsidRPr="004D570F" w:rsidRDefault="0017124B" w:rsidP="008022E4">
            <w:pPr>
              <w:keepNext/>
              <w:rPr>
                <w:rFonts w:ascii="Calibri" w:hAnsi="Calibri"/>
                <w:sz w:val="18"/>
                <w:szCs w:val="18"/>
              </w:rPr>
            </w:pPr>
            <w:r>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1219" w:type="dxa"/>
            <w:shd w:val="clear" w:color="auto" w:fill="auto"/>
          </w:tcPr>
          <w:p w14:paraId="3DF6E44A" w14:textId="77777777" w:rsidR="0017124B" w:rsidRPr="004D570F" w:rsidRDefault="0017124B" w:rsidP="008022E4">
            <w:pPr>
              <w:keepNext/>
              <w:rPr>
                <w:rFonts w:ascii="Calibri" w:hAnsi="Calibri"/>
                <w:sz w:val="18"/>
                <w:szCs w:val="18"/>
              </w:rPr>
            </w:pPr>
            <w:r>
              <w:rPr>
                <w:rFonts w:ascii="Calibri" w:hAnsi="Calibri"/>
                <w:sz w:val="18"/>
                <w:szCs w:val="18"/>
              </w:rPr>
              <w:t>&lt;&lt;reference value from CF1R as default; allow user to override the default and input a new value;  flag non-default values and report in project status notes field; a revised CF1R may be required &gt;&gt;</w:t>
            </w:r>
          </w:p>
        </w:tc>
        <w:tc>
          <w:tcPr>
            <w:tcW w:w="2017" w:type="dxa"/>
            <w:shd w:val="clear" w:color="auto" w:fill="auto"/>
          </w:tcPr>
          <w:p w14:paraId="3DF6E44B"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&lt;&lt;  Calculated field: determine the correct result for "alteration type" for entry in this field by</w:t>
            </w:r>
            <w:r>
              <w:rPr>
                <w:rFonts w:asciiTheme="minorHAnsi" w:hAnsiTheme="minorHAnsi"/>
                <w:sz w:val="16"/>
                <w:szCs w:val="16"/>
              </w:rPr>
              <w:t xml:space="preserve"> the user responses in B04, B05</w:t>
            </w:r>
            <w:r w:rsidRPr="008022E4">
              <w:rPr>
                <w:rFonts w:asciiTheme="minorHAnsi" w:hAnsiTheme="minorHAnsi"/>
                <w:sz w:val="16"/>
                <w:szCs w:val="16"/>
              </w:rPr>
              <w:t>,</w:t>
            </w:r>
            <w:r>
              <w:rPr>
                <w:rFonts w:asciiTheme="minorHAnsi" w:hAnsiTheme="minorHAnsi"/>
                <w:sz w:val="16"/>
                <w:szCs w:val="16"/>
              </w:rPr>
              <w:t xml:space="preserve"> B06, B07, B08, B09 and use of </w:t>
            </w:r>
            <w:r w:rsidRPr="008022E4">
              <w:rPr>
                <w:rFonts w:asciiTheme="minorHAnsi" w:hAnsiTheme="minorHAnsi"/>
                <w:sz w:val="16"/>
                <w:szCs w:val="16"/>
              </w:rPr>
              <w:t>Logic Table for Determining Alteration Type and</w:t>
            </w:r>
            <w:r>
              <w:rPr>
                <w:rFonts w:asciiTheme="minorHAnsi" w:hAnsiTheme="minorHAnsi"/>
                <w:sz w:val="16"/>
                <w:szCs w:val="16"/>
              </w:rPr>
              <w:t xml:space="preserve"> HERS Verification Requirements</w:t>
            </w:r>
            <w:r w:rsidRPr="008022E4">
              <w:rPr>
                <w:rFonts w:asciiTheme="minorHAnsi" w:hAnsiTheme="minorHAnsi"/>
                <w:sz w:val="16"/>
                <w:szCs w:val="16"/>
              </w:rPr>
              <w:t xml:space="preserve"> (inserted below this section); constrain user input for fields B04-B09 to allow only the available combinations of responses given in the Logic Table in rows a through </w:t>
            </w:r>
            <w:r>
              <w:rPr>
                <w:rFonts w:asciiTheme="minorHAnsi" w:hAnsiTheme="minorHAnsi"/>
                <w:sz w:val="16"/>
                <w:szCs w:val="16"/>
              </w:rPr>
              <w:t>s</w:t>
            </w:r>
            <w:r w:rsidRPr="008022E4">
              <w:rPr>
                <w:rFonts w:asciiTheme="minorHAnsi" w:hAnsiTheme="minorHAnsi"/>
                <w:sz w:val="16"/>
                <w:szCs w:val="16"/>
              </w:rPr>
              <w:t>;  alteration types are:</w:t>
            </w:r>
          </w:p>
          <w:p w14:paraId="3DF6E44C"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 xml:space="preserve">*Extension </w:t>
            </w:r>
            <w:r>
              <w:rPr>
                <w:rFonts w:asciiTheme="minorHAnsi" w:hAnsiTheme="minorHAnsi"/>
                <w:sz w:val="16"/>
                <w:szCs w:val="16"/>
              </w:rPr>
              <w:t>of Existing Duct System</w:t>
            </w:r>
            <w:r w:rsidRPr="008022E4">
              <w:rPr>
                <w:rFonts w:asciiTheme="minorHAnsi" w:hAnsiTheme="minorHAnsi"/>
                <w:sz w:val="16"/>
                <w:szCs w:val="16"/>
              </w:rPr>
              <w:t xml:space="preserve">; </w:t>
            </w:r>
          </w:p>
          <w:p w14:paraId="3DF6E44D"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*Altered Sp</w:t>
            </w:r>
            <w:r>
              <w:rPr>
                <w:rFonts w:asciiTheme="minorHAnsi" w:hAnsiTheme="minorHAnsi"/>
                <w:sz w:val="16"/>
                <w:szCs w:val="16"/>
              </w:rPr>
              <w:t>ace Conditioning System</w:t>
            </w:r>
            <w:r w:rsidRPr="008022E4">
              <w:rPr>
                <w:rFonts w:asciiTheme="minorHAnsi" w:hAnsiTheme="minorHAnsi"/>
                <w:sz w:val="16"/>
                <w:szCs w:val="16"/>
              </w:rPr>
              <w:t xml:space="preserve">; </w:t>
            </w:r>
          </w:p>
          <w:p w14:paraId="3DF6E44E"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*Entirely New or Complete Replacement Duct System with or with</w:t>
            </w:r>
            <w:r>
              <w:rPr>
                <w:rFonts w:asciiTheme="minorHAnsi" w:hAnsiTheme="minorHAnsi"/>
                <w:sz w:val="16"/>
                <w:szCs w:val="16"/>
              </w:rPr>
              <w:t>out Equipment Changeout;</w:t>
            </w:r>
          </w:p>
          <w:p w14:paraId="3DF6E44F" w14:textId="77777777" w:rsidR="0017124B" w:rsidRDefault="0017124B" w:rsidP="008022E4">
            <w:pPr>
              <w:rPr>
                <w:rFonts w:asciiTheme="minorHAnsi" w:hAnsiTheme="minorHAnsi"/>
                <w:sz w:val="16"/>
                <w:szCs w:val="16"/>
              </w:rPr>
            </w:pPr>
            <w:r w:rsidRPr="008022E4">
              <w:rPr>
                <w:rFonts w:asciiTheme="minorHAnsi" w:hAnsiTheme="minorHAnsi"/>
                <w:sz w:val="16"/>
                <w:szCs w:val="16"/>
              </w:rPr>
              <w:t>*Entirely New or Complete Replacement Sp</w:t>
            </w:r>
            <w:r>
              <w:rPr>
                <w:rFonts w:asciiTheme="minorHAnsi" w:hAnsiTheme="minorHAnsi"/>
                <w:sz w:val="16"/>
                <w:szCs w:val="16"/>
              </w:rPr>
              <w:t>ace Conditioning System</w:t>
            </w:r>
          </w:p>
          <w:p w14:paraId="3DF6E450" w14:textId="77777777" w:rsidR="0017124B" w:rsidRPr="00352B76" w:rsidRDefault="0017124B" w:rsidP="003256B1">
            <w:pPr>
              <w:rPr>
                <w:rFonts w:ascii="Calibri" w:hAnsi="Calibri"/>
              </w:rPr>
            </w:pPr>
            <w:r>
              <w:rPr>
                <w:rFonts w:asciiTheme="minorHAnsi" w:hAnsiTheme="minorHAnsi"/>
                <w:sz w:val="16"/>
                <w:szCs w:val="16"/>
              </w:rPr>
              <w:t>*</w:t>
            </w:r>
            <w:r w:rsidRPr="00862A62">
              <w:rPr>
                <w:rFonts w:asciiTheme="minorHAnsi" w:hAnsiTheme="minorHAnsi" w:cs="Calibri"/>
                <w:color w:val="000000"/>
                <w:sz w:val="16"/>
                <w:szCs w:val="16"/>
              </w:rPr>
              <w:t xml:space="preserve"> </w:t>
            </w:r>
            <w:r>
              <w:rPr>
                <w:rFonts w:asciiTheme="minorHAnsi" w:hAnsiTheme="minorHAnsi" w:cs="Calibri"/>
                <w:color w:val="000000"/>
                <w:sz w:val="16"/>
                <w:szCs w:val="16"/>
              </w:rPr>
              <w:t>N</w:t>
            </w:r>
            <w:r w:rsidRPr="00862A62">
              <w:rPr>
                <w:rFonts w:asciiTheme="minorHAnsi" w:hAnsiTheme="minorHAnsi" w:cs="Calibri"/>
                <w:color w:val="000000"/>
                <w:sz w:val="16"/>
                <w:szCs w:val="16"/>
              </w:rPr>
              <w:t xml:space="preserve">o alteration </w:t>
            </w:r>
            <w:r>
              <w:rPr>
                <w:rFonts w:asciiTheme="minorHAnsi" w:hAnsiTheme="minorHAnsi" w:cs="Calibri"/>
                <w:color w:val="000000"/>
                <w:sz w:val="16"/>
                <w:szCs w:val="16"/>
              </w:rPr>
              <w:t>P</w:t>
            </w:r>
            <w:r w:rsidRPr="00862A62">
              <w:rPr>
                <w:rFonts w:asciiTheme="minorHAnsi" w:hAnsiTheme="minorHAnsi" w:cs="Calibri"/>
                <w:color w:val="000000"/>
                <w:sz w:val="16"/>
                <w:szCs w:val="16"/>
              </w:rPr>
              <w:t>erformed</w:t>
            </w:r>
            <w:r w:rsidRPr="008022E4">
              <w:rPr>
                <w:rFonts w:asciiTheme="minorHAnsi" w:hAnsiTheme="minorHAnsi"/>
                <w:sz w:val="16"/>
                <w:szCs w:val="16"/>
              </w:rPr>
              <w:t xml:space="preserve"> &gt;&gt;</w:t>
            </w:r>
          </w:p>
        </w:tc>
      </w:tr>
    </w:tbl>
    <w:p w14:paraId="3DF6E452" w14:textId="77777777" w:rsidR="00E81C65" w:rsidRDefault="00E81C65" w:rsidP="008846F4">
      <w:pPr>
        <w:rPr>
          <w:rFonts w:ascii="Calibri" w:hAnsi="Calibri"/>
          <w:sz w:val="18"/>
          <w:szCs w:val="18"/>
        </w:rPr>
      </w:pPr>
    </w:p>
    <w:tbl>
      <w:tblPr>
        <w:tblW w:w="5000" w:type="pct"/>
        <w:tblLayout w:type="fixed"/>
        <w:tblLook w:val="0000" w:firstRow="0" w:lastRow="0" w:firstColumn="0" w:lastColumn="0" w:noHBand="0" w:noVBand="0"/>
      </w:tblPr>
      <w:tblGrid>
        <w:gridCol w:w="258"/>
        <w:gridCol w:w="1487"/>
        <w:gridCol w:w="1486"/>
        <w:gridCol w:w="1485"/>
        <w:gridCol w:w="1486"/>
        <w:gridCol w:w="1485"/>
        <w:gridCol w:w="1486"/>
        <w:gridCol w:w="1804"/>
        <w:gridCol w:w="1035"/>
        <w:gridCol w:w="2604"/>
      </w:tblGrid>
      <w:tr w:rsidR="00862A62" w:rsidRPr="00862A62" w14:paraId="3DF6E454" w14:textId="77777777" w:rsidTr="00862A62">
        <w:trPr>
          <w:trHeight w:val="218"/>
        </w:trPr>
        <w:tc>
          <w:tcPr>
            <w:tcW w:w="14616" w:type="dxa"/>
            <w:gridSpan w:val="10"/>
            <w:tcBorders>
              <w:top w:val="single" w:sz="4" w:space="0" w:color="auto"/>
              <w:left w:val="single" w:sz="4" w:space="0" w:color="auto"/>
              <w:bottom w:val="nil"/>
              <w:right w:val="single" w:sz="4" w:space="0" w:color="auto"/>
            </w:tcBorders>
            <w:vAlign w:val="center"/>
          </w:tcPr>
          <w:p w14:paraId="3DF6E453" w14:textId="77777777" w:rsidR="00862A62" w:rsidRPr="00862A62" w:rsidRDefault="00862A62" w:rsidP="00862A62">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t>Logic Table for Determining Alteration Type and HERS Verification Requirements (this table not shown on the completed document)</w:t>
            </w:r>
          </w:p>
        </w:tc>
      </w:tr>
      <w:tr w:rsidR="00862A62" w:rsidRPr="00862A62" w14:paraId="3DF6E45F" w14:textId="77777777" w:rsidTr="00862A62">
        <w:trPr>
          <w:trHeight w:val="218"/>
        </w:trPr>
        <w:tc>
          <w:tcPr>
            <w:tcW w:w="258" w:type="dxa"/>
            <w:tcBorders>
              <w:top w:val="nil"/>
              <w:left w:val="single" w:sz="4" w:space="0" w:color="auto"/>
              <w:bottom w:val="nil"/>
              <w:right w:val="nil"/>
            </w:tcBorders>
            <w:vAlign w:val="center"/>
          </w:tcPr>
          <w:p w14:paraId="3DF6E455" w14:textId="77777777" w:rsidR="00862A62" w:rsidRPr="00862A62" w:rsidRDefault="00862A62" w:rsidP="00862A62">
            <w:pPr>
              <w:keepNext/>
              <w:autoSpaceDE w:val="0"/>
              <w:autoSpaceDN w:val="0"/>
              <w:adjustRightInd w:val="0"/>
              <w:jc w:val="center"/>
              <w:rPr>
                <w:rFonts w:ascii="Calibri" w:hAnsi="Calibri" w:cs="Calibri"/>
                <w:color w:val="000000"/>
                <w:sz w:val="24"/>
                <w:szCs w:val="24"/>
              </w:rPr>
            </w:pPr>
          </w:p>
        </w:tc>
        <w:tc>
          <w:tcPr>
            <w:tcW w:w="1487" w:type="dxa"/>
            <w:tcBorders>
              <w:top w:val="single" w:sz="6" w:space="0" w:color="auto"/>
              <w:left w:val="single" w:sz="6" w:space="0" w:color="auto"/>
              <w:bottom w:val="single" w:sz="6" w:space="0" w:color="auto"/>
              <w:right w:val="single" w:sz="6" w:space="0" w:color="auto"/>
            </w:tcBorders>
            <w:vAlign w:val="center"/>
          </w:tcPr>
          <w:p w14:paraId="3DF6E456"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86" w:type="dxa"/>
            <w:tcBorders>
              <w:top w:val="single" w:sz="6" w:space="0" w:color="auto"/>
              <w:left w:val="single" w:sz="6" w:space="0" w:color="auto"/>
              <w:bottom w:val="single" w:sz="6" w:space="0" w:color="auto"/>
              <w:right w:val="single" w:sz="6" w:space="0" w:color="auto"/>
            </w:tcBorders>
            <w:vAlign w:val="center"/>
          </w:tcPr>
          <w:p w14:paraId="3DF6E457"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85" w:type="dxa"/>
            <w:tcBorders>
              <w:top w:val="single" w:sz="6" w:space="0" w:color="auto"/>
              <w:left w:val="single" w:sz="6" w:space="0" w:color="auto"/>
              <w:bottom w:val="single" w:sz="6" w:space="0" w:color="auto"/>
              <w:right w:val="single" w:sz="6" w:space="0" w:color="auto"/>
            </w:tcBorders>
            <w:vAlign w:val="center"/>
          </w:tcPr>
          <w:p w14:paraId="3DF6E458"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86" w:type="dxa"/>
            <w:tcBorders>
              <w:top w:val="single" w:sz="6" w:space="0" w:color="auto"/>
              <w:left w:val="single" w:sz="6" w:space="0" w:color="auto"/>
              <w:bottom w:val="single" w:sz="6" w:space="0" w:color="auto"/>
              <w:right w:val="single" w:sz="6" w:space="0" w:color="auto"/>
            </w:tcBorders>
            <w:vAlign w:val="center"/>
          </w:tcPr>
          <w:p w14:paraId="3DF6E459"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85" w:type="dxa"/>
            <w:tcBorders>
              <w:top w:val="single" w:sz="6" w:space="0" w:color="auto"/>
              <w:left w:val="single" w:sz="6" w:space="0" w:color="auto"/>
              <w:bottom w:val="single" w:sz="6" w:space="0" w:color="auto"/>
              <w:right w:val="single" w:sz="6" w:space="0" w:color="auto"/>
            </w:tcBorders>
            <w:vAlign w:val="center"/>
          </w:tcPr>
          <w:p w14:paraId="3DF6E45A"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86" w:type="dxa"/>
            <w:tcBorders>
              <w:top w:val="single" w:sz="6" w:space="0" w:color="auto"/>
              <w:left w:val="single" w:sz="6" w:space="0" w:color="auto"/>
              <w:bottom w:val="single" w:sz="6" w:space="0" w:color="auto"/>
              <w:right w:val="single" w:sz="6" w:space="0" w:color="auto"/>
            </w:tcBorders>
            <w:vAlign w:val="center"/>
          </w:tcPr>
          <w:p w14:paraId="3DF6E45B"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804" w:type="dxa"/>
            <w:tcBorders>
              <w:top w:val="single" w:sz="6" w:space="0" w:color="auto"/>
              <w:left w:val="single" w:sz="6" w:space="0" w:color="auto"/>
              <w:bottom w:val="nil"/>
              <w:right w:val="single" w:sz="6" w:space="0" w:color="auto"/>
            </w:tcBorders>
            <w:vAlign w:val="center"/>
          </w:tcPr>
          <w:p w14:paraId="3DF6E45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35" w:type="dxa"/>
            <w:tcBorders>
              <w:top w:val="single" w:sz="6" w:space="0" w:color="auto"/>
              <w:left w:val="single" w:sz="6" w:space="0" w:color="auto"/>
              <w:bottom w:val="nil"/>
              <w:right w:val="single" w:sz="6" w:space="0" w:color="auto"/>
            </w:tcBorders>
            <w:vAlign w:val="center"/>
          </w:tcPr>
          <w:p w14:paraId="3DF6E45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604" w:type="dxa"/>
            <w:tcBorders>
              <w:top w:val="single" w:sz="6" w:space="0" w:color="auto"/>
              <w:left w:val="single" w:sz="6" w:space="0" w:color="auto"/>
              <w:bottom w:val="nil"/>
              <w:right w:val="single" w:sz="4" w:space="0" w:color="auto"/>
            </w:tcBorders>
            <w:vAlign w:val="center"/>
          </w:tcPr>
          <w:p w14:paraId="3DF6E45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862A62" w:rsidRPr="00862A62" w14:paraId="3DF6E46A" w14:textId="77777777" w:rsidTr="00862A62">
        <w:trPr>
          <w:trHeight w:val="1470"/>
        </w:trPr>
        <w:tc>
          <w:tcPr>
            <w:tcW w:w="258" w:type="dxa"/>
            <w:tcBorders>
              <w:top w:val="single" w:sz="6" w:space="0" w:color="auto"/>
              <w:left w:val="single" w:sz="4" w:space="0" w:color="auto"/>
              <w:bottom w:val="nil"/>
              <w:right w:val="nil"/>
            </w:tcBorders>
            <w:vAlign w:val="bottom"/>
          </w:tcPr>
          <w:p w14:paraId="3DF6E460" w14:textId="77777777" w:rsidR="00862A62" w:rsidRPr="00862A62" w:rsidRDefault="00862A62" w:rsidP="00862A62">
            <w:pPr>
              <w:keepNext/>
              <w:autoSpaceDE w:val="0"/>
              <w:autoSpaceDN w:val="0"/>
              <w:adjustRightInd w:val="0"/>
              <w:jc w:val="center"/>
              <w:rPr>
                <w:rFonts w:ascii="Calibri" w:hAnsi="Calibri" w:cs="Calibri"/>
                <w:color w:val="000000"/>
                <w:sz w:val="16"/>
                <w:szCs w:val="16"/>
              </w:rPr>
            </w:pPr>
          </w:p>
        </w:tc>
        <w:tc>
          <w:tcPr>
            <w:tcW w:w="1487" w:type="dxa"/>
            <w:tcBorders>
              <w:top w:val="single" w:sz="6" w:space="0" w:color="auto"/>
              <w:left w:val="single" w:sz="6" w:space="0" w:color="auto"/>
              <w:bottom w:val="single" w:sz="6" w:space="0" w:color="auto"/>
              <w:right w:val="single" w:sz="6" w:space="0" w:color="auto"/>
            </w:tcBorders>
            <w:vAlign w:val="bottom"/>
          </w:tcPr>
          <w:p w14:paraId="3DF6E46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86" w:type="dxa"/>
            <w:tcBorders>
              <w:top w:val="single" w:sz="6" w:space="0" w:color="auto"/>
              <w:left w:val="single" w:sz="6" w:space="0" w:color="auto"/>
              <w:bottom w:val="single" w:sz="6" w:space="0" w:color="auto"/>
              <w:right w:val="single" w:sz="6" w:space="0" w:color="auto"/>
            </w:tcBorders>
            <w:vAlign w:val="bottom"/>
          </w:tcPr>
          <w:p w14:paraId="3DF6E46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85" w:type="dxa"/>
            <w:tcBorders>
              <w:top w:val="single" w:sz="6" w:space="0" w:color="auto"/>
              <w:left w:val="single" w:sz="6" w:space="0" w:color="auto"/>
              <w:bottom w:val="single" w:sz="6" w:space="0" w:color="auto"/>
              <w:right w:val="single" w:sz="6" w:space="0" w:color="auto"/>
            </w:tcBorders>
            <w:vAlign w:val="bottom"/>
          </w:tcPr>
          <w:p w14:paraId="3DF6E46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new components?  (packaged unit, or condensing unit, or cooling/heating coil, or air-handling unit, etc)</w:t>
            </w:r>
          </w:p>
        </w:tc>
        <w:tc>
          <w:tcPr>
            <w:tcW w:w="1486" w:type="dxa"/>
            <w:tcBorders>
              <w:top w:val="single" w:sz="6" w:space="0" w:color="auto"/>
              <w:left w:val="single" w:sz="6" w:space="0" w:color="auto"/>
              <w:bottom w:val="single" w:sz="6" w:space="0" w:color="auto"/>
              <w:right w:val="single" w:sz="6" w:space="0" w:color="auto"/>
            </w:tcBorders>
            <w:vAlign w:val="bottom"/>
          </w:tcPr>
          <w:p w14:paraId="3DF6E46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more than 40 linear feet of new or replacement ducts?</w:t>
            </w:r>
          </w:p>
        </w:tc>
        <w:tc>
          <w:tcPr>
            <w:tcW w:w="1485" w:type="dxa"/>
            <w:tcBorders>
              <w:top w:val="single" w:sz="6" w:space="0" w:color="auto"/>
              <w:left w:val="single" w:sz="6" w:space="0" w:color="auto"/>
              <w:bottom w:val="single" w:sz="6" w:space="0" w:color="auto"/>
              <w:right w:val="single" w:sz="6" w:space="0" w:color="auto"/>
            </w:tcBorders>
            <w:vAlign w:val="bottom"/>
          </w:tcPr>
          <w:p w14:paraId="3DF6E46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  of the duct system new or replaced?</w:t>
            </w:r>
          </w:p>
        </w:tc>
        <w:tc>
          <w:tcPr>
            <w:tcW w:w="1486" w:type="dxa"/>
            <w:tcBorders>
              <w:top w:val="single" w:sz="6" w:space="0" w:color="auto"/>
              <w:left w:val="single" w:sz="6" w:space="0" w:color="auto"/>
              <w:bottom w:val="single" w:sz="6" w:space="0" w:color="auto"/>
              <w:right w:val="single" w:sz="6" w:space="0" w:color="auto"/>
            </w:tcBorders>
            <w:vAlign w:val="bottom"/>
          </w:tcPr>
          <w:p w14:paraId="3DF6E46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 the system's components and ducts new or replaced? (entirely new system)</w:t>
            </w:r>
          </w:p>
        </w:tc>
        <w:tc>
          <w:tcPr>
            <w:tcW w:w="1804" w:type="dxa"/>
            <w:tcBorders>
              <w:top w:val="single" w:sz="6" w:space="0" w:color="auto"/>
              <w:left w:val="single" w:sz="6" w:space="0" w:color="auto"/>
              <w:bottom w:val="single" w:sz="6" w:space="0" w:color="auto"/>
              <w:right w:val="single" w:sz="6" w:space="0" w:color="auto"/>
            </w:tcBorders>
            <w:vAlign w:val="bottom"/>
          </w:tcPr>
          <w:p w14:paraId="3DF6E46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35" w:type="dxa"/>
            <w:tcBorders>
              <w:top w:val="single" w:sz="6" w:space="0" w:color="auto"/>
              <w:left w:val="single" w:sz="6" w:space="0" w:color="auto"/>
              <w:bottom w:val="single" w:sz="6" w:space="0" w:color="auto"/>
              <w:right w:val="single" w:sz="6" w:space="0" w:color="auto"/>
            </w:tcBorders>
            <w:vAlign w:val="bottom"/>
          </w:tcPr>
          <w:p w14:paraId="3DF6E46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604" w:type="dxa"/>
            <w:tcBorders>
              <w:top w:val="single" w:sz="6" w:space="0" w:color="auto"/>
              <w:left w:val="single" w:sz="6" w:space="0" w:color="auto"/>
              <w:bottom w:val="single" w:sz="6" w:space="0" w:color="auto"/>
              <w:right w:val="single" w:sz="4" w:space="0" w:color="auto"/>
            </w:tcBorders>
            <w:vAlign w:val="bottom"/>
          </w:tcPr>
          <w:p w14:paraId="3DF6E469" w14:textId="77777777" w:rsidR="00862A62" w:rsidRPr="00862A62" w:rsidRDefault="00862A62" w:rsidP="00862A62">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862A62" w:rsidRPr="00862A62" w14:paraId="3DF6E475"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6B"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87" w:type="dxa"/>
            <w:tcBorders>
              <w:top w:val="single" w:sz="6" w:space="0" w:color="auto"/>
              <w:left w:val="single" w:sz="6" w:space="0" w:color="auto"/>
              <w:bottom w:val="single" w:sz="6" w:space="0" w:color="auto"/>
              <w:right w:val="single" w:sz="6" w:space="0" w:color="auto"/>
            </w:tcBorders>
            <w:vAlign w:val="center"/>
          </w:tcPr>
          <w:p w14:paraId="3DF6E4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6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6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7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7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72"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7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3DF6E474"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refrigerant containing component - mini-split or packaged AC</w:t>
            </w:r>
          </w:p>
        </w:tc>
      </w:tr>
      <w:tr w:rsidR="00862A62" w:rsidRPr="00862A62" w14:paraId="3DF6E480"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76"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87" w:type="dxa"/>
            <w:tcBorders>
              <w:top w:val="single" w:sz="6" w:space="0" w:color="auto"/>
              <w:left w:val="single" w:sz="6" w:space="0" w:color="auto"/>
              <w:bottom w:val="single" w:sz="6" w:space="0" w:color="auto"/>
              <w:right w:val="single" w:sz="6" w:space="0" w:color="auto"/>
            </w:tcBorders>
            <w:vAlign w:val="center"/>
          </w:tcPr>
          <w:p w14:paraId="3DF6E47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7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7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7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7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7D"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7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3DF6E47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mini-split system component</w:t>
            </w:r>
          </w:p>
        </w:tc>
      </w:tr>
      <w:tr w:rsidR="00862A62" w:rsidRPr="00862A62" w14:paraId="3DF6E48B"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8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87" w:type="dxa"/>
            <w:tcBorders>
              <w:top w:val="single" w:sz="6" w:space="0" w:color="auto"/>
              <w:left w:val="single" w:sz="6" w:space="0" w:color="auto"/>
              <w:bottom w:val="single" w:sz="6" w:space="0" w:color="auto"/>
              <w:right w:val="single" w:sz="6" w:space="0" w:color="auto"/>
            </w:tcBorders>
            <w:vAlign w:val="center"/>
          </w:tcPr>
          <w:p w14:paraId="3DF6E48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8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8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8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8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8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88"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89"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3DF6E48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hydronic AHU or furnace</w:t>
            </w:r>
          </w:p>
        </w:tc>
      </w:tr>
      <w:tr w:rsidR="00862A62" w:rsidRPr="00862A62" w14:paraId="3DF6E496"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8C"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87" w:type="dxa"/>
            <w:tcBorders>
              <w:top w:val="single" w:sz="6" w:space="0" w:color="auto"/>
              <w:left w:val="single" w:sz="6" w:space="0" w:color="auto"/>
              <w:bottom w:val="single" w:sz="6" w:space="0" w:color="auto"/>
              <w:right w:val="single" w:sz="6" w:space="0" w:color="auto"/>
            </w:tcBorders>
            <w:vAlign w:val="center"/>
          </w:tcPr>
          <w:p w14:paraId="3DF6E48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8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8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9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9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93"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94"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3DF6E49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duct alteration</w:t>
            </w:r>
          </w:p>
        </w:tc>
      </w:tr>
      <w:tr w:rsidR="00862A62" w:rsidRPr="00862A62" w14:paraId="3DF6E4A1"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97"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87" w:type="dxa"/>
            <w:tcBorders>
              <w:top w:val="single" w:sz="6" w:space="0" w:color="auto"/>
              <w:left w:val="single" w:sz="6" w:space="0" w:color="auto"/>
              <w:bottom w:val="single" w:sz="6" w:space="0" w:color="auto"/>
              <w:right w:val="single" w:sz="6" w:space="0" w:color="auto"/>
            </w:tcBorders>
            <w:vAlign w:val="center"/>
          </w:tcPr>
          <w:p w14:paraId="3DF6E49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9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9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9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9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9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3DF6E4A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split system</w:t>
            </w:r>
          </w:p>
        </w:tc>
      </w:tr>
      <w:tr w:rsidR="00862A62" w:rsidRPr="00862A62" w14:paraId="3DF6E4AC"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A2"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87" w:type="dxa"/>
            <w:tcBorders>
              <w:top w:val="single" w:sz="6" w:space="0" w:color="auto"/>
              <w:left w:val="single" w:sz="6" w:space="0" w:color="auto"/>
              <w:bottom w:val="single" w:sz="6" w:space="0" w:color="auto"/>
              <w:right w:val="single" w:sz="6" w:space="0" w:color="auto"/>
            </w:tcBorders>
            <w:vAlign w:val="center"/>
          </w:tcPr>
          <w:p w14:paraId="3DF6E4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A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A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A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A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A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A9"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A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3DF6E4A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components</w:t>
            </w:r>
          </w:p>
        </w:tc>
      </w:tr>
      <w:tr w:rsidR="00862A62" w:rsidRPr="00862A62" w14:paraId="3DF6E4B7"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AD"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87" w:type="dxa"/>
            <w:tcBorders>
              <w:top w:val="single" w:sz="6" w:space="0" w:color="auto"/>
              <w:left w:val="single" w:sz="6" w:space="0" w:color="auto"/>
              <w:bottom w:val="single" w:sz="6" w:space="0" w:color="auto"/>
              <w:right w:val="single" w:sz="6" w:space="0" w:color="auto"/>
            </w:tcBorders>
            <w:vAlign w:val="center"/>
          </w:tcPr>
          <w:p w14:paraId="3DF6E4A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B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B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B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B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B4"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B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3DF6E4B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compinent + altered ducts</w:t>
            </w:r>
          </w:p>
        </w:tc>
      </w:tr>
      <w:tr w:rsidR="00862A62" w:rsidRPr="00862A62" w14:paraId="3DF6E4C2"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B8"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87" w:type="dxa"/>
            <w:tcBorders>
              <w:top w:val="single" w:sz="6" w:space="0" w:color="auto"/>
              <w:left w:val="single" w:sz="6" w:space="0" w:color="auto"/>
              <w:bottom w:val="single" w:sz="6" w:space="0" w:color="auto"/>
              <w:right w:val="single" w:sz="6" w:space="0" w:color="auto"/>
            </w:tcBorders>
            <w:vAlign w:val="center"/>
          </w:tcPr>
          <w:p w14:paraId="3DF6E4B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B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B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B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B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B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4C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w:t>
            </w:r>
          </w:p>
        </w:tc>
        <w:tc>
          <w:tcPr>
            <w:tcW w:w="2604" w:type="dxa"/>
            <w:tcBorders>
              <w:top w:val="single" w:sz="6" w:space="0" w:color="auto"/>
              <w:left w:val="single" w:sz="6" w:space="0" w:color="auto"/>
              <w:bottom w:val="single" w:sz="6" w:space="0" w:color="auto"/>
              <w:right w:val="single" w:sz="4" w:space="0" w:color="auto"/>
            </w:tcBorders>
            <w:vAlign w:val="center"/>
          </w:tcPr>
          <w:p w14:paraId="3DF6E4C1"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alteration to refrigerant containing component + altered ducts   </w:t>
            </w:r>
          </w:p>
        </w:tc>
      </w:tr>
      <w:tr w:rsidR="00862A62" w:rsidRPr="00862A62" w14:paraId="3DF6E4CD" w14:textId="77777777" w:rsidTr="00862A62">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DF6E4C3"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i</w:t>
            </w:r>
          </w:p>
        </w:tc>
        <w:tc>
          <w:tcPr>
            <w:tcW w:w="1487" w:type="dxa"/>
            <w:tcBorders>
              <w:top w:val="single" w:sz="6" w:space="0" w:color="auto"/>
              <w:left w:val="single" w:sz="6" w:space="0" w:color="auto"/>
              <w:bottom w:val="single" w:sz="6" w:space="0" w:color="auto"/>
              <w:right w:val="single" w:sz="6" w:space="0" w:color="auto"/>
            </w:tcBorders>
            <w:vAlign w:val="center"/>
          </w:tcPr>
          <w:p w14:paraId="3DF6E4C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C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C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C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C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C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CA"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3DF6E4CB" w14:textId="728977EB"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w:t>
            </w:r>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
        </w:tc>
        <w:tc>
          <w:tcPr>
            <w:tcW w:w="2604" w:type="dxa"/>
            <w:tcBorders>
              <w:top w:val="single" w:sz="6" w:space="0" w:color="auto"/>
              <w:left w:val="single" w:sz="6" w:space="0" w:color="auto"/>
              <w:bottom w:val="single" w:sz="6" w:space="0" w:color="auto"/>
              <w:right w:val="single" w:sz="4" w:space="0" w:color="auto"/>
            </w:tcBorders>
            <w:vAlign w:val="center"/>
          </w:tcPr>
          <w:p w14:paraId="3DF6E4C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 system without equipment changeout</w:t>
            </w:r>
          </w:p>
        </w:tc>
      </w:tr>
      <w:tr w:rsidR="00862A62" w:rsidRPr="00862A62" w14:paraId="3DF6E4D8" w14:textId="77777777" w:rsidTr="00862A62">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DF6E4CE"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87" w:type="dxa"/>
            <w:tcBorders>
              <w:top w:val="single" w:sz="6" w:space="0" w:color="auto"/>
              <w:left w:val="single" w:sz="6" w:space="0" w:color="auto"/>
              <w:bottom w:val="single" w:sz="6" w:space="0" w:color="auto"/>
              <w:right w:val="single" w:sz="6" w:space="0" w:color="auto"/>
            </w:tcBorders>
            <w:vAlign w:val="center"/>
          </w:tcPr>
          <w:p w14:paraId="3DF6E4C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D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D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D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D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D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D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3DF6E4D6" w14:textId="5473F750"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w:t>
            </w:r>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
        </w:tc>
        <w:tc>
          <w:tcPr>
            <w:tcW w:w="2604" w:type="dxa"/>
            <w:tcBorders>
              <w:top w:val="single" w:sz="6" w:space="0" w:color="auto"/>
              <w:left w:val="single" w:sz="6" w:space="0" w:color="auto"/>
              <w:bottom w:val="single" w:sz="6" w:space="0" w:color="auto"/>
              <w:right w:val="single" w:sz="4" w:space="0" w:color="auto"/>
            </w:tcBorders>
            <w:vAlign w:val="center"/>
          </w:tcPr>
          <w:p w14:paraId="3DF6E4D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new duct system</w:t>
            </w:r>
          </w:p>
        </w:tc>
      </w:tr>
      <w:tr w:rsidR="00862A62" w:rsidRPr="00862A62" w14:paraId="3DF6E4E3" w14:textId="77777777" w:rsidTr="00862A62">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DF6E4D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87" w:type="dxa"/>
            <w:tcBorders>
              <w:top w:val="single" w:sz="6" w:space="0" w:color="auto"/>
              <w:left w:val="single" w:sz="6" w:space="0" w:color="auto"/>
              <w:bottom w:val="single" w:sz="6" w:space="0" w:color="auto"/>
              <w:right w:val="single" w:sz="6" w:space="0" w:color="auto"/>
            </w:tcBorders>
            <w:vAlign w:val="center"/>
          </w:tcPr>
          <w:p w14:paraId="3DF6E4D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D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D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D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D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D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E0"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3DF6E4E1" w14:textId="588C3AA6"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w:t>
            </w:r>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
        </w:tc>
        <w:tc>
          <w:tcPr>
            <w:tcW w:w="2604" w:type="dxa"/>
            <w:tcBorders>
              <w:top w:val="single" w:sz="6" w:space="0" w:color="auto"/>
              <w:left w:val="single" w:sz="6" w:space="0" w:color="auto"/>
              <w:bottom w:val="single" w:sz="6" w:space="0" w:color="auto"/>
              <w:right w:val="single" w:sz="4" w:space="0" w:color="auto"/>
            </w:tcBorders>
            <w:vAlign w:val="center"/>
          </w:tcPr>
          <w:p w14:paraId="3DF6E4E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new duct system</w:t>
            </w:r>
          </w:p>
        </w:tc>
      </w:tr>
      <w:tr w:rsidR="00862A62" w:rsidRPr="00862A62" w14:paraId="3DF6E4EE" w14:textId="77777777" w:rsidTr="00862A62">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DF6E4E4"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87" w:type="dxa"/>
            <w:tcBorders>
              <w:top w:val="single" w:sz="6" w:space="0" w:color="auto"/>
              <w:left w:val="single" w:sz="6" w:space="0" w:color="auto"/>
              <w:bottom w:val="single" w:sz="6" w:space="0" w:color="auto"/>
              <w:right w:val="single" w:sz="6" w:space="0" w:color="auto"/>
            </w:tcBorders>
            <w:vAlign w:val="center"/>
          </w:tcPr>
          <w:p w14:paraId="3DF6E4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E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E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E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E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E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4EB"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35" w:type="dxa"/>
            <w:tcBorders>
              <w:top w:val="single" w:sz="6" w:space="0" w:color="auto"/>
              <w:left w:val="single" w:sz="6" w:space="0" w:color="auto"/>
              <w:bottom w:val="single" w:sz="6" w:space="0" w:color="auto"/>
              <w:right w:val="single" w:sz="6" w:space="0" w:color="auto"/>
            </w:tcBorders>
            <w:vAlign w:val="center"/>
          </w:tcPr>
          <w:p w14:paraId="3DF6E4EC" w14:textId="667C2006"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w:t>
            </w:r>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
        </w:tc>
        <w:tc>
          <w:tcPr>
            <w:tcW w:w="2604" w:type="dxa"/>
            <w:tcBorders>
              <w:top w:val="single" w:sz="6" w:space="0" w:color="auto"/>
              <w:left w:val="single" w:sz="6" w:space="0" w:color="auto"/>
              <w:bottom w:val="single" w:sz="6" w:space="0" w:color="auto"/>
              <w:right w:val="single" w:sz="4" w:space="0" w:color="auto"/>
            </w:tcBorders>
            <w:vAlign w:val="center"/>
          </w:tcPr>
          <w:p w14:paraId="3DF6E4ED"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 +  new duct system</w:t>
            </w:r>
          </w:p>
        </w:tc>
      </w:tr>
      <w:tr w:rsidR="00862A62" w:rsidRPr="00862A62" w14:paraId="3DF6E4F9"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E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m</w:t>
            </w:r>
          </w:p>
        </w:tc>
        <w:tc>
          <w:tcPr>
            <w:tcW w:w="1487" w:type="dxa"/>
            <w:tcBorders>
              <w:top w:val="single" w:sz="6" w:space="0" w:color="auto"/>
              <w:left w:val="single" w:sz="6" w:space="0" w:color="auto"/>
              <w:bottom w:val="single" w:sz="6" w:space="0" w:color="auto"/>
              <w:right w:val="single" w:sz="6" w:space="0" w:color="auto"/>
            </w:tcBorders>
            <w:vAlign w:val="center"/>
          </w:tcPr>
          <w:p w14:paraId="3DF6E4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F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F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F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F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F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3DF6E4F6"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3DF6E4F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3DF6E4F8"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ductless hydronic heating system</w:t>
            </w:r>
          </w:p>
        </w:tc>
      </w:tr>
      <w:tr w:rsidR="00862A62" w:rsidRPr="00862A62" w14:paraId="3DF6E504"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4F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n</w:t>
            </w:r>
          </w:p>
        </w:tc>
        <w:tc>
          <w:tcPr>
            <w:tcW w:w="1487" w:type="dxa"/>
            <w:tcBorders>
              <w:top w:val="single" w:sz="6" w:space="0" w:color="auto"/>
              <w:left w:val="single" w:sz="6" w:space="0" w:color="auto"/>
              <w:bottom w:val="single" w:sz="6" w:space="0" w:color="auto"/>
              <w:right w:val="single" w:sz="6" w:space="0" w:color="auto"/>
            </w:tcBorders>
            <w:vAlign w:val="center"/>
          </w:tcPr>
          <w:p w14:paraId="3DF6E4F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4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4F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4F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4F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0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3DF6E501"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3DF6E50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604" w:type="dxa"/>
            <w:tcBorders>
              <w:top w:val="single" w:sz="6" w:space="0" w:color="auto"/>
              <w:left w:val="single" w:sz="6" w:space="0" w:color="auto"/>
              <w:bottom w:val="single" w:sz="6" w:space="0" w:color="auto"/>
              <w:right w:val="single" w:sz="4" w:space="0" w:color="auto"/>
            </w:tcBorders>
            <w:vAlign w:val="center"/>
          </w:tcPr>
          <w:p w14:paraId="3DF6E50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mini-split (weigh-in); or new room packeged AC (factory charged)</w:t>
            </w:r>
          </w:p>
        </w:tc>
      </w:tr>
      <w:tr w:rsidR="00862A62" w:rsidRPr="00862A62" w14:paraId="3DF6E50F"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505"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87" w:type="dxa"/>
            <w:tcBorders>
              <w:top w:val="single" w:sz="6" w:space="0" w:color="auto"/>
              <w:left w:val="single" w:sz="6" w:space="0" w:color="auto"/>
              <w:bottom w:val="single" w:sz="6" w:space="0" w:color="auto"/>
              <w:right w:val="single" w:sz="6" w:space="0" w:color="auto"/>
            </w:tcBorders>
            <w:vAlign w:val="center"/>
          </w:tcPr>
          <w:p w14:paraId="3DF6E50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0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50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0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50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0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3DF6E50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3DF6E50D" w14:textId="757BE7A8"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FE/AF or Tbl150.0-</w:t>
            </w:r>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
        </w:tc>
        <w:tc>
          <w:tcPr>
            <w:tcW w:w="2604" w:type="dxa"/>
            <w:tcBorders>
              <w:top w:val="single" w:sz="6" w:space="0" w:color="auto"/>
              <w:left w:val="single" w:sz="6" w:space="0" w:color="auto"/>
              <w:bottom w:val="single" w:sz="6" w:space="0" w:color="auto"/>
              <w:right w:val="single" w:sz="4" w:space="0" w:color="auto"/>
            </w:tcBorders>
            <w:vAlign w:val="center"/>
          </w:tcPr>
          <w:p w14:paraId="3DF6E50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ducted hydronic heating system</w:t>
            </w:r>
          </w:p>
        </w:tc>
      </w:tr>
      <w:tr w:rsidR="00862A62" w:rsidRPr="00862A62" w14:paraId="3DF6E51A" w14:textId="77777777" w:rsidTr="00862A62">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DF6E51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87" w:type="dxa"/>
            <w:tcBorders>
              <w:top w:val="single" w:sz="6" w:space="0" w:color="auto"/>
              <w:left w:val="single" w:sz="6" w:space="0" w:color="auto"/>
              <w:bottom w:val="single" w:sz="6" w:space="0" w:color="auto"/>
              <w:right w:val="single" w:sz="6" w:space="0" w:color="auto"/>
            </w:tcBorders>
            <w:vAlign w:val="center"/>
          </w:tcPr>
          <w:p w14:paraId="3DF6E51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1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51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1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51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1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3DF6E51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3DF6E518" w14:textId="3272D32F"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w:t>
            </w:r>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
        </w:tc>
        <w:tc>
          <w:tcPr>
            <w:tcW w:w="2604" w:type="dxa"/>
            <w:tcBorders>
              <w:top w:val="single" w:sz="6" w:space="0" w:color="auto"/>
              <w:left w:val="single" w:sz="6" w:space="0" w:color="auto"/>
              <w:bottom w:val="single" w:sz="6" w:space="0" w:color="auto"/>
              <w:right w:val="single" w:sz="4" w:space="0" w:color="auto"/>
            </w:tcBorders>
            <w:vAlign w:val="center"/>
          </w:tcPr>
          <w:p w14:paraId="3DF6E519"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split system</w:t>
            </w:r>
          </w:p>
        </w:tc>
      </w:tr>
      <w:tr w:rsidR="00862A62" w:rsidRPr="00862A62" w14:paraId="3DF6E525"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51B"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87" w:type="dxa"/>
            <w:tcBorders>
              <w:top w:val="single" w:sz="6" w:space="0" w:color="auto"/>
              <w:left w:val="single" w:sz="6" w:space="0" w:color="auto"/>
              <w:bottom w:val="single" w:sz="6" w:space="0" w:color="auto"/>
              <w:right w:val="single" w:sz="6" w:space="0" w:color="auto"/>
            </w:tcBorders>
            <w:vAlign w:val="center"/>
          </w:tcPr>
          <w:p w14:paraId="3DF6E51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1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51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1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3DF6E52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2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522"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35" w:type="dxa"/>
            <w:tcBorders>
              <w:top w:val="single" w:sz="6" w:space="0" w:color="auto"/>
              <w:left w:val="single" w:sz="6" w:space="0" w:color="auto"/>
              <w:bottom w:val="single" w:sz="6" w:space="0" w:color="auto"/>
              <w:right w:val="single" w:sz="6" w:space="0" w:color="auto"/>
            </w:tcBorders>
            <w:vAlign w:val="center"/>
          </w:tcPr>
          <w:p w14:paraId="3DF6E52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w:t>
            </w:r>
          </w:p>
        </w:tc>
        <w:tc>
          <w:tcPr>
            <w:tcW w:w="2604" w:type="dxa"/>
            <w:tcBorders>
              <w:top w:val="single" w:sz="6" w:space="0" w:color="auto"/>
              <w:left w:val="single" w:sz="6" w:space="0" w:color="auto"/>
              <w:bottom w:val="single" w:sz="6" w:space="0" w:color="auto"/>
              <w:right w:val="single" w:sz="4" w:space="0" w:color="auto"/>
            </w:tcBorders>
            <w:vAlign w:val="center"/>
          </w:tcPr>
          <w:p w14:paraId="3DF6E524"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altered ducts</w:t>
            </w:r>
          </w:p>
        </w:tc>
      </w:tr>
      <w:tr w:rsidR="00862A62" w:rsidRPr="00862A62" w14:paraId="3DF6E530"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526"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87" w:type="dxa"/>
            <w:tcBorders>
              <w:top w:val="single" w:sz="6" w:space="0" w:color="auto"/>
              <w:left w:val="single" w:sz="6" w:space="0" w:color="auto"/>
              <w:bottom w:val="single" w:sz="6" w:space="0" w:color="auto"/>
              <w:right w:val="single" w:sz="6" w:space="0" w:color="auto"/>
            </w:tcBorders>
            <w:vAlign w:val="center"/>
          </w:tcPr>
          <w:p w14:paraId="3DF6E52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2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52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52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2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52D"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3DF6E52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3DF6E52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862A62" w:rsidRPr="00862A62" w14:paraId="3DF6E53B"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DF6E53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87" w:type="dxa"/>
            <w:tcBorders>
              <w:top w:val="single" w:sz="6" w:space="0" w:color="auto"/>
              <w:left w:val="single" w:sz="6" w:space="0" w:color="auto"/>
              <w:bottom w:val="single" w:sz="6" w:space="0" w:color="auto"/>
              <w:right w:val="single" w:sz="6" w:space="0" w:color="auto"/>
            </w:tcBorders>
            <w:vAlign w:val="center"/>
          </w:tcPr>
          <w:p w14:paraId="3DF6E53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3DF6E53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53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3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3DF6E5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86" w:type="dxa"/>
            <w:tcBorders>
              <w:top w:val="single" w:sz="6" w:space="0" w:color="auto"/>
              <w:left w:val="single" w:sz="6" w:space="0" w:color="auto"/>
              <w:bottom w:val="single" w:sz="6" w:space="0" w:color="auto"/>
              <w:right w:val="single" w:sz="6" w:space="0" w:color="auto"/>
            </w:tcBorders>
            <w:vAlign w:val="center"/>
          </w:tcPr>
          <w:p w14:paraId="3DF6E53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804" w:type="dxa"/>
            <w:tcBorders>
              <w:top w:val="single" w:sz="6" w:space="0" w:color="auto"/>
              <w:left w:val="single" w:sz="6" w:space="0" w:color="auto"/>
              <w:bottom w:val="single" w:sz="6" w:space="0" w:color="auto"/>
              <w:right w:val="single" w:sz="6" w:space="0" w:color="auto"/>
            </w:tcBorders>
            <w:vAlign w:val="center"/>
          </w:tcPr>
          <w:p w14:paraId="3DF6E538"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35" w:type="dxa"/>
            <w:tcBorders>
              <w:top w:val="single" w:sz="6" w:space="0" w:color="auto"/>
              <w:left w:val="single" w:sz="6" w:space="0" w:color="auto"/>
              <w:bottom w:val="single" w:sz="6" w:space="0" w:color="auto"/>
              <w:right w:val="single" w:sz="6" w:space="0" w:color="auto"/>
            </w:tcBorders>
            <w:vAlign w:val="center"/>
          </w:tcPr>
          <w:p w14:paraId="3DF6E539"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604" w:type="dxa"/>
            <w:tcBorders>
              <w:top w:val="single" w:sz="6" w:space="0" w:color="auto"/>
              <w:left w:val="single" w:sz="6" w:space="0" w:color="auto"/>
              <w:bottom w:val="single" w:sz="6" w:space="0" w:color="auto"/>
              <w:right w:val="single" w:sz="4" w:space="0" w:color="auto"/>
            </w:tcBorders>
            <w:vAlign w:val="center"/>
          </w:tcPr>
          <w:p w14:paraId="3DF6E53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916C50" w:rsidRPr="00862A62" w14:paraId="7D1D0BDC" w14:textId="77777777" w:rsidTr="00862A62">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4B469815" w14:textId="1761AF9C" w:rsidR="00916C50" w:rsidRPr="00862A62" w:rsidRDefault="00916C50" w:rsidP="00862A62">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87" w:type="dxa"/>
            <w:tcBorders>
              <w:top w:val="single" w:sz="6" w:space="0" w:color="auto"/>
              <w:left w:val="single" w:sz="6" w:space="0" w:color="auto"/>
              <w:bottom w:val="single" w:sz="6" w:space="0" w:color="auto"/>
              <w:right w:val="single" w:sz="6" w:space="0" w:color="auto"/>
            </w:tcBorders>
            <w:vAlign w:val="center"/>
          </w:tcPr>
          <w:p w14:paraId="6E4534FE" w14:textId="199AC02D"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700EEC88" w14:textId="60CB4EC8"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5" w:type="dxa"/>
            <w:tcBorders>
              <w:top w:val="single" w:sz="6" w:space="0" w:color="auto"/>
              <w:left w:val="single" w:sz="6" w:space="0" w:color="auto"/>
              <w:bottom w:val="single" w:sz="6" w:space="0" w:color="auto"/>
              <w:right w:val="single" w:sz="6" w:space="0" w:color="auto"/>
            </w:tcBorders>
            <w:vAlign w:val="center"/>
          </w:tcPr>
          <w:p w14:paraId="07950BC8" w14:textId="729A3B56"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7BF19A32" w14:textId="21E35153"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85" w:type="dxa"/>
            <w:tcBorders>
              <w:top w:val="single" w:sz="6" w:space="0" w:color="auto"/>
              <w:left w:val="single" w:sz="6" w:space="0" w:color="auto"/>
              <w:bottom w:val="single" w:sz="6" w:space="0" w:color="auto"/>
              <w:right w:val="single" w:sz="6" w:space="0" w:color="auto"/>
            </w:tcBorders>
            <w:vAlign w:val="center"/>
          </w:tcPr>
          <w:p w14:paraId="7EB5663F" w14:textId="28B3930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86" w:type="dxa"/>
            <w:tcBorders>
              <w:top w:val="single" w:sz="6" w:space="0" w:color="auto"/>
              <w:left w:val="single" w:sz="6" w:space="0" w:color="auto"/>
              <w:bottom w:val="single" w:sz="6" w:space="0" w:color="auto"/>
              <w:right w:val="single" w:sz="6" w:space="0" w:color="auto"/>
            </w:tcBorders>
            <w:vAlign w:val="center"/>
          </w:tcPr>
          <w:p w14:paraId="10208948" w14:textId="0C1C3E06"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804" w:type="dxa"/>
            <w:tcBorders>
              <w:top w:val="single" w:sz="6" w:space="0" w:color="auto"/>
              <w:left w:val="single" w:sz="6" w:space="0" w:color="auto"/>
              <w:bottom w:val="single" w:sz="6" w:space="0" w:color="auto"/>
              <w:right w:val="single" w:sz="6" w:space="0" w:color="auto"/>
            </w:tcBorders>
            <w:vAlign w:val="center"/>
          </w:tcPr>
          <w:p w14:paraId="4B3F5583" w14:textId="328434C9" w:rsidR="00916C50" w:rsidRPr="00862A62" w:rsidRDefault="00916C50"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35" w:type="dxa"/>
            <w:tcBorders>
              <w:top w:val="single" w:sz="6" w:space="0" w:color="auto"/>
              <w:left w:val="single" w:sz="6" w:space="0" w:color="auto"/>
              <w:bottom w:val="single" w:sz="6" w:space="0" w:color="auto"/>
              <w:right w:val="single" w:sz="6" w:space="0" w:color="auto"/>
            </w:tcBorders>
            <w:vAlign w:val="center"/>
          </w:tcPr>
          <w:p w14:paraId="57C071EF" w14:textId="14E9DD3C" w:rsidR="00916C50" w:rsidRPr="00862A62" w:rsidRDefault="00916C50"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DctLk + FE/AF or Tbl150.0-C,D</w:t>
            </w:r>
          </w:p>
        </w:tc>
        <w:tc>
          <w:tcPr>
            <w:tcW w:w="2604" w:type="dxa"/>
            <w:tcBorders>
              <w:top w:val="single" w:sz="6" w:space="0" w:color="auto"/>
              <w:left w:val="single" w:sz="6" w:space="0" w:color="auto"/>
              <w:bottom w:val="single" w:sz="6" w:space="0" w:color="auto"/>
              <w:right w:val="single" w:sz="4" w:space="0" w:color="auto"/>
            </w:tcBorders>
            <w:vAlign w:val="center"/>
          </w:tcPr>
          <w:p w14:paraId="0CDFB485" w14:textId="6AD914F2" w:rsidR="00916C50" w:rsidRPr="00862A62" w:rsidRDefault="00916C50"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40 ft of ducts</w:t>
            </w:r>
          </w:p>
        </w:tc>
      </w:tr>
      <w:tr w:rsidR="00862A62" w:rsidRPr="00862A62" w14:paraId="3DF6E540" w14:textId="77777777" w:rsidTr="00862A62">
        <w:trPr>
          <w:trHeight w:val="295"/>
        </w:trPr>
        <w:tc>
          <w:tcPr>
            <w:tcW w:w="14616" w:type="dxa"/>
            <w:gridSpan w:val="10"/>
            <w:tcBorders>
              <w:top w:val="single" w:sz="6" w:space="0" w:color="auto"/>
              <w:left w:val="single" w:sz="4" w:space="0" w:color="auto"/>
              <w:bottom w:val="single" w:sz="4" w:space="0" w:color="auto"/>
              <w:right w:val="single" w:sz="4" w:space="0" w:color="auto"/>
            </w:tcBorders>
            <w:vAlign w:val="center"/>
          </w:tcPr>
          <w:p w14:paraId="3DF6E53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3DF6E53D"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3DF6E53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DctLk = Duct Leakage Test (MCH-20)</w:t>
            </w:r>
          </w:p>
          <w:p w14:paraId="3DF6E53F" w14:textId="3341CC6A"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w:t>
            </w:r>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r w:rsidRPr="00862A62">
              <w:rPr>
                <w:rFonts w:asciiTheme="minorHAnsi" w:hAnsiTheme="minorHAnsi" w:cs="Calibri"/>
                <w:color w:val="000000"/>
                <w:sz w:val="16"/>
                <w:szCs w:val="16"/>
              </w:rPr>
              <w:t xml:space="preserve"> - Fan Efficacy and Airflow Rate verification (MCH-22; MCH-23) or alternative compliance: (MCH-28)</w:t>
            </w:r>
          </w:p>
        </w:tc>
      </w:tr>
    </w:tbl>
    <w:p w14:paraId="3DF6E541" w14:textId="77777777" w:rsidR="00862A62" w:rsidRDefault="00862A62" w:rsidP="008846F4">
      <w:pPr>
        <w:rPr>
          <w:rFonts w:ascii="Calibri" w:hAnsi="Calibri"/>
          <w:sz w:val="18"/>
          <w:szCs w:val="18"/>
        </w:rPr>
      </w:pPr>
    </w:p>
    <w:p w14:paraId="3DF6E542" w14:textId="77777777" w:rsidR="00E81C65" w:rsidRDefault="00E81C65" w:rsidP="008846F4">
      <w:pPr>
        <w:rPr>
          <w:rFonts w:ascii="Calibri" w:hAnsi="Calibri"/>
          <w:sz w:val="18"/>
          <w:szCs w:val="18"/>
        </w:rPr>
      </w:pPr>
    </w:p>
    <w:p w14:paraId="3DF6E543" w14:textId="77777777" w:rsidR="00392860" w:rsidRDefault="00392860" w:rsidP="008846F4">
      <w:pPr>
        <w:rPr>
          <w:rFonts w:ascii="Calibri" w:hAnsi="Calibri"/>
          <w:sz w:val="18"/>
          <w:szCs w:val="18"/>
        </w:rPr>
      </w:pPr>
    </w:p>
    <w:p w14:paraId="3DF6E544" w14:textId="77777777" w:rsidR="00392860" w:rsidRDefault="00392860" w:rsidP="008846F4">
      <w:pPr>
        <w:rPr>
          <w:rFonts w:ascii="Calibri" w:hAnsi="Calibri"/>
          <w:sz w:val="18"/>
          <w:szCs w:val="18"/>
        </w:rPr>
      </w:pPr>
    </w:p>
    <w:p w14:paraId="3DF6E545" w14:textId="77777777" w:rsidR="00392860" w:rsidRDefault="00392860" w:rsidP="008846F4">
      <w:pPr>
        <w:rPr>
          <w:rFonts w:ascii="Calibri" w:hAnsi="Calibri"/>
          <w:sz w:val="18"/>
          <w:szCs w:val="18"/>
        </w:rPr>
      </w:pPr>
    </w:p>
    <w:p w14:paraId="3DF6E546" w14:textId="77777777" w:rsidR="00392860" w:rsidRDefault="00392860"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1350"/>
        <w:gridCol w:w="1260"/>
        <w:gridCol w:w="900"/>
        <w:gridCol w:w="988"/>
        <w:gridCol w:w="1260"/>
        <w:gridCol w:w="1260"/>
        <w:gridCol w:w="900"/>
        <w:gridCol w:w="900"/>
        <w:gridCol w:w="1170"/>
        <w:gridCol w:w="990"/>
        <w:gridCol w:w="810"/>
        <w:gridCol w:w="1350"/>
      </w:tblGrid>
      <w:tr w:rsidR="00FA7C37" w:rsidRPr="00392860" w14:paraId="3DF6E549" w14:textId="77777777" w:rsidTr="00FA7C37">
        <w:trPr>
          <w:cantSplit/>
          <w:trHeight w:val="222"/>
        </w:trPr>
        <w:tc>
          <w:tcPr>
            <w:tcW w:w="14598" w:type="dxa"/>
            <w:gridSpan w:val="13"/>
            <w:shd w:val="clear" w:color="auto" w:fill="auto"/>
          </w:tcPr>
          <w:p w14:paraId="3DF6E547" w14:textId="77777777" w:rsidR="00FA7C37" w:rsidRPr="003322A6" w:rsidRDefault="00FA7C37" w:rsidP="00392860">
            <w:pPr>
              <w:keepNext/>
              <w:rPr>
                <w:rFonts w:ascii="Calibri" w:hAnsi="Calibri"/>
                <w:b/>
                <w:szCs w:val="24"/>
              </w:rPr>
            </w:pPr>
            <w:r w:rsidRPr="003322A6">
              <w:rPr>
                <w:rFonts w:ascii="Calibri" w:hAnsi="Calibri"/>
                <w:b/>
                <w:sz w:val="18"/>
                <w:szCs w:val="22"/>
              </w:rPr>
              <w:t>C. Space Conditioning (SC) System Alterations Compliance Information</w:t>
            </w:r>
          </w:p>
          <w:p w14:paraId="3DF6E548" w14:textId="77777777" w:rsidR="00FA7C37" w:rsidRDefault="00FA7C37" w:rsidP="00392860">
            <w:pPr>
              <w:keepNext/>
              <w:rPr>
                <w:rFonts w:ascii="Calibri" w:hAnsi="Calibri"/>
                <w:b/>
                <w:sz w:val="22"/>
                <w:szCs w:val="22"/>
              </w:rPr>
            </w:pPr>
            <w:r w:rsidRPr="00392860">
              <w:rPr>
                <w:rFonts w:ascii="Calibri" w:hAnsi="Calibri"/>
                <w:sz w:val="18"/>
                <w:szCs w:val="18"/>
              </w:rPr>
              <w:t xml:space="preserve">&lt;&lt; require one row of data in this table </w:t>
            </w:r>
            <w:r>
              <w:rPr>
                <w:rFonts w:ascii="Calibri" w:hAnsi="Calibri"/>
                <w:sz w:val="18"/>
                <w:szCs w:val="18"/>
              </w:rPr>
              <w:t>for each of the SC Systems listed in Section B for which Alteration Type in B10≠</w:t>
            </w:r>
            <w:r w:rsidRPr="00862A62">
              <w:rPr>
                <w:rFonts w:asciiTheme="minorHAnsi" w:hAnsiTheme="minorHAnsi" w:cs="Calibri"/>
                <w:color w:val="000000"/>
                <w:sz w:val="16"/>
                <w:szCs w:val="16"/>
              </w:rPr>
              <w:t xml:space="preserve"> no alteration performed</w:t>
            </w:r>
            <w:r w:rsidRPr="00392860">
              <w:rPr>
                <w:rFonts w:ascii="Calibri" w:hAnsi="Calibri"/>
                <w:sz w:val="18"/>
                <w:szCs w:val="18"/>
              </w:rPr>
              <w:t xml:space="preserve"> &gt;&gt;</w:t>
            </w:r>
          </w:p>
        </w:tc>
      </w:tr>
      <w:tr w:rsidR="00FA7C37" w:rsidRPr="00392860" w14:paraId="3DF6E557" w14:textId="77777777" w:rsidTr="00B00B17">
        <w:trPr>
          <w:cantSplit/>
          <w:trHeight w:val="223"/>
        </w:trPr>
        <w:tc>
          <w:tcPr>
            <w:tcW w:w="1460" w:type="dxa"/>
            <w:shd w:val="clear" w:color="auto" w:fill="auto"/>
          </w:tcPr>
          <w:p w14:paraId="3DF6E54A"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01</w:t>
            </w:r>
          </w:p>
        </w:tc>
        <w:tc>
          <w:tcPr>
            <w:tcW w:w="1350" w:type="dxa"/>
            <w:shd w:val="clear" w:color="auto" w:fill="auto"/>
          </w:tcPr>
          <w:p w14:paraId="3DF6E54B"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02</w:t>
            </w:r>
          </w:p>
        </w:tc>
        <w:tc>
          <w:tcPr>
            <w:tcW w:w="1260" w:type="dxa"/>
            <w:shd w:val="clear" w:color="auto" w:fill="auto"/>
          </w:tcPr>
          <w:p w14:paraId="3DF6E54C"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03</w:t>
            </w:r>
          </w:p>
        </w:tc>
        <w:tc>
          <w:tcPr>
            <w:tcW w:w="900" w:type="dxa"/>
            <w:shd w:val="clear" w:color="auto" w:fill="auto"/>
          </w:tcPr>
          <w:p w14:paraId="3DF6E54D"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04</w:t>
            </w:r>
          </w:p>
        </w:tc>
        <w:tc>
          <w:tcPr>
            <w:tcW w:w="988" w:type="dxa"/>
            <w:shd w:val="clear" w:color="auto" w:fill="auto"/>
          </w:tcPr>
          <w:p w14:paraId="3DF6E54E" w14:textId="77777777" w:rsidR="00FA7C37" w:rsidRPr="000E59FB" w:rsidRDefault="00FA7C37" w:rsidP="00761C61">
            <w:pPr>
              <w:keepNext/>
              <w:jc w:val="center"/>
              <w:rPr>
                <w:rFonts w:ascii="Calibri" w:hAnsi="Calibri"/>
                <w:sz w:val="18"/>
                <w:szCs w:val="18"/>
              </w:rPr>
            </w:pPr>
            <w:r w:rsidRPr="000E59FB">
              <w:rPr>
                <w:rFonts w:ascii="Calibri" w:hAnsi="Calibri"/>
                <w:sz w:val="18"/>
                <w:szCs w:val="18"/>
              </w:rPr>
              <w:t>05</w:t>
            </w:r>
          </w:p>
        </w:tc>
        <w:tc>
          <w:tcPr>
            <w:tcW w:w="1260" w:type="dxa"/>
            <w:shd w:val="clear" w:color="auto" w:fill="auto"/>
          </w:tcPr>
          <w:p w14:paraId="3DF6E54F" w14:textId="77777777" w:rsidR="00FA7C37" w:rsidRPr="000E59FB" w:rsidRDefault="00FA7C37" w:rsidP="00761C61">
            <w:pPr>
              <w:keepNext/>
              <w:jc w:val="center"/>
              <w:rPr>
                <w:rFonts w:ascii="Calibri" w:hAnsi="Calibri"/>
                <w:sz w:val="18"/>
                <w:szCs w:val="18"/>
              </w:rPr>
            </w:pPr>
            <w:r w:rsidRPr="000E59FB">
              <w:rPr>
                <w:rFonts w:ascii="Calibri" w:hAnsi="Calibri"/>
                <w:sz w:val="18"/>
                <w:szCs w:val="18"/>
              </w:rPr>
              <w:t>06</w:t>
            </w:r>
          </w:p>
        </w:tc>
        <w:tc>
          <w:tcPr>
            <w:tcW w:w="1260" w:type="dxa"/>
            <w:shd w:val="clear" w:color="auto" w:fill="auto"/>
          </w:tcPr>
          <w:p w14:paraId="3DF6E550" w14:textId="77777777" w:rsidR="00FA7C37" w:rsidRPr="000E59FB" w:rsidRDefault="00FA7C37" w:rsidP="00761C61">
            <w:pPr>
              <w:keepNext/>
              <w:jc w:val="center"/>
              <w:rPr>
                <w:rFonts w:ascii="Calibri" w:hAnsi="Calibri"/>
                <w:sz w:val="18"/>
                <w:szCs w:val="18"/>
              </w:rPr>
            </w:pPr>
            <w:r w:rsidRPr="000E59FB">
              <w:rPr>
                <w:rFonts w:ascii="Calibri" w:hAnsi="Calibri"/>
                <w:sz w:val="18"/>
                <w:szCs w:val="18"/>
              </w:rPr>
              <w:t>07</w:t>
            </w:r>
          </w:p>
        </w:tc>
        <w:tc>
          <w:tcPr>
            <w:tcW w:w="900" w:type="dxa"/>
            <w:shd w:val="clear" w:color="auto" w:fill="auto"/>
          </w:tcPr>
          <w:p w14:paraId="3DF6E551" w14:textId="77777777" w:rsidR="00FA7C37" w:rsidRPr="000E59FB" w:rsidRDefault="00FA7C37" w:rsidP="00761C61">
            <w:pPr>
              <w:keepNext/>
              <w:jc w:val="center"/>
              <w:rPr>
                <w:rFonts w:ascii="Calibri" w:hAnsi="Calibri"/>
                <w:sz w:val="18"/>
                <w:szCs w:val="18"/>
              </w:rPr>
            </w:pPr>
            <w:r w:rsidRPr="000E59FB">
              <w:rPr>
                <w:rFonts w:ascii="Calibri" w:hAnsi="Calibri"/>
                <w:sz w:val="18"/>
                <w:szCs w:val="18"/>
              </w:rPr>
              <w:t>08</w:t>
            </w:r>
          </w:p>
        </w:tc>
        <w:tc>
          <w:tcPr>
            <w:tcW w:w="900" w:type="dxa"/>
            <w:shd w:val="clear" w:color="auto" w:fill="auto"/>
          </w:tcPr>
          <w:p w14:paraId="3DF6E552" w14:textId="77777777" w:rsidR="00FA7C37" w:rsidRPr="000E59FB" w:rsidRDefault="00FA7C37" w:rsidP="00761C61">
            <w:pPr>
              <w:keepNext/>
              <w:jc w:val="center"/>
              <w:rPr>
                <w:rFonts w:ascii="Calibri" w:hAnsi="Calibri"/>
                <w:sz w:val="18"/>
                <w:szCs w:val="18"/>
              </w:rPr>
            </w:pPr>
            <w:r w:rsidRPr="000E59FB">
              <w:rPr>
                <w:rFonts w:ascii="Calibri" w:hAnsi="Calibri"/>
                <w:sz w:val="18"/>
                <w:szCs w:val="18"/>
              </w:rPr>
              <w:t>09</w:t>
            </w:r>
          </w:p>
        </w:tc>
        <w:tc>
          <w:tcPr>
            <w:tcW w:w="1170" w:type="dxa"/>
            <w:shd w:val="clear" w:color="auto" w:fill="auto"/>
          </w:tcPr>
          <w:p w14:paraId="3DF6E553" w14:textId="77777777" w:rsidR="00FA7C37" w:rsidRPr="000E59FB" w:rsidRDefault="00FA7C37" w:rsidP="00761C61">
            <w:pPr>
              <w:keepNext/>
              <w:jc w:val="center"/>
              <w:rPr>
                <w:rFonts w:ascii="Calibri" w:hAnsi="Calibri"/>
                <w:sz w:val="18"/>
                <w:szCs w:val="18"/>
              </w:rPr>
            </w:pPr>
            <w:r w:rsidRPr="000E59FB">
              <w:rPr>
                <w:rFonts w:ascii="Calibri" w:hAnsi="Calibri"/>
                <w:sz w:val="18"/>
                <w:szCs w:val="18"/>
              </w:rPr>
              <w:t>10</w:t>
            </w:r>
          </w:p>
        </w:tc>
        <w:tc>
          <w:tcPr>
            <w:tcW w:w="990" w:type="dxa"/>
            <w:shd w:val="clear" w:color="auto" w:fill="auto"/>
          </w:tcPr>
          <w:p w14:paraId="3DF6E554"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11</w:t>
            </w:r>
          </w:p>
        </w:tc>
        <w:tc>
          <w:tcPr>
            <w:tcW w:w="810" w:type="dxa"/>
            <w:shd w:val="clear" w:color="auto" w:fill="auto"/>
          </w:tcPr>
          <w:p w14:paraId="3DF6E555"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12</w:t>
            </w:r>
          </w:p>
        </w:tc>
        <w:tc>
          <w:tcPr>
            <w:tcW w:w="1350" w:type="dxa"/>
          </w:tcPr>
          <w:p w14:paraId="3DF6E556"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13</w:t>
            </w:r>
          </w:p>
        </w:tc>
      </w:tr>
      <w:tr w:rsidR="00FA7C37" w:rsidRPr="00392860" w14:paraId="3DF6E569" w14:textId="77777777" w:rsidTr="00B00B17">
        <w:trPr>
          <w:cantSplit/>
          <w:trHeight w:val="390"/>
        </w:trPr>
        <w:tc>
          <w:tcPr>
            <w:tcW w:w="1460" w:type="dxa"/>
            <w:shd w:val="clear" w:color="auto" w:fill="auto"/>
            <w:vAlign w:val="bottom"/>
          </w:tcPr>
          <w:p w14:paraId="3DF6E558" w14:textId="1C898DD3" w:rsidR="00FA7C37" w:rsidRPr="000E59FB" w:rsidRDefault="00EC0B00" w:rsidP="00392860">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00FA7C37" w:rsidRPr="000E59FB">
              <w:rPr>
                <w:rFonts w:ascii="Calibri" w:hAnsi="Calibri"/>
                <w:sz w:val="18"/>
                <w:szCs w:val="18"/>
              </w:rPr>
              <w:t>Identification or Name</w:t>
            </w:r>
          </w:p>
        </w:tc>
        <w:tc>
          <w:tcPr>
            <w:tcW w:w="1350" w:type="dxa"/>
            <w:shd w:val="clear" w:color="auto" w:fill="auto"/>
            <w:vAlign w:val="bottom"/>
          </w:tcPr>
          <w:p w14:paraId="3DF6E559"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Heating System Type</w:t>
            </w:r>
          </w:p>
        </w:tc>
        <w:tc>
          <w:tcPr>
            <w:tcW w:w="1260" w:type="dxa"/>
            <w:shd w:val="clear" w:color="auto" w:fill="auto"/>
            <w:vAlign w:val="bottom"/>
          </w:tcPr>
          <w:p w14:paraId="3DF6E55A"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Altered</w:t>
            </w:r>
          </w:p>
          <w:p w14:paraId="3DF6E55B"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Heating Component</w:t>
            </w:r>
          </w:p>
        </w:tc>
        <w:tc>
          <w:tcPr>
            <w:tcW w:w="900" w:type="dxa"/>
            <w:shd w:val="clear" w:color="auto" w:fill="auto"/>
            <w:vAlign w:val="bottom"/>
          </w:tcPr>
          <w:p w14:paraId="3DF6E55C" w14:textId="77777777" w:rsidR="00FA7C37" w:rsidRPr="000E59FB" w:rsidRDefault="00FA7C37" w:rsidP="00392860">
            <w:pPr>
              <w:keepNext/>
              <w:jc w:val="center"/>
              <w:rPr>
                <w:rFonts w:ascii="Calibri" w:hAnsi="Calibri"/>
                <w:sz w:val="18"/>
                <w:szCs w:val="18"/>
              </w:rPr>
            </w:pPr>
            <w:r w:rsidRPr="000E59FB">
              <w:rPr>
                <w:rFonts w:ascii="Calibri" w:hAnsi="Calibri"/>
                <w:sz w:val="16"/>
                <w:szCs w:val="16"/>
              </w:rPr>
              <w:t>Heating Efficiency Type</w:t>
            </w:r>
          </w:p>
        </w:tc>
        <w:tc>
          <w:tcPr>
            <w:tcW w:w="988" w:type="dxa"/>
            <w:shd w:val="clear" w:color="auto" w:fill="auto"/>
            <w:vAlign w:val="bottom"/>
          </w:tcPr>
          <w:p w14:paraId="3DF6E55D" w14:textId="77777777" w:rsidR="00FA7C37" w:rsidRPr="000E59FB" w:rsidRDefault="00FA7C37" w:rsidP="00392860">
            <w:pPr>
              <w:keepNext/>
              <w:jc w:val="center"/>
              <w:rPr>
                <w:rFonts w:ascii="Calibri" w:hAnsi="Calibri"/>
                <w:sz w:val="16"/>
                <w:szCs w:val="16"/>
              </w:rPr>
            </w:pPr>
            <w:r w:rsidRPr="000E59FB">
              <w:rPr>
                <w:rFonts w:ascii="Calibri" w:hAnsi="Calibri"/>
                <w:sz w:val="16"/>
                <w:szCs w:val="16"/>
              </w:rPr>
              <w:t xml:space="preserve">Heating </w:t>
            </w:r>
          </w:p>
          <w:p w14:paraId="3DF6E55E" w14:textId="77777777" w:rsidR="00FA7C37" w:rsidRPr="000E59FB" w:rsidRDefault="00FA7C37" w:rsidP="00392860">
            <w:pPr>
              <w:keepNext/>
              <w:jc w:val="center"/>
              <w:rPr>
                <w:rFonts w:ascii="Calibri" w:hAnsi="Calibri"/>
                <w:sz w:val="16"/>
                <w:szCs w:val="16"/>
              </w:rPr>
            </w:pPr>
            <w:r w:rsidRPr="000E59FB">
              <w:rPr>
                <w:rFonts w:ascii="Calibri" w:hAnsi="Calibri"/>
                <w:sz w:val="16"/>
                <w:szCs w:val="16"/>
              </w:rPr>
              <w:t>Minimum</w:t>
            </w:r>
          </w:p>
          <w:p w14:paraId="3DF6E55F" w14:textId="77777777" w:rsidR="00FA7C37" w:rsidRPr="000E59FB" w:rsidRDefault="00FA7C37" w:rsidP="00392860">
            <w:pPr>
              <w:keepNext/>
              <w:jc w:val="center"/>
              <w:rPr>
                <w:rFonts w:ascii="Calibri" w:hAnsi="Calibri"/>
                <w:sz w:val="18"/>
                <w:szCs w:val="18"/>
              </w:rPr>
            </w:pPr>
            <w:r w:rsidRPr="000E59FB">
              <w:rPr>
                <w:rFonts w:ascii="Calibri" w:hAnsi="Calibri"/>
                <w:sz w:val="16"/>
                <w:szCs w:val="16"/>
              </w:rPr>
              <w:t>Efficiency Value</w:t>
            </w:r>
          </w:p>
        </w:tc>
        <w:tc>
          <w:tcPr>
            <w:tcW w:w="1260" w:type="dxa"/>
            <w:shd w:val="clear" w:color="auto" w:fill="auto"/>
            <w:vAlign w:val="bottom"/>
          </w:tcPr>
          <w:p w14:paraId="3DF6E560"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Cooling System Type</w:t>
            </w:r>
          </w:p>
        </w:tc>
        <w:tc>
          <w:tcPr>
            <w:tcW w:w="1260" w:type="dxa"/>
            <w:shd w:val="clear" w:color="auto" w:fill="auto"/>
            <w:vAlign w:val="bottom"/>
          </w:tcPr>
          <w:p w14:paraId="3DF6E561"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Altered</w:t>
            </w:r>
          </w:p>
          <w:p w14:paraId="3DF6E562"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Cooling Components</w:t>
            </w:r>
          </w:p>
        </w:tc>
        <w:tc>
          <w:tcPr>
            <w:tcW w:w="900" w:type="dxa"/>
            <w:shd w:val="clear" w:color="auto" w:fill="auto"/>
            <w:vAlign w:val="bottom"/>
          </w:tcPr>
          <w:p w14:paraId="3DF6E563" w14:textId="77777777" w:rsidR="00FA7C37" w:rsidRPr="000E59FB" w:rsidRDefault="00FA7C37" w:rsidP="00392860">
            <w:pPr>
              <w:keepNext/>
              <w:jc w:val="center"/>
              <w:rPr>
                <w:rFonts w:ascii="Calibri" w:hAnsi="Calibri"/>
                <w:sz w:val="18"/>
                <w:szCs w:val="18"/>
              </w:rPr>
            </w:pPr>
            <w:r w:rsidRPr="000E59FB">
              <w:rPr>
                <w:rFonts w:ascii="Calibri" w:hAnsi="Calibri"/>
                <w:sz w:val="16"/>
                <w:szCs w:val="16"/>
              </w:rPr>
              <w:t>Cooling Efficiency Type</w:t>
            </w:r>
          </w:p>
        </w:tc>
        <w:tc>
          <w:tcPr>
            <w:tcW w:w="900" w:type="dxa"/>
            <w:shd w:val="clear" w:color="auto" w:fill="auto"/>
            <w:vAlign w:val="bottom"/>
          </w:tcPr>
          <w:p w14:paraId="3DF6E564" w14:textId="77777777" w:rsidR="00FA7C37" w:rsidRPr="000E59FB" w:rsidRDefault="00FA7C37" w:rsidP="00787C67">
            <w:pPr>
              <w:keepNext/>
              <w:jc w:val="center"/>
              <w:rPr>
                <w:rFonts w:ascii="Calibri" w:hAnsi="Calibri"/>
                <w:sz w:val="18"/>
                <w:szCs w:val="18"/>
              </w:rPr>
            </w:pPr>
            <w:r w:rsidRPr="000E59FB">
              <w:rPr>
                <w:rFonts w:ascii="Calibri" w:hAnsi="Calibri"/>
                <w:sz w:val="16"/>
                <w:szCs w:val="16"/>
              </w:rPr>
              <w:t>Cooling Minimum</w:t>
            </w:r>
            <w:r w:rsidRPr="000E59FB">
              <w:rPr>
                <w:rFonts w:ascii="Calibri" w:hAnsi="Calibri"/>
                <w:color w:val="FF0000"/>
                <w:sz w:val="16"/>
                <w:szCs w:val="16"/>
              </w:rPr>
              <w:t xml:space="preserve"> </w:t>
            </w:r>
            <w:r w:rsidRPr="000E59FB">
              <w:rPr>
                <w:rFonts w:ascii="Calibri" w:hAnsi="Calibri"/>
                <w:sz w:val="16"/>
                <w:szCs w:val="16"/>
              </w:rPr>
              <w:t>Efficiency Value</w:t>
            </w:r>
          </w:p>
        </w:tc>
        <w:tc>
          <w:tcPr>
            <w:tcW w:w="1170" w:type="dxa"/>
            <w:shd w:val="clear" w:color="auto" w:fill="auto"/>
            <w:vAlign w:val="bottom"/>
          </w:tcPr>
          <w:p w14:paraId="3DF6E565"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Required Thermostat</w:t>
            </w:r>
            <w:r w:rsidRPr="000E59FB">
              <w:rPr>
                <w:rFonts w:ascii="Calibri" w:hAnsi="Calibri"/>
                <w:sz w:val="18"/>
                <w:szCs w:val="18"/>
              </w:rPr>
              <w:br/>
              <w:t>Type</w:t>
            </w:r>
          </w:p>
        </w:tc>
        <w:tc>
          <w:tcPr>
            <w:tcW w:w="990" w:type="dxa"/>
            <w:shd w:val="clear" w:color="auto" w:fill="auto"/>
            <w:vAlign w:val="bottom"/>
          </w:tcPr>
          <w:p w14:paraId="3DF6E566"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New or Replaced Duct Length</w:t>
            </w:r>
          </w:p>
        </w:tc>
        <w:tc>
          <w:tcPr>
            <w:tcW w:w="810" w:type="dxa"/>
            <w:shd w:val="clear" w:color="auto" w:fill="auto"/>
            <w:vAlign w:val="bottom"/>
          </w:tcPr>
          <w:p w14:paraId="3DF6E567" w14:textId="77777777" w:rsidR="00FA7C37" w:rsidRPr="000E59FB" w:rsidRDefault="00FA7C37" w:rsidP="00392860">
            <w:pPr>
              <w:keepNext/>
              <w:jc w:val="center"/>
              <w:rPr>
                <w:rFonts w:ascii="Calibri" w:hAnsi="Calibri"/>
                <w:sz w:val="18"/>
                <w:szCs w:val="18"/>
              </w:rPr>
            </w:pPr>
            <w:r w:rsidRPr="000E59FB">
              <w:rPr>
                <w:rFonts w:ascii="Calibri" w:hAnsi="Calibri"/>
                <w:sz w:val="18"/>
                <w:szCs w:val="18"/>
              </w:rPr>
              <w:t xml:space="preserve">New Duct </w:t>
            </w:r>
            <w:r w:rsidRPr="000E59FB">
              <w:rPr>
                <w:rFonts w:ascii="Calibri" w:hAnsi="Calibri"/>
                <w:sz w:val="18"/>
                <w:szCs w:val="18"/>
              </w:rPr>
              <w:br/>
              <w:t>R-Value</w:t>
            </w:r>
          </w:p>
        </w:tc>
        <w:tc>
          <w:tcPr>
            <w:tcW w:w="1350" w:type="dxa"/>
          </w:tcPr>
          <w:p w14:paraId="3DF6E568" w14:textId="77777777" w:rsidR="00FA7C37" w:rsidRPr="000E59FB" w:rsidRDefault="00B00B17" w:rsidP="00392860">
            <w:pPr>
              <w:keepNext/>
              <w:jc w:val="center"/>
              <w:rPr>
                <w:rFonts w:ascii="Calibri" w:hAnsi="Calibri"/>
                <w:sz w:val="18"/>
                <w:szCs w:val="18"/>
              </w:rPr>
            </w:pPr>
            <w:r w:rsidRPr="000E59FB">
              <w:rPr>
                <w:rFonts w:ascii="Calibri" w:hAnsi="Calibri"/>
                <w:sz w:val="18"/>
                <w:szCs w:val="18"/>
              </w:rPr>
              <w:t xml:space="preserve">Central </w:t>
            </w:r>
            <w:r w:rsidR="00FA7C37" w:rsidRPr="000E59FB">
              <w:rPr>
                <w:rFonts w:ascii="Calibri" w:hAnsi="Calibri"/>
                <w:sz w:val="18"/>
                <w:szCs w:val="18"/>
              </w:rPr>
              <w:t>Fan Integrated (CFI) Ventilation System Status</w:t>
            </w:r>
          </w:p>
        </w:tc>
      </w:tr>
      <w:tr w:rsidR="00FA7C37" w:rsidRPr="00D70D8B" w14:paraId="3DF6E5CC" w14:textId="77777777" w:rsidTr="00B00B17">
        <w:trPr>
          <w:cantSplit/>
          <w:trHeight w:val="432"/>
        </w:trPr>
        <w:tc>
          <w:tcPr>
            <w:tcW w:w="1460" w:type="dxa"/>
            <w:shd w:val="clear" w:color="auto" w:fill="auto"/>
          </w:tcPr>
          <w:p w14:paraId="3DF6E56A"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&lt;&lt;reference value from B01&gt;&gt;</w:t>
            </w:r>
          </w:p>
        </w:tc>
        <w:tc>
          <w:tcPr>
            <w:tcW w:w="1350" w:type="dxa"/>
            <w:shd w:val="clear" w:color="auto" w:fill="auto"/>
          </w:tcPr>
          <w:p w14:paraId="3DF6E56B"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 xml:space="preserve">&lt;&lt; reference value from CF1R as default; allow user to override the default and pick one from list: </w:t>
            </w:r>
          </w:p>
          <w:p w14:paraId="3DF6E56C"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gas furnace;</w:t>
            </w:r>
          </w:p>
          <w:p w14:paraId="3DF6E56D"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*central split HP; </w:t>
            </w:r>
          </w:p>
          <w:p w14:paraId="3DF6E56E"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packaged HP</w:t>
            </w:r>
          </w:p>
          <w:p w14:paraId="3DF6E56F"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large packaged HP</w:t>
            </w:r>
          </w:p>
          <w:p w14:paraId="3DF6E570" w14:textId="0F4601A2"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*ductless </w:t>
            </w:r>
            <w:r w:rsidR="001B1EDC">
              <w:rPr>
                <w:rFonts w:asciiTheme="minorHAnsi" w:hAnsiTheme="minorHAnsi"/>
                <w:sz w:val="14"/>
                <w:szCs w:val="14"/>
              </w:rPr>
              <w:t>mini-</w:t>
            </w:r>
            <w:r w:rsidRPr="00D70D8B">
              <w:rPr>
                <w:rFonts w:asciiTheme="minorHAnsi" w:hAnsiTheme="minorHAnsi"/>
                <w:sz w:val="14"/>
                <w:szCs w:val="14"/>
              </w:rPr>
              <w:t>split HP;</w:t>
            </w:r>
          </w:p>
          <w:p w14:paraId="3DF6E571"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*room HP;</w:t>
            </w:r>
          </w:p>
          <w:p w14:paraId="3DF6E572"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*boiler;</w:t>
            </w:r>
          </w:p>
          <w:p w14:paraId="3DF6E573"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*hydronic;</w:t>
            </w:r>
          </w:p>
          <w:p w14:paraId="3DF6E574"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*combined hydronic;</w:t>
            </w:r>
          </w:p>
          <w:p w14:paraId="3DF6E575" w14:textId="77777777" w:rsidR="00FA7C37" w:rsidRPr="00D70D8B" w:rsidRDefault="00FA7C37" w:rsidP="00D70D8B">
            <w:pPr>
              <w:rPr>
                <w:rFonts w:asciiTheme="minorHAnsi" w:hAnsiTheme="minorHAnsi"/>
                <w:sz w:val="14"/>
                <w:szCs w:val="14"/>
              </w:rPr>
            </w:pPr>
            <w:r w:rsidRPr="00D70D8B">
              <w:rPr>
                <w:rFonts w:asciiTheme="minorHAnsi" w:hAnsiTheme="minorHAnsi"/>
                <w:sz w:val="14"/>
                <w:szCs w:val="14"/>
              </w:rPr>
              <w:t>*hydronic+forced air;</w:t>
            </w:r>
          </w:p>
          <w:p w14:paraId="3DF6E576" w14:textId="77777777" w:rsidR="00FA7C37" w:rsidRPr="00D70D8B" w:rsidRDefault="00FA7C37" w:rsidP="00D70D8B">
            <w:pPr>
              <w:rPr>
                <w:rFonts w:asciiTheme="minorHAnsi" w:hAnsiTheme="minorHAnsi"/>
                <w:sz w:val="14"/>
                <w:szCs w:val="14"/>
              </w:rPr>
            </w:pPr>
            <w:r w:rsidRPr="00D70D8B">
              <w:rPr>
                <w:rFonts w:asciiTheme="minorHAnsi" w:hAnsiTheme="minorHAnsi"/>
                <w:sz w:val="14"/>
                <w:szCs w:val="14"/>
              </w:rPr>
              <w:t>*combined hydronic+forced air;</w:t>
            </w:r>
          </w:p>
          <w:p w14:paraId="3DF6E577" w14:textId="77777777" w:rsidR="00FA7C37" w:rsidRPr="00D70D8B" w:rsidRDefault="00FA7C37" w:rsidP="00D70D8B">
            <w:pPr>
              <w:rPr>
                <w:rFonts w:asciiTheme="minorHAnsi" w:hAnsiTheme="minorHAnsi"/>
                <w:sz w:val="14"/>
                <w:szCs w:val="14"/>
              </w:rPr>
            </w:pPr>
            <w:r w:rsidRPr="00D70D8B">
              <w:rPr>
                <w:rFonts w:asciiTheme="minorHAnsi" w:hAnsiTheme="minorHAnsi"/>
                <w:sz w:val="14"/>
                <w:szCs w:val="14"/>
              </w:rPr>
              <w:t>*hydronic HP,</w:t>
            </w:r>
          </w:p>
          <w:p w14:paraId="3DF6E578" w14:textId="77777777" w:rsidR="00FA7C37" w:rsidRPr="00D70D8B" w:rsidRDefault="00FA7C37" w:rsidP="00D70D8B">
            <w:pPr>
              <w:rPr>
                <w:rFonts w:asciiTheme="minorHAnsi" w:hAnsiTheme="minorHAnsi"/>
                <w:sz w:val="14"/>
                <w:szCs w:val="14"/>
              </w:rPr>
            </w:pPr>
            <w:r w:rsidRPr="00D70D8B">
              <w:rPr>
                <w:rFonts w:asciiTheme="minorHAnsi" w:hAnsiTheme="minorHAnsi"/>
                <w:sz w:val="14"/>
                <w:szCs w:val="14"/>
              </w:rPr>
              <w:t>*hydronic HP+forced air;</w:t>
            </w:r>
          </w:p>
          <w:p w14:paraId="3DF6E579"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*gas wall furnace;</w:t>
            </w:r>
          </w:p>
          <w:p w14:paraId="3DF6E57A"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*gas space heater;</w:t>
            </w:r>
          </w:p>
          <w:p w14:paraId="3DF6E57B" w14:textId="77777777" w:rsidR="00FA7C37" w:rsidRDefault="00FA7C37" w:rsidP="00761C61">
            <w:pPr>
              <w:rPr>
                <w:rFonts w:asciiTheme="minorHAnsi" w:hAnsiTheme="minorHAnsi"/>
                <w:sz w:val="14"/>
                <w:szCs w:val="14"/>
              </w:rPr>
            </w:pPr>
            <w:r w:rsidRPr="00D70D8B">
              <w:rPr>
                <w:rFonts w:asciiTheme="minorHAnsi" w:hAnsiTheme="minorHAnsi"/>
                <w:sz w:val="14"/>
                <w:szCs w:val="14"/>
              </w:rPr>
              <w:t xml:space="preserve">*electric;  </w:t>
            </w:r>
          </w:p>
          <w:p w14:paraId="0AE7A5CA" w14:textId="73CFF47F" w:rsidR="00C57E4D" w:rsidRDefault="00C57E4D" w:rsidP="00761C61">
            <w:pPr>
              <w:rPr>
                <w:rFonts w:asciiTheme="minorHAnsi" w:hAnsiTheme="minorHAnsi"/>
                <w:sz w:val="14"/>
                <w:szCs w:val="14"/>
              </w:rPr>
            </w:pPr>
            <w:r>
              <w:rPr>
                <w:rFonts w:asciiTheme="minorHAnsi" w:hAnsiTheme="minorHAnsi"/>
                <w:sz w:val="14"/>
                <w:szCs w:val="14"/>
              </w:rPr>
              <w:t>*non-air-source heat pump;</w:t>
            </w:r>
          </w:p>
          <w:p w14:paraId="15D8198F" w14:textId="1E593FB8" w:rsidR="001552ED" w:rsidRDefault="001552ED" w:rsidP="00761C61">
            <w:pPr>
              <w:rPr>
                <w:rFonts w:asciiTheme="minorHAnsi" w:hAnsiTheme="minorHAnsi"/>
                <w:sz w:val="14"/>
                <w:szCs w:val="14"/>
              </w:rPr>
            </w:pPr>
            <w:r>
              <w:rPr>
                <w:rFonts w:asciiTheme="minorHAnsi" w:hAnsiTheme="minorHAnsi"/>
                <w:sz w:val="14"/>
                <w:szCs w:val="14"/>
              </w:rPr>
              <w:t>*Wood Heat;</w:t>
            </w:r>
          </w:p>
          <w:p w14:paraId="3DF6E57C" w14:textId="77777777" w:rsidR="00FA7C37" w:rsidRDefault="00FA7C37" w:rsidP="00761C61">
            <w:pPr>
              <w:rPr>
                <w:rFonts w:asciiTheme="minorHAnsi" w:hAnsiTheme="minorHAnsi"/>
                <w:sz w:val="14"/>
                <w:szCs w:val="14"/>
              </w:rPr>
            </w:pPr>
            <w:r>
              <w:rPr>
                <w:rFonts w:asciiTheme="minorHAnsi" w:hAnsiTheme="minorHAnsi"/>
                <w:sz w:val="14"/>
                <w:szCs w:val="14"/>
              </w:rPr>
              <w:t>*N/A (no heating);</w:t>
            </w:r>
          </w:p>
          <w:p w14:paraId="1A469CA8" w14:textId="77777777" w:rsidR="001B1EDC" w:rsidRDefault="001B1EDC" w:rsidP="00761C61">
            <w:pPr>
              <w:rPr>
                <w:rFonts w:asciiTheme="minorHAnsi" w:hAnsiTheme="minorHAnsi"/>
                <w:sz w:val="14"/>
                <w:szCs w:val="14"/>
              </w:rPr>
            </w:pPr>
            <w:r>
              <w:rPr>
                <w:rFonts w:asciiTheme="minorHAnsi" w:hAnsiTheme="minorHAnsi"/>
                <w:sz w:val="14"/>
                <w:szCs w:val="14"/>
              </w:rPr>
              <w:t>*Small duct high velocity HP;</w:t>
            </w:r>
          </w:p>
          <w:p w14:paraId="21F4A2C3" w14:textId="77777777" w:rsidR="001B1EDC" w:rsidRDefault="001B1EDC" w:rsidP="00761C61">
            <w:pPr>
              <w:rPr>
                <w:rFonts w:asciiTheme="minorHAnsi" w:hAnsiTheme="minorHAnsi"/>
                <w:sz w:val="14"/>
                <w:szCs w:val="14"/>
              </w:rPr>
            </w:pPr>
            <w:r>
              <w:rPr>
                <w:rFonts w:asciiTheme="minorHAnsi" w:hAnsiTheme="minorHAnsi"/>
                <w:sz w:val="14"/>
                <w:szCs w:val="14"/>
              </w:rPr>
              <w:t>*Ductless multi-split HP;</w:t>
            </w:r>
          </w:p>
          <w:p w14:paraId="5941B278" w14:textId="6F5D2F6B" w:rsidR="001B1EDC" w:rsidRDefault="001B1EDC" w:rsidP="00761C61">
            <w:pPr>
              <w:rPr>
                <w:ins w:id="0" w:author="Shewmaker, Michael@Energy" w:date="2017-12-19T15:39:00Z"/>
                <w:rFonts w:asciiTheme="minorHAnsi" w:hAnsiTheme="minorHAnsi"/>
                <w:sz w:val="14"/>
                <w:szCs w:val="14"/>
              </w:rPr>
            </w:pPr>
            <w:r>
              <w:rPr>
                <w:rFonts w:asciiTheme="minorHAnsi" w:hAnsiTheme="minorHAnsi"/>
                <w:sz w:val="14"/>
                <w:szCs w:val="14"/>
              </w:rPr>
              <w:t>*Ductless VRF HP;</w:t>
            </w:r>
          </w:p>
          <w:p w14:paraId="64493FD7" w14:textId="77777777" w:rsidR="005B16A0" w:rsidRDefault="005B16A0" w:rsidP="00761C61">
            <w:pPr>
              <w:rPr>
                <w:ins w:id="1" w:author="Shewmaker, Michael@Energy" w:date="2017-12-19T15:39:00Z"/>
                <w:rFonts w:asciiTheme="minorHAnsi" w:hAnsiTheme="minorHAnsi"/>
                <w:sz w:val="14"/>
                <w:szCs w:val="14"/>
              </w:rPr>
            </w:pPr>
            <w:ins w:id="2" w:author="Shewmaker, Michael@Energy" w:date="2017-12-19T15:39:00Z">
              <w:r>
                <w:rPr>
                  <w:rFonts w:asciiTheme="minorHAnsi" w:hAnsiTheme="minorHAnsi"/>
                  <w:sz w:val="14"/>
                  <w:szCs w:val="14"/>
                </w:rPr>
                <w:t>*Packaged gas furnace</w:t>
              </w:r>
            </w:ins>
          </w:p>
          <w:p w14:paraId="692316A9" w14:textId="77777777" w:rsidR="005B16A0" w:rsidRDefault="005B16A0" w:rsidP="00761C61">
            <w:pPr>
              <w:rPr>
                <w:rFonts w:asciiTheme="minorHAnsi" w:hAnsiTheme="minorHAnsi"/>
                <w:sz w:val="14"/>
                <w:szCs w:val="14"/>
              </w:rPr>
            </w:pPr>
          </w:p>
          <w:p w14:paraId="3DF6E57D"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flag non-default values and report in project status notes field; a revised CF1R may be required &gt;&gt;</w:t>
            </w:r>
          </w:p>
        </w:tc>
        <w:tc>
          <w:tcPr>
            <w:tcW w:w="1260" w:type="dxa"/>
            <w:shd w:val="clear" w:color="auto" w:fill="auto"/>
          </w:tcPr>
          <w:p w14:paraId="3DF6E57E"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&lt;&lt; reference value from CF1R as default; allow user to override the default and pick as many as are applicable from list: </w:t>
            </w:r>
          </w:p>
          <w:p w14:paraId="3DF6E57F"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*gas furnace AHU;</w:t>
            </w:r>
          </w:p>
          <w:p w14:paraId="3DF6E580"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*fancoil AHU;</w:t>
            </w:r>
          </w:p>
          <w:p w14:paraId="3DF6E581"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*outdoor condensing unit;</w:t>
            </w:r>
          </w:p>
          <w:p w14:paraId="3DF6E582"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*indoor coil;</w:t>
            </w:r>
          </w:p>
          <w:p w14:paraId="3DF6E583"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*boiler;</w:t>
            </w:r>
          </w:p>
          <w:p w14:paraId="3DF6E584"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*TXV or EXV;</w:t>
            </w:r>
          </w:p>
          <w:p w14:paraId="3DF6E585"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*compressor;</w:t>
            </w:r>
          </w:p>
          <w:p w14:paraId="3DF6E586"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*refrigerant lineset;</w:t>
            </w:r>
          </w:p>
          <w:p w14:paraId="3DF6E587"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*no heating component altered;</w:t>
            </w:r>
          </w:p>
          <w:p w14:paraId="3DF6E588"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 flag non-default values and report in project status notes field; a revised CF1R may be required &gt;&gt;</w:t>
            </w:r>
            <w:r>
              <w:rPr>
                <w:rFonts w:asciiTheme="minorHAnsi" w:hAnsiTheme="minorHAnsi"/>
                <w:sz w:val="14"/>
                <w:szCs w:val="14"/>
              </w:rPr>
              <w:t xml:space="preserve"> </w:t>
            </w:r>
          </w:p>
        </w:tc>
        <w:tc>
          <w:tcPr>
            <w:tcW w:w="900" w:type="dxa"/>
            <w:shd w:val="clear" w:color="auto" w:fill="auto"/>
          </w:tcPr>
          <w:p w14:paraId="3DF6E589" w14:textId="7AC26991" w:rsidR="00FA7C37" w:rsidRDefault="00FA7C37" w:rsidP="007F33EF">
            <w:pPr>
              <w:keepNext/>
              <w:rPr>
                <w:rFonts w:asciiTheme="minorHAnsi" w:hAnsiTheme="minorHAnsi"/>
                <w:sz w:val="14"/>
                <w:szCs w:val="14"/>
              </w:rPr>
            </w:pPr>
            <w:r w:rsidRPr="00D70D8B">
              <w:rPr>
                <w:rFonts w:asciiTheme="minorHAnsi" w:hAnsiTheme="minorHAnsi"/>
                <w:sz w:val="14"/>
                <w:szCs w:val="14"/>
              </w:rPr>
              <w:t>&lt;&lt;</w:t>
            </w:r>
            <w:ins w:id="3" w:author="Shewmaker, Michael@Energy" w:date="2017-12-13T14:28:00Z">
              <w:r w:rsidR="00B56CB7">
                <w:rPr>
                  <w:rFonts w:asciiTheme="minorHAnsi" w:hAnsiTheme="minorHAnsi"/>
                  <w:sz w:val="14"/>
                  <w:szCs w:val="14"/>
                </w:rPr>
                <w:t>if C02 = hydronic, hydronic = forced air, combined hydronic</w:t>
              </w:r>
            </w:ins>
            <w:ins w:id="4" w:author="Shewmaker, Michael@Energy" w:date="2017-12-13T14:32:00Z">
              <w:r w:rsidR="00B56CB7">
                <w:rPr>
                  <w:rFonts w:asciiTheme="minorHAnsi" w:hAnsiTheme="minorHAnsi"/>
                  <w:sz w:val="14"/>
                  <w:szCs w:val="14"/>
                </w:rPr>
                <w:t xml:space="preserve">, combined hydronic + forced air, hydronic HP or hydronic HP + forced air, then display NA; else </w:t>
              </w:r>
            </w:ins>
            <w:r w:rsidRPr="00D70D8B">
              <w:rPr>
                <w:rFonts w:asciiTheme="minorHAnsi" w:hAnsiTheme="minorHAnsi"/>
                <w:sz w:val="14"/>
                <w:szCs w:val="14"/>
              </w:rPr>
              <w:t xml:space="preserve">reference value from CF1R as default; </w:t>
            </w:r>
            <w:r w:rsidRPr="007F33EF">
              <w:rPr>
                <w:rFonts w:asciiTheme="minorHAnsi" w:hAnsiTheme="minorHAnsi"/>
                <w:sz w:val="14"/>
                <w:szCs w:val="14"/>
              </w:rPr>
              <w:t xml:space="preserve">if </w:t>
            </w:r>
            <w:r>
              <w:rPr>
                <w:rFonts w:asciiTheme="minorHAnsi" w:hAnsiTheme="minorHAnsi"/>
                <w:sz w:val="14"/>
                <w:szCs w:val="14"/>
              </w:rPr>
              <w:t>C</w:t>
            </w:r>
            <w:r w:rsidRPr="007F33EF">
              <w:rPr>
                <w:rFonts w:asciiTheme="minorHAnsi" w:hAnsiTheme="minorHAnsi"/>
                <w:sz w:val="14"/>
                <w:szCs w:val="14"/>
              </w:rPr>
              <w:t>0</w:t>
            </w:r>
            <w:r>
              <w:rPr>
                <w:rFonts w:asciiTheme="minorHAnsi" w:hAnsiTheme="minorHAnsi"/>
                <w:sz w:val="14"/>
                <w:szCs w:val="14"/>
              </w:rPr>
              <w:t xml:space="preserve">3 </w:t>
            </w:r>
            <w:r w:rsidRPr="007F33EF">
              <w:rPr>
                <w:rFonts w:asciiTheme="minorHAnsi" w:hAnsiTheme="minorHAnsi"/>
                <w:sz w:val="14"/>
                <w:szCs w:val="14"/>
              </w:rPr>
              <w:t xml:space="preserve">= </w:t>
            </w:r>
            <w:r w:rsidRPr="00D70D8B">
              <w:rPr>
                <w:rFonts w:asciiTheme="minorHAnsi" w:hAnsiTheme="minorHAnsi"/>
                <w:sz w:val="14"/>
                <w:szCs w:val="14"/>
              </w:rPr>
              <w:t>no heating component altered</w:t>
            </w:r>
            <w:r w:rsidRPr="007F33EF">
              <w:rPr>
                <w:rFonts w:asciiTheme="minorHAnsi" w:hAnsiTheme="minorHAnsi"/>
                <w:sz w:val="14"/>
                <w:szCs w:val="14"/>
              </w:rPr>
              <w:t>, then value =n/a</w:t>
            </w:r>
            <w:r w:rsidRPr="00D70D8B">
              <w:rPr>
                <w:rFonts w:asciiTheme="minorHAnsi" w:hAnsiTheme="minorHAnsi"/>
                <w:sz w:val="14"/>
                <w:szCs w:val="14"/>
              </w:rPr>
              <w:t xml:space="preserve"> </w:t>
            </w:r>
          </w:p>
          <w:p w14:paraId="3DF6E58A" w14:textId="77777777" w:rsidR="00FA7C37" w:rsidRDefault="00FA7C37" w:rsidP="007F33EF">
            <w:pPr>
              <w:rPr>
                <w:rFonts w:asciiTheme="minorHAnsi" w:hAnsiTheme="minorHAnsi"/>
                <w:sz w:val="14"/>
                <w:szCs w:val="14"/>
              </w:rPr>
            </w:pPr>
            <w:r>
              <w:rPr>
                <w:rFonts w:asciiTheme="minorHAnsi" w:hAnsiTheme="minorHAnsi"/>
                <w:sz w:val="14"/>
                <w:szCs w:val="14"/>
              </w:rPr>
              <w:t xml:space="preserve">else </w:t>
            </w:r>
            <w:r w:rsidRPr="00D70D8B">
              <w:rPr>
                <w:rFonts w:asciiTheme="minorHAnsi" w:hAnsiTheme="minorHAnsi"/>
                <w:sz w:val="14"/>
                <w:szCs w:val="14"/>
              </w:rPr>
              <w:t xml:space="preserve">allow user to override the default and pick one from list:  </w:t>
            </w:r>
          </w:p>
          <w:p w14:paraId="3DF6E58B" w14:textId="77777777" w:rsidR="00FA7C37" w:rsidRPr="00D70D8B" w:rsidRDefault="00FA7C37" w:rsidP="007F33EF">
            <w:pPr>
              <w:rPr>
                <w:rFonts w:asciiTheme="minorHAnsi" w:hAnsiTheme="minorHAnsi"/>
                <w:sz w:val="14"/>
                <w:szCs w:val="14"/>
              </w:rPr>
            </w:pPr>
            <w:r w:rsidRPr="00D70D8B">
              <w:rPr>
                <w:rFonts w:asciiTheme="minorHAnsi" w:hAnsiTheme="minorHAnsi"/>
                <w:sz w:val="14"/>
                <w:szCs w:val="14"/>
              </w:rPr>
              <w:t xml:space="preserve">*AFUE; *HSPF; *COP;  </w:t>
            </w:r>
          </w:p>
          <w:p w14:paraId="3DF6E58C"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flag non-default values and report in project status notes field; a revised CF1R may be required &gt;&gt;</w:t>
            </w:r>
          </w:p>
        </w:tc>
        <w:tc>
          <w:tcPr>
            <w:tcW w:w="988" w:type="dxa"/>
            <w:shd w:val="clear" w:color="auto" w:fill="auto"/>
          </w:tcPr>
          <w:p w14:paraId="3DF6E58D" w14:textId="1D0EFCEF" w:rsidR="00FA7C37" w:rsidRDefault="00FA7C37" w:rsidP="007F33EF">
            <w:pPr>
              <w:keepNext/>
              <w:rPr>
                <w:rFonts w:asciiTheme="minorHAnsi" w:hAnsiTheme="minorHAnsi"/>
                <w:sz w:val="14"/>
                <w:szCs w:val="14"/>
              </w:rPr>
            </w:pPr>
            <w:r w:rsidRPr="00D70D8B">
              <w:rPr>
                <w:rFonts w:asciiTheme="minorHAnsi" w:hAnsiTheme="minorHAnsi"/>
                <w:sz w:val="14"/>
                <w:szCs w:val="14"/>
              </w:rPr>
              <w:t>&lt;&lt;</w:t>
            </w:r>
            <w:ins w:id="5" w:author="Shewmaker, Michael@Energy" w:date="2017-12-13T14:33:00Z">
              <w:r w:rsidR="00C26685">
                <w:rPr>
                  <w:rFonts w:asciiTheme="minorHAnsi" w:hAnsiTheme="minorHAnsi"/>
                  <w:sz w:val="14"/>
                  <w:szCs w:val="14"/>
                </w:rPr>
                <w:t xml:space="preserve"> if C02 = hydronic, hydronic = forced air, combined hydronic, combined hydronic + forced air, hydronic HP or hydronic HP + forced air, then display NA; else </w:t>
              </w:r>
            </w:ins>
            <w:r w:rsidRPr="00D70D8B">
              <w:rPr>
                <w:rFonts w:asciiTheme="minorHAnsi" w:hAnsiTheme="minorHAnsi"/>
                <w:sz w:val="14"/>
                <w:szCs w:val="14"/>
              </w:rPr>
              <w:t xml:space="preserve">reference value from CF1R as default; </w:t>
            </w:r>
            <w:r w:rsidRPr="007F33EF">
              <w:rPr>
                <w:rFonts w:asciiTheme="minorHAnsi" w:hAnsiTheme="minorHAnsi"/>
                <w:sz w:val="14"/>
                <w:szCs w:val="14"/>
              </w:rPr>
              <w:t xml:space="preserve">if </w:t>
            </w:r>
            <w:r>
              <w:rPr>
                <w:rFonts w:asciiTheme="minorHAnsi" w:hAnsiTheme="minorHAnsi"/>
                <w:sz w:val="14"/>
                <w:szCs w:val="14"/>
              </w:rPr>
              <w:t>C</w:t>
            </w:r>
            <w:r w:rsidRPr="007F33EF">
              <w:rPr>
                <w:rFonts w:asciiTheme="minorHAnsi" w:hAnsiTheme="minorHAnsi"/>
                <w:sz w:val="14"/>
                <w:szCs w:val="14"/>
              </w:rPr>
              <w:t>0</w:t>
            </w:r>
            <w:r>
              <w:rPr>
                <w:rFonts w:asciiTheme="minorHAnsi" w:hAnsiTheme="minorHAnsi"/>
                <w:sz w:val="14"/>
                <w:szCs w:val="14"/>
              </w:rPr>
              <w:t xml:space="preserve">3 </w:t>
            </w:r>
            <w:r w:rsidRPr="007F33EF">
              <w:rPr>
                <w:rFonts w:asciiTheme="minorHAnsi" w:hAnsiTheme="minorHAnsi"/>
                <w:sz w:val="14"/>
                <w:szCs w:val="14"/>
              </w:rPr>
              <w:t xml:space="preserve">= </w:t>
            </w:r>
            <w:r w:rsidRPr="00D70D8B">
              <w:rPr>
                <w:rFonts w:asciiTheme="minorHAnsi" w:hAnsiTheme="minorHAnsi"/>
                <w:sz w:val="14"/>
                <w:szCs w:val="14"/>
              </w:rPr>
              <w:t>no heating component altered</w:t>
            </w:r>
            <w:r w:rsidRPr="007F33EF">
              <w:rPr>
                <w:rFonts w:asciiTheme="minorHAnsi" w:hAnsiTheme="minorHAnsi"/>
                <w:sz w:val="14"/>
                <w:szCs w:val="14"/>
              </w:rPr>
              <w:t>, then value =n/a</w:t>
            </w:r>
            <w:r w:rsidRPr="00D70D8B">
              <w:rPr>
                <w:rFonts w:asciiTheme="minorHAnsi" w:hAnsiTheme="minorHAnsi"/>
                <w:sz w:val="14"/>
                <w:szCs w:val="14"/>
              </w:rPr>
              <w:t xml:space="preserve"> </w:t>
            </w:r>
          </w:p>
          <w:p w14:paraId="3DF6E58E" w14:textId="77777777" w:rsidR="00FA7C37" w:rsidRPr="00D70D8B" w:rsidRDefault="00FA7C37" w:rsidP="007F33EF">
            <w:pPr>
              <w:keepNext/>
              <w:rPr>
                <w:rFonts w:asciiTheme="minorHAnsi" w:hAnsiTheme="minorHAnsi"/>
                <w:sz w:val="14"/>
                <w:szCs w:val="14"/>
              </w:rPr>
            </w:pPr>
            <w:r>
              <w:rPr>
                <w:rFonts w:asciiTheme="minorHAnsi" w:hAnsiTheme="minorHAnsi"/>
                <w:sz w:val="14"/>
                <w:szCs w:val="14"/>
              </w:rPr>
              <w:t xml:space="preserve">else </w:t>
            </w:r>
            <w:r w:rsidRPr="00D70D8B">
              <w:rPr>
                <w:rFonts w:asciiTheme="minorHAnsi" w:hAnsiTheme="minorHAnsi"/>
                <w:sz w:val="14"/>
                <w:szCs w:val="14"/>
              </w:rPr>
              <w:t xml:space="preserve">allow user to override the default to enter value: user enter value: </w:t>
            </w:r>
          </w:p>
          <w:p w14:paraId="3DF6E58F" w14:textId="77777777" w:rsidR="00FA7C37" w:rsidRPr="00D70D8B" w:rsidRDefault="00FA7C37" w:rsidP="00761C61">
            <w:pPr>
              <w:keepNext/>
              <w:rPr>
                <w:rFonts w:asciiTheme="minorHAnsi" w:hAnsiTheme="minorHAnsi"/>
                <w:sz w:val="14"/>
                <w:szCs w:val="14"/>
              </w:rPr>
            </w:pPr>
            <w:r w:rsidRPr="00D70D8B">
              <w:rPr>
                <w:rFonts w:asciiTheme="minorHAnsi" w:hAnsiTheme="minorHAnsi"/>
                <w:sz w:val="14"/>
                <w:szCs w:val="14"/>
              </w:rPr>
              <w:t>xx.x;  default minimum value for AFUE=</w:t>
            </w:r>
          </w:p>
          <w:p w14:paraId="3DF6E590" w14:textId="08D8A275" w:rsidR="00FA7C37" w:rsidRPr="00D70D8B" w:rsidRDefault="00FA7C37" w:rsidP="00761C61">
            <w:pPr>
              <w:keepNext/>
              <w:rPr>
                <w:rFonts w:asciiTheme="minorHAnsi" w:hAnsiTheme="minorHAnsi"/>
                <w:sz w:val="14"/>
                <w:szCs w:val="14"/>
              </w:rPr>
            </w:pPr>
            <w:del w:id="6" w:author="Shewmaker, Michael@Energy" w:date="2017-12-12T11:39:00Z">
              <w:r w:rsidRPr="00D70D8B" w:rsidDel="004F2313">
                <w:rPr>
                  <w:rFonts w:asciiTheme="minorHAnsi" w:hAnsiTheme="minorHAnsi"/>
                  <w:sz w:val="14"/>
                  <w:szCs w:val="14"/>
                </w:rPr>
                <w:delText>0.78</w:delText>
              </w:r>
            </w:del>
            <w:ins w:id="7" w:author="Shewmaker, Michael@Energy" w:date="2017-12-12T11:39:00Z">
              <w:r w:rsidR="004F2313">
                <w:rPr>
                  <w:rFonts w:asciiTheme="minorHAnsi" w:hAnsiTheme="minorHAnsi"/>
                  <w:sz w:val="14"/>
                  <w:szCs w:val="14"/>
                </w:rPr>
                <w:t>80</w:t>
              </w:r>
            </w:ins>
            <w:r w:rsidRPr="00D70D8B">
              <w:rPr>
                <w:rFonts w:asciiTheme="minorHAnsi" w:hAnsiTheme="minorHAnsi"/>
                <w:sz w:val="14"/>
                <w:szCs w:val="14"/>
              </w:rPr>
              <w:t>; or default minimum value for HSPF=</w:t>
            </w:r>
          </w:p>
          <w:p w14:paraId="3DF6E591" w14:textId="69D51368" w:rsidR="00FA7C37" w:rsidRPr="00D70D8B" w:rsidRDefault="00FA7C37" w:rsidP="00761C61">
            <w:pPr>
              <w:rPr>
                <w:rFonts w:asciiTheme="minorHAnsi" w:hAnsiTheme="minorHAnsi"/>
                <w:sz w:val="14"/>
                <w:szCs w:val="14"/>
              </w:rPr>
            </w:pPr>
            <w:del w:id="8" w:author="Shewmaker, Michael@Energy" w:date="2017-12-12T11:39:00Z">
              <w:r w:rsidRPr="00D70D8B" w:rsidDel="004F2313">
                <w:rPr>
                  <w:rFonts w:asciiTheme="minorHAnsi" w:hAnsiTheme="minorHAnsi"/>
                  <w:sz w:val="14"/>
                  <w:szCs w:val="14"/>
                </w:rPr>
                <w:delText>7.7</w:delText>
              </w:r>
            </w:del>
            <w:ins w:id="9" w:author="Shewmaker, Michael@Energy" w:date="2017-12-12T11:39:00Z">
              <w:r w:rsidR="004F2313">
                <w:rPr>
                  <w:rFonts w:asciiTheme="minorHAnsi" w:hAnsiTheme="minorHAnsi"/>
                  <w:sz w:val="14"/>
                  <w:szCs w:val="14"/>
                </w:rPr>
                <w:t>8.0</w:t>
              </w:r>
            </w:ins>
            <w:r w:rsidRPr="00D70D8B">
              <w:rPr>
                <w:rFonts w:asciiTheme="minorHAnsi" w:hAnsiTheme="minorHAnsi"/>
                <w:sz w:val="14"/>
                <w:szCs w:val="14"/>
              </w:rPr>
              <w:t xml:space="preserve">;  allow user to overwrite default value, but </w:t>
            </w:r>
            <w:r w:rsidRPr="00D70D8B">
              <w:rPr>
                <w:rFonts w:ascii="Calibri" w:hAnsi="Calibri"/>
                <w:sz w:val="14"/>
                <w:szCs w:val="14"/>
              </w:rPr>
              <w:t>flag non-default values and report in project status notes field</w:t>
            </w:r>
            <w:r w:rsidRPr="00D70D8B">
              <w:rPr>
                <w:rFonts w:asciiTheme="minorHAnsi" w:hAnsiTheme="minorHAnsi"/>
                <w:sz w:val="14"/>
                <w:szCs w:val="14"/>
              </w:rPr>
              <w:t xml:space="preserve"> a revised CF1R may be required&gt;&gt;</w:t>
            </w:r>
          </w:p>
        </w:tc>
        <w:tc>
          <w:tcPr>
            <w:tcW w:w="1260" w:type="dxa"/>
            <w:shd w:val="clear" w:color="auto" w:fill="auto"/>
          </w:tcPr>
          <w:p w14:paraId="3DF6E592"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&lt;&lt;reference value from CF1R as default; allow user to override the default and pick one from list:</w:t>
            </w:r>
          </w:p>
          <w:p w14:paraId="3DF6E593"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split AC;</w:t>
            </w:r>
          </w:p>
          <w:p w14:paraId="3DF6E594"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split HP</w:t>
            </w:r>
          </w:p>
          <w:p w14:paraId="3DF6E595"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packaged AC ;</w:t>
            </w:r>
          </w:p>
          <w:p w14:paraId="3DF6E596"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packaged HP</w:t>
            </w:r>
          </w:p>
          <w:p w14:paraId="3DF6E597"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*central large packaged AC ;</w:t>
            </w:r>
          </w:p>
          <w:p w14:paraId="3DF6E598"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 central large packaged HP</w:t>
            </w:r>
          </w:p>
          <w:p w14:paraId="3DF6E599" w14:textId="0BB96D0F"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*ductless </w:t>
            </w:r>
            <w:r w:rsidR="001B1EDC">
              <w:rPr>
                <w:rFonts w:asciiTheme="minorHAnsi" w:hAnsiTheme="minorHAnsi"/>
                <w:sz w:val="14"/>
                <w:szCs w:val="14"/>
              </w:rPr>
              <w:t>mini-</w:t>
            </w:r>
            <w:r w:rsidRPr="00D70D8B">
              <w:rPr>
                <w:rFonts w:asciiTheme="minorHAnsi" w:hAnsiTheme="minorHAnsi"/>
                <w:sz w:val="14"/>
                <w:szCs w:val="14"/>
              </w:rPr>
              <w:t>split AC;</w:t>
            </w:r>
          </w:p>
          <w:p w14:paraId="3DF6E59A" w14:textId="63999DAE"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*ductless </w:t>
            </w:r>
            <w:r w:rsidR="001B1EDC">
              <w:rPr>
                <w:rFonts w:asciiTheme="minorHAnsi" w:hAnsiTheme="minorHAnsi"/>
                <w:sz w:val="14"/>
                <w:szCs w:val="14"/>
              </w:rPr>
              <w:t>mini-</w:t>
            </w:r>
            <w:r w:rsidRPr="00D70D8B">
              <w:rPr>
                <w:rFonts w:asciiTheme="minorHAnsi" w:hAnsiTheme="minorHAnsi"/>
                <w:sz w:val="14"/>
                <w:szCs w:val="14"/>
              </w:rPr>
              <w:t>split HP;</w:t>
            </w:r>
          </w:p>
          <w:p w14:paraId="3DF6E59B"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*gas absorption AC</w:t>
            </w:r>
          </w:p>
          <w:p w14:paraId="3DF6E59C"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*room AC;</w:t>
            </w:r>
          </w:p>
          <w:p w14:paraId="3DF6E59D"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*room HP; </w:t>
            </w:r>
          </w:p>
          <w:p w14:paraId="3DF6E59E"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*hydronic HP,</w:t>
            </w:r>
          </w:p>
          <w:p w14:paraId="3DF6E59F"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*hydronic HP+forced air</w:t>
            </w:r>
          </w:p>
          <w:p w14:paraId="3DF6E5A0"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*evaporative - direct</w:t>
            </w:r>
          </w:p>
          <w:p w14:paraId="3DF6E5A1"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*evaporative - indirect</w:t>
            </w:r>
          </w:p>
          <w:p w14:paraId="3DF6E5A2"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*evaporative - indirectdirect</w:t>
            </w:r>
          </w:p>
          <w:p w14:paraId="3DF6E5A3"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*evaporatively cooled condenser</w:t>
            </w:r>
          </w:p>
          <w:p w14:paraId="3DF6E5A4" w14:textId="77777777" w:rsidR="00FA7C37" w:rsidRDefault="00FA7C37" w:rsidP="00761C61">
            <w:pPr>
              <w:rPr>
                <w:rFonts w:asciiTheme="minorHAnsi" w:hAnsiTheme="minorHAnsi"/>
                <w:sz w:val="14"/>
                <w:szCs w:val="14"/>
              </w:rPr>
            </w:pPr>
            <w:r w:rsidRPr="00D70D8B">
              <w:rPr>
                <w:rFonts w:asciiTheme="minorHAnsi" w:hAnsiTheme="minorHAnsi"/>
                <w:sz w:val="14"/>
                <w:szCs w:val="14"/>
              </w:rPr>
              <w:t>*Ice Storage AC</w:t>
            </w:r>
          </w:p>
          <w:p w14:paraId="0BE39C3C" w14:textId="77777777" w:rsidR="00C57E4D" w:rsidRDefault="00C57E4D" w:rsidP="00761C61">
            <w:pPr>
              <w:rPr>
                <w:rFonts w:asciiTheme="minorHAnsi" w:hAnsiTheme="minorHAnsi"/>
                <w:sz w:val="14"/>
                <w:szCs w:val="14"/>
              </w:rPr>
            </w:pPr>
            <w:r>
              <w:rPr>
                <w:rFonts w:asciiTheme="minorHAnsi" w:hAnsiTheme="minorHAnsi"/>
                <w:sz w:val="14"/>
                <w:szCs w:val="14"/>
              </w:rPr>
              <w:t>*non-air-source heat pump;</w:t>
            </w:r>
          </w:p>
          <w:p w14:paraId="35ED5315" w14:textId="4AE135B4" w:rsidR="00C57E4D" w:rsidRPr="00D70D8B" w:rsidRDefault="00C57E4D" w:rsidP="00761C61">
            <w:pPr>
              <w:rPr>
                <w:rFonts w:asciiTheme="minorHAnsi" w:hAnsiTheme="minorHAnsi"/>
                <w:sz w:val="14"/>
                <w:szCs w:val="14"/>
              </w:rPr>
            </w:pPr>
            <w:r>
              <w:rPr>
                <w:rFonts w:asciiTheme="minorHAnsi" w:hAnsiTheme="minorHAnsi"/>
                <w:sz w:val="14"/>
                <w:szCs w:val="14"/>
              </w:rPr>
              <w:t>*non-air-cooled air conditioner;</w:t>
            </w:r>
          </w:p>
          <w:p w14:paraId="3DF6E5A5" w14:textId="77777777" w:rsidR="00FA7C37" w:rsidRDefault="00FA7C37" w:rsidP="00761C61">
            <w:pPr>
              <w:rPr>
                <w:rFonts w:asciiTheme="minorHAnsi" w:hAnsiTheme="minorHAnsi"/>
                <w:sz w:val="14"/>
                <w:szCs w:val="14"/>
              </w:rPr>
            </w:pPr>
            <w:r w:rsidRPr="00D70D8B">
              <w:rPr>
                <w:rFonts w:asciiTheme="minorHAnsi" w:hAnsiTheme="minorHAnsi"/>
                <w:sz w:val="14"/>
                <w:szCs w:val="14"/>
              </w:rPr>
              <w:t>*no cooling;</w:t>
            </w:r>
          </w:p>
          <w:p w14:paraId="64F12091" w14:textId="77777777" w:rsidR="001B1EDC" w:rsidRDefault="001B1EDC" w:rsidP="00761C61">
            <w:pPr>
              <w:rPr>
                <w:rFonts w:asciiTheme="minorHAnsi" w:hAnsiTheme="minorHAnsi"/>
                <w:sz w:val="14"/>
                <w:szCs w:val="14"/>
              </w:rPr>
            </w:pPr>
            <w:r>
              <w:rPr>
                <w:rFonts w:asciiTheme="minorHAnsi" w:hAnsiTheme="minorHAnsi"/>
                <w:sz w:val="14"/>
                <w:szCs w:val="14"/>
              </w:rPr>
              <w:t>*Small duct high velocity HP;</w:t>
            </w:r>
          </w:p>
          <w:p w14:paraId="117B4EE5" w14:textId="77777777" w:rsidR="001B1EDC" w:rsidRDefault="001B1EDC" w:rsidP="00761C61">
            <w:pPr>
              <w:rPr>
                <w:rFonts w:asciiTheme="minorHAnsi" w:hAnsiTheme="minorHAnsi"/>
                <w:sz w:val="14"/>
                <w:szCs w:val="14"/>
              </w:rPr>
            </w:pPr>
            <w:r>
              <w:rPr>
                <w:rFonts w:asciiTheme="minorHAnsi" w:hAnsiTheme="minorHAnsi"/>
                <w:sz w:val="14"/>
                <w:szCs w:val="14"/>
              </w:rPr>
              <w:t>*Small duct high velocity AC;</w:t>
            </w:r>
          </w:p>
          <w:p w14:paraId="68A3D607" w14:textId="77777777" w:rsidR="001B1EDC" w:rsidRDefault="001B1EDC" w:rsidP="00761C61">
            <w:pPr>
              <w:rPr>
                <w:rFonts w:asciiTheme="minorHAnsi" w:hAnsiTheme="minorHAnsi"/>
                <w:sz w:val="14"/>
                <w:szCs w:val="14"/>
              </w:rPr>
            </w:pPr>
            <w:r>
              <w:rPr>
                <w:rFonts w:asciiTheme="minorHAnsi" w:hAnsiTheme="minorHAnsi"/>
                <w:sz w:val="14"/>
                <w:szCs w:val="14"/>
              </w:rPr>
              <w:t>*Ductless multi-split HP;</w:t>
            </w:r>
          </w:p>
          <w:p w14:paraId="47B36C5A" w14:textId="77777777" w:rsidR="001B1EDC" w:rsidRDefault="001B1EDC" w:rsidP="00761C61">
            <w:pPr>
              <w:rPr>
                <w:rFonts w:asciiTheme="minorHAnsi" w:hAnsiTheme="minorHAnsi"/>
                <w:sz w:val="14"/>
                <w:szCs w:val="14"/>
              </w:rPr>
            </w:pPr>
            <w:r>
              <w:rPr>
                <w:rFonts w:asciiTheme="minorHAnsi" w:hAnsiTheme="minorHAnsi"/>
                <w:sz w:val="14"/>
                <w:szCs w:val="14"/>
              </w:rPr>
              <w:t>*Ductless multi-split AC;</w:t>
            </w:r>
          </w:p>
          <w:p w14:paraId="30A57F61" w14:textId="77777777" w:rsidR="001B1EDC" w:rsidRDefault="001B1EDC" w:rsidP="00761C61">
            <w:pPr>
              <w:rPr>
                <w:rFonts w:asciiTheme="minorHAnsi" w:hAnsiTheme="minorHAnsi"/>
                <w:sz w:val="14"/>
                <w:szCs w:val="14"/>
              </w:rPr>
            </w:pPr>
            <w:r>
              <w:rPr>
                <w:rFonts w:asciiTheme="minorHAnsi" w:hAnsiTheme="minorHAnsi"/>
                <w:sz w:val="14"/>
                <w:szCs w:val="14"/>
              </w:rPr>
              <w:t>*Ductless VRF HP;</w:t>
            </w:r>
          </w:p>
          <w:p w14:paraId="21C2747B" w14:textId="3465C60C" w:rsidR="001B1EDC" w:rsidRPr="00D70D8B" w:rsidRDefault="001B1EDC" w:rsidP="00761C61">
            <w:pPr>
              <w:rPr>
                <w:rFonts w:asciiTheme="minorHAnsi" w:hAnsiTheme="minorHAnsi"/>
                <w:sz w:val="14"/>
                <w:szCs w:val="14"/>
              </w:rPr>
            </w:pPr>
            <w:r>
              <w:rPr>
                <w:rFonts w:asciiTheme="minorHAnsi" w:hAnsiTheme="minorHAnsi"/>
                <w:sz w:val="14"/>
                <w:szCs w:val="14"/>
              </w:rPr>
              <w:t>*Ductless VRF AC;</w:t>
            </w:r>
          </w:p>
          <w:p w14:paraId="3DF6E5A6"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flag non-default values and report in project status notes field; a revised CF1R may be required &gt;&gt;</w:t>
            </w:r>
          </w:p>
        </w:tc>
        <w:tc>
          <w:tcPr>
            <w:tcW w:w="1260" w:type="dxa"/>
            <w:shd w:val="clear" w:color="auto" w:fill="auto"/>
          </w:tcPr>
          <w:p w14:paraId="3DF6E5A7"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 xml:space="preserve">&lt;&lt; reference value from CF1R as default; allow user to override the default and pick as many as are applicable from list: </w:t>
            </w:r>
          </w:p>
          <w:p w14:paraId="3DF6E5A8"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*outdoor condensing unit,</w:t>
            </w:r>
          </w:p>
          <w:p w14:paraId="3DF6E5A9"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*indoor fancoil AHU,</w:t>
            </w:r>
          </w:p>
          <w:p w14:paraId="3DF6E5AA"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*indoor coil,</w:t>
            </w:r>
          </w:p>
          <w:p w14:paraId="3DF6E5AB"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*TXV or EXV,</w:t>
            </w:r>
          </w:p>
          <w:p w14:paraId="3DF6E5AC"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*Compressor,</w:t>
            </w:r>
          </w:p>
          <w:p w14:paraId="3DF6E5AD"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*refrigerant lineset,</w:t>
            </w:r>
          </w:p>
          <w:p w14:paraId="3DF6E5AE"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 xml:space="preserve">*no cooling component altered;  </w:t>
            </w:r>
          </w:p>
          <w:p w14:paraId="3DF6E5AF" w14:textId="77777777" w:rsidR="00FA7C37" w:rsidRPr="00D70D8B" w:rsidRDefault="00FA7C37" w:rsidP="00761C61">
            <w:pPr>
              <w:rPr>
                <w:rFonts w:asciiTheme="minorHAnsi" w:hAnsiTheme="minorHAnsi"/>
                <w:sz w:val="14"/>
                <w:szCs w:val="14"/>
              </w:rPr>
            </w:pPr>
            <w:r w:rsidRPr="00D70D8B">
              <w:rPr>
                <w:rFonts w:asciiTheme="minorHAnsi" w:hAnsiTheme="minorHAnsi"/>
                <w:sz w:val="14"/>
                <w:szCs w:val="14"/>
              </w:rPr>
              <w:t>flag non-default values and report in project status notes field; a revised CF1R may be required &gt;&gt;</w:t>
            </w:r>
          </w:p>
        </w:tc>
        <w:tc>
          <w:tcPr>
            <w:tcW w:w="900" w:type="dxa"/>
            <w:shd w:val="clear" w:color="auto" w:fill="auto"/>
          </w:tcPr>
          <w:p w14:paraId="3DF6E5B0" w14:textId="77777777" w:rsidR="00FA7C37" w:rsidRDefault="00FA7C37" w:rsidP="007F33EF">
            <w:pPr>
              <w:keepNext/>
              <w:rPr>
                <w:rFonts w:asciiTheme="minorHAnsi" w:hAnsiTheme="minorHAnsi"/>
                <w:sz w:val="14"/>
                <w:szCs w:val="14"/>
              </w:rPr>
            </w:pPr>
            <w:r w:rsidRPr="00D70D8B">
              <w:rPr>
                <w:rFonts w:asciiTheme="minorHAnsi" w:hAnsiTheme="minorHAnsi"/>
                <w:sz w:val="14"/>
                <w:szCs w:val="14"/>
              </w:rPr>
              <w:t xml:space="preserve">&lt;&lt;reference value from CF1R as default; </w:t>
            </w:r>
            <w:r w:rsidRPr="007F33EF">
              <w:rPr>
                <w:rFonts w:asciiTheme="minorHAnsi" w:hAnsiTheme="minorHAnsi"/>
                <w:sz w:val="14"/>
                <w:szCs w:val="14"/>
              </w:rPr>
              <w:t xml:space="preserve">if </w:t>
            </w:r>
            <w:r>
              <w:rPr>
                <w:rFonts w:asciiTheme="minorHAnsi" w:hAnsiTheme="minorHAnsi"/>
                <w:sz w:val="14"/>
                <w:szCs w:val="14"/>
              </w:rPr>
              <w:t>C</w:t>
            </w:r>
            <w:r w:rsidRPr="007F33EF">
              <w:rPr>
                <w:rFonts w:asciiTheme="minorHAnsi" w:hAnsiTheme="minorHAnsi"/>
                <w:sz w:val="14"/>
                <w:szCs w:val="14"/>
              </w:rPr>
              <w:t>07= no cooling component altered, then value =n/a</w:t>
            </w:r>
            <w:r w:rsidRPr="00D70D8B">
              <w:rPr>
                <w:rFonts w:asciiTheme="minorHAnsi" w:hAnsiTheme="minorHAnsi"/>
                <w:sz w:val="14"/>
                <w:szCs w:val="14"/>
              </w:rPr>
              <w:t xml:space="preserve"> </w:t>
            </w:r>
          </w:p>
          <w:p w14:paraId="3DF6E5B1" w14:textId="77777777" w:rsidR="00FA7C37" w:rsidRDefault="00FA7C37" w:rsidP="007F33EF">
            <w:pPr>
              <w:keepNext/>
              <w:rPr>
                <w:rFonts w:asciiTheme="minorHAnsi" w:hAnsiTheme="minorHAnsi"/>
                <w:sz w:val="14"/>
                <w:szCs w:val="14"/>
              </w:rPr>
            </w:pPr>
            <w:r>
              <w:rPr>
                <w:rFonts w:asciiTheme="minorHAnsi" w:hAnsiTheme="minorHAnsi"/>
                <w:sz w:val="14"/>
                <w:szCs w:val="14"/>
              </w:rPr>
              <w:t xml:space="preserve">else </w:t>
            </w:r>
            <w:r w:rsidRPr="00D70D8B">
              <w:rPr>
                <w:rFonts w:asciiTheme="minorHAnsi" w:hAnsiTheme="minorHAnsi"/>
                <w:sz w:val="14"/>
                <w:szCs w:val="14"/>
              </w:rPr>
              <w:t>allow user to override the default</w:t>
            </w:r>
            <w:r>
              <w:rPr>
                <w:rFonts w:asciiTheme="minorHAnsi" w:hAnsiTheme="minorHAnsi"/>
                <w:sz w:val="14"/>
                <w:szCs w:val="14"/>
              </w:rPr>
              <w:t>;</w:t>
            </w:r>
            <w:r w:rsidRPr="00D70D8B">
              <w:rPr>
                <w:rFonts w:asciiTheme="minorHAnsi" w:hAnsiTheme="minorHAnsi"/>
                <w:sz w:val="14"/>
                <w:szCs w:val="14"/>
              </w:rPr>
              <w:t xml:space="preserve">to enter value: user pick from list:  </w:t>
            </w:r>
          </w:p>
          <w:p w14:paraId="3DF6E5B2" w14:textId="77777777" w:rsidR="00FA7C37" w:rsidRPr="00D70D8B" w:rsidRDefault="00FA7C37" w:rsidP="00395329">
            <w:pPr>
              <w:keepNext/>
              <w:rPr>
                <w:rFonts w:asciiTheme="minorHAnsi" w:hAnsiTheme="minorHAnsi"/>
                <w:sz w:val="14"/>
                <w:szCs w:val="14"/>
              </w:rPr>
            </w:pPr>
            <w:r w:rsidRPr="00D70D8B">
              <w:rPr>
                <w:rFonts w:asciiTheme="minorHAnsi" w:hAnsiTheme="minorHAnsi"/>
                <w:sz w:val="14"/>
                <w:szCs w:val="14"/>
              </w:rPr>
              <w:t xml:space="preserve">*SEER; </w:t>
            </w:r>
          </w:p>
          <w:p w14:paraId="3DF6E5B3" w14:textId="77777777" w:rsidR="00FA7C37" w:rsidRPr="00D70D8B" w:rsidRDefault="00FA7C37" w:rsidP="00395329">
            <w:pPr>
              <w:rPr>
                <w:rFonts w:asciiTheme="minorHAnsi" w:hAnsiTheme="minorHAnsi"/>
                <w:sz w:val="14"/>
                <w:szCs w:val="14"/>
              </w:rPr>
            </w:pPr>
            <w:r w:rsidRPr="00D70D8B">
              <w:rPr>
                <w:rFonts w:asciiTheme="minorHAnsi" w:hAnsiTheme="minorHAnsi"/>
                <w:sz w:val="14"/>
                <w:szCs w:val="14"/>
              </w:rPr>
              <w:t xml:space="preserve">*EER;  </w:t>
            </w:r>
          </w:p>
          <w:p w14:paraId="3DF6E5B4" w14:textId="77777777" w:rsidR="00FA7C37" w:rsidRPr="00D70D8B" w:rsidRDefault="00FA7C37" w:rsidP="00395329">
            <w:pPr>
              <w:rPr>
                <w:rFonts w:asciiTheme="minorHAnsi" w:hAnsiTheme="minorHAnsi"/>
                <w:sz w:val="14"/>
                <w:szCs w:val="14"/>
              </w:rPr>
            </w:pPr>
            <w:r w:rsidRPr="00D70D8B">
              <w:rPr>
                <w:rFonts w:asciiTheme="minorHAnsi" w:hAnsiTheme="minorHAnsi"/>
                <w:sz w:val="14"/>
                <w:szCs w:val="14"/>
              </w:rPr>
              <w:t>flag non-default values and report in project status notes field; a revised CF1R may be required &gt;&gt;</w:t>
            </w:r>
          </w:p>
        </w:tc>
        <w:tc>
          <w:tcPr>
            <w:tcW w:w="900" w:type="dxa"/>
            <w:shd w:val="clear" w:color="auto" w:fill="auto"/>
          </w:tcPr>
          <w:p w14:paraId="3DF6E5B5" w14:textId="77777777" w:rsidR="00FA7C37" w:rsidRDefault="00FA7C37" w:rsidP="007F33EF">
            <w:pPr>
              <w:keepNext/>
              <w:rPr>
                <w:rFonts w:asciiTheme="minorHAnsi" w:hAnsiTheme="minorHAnsi"/>
                <w:sz w:val="14"/>
                <w:szCs w:val="14"/>
              </w:rPr>
            </w:pPr>
            <w:r w:rsidRPr="00D70D8B">
              <w:rPr>
                <w:rFonts w:asciiTheme="minorHAnsi" w:hAnsiTheme="minorHAnsi"/>
                <w:sz w:val="14"/>
                <w:szCs w:val="14"/>
              </w:rPr>
              <w:t xml:space="preserve">&lt;&lt;reference value from CF1R as default; </w:t>
            </w:r>
            <w:r w:rsidRPr="007F33EF">
              <w:rPr>
                <w:rFonts w:asciiTheme="minorHAnsi" w:hAnsiTheme="minorHAnsi"/>
                <w:sz w:val="14"/>
                <w:szCs w:val="14"/>
              </w:rPr>
              <w:t xml:space="preserve">if </w:t>
            </w:r>
            <w:r>
              <w:rPr>
                <w:rFonts w:asciiTheme="minorHAnsi" w:hAnsiTheme="minorHAnsi"/>
                <w:sz w:val="14"/>
                <w:szCs w:val="14"/>
              </w:rPr>
              <w:t>C</w:t>
            </w:r>
            <w:r w:rsidRPr="007F33EF">
              <w:rPr>
                <w:rFonts w:asciiTheme="minorHAnsi" w:hAnsiTheme="minorHAnsi"/>
                <w:sz w:val="14"/>
                <w:szCs w:val="14"/>
              </w:rPr>
              <w:t>07= no cooling component altered, then value =n/a</w:t>
            </w:r>
            <w:r w:rsidRPr="00D70D8B">
              <w:rPr>
                <w:rFonts w:asciiTheme="minorHAnsi" w:hAnsiTheme="minorHAnsi"/>
                <w:sz w:val="14"/>
                <w:szCs w:val="14"/>
              </w:rPr>
              <w:t xml:space="preserve"> </w:t>
            </w:r>
          </w:p>
          <w:p w14:paraId="3DF6E5B6" w14:textId="77777777" w:rsidR="00FA7C37" w:rsidRPr="00D70D8B" w:rsidRDefault="00FA7C37" w:rsidP="007F33EF">
            <w:pPr>
              <w:keepNext/>
              <w:rPr>
                <w:rFonts w:asciiTheme="minorHAnsi" w:hAnsiTheme="minorHAnsi"/>
                <w:sz w:val="14"/>
                <w:szCs w:val="14"/>
              </w:rPr>
            </w:pPr>
            <w:r>
              <w:rPr>
                <w:rFonts w:asciiTheme="minorHAnsi" w:hAnsiTheme="minorHAnsi"/>
                <w:sz w:val="14"/>
                <w:szCs w:val="14"/>
              </w:rPr>
              <w:t xml:space="preserve">else </w:t>
            </w:r>
            <w:r w:rsidRPr="00D70D8B">
              <w:rPr>
                <w:rFonts w:asciiTheme="minorHAnsi" w:hAnsiTheme="minorHAnsi"/>
                <w:sz w:val="14"/>
                <w:szCs w:val="14"/>
              </w:rPr>
              <w:t xml:space="preserve">allow user to override the default to enter value: </w:t>
            </w:r>
          </w:p>
          <w:p w14:paraId="3DF6E5B7" w14:textId="77777777" w:rsidR="00FA7C37" w:rsidRPr="00D70D8B" w:rsidRDefault="00FA7C37" w:rsidP="00395329">
            <w:pPr>
              <w:rPr>
                <w:rFonts w:asciiTheme="minorHAnsi" w:hAnsiTheme="minorHAnsi"/>
                <w:sz w:val="14"/>
                <w:szCs w:val="14"/>
              </w:rPr>
            </w:pPr>
            <w:r w:rsidRPr="00D70D8B">
              <w:rPr>
                <w:rFonts w:asciiTheme="minorHAnsi" w:hAnsiTheme="minorHAnsi"/>
                <w:sz w:val="14"/>
                <w:szCs w:val="14"/>
              </w:rPr>
              <w:t xml:space="preserve">xx.x;  default minimum value for SEER=13;  allow user to overwrite default value, but </w:t>
            </w:r>
            <w:r w:rsidRPr="00D70D8B">
              <w:rPr>
                <w:rFonts w:ascii="Calibri" w:hAnsi="Calibri"/>
                <w:sz w:val="14"/>
                <w:szCs w:val="14"/>
              </w:rPr>
              <w:t>flag non-default values and report in project status notes field</w:t>
            </w:r>
            <w:r w:rsidRPr="00D70D8B">
              <w:rPr>
                <w:rFonts w:asciiTheme="minorHAnsi" w:hAnsiTheme="minorHAnsi"/>
                <w:sz w:val="14"/>
                <w:szCs w:val="14"/>
              </w:rPr>
              <w:t xml:space="preserve"> a revised CF1R may be required &gt;&gt;</w:t>
            </w:r>
          </w:p>
        </w:tc>
        <w:tc>
          <w:tcPr>
            <w:tcW w:w="1170" w:type="dxa"/>
            <w:shd w:val="clear" w:color="auto" w:fill="auto"/>
          </w:tcPr>
          <w:p w14:paraId="3DF6E5B8" w14:textId="77777777" w:rsidR="00FA7C37" w:rsidRPr="00D70D8B" w:rsidRDefault="00FA7C37" w:rsidP="00452589">
            <w:pPr>
              <w:rPr>
                <w:rFonts w:asciiTheme="minorHAnsi" w:hAnsiTheme="minorHAnsi"/>
                <w:sz w:val="14"/>
                <w:szCs w:val="14"/>
              </w:rPr>
            </w:pPr>
            <w:r w:rsidRPr="00D70D8B">
              <w:rPr>
                <w:rFonts w:asciiTheme="minorHAnsi" w:hAnsiTheme="minorHAnsi"/>
                <w:sz w:val="14"/>
                <w:szCs w:val="14"/>
              </w:rPr>
              <w:t xml:space="preserve">&lt;&lt;If alteration type in B10=Extension of Existing Duct System; then display result: "N/A"; </w:t>
            </w:r>
          </w:p>
          <w:p w14:paraId="3DF6E5B9" w14:textId="77777777" w:rsidR="00FA7C37" w:rsidRPr="00D70D8B" w:rsidRDefault="00FA7C37" w:rsidP="00452589">
            <w:pPr>
              <w:rPr>
                <w:rFonts w:asciiTheme="minorHAnsi" w:hAnsiTheme="minorHAnsi"/>
                <w:sz w:val="14"/>
                <w:szCs w:val="14"/>
              </w:rPr>
            </w:pPr>
            <w:r w:rsidRPr="00D70D8B">
              <w:rPr>
                <w:rFonts w:asciiTheme="minorHAnsi" w:hAnsiTheme="minorHAnsi"/>
                <w:sz w:val="14"/>
                <w:szCs w:val="14"/>
              </w:rPr>
              <w:t>else display result:</w:t>
            </w:r>
          </w:p>
          <w:p w14:paraId="3DF6E5BA" w14:textId="77777777" w:rsidR="00FA7C37" w:rsidRPr="00D70D8B" w:rsidRDefault="00FA7C37" w:rsidP="00452589">
            <w:pPr>
              <w:rPr>
                <w:rFonts w:asciiTheme="minorHAnsi" w:hAnsiTheme="minorHAnsi"/>
                <w:sz w:val="14"/>
                <w:szCs w:val="14"/>
              </w:rPr>
            </w:pPr>
            <w:r w:rsidRPr="00D70D8B">
              <w:rPr>
                <w:rFonts w:asciiTheme="minorHAnsi" w:hAnsiTheme="minorHAnsi"/>
                <w:sz w:val="14"/>
                <w:szCs w:val="14"/>
              </w:rPr>
              <w:t>"setback"&gt;&gt;</w:t>
            </w:r>
          </w:p>
        </w:tc>
        <w:tc>
          <w:tcPr>
            <w:tcW w:w="990" w:type="dxa"/>
            <w:shd w:val="clear" w:color="auto" w:fill="auto"/>
          </w:tcPr>
          <w:p w14:paraId="3DF6E5BB" w14:textId="77777777" w:rsidR="00FA7C37" w:rsidRDefault="00FA7C37" w:rsidP="00A33D4F">
            <w:pPr>
              <w:rPr>
                <w:rFonts w:asciiTheme="minorHAnsi" w:hAnsiTheme="minorHAnsi"/>
                <w:sz w:val="14"/>
                <w:szCs w:val="14"/>
              </w:rPr>
            </w:pPr>
            <w:r w:rsidRPr="00D70D8B">
              <w:rPr>
                <w:rFonts w:asciiTheme="minorHAnsi" w:hAnsiTheme="minorHAnsi"/>
                <w:sz w:val="14"/>
                <w:szCs w:val="14"/>
              </w:rPr>
              <w:t xml:space="preserve">&lt;&lt;calculated field:  </w:t>
            </w:r>
          </w:p>
          <w:p w14:paraId="3DF6E5BC" w14:textId="77777777" w:rsidR="00FA7C37" w:rsidRDefault="00FA7C37" w:rsidP="00A33D4F">
            <w:pPr>
              <w:rPr>
                <w:rFonts w:asciiTheme="minorHAnsi" w:hAnsiTheme="minorHAnsi"/>
                <w:sz w:val="14"/>
                <w:szCs w:val="14"/>
              </w:rPr>
            </w:pPr>
            <w:r w:rsidRPr="00D70D8B">
              <w:rPr>
                <w:rFonts w:asciiTheme="minorHAnsi" w:hAnsiTheme="minorHAnsi"/>
                <w:sz w:val="14"/>
                <w:szCs w:val="14"/>
              </w:rPr>
              <w:t xml:space="preserve">if B04=no, then display N/A; </w:t>
            </w:r>
          </w:p>
          <w:p w14:paraId="3DF6E5BD"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 xml:space="preserve">else reference value from CF1R as default; allow user to override the default and pick one from list: </w:t>
            </w:r>
          </w:p>
          <w:p w14:paraId="3DF6E5BE"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 xml:space="preserve">*≤40ft; </w:t>
            </w:r>
          </w:p>
          <w:p w14:paraId="3DF6E5BF" w14:textId="77777777" w:rsidR="00FA7C37" w:rsidRDefault="00FA7C37" w:rsidP="00A33D4F">
            <w:pPr>
              <w:rPr>
                <w:rFonts w:asciiTheme="minorHAnsi" w:hAnsiTheme="minorHAnsi"/>
                <w:sz w:val="14"/>
                <w:szCs w:val="14"/>
              </w:rPr>
            </w:pPr>
            <w:r w:rsidRPr="00D70D8B">
              <w:rPr>
                <w:rFonts w:asciiTheme="minorHAnsi" w:hAnsiTheme="minorHAnsi"/>
                <w:sz w:val="14"/>
                <w:szCs w:val="14"/>
              </w:rPr>
              <w:t xml:space="preserve">*&gt;40ft; </w:t>
            </w:r>
          </w:p>
          <w:p w14:paraId="3DF6E5C0"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*N/A</w:t>
            </w:r>
            <w:r>
              <w:rPr>
                <w:rFonts w:asciiTheme="minorHAnsi" w:hAnsiTheme="minorHAnsi"/>
                <w:sz w:val="14"/>
                <w:szCs w:val="14"/>
              </w:rPr>
              <w:t xml:space="preserve"> </w:t>
            </w:r>
            <w:r w:rsidRPr="00D70D8B">
              <w:rPr>
                <w:rFonts w:asciiTheme="minorHAnsi" w:hAnsiTheme="minorHAnsi"/>
                <w:sz w:val="14"/>
                <w:szCs w:val="14"/>
              </w:rPr>
              <w:t>-</w:t>
            </w:r>
            <w:r>
              <w:rPr>
                <w:rFonts w:asciiTheme="minorHAnsi" w:hAnsiTheme="minorHAnsi"/>
                <w:sz w:val="14"/>
                <w:szCs w:val="14"/>
              </w:rPr>
              <w:t xml:space="preserve"> </w:t>
            </w:r>
            <w:r w:rsidRPr="00D70D8B">
              <w:rPr>
                <w:rFonts w:asciiTheme="minorHAnsi" w:hAnsiTheme="minorHAnsi"/>
                <w:sz w:val="14"/>
                <w:szCs w:val="14"/>
              </w:rPr>
              <w:t>no ducts replaced;</w:t>
            </w:r>
          </w:p>
          <w:p w14:paraId="3DF6E5C1" w14:textId="77777777" w:rsidR="00FA7C37" w:rsidRPr="00D70D8B" w:rsidRDefault="00FA7C37" w:rsidP="00A33D4F">
            <w:pPr>
              <w:rPr>
                <w:rFonts w:asciiTheme="minorHAnsi" w:hAnsiTheme="minorHAnsi"/>
                <w:sz w:val="14"/>
                <w:szCs w:val="14"/>
              </w:rPr>
            </w:pPr>
            <w:r w:rsidRPr="00D70D8B">
              <w:rPr>
                <w:rFonts w:asciiTheme="minorHAnsi" w:hAnsiTheme="minorHAnsi"/>
                <w:sz w:val="14"/>
                <w:szCs w:val="14"/>
              </w:rPr>
              <w:t>flag non-default values and report in project status notes field; a revised CF1R may be required &gt;&gt;</w:t>
            </w:r>
          </w:p>
        </w:tc>
        <w:tc>
          <w:tcPr>
            <w:tcW w:w="810" w:type="dxa"/>
            <w:shd w:val="clear" w:color="auto" w:fill="auto"/>
          </w:tcPr>
          <w:p w14:paraId="3DF6E5C2" w14:textId="77777777" w:rsidR="00FA7C37" w:rsidRDefault="00FA7C37" w:rsidP="00A33D4F">
            <w:pPr>
              <w:rPr>
                <w:rFonts w:asciiTheme="minorHAnsi" w:hAnsiTheme="minorHAnsi"/>
                <w:sz w:val="14"/>
                <w:szCs w:val="14"/>
              </w:rPr>
            </w:pPr>
            <w:r w:rsidRPr="00D70D8B">
              <w:rPr>
                <w:rFonts w:asciiTheme="minorHAnsi" w:hAnsiTheme="minorHAnsi"/>
                <w:sz w:val="14"/>
                <w:szCs w:val="14"/>
              </w:rPr>
              <w:t xml:space="preserve">&lt;&lt;calculated field: </w:t>
            </w:r>
          </w:p>
          <w:p w14:paraId="3DF6E5C3" w14:textId="77777777" w:rsidR="00FA7C37" w:rsidRDefault="00FA7C37" w:rsidP="00A33D4F">
            <w:pPr>
              <w:rPr>
                <w:rFonts w:asciiTheme="minorHAnsi" w:hAnsiTheme="minorHAnsi"/>
                <w:sz w:val="14"/>
                <w:szCs w:val="14"/>
              </w:rPr>
            </w:pPr>
            <w:r w:rsidRPr="00D70D8B">
              <w:rPr>
                <w:rFonts w:asciiTheme="minorHAnsi" w:hAnsiTheme="minorHAnsi"/>
                <w:sz w:val="14"/>
                <w:szCs w:val="14"/>
              </w:rPr>
              <w:t xml:space="preserve">if B04=no, then display N/A; </w:t>
            </w:r>
          </w:p>
          <w:p w14:paraId="3DF6E5C4" w14:textId="77777777" w:rsidR="00FA7C37" w:rsidRPr="00D70D8B" w:rsidRDefault="00FA7C37" w:rsidP="00A33D4F">
            <w:pPr>
              <w:rPr>
                <w:rFonts w:asciiTheme="minorHAnsi" w:hAnsiTheme="minorHAnsi"/>
                <w:sz w:val="14"/>
                <w:szCs w:val="14"/>
              </w:rPr>
            </w:pPr>
            <w:r>
              <w:rPr>
                <w:rFonts w:asciiTheme="minorHAnsi" w:hAnsiTheme="minorHAnsi"/>
                <w:sz w:val="14"/>
                <w:szCs w:val="14"/>
              </w:rPr>
              <w:t>elseif C11=N/A, then display N/A;</w:t>
            </w:r>
          </w:p>
          <w:p w14:paraId="3DF6E5C5" w14:textId="77777777" w:rsidR="00FA7C37" w:rsidRDefault="00FA7C37" w:rsidP="003D6EB5">
            <w:pPr>
              <w:rPr>
                <w:rFonts w:asciiTheme="minorHAnsi" w:hAnsiTheme="minorHAnsi"/>
                <w:sz w:val="14"/>
                <w:szCs w:val="14"/>
              </w:rPr>
            </w:pPr>
            <w:r w:rsidRPr="00D70D8B">
              <w:rPr>
                <w:rFonts w:asciiTheme="minorHAnsi" w:hAnsiTheme="minorHAnsi"/>
                <w:sz w:val="14"/>
                <w:szCs w:val="14"/>
              </w:rPr>
              <w:t xml:space="preserve">elsif </w:t>
            </w:r>
            <w:r>
              <w:rPr>
                <w:rFonts w:asciiTheme="minorHAnsi" w:hAnsiTheme="minorHAnsi"/>
                <w:sz w:val="14"/>
                <w:szCs w:val="14"/>
              </w:rPr>
              <w:t>C</w:t>
            </w:r>
            <w:r w:rsidRPr="00D70D8B">
              <w:rPr>
                <w:rFonts w:asciiTheme="minorHAnsi" w:hAnsiTheme="minorHAnsi"/>
                <w:sz w:val="14"/>
                <w:szCs w:val="14"/>
              </w:rPr>
              <w:t xml:space="preserve">11≠N/A, then, </w:t>
            </w:r>
          </w:p>
          <w:p w14:paraId="3DF6E5C6" w14:textId="77777777" w:rsidR="00FA7C37" w:rsidRDefault="00FA7C37" w:rsidP="003D6EB5">
            <w:pPr>
              <w:rPr>
                <w:rFonts w:asciiTheme="minorHAnsi" w:hAnsiTheme="minorHAnsi"/>
                <w:sz w:val="14"/>
                <w:szCs w:val="14"/>
              </w:rPr>
            </w:pPr>
            <w:r w:rsidRPr="00D70D8B">
              <w:rPr>
                <w:rFonts w:asciiTheme="minorHAnsi" w:hAnsiTheme="minorHAnsi"/>
                <w:sz w:val="14"/>
                <w:szCs w:val="14"/>
              </w:rPr>
              <w:t xml:space="preserve">if A02= CZ 1-10, 12, 13, then R-6.; </w:t>
            </w:r>
          </w:p>
          <w:p w14:paraId="3DF6E5C7" w14:textId="77777777" w:rsidR="00FA7C37" w:rsidRDefault="00FA7C37" w:rsidP="003D6EB5">
            <w:pPr>
              <w:rPr>
                <w:rFonts w:asciiTheme="minorHAnsi" w:hAnsiTheme="minorHAnsi"/>
                <w:sz w:val="14"/>
                <w:szCs w:val="14"/>
              </w:rPr>
            </w:pPr>
            <w:r w:rsidRPr="00D70D8B">
              <w:rPr>
                <w:rFonts w:asciiTheme="minorHAnsi" w:hAnsiTheme="minorHAnsi"/>
                <w:sz w:val="14"/>
                <w:szCs w:val="14"/>
              </w:rPr>
              <w:t>elseif A02=CZ 11, 14-16 then R-8</w:t>
            </w:r>
            <w:r>
              <w:rPr>
                <w:rFonts w:asciiTheme="minorHAnsi" w:hAnsiTheme="minorHAnsi"/>
                <w:sz w:val="14"/>
                <w:szCs w:val="14"/>
              </w:rPr>
              <w:t>;</w:t>
            </w:r>
          </w:p>
          <w:p w14:paraId="3DF6E5C8" w14:textId="77777777" w:rsidR="00FA7C37" w:rsidRPr="00D70D8B" w:rsidRDefault="00FA7C37" w:rsidP="003D6EB5">
            <w:pPr>
              <w:rPr>
                <w:rFonts w:asciiTheme="minorHAnsi" w:hAnsiTheme="minorHAnsi"/>
                <w:sz w:val="14"/>
                <w:szCs w:val="14"/>
              </w:rPr>
            </w:pPr>
            <w:r>
              <w:rPr>
                <w:rFonts w:asciiTheme="minorHAnsi" w:hAnsiTheme="minorHAnsi"/>
                <w:sz w:val="14"/>
                <w:szCs w:val="14"/>
              </w:rPr>
              <w:t>end</w:t>
            </w:r>
            <w:r w:rsidRPr="00D70D8B">
              <w:rPr>
                <w:rFonts w:asciiTheme="minorHAnsi" w:hAnsiTheme="minorHAnsi"/>
                <w:sz w:val="14"/>
                <w:szCs w:val="14"/>
              </w:rPr>
              <w:t>&gt;&gt;</w:t>
            </w:r>
          </w:p>
        </w:tc>
        <w:tc>
          <w:tcPr>
            <w:tcW w:w="1350" w:type="dxa"/>
          </w:tcPr>
          <w:p w14:paraId="3DF6E5C9" w14:textId="77777777" w:rsidR="00FA7C37" w:rsidRPr="00FA7C37" w:rsidRDefault="00FA7C37" w:rsidP="00FA7C37">
            <w:pPr>
              <w:rPr>
                <w:rFonts w:asciiTheme="minorHAnsi" w:hAnsiTheme="minorHAnsi"/>
                <w:sz w:val="14"/>
                <w:szCs w:val="14"/>
              </w:rPr>
            </w:pPr>
            <w:r w:rsidRPr="00FA7C37">
              <w:rPr>
                <w:rFonts w:asciiTheme="minorHAnsi" w:hAnsiTheme="minorHAnsi"/>
                <w:sz w:val="14"/>
                <w:szCs w:val="14"/>
              </w:rPr>
              <w:t xml:space="preserve">&lt;&lt;user pick one from list: </w:t>
            </w:r>
          </w:p>
          <w:p w14:paraId="3DF6E5CA" w14:textId="77777777" w:rsidR="00FA7C37" w:rsidRPr="00FA7C37" w:rsidRDefault="00FA7C37" w:rsidP="00FA7C37">
            <w:pPr>
              <w:rPr>
                <w:rFonts w:asciiTheme="minorHAnsi" w:hAnsiTheme="minorHAnsi"/>
                <w:sz w:val="14"/>
                <w:szCs w:val="14"/>
              </w:rPr>
            </w:pPr>
            <w:r w:rsidRPr="00FA7C37">
              <w:rPr>
                <w:rFonts w:asciiTheme="minorHAnsi" w:hAnsiTheme="minorHAnsi"/>
                <w:sz w:val="14"/>
                <w:szCs w:val="14"/>
              </w:rPr>
              <w:t>*CFI System</w:t>
            </w:r>
          </w:p>
          <w:p w14:paraId="3DF6E5CB" w14:textId="77777777" w:rsidR="00FA7C37" w:rsidRPr="00D70D8B" w:rsidRDefault="00FA7C37" w:rsidP="00FA7C37">
            <w:pPr>
              <w:rPr>
                <w:rFonts w:asciiTheme="minorHAnsi" w:hAnsiTheme="minorHAnsi"/>
                <w:sz w:val="14"/>
                <w:szCs w:val="14"/>
              </w:rPr>
            </w:pPr>
            <w:r w:rsidRPr="00FA7C37">
              <w:rPr>
                <w:rFonts w:asciiTheme="minorHAnsi" w:hAnsiTheme="minorHAnsi"/>
                <w:sz w:val="14"/>
                <w:szCs w:val="14"/>
              </w:rPr>
              <w:t>*Not CFI&gt;&gt;</w:t>
            </w:r>
          </w:p>
        </w:tc>
      </w:tr>
      <w:tr w:rsidR="00FA7C37" w:rsidRPr="00392860" w14:paraId="3DF6E5DA" w14:textId="77777777" w:rsidTr="00B00B17">
        <w:trPr>
          <w:cantSplit/>
          <w:trHeight w:val="432"/>
        </w:trPr>
        <w:tc>
          <w:tcPr>
            <w:tcW w:w="1460" w:type="dxa"/>
            <w:shd w:val="clear" w:color="auto" w:fill="auto"/>
          </w:tcPr>
          <w:p w14:paraId="3DF6E5CD" w14:textId="02293F65" w:rsidR="00FA7C37" w:rsidRPr="00A33D4F" w:rsidRDefault="00FA7C37" w:rsidP="00A33D4F">
            <w:pPr>
              <w:rPr>
                <w:rFonts w:asciiTheme="minorHAnsi" w:hAnsiTheme="minorHAnsi"/>
                <w:sz w:val="16"/>
                <w:szCs w:val="16"/>
              </w:rPr>
            </w:pPr>
          </w:p>
        </w:tc>
        <w:tc>
          <w:tcPr>
            <w:tcW w:w="1350" w:type="dxa"/>
            <w:shd w:val="clear" w:color="auto" w:fill="auto"/>
          </w:tcPr>
          <w:p w14:paraId="3DF6E5CE" w14:textId="77777777" w:rsidR="00FA7C37" w:rsidRPr="00A33D4F" w:rsidRDefault="00FA7C37" w:rsidP="00A33D4F">
            <w:pPr>
              <w:rPr>
                <w:rFonts w:asciiTheme="minorHAnsi" w:hAnsiTheme="minorHAnsi"/>
                <w:sz w:val="16"/>
                <w:szCs w:val="16"/>
              </w:rPr>
            </w:pPr>
          </w:p>
        </w:tc>
        <w:tc>
          <w:tcPr>
            <w:tcW w:w="1260" w:type="dxa"/>
            <w:shd w:val="clear" w:color="auto" w:fill="auto"/>
          </w:tcPr>
          <w:p w14:paraId="3DF6E5CF" w14:textId="77777777" w:rsidR="00FA7C37" w:rsidRPr="00A33D4F" w:rsidRDefault="00FA7C37" w:rsidP="00A33D4F">
            <w:pPr>
              <w:rPr>
                <w:rFonts w:asciiTheme="minorHAnsi" w:hAnsiTheme="minorHAnsi"/>
                <w:sz w:val="16"/>
                <w:szCs w:val="16"/>
              </w:rPr>
            </w:pPr>
          </w:p>
        </w:tc>
        <w:tc>
          <w:tcPr>
            <w:tcW w:w="900" w:type="dxa"/>
            <w:shd w:val="clear" w:color="auto" w:fill="auto"/>
          </w:tcPr>
          <w:p w14:paraId="3DF6E5D0" w14:textId="77777777" w:rsidR="00FA7C37" w:rsidRPr="00A33D4F" w:rsidRDefault="00FA7C37" w:rsidP="00A33D4F">
            <w:pPr>
              <w:rPr>
                <w:rFonts w:asciiTheme="minorHAnsi" w:hAnsiTheme="minorHAnsi"/>
                <w:sz w:val="16"/>
                <w:szCs w:val="16"/>
              </w:rPr>
            </w:pPr>
          </w:p>
        </w:tc>
        <w:tc>
          <w:tcPr>
            <w:tcW w:w="988" w:type="dxa"/>
            <w:shd w:val="clear" w:color="auto" w:fill="auto"/>
          </w:tcPr>
          <w:p w14:paraId="3DF6E5D1" w14:textId="77777777" w:rsidR="00FA7C37" w:rsidRPr="00A33D4F" w:rsidRDefault="00FA7C37" w:rsidP="00A33D4F">
            <w:pPr>
              <w:rPr>
                <w:rFonts w:asciiTheme="minorHAnsi" w:hAnsiTheme="minorHAnsi"/>
                <w:sz w:val="16"/>
                <w:szCs w:val="16"/>
              </w:rPr>
            </w:pPr>
          </w:p>
        </w:tc>
        <w:tc>
          <w:tcPr>
            <w:tcW w:w="1260" w:type="dxa"/>
            <w:shd w:val="clear" w:color="auto" w:fill="auto"/>
          </w:tcPr>
          <w:p w14:paraId="3DF6E5D2" w14:textId="77777777" w:rsidR="00FA7C37" w:rsidRPr="00A33D4F" w:rsidRDefault="00FA7C37" w:rsidP="00A33D4F">
            <w:pPr>
              <w:rPr>
                <w:rFonts w:asciiTheme="minorHAnsi" w:hAnsiTheme="minorHAnsi"/>
                <w:sz w:val="16"/>
                <w:szCs w:val="16"/>
              </w:rPr>
            </w:pPr>
          </w:p>
        </w:tc>
        <w:tc>
          <w:tcPr>
            <w:tcW w:w="1260" w:type="dxa"/>
            <w:shd w:val="clear" w:color="auto" w:fill="auto"/>
          </w:tcPr>
          <w:p w14:paraId="3DF6E5D3" w14:textId="77777777" w:rsidR="00FA7C37" w:rsidRPr="00A33D4F" w:rsidRDefault="00FA7C37" w:rsidP="00A33D4F">
            <w:pPr>
              <w:rPr>
                <w:rFonts w:asciiTheme="minorHAnsi" w:hAnsiTheme="minorHAnsi"/>
                <w:sz w:val="16"/>
                <w:szCs w:val="16"/>
              </w:rPr>
            </w:pPr>
          </w:p>
        </w:tc>
        <w:tc>
          <w:tcPr>
            <w:tcW w:w="900" w:type="dxa"/>
            <w:shd w:val="clear" w:color="auto" w:fill="auto"/>
          </w:tcPr>
          <w:p w14:paraId="3DF6E5D4" w14:textId="77777777" w:rsidR="00FA7C37" w:rsidRPr="00A33D4F" w:rsidRDefault="00FA7C37" w:rsidP="00A33D4F">
            <w:pPr>
              <w:rPr>
                <w:rFonts w:asciiTheme="minorHAnsi" w:hAnsiTheme="minorHAnsi"/>
                <w:sz w:val="16"/>
                <w:szCs w:val="16"/>
              </w:rPr>
            </w:pPr>
          </w:p>
        </w:tc>
        <w:tc>
          <w:tcPr>
            <w:tcW w:w="900" w:type="dxa"/>
            <w:shd w:val="clear" w:color="auto" w:fill="auto"/>
          </w:tcPr>
          <w:p w14:paraId="3DF6E5D5" w14:textId="77777777" w:rsidR="00FA7C37" w:rsidRPr="00A33D4F" w:rsidRDefault="00FA7C37" w:rsidP="00A33D4F">
            <w:pPr>
              <w:rPr>
                <w:rFonts w:asciiTheme="minorHAnsi" w:hAnsiTheme="minorHAnsi"/>
                <w:sz w:val="16"/>
                <w:szCs w:val="16"/>
              </w:rPr>
            </w:pPr>
          </w:p>
        </w:tc>
        <w:tc>
          <w:tcPr>
            <w:tcW w:w="1170" w:type="dxa"/>
            <w:shd w:val="clear" w:color="auto" w:fill="auto"/>
          </w:tcPr>
          <w:p w14:paraId="3DF6E5D6" w14:textId="77777777" w:rsidR="00FA7C37" w:rsidRPr="00A33D4F" w:rsidRDefault="00FA7C37" w:rsidP="00A33D4F">
            <w:pPr>
              <w:rPr>
                <w:rFonts w:asciiTheme="minorHAnsi" w:hAnsiTheme="minorHAnsi"/>
                <w:sz w:val="16"/>
                <w:szCs w:val="16"/>
              </w:rPr>
            </w:pPr>
          </w:p>
        </w:tc>
        <w:tc>
          <w:tcPr>
            <w:tcW w:w="990" w:type="dxa"/>
            <w:shd w:val="clear" w:color="auto" w:fill="auto"/>
          </w:tcPr>
          <w:p w14:paraId="3DF6E5D7" w14:textId="77777777" w:rsidR="00FA7C37" w:rsidRPr="00A33D4F" w:rsidRDefault="00FA7C37" w:rsidP="00A33D4F">
            <w:pPr>
              <w:rPr>
                <w:rFonts w:asciiTheme="minorHAnsi" w:hAnsiTheme="minorHAnsi"/>
                <w:sz w:val="16"/>
                <w:szCs w:val="16"/>
              </w:rPr>
            </w:pPr>
          </w:p>
        </w:tc>
        <w:tc>
          <w:tcPr>
            <w:tcW w:w="810" w:type="dxa"/>
            <w:shd w:val="clear" w:color="auto" w:fill="auto"/>
          </w:tcPr>
          <w:p w14:paraId="3DF6E5D8" w14:textId="77777777" w:rsidR="00FA7C37" w:rsidRPr="00A33D4F" w:rsidRDefault="00FA7C37" w:rsidP="00A33D4F">
            <w:pPr>
              <w:rPr>
                <w:rFonts w:asciiTheme="minorHAnsi" w:hAnsiTheme="minorHAnsi"/>
                <w:sz w:val="16"/>
                <w:szCs w:val="16"/>
              </w:rPr>
            </w:pPr>
          </w:p>
        </w:tc>
        <w:tc>
          <w:tcPr>
            <w:tcW w:w="1350" w:type="dxa"/>
          </w:tcPr>
          <w:p w14:paraId="3DF6E5D9" w14:textId="77777777" w:rsidR="00FA7C37" w:rsidRPr="00A33D4F" w:rsidRDefault="00FA7C37" w:rsidP="00A33D4F">
            <w:pPr>
              <w:rPr>
                <w:rFonts w:asciiTheme="minorHAnsi" w:hAnsiTheme="minorHAnsi"/>
                <w:sz w:val="16"/>
                <w:szCs w:val="16"/>
              </w:rPr>
            </w:pPr>
          </w:p>
        </w:tc>
      </w:tr>
    </w:tbl>
    <w:p w14:paraId="3DF6E5DB" w14:textId="77777777" w:rsidR="00787C67" w:rsidRDefault="00787C67"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260"/>
        <w:gridCol w:w="1080"/>
        <w:gridCol w:w="3120"/>
        <w:gridCol w:w="3120"/>
        <w:gridCol w:w="3120"/>
        <w:gridCol w:w="1440"/>
        <w:gridCol w:w="18"/>
      </w:tblGrid>
      <w:tr w:rsidR="00787C67" w:rsidRPr="007E2934" w14:paraId="3DF6E5DE" w14:textId="77777777" w:rsidTr="00B651AA">
        <w:trPr>
          <w:cantSplit/>
        </w:trPr>
        <w:tc>
          <w:tcPr>
            <w:tcW w:w="14616" w:type="dxa"/>
            <w:gridSpan w:val="8"/>
            <w:shd w:val="clear" w:color="auto" w:fill="auto"/>
          </w:tcPr>
          <w:p w14:paraId="3DF6E5DC" w14:textId="77777777" w:rsidR="00787C67" w:rsidRDefault="00AD1D84" w:rsidP="00787C67">
            <w:pPr>
              <w:keepNext/>
              <w:rPr>
                <w:rFonts w:ascii="Calibri" w:hAnsi="Calibri"/>
                <w:b/>
                <w:sz w:val="18"/>
                <w:szCs w:val="18"/>
              </w:rPr>
            </w:pPr>
            <w:r>
              <w:rPr>
                <w:rFonts w:ascii="Calibri" w:hAnsi="Calibri"/>
                <w:b/>
                <w:sz w:val="18"/>
                <w:szCs w:val="18"/>
              </w:rPr>
              <w:t>D</w:t>
            </w:r>
            <w:r w:rsidR="00787C67" w:rsidRPr="007E2934">
              <w:rPr>
                <w:rFonts w:ascii="Calibri" w:hAnsi="Calibri"/>
                <w:b/>
                <w:sz w:val="18"/>
                <w:szCs w:val="18"/>
              </w:rPr>
              <w:t xml:space="preserve">. Installed Heating Equipment </w:t>
            </w:r>
            <w:r w:rsidR="00443514">
              <w:rPr>
                <w:rFonts w:ascii="Calibri" w:hAnsi="Calibri"/>
                <w:b/>
                <w:sz w:val="18"/>
                <w:szCs w:val="18"/>
              </w:rPr>
              <w:t>I</w:t>
            </w:r>
            <w:r w:rsidR="00787C67" w:rsidRPr="007E2934">
              <w:rPr>
                <w:rFonts w:ascii="Calibri" w:hAnsi="Calibri"/>
                <w:b/>
                <w:sz w:val="18"/>
                <w:szCs w:val="18"/>
              </w:rPr>
              <w:t>nformation</w:t>
            </w:r>
          </w:p>
          <w:p w14:paraId="3DF6E5DD" w14:textId="77777777" w:rsidR="00787C67" w:rsidRPr="007E2934" w:rsidRDefault="00787C67" w:rsidP="004637A1">
            <w:pPr>
              <w:keepNext/>
              <w:rPr>
                <w:rFonts w:ascii="Calibri" w:hAnsi="Calibri"/>
                <w:b/>
                <w:sz w:val="18"/>
                <w:szCs w:val="18"/>
              </w:rPr>
            </w:pPr>
            <w:r w:rsidRPr="00392860">
              <w:rPr>
                <w:rFonts w:ascii="Calibri" w:hAnsi="Calibri"/>
                <w:sz w:val="18"/>
                <w:szCs w:val="18"/>
              </w:rPr>
              <w:t>&lt;&lt;</w:t>
            </w:r>
            <w:r w:rsidR="00330A70">
              <w:rPr>
                <w:rFonts w:ascii="Calibri" w:hAnsi="Calibri"/>
                <w:sz w:val="18"/>
                <w:szCs w:val="18"/>
              </w:rPr>
              <w:t xml:space="preserve"> If all systems listed in Section </w:t>
            </w:r>
            <w:r w:rsidR="004637A1">
              <w:rPr>
                <w:rFonts w:ascii="Calibri" w:hAnsi="Calibri"/>
                <w:sz w:val="18"/>
                <w:szCs w:val="18"/>
              </w:rPr>
              <w:t xml:space="preserve">C have </w:t>
            </w:r>
            <w:r w:rsidR="00330A70">
              <w:rPr>
                <w:rFonts w:ascii="Calibri" w:hAnsi="Calibri"/>
                <w:sz w:val="18"/>
                <w:szCs w:val="18"/>
              </w:rPr>
              <w:t>a value in C03=</w:t>
            </w:r>
            <w:r w:rsidR="00330A70">
              <w:t xml:space="preserve"> </w:t>
            </w:r>
            <w:r w:rsidR="00330A70" w:rsidRPr="00C24665">
              <w:rPr>
                <w:rFonts w:ascii="Calibri" w:hAnsi="Calibri"/>
                <w:sz w:val="18"/>
                <w:szCs w:val="18"/>
              </w:rPr>
              <w:t>no heating component altered</w:t>
            </w:r>
            <w:r w:rsidR="00330A70">
              <w:rPr>
                <w:rFonts w:ascii="Calibri" w:hAnsi="Calibri"/>
                <w:sz w:val="18"/>
                <w:szCs w:val="18"/>
              </w:rPr>
              <w:t xml:space="preserve">, then display the section does not apply message; </w:t>
            </w:r>
            <w:r w:rsidR="004637A1">
              <w:rPr>
                <w:rFonts w:ascii="Calibri" w:hAnsi="Calibri"/>
                <w:sz w:val="18"/>
                <w:szCs w:val="18"/>
              </w:rPr>
              <w:t xml:space="preserve"> </w:t>
            </w:r>
            <w:r w:rsidR="00330A70">
              <w:rPr>
                <w:rFonts w:ascii="Calibri" w:hAnsi="Calibri"/>
                <w:sz w:val="18"/>
                <w:szCs w:val="18"/>
              </w:rPr>
              <w:t>else</w:t>
            </w:r>
            <w:r w:rsidRPr="00392860">
              <w:rPr>
                <w:rFonts w:ascii="Calibri" w:hAnsi="Calibri"/>
                <w:sz w:val="18"/>
                <w:szCs w:val="18"/>
              </w:rPr>
              <w:t xml:space="preserve"> require one row of data in this table </w:t>
            </w:r>
            <w:r>
              <w:rPr>
                <w:rFonts w:ascii="Calibri" w:hAnsi="Calibri"/>
                <w:sz w:val="18"/>
                <w:szCs w:val="18"/>
              </w:rPr>
              <w:t xml:space="preserve">for each of the SC Systems listed in Section </w:t>
            </w:r>
            <w:r w:rsidR="004637A1">
              <w:rPr>
                <w:rFonts w:ascii="Calibri" w:hAnsi="Calibri"/>
                <w:sz w:val="18"/>
                <w:szCs w:val="18"/>
              </w:rPr>
              <w:t xml:space="preserve">C </w:t>
            </w:r>
            <w:r w:rsidR="00834779">
              <w:rPr>
                <w:rFonts w:ascii="Calibri" w:hAnsi="Calibri"/>
                <w:sz w:val="18"/>
                <w:szCs w:val="18"/>
              </w:rPr>
              <w:t>that do not have a value in</w:t>
            </w:r>
            <w:r w:rsidR="00181308">
              <w:rPr>
                <w:rFonts w:ascii="Calibri" w:hAnsi="Calibri"/>
                <w:sz w:val="18"/>
                <w:szCs w:val="18"/>
              </w:rPr>
              <w:t xml:space="preserve"> </w:t>
            </w:r>
            <w:r w:rsidR="00C24665">
              <w:rPr>
                <w:rFonts w:ascii="Calibri" w:hAnsi="Calibri"/>
                <w:sz w:val="18"/>
                <w:szCs w:val="18"/>
              </w:rPr>
              <w:t>C03</w:t>
            </w:r>
            <w:r w:rsidR="00834779">
              <w:rPr>
                <w:rFonts w:ascii="Calibri" w:hAnsi="Calibri"/>
                <w:sz w:val="18"/>
                <w:szCs w:val="18"/>
              </w:rPr>
              <w:t>=</w:t>
            </w:r>
            <w:r w:rsidR="00C24665">
              <w:t xml:space="preserve"> </w:t>
            </w:r>
            <w:r w:rsidR="00C24665" w:rsidRPr="00C24665">
              <w:rPr>
                <w:rFonts w:ascii="Calibri" w:hAnsi="Calibri"/>
                <w:sz w:val="18"/>
                <w:szCs w:val="18"/>
              </w:rPr>
              <w:t>no heating component altered</w:t>
            </w:r>
            <w:r w:rsidRPr="00392860">
              <w:rPr>
                <w:rFonts w:ascii="Calibri" w:hAnsi="Calibri"/>
                <w:sz w:val="18"/>
                <w:szCs w:val="18"/>
              </w:rPr>
              <w:t>&gt;&gt;</w:t>
            </w:r>
          </w:p>
        </w:tc>
      </w:tr>
      <w:tr w:rsidR="00787C67" w:rsidRPr="007E2934" w14:paraId="3DF6E5E6" w14:textId="77777777" w:rsidTr="00B651AA">
        <w:trPr>
          <w:gridAfter w:val="1"/>
          <w:wAfter w:w="18" w:type="dxa"/>
          <w:cantSplit/>
          <w:trHeight w:val="188"/>
        </w:trPr>
        <w:tc>
          <w:tcPr>
            <w:tcW w:w="1458" w:type="dxa"/>
            <w:shd w:val="clear" w:color="auto" w:fill="auto"/>
            <w:vAlign w:val="bottom"/>
          </w:tcPr>
          <w:p w14:paraId="3DF6E5DF" w14:textId="77777777" w:rsidR="00787C67" w:rsidRPr="007E2934" w:rsidRDefault="00787C67" w:rsidP="00787C67">
            <w:pPr>
              <w:keepNext/>
              <w:jc w:val="center"/>
              <w:rPr>
                <w:rFonts w:ascii="Calibri" w:hAnsi="Calibri"/>
                <w:sz w:val="18"/>
                <w:szCs w:val="18"/>
              </w:rPr>
            </w:pPr>
            <w:r w:rsidRPr="007E2934">
              <w:rPr>
                <w:rFonts w:ascii="Calibri" w:hAnsi="Calibri"/>
                <w:sz w:val="18"/>
                <w:szCs w:val="18"/>
              </w:rPr>
              <w:t>01</w:t>
            </w:r>
          </w:p>
        </w:tc>
        <w:tc>
          <w:tcPr>
            <w:tcW w:w="1260" w:type="dxa"/>
            <w:shd w:val="clear" w:color="auto" w:fill="auto"/>
            <w:vAlign w:val="bottom"/>
          </w:tcPr>
          <w:p w14:paraId="3DF6E5E0" w14:textId="77777777" w:rsidR="00787C67" w:rsidRPr="007E2934" w:rsidRDefault="00787C67" w:rsidP="00787C67">
            <w:pPr>
              <w:keepNext/>
              <w:jc w:val="center"/>
              <w:rPr>
                <w:rFonts w:ascii="Calibri" w:hAnsi="Calibri"/>
                <w:sz w:val="18"/>
                <w:szCs w:val="18"/>
              </w:rPr>
            </w:pPr>
            <w:r w:rsidRPr="007E2934">
              <w:rPr>
                <w:rFonts w:ascii="Calibri" w:hAnsi="Calibri"/>
                <w:sz w:val="18"/>
                <w:szCs w:val="18"/>
              </w:rPr>
              <w:t>02</w:t>
            </w:r>
          </w:p>
        </w:tc>
        <w:tc>
          <w:tcPr>
            <w:tcW w:w="1080" w:type="dxa"/>
            <w:shd w:val="clear" w:color="auto" w:fill="auto"/>
            <w:vAlign w:val="bottom"/>
          </w:tcPr>
          <w:p w14:paraId="3DF6E5E1" w14:textId="77777777" w:rsidR="00787C67" w:rsidRPr="007E2934" w:rsidRDefault="00787C67" w:rsidP="00787C67">
            <w:pPr>
              <w:keepNext/>
              <w:jc w:val="center"/>
              <w:rPr>
                <w:rFonts w:ascii="Calibri" w:hAnsi="Calibri"/>
                <w:sz w:val="18"/>
                <w:szCs w:val="18"/>
              </w:rPr>
            </w:pPr>
            <w:r w:rsidRPr="007E2934">
              <w:rPr>
                <w:rFonts w:ascii="Calibri" w:hAnsi="Calibri"/>
                <w:sz w:val="18"/>
                <w:szCs w:val="18"/>
              </w:rPr>
              <w:t>03</w:t>
            </w:r>
          </w:p>
        </w:tc>
        <w:tc>
          <w:tcPr>
            <w:tcW w:w="3120" w:type="dxa"/>
            <w:shd w:val="clear" w:color="auto" w:fill="auto"/>
            <w:vAlign w:val="bottom"/>
          </w:tcPr>
          <w:p w14:paraId="3DF6E5E2" w14:textId="77777777" w:rsidR="00787C67" w:rsidRPr="007E2934" w:rsidRDefault="00787C67" w:rsidP="00787C67">
            <w:pPr>
              <w:keepNext/>
              <w:jc w:val="center"/>
              <w:rPr>
                <w:rFonts w:ascii="Calibri" w:hAnsi="Calibri"/>
                <w:sz w:val="18"/>
                <w:szCs w:val="18"/>
              </w:rPr>
            </w:pPr>
            <w:r w:rsidRPr="007E2934">
              <w:rPr>
                <w:rFonts w:ascii="Calibri" w:hAnsi="Calibri"/>
                <w:sz w:val="18"/>
                <w:szCs w:val="18"/>
              </w:rPr>
              <w:t>04</w:t>
            </w:r>
          </w:p>
        </w:tc>
        <w:tc>
          <w:tcPr>
            <w:tcW w:w="3120" w:type="dxa"/>
            <w:shd w:val="clear" w:color="auto" w:fill="auto"/>
            <w:vAlign w:val="bottom"/>
          </w:tcPr>
          <w:p w14:paraId="3DF6E5E3" w14:textId="77777777" w:rsidR="00787C67" w:rsidRPr="007E2934" w:rsidRDefault="00787C67" w:rsidP="00787C67">
            <w:pPr>
              <w:keepNext/>
              <w:jc w:val="center"/>
              <w:rPr>
                <w:rFonts w:ascii="Calibri" w:hAnsi="Calibri"/>
                <w:sz w:val="18"/>
                <w:szCs w:val="18"/>
              </w:rPr>
            </w:pPr>
            <w:r w:rsidRPr="007E2934">
              <w:rPr>
                <w:rFonts w:ascii="Calibri" w:hAnsi="Calibri"/>
                <w:sz w:val="18"/>
                <w:szCs w:val="18"/>
              </w:rPr>
              <w:t>05</w:t>
            </w:r>
          </w:p>
        </w:tc>
        <w:tc>
          <w:tcPr>
            <w:tcW w:w="3120" w:type="dxa"/>
            <w:shd w:val="clear" w:color="auto" w:fill="auto"/>
            <w:vAlign w:val="bottom"/>
          </w:tcPr>
          <w:p w14:paraId="3DF6E5E4" w14:textId="77777777" w:rsidR="00787C67" w:rsidRPr="007E2934" w:rsidRDefault="00787C67" w:rsidP="00787C67">
            <w:pPr>
              <w:keepNext/>
              <w:jc w:val="center"/>
              <w:rPr>
                <w:rFonts w:ascii="Calibri" w:hAnsi="Calibri"/>
                <w:sz w:val="18"/>
                <w:szCs w:val="18"/>
              </w:rPr>
            </w:pPr>
            <w:r w:rsidRPr="007E2934">
              <w:rPr>
                <w:rFonts w:ascii="Calibri" w:hAnsi="Calibri"/>
                <w:sz w:val="18"/>
                <w:szCs w:val="18"/>
              </w:rPr>
              <w:t>06</w:t>
            </w:r>
          </w:p>
        </w:tc>
        <w:tc>
          <w:tcPr>
            <w:tcW w:w="1440" w:type="dxa"/>
            <w:shd w:val="clear" w:color="auto" w:fill="auto"/>
            <w:vAlign w:val="bottom"/>
          </w:tcPr>
          <w:p w14:paraId="3DF6E5E5" w14:textId="77777777" w:rsidR="00787C67" w:rsidRPr="007E2934" w:rsidRDefault="00787C67" w:rsidP="00787C67">
            <w:pPr>
              <w:keepNext/>
              <w:jc w:val="center"/>
              <w:rPr>
                <w:rFonts w:ascii="Calibri" w:hAnsi="Calibri"/>
                <w:sz w:val="18"/>
                <w:szCs w:val="18"/>
              </w:rPr>
            </w:pPr>
            <w:r w:rsidRPr="007E2934">
              <w:rPr>
                <w:rFonts w:ascii="Calibri" w:hAnsi="Calibri"/>
                <w:sz w:val="18"/>
                <w:szCs w:val="18"/>
              </w:rPr>
              <w:t>07</w:t>
            </w:r>
          </w:p>
        </w:tc>
      </w:tr>
      <w:tr w:rsidR="00787C67" w:rsidRPr="007E2934" w14:paraId="3DF6E5F0" w14:textId="77777777" w:rsidTr="00B651AA">
        <w:trPr>
          <w:gridAfter w:val="1"/>
          <w:wAfter w:w="18" w:type="dxa"/>
          <w:cantSplit/>
          <w:trHeight w:val="576"/>
        </w:trPr>
        <w:tc>
          <w:tcPr>
            <w:tcW w:w="1458" w:type="dxa"/>
            <w:shd w:val="clear" w:color="auto" w:fill="auto"/>
            <w:vAlign w:val="bottom"/>
          </w:tcPr>
          <w:p w14:paraId="3DF6E5E7" w14:textId="64128A01" w:rsidR="00787C67" w:rsidRPr="000E59FB" w:rsidRDefault="00EC0B00" w:rsidP="00787C67">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00787C67" w:rsidRPr="000E59FB">
              <w:rPr>
                <w:rFonts w:ascii="Calibri" w:hAnsi="Calibri"/>
                <w:sz w:val="18"/>
                <w:szCs w:val="18"/>
              </w:rPr>
              <w:t>Identification or Name</w:t>
            </w:r>
          </w:p>
        </w:tc>
        <w:tc>
          <w:tcPr>
            <w:tcW w:w="1260" w:type="dxa"/>
            <w:shd w:val="clear" w:color="auto" w:fill="auto"/>
            <w:vAlign w:val="bottom"/>
          </w:tcPr>
          <w:p w14:paraId="3DF6E5E8" w14:textId="77777777" w:rsidR="00787C67" w:rsidRPr="000E59FB" w:rsidRDefault="00787C67" w:rsidP="00787C67">
            <w:pPr>
              <w:keepNext/>
              <w:jc w:val="center"/>
              <w:rPr>
                <w:rFonts w:ascii="Calibri" w:hAnsi="Calibri"/>
                <w:sz w:val="18"/>
                <w:szCs w:val="18"/>
              </w:rPr>
            </w:pPr>
            <w:r w:rsidRPr="000E59FB">
              <w:rPr>
                <w:rFonts w:ascii="Calibri" w:hAnsi="Calibri"/>
                <w:sz w:val="18"/>
                <w:szCs w:val="18"/>
              </w:rPr>
              <w:t>Heating Efficiency</w:t>
            </w:r>
          </w:p>
          <w:p w14:paraId="3DF6E5E9" w14:textId="77777777" w:rsidR="00787C67" w:rsidRPr="000E59FB" w:rsidRDefault="00787C67" w:rsidP="00787C67">
            <w:pPr>
              <w:keepNext/>
              <w:jc w:val="center"/>
              <w:rPr>
                <w:rFonts w:ascii="Calibri" w:hAnsi="Calibri"/>
                <w:sz w:val="18"/>
                <w:szCs w:val="18"/>
              </w:rPr>
            </w:pPr>
            <w:r w:rsidRPr="000E59FB">
              <w:rPr>
                <w:rFonts w:ascii="Calibri" w:hAnsi="Calibri"/>
                <w:sz w:val="18"/>
                <w:szCs w:val="18"/>
              </w:rPr>
              <w:t>Type</w:t>
            </w:r>
          </w:p>
        </w:tc>
        <w:tc>
          <w:tcPr>
            <w:tcW w:w="1080" w:type="dxa"/>
            <w:shd w:val="clear" w:color="auto" w:fill="auto"/>
            <w:vAlign w:val="bottom"/>
          </w:tcPr>
          <w:p w14:paraId="3DF6E5EA" w14:textId="77777777" w:rsidR="00787C67" w:rsidRPr="000E59FB" w:rsidRDefault="00787C67" w:rsidP="00787C67">
            <w:pPr>
              <w:keepNext/>
              <w:jc w:val="center"/>
              <w:rPr>
                <w:rFonts w:ascii="Calibri" w:hAnsi="Calibri"/>
                <w:sz w:val="18"/>
                <w:szCs w:val="18"/>
              </w:rPr>
            </w:pPr>
            <w:r w:rsidRPr="000E59FB">
              <w:rPr>
                <w:rFonts w:ascii="Calibri" w:hAnsi="Calibri"/>
                <w:sz w:val="18"/>
                <w:szCs w:val="18"/>
              </w:rPr>
              <w:t>Heating Efficiency</w:t>
            </w:r>
          </w:p>
          <w:p w14:paraId="3DF6E5EB" w14:textId="77777777" w:rsidR="00787C67" w:rsidRPr="000E59FB" w:rsidRDefault="004D288F" w:rsidP="00787C67">
            <w:pPr>
              <w:keepNext/>
              <w:jc w:val="center"/>
              <w:rPr>
                <w:rFonts w:ascii="Calibri" w:hAnsi="Calibri"/>
                <w:sz w:val="18"/>
                <w:szCs w:val="18"/>
              </w:rPr>
            </w:pPr>
            <w:r w:rsidRPr="000E59FB">
              <w:rPr>
                <w:rFonts w:ascii="Calibri" w:hAnsi="Calibri"/>
                <w:sz w:val="18"/>
                <w:szCs w:val="18"/>
              </w:rPr>
              <w:t>V</w:t>
            </w:r>
            <w:r w:rsidR="00787C67" w:rsidRPr="000E59FB">
              <w:rPr>
                <w:rFonts w:ascii="Calibri" w:hAnsi="Calibri"/>
                <w:sz w:val="18"/>
                <w:szCs w:val="18"/>
              </w:rPr>
              <w:t>alue</w:t>
            </w:r>
          </w:p>
        </w:tc>
        <w:tc>
          <w:tcPr>
            <w:tcW w:w="3120" w:type="dxa"/>
            <w:shd w:val="clear" w:color="auto" w:fill="auto"/>
            <w:vAlign w:val="bottom"/>
          </w:tcPr>
          <w:p w14:paraId="3DF6E5EC" w14:textId="77777777" w:rsidR="00787C67" w:rsidRPr="000E59FB" w:rsidRDefault="00787C67" w:rsidP="00787C67">
            <w:pPr>
              <w:keepNext/>
              <w:jc w:val="center"/>
              <w:rPr>
                <w:rFonts w:ascii="Calibri" w:hAnsi="Calibri"/>
                <w:sz w:val="18"/>
                <w:szCs w:val="18"/>
              </w:rPr>
            </w:pPr>
            <w:r w:rsidRPr="000E59FB">
              <w:rPr>
                <w:rFonts w:ascii="Calibri" w:hAnsi="Calibri"/>
                <w:sz w:val="18"/>
                <w:szCs w:val="18"/>
              </w:rPr>
              <w:t>Heating Unit Manufacturer</w:t>
            </w:r>
          </w:p>
        </w:tc>
        <w:tc>
          <w:tcPr>
            <w:tcW w:w="3120" w:type="dxa"/>
            <w:shd w:val="clear" w:color="auto" w:fill="auto"/>
            <w:vAlign w:val="bottom"/>
          </w:tcPr>
          <w:p w14:paraId="3DF6E5ED" w14:textId="77777777" w:rsidR="00787C67" w:rsidRPr="000E59FB" w:rsidRDefault="00787C67" w:rsidP="00787C67">
            <w:pPr>
              <w:keepNext/>
              <w:jc w:val="center"/>
              <w:rPr>
                <w:rFonts w:ascii="Calibri" w:hAnsi="Calibri"/>
                <w:sz w:val="18"/>
                <w:szCs w:val="18"/>
              </w:rPr>
            </w:pPr>
            <w:r w:rsidRPr="000E59FB">
              <w:rPr>
                <w:rFonts w:ascii="Calibri" w:hAnsi="Calibri"/>
                <w:sz w:val="18"/>
                <w:szCs w:val="18"/>
              </w:rPr>
              <w:t>Heating Unit Model Number</w:t>
            </w:r>
          </w:p>
        </w:tc>
        <w:tc>
          <w:tcPr>
            <w:tcW w:w="3120" w:type="dxa"/>
            <w:shd w:val="clear" w:color="auto" w:fill="auto"/>
            <w:vAlign w:val="bottom"/>
          </w:tcPr>
          <w:p w14:paraId="3DF6E5EE" w14:textId="3E2DA636" w:rsidR="00787C67" w:rsidRPr="000E59FB" w:rsidRDefault="00787C67" w:rsidP="000E59FB">
            <w:pPr>
              <w:keepNext/>
              <w:jc w:val="center"/>
              <w:rPr>
                <w:rFonts w:ascii="Calibri" w:hAnsi="Calibri"/>
                <w:sz w:val="18"/>
                <w:szCs w:val="18"/>
              </w:rPr>
            </w:pPr>
            <w:r w:rsidRPr="000E59FB">
              <w:rPr>
                <w:rFonts w:ascii="Calibri" w:hAnsi="Calibri"/>
                <w:sz w:val="18"/>
                <w:szCs w:val="18"/>
              </w:rPr>
              <w:t xml:space="preserve">Heating Unit </w:t>
            </w:r>
            <w:r w:rsidR="000E59FB" w:rsidRPr="000E59FB">
              <w:rPr>
                <w:rFonts w:ascii="Calibri" w:hAnsi="Calibri"/>
                <w:sz w:val="18"/>
                <w:szCs w:val="18"/>
              </w:rPr>
              <w:t>S</w:t>
            </w:r>
            <w:r w:rsidRPr="000E59FB">
              <w:rPr>
                <w:rFonts w:ascii="Calibri" w:hAnsi="Calibri"/>
                <w:sz w:val="18"/>
                <w:szCs w:val="18"/>
              </w:rPr>
              <w:t xml:space="preserve">erial </w:t>
            </w:r>
            <w:r w:rsidR="000E59FB" w:rsidRPr="000E59FB">
              <w:rPr>
                <w:rFonts w:ascii="Calibri" w:hAnsi="Calibri"/>
                <w:sz w:val="18"/>
                <w:szCs w:val="18"/>
              </w:rPr>
              <w:t>N</w:t>
            </w:r>
            <w:r w:rsidRPr="000E59FB">
              <w:rPr>
                <w:rFonts w:ascii="Calibri" w:hAnsi="Calibri"/>
                <w:sz w:val="18"/>
                <w:szCs w:val="18"/>
              </w:rPr>
              <w:t>umber</w:t>
            </w:r>
          </w:p>
        </w:tc>
        <w:tc>
          <w:tcPr>
            <w:tcW w:w="1440" w:type="dxa"/>
            <w:shd w:val="clear" w:color="auto" w:fill="auto"/>
            <w:vAlign w:val="bottom"/>
          </w:tcPr>
          <w:p w14:paraId="3DF6E5EF" w14:textId="1599F26D" w:rsidR="00787C67" w:rsidRPr="000E59FB" w:rsidRDefault="00787C67" w:rsidP="00787C67">
            <w:pPr>
              <w:keepNext/>
              <w:jc w:val="center"/>
              <w:rPr>
                <w:rFonts w:ascii="Calibri" w:hAnsi="Calibri"/>
                <w:sz w:val="18"/>
                <w:szCs w:val="18"/>
              </w:rPr>
            </w:pPr>
            <w:r w:rsidRPr="000E59FB">
              <w:rPr>
                <w:rFonts w:ascii="Calibri" w:hAnsi="Calibri"/>
                <w:sz w:val="18"/>
                <w:szCs w:val="18"/>
              </w:rPr>
              <w:t>Rated Heating Capacity, Output (</w:t>
            </w:r>
            <w:r w:rsidR="00325DEA">
              <w:rPr>
                <w:rFonts w:ascii="Calibri" w:hAnsi="Calibri"/>
                <w:sz w:val="18"/>
                <w:szCs w:val="18"/>
              </w:rPr>
              <w:t>Btu/h</w:t>
            </w:r>
            <w:r w:rsidRPr="000E59FB">
              <w:rPr>
                <w:rFonts w:ascii="Calibri" w:hAnsi="Calibri"/>
                <w:sz w:val="18"/>
                <w:szCs w:val="18"/>
              </w:rPr>
              <w:t>)</w:t>
            </w:r>
          </w:p>
        </w:tc>
      </w:tr>
      <w:tr w:rsidR="00787C67" w:rsidRPr="007E2934" w14:paraId="3DF6E5F9" w14:textId="77777777" w:rsidTr="00B651AA">
        <w:trPr>
          <w:gridAfter w:val="1"/>
          <w:wAfter w:w="18" w:type="dxa"/>
          <w:cantSplit/>
          <w:trHeight w:val="395"/>
        </w:trPr>
        <w:tc>
          <w:tcPr>
            <w:tcW w:w="1458" w:type="dxa"/>
            <w:shd w:val="clear" w:color="auto" w:fill="auto"/>
          </w:tcPr>
          <w:p w14:paraId="3DF6E5F1" w14:textId="77777777" w:rsidR="00787C67" w:rsidRPr="007E2934" w:rsidRDefault="00787C67" w:rsidP="00762E33">
            <w:pPr>
              <w:keepNext/>
              <w:rPr>
                <w:rFonts w:ascii="Calibri" w:hAnsi="Calibri"/>
                <w:sz w:val="18"/>
                <w:szCs w:val="18"/>
              </w:rPr>
            </w:pPr>
            <w:r w:rsidRPr="00A33D4F">
              <w:rPr>
                <w:rFonts w:asciiTheme="minorHAnsi" w:hAnsiTheme="minorHAnsi"/>
                <w:sz w:val="16"/>
                <w:szCs w:val="16"/>
              </w:rPr>
              <w:t>&lt;&lt;reference value from B01&gt;&gt;</w:t>
            </w:r>
          </w:p>
        </w:tc>
        <w:tc>
          <w:tcPr>
            <w:tcW w:w="1260" w:type="dxa"/>
            <w:shd w:val="clear" w:color="auto" w:fill="auto"/>
          </w:tcPr>
          <w:p w14:paraId="3DF6E5F2" w14:textId="77777777" w:rsidR="00787C67" w:rsidRPr="007E2934" w:rsidRDefault="00787C67" w:rsidP="00762E33">
            <w:pPr>
              <w:keepNext/>
              <w:rPr>
                <w:rFonts w:ascii="Calibri" w:hAnsi="Calibri"/>
                <w:sz w:val="18"/>
                <w:szCs w:val="18"/>
              </w:rPr>
            </w:pPr>
            <w:r w:rsidRPr="007E2934">
              <w:rPr>
                <w:rFonts w:ascii="Calibri" w:hAnsi="Calibri"/>
                <w:sz w:val="18"/>
                <w:szCs w:val="18"/>
              </w:rPr>
              <w:t>&lt;&lt;</w:t>
            </w:r>
            <w:r w:rsidR="00762E33">
              <w:rPr>
                <w:rFonts w:ascii="Calibri" w:hAnsi="Calibri"/>
                <w:sz w:val="18"/>
                <w:szCs w:val="18"/>
              </w:rPr>
              <w:t>reference value from C04</w:t>
            </w:r>
            <w:r w:rsidRPr="007E2934">
              <w:rPr>
                <w:rFonts w:ascii="Calibri" w:hAnsi="Calibri"/>
                <w:sz w:val="18"/>
                <w:szCs w:val="18"/>
              </w:rPr>
              <w:t>&gt;&gt;</w:t>
            </w:r>
          </w:p>
        </w:tc>
        <w:tc>
          <w:tcPr>
            <w:tcW w:w="1080" w:type="dxa"/>
            <w:shd w:val="clear" w:color="auto" w:fill="auto"/>
          </w:tcPr>
          <w:p w14:paraId="318F456E" w14:textId="77777777" w:rsidR="00C26685" w:rsidRDefault="00787C67" w:rsidP="00B274E4">
            <w:pPr>
              <w:keepNext/>
              <w:rPr>
                <w:ins w:id="10" w:author="Shewmaker, Michael@Energy" w:date="2017-12-13T14:34:00Z"/>
                <w:rFonts w:ascii="Calibri" w:hAnsi="Calibri"/>
                <w:sz w:val="18"/>
                <w:szCs w:val="18"/>
              </w:rPr>
            </w:pPr>
            <w:r w:rsidRPr="007E2934">
              <w:rPr>
                <w:rFonts w:ascii="Calibri" w:hAnsi="Calibri"/>
                <w:sz w:val="18"/>
                <w:szCs w:val="18"/>
              </w:rPr>
              <w:t>&lt;&lt;</w:t>
            </w:r>
            <w:ins w:id="11" w:author="Shewmaker, Michael@Energy" w:date="2017-12-13T14:34:00Z">
              <w:r w:rsidR="00C26685">
                <w:rPr>
                  <w:rFonts w:ascii="Calibri" w:hAnsi="Calibri"/>
                  <w:sz w:val="18"/>
                  <w:szCs w:val="18"/>
                </w:rPr>
                <w:t>if C05 = NA, then report NA;</w:t>
              </w:r>
            </w:ins>
          </w:p>
          <w:p w14:paraId="3DF6E5F3" w14:textId="51D76E6F" w:rsidR="006D648F" w:rsidRDefault="00C26685" w:rsidP="00B274E4">
            <w:pPr>
              <w:keepNext/>
              <w:rPr>
                <w:rFonts w:asciiTheme="minorHAnsi" w:hAnsiTheme="minorHAnsi"/>
                <w:sz w:val="16"/>
                <w:szCs w:val="16"/>
              </w:rPr>
            </w:pPr>
            <w:ins w:id="12" w:author="Shewmaker, Michael@Energy" w:date="2017-12-13T14:34:00Z">
              <w:r>
                <w:rPr>
                  <w:rFonts w:ascii="Calibri" w:hAnsi="Calibri"/>
                  <w:sz w:val="18"/>
                  <w:szCs w:val="18"/>
                </w:rPr>
                <w:t xml:space="preserve">Else </w:t>
              </w:r>
            </w:ins>
            <w:r w:rsidR="00787C67" w:rsidRPr="007E2934">
              <w:rPr>
                <w:rFonts w:ascii="Calibri" w:hAnsi="Calibri"/>
                <w:sz w:val="18"/>
                <w:szCs w:val="18"/>
              </w:rPr>
              <w:t xml:space="preserve">user input, numeric, </w:t>
            </w:r>
            <w:r w:rsidR="00762E33">
              <w:rPr>
                <w:rFonts w:ascii="Calibri" w:hAnsi="Calibri"/>
                <w:sz w:val="18"/>
                <w:szCs w:val="18"/>
              </w:rPr>
              <w:t xml:space="preserve">xx.x;  check value must be ≥ value in </w:t>
            </w:r>
            <w:r w:rsidR="001A3693" w:rsidRPr="00E3382B">
              <w:rPr>
                <w:rFonts w:ascii="Calibri" w:hAnsi="Calibri"/>
                <w:sz w:val="18"/>
                <w:szCs w:val="18"/>
              </w:rPr>
              <w:t>C</w:t>
            </w:r>
            <w:r w:rsidR="00762E33" w:rsidRPr="00E3382B">
              <w:rPr>
                <w:rFonts w:ascii="Calibri" w:hAnsi="Calibri"/>
                <w:sz w:val="18"/>
                <w:szCs w:val="18"/>
              </w:rPr>
              <w:t>05</w:t>
            </w:r>
            <w:r w:rsidR="00762E33">
              <w:rPr>
                <w:rFonts w:ascii="Calibri" w:hAnsi="Calibri"/>
                <w:sz w:val="18"/>
                <w:szCs w:val="18"/>
              </w:rPr>
              <w:t xml:space="preserve">, to comply; else </w:t>
            </w:r>
            <w:r w:rsidR="00762E33" w:rsidRPr="00A33D4F">
              <w:rPr>
                <w:rFonts w:asciiTheme="minorHAnsi" w:hAnsiTheme="minorHAnsi"/>
                <w:sz w:val="16"/>
                <w:szCs w:val="16"/>
              </w:rPr>
              <w:t>flag</w:t>
            </w:r>
            <w:r w:rsidR="00762E33">
              <w:rPr>
                <w:rFonts w:asciiTheme="minorHAnsi" w:hAnsiTheme="minorHAnsi"/>
                <w:sz w:val="16"/>
                <w:szCs w:val="16"/>
              </w:rPr>
              <w:t xml:space="preserve"> </w:t>
            </w:r>
            <w:r w:rsidR="00762E33" w:rsidRPr="00A33D4F">
              <w:rPr>
                <w:rFonts w:asciiTheme="minorHAnsi" w:hAnsiTheme="minorHAnsi"/>
                <w:sz w:val="16"/>
                <w:szCs w:val="16"/>
              </w:rPr>
              <w:t>non-</w:t>
            </w:r>
            <w:r w:rsidR="00762E33">
              <w:rPr>
                <w:rFonts w:asciiTheme="minorHAnsi" w:hAnsiTheme="minorHAnsi"/>
                <w:sz w:val="16"/>
                <w:szCs w:val="16"/>
              </w:rPr>
              <w:t>compliant value</w:t>
            </w:r>
            <w:r w:rsidR="00762E33" w:rsidRPr="00A33D4F">
              <w:rPr>
                <w:rFonts w:asciiTheme="minorHAnsi" w:hAnsiTheme="minorHAnsi"/>
                <w:sz w:val="16"/>
                <w:szCs w:val="16"/>
              </w:rPr>
              <w:t xml:space="preserve"> </w:t>
            </w:r>
            <w:r w:rsidR="00762E33" w:rsidRPr="00B274E4">
              <w:rPr>
                <w:rFonts w:asciiTheme="minorHAnsi" w:hAnsiTheme="minorHAnsi"/>
                <w:sz w:val="16"/>
                <w:szCs w:val="16"/>
              </w:rPr>
              <w:t xml:space="preserve">and </w:t>
            </w:r>
            <w:r w:rsidR="00B274E4">
              <w:rPr>
                <w:rFonts w:asciiTheme="minorHAnsi" w:hAnsiTheme="minorHAnsi"/>
                <w:sz w:val="16"/>
                <w:szCs w:val="16"/>
              </w:rPr>
              <w:t>do not allow this document to be registered</w:t>
            </w:r>
          </w:p>
          <w:p w14:paraId="3DF6E5F4" w14:textId="77777777" w:rsidR="00787C67" w:rsidRPr="007E2934" w:rsidRDefault="00787C67" w:rsidP="00B274E4">
            <w:pPr>
              <w:keepNext/>
              <w:rPr>
                <w:rFonts w:ascii="Calibri" w:hAnsi="Calibri"/>
                <w:sz w:val="18"/>
                <w:szCs w:val="18"/>
              </w:rPr>
            </w:pPr>
            <w:r w:rsidRPr="007E2934">
              <w:rPr>
                <w:rFonts w:ascii="Calibri" w:hAnsi="Calibri"/>
                <w:sz w:val="18"/>
                <w:szCs w:val="18"/>
              </w:rPr>
              <w:t>&gt;&gt;</w:t>
            </w:r>
          </w:p>
        </w:tc>
        <w:tc>
          <w:tcPr>
            <w:tcW w:w="3120" w:type="dxa"/>
            <w:shd w:val="clear" w:color="auto" w:fill="auto"/>
          </w:tcPr>
          <w:p w14:paraId="3DF6E5F5" w14:textId="77777777" w:rsidR="00787C67" w:rsidRPr="007E2934" w:rsidRDefault="00787C67" w:rsidP="00762E33">
            <w:pPr>
              <w:keepNext/>
              <w:rPr>
                <w:rFonts w:ascii="Calibri" w:hAnsi="Calibri"/>
                <w:sz w:val="18"/>
                <w:szCs w:val="18"/>
              </w:rPr>
            </w:pPr>
            <w:r w:rsidRPr="007E2934">
              <w:rPr>
                <w:rFonts w:ascii="Calibri" w:hAnsi="Calibri"/>
                <w:sz w:val="18"/>
                <w:szCs w:val="18"/>
              </w:rPr>
              <w:t>&lt;&lt;user input alphanumeric text string max 50</w:t>
            </w:r>
            <w:r w:rsidR="000B3CAF">
              <w:rPr>
                <w:rFonts w:ascii="Calibri" w:hAnsi="Calibri"/>
                <w:sz w:val="18"/>
                <w:szCs w:val="18"/>
              </w:rPr>
              <w:t>?</w:t>
            </w:r>
            <w:r w:rsidRPr="007E2934">
              <w:rPr>
                <w:rFonts w:ascii="Calibri" w:hAnsi="Calibri"/>
                <w:sz w:val="18"/>
                <w:szCs w:val="18"/>
              </w:rPr>
              <w:t xml:space="preserve"> characters&gt;&gt;</w:t>
            </w:r>
          </w:p>
        </w:tc>
        <w:tc>
          <w:tcPr>
            <w:tcW w:w="3120" w:type="dxa"/>
            <w:shd w:val="clear" w:color="auto" w:fill="auto"/>
          </w:tcPr>
          <w:p w14:paraId="3DF6E5F6" w14:textId="77777777" w:rsidR="00787C67" w:rsidRPr="007E2934" w:rsidRDefault="00787C67" w:rsidP="00762E33">
            <w:pPr>
              <w:keepNext/>
              <w:rPr>
                <w:rFonts w:ascii="Calibri" w:hAnsi="Calibri"/>
                <w:sz w:val="18"/>
                <w:szCs w:val="18"/>
              </w:rPr>
            </w:pPr>
            <w:r w:rsidRPr="007E2934">
              <w:rPr>
                <w:rFonts w:ascii="Calibri" w:hAnsi="Calibri"/>
                <w:sz w:val="18"/>
                <w:szCs w:val="18"/>
              </w:rPr>
              <w:t>&lt;&lt;user input alphanumeric text string max 50</w:t>
            </w:r>
            <w:r w:rsidR="000B3CAF">
              <w:rPr>
                <w:rFonts w:ascii="Calibri" w:hAnsi="Calibri"/>
                <w:sz w:val="18"/>
                <w:szCs w:val="18"/>
              </w:rPr>
              <w:t>?</w:t>
            </w:r>
            <w:r w:rsidRPr="007E2934">
              <w:rPr>
                <w:rFonts w:ascii="Calibri" w:hAnsi="Calibri"/>
                <w:sz w:val="18"/>
                <w:szCs w:val="18"/>
              </w:rPr>
              <w:t xml:space="preserve"> characters&gt;&gt;</w:t>
            </w:r>
          </w:p>
        </w:tc>
        <w:tc>
          <w:tcPr>
            <w:tcW w:w="3120" w:type="dxa"/>
            <w:shd w:val="clear" w:color="auto" w:fill="auto"/>
          </w:tcPr>
          <w:p w14:paraId="3DF6E5F7" w14:textId="77777777" w:rsidR="00787C67" w:rsidRPr="007E2934" w:rsidRDefault="00787C67" w:rsidP="00762E33">
            <w:pPr>
              <w:keepNext/>
              <w:rPr>
                <w:rFonts w:ascii="Calibri" w:hAnsi="Calibri"/>
                <w:sz w:val="18"/>
                <w:szCs w:val="18"/>
              </w:rPr>
            </w:pPr>
            <w:r w:rsidRPr="007E2934">
              <w:rPr>
                <w:rFonts w:ascii="Calibri" w:hAnsi="Calibri"/>
                <w:sz w:val="18"/>
                <w:szCs w:val="18"/>
              </w:rPr>
              <w:t>&lt;&lt;user input alphanumeric text string max 50</w:t>
            </w:r>
            <w:r w:rsidR="000B3CAF">
              <w:rPr>
                <w:rFonts w:ascii="Calibri" w:hAnsi="Calibri"/>
                <w:sz w:val="18"/>
                <w:szCs w:val="18"/>
              </w:rPr>
              <w:t>?</w:t>
            </w:r>
            <w:r w:rsidRPr="007E2934">
              <w:rPr>
                <w:rFonts w:ascii="Calibri" w:hAnsi="Calibri"/>
                <w:sz w:val="18"/>
                <w:szCs w:val="18"/>
              </w:rPr>
              <w:t xml:space="preserve"> characters&gt;&gt;</w:t>
            </w:r>
          </w:p>
        </w:tc>
        <w:tc>
          <w:tcPr>
            <w:tcW w:w="1440" w:type="dxa"/>
            <w:shd w:val="clear" w:color="auto" w:fill="auto"/>
          </w:tcPr>
          <w:p w14:paraId="3DF6E5F8" w14:textId="77777777" w:rsidR="00787C67" w:rsidRPr="007E2934" w:rsidRDefault="00787C67" w:rsidP="00762E33">
            <w:pPr>
              <w:keepNext/>
              <w:rPr>
                <w:rFonts w:ascii="Calibri" w:hAnsi="Calibri"/>
                <w:sz w:val="18"/>
                <w:szCs w:val="18"/>
              </w:rPr>
            </w:pPr>
            <w:r w:rsidRPr="007E2934">
              <w:rPr>
                <w:rFonts w:ascii="Calibri" w:hAnsi="Calibri"/>
                <w:sz w:val="18"/>
                <w:szCs w:val="18"/>
              </w:rPr>
              <w:t>&lt;&lt;user input, numeric, xxxx&gt;&gt;</w:t>
            </w:r>
          </w:p>
        </w:tc>
      </w:tr>
      <w:tr w:rsidR="00787C67" w:rsidRPr="007E2934" w14:paraId="3DF6E601" w14:textId="77777777" w:rsidTr="00B651AA">
        <w:trPr>
          <w:gridAfter w:val="1"/>
          <w:wAfter w:w="18" w:type="dxa"/>
          <w:cantSplit/>
          <w:trHeight w:val="467"/>
        </w:trPr>
        <w:tc>
          <w:tcPr>
            <w:tcW w:w="1458" w:type="dxa"/>
            <w:shd w:val="clear" w:color="auto" w:fill="auto"/>
            <w:vAlign w:val="bottom"/>
          </w:tcPr>
          <w:p w14:paraId="3DF6E5FA" w14:textId="77777777" w:rsidR="00787C67" w:rsidRPr="007E2934" w:rsidRDefault="00787C67" w:rsidP="00787C67">
            <w:pPr>
              <w:keepNext/>
              <w:jc w:val="center"/>
              <w:rPr>
                <w:rFonts w:ascii="Calibri" w:hAnsi="Calibri"/>
                <w:sz w:val="18"/>
                <w:szCs w:val="18"/>
              </w:rPr>
            </w:pPr>
          </w:p>
        </w:tc>
        <w:tc>
          <w:tcPr>
            <w:tcW w:w="1260" w:type="dxa"/>
            <w:shd w:val="clear" w:color="auto" w:fill="auto"/>
            <w:vAlign w:val="bottom"/>
          </w:tcPr>
          <w:p w14:paraId="3DF6E5FB" w14:textId="77777777" w:rsidR="00787C67" w:rsidRPr="007E2934" w:rsidRDefault="00787C67" w:rsidP="00787C67">
            <w:pPr>
              <w:keepNext/>
              <w:jc w:val="center"/>
              <w:rPr>
                <w:rFonts w:ascii="Calibri" w:hAnsi="Calibri"/>
                <w:sz w:val="18"/>
                <w:szCs w:val="18"/>
              </w:rPr>
            </w:pPr>
          </w:p>
        </w:tc>
        <w:tc>
          <w:tcPr>
            <w:tcW w:w="1080" w:type="dxa"/>
            <w:shd w:val="clear" w:color="auto" w:fill="auto"/>
            <w:vAlign w:val="bottom"/>
          </w:tcPr>
          <w:p w14:paraId="3DF6E5FC" w14:textId="77777777" w:rsidR="00787C67" w:rsidRPr="007E2934" w:rsidRDefault="00787C67" w:rsidP="00787C67">
            <w:pPr>
              <w:keepNext/>
              <w:jc w:val="center"/>
              <w:rPr>
                <w:rFonts w:ascii="Calibri" w:hAnsi="Calibri"/>
                <w:sz w:val="18"/>
                <w:szCs w:val="18"/>
              </w:rPr>
            </w:pPr>
          </w:p>
        </w:tc>
        <w:tc>
          <w:tcPr>
            <w:tcW w:w="3120" w:type="dxa"/>
            <w:shd w:val="clear" w:color="auto" w:fill="auto"/>
            <w:vAlign w:val="bottom"/>
          </w:tcPr>
          <w:p w14:paraId="3DF6E5FD" w14:textId="77777777" w:rsidR="00787C67" w:rsidRPr="007E2934" w:rsidRDefault="00787C67" w:rsidP="00787C67">
            <w:pPr>
              <w:keepNext/>
              <w:jc w:val="center"/>
              <w:rPr>
                <w:rFonts w:ascii="Calibri" w:hAnsi="Calibri"/>
                <w:sz w:val="18"/>
                <w:szCs w:val="18"/>
              </w:rPr>
            </w:pPr>
          </w:p>
        </w:tc>
        <w:tc>
          <w:tcPr>
            <w:tcW w:w="3120" w:type="dxa"/>
            <w:shd w:val="clear" w:color="auto" w:fill="auto"/>
            <w:vAlign w:val="bottom"/>
          </w:tcPr>
          <w:p w14:paraId="3DF6E5FE" w14:textId="77777777" w:rsidR="00787C67" w:rsidRPr="007E2934" w:rsidRDefault="00787C67" w:rsidP="00787C67">
            <w:pPr>
              <w:keepNext/>
              <w:jc w:val="center"/>
              <w:rPr>
                <w:rFonts w:ascii="Calibri" w:hAnsi="Calibri"/>
                <w:sz w:val="18"/>
                <w:szCs w:val="18"/>
              </w:rPr>
            </w:pPr>
          </w:p>
        </w:tc>
        <w:tc>
          <w:tcPr>
            <w:tcW w:w="3120" w:type="dxa"/>
            <w:shd w:val="clear" w:color="auto" w:fill="auto"/>
            <w:vAlign w:val="bottom"/>
          </w:tcPr>
          <w:p w14:paraId="3DF6E5FF" w14:textId="77777777" w:rsidR="00787C67" w:rsidRPr="007E2934" w:rsidRDefault="00787C67" w:rsidP="00787C67">
            <w:pPr>
              <w:keepNext/>
              <w:jc w:val="center"/>
              <w:rPr>
                <w:rFonts w:ascii="Calibri" w:hAnsi="Calibri"/>
                <w:sz w:val="18"/>
                <w:szCs w:val="18"/>
              </w:rPr>
            </w:pPr>
          </w:p>
        </w:tc>
        <w:tc>
          <w:tcPr>
            <w:tcW w:w="1440" w:type="dxa"/>
            <w:shd w:val="clear" w:color="auto" w:fill="auto"/>
            <w:vAlign w:val="bottom"/>
          </w:tcPr>
          <w:p w14:paraId="3DF6E600" w14:textId="77777777" w:rsidR="00787C67" w:rsidRPr="007E2934" w:rsidRDefault="00787C67" w:rsidP="00787C67">
            <w:pPr>
              <w:keepNext/>
              <w:jc w:val="center"/>
              <w:rPr>
                <w:rFonts w:ascii="Calibri" w:hAnsi="Calibri"/>
                <w:sz w:val="18"/>
                <w:szCs w:val="18"/>
              </w:rPr>
            </w:pPr>
          </w:p>
        </w:tc>
      </w:tr>
      <w:tr w:rsidR="00787C67" w:rsidRPr="007E2934" w14:paraId="3DF6E603" w14:textId="77777777" w:rsidTr="00B651AA">
        <w:trPr>
          <w:cantSplit/>
        </w:trPr>
        <w:tc>
          <w:tcPr>
            <w:tcW w:w="14616" w:type="dxa"/>
            <w:gridSpan w:val="8"/>
            <w:shd w:val="clear" w:color="auto" w:fill="auto"/>
          </w:tcPr>
          <w:p w14:paraId="3DF6E602" w14:textId="77777777" w:rsidR="00787C67" w:rsidRPr="007E2934" w:rsidRDefault="00787C67" w:rsidP="00787C67">
            <w:pPr>
              <w:keepNext/>
              <w:rPr>
                <w:rFonts w:ascii="Calibri" w:hAnsi="Calibri"/>
                <w:sz w:val="18"/>
                <w:szCs w:val="18"/>
              </w:rPr>
            </w:pPr>
            <w:r w:rsidRPr="007E2934">
              <w:rPr>
                <w:rFonts w:ascii="Calibri" w:hAnsi="Calibri"/>
                <w:sz w:val="18"/>
                <w:szCs w:val="18"/>
              </w:rPr>
              <w:t>Notes:</w:t>
            </w:r>
          </w:p>
        </w:tc>
      </w:tr>
    </w:tbl>
    <w:p w14:paraId="3DF6E604" w14:textId="77777777" w:rsidR="00787C67" w:rsidRDefault="00787C67" w:rsidP="008846F4">
      <w:pPr>
        <w:rPr>
          <w:rFonts w:ascii="Calibri" w:hAnsi="Calibri"/>
          <w:sz w:val="18"/>
          <w:szCs w:val="18"/>
        </w:rPr>
      </w:pPr>
    </w:p>
    <w:p w14:paraId="3DF6E605" w14:textId="77777777" w:rsidR="00787C67" w:rsidRPr="007E2934" w:rsidRDefault="00787C67"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260"/>
        <w:gridCol w:w="1080"/>
        <w:gridCol w:w="2760"/>
        <w:gridCol w:w="2580"/>
        <w:gridCol w:w="2580"/>
        <w:gridCol w:w="1440"/>
        <w:gridCol w:w="1440"/>
      </w:tblGrid>
      <w:tr w:rsidR="000F413D" w:rsidRPr="007E2934" w14:paraId="3DF6E608" w14:textId="77777777" w:rsidTr="00B651AA">
        <w:trPr>
          <w:cantSplit/>
        </w:trPr>
        <w:tc>
          <w:tcPr>
            <w:tcW w:w="14598" w:type="dxa"/>
            <w:gridSpan w:val="8"/>
            <w:shd w:val="clear" w:color="auto" w:fill="auto"/>
          </w:tcPr>
          <w:p w14:paraId="3DF6E606" w14:textId="77777777" w:rsidR="000F413D" w:rsidRDefault="00AD1D84" w:rsidP="00F60E55">
            <w:pPr>
              <w:keepNext/>
              <w:rPr>
                <w:rFonts w:ascii="Calibri" w:hAnsi="Calibri"/>
                <w:b/>
                <w:sz w:val="18"/>
                <w:szCs w:val="18"/>
              </w:rPr>
            </w:pPr>
            <w:r>
              <w:rPr>
                <w:rFonts w:ascii="Calibri" w:hAnsi="Calibri"/>
                <w:b/>
                <w:sz w:val="18"/>
                <w:szCs w:val="18"/>
              </w:rPr>
              <w:t>E</w:t>
            </w:r>
            <w:r w:rsidR="000F413D" w:rsidRPr="007E2934">
              <w:rPr>
                <w:rFonts w:ascii="Calibri" w:hAnsi="Calibri"/>
                <w:b/>
                <w:sz w:val="18"/>
                <w:szCs w:val="18"/>
              </w:rPr>
              <w:t xml:space="preserve">. Installed Cooling Equipment </w:t>
            </w:r>
            <w:r w:rsidR="00443514">
              <w:rPr>
                <w:rFonts w:ascii="Calibri" w:hAnsi="Calibri"/>
                <w:b/>
                <w:sz w:val="18"/>
                <w:szCs w:val="18"/>
              </w:rPr>
              <w:t>I</w:t>
            </w:r>
            <w:r w:rsidR="000F413D" w:rsidRPr="007E2934">
              <w:rPr>
                <w:rFonts w:ascii="Calibri" w:hAnsi="Calibri"/>
                <w:b/>
                <w:sz w:val="18"/>
                <w:szCs w:val="18"/>
              </w:rPr>
              <w:t>nformation:</w:t>
            </w:r>
          </w:p>
          <w:p w14:paraId="3DF6E607" w14:textId="77777777" w:rsidR="00B869B6" w:rsidRPr="007E2934" w:rsidRDefault="0076161D" w:rsidP="00423C41">
            <w:pPr>
              <w:keepNext/>
              <w:rPr>
                <w:rFonts w:ascii="Calibri" w:hAnsi="Calibri"/>
                <w:b/>
                <w:sz w:val="18"/>
                <w:szCs w:val="18"/>
              </w:rPr>
            </w:pPr>
            <w:r>
              <w:rPr>
                <w:rFonts w:ascii="Calibri" w:hAnsi="Calibri"/>
                <w:sz w:val="18"/>
                <w:szCs w:val="18"/>
              </w:rPr>
              <w:t xml:space="preserve">&lt;&lt;if all of the SC Systems listed in Section </w:t>
            </w:r>
            <w:r w:rsidR="00400F23">
              <w:rPr>
                <w:rFonts w:ascii="Calibri" w:hAnsi="Calibri"/>
                <w:sz w:val="18"/>
                <w:szCs w:val="18"/>
              </w:rPr>
              <w:t xml:space="preserve">C </w:t>
            </w:r>
            <w:r>
              <w:rPr>
                <w:rFonts w:ascii="Calibri" w:hAnsi="Calibri"/>
                <w:sz w:val="18"/>
                <w:szCs w:val="18"/>
              </w:rPr>
              <w:t>have a value</w:t>
            </w:r>
            <w:r w:rsidR="003B494A">
              <w:rPr>
                <w:rFonts w:ascii="Calibri" w:hAnsi="Calibri"/>
                <w:sz w:val="18"/>
                <w:szCs w:val="18"/>
              </w:rPr>
              <w:t xml:space="preserve"> in C06</w:t>
            </w:r>
            <w:r>
              <w:rPr>
                <w:rFonts w:ascii="Calibri" w:hAnsi="Calibri"/>
                <w:sz w:val="18"/>
                <w:szCs w:val="18"/>
              </w:rPr>
              <w:t>=</w:t>
            </w:r>
            <w:r w:rsidRPr="00761C61">
              <w:rPr>
                <w:rFonts w:asciiTheme="minorHAnsi" w:hAnsiTheme="minorHAnsi"/>
                <w:sz w:val="16"/>
                <w:szCs w:val="16"/>
              </w:rPr>
              <w:t>no cooling</w:t>
            </w:r>
            <w:r>
              <w:rPr>
                <w:rFonts w:ascii="Calibri" w:hAnsi="Calibri"/>
                <w:sz w:val="18"/>
                <w:szCs w:val="18"/>
              </w:rPr>
              <w:t xml:space="preserve">, </w:t>
            </w:r>
            <w:r w:rsidRPr="00AD1D84">
              <w:rPr>
                <w:rFonts w:ascii="Calibri" w:hAnsi="Calibri"/>
                <w:sz w:val="18"/>
                <w:szCs w:val="18"/>
              </w:rPr>
              <w:t xml:space="preserve">then display the </w:t>
            </w:r>
            <w:r w:rsidR="005C309B">
              <w:rPr>
                <w:rFonts w:ascii="Calibri" w:hAnsi="Calibri"/>
                <w:sz w:val="18"/>
                <w:szCs w:val="18"/>
              </w:rPr>
              <w:t>section does not apply</w:t>
            </w:r>
            <w:r w:rsidR="00400C66">
              <w:rPr>
                <w:rFonts w:ascii="Calibri" w:hAnsi="Calibri"/>
                <w:sz w:val="18"/>
                <w:szCs w:val="18"/>
              </w:rPr>
              <w:t xml:space="preserve"> message; else</w:t>
            </w:r>
            <w:r w:rsidR="00B869B6" w:rsidRPr="00392860">
              <w:rPr>
                <w:rFonts w:ascii="Calibri" w:hAnsi="Calibri"/>
                <w:sz w:val="18"/>
                <w:szCs w:val="18"/>
              </w:rPr>
              <w:t xml:space="preserve"> require one row of data in this table </w:t>
            </w:r>
            <w:r w:rsidR="00B869B6">
              <w:rPr>
                <w:rFonts w:ascii="Calibri" w:hAnsi="Calibri"/>
                <w:sz w:val="18"/>
                <w:szCs w:val="18"/>
              </w:rPr>
              <w:t xml:space="preserve">for each of the SC Systems listed in Section </w:t>
            </w:r>
            <w:r w:rsidR="00A510AA">
              <w:rPr>
                <w:rFonts w:ascii="Calibri" w:hAnsi="Calibri"/>
                <w:sz w:val="18"/>
                <w:szCs w:val="18"/>
              </w:rPr>
              <w:t xml:space="preserve">C </w:t>
            </w:r>
            <w:r>
              <w:rPr>
                <w:rFonts w:ascii="Calibri" w:hAnsi="Calibri"/>
                <w:sz w:val="18"/>
                <w:szCs w:val="18"/>
              </w:rPr>
              <w:t>that do not have</w:t>
            </w:r>
            <w:r w:rsidR="00834779">
              <w:rPr>
                <w:rFonts w:ascii="Calibri" w:hAnsi="Calibri"/>
                <w:sz w:val="18"/>
                <w:szCs w:val="18"/>
              </w:rPr>
              <w:t>:</w:t>
            </w:r>
            <w:r>
              <w:rPr>
                <w:rFonts w:ascii="Calibri" w:hAnsi="Calibri"/>
                <w:sz w:val="18"/>
                <w:szCs w:val="18"/>
              </w:rPr>
              <w:t xml:space="preserve"> a value</w:t>
            </w:r>
            <w:r w:rsidR="0090068F">
              <w:rPr>
                <w:rFonts w:ascii="Calibri" w:hAnsi="Calibri"/>
                <w:sz w:val="18"/>
                <w:szCs w:val="18"/>
              </w:rPr>
              <w:t xml:space="preserve"> in C06</w:t>
            </w:r>
            <w:r>
              <w:rPr>
                <w:rFonts w:ascii="Calibri" w:hAnsi="Calibri"/>
                <w:sz w:val="18"/>
                <w:szCs w:val="18"/>
              </w:rPr>
              <w:t>=</w:t>
            </w:r>
            <w:r w:rsidRPr="00761C61">
              <w:rPr>
                <w:rFonts w:asciiTheme="minorHAnsi" w:hAnsiTheme="minorHAnsi"/>
                <w:sz w:val="16"/>
                <w:szCs w:val="16"/>
              </w:rPr>
              <w:t>no cooling</w:t>
            </w:r>
            <w:r w:rsidR="00423C41">
              <w:t xml:space="preserve"> </w:t>
            </w:r>
            <w:r w:rsidR="00423C41">
              <w:rPr>
                <w:rFonts w:asciiTheme="minorHAnsi" w:hAnsiTheme="minorHAnsi"/>
                <w:sz w:val="16"/>
                <w:szCs w:val="16"/>
              </w:rPr>
              <w:t>or</w:t>
            </w:r>
            <w:r w:rsidR="00423C41" w:rsidRPr="00423C41">
              <w:rPr>
                <w:rFonts w:asciiTheme="minorHAnsi" w:hAnsiTheme="minorHAnsi"/>
                <w:sz w:val="16"/>
                <w:szCs w:val="16"/>
              </w:rPr>
              <w:t xml:space="preserve"> </w:t>
            </w:r>
            <w:r w:rsidR="00423C41">
              <w:rPr>
                <w:rFonts w:asciiTheme="minorHAnsi" w:hAnsiTheme="minorHAnsi"/>
                <w:sz w:val="16"/>
                <w:szCs w:val="16"/>
              </w:rPr>
              <w:t xml:space="preserve">a value in </w:t>
            </w:r>
            <w:r w:rsidR="00423C41" w:rsidRPr="00423C41">
              <w:rPr>
                <w:rFonts w:asciiTheme="minorHAnsi" w:hAnsiTheme="minorHAnsi"/>
                <w:sz w:val="16"/>
                <w:szCs w:val="16"/>
              </w:rPr>
              <w:t>C07</w:t>
            </w:r>
            <w:r w:rsidR="00423C41">
              <w:rPr>
                <w:rFonts w:asciiTheme="minorHAnsi" w:hAnsiTheme="minorHAnsi"/>
                <w:sz w:val="16"/>
                <w:szCs w:val="16"/>
              </w:rPr>
              <w:t xml:space="preserve"> =</w:t>
            </w:r>
            <w:r w:rsidR="00423C41" w:rsidRPr="00423C41">
              <w:rPr>
                <w:rFonts w:asciiTheme="minorHAnsi" w:hAnsiTheme="minorHAnsi"/>
                <w:sz w:val="16"/>
                <w:szCs w:val="16"/>
              </w:rPr>
              <w:t xml:space="preserve"> no cooling component altered </w:t>
            </w:r>
            <w:r w:rsidR="00B869B6" w:rsidRPr="00392860">
              <w:rPr>
                <w:rFonts w:ascii="Calibri" w:hAnsi="Calibri"/>
                <w:sz w:val="18"/>
                <w:szCs w:val="18"/>
              </w:rPr>
              <w:t>&gt;&gt;</w:t>
            </w:r>
          </w:p>
        </w:tc>
      </w:tr>
      <w:tr w:rsidR="000F413D" w:rsidRPr="007E2934" w14:paraId="3DF6E611" w14:textId="77777777" w:rsidTr="00B651AA">
        <w:trPr>
          <w:cantSplit/>
          <w:trHeight w:val="224"/>
        </w:trPr>
        <w:tc>
          <w:tcPr>
            <w:tcW w:w="1458" w:type="dxa"/>
            <w:shd w:val="clear" w:color="auto" w:fill="auto"/>
            <w:vAlign w:val="bottom"/>
          </w:tcPr>
          <w:p w14:paraId="3DF6E609"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01</w:t>
            </w:r>
          </w:p>
        </w:tc>
        <w:tc>
          <w:tcPr>
            <w:tcW w:w="1260" w:type="dxa"/>
            <w:shd w:val="clear" w:color="auto" w:fill="auto"/>
            <w:vAlign w:val="bottom"/>
          </w:tcPr>
          <w:p w14:paraId="3DF6E60A"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02</w:t>
            </w:r>
          </w:p>
        </w:tc>
        <w:tc>
          <w:tcPr>
            <w:tcW w:w="1080" w:type="dxa"/>
            <w:shd w:val="clear" w:color="auto" w:fill="auto"/>
            <w:vAlign w:val="bottom"/>
          </w:tcPr>
          <w:p w14:paraId="3DF6E60B"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03</w:t>
            </w:r>
          </w:p>
        </w:tc>
        <w:tc>
          <w:tcPr>
            <w:tcW w:w="2760" w:type="dxa"/>
            <w:shd w:val="clear" w:color="auto" w:fill="auto"/>
            <w:vAlign w:val="bottom"/>
          </w:tcPr>
          <w:p w14:paraId="3DF6E60C"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04</w:t>
            </w:r>
          </w:p>
        </w:tc>
        <w:tc>
          <w:tcPr>
            <w:tcW w:w="2580" w:type="dxa"/>
            <w:shd w:val="clear" w:color="auto" w:fill="auto"/>
            <w:vAlign w:val="bottom"/>
          </w:tcPr>
          <w:p w14:paraId="3DF6E60D"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05</w:t>
            </w:r>
          </w:p>
        </w:tc>
        <w:tc>
          <w:tcPr>
            <w:tcW w:w="2580" w:type="dxa"/>
            <w:shd w:val="clear" w:color="auto" w:fill="auto"/>
            <w:vAlign w:val="bottom"/>
          </w:tcPr>
          <w:p w14:paraId="3DF6E60E"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06</w:t>
            </w:r>
          </w:p>
        </w:tc>
        <w:tc>
          <w:tcPr>
            <w:tcW w:w="1440" w:type="dxa"/>
            <w:shd w:val="clear" w:color="auto" w:fill="auto"/>
            <w:vAlign w:val="bottom"/>
          </w:tcPr>
          <w:p w14:paraId="3DF6E60F"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07</w:t>
            </w:r>
          </w:p>
        </w:tc>
        <w:tc>
          <w:tcPr>
            <w:tcW w:w="1440" w:type="dxa"/>
            <w:shd w:val="clear" w:color="auto" w:fill="auto"/>
            <w:vAlign w:val="bottom"/>
          </w:tcPr>
          <w:p w14:paraId="3DF6E610" w14:textId="77777777" w:rsidR="000F413D" w:rsidRPr="007E2934" w:rsidRDefault="000F413D" w:rsidP="00BA02F4">
            <w:pPr>
              <w:keepNext/>
              <w:jc w:val="center"/>
              <w:rPr>
                <w:rFonts w:ascii="Calibri" w:hAnsi="Calibri"/>
                <w:sz w:val="18"/>
                <w:szCs w:val="18"/>
              </w:rPr>
            </w:pPr>
            <w:r w:rsidRPr="007E2934">
              <w:rPr>
                <w:rFonts w:ascii="Calibri" w:hAnsi="Calibri"/>
                <w:sz w:val="18"/>
                <w:szCs w:val="18"/>
              </w:rPr>
              <w:t>08</w:t>
            </w:r>
          </w:p>
        </w:tc>
      </w:tr>
      <w:tr w:rsidR="000F413D" w:rsidRPr="007E2934" w14:paraId="3DF6E61C" w14:textId="77777777" w:rsidTr="00B651AA">
        <w:trPr>
          <w:cantSplit/>
          <w:trHeight w:val="576"/>
        </w:trPr>
        <w:tc>
          <w:tcPr>
            <w:tcW w:w="1458" w:type="dxa"/>
            <w:shd w:val="clear" w:color="auto" w:fill="auto"/>
            <w:vAlign w:val="bottom"/>
          </w:tcPr>
          <w:p w14:paraId="3DF6E612" w14:textId="4DF60834" w:rsidR="000F413D" w:rsidRPr="000E59FB" w:rsidRDefault="00EC0B00" w:rsidP="00BA02F4">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000F413D" w:rsidRPr="000E59FB">
              <w:rPr>
                <w:rFonts w:ascii="Calibri" w:hAnsi="Calibri"/>
                <w:sz w:val="18"/>
                <w:szCs w:val="18"/>
              </w:rPr>
              <w:t>Identification or Name</w:t>
            </w:r>
          </w:p>
        </w:tc>
        <w:tc>
          <w:tcPr>
            <w:tcW w:w="1260" w:type="dxa"/>
            <w:shd w:val="clear" w:color="auto" w:fill="auto"/>
            <w:vAlign w:val="bottom"/>
          </w:tcPr>
          <w:p w14:paraId="3DF6E613" w14:textId="77777777" w:rsidR="000B3CAF" w:rsidRPr="000E59FB" w:rsidRDefault="00787C67" w:rsidP="00BA02F4">
            <w:pPr>
              <w:keepNext/>
              <w:jc w:val="center"/>
              <w:rPr>
                <w:rFonts w:ascii="Calibri" w:hAnsi="Calibri"/>
                <w:sz w:val="16"/>
                <w:szCs w:val="16"/>
              </w:rPr>
            </w:pPr>
            <w:r w:rsidRPr="000E59FB">
              <w:rPr>
                <w:rFonts w:ascii="Calibri" w:hAnsi="Calibri"/>
                <w:sz w:val="16"/>
                <w:szCs w:val="16"/>
              </w:rPr>
              <w:t xml:space="preserve">Cooling Efficiency </w:t>
            </w:r>
          </w:p>
          <w:p w14:paraId="3DF6E614" w14:textId="77777777" w:rsidR="000F413D" w:rsidRPr="000E59FB" w:rsidRDefault="00787C67" w:rsidP="00BA02F4">
            <w:pPr>
              <w:keepNext/>
              <w:jc w:val="center"/>
              <w:rPr>
                <w:rFonts w:ascii="Calibri" w:hAnsi="Calibri"/>
                <w:sz w:val="18"/>
                <w:szCs w:val="18"/>
              </w:rPr>
            </w:pPr>
            <w:r w:rsidRPr="000E59FB">
              <w:rPr>
                <w:rFonts w:ascii="Calibri" w:hAnsi="Calibri"/>
                <w:sz w:val="16"/>
                <w:szCs w:val="16"/>
              </w:rPr>
              <w:t>Type</w:t>
            </w:r>
          </w:p>
        </w:tc>
        <w:tc>
          <w:tcPr>
            <w:tcW w:w="1080" w:type="dxa"/>
            <w:shd w:val="clear" w:color="auto" w:fill="auto"/>
            <w:vAlign w:val="bottom"/>
          </w:tcPr>
          <w:p w14:paraId="3DF6E615" w14:textId="77777777" w:rsidR="000F413D" w:rsidRPr="000E59FB" w:rsidRDefault="00787C67" w:rsidP="00787C67">
            <w:pPr>
              <w:keepNext/>
              <w:jc w:val="center"/>
              <w:rPr>
                <w:rFonts w:ascii="Calibri" w:hAnsi="Calibri"/>
                <w:sz w:val="18"/>
                <w:szCs w:val="18"/>
              </w:rPr>
            </w:pPr>
            <w:r w:rsidRPr="000E59FB">
              <w:rPr>
                <w:rFonts w:ascii="Calibri" w:hAnsi="Calibri"/>
                <w:sz w:val="16"/>
                <w:szCs w:val="16"/>
              </w:rPr>
              <w:t>Cooling Efficiency Value</w:t>
            </w:r>
          </w:p>
        </w:tc>
        <w:tc>
          <w:tcPr>
            <w:tcW w:w="2760" w:type="dxa"/>
            <w:shd w:val="clear" w:color="auto" w:fill="auto"/>
            <w:vAlign w:val="bottom"/>
          </w:tcPr>
          <w:p w14:paraId="3DF6E616" w14:textId="77777777" w:rsidR="000F413D" w:rsidRPr="000E59FB" w:rsidRDefault="000F413D" w:rsidP="00DC6782">
            <w:pPr>
              <w:keepNext/>
              <w:jc w:val="center"/>
              <w:rPr>
                <w:rFonts w:ascii="Calibri" w:hAnsi="Calibri"/>
                <w:sz w:val="18"/>
                <w:szCs w:val="18"/>
              </w:rPr>
            </w:pPr>
            <w:r w:rsidRPr="000E59FB">
              <w:rPr>
                <w:rFonts w:ascii="Calibri" w:hAnsi="Calibri"/>
                <w:sz w:val="18"/>
                <w:szCs w:val="18"/>
              </w:rPr>
              <w:t>Condenser or Package Unit Manufacturer</w:t>
            </w:r>
          </w:p>
        </w:tc>
        <w:tc>
          <w:tcPr>
            <w:tcW w:w="2580" w:type="dxa"/>
            <w:shd w:val="clear" w:color="auto" w:fill="auto"/>
            <w:vAlign w:val="bottom"/>
          </w:tcPr>
          <w:p w14:paraId="3DF6E617" w14:textId="77777777" w:rsidR="000F413D" w:rsidRPr="000E59FB" w:rsidRDefault="000F413D" w:rsidP="00DC6782">
            <w:pPr>
              <w:keepNext/>
              <w:jc w:val="center"/>
              <w:rPr>
                <w:rFonts w:ascii="Calibri" w:hAnsi="Calibri"/>
                <w:sz w:val="18"/>
                <w:szCs w:val="18"/>
              </w:rPr>
            </w:pPr>
            <w:r w:rsidRPr="000E59FB">
              <w:rPr>
                <w:rFonts w:ascii="Calibri" w:hAnsi="Calibri"/>
                <w:sz w:val="18"/>
                <w:szCs w:val="18"/>
              </w:rPr>
              <w:t>Condenser or Package Unit Model Number</w:t>
            </w:r>
          </w:p>
        </w:tc>
        <w:tc>
          <w:tcPr>
            <w:tcW w:w="2580" w:type="dxa"/>
            <w:shd w:val="clear" w:color="auto" w:fill="auto"/>
            <w:vAlign w:val="bottom"/>
          </w:tcPr>
          <w:p w14:paraId="3DF6E618" w14:textId="77777777" w:rsidR="000F413D" w:rsidRPr="000E59FB" w:rsidRDefault="000F413D" w:rsidP="00DC6782">
            <w:pPr>
              <w:keepNext/>
              <w:jc w:val="center"/>
              <w:rPr>
                <w:rFonts w:ascii="Calibri" w:hAnsi="Calibri"/>
                <w:sz w:val="18"/>
                <w:szCs w:val="18"/>
              </w:rPr>
            </w:pPr>
            <w:r w:rsidRPr="000E59FB">
              <w:rPr>
                <w:rFonts w:ascii="Calibri" w:hAnsi="Calibri"/>
                <w:sz w:val="18"/>
                <w:szCs w:val="18"/>
              </w:rPr>
              <w:t xml:space="preserve">Condenser or Package Unit </w:t>
            </w:r>
          </w:p>
          <w:p w14:paraId="3DF6E619" w14:textId="77777777" w:rsidR="000F413D" w:rsidRPr="000E59FB" w:rsidRDefault="000F413D" w:rsidP="00DC6782">
            <w:pPr>
              <w:keepNext/>
              <w:jc w:val="center"/>
              <w:rPr>
                <w:rFonts w:ascii="Calibri" w:hAnsi="Calibri"/>
                <w:sz w:val="18"/>
                <w:szCs w:val="18"/>
              </w:rPr>
            </w:pPr>
            <w:r w:rsidRPr="000E59FB">
              <w:rPr>
                <w:rFonts w:ascii="Calibri" w:hAnsi="Calibri"/>
                <w:sz w:val="18"/>
                <w:szCs w:val="18"/>
              </w:rPr>
              <w:t>Serial Number</w:t>
            </w:r>
          </w:p>
        </w:tc>
        <w:tc>
          <w:tcPr>
            <w:tcW w:w="1440" w:type="dxa"/>
            <w:shd w:val="clear" w:color="auto" w:fill="auto"/>
            <w:vAlign w:val="bottom"/>
          </w:tcPr>
          <w:p w14:paraId="3DF6E61A" w14:textId="542312F5" w:rsidR="000F413D" w:rsidRPr="000E59FB" w:rsidRDefault="000F413D" w:rsidP="003B494A">
            <w:pPr>
              <w:keepNext/>
              <w:jc w:val="center"/>
              <w:rPr>
                <w:rFonts w:ascii="Calibri" w:hAnsi="Calibri"/>
                <w:sz w:val="18"/>
                <w:szCs w:val="18"/>
              </w:rPr>
            </w:pPr>
            <w:r w:rsidRPr="000E59FB">
              <w:rPr>
                <w:rFonts w:ascii="Calibri" w:hAnsi="Calibri"/>
                <w:sz w:val="18"/>
                <w:szCs w:val="18"/>
              </w:rPr>
              <w:t>System Rated Cooling Capacity</w:t>
            </w:r>
            <w:r w:rsidR="004D288F" w:rsidRPr="000E59FB">
              <w:rPr>
                <w:rFonts w:ascii="Calibri" w:hAnsi="Calibri"/>
                <w:sz w:val="18"/>
                <w:szCs w:val="18"/>
              </w:rPr>
              <w:t xml:space="preserve"> at Design C</w:t>
            </w:r>
            <w:r w:rsidRPr="000E59FB">
              <w:rPr>
                <w:rFonts w:ascii="Calibri" w:hAnsi="Calibri"/>
                <w:sz w:val="18"/>
                <w:szCs w:val="18"/>
              </w:rPr>
              <w:t>onditions (</w:t>
            </w:r>
            <w:r w:rsidR="00325DEA">
              <w:rPr>
                <w:rFonts w:ascii="Calibri" w:hAnsi="Calibri"/>
                <w:sz w:val="18"/>
                <w:szCs w:val="18"/>
              </w:rPr>
              <w:t>Btu/h</w:t>
            </w:r>
            <w:r w:rsidRPr="000E59FB">
              <w:rPr>
                <w:rFonts w:ascii="Calibri" w:hAnsi="Calibri"/>
                <w:sz w:val="18"/>
                <w:szCs w:val="18"/>
              </w:rPr>
              <w:t>)</w:t>
            </w:r>
          </w:p>
        </w:tc>
        <w:tc>
          <w:tcPr>
            <w:tcW w:w="1440" w:type="dxa"/>
            <w:shd w:val="clear" w:color="auto" w:fill="auto"/>
            <w:vAlign w:val="bottom"/>
          </w:tcPr>
          <w:p w14:paraId="3DF6E61B" w14:textId="77777777" w:rsidR="000F413D" w:rsidRPr="000E59FB" w:rsidRDefault="000F413D" w:rsidP="00BA02F4">
            <w:pPr>
              <w:keepNext/>
              <w:jc w:val="center"/>
              <w:rPr>
                <w:rFonts w:ascii="Calibri" w:hAnsi="Calibri"/>
                <w:sz w:val="18"/>
                <w:szCs w:val="18"/>
              </w:rPr>
            </w:pPr>
            <w:r w:rsidRPr="000E59FB">
              <w:rPr>
                <w:rFonts w:ascii="Calibri" w:hAnsi="Calibri"/>
                <w:sz w:val="18"/>
                <w:szCs w:val="18"/>
              </w:rPr>
              <w:t>Condenser Rated Nominal Capacity (ton)</w:t>
            </w:r>
          </w:p>
        </w:tc>
      </w:tr>
      <w:tr w:rsidR="000F413D" w:rsidRPr="007E2934" w14:paraId="3DF6E626" w14:textId="77777777" w:rsidTr="00B651AA">
        <w:trPr>
          <w:cantSplit/>
          <w:trHeight w:val="395"/>
        </w:trPr>
        <w:tc>
          <w:tcPr>
            <w:tcW w:w="1458" w:type="dxa"/>
            <w:shd w:val="clear" w:color="auto" w:fill="auto"/>
          </w:tcPr>
          <w:p w14:paraId="3DF6E61D" w14:textId="77777777" w:rsidR="000F413D" w:rsidRPr="007E2934" w:rsidRDefault="00787C67" w:rsidP="00A510AA">
            <w:pPr>
              <w:keepNext/>
              <w:rPr>
                <w:rFonts w:ascii="Calibri" w:hAnsi="Calibri"/>
                <w:sz w:val="18"/>
                <w:szCs w:val="18"/>
              </w:rPr>
            </w:pPr>
            <w:r w:rsidRPr="00A33D4F">
              <w:rPr>
                <w:rFonts w:asciiTheme="minorHAnsi" w:hAnsiTheme="minorHAnsi"/>
                <w:sz w:val="16"/>
                <w:szCs w:val="16"/>
              </w:rPr>
              <w:t xml:space="preserve">&lt;&lt;reference value from </w:t>
            </w:r>
            <w:r w:rsidR="00A510AA">
              <w:rPr>
                <w:rFonts w:asciiTheme="minorHAnsi" w:hAnsiTheme="minorHAnsi"/>
                <w:sz w:val="16"/>
                <w:szCs w:val="16"/>
              </w:rPr>
              <w:t>C01</w:t>
            </w:r>
            <w:r w:rsidRPr="00A33D4F">
              <w:rPr>
                <w:rFonts w:asciiTheme="minorHAnsi" w:hAnsiTheme="minorHAnsi"/>
                <w:sz w:val="16"/>
                <w:szCs w:val="16"/>
              </w:rPr>
              <w:t>&gt;&gt;</w:t>
            </w:r>
          </w:p>
        </w:tc>
        <w:tc>
          <w:tcPr>
            <w:tcW w:w="1260" w:type="dxa"/>
            <w:shd w:val="clear" w:color="auto" w:fill="auto"/>
          </w:tcPr>
          <w:p w14:paraId="3DF6E61E" w14:textId="77777777" w:rsidR="000F413D" w:rsidRPr="007E2934" w:rsidRDefault="004D288F" w:rsidP="004D288F">
            <w:pPr>
              <w:keepNext/>
              <w:rPr>
                <w:rFonts w:ascii="Calibri" w:hAnsi="Calibri"/>
                <w:sz w:val="18"/>
                <w:szCs w:val="18"/>
              </w:rPr>
            </w:pPr>
            <w:r w:rsidRPr="007E2934">
              <w:rPr>
                <w:rFonts w:ascii="Calibri" w:hAnsi="Calibri"/>
                <w:sz w:val="18"/>
                <w:szCs w:val="18"/>
              </w:rPr>
              <w:t>&lt;&lt;</w:t>
            </w:r>
            <w:r>
              <w:rPr>
                <w:rFonts w:ascii="Calibri" w:hAnsi="Calibri"/>
                <w:sz w:val="18"/>
                <w:szCs w:val="18"/>
              </w:rPr>
              <w:t>reference value from C08</w:t>
            </w:r>
            <w:r w:rsidRPr="007E2934">
              <w:rPr>
                <w:rFonts w:ascii="Calibri" w:hAnsi="Calibri"/>
                <w:sz w:val="18"/>
                <w:szCs w:val="18"/>
              </w:rPr>
              <w:t>&gt;&gt;</w:t>
            </w:r>
          </w:p>
        </w:tc>
        <w:tc>
          <w:tcPr>
            <w:tcW w:w="1080" w:type="dxa"/>
            <w:shd w:val="clear" w:color="auto" w:fill="auto"/>
          </w:tcPr>
          <w:p w14:paraId="3DF6E61F" w14:textId="77777777" w:rsidR="006D648F" w:rsidRDefault="004D288F" w:rsidP="006D648F">
            <w:pPr>
              <w:keepNext/>
              <w:rPr>
                <w:rFonts w:asciiTheme="minorHAnsi" w:hAnsiTheme="minorHAnsi"/>
                <w:sz w:val="16"/>
                <w:szCs w:val="16"/>
              </w:rPr>
            </w:pPr>
            <w:r w:rsidRPr="007E2934">
              <w:rPr>
                <w:rFonts w:ascii="Calibri" w:hAnsi="Calibri"/>
                <w:sz w:val="18"/>
                <w:szCs w:val="18"/>
              </w:rPr>
              <w:t xml:space="preserve">&lt;&lt;user input, numeric, </w:t>
            </w:r>
            <w:r>
              <w:rPr>
                <w:rFonts w:ascii="Calibri" w:hAnsi="Calibri"/>
                <w:sz w:val="18"/>
                <w:szCs w:val="18"/>
              </w:rPr>
              <w:t xml:space="preserve">xx.x;  check value must be ≥ value in C09 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and </w:t>
            </w:r>
            <w:r w:rsidR="006D648F">
              <w:rPr>
                <w:rFonts w:asciiTheme="minorHAnsi" w:hAnsiTheme="minorHAnsi"/>
                <w:sz w:val="16"/>
                <w:szCs w:val="16"/>
              </w:rPr>
              <w:t>do not allow this document to be registered</w:t>
            </w:r>
          </w:p>
          <w:p w14:paraId="3DF6E620" w14:textId="77777777" w:rsidR="000F413D" w:rsidRPr="007E2934" w:rsidRDefault="004D288F" w:rsidP="006D648F">
            <w:pPr>
              <w:keepNext/>
              <w:rPr>
                <w:rFonts w:ascii="Calibri" w:hAnsi="Calibri"/>
                <w:sz w:val="18"/>
                <w:szCs w:val="18"/>
              </w:rPr>
            </w:pPr>
            <w:r w:rsidRPr="00A33D4F">
              <w:rPr>
                <w:rFonts w:asciiTheme="minorHAnsi" w:hAnsiTheme="minorHAnsi"/>
                <w:sz w:val="16"/>
                <w:szCs w:val="16"/>
              </w:rPr>
              <w:t xml:space="preserve"> </w:t>
            </w:r>
            <w:r w:rsidRPr="007E2934">
              <w:rPr>
                <w:rFonts w:ascii="Calibri" w:hAnsi="Calibri"/>
                <w:sz w:val="18"/>
                <w:szCs w:val="18"/>
              </w:rPr>
              <w:t>&gt;&gt;</w:t>
            </w:r>
          </w:p>
        </w:tc>
        <w:tc>
          <w:tcPr>
            <w:tcW w:w="2760" w:type="dxa"/>
            <w:shd w:val="clear" w:color="auto" w:fill="auto"/>
          </w:tcPr>
          <w:p w14:paraId="3DF6E621" w14:textId="77777777" w:rsidR="000F413D" w:rsidRPr="007E2934" w:rsidRDefault="000F413D" w:rsidP="004D288F">
            <w:pPr>
              <w:keepNext/>
              <w:rPr>
                <w:rFonts w:ascii="Calibri" w:hAnsi="Calibri"/>
                <w:sz w:val="18"/>
                <w:szCs w:val="18"/>
              </w:rPr>
            </w:pPr>
            <w:r w:rsidRPr="007E2934">
              <w:rPr>
                <w:rFonts w:ascii="Calibri" w:hAnsi="Calibri"/>
                <w:sz w:val="18"/>
                <w:szCs w:val="18"/>
              </w:rPr>
              <w:t>&lt;&lt;user input alphanumeric text string max 50</w:t>
            </w:r>
            <w:r w:rsidR="003B0CFE">
              <w:rPr>
                <w:rFonts w:ascii="Calibri" w:hAnsi="Calibri"/>
                <w:sz w:val="18"/>
                <w:szCs w:val="18"/>
              </w:rPr>
              <w:t>?</w:t>
            </w:r>
            <w:r w:rsidRPr="007E2934">
              <w:rPr>
                <w:rFonts w:ascii="Calibri" w:hAnsi="Calibri"/>
                <w:sz w:val="18"/>
                <w:szCs w:val="18"/>
              </w:rPr>
              <w:t xml:space="preserve"> characters&gt;&gt;</w:t>
            </w:r>
          </w:p>
        </w:tc>
        <w:tc>
          <w:tcPr>
            <w:tcW w:w="2580" w:type="dxa"/>
            <w:shd w:val="clear" w:color="auto" w:fill="auto"/>
          </w:tcPr>
          <w:p w14:paraId="3DF6E622" w14:textId="77777777" w:rsidR="000F413D" w:rsidRPr="007E2934" w:rsidRDefault="000F413D" w:rsidP="004D288F">
            <w:pPr>
              <w:keepNext/>
              <w:rPr>
                <w:rFonts w:ascii="Calibri" w:hAnsi="Calibri"/>
                <w:sz w:val="18"/>
                <w:szCs w:val="18"/>
              </w:rPr>
            </w:pPr>
            <w:r w:rsidRPr="007E2934">
              <w:rPr>
                <w:rFonts w:ascii="Calibri" w:hAnsi="Calibri"/>
                <w:sz w:val="18"/>
                <w:szCs w:val="18"/>
              </w:rPr>
              <w:t>&lt;&lt;user input alphanumeric text string max 50</w:t>
            </w:r>
            <w:r w:rsidR="003B0CFE">
              <w:rPr>
                <w:rFonts w:ascii="Calibri" w:hAnsi="Calibri"/>
                <w:sz w:val="18"/>
                <w:szCs w:val="18"/>
              </w:rPr>
              <w:t>?</w:t>
            </w:r>
            <w:r w:rsidRPr="007E2934">
              <w:rPr>
                <w:rFonts w:ascii="Calibri" w:hAnsi="Calibri"/>
                <w:sz w:val="18"/>
                <w:szCs w:val="18"/>
              </w:rPr>
              <w:t xml:space="preserve"> characters&gt;&gt;</w:t>
            </w:r>
          </w:p>
        </w:tc>
        <w:tc>
          <w:tcPr>
            <w:tcW w:w="2580" w:type="dxa"/>
            <w:shd w:val="clear" w:color="auto" w:fill="auto"/>
          </w:tcPr>
          <w:p w14:paraId="3DF6E623" w14:textId="77777777" w:rsidR="000F413D" w:rsidRPr="007E2934" w:rsidRDefault="000F413D" w:rsidP="004D288F">
            <w:pPr>
              <w:keepNext/>
              <w:rPr>
                <w:rFonts w:ascii="Calibri" w:hAnsi="Calibri"/>
                <w:sz w:val="18"/>
                <w:szCs w:val="18"/>
              </w:rPr>
            </w:pPr>
            <w:r w:rsidRPr="007E2934">
              <w:rPr>
                <w:rFonts w:ascii="Calibri" w:hAnsi="Calibri"/>
                <w:sz w:val="18"/>
                <w:szCs w:val="18"/>
              </w:rPr>
              <w:t>&lt;&lt;user input alphanumeric text string max 50 characters&gt;&gt;</w:t>
            </w:r>
          </w:p>
        </w:tc>
        <w:tc>
          <w:tcPr>
            <w:tcW w:w="1440" w:type="dxa"/>
            <w:shd w:val="clear" w:color="auto" w:fill="auto"/>
          </w:tcPr>
          <w:p w14:paraId="3DF6E624" w14:textId="77777777" w:rsidR="000F413D" w:rsidRPr="007E2934" w:rsidRDefault="000F413D" w:rsidP="004D288F">
            <w:pPr>
              <w:keepNext/>
              <w:rPr>
                <w:rFonts w:ascii="Calibri" w:hAnsi="Calibri"/>
                <w:sz w:val="18"/>
                <w:szCs w:val="18"/>
              </w:rPr>
            </w:pPr>
            <w:r w:rsidRPr="007E2934">
              <w:rPr>
                <w:rFonts w:ascii="Calibri" w:hAnsi="Calibri"/>
                <w:sz w:val="18"/>
                <w:szCs w:val="18"/>
              </w:rPr>
              <w:t>&lt;&lt;user input, numeric, xxxxxx&gt;&gt;</w:t>
            </w:r>
          </w:p>
        </w:tc>
        <w:tc>
          <w:tcPr>
            <w:tcW w:w="1440" w:type="dxa"/>
            <w:shd w:val="clear" w:color="auto" w:fill="auto"/>
          </w:tcPr>
          <w:p w14:paraId="3DF6E625" w14:textId="77777777" w:rsidR="000F413D" w:rsidRPr="007E2934" w:rsidRDefault="000F413D" w:rsidP="004D288F">
            <w:pPr>
              <w:keepNext/>
              <w:rPr>
                <w:rFonts w:ascii="Calibri" w:hAnsi="Calibri"/>
                <w:sz w:val="18"/>
                <w:szCs w:val="18"/>
              </w:rPr>
            </w:pPr>
            <w:r w:rsidRPr="007E2934">
              <w:rPr>
                <w:rFonts w:ascii="Calibri" w:hAnsi="Calibri"/>
                <w:sz w:val="18"/>
                <w:szCs w:val="18"/>
              </w:rPr>
              <w:t>&lt;&lt;user input, numeric, x.x&gt;&gt;</w:t>
            </w:r>
          </w:p>
        </w:tc>
      </w:tr>
      <w:tr w:rsidR="000F413D" w:rsidRPr="007E2934" w14:paraId="3DF6E62F" w14:textId="77777777" w:rsidTr="00B651AA">
        <w:trPr>
          <w:cantSplit/>
          <w:trHeight w:val="467"/>
        </w:trPr>
        <w:tc>
          <w:tcPr>
            <w:tcW w:w="1458" w:type="dxa"/>
            <w:shd w:val="clear" w:color="auto" w:fill="auto"/>
            <w:vAlign w:val="bottom"/>
          </w:tcPr>
          <w:p w14:paraId="3DF6E627" w14:textId="77777777" w:rsidR="000F413D" w:rsidRPr="007E2934" w:rsidRDefault="000F413D" w:rsidP="00BA02F4">
            <w:pPr>
              <w:keepNext/>
              <w:jc w:val="center"/>
              <w:rPr>
                <w:rFonts w:ascii="Calibri" w:hAnsi="Calibri"/>
                <w:sz w:val="18"/>
                <w:szCs w:val="18"/>
              </w:rPr>
            </w:pPr>
          </w:p>
        </w:tc>
        <w:tc>
          <w:tcPr>
            <w:tcW w:w="1260" w:type="dxa"/>
            <w:shd w:val="clear" w:color="auto" w:fill="auto"/>
            <w:vAlign w:val="bottom"/>
          </w:tcPr>
          <w:p w14:paraId="3DF6E628" w14:textId="77777777" w:rsidR="000F413D" w:rsidRPr="007E2934" w:rsidRDefault="000F413D" w:rsidP="00BA02F4">
            <w:pPr>
              <w:keepNext/>
              <w:jc w:val="center"/>
              <w:rPr>
                <w:rFonts w:ascii="Calibri" w:hAnsi="Calibri"/>
                <w:sz w:val="18"/>
                <w:szCs w:val="18"/>
              </w:rPr>
            </w:pPr>
          </w:p>
        </w:tc>
        <w:tc>
          <w:tcPr>
            <w:tcW w:w="1080" w:type="dxa"/>
            <w:shd w:val="clear" w:color="auto" w:fill="auto"/>
            <w:vAlign w:val="bottom"/>
          </w:tcPr>
          <w:p w14:paraId="3DF6E629" w14:textId="77777777" w:rsidR="000F413D" w:rsidRPr="007E2934" w:rsidRDefault="000F413D" w:rsidP="00BA02F4">
            <w:pPr>
              <w:keepNext/>
              <w:jc w:val="center"/>
              <w:rPr>
                <w:rFonts w:ascii="Calibri" w:hAnsi="Calibri"/>
                <w:sz w:val="18"/>
                <w:szCs w:val="18"/>
              </w:rPr>
            </w:pPr>
          </w:p>
        </w:tc>
        <w:tc>
          <w:tcPr>
            <w:tcW w:w="2760" w:type="dxa"/>
            <w:shd w:val="clear" w:color="auto" w:fill="auto"/>
            <w:vAlign w:val="bottom"/>
          </w:tcPr>
          <w:p w14:paraId="3DF6E62A" w14:textId="77777777" w:rsidR="000F413D" w:rsidRPr="007E2934" w:rsidRDefault="000F413D" w:rsidP="00BA02F4">
            <w:pPr>
              <w:keepNext/>
              <w:jc w:val="center"/>
              <w:rPr>
                <w:rFonts w:ascii="Calibri" w:hAnsi="Calibri"/>
                <w:sz w:val="18"/>
                <w:szCs w:val="18"/>
              </w:rPr>
            </w:pPr>
          </w:p>
        </w:tc>
        <w:tc>
          <w:tcPr>
            <w:tcW w:w="2580" w:type="dxa"/>
            <w:shd w:val="clear" w:color="auto" w:fill="auto"/>
            <w:vAlign w:val="bottom"/>
          </w:tcPr>
          <w:p w14:paraId="3DF6E62B" w14:textId="77777777" w:rsidR="000F413D" w:rsidRPr="007E2934" w:rsidRDefault="000F413D" w:rsidP="00BA02F4">
            <w:pPr>
              <w:keepNext/>
              <w:jc w:val="center"/>
              <w:rPr>
                <w:rFonts w:ascii="Calibri" w:hAnsi="Calibri"/>
                <w:sz w:val="18"/>
                <w:szCs w:val="18"/>
              </w:rPr>
            </w:pPr>
          </w:p>
        </w:tc>
        <w:tc>
          <w:tcPr>
            <w:tcW w:w="2580" w:type="dxa"/>
            <w:shd w:val="clear" w:color="auto" w:fill="auto"/>
            <w:vAlign w:val="bottom"/>
          </w:tcPr>
          <w:p w14:paraId="3DF6E62C" w14:textId="77777777" w:rsidR="000F413D" w:rsidRPr="007E2934" w:rsidRDefault="000F413D" w:rsidP="00BA02F4">
            <w:pPr>
              <w:keepNext/>
              <w:jc w:val="center"/>
              <w:rPr>
                <w:rFonts w:ascii="Calibri" w:hAnsi="Calibri"/>
                <w:sz w:val="18"/>
                <w:szCs w:val="18"/>
              </w:rPr>
            </w:pPr>
          </w:p>
        </w:tc>
        <w:tc>
          <w:tcPr>
            <w:tcW w:w="1440" w:type="dxa"/>
            <w:shd w:val="clear" w:color="auto" w:fill="auto"/>
            <w:vAlign w:val="bottom"/>
          </w:tcPr>
          <w:p w14:paraId="3DF6E62D" w14:textId="77777777" w:rsidR="000F413D" w:rsidRPr="007E2934" w:rsidRDefault="000F413D" w:rsidP="00BA02F4">
            <w:pPr>
              <w:keepNext/>
              <w:jc w:val="center"/>
              <w:rPr>
                <w:rFonts w:ascii="Calibri" w:hAnsi="Calibri"/>
                <w:sz w:val="18"/>
                <w:szCs w:val="18"/>
              </w:rPr>
            </w:pPr>
          </w:p>
        </w:tc>
        <w:tc>
          <w:tcPr>
            <w:tcW w:w="1440" w:type="dxa"/>
            <w:shd w:val="clear" w:color="auto" w:fill="auto"/>
            <w:vAlign w:val="bottom"/>
          </w:tcPr>
          <w:p w14:paraId="3DF6E62E" w14:textId="77777777" w:rsidR="000F413D" w:rsidRPr="007E2934" w:rsidRDefault="000F413D" w:rsidP="00BA02F4">
            <w:pPr>
              <w:keepNext/>
              <w:jc w:val="center"/>
              <w:rPr>
                <w:rFonts w:ascii="Calibri" w:hAnsi="Calibri"/>
                <w:sz w:val="18"/>
                <w:szCs w:val="18"/>
              </w:rPr>
            </w:pPr>
          </w:p>
        </w:tc>
      </w:tr>
      <w:tr w:rsidR="000F413D" w:rsidRPr="007E2934" w14:paraId="3DF6E631" w14:textId="77777777" w:rsidTr="00B651AA">
        <w:trPr>
          <w:cantSplit/>
        </w:trPr>
        <w:tc>
          <w:tcPr>
            <w:tcW w:w="14598" w:type="dxa"/>
            <w:gridSpan w:val="8"/>
            <w:shd w:val="clear" w:color="auto" w:fill="auto"/>
          </w:tcPr>
          <w:p w14:paraId="3DF6E630" w14:textId="77777777" w:rsidR="000F413D" w:rsidRPr="007E2934" w:rsidRDefault="000F413D" w:rsidP="00BA02F4">
            <w:pPr>
              <w:keepNext/>
              <w:rPr>
                <w:rFonts w:ascii="Calibri" w:hAnsi="Calibri"/>
                <w:sz w:val="18"/>
                <w:szCs w:val="18"/>
              </w:rPr>
            </w:pPr>
            <w:r w:rsidRPr="007E2934">
              <w:rPr>
                <w:rFonts w:ascii="Calibri" w:hAnsi="Calibri"/>
                <w:sz w:val="18"/>
                <w:szCs w:val="18"/>
              </w:rPr>
              <w:t>Notes:</w:t>
            </w:r>
          </w:p>
        </w:tc>
      </w:tr>
    </w:tbl>
    <w:p w14:paraId="3DF6E632" w14:textId="77777777" w:rsidR="000F413D" w:rsidRPr="007E2934" w:rsidRDefault="000F413D" w:rsidP="008846F4">
      <w:pPr>
        <w:rPr>
          <w:rFonts w:ascii="Calibri" w:hAnsi="Calibri"/>
          <w:sz w:val="18"/>
          <w:szCs w:val="18"/>
        </w:rPr>
      </w:pPr>
    </w:p>
    <w:p w14:paraId="3DF6E633" w14:textId="77777777" w:rsidR="00AD1D84" w:rsidRDefault="00AD1D84"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1380"/>
        <w:gridCol w:w="11834"/>
      </w:tblGrid>
      <w:tr w:rsidR="00AD1D84" w:rsidRPr="00AD1D84" w14:paraId="3DF6E636" w14:textId="77777777" w:rsidTr="00B651AA">
        <w:trPr>
          <w:trHeight w:val="222"/>
        </w:trPr>
        <w:tc>
          <w:tcPr>
            <w:tcW w:w="14598" w:type="dxa"/>
            <w:gridSpan w:val="3"/>
            <w:shd w:val="clear" w:color="auto" w:fill="auto"/>
          </w:tcPr>
          <w:p w14:paraId="3DF6E634" w14:textId="77777777" w:rsidR="00AD1D84" w:rsidRPr="003322A6" w:rsidRDefault="00AD1D84" w:rsidP="00AD1D84">
            <w:pPr>
              <w:keepNext/>
              <w:rPr>
                <w:rFonts w:ascii="Calibri" w:hAnsi="Calibri"/>
                <w:b/>
                <w:sz w:val="18"/>
                <w:szCs w:val="24"/>
              </w:rPr>
            </w:pPr>
            <w:r w:rsidRPr="003322A6">
              <w:rPr>
                <w:rFonts w:ascii="Calibri" w:hAnsi="Calibri"/>
                <w:b/>
                <w:sz w:val="18"/>
                <w:szCs w:val="24"/>
              </w:rPr>
              <w:t xml:space="preserve">F. Extension of Existing Duct System, Greater Than 40 Feet </w:t>
            </w:r>
          </w:p>
          <w:p w14:paraId="3DF6E635" w14:textId="62F80AFF" w:rsidR="00AD1D84" w:rsidRPr="00AD1D84" w:rsidRDefault="00AD1D84" w:rsidP="00B21B17">
            <w:pPr>
              <w:keepNext/>
              <w:rPr>
                <w:rFonts w:ascii="Calibri" w:hAnsi="Calibri"/>
                <w:sz w:val="24"/>
                <w:szCs w:val="24"/>
              </w:rPr>
            </w:pPr>
            <w:r w:rsidRPr="00AD1D84">
              <w:rPr>
                <w:rFonts w:ascii="Calibri" w:hAnsi="Calibri"/>
                <w:sz w:val="18"/>
                <w:szCs w:val="18"/>
              </w:rPr>
              <w:t>&lt;&lt;</w:t>
            </w:r>
            <w:r w:rsidR="00B21B17">
              <w:rPr>
                <w:rFonts w:ascii="Calibri" w:hAnsi="Calibri"/>
                <w:sz w:val="18"/>
                <w:szCs w:val="18"/>
              </w:rPr>
              <w:t>Require one row of data to be entered in this table for each SC System for which B07 = Yes AND B08 = No; else display section header and the standard “This section does not apply” message</w:t>
            </w:r>
            <w:r w:rsidRPr="00AD1D84">
              <w:rPr>
                <w:rFonts w:ascii="Calibri" w:hAnsi="Calibri"/>
                <w:sz w:val="18"/>
                <w:szCs w:val="18"/>
              </w:rPr>
              <w:t>&gt;&gt;</w:t>
            </w:r>
          </w:p>
        </w:tc>
      </w:tr>
      <w:tr w:rsidR="00AD1D84" w:rsidRPr="00AD1D84" w14:paraId="3DF6E63A" w14:textId="77777777" w:rsidTr="00B651AA">
        <w:trPr>
          <w:trHeight w:val="223"/>
        </w:trPr>
        <w:tc>
          <w:tcPr>
            <w:tcW w:w="1384" w:type="dxa"/>
            <w:shd w:val="clear" w:color="auto" w:fill="auto"/>
          </w:tcPr>
          <w:p w14:paraId="3DF6E637" w14:textId="77777777" w:rsidR="00AD1D84" w:rsidRPr="000E59FB" w:rsidRDefault="00AD1D84" w:rsidP="00AD1D84">
            <w:pPr>
              <w:keepNext/>
              <w:jc w:val="center"/>
              <w:rPr>
                <w:rFonts w:ascii="Calibri" w:hAnsi="Calibri"/>
                <w:sz w:val="18"/>
                <w:szCs w:val="18"/>
              </w:rPr>
            </w:pPr>
            <w:r w:rsidRPr="000E59FB">
              <w:rPr>
                <w:rFonts w:ascii="Calibri" w:hAnsi="Calibri"/>
                <w:sz w:val="18"/>
                <w:szCs w:val="18"/>
              </w:rPr>
              <w:t>01</w:t>
            </w:r>
          </w:p>
        </w:tc>
        <w:tc>
          <w:tcPr>
            <w:tcW w:w="1380" w:type="dxa"/>
            <w:shd w:val="clear" w:color="auto" w:fill="auto"/>
          </w:tcPr>
          <w:p w14:paraId="3DF6E638" w14:textId="77777777" w:rsidR="00AD1D84" w:rsidRPr="000E59FB" w:rsidRDefault="00AD1D84" w:rsidP="00AD1D84">
            <w:pPr>
              <w:keepNext/>
              <w:jc w:val="center"/>
              <w:rPr>
                <w:rFonts w:ascii="Calibri" w:hAnsi="Calibri"/>
                <w:sz w:val="18"/>
                <w:szCs w:val="18"/>
              </w:rPr>
            </w:pPr>
            <w:r w:rsidRPr="000E59FB">
              <w:rPr>
                <w:rFonts w:ascii="Calibri" w:hAnsi="Calibri"/>
                <w:sz w:val="18"/>
                <w:szCs w:val="18"/>
              </w:rPr>
              <w:t>02</w:t>
            </w:r>
          </w:p>
        </w:tc>
        <w:tc>
          <w:tcPr>
            <w:tcW w:w="11834" w:type="dxa"/>
            <w:shd w:val="clear" w:color="auto" w:fill="auto"/>
          </w:tcPr>
          <w:p w14:paraId="3DF6E639" w14:textId="77777777" w:rsidR="00AD1D84" w:rsidRPr="00AD1D84" w:rsidRDefault="00AD1D84" w:rsidP="00AD1D84">
            <w:pPr>
              <w:keepNext/>
              <w:jc w:val="center"/>
              <w:rPr>
                <w:rFonts w:ascii="Calibri" w:hAnsi="Calibri"/>
                <w:b/>
                <w:sz w:val="18"/>
                <w:szCs w:val="18"/>
              </w:rPr>
            </w:pPr>
          </w:p>
        </w:tc>
      </w:tr>
      <w:tr w:rsidR="00AD1D84" w:rsidRPr="00AD1D84" w14:paraId="3DF6E63E" w14:textId="77777777" w:rsidTr="00B651AA">
        <w:trPr>
          <w:trHeight w:val="390"/>
        </w:trPr>
        <w:tc>
          <w:tcPr>
            <w:tcW w:w="1384" w:type="dxa"/>
            <w:shd w:val="clear" w:color="auto" w:fill="auto"/>
            <w:vAlign w:val="bottom"/>
          </w:tcPr>
          <w:p w14:paraId="3DF6E63B" w14:textId="609B2C3A" w:rsidR="00AD1D84" w:rsidRPr="000E59FB" w:rsidRDefault="00EC0B00" w:rsidP="00AD1D84">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00AD1D84" w:rsidRPr="000E59FB">
              <w:rPr>
                <w:rFonts w:ascii="Calibri" w:hAnsi="Calibri"/>
                <w:sz w:val="18"/>
                <w:szCs w:val="18"/>
              </w:rPr>
              <w:t>Identification or Name</w:t>
            </w:r>
          </w:p>
        </w:tc>
        <w:tc>
          <w:tcPr>
            <w:tcW w:w="1380" w:type="dxa"/>
            <w:shd w:val="clear" w:color="auto" w:fill="auto"/>
            <w:vAlign w:val="bottom"/>
          </w:tcPr>
          <w:p w14:paraId="3DF6E63C" w14:textId="77777777" w:rsidR="00AD1D84" w:rsidRPr="000E59FB" w:rsidRDefault="00AD1D84" w:rsidP="00AD1D84">
            <w:pPr>
              <w:keepNext/>
              <w:jc w:val="center"/>
              <w:rPr>
                <w:rFonts w:ascii="Calibri" w:hAnsi="Calibri"/>
                <w:sz w:val="18"/>
                <w:szCs w:val="18"/>
              </w:rPr>
            </w:pPr>
            <w:r w:rsidRPr="000E59FB">
              <w:rPr>
                <w:rFonts w:ascii="Calibri" w:hAnsi="Calibri"/>
                <w:sz w:val="18"/>
                <w:szCs w:val="18"/>
              </w:rPr>
              <w:t xml:space="preserve">New Duct </w:t>
            </w:r>
            <w:r w:rsidRPr="000E59FB">
              <w:rPr>
                <w:rFonts w:ascii="Calibri" w:hAnsi="Calibri"/>
                <w:sz w:val="18"/>
                <w:szCs w:val="18"/>
              </w:rPr>
              <w:br/>
              <w:t>R-Value</w:t>
            </w:r>
          </w:p>
        </w:tc>
        <w:tc>
          <w:tcPr>
            <w:tcW w:w="11834" w:type="dxa"/>
            <w:shd w:val="clear" w:color="auto" w:fill="auto"/>
          </w:tcPr>
          <w:p w14:paraId="3DF6E63D" w14:textId="77777777" w:rsidR="00AD1D84" w:rsidRPr="00AD1D84" w:rsidRDefault="00AD1D84" w:rsidP="00AD1D84">
            <w:pPr>
              <w:keepNext/>
              <w:jc w:val="center"/>
              <w:rPr>
                <w:rFonts w:ascii="Calibri" w:hAnsi="Calibri"/>
                <w:b/>
                <w:sz w:val="18"/>
                <w:szCs w:val="18"/>
              </w:rPr>
            </w:pPr>
          </w:p>
        </w:tc>
      </w:tr>
      <w:tr w:rsidR="00AD1D84" w:rsidRPr="00AD1D84" w14:paraId="3DF6E64A" w14:textId="77777777" w:rsidTr="00B651AA">
        <w:trPr>
          <w:trHeight w:val="432"/>
        </w:trPr>
        <w:tc>
          <w:tcPr>
            <w:tcW w:w="1384" w:type="dxa"/>
            <w:shd w:val="clear" w:color="auto" w:fill="auto"/>
          </w:tcPr>
          <w:p w14:paraId="3DF6E63F" w14:textId="77777777" w:rsidR="00AD1D84" w:rsidRPr="00AD1D84" w:rsidRDefault="005B29E1" w:rsidP="005B29E1">
            <w:pPr>
              <w:keepNext/>
              <w:jc w:val="center"/>
              <w:rPr>
                <w:rFonts w:ascii="Calibri" w:hAnsi="Calibri"/>
                <w:sz w:val="16"/>
                <w:szCs w:val="16"/>
              </w:rPr>
            </w:pPr>
            <w:r w:rsidRPr="00A33D4F">
              <w:rPr>
                <w:rFonts w:asciiTheme="minorHAnsi" w:hAnsiTheme="minorHAnsi"/>
                <w:sz w:val="16"/>
                <w:szCs w:val="16"/>
              </w:rPr>
              <w:t>&lt;&lt;reference value from B01&gt;&gt;</w:t>
            </w:r>
          </w:p>
        </w:tc>
        <w:tc>
          <w:tcPr>
            <w:tcW w:w="1380" w:type="dxa"/>
            <w:shd w:val="clear" w:color="auto" w:fill="auto"/>
          </w:tcPr>
          <w:p w14:paraId="3DF6E640" w14:textId="77777777" w:rsidR="00184533" w:rsidRPr="00184533" w:rsidRDefault="005B29E1" w:rsidP="00184533">
            <w:pPr>
              <w:rPr>
                <w:rFonts w:asciiTheme="minorHAnsi" w:hAnsiTheme="minorHAnsi"/>
                <w:sz w:val="16"/>
                <w:szCs w:val="16"/>
              </w:rPr>
            </w:pPr>
            <w:r w:rsidRPr="00184533">
              <w:rPr>
                <w:rFonts w:asciiTheme="minorHAnsi" w:hAnsiTheme="minorHAnsi"/>
                <w:sz w:val="16"/>
                <w:szCs w:val="16"/>
              </w:rPr>
              <w:t>&lt;&lt;</w:t>
            </w:r>
            <w:r w:rsidR="00184533" w:rsidRPr="00184533">
              <w:rPr>
                <w:rFonts w:asciiTheme="minorHAnsi" w:hAnsiTheme="minorHAnsi"/>
                <w:sz w:val="16"/>
                <w:szCs w:val="16"/>
              </w:rPr>
              <w:t>user pick from list:</w:t>
            </w:r>
          </w:p>
          <w:p w14:paraId="3DF6E644" w14:textId="77777777" w:rsidR="00184533" w:rsidRPr="00184533" w:rsidRDefault="00184533" w:rsidP="00184533">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6, </w:t>
            </w:r>
          </w:p>
          <w:p w14:paraId="3DF6E645" w14:textId="77777777" w:rsidR="00184533" w:rsidRPr="00184533" w:rsidRDefault="00184533" w:rsidP="00184533">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8, </w:t>
            </w:r>
          </w:p>
          <w:p w14:paraId="3DF6E646" w14:textId="77777777" w:rsidR="00184533" w:rsidRPr="00184533" w:rsidRDefault="00184533" w:rsidP="00184533">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10, </w:t>
            </w:r>
          </w:p>
          <w:p w14:paraId="3DF6E647" w14:textId="77777777" w:rsidR="00184533" w:rsidRDefault="00184533" w:rsidP="00184533">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12</w:t>
            </w:r>
            <w:r w:rsidR="005B29E1" w:rsidRPr="00184533">
              <w:rPr>
                <w:rFonts w:asciiTheme="minorHAnsi" w:hAnsiTheme="minorHAnsi"/>
                <w:sz w:val="16"/>
                <w:szCs w:val="16"/>
              </w:rPr>
              <w:t xml:space="preserve">;  </w:t>
            </w:r>
          </w:p>
          <w:p w14:paraId="3DF6E648" w14:textId="2844AC9D" w:rsidR="00AD1D84" w:rsidRPr="00184533" w:rsidRDefault="005B29E1" w:rsidP="00F20F71">
            <w:pPr>
              <w:rPr>
                <w:rFonts w:asciiTheme="minorHAnsi" w:hAnsiTheme="minorHAnsi"/>
                <w:sz w:val="16"/>
                <w:szCs w:val="16"/>
              </w:rPr>
            </w:pPr>
            <w:r w:rsidRPr="00184533">
              <w:rPr>
                <w:rFonts w:asciiTheme="minorHAnsi" w:hAnsiTheme="minorHAnsi"/>
                <w:sz w:val="16"/>
                <w:szCs w:val="16"/>
              </w:rPr>
              <w:t>check value</w:t>
            </w:r>
            <w:r w:rsidR="00184533">
              <w:rPr>
                <w:rFonts w:asciiTheme="minorHAnsi" w:hAnsiTheme="minorHAnsi"/>
                <w:sz w:val="16"/>
                <w:szCs w:val="16"/>
              </w:rPr>
              <w:t>:</w:t>
            </w:r>
            <w:r w:rsidRPr="00184533">
              <w:rPr>
                <w:rFonts w:asciiTheme="minorHAnsi" w:hAnsiTheme="minorHAnsi"/>
                <w:sz w:val="16"/>
                <w:szCs w:val="16"/>
              </w:rPr>
              <w:t xml:space="preserve"> must be ≥ value in C12 to comply &gt;&gt;</w:t>
            </w:r>
          </w:p>
        </w:tc>
        <w:tc>
          <w:tcPr>
            <w:tcW w:w="11834" w:type="dxa"/>
            <w:shd w:val="clear" w:color="auto" w:fill="auto"/>
          </w:tcPr>
          <w:p w14:paraId="3DF6E649" w14:textId="77777777" w:rsidR="00AD1D84" w:rsidRPr="00AD1D84" w:rsidRDefault="00AD1D84" w:rsidP="00AD1D84">
            <w:pPr>
              <w:keepNext/>
              <w:jc w:val="center"/>
              <w:rPr>
                <w:rFonts w:ascii="Calibri" w:hAnsi="Calibri"/>
                <w:sz w:val="16"/>
                <w:szCs w:val="16"/>
              </w:rPr>
            </w:pPr>
          </w:p>
        </w:tc>
      </w:tr>
      <w:tr w:rsidR="00AD1D84" w:rsidRPr="00AD1D84" w14:paraId="3DF6E64E" w14:textId="77777777" w:rsidTr="00B651AA">
        <w:trPr>
          <w:trHeight w:val="432"/>
        </w:trPr>
        <w:tc>
          <w:tcPr>
            <w:tcW w:w="1384" w:type="dxa"/>
            <w:shd w:val="clear" w:color="auto" w:fill="auto"/>
          </w:tcPr>
          <w:p w14:paraId="3DF6E64B" w14:textId="77777777" w:rsidR="00AD1D84" w:rsidRPr="00AD1D84" w:rsidRDefault="00AD1D84" w:rsidP="00AD1D84">
            <w:pPr>
              <w:keepNext/>
              <w:jc w:val="center"/>
              <w:rPr>
                <w:rFonts w:ascii="Calibri" w:hAnsi="Calibri"/>
                <w:sz w:val="18"/>
                <w:szCs w:val="18"/>
              </w:rPr>
            </w:pPr>
          </w:p>
        </w:tc>
        <w:tc>
          <w:tcPr>
            <w:tcW w:w="1380" w:type="dxa"/>
            <w:shd w:val="clear" w:color="auto" w:fill="auto"/>
          </w:tcPr>
          <w:p w14:paraId="3DF6E64C" w14:textId="77777777" w:rsidR="00AD1D84" w:rsidRPr="00AD1D84" w:rsidRDefault="00AD1D84" w:rsidP="00AD1D84">
            <w:pPr>
              <w:keepNext/>
              <w:jc w:val="center"/>
              <w:rPr>
                <w:rFonts w:ascii="Calibri" w:hAnsi="Calibri"/>
                <w:sz w:val="18"/>
                <w:szCs w:val="18"/>
              </w:rPr>
            </w:pPr>
          </w:p>
        </w:tc>
        <w:tc>
          <w:tcPr>
            <w:tcW w:w="11834" w:type="dxa"/>
            <w:shd w:val="clear" w:color="auto" w:fill="auto"/>
          </w:tcPr>
          <w:p w14:paraId="3DF6E64D" w14:textId="77777777" w:rsidR="00AD1D84" w:rsidRPr="00AD1D84" w:rsidRDefault="00AD1D84" w:rsidP="00AD1D84">
            <w:pPr>
              <w:keepNext/>
              <w:jc w:val="center"/>
              <w:rPr>
                <w:rFonts w:ascii="Calibri" w:hAnsi="Calibri"/>
                <w:sz w:val="18"/>
                <w:szCs w:val="18"/>
              </w:rPr>
            </w:pPr>
          </w:p>
        </w:tc>
      </w:tr>
    </w:tbl>
    <w:p w14:paraId="3DF6E64F" w14:textId="77777777" w:rsidR="00AD1D84" w:rsidRDefault="00AD1D84" w:rsidP="008846F4">
      <w:pPr>
        <w:rPr>
          <w:rFonts w:ascii="Calibri" w:hAnsi="Calibri"/>
          <w:sz w:val="18"/>
          <w:szCs w:val="18"/>
        </w:rPr>
      </w:pPr>
    </w:p>
    <w:p w14:paraId="3DF6E650" w14:textId="77777777" w:rsidR="00AD1D84" w:rsidRDefault="00AD1D84" w:rsidP="008846F4">
      <w:pPr>
        <w:rPr>
          <w:rFonts w:ascii="Calibri" w:hAnsi="Calibri"/>
          <w:sz w:val="18"/>
          <w:szCs w:val="18"/>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58"/>
        <w:gridCol w:w="1458"/>
        <w:gridCol w:w="1458"/>
        <w:gridCol w:w="1458"/>
        <w:gridCol w:w="1458"/>
        <w:gridCol w:w="1458"/>
        <w:gridCol w:w="2880"/>
        <w:gridCol w:w="1530"/>
        <w:gridCol w:w="1455"/>
        <w:gridCol w:w="15"/>
      </w:tblGrid>
      <w:tr w:rsidR="00916C50" w:rsidRPr="007E2934" w14:paraId="3DF6E659" w14:textId="77777777" w:rsidTr="00916C50">
        <w:trPr>
          <w:cantSplit/>
          <w:trHeight w:val="1789"/>
        </w:trPr>
        <w:tc>
          <w:tcPr>
            <w:tcW w:w="14628" w:type="dxa"/>
            <w:gridSpan w:val="10"/>
          </w:tcPr>
          <w:p w14:paraId="3DF6E651" w14:textId="1130CA7A" w:rsidR="00916C50" w:rsidRDefault="00916C50" w:rsidP="00143C83">
            <w:pPr>
              <w:keepNext/>
              <w:rPr>
                <w:rFonts w:ascii="Calibri" w:hAnsi="Calibri"/>
                <w:b/>
                <w:sz w:val="18"/>
                <w:szCs w:val="18"/>
              </w:rPr>
            </w:pPr>
            <w:r>
              <w:rPr>
                <w:rFonts w:ascii="Calibri" w:hAnsi="Calibri"/>
                <w:b/>
                <w:sz w:val="18"/>
                <w:szCs w:val="18"/>
              </w:rPr>
              <w:t>G</w:t>
            </w:r>
            <w:r w:rsidRPr="007E2934">
              <w:rPr>
                <w:rFonts w:ascii="Calibri" w:hAnsi="Calibri"/>
                <w:b/>
                <w:sz w:val="18"/>
                <w:szCs w:val="18"/>
              </w:rPr>
              <w:t xml:space="preserve">. Installed Duct System information </w:t>
            </w:r>
          </w:p>
          <w:p w14:paraId="3DF6E652" w14:textId="77777777" w:rsidR="00916C50" w:rsidRDefault="00916C50" w:rsidP="003427C0">
            <w:pPr>
              <w:keepNext/>
              <w:rPr>
                <w:rFonts w:ascii="Calibri" w:hAnsi="Calibri"/>
                <w:sz w:val="18"/>
                <w:szCs w:val="18"/>
              </w:rPr>
            </w:pPr>
            <w:r w:rsidRPr="00AD1D84">
              <w:rPr>
                <w:rFonts w:ascii="Calibri" w:hAnsi="Calibri"/>
                <w:sz w:val="18"/>
                <w:szCs w:val="18"/>
              </w:rPr>
              <w:t>&lt;&lt;</w:t>
            </w:r>
            <w:r>
              <w:rPr>
                <w:rFonts w:ascii="Calibri" w:hAnsi="Calibri"/>
                <w:sz w:val="18"/>
                <w:szCs w:val="18"/>
              </w:rPr>
              <w:t xml:space="preserve">if all SC systems in section B have a value in B04=no, then </w:t>
            </w:r>
            <w:r w:rsidRPr="00AD1D84">
              <w:rPr>
                <w:rFonts w:ascii="Calibri" w:hAnsi="Calibri"/>
                <w:sz w:val="18"/>
                <w:szCs w:val="18"/>
              </w:rPr>
              <w:t>display the section does not apply message</w:t>
            </w:r>
            <w:r>
              <w:rPr>
                <w:rFonts w:ascii="Calibri" w:hAnsi="Calibri"/>
                <w:sz w:val="18"/>
                <w:szCs w:val="18"/>
              </w:rPr>
              <w:t>;</w:t>
            </w:r>
            <w:r w:rsidRPr="00AD1D84">
              <w:rPr>
                <w:rFonts w:ascii="Calibri" w:hAnsi="Calibri"/>
                <w:sz w:val="18"/>
                <w:szCs w:val="18"/>
              </w:rPr>
              <w:t xml:space="preserve"> </w:t>
            </w:r>
            <w:r>
              <w:rPr>
                <w:rFonts w:ascii="Calibri" w:hAnsi="Calibri"/>
                <w:sz w:val="18"/>
                <w:szCs w:val="18"/>
              </w:rPr>
              <w:t xml:space="preserve"> </w:t>
            </w:r>
          </w:p>
          <w:p w14:paraId="3DF6E653" w14:textId="77777777" w:rsidR="00916C50" w:rsidRDefault="00916C50" w:rsidP="003427C0">
            <w:pPr>
              <w:keepNext/>
              <w:rPr>
                <w:rFonts w:ascii="Calibri" w:hAnsi="Calibri"/>
                <w:sz w:val="18"/>
                <w:szCs w:val="18"/>
              </w:rPr>
            </w:pPr>
            <w:r>
              <w:rPr>
                <w:rFonts w:ascii="Calibri" w:hAnsi="Calibri"/>
                <w:sz w:val="18"/>
                <w:szCs w:val="18"/>
              </w:rPr>
              <w:t>els</w:t>
            </w:r>
            <w:r w:rsidRPr="00AD1D84">
              <w:rPr>
                <w:rFonts w:ascii="Calibri" w:hAnsi="Calibri"/>
                <w:sz w:val="18"/>
                <w:szCs w:val="18"/>
              </w:rPr>
              <w:t>if there are n</w:t>
            </w:r>
            <w:r>
              <w:rPr>
                <w:rFonts w:ascii="Calibri" w:hAnsi="Calibri"/>
                <w:sz w:val="18"/>
                <w:szCs w:val="18"/>
              </w:rPr>
              <w:t xml:space="preserve">o SC Systems listed in Section B for which a yes response was given in B08, or B09, </w:t>
            </w:r>
            <w:r>
              <w:rPr>
                <w:rFonts w:asciiTheme="minorHAnsi" w:hAnsiTheme="minorHAnsi"/>
                <w:sz w:val="16"/>
                <w:szCs w:val="16"/>
              </w:rPr>
              <w:t xml:space="preserve"> </w:t>
            </w:r>
            <w:r w:rsidRPr="00AD1D84">
              <w:rPr>
                <w:rFonts w:ascii="Calibri" w:hAnsi="Calibri"/>
                <w:sz w:val="18"/>
                <w:szCs w:val="18"/>
              </w:rPr>
              <w:t>then display the section does not apply message</w:t>
            </w:r>
            <w:r>
              <w:rPr>
                <w:rFonts w:ascii="Calibri" w:hAnsi="Calibri"/>
                <w:sz w:val="18"/>
                <w:szCs w:val="18"/>
              </w:rPr>
              <w:t xml:space="preserve">; </w:t>
            </w:r>
          </w:p>
          <w:p w14:paraId="3DF6E654" w14:textId="77777777" w:rsidR="00916C50" w:rsidRDefault="00916C50" w:rsidP="00F23F66">
            <w:pPr>
              <w:keepNext/>
              <w:rPr>
                <w:rFonts w:ascii="Calibri" w:hAnsi="Calibri"/>
                <w:sz w:val="18"/>
                <w:szCs w:val="18"/>
              </w:rPr>
            </w:pPr>
            <w:r>
              <w:rPr>
                <w:rFonts w:ascii="Calibri" w:hAnsi="Calibri"/>
                <w:sz w:val="18"/>
                <w:szCs w:val="18"/>
              </w:rPr>
              <w:t>elseif a space conditioning system in Section B has a value in B04=yes, then</w:t>
            </w:r>
          </w:p>
          <w:p w14:paraId="3DF6E655" w14:textId="77777777" w:rsidR="00916C50" w:rsidRDefault="00916C50" w:rsidP="00F23F66">
            <w:pPr>
              <w:keepNext/>
              <w:ind w:left="720"/>
              <w:rPr>
                <w:rFonts w:ascii="Calibri" w:hAnsi="Calibri"/>
                <w:sz w:val="18"/>
                <w:szCs w:val="18"/>
              </w:rPr>
            </w:pPr>
            <w:r>
              <w:rPr>
                <w:rFonts w:ascii="Calibri" w:hAnsi="Calibri"/>
                <w:sz w:val="18"/>
                <w:szCs w:val="18"/>
              </w:rPr>
              <w:t>if B08=yes, then require one row of data in this table</w:t>
            </w:r>
          </w:p>
          <w:p w14:paraId="3DF6E656" w14:textId="77777777" w:rsidR="00916C50" w:rsidRDefault="00916C50" w:rsidP="00CE5D3C">
            <w:pPr>
              <w:keepNext/>
              <w:ind w:left="720"/>
              <w:rPr>
                <w:rFonts w:ascii="Calibri" w:hAnsi="Calibri"/>
                <w:sz w:val="18"/>
                <w:szCs w:val="18"/>
              </w:rPr>
            </w:pPr>
            <w:r>
              <w:rPr>
                <w:rFonts w:ascii="Calibri" w:hAnsi="Calibri"/>
                <w:sz w:val="18"/>
                <w:szCs w:val="18"/>
              </w:rPr>
              <w:t xml:space="preserve">elsif B09=yes, then </w:t>
            </w:r>
            <w:r w:rsidRPr="00392860">
              <w:rPr>
                <w:rFonts w:ascii="Calibri" w:hAnsi="Calibri"/>
                <w:sz w:val="18"/>
                <w:szCs w:val="18"/>
              </w:rPr>
              <w:t>require one row of data in this table</w:t>
            </w:r>
          </w:p>
          <w:p w14:paraId="3DF6E657" w14:textId="77777777" w:rsidR="00916C50" w:rsidRDefault="00916C50" w:rsidP="00CE5D3C">
            <w:pPr>
              <w:keepNext/>
              <w:ind w:left="720"/>
              <w:rPr>
                <w:rFonts w:ascii="Calibri" w:hAnsi="Calibri"/>
                <w:sz w:val="18"/>
                <w:szCs w:val="18"/>
              </w:rPr>
            </w:pPr>
            <w:r>
              <w:rPr>
                <w:rFonts w:ascii="Calibri" w:hAnsi="Calibri"/>
                <w:sz w:val="18"/>
                <w:szCs w:val="18"/>
              </w:rPr>
              <w:t>end</w:t>
            </w:r>
          </w:p>
          <w:p w14:paraId="3DF6E658" w14:textId="77777777" w:rsidR="00916C50" w:rsidRPr="00262454" w:rsidRDefault="00916C50" w:rsidP="00CE5D3C">
            <w:pPr>
              <w:keepNext/>
              <w:rPr>
                <w:rFonts w:ascii="Calibri" w:hAnsi="Calibri"/>
                <w:sz w:val="18"/>
                <w:szCs w:val="18"/>
              </w:rPr>
            </w:pPr>
            <w:r>
              <w:rPr>
                <w:rFonts w:ascii="Calibri" w:hAnsi="Calibri"/>
                <w:sz w:val="18"/>
                <w:szCs w:val="18"/>
              </w:rPr>
              <w:t>end&gt;&gt;</w:t>
            </w:r>
          </w:p>
        </w:tc>
      </w:tr>
      <w:tr w:rsidR="00916C50" w:rsidRPr="007E2934" w14:paraId="3DF6E662" w14:textId="4C2A29BC" w:rsidTr="006B6D1C">
        <w:trPr>
          <w:gridAfter w:val="1"/>
          <w:wAfter w:w="15" w:type="dxa"/>
          <w:cantSplit/>
          <w:trHeight w:val="136"/>
        </w:trPr>
        <w:tc>
          <w:tcPr>
            <w:tcW w:w="1458" w:type="dxa"/>
            <w:shd w:val="clear" w:color="auto" w:fill="auto"/>
            <w:vAlign w:val="bottom"/>
          </w:tcPr>
          <w:p w14:paraId="3DF6E65A" w14:textId="77777777" w:rsidR="00916C50" w:rsidRPr="007E2934" w:rsidRDefault="00916C50" w:rsidP="00143C83">
            <w:pPr>
              <w:keepNext/>
              <w:jc w:val="center"/>
              <w:rPr>
                <w:rFonts w:ascii="Calibri" w:hAnsi="Calibri"/>
                <w:sz w:val="18"/>
                <w:szCs w:val="18"/>
              </w:rPr>
            </w:pPr>
            <w:r w:rsidRPr="007E2934">
              <w:rPr>
                <w:rFonts w:ascii="Calibri" w:hAnsi="Calibri"/>
                <w:sz w:val="18"/>
                <w:szCs w:val="18"/>
              </w:rPr>
              <w:t>01</w:t>
            </w:r>
          </w:p>
        </w:tc>
        <w:tc>
          <w:tcPr>
            <w:tcW w:w="1458" w:type="dxa"/>
            <w:shd w:val="clear" w:color="auto" w:fill="auto"/>
            <w:vAlign w:val="bottom"/>
          </w:tcPr>
          <w:p w14:paraId="3DF6E65B" w14:textId="77777777" w:rsidR="00916C50" w:rsidRPr="007E2934" w:rsidRDefault="00916C50" w:rsidP="00143C83">
            <w:pPr>
              <w:keepNext/>
              <w:jc w:val="center"/>
              <w:rPr>
                <w:rFonts w:ascii="Calibri" w:hAnsi="Calibri"/>
                <w:sz w:val="18"/>
                <w:szCs w:val="18"/>
              </w:rPr>
            </w:pPr>
            <w:r w:rsidRPr="007E2934">
              <w:rPr>
                <w:rFonts w:ascii="Calibri" w:hAnsi="Calibri"/>
                <w:sz w:val="18"/>
                <w:szCs w:val="18"/>
              </w:rPr>
              <w:t>02</w:t>
            </w:r>
          </w:p>
        </w:tc>
        <w:tc>
          <w:tcPr>
            <w:tcW w:w="1458" w:type="dxa"/>
            <w:shd w:val="clear" w:color="auto" w:fill="auto"/>
            <w:vAlign w:val="bottom"/>
          </w:tcPr>
          <w:p w14:paraId="3DF6E65C" w14:textId="77777777" w:rsidR="00916C50" w:rsidRPr="007E2934" w:rsidRDefault="00916C50" w:rsidP="00143C83">
            <w:pPr>
              <w:keepNext/>
              <w:jc w:val="center"/>
              <w:rPr>
                <w:rFonts w:ascii="Calibri" w:hAnsi="Calibri"/>
                <w:sz w:val="18"/>
                <w:szCs w:val="18"/>
              </w:rPr>
            </w:pPr>
            <w:r w:rsidRPr="007E2934">
              <w:rPr>
                <w:rFonts w:ascii="Calibri" w:hAnsi="Calibri"/>
                <w:sz w:val="18"/>
                <w:szCs w:val="18"/>
              </w:rPr>
              <w:t>03</w:t>
            </w:r>
          </w:p>
        </w:tc>
        <w:tc>
          <w:tcPr>
            <w:tcW w:w="1458" w:type="dxa"/>
            <w:shd w:val="clear" w:color="auto" w:fill="auto"/>
            <w:vAlign w:val="bottom"/>
          </w:tcPr>
          <w:p w14:paraId="3DF6E65D" w14:textId="77777777" w:rsidR="00916C50" w:rsidRPr="007E2934" w:rsidRDefault="00916C50" w:rsidP="00143C83">
            <w:pPr>
              <w:keepNext/>
              <w:jc w:val="center"/>
              <w:rPr>
                <w:rFonts w:ascii="Calibri" w:hAnsi="Calibri"/>
                <w:sz w:val="18"/>
                <w:szCs w:val="18"/>
              </w:rPr>
            </w:pPr>
            <w:r w:rsidRPr="007E2934">
              <w:rPr>
                <w:rFonts w:ascii="Calibri" w:hAnsi="Calibri"/>
                <w:sz w:val="18"/>
                <w:szCs w:val="18"/>
              </w:rPr>
              <w:t>04</w:t>
            </w:r>
          </w:p>
        </w:tc>
        <w:tc>
          <w:tcPr>
            <w:tcW w:w="1458" w:type="dxa"/>
            <w:shd w:val="clear" w:color="auto" w:fill="auto"/>
            <w:vAlign w:val="bottom"/>
          </w:tcPr>
          <w:p w14:paraId="3DF6E65E" w14:textId="77777777" w:rsidR="00916C50" w:rsidRPr="007E2934" w:rsidRDefault="00916C50" w:rsidP="00143C83">
            <w:pPr>
              <w:keepNext/>
              <w:jc w:val="center"/>
              <w:rPr>
                <w:rFonts w:ascii="Calibri" w:hAnsi="Calibri"/>
                <w:sz w:val="18"/>
                <w:szCs w:val="18"/>
              </w:rPr>
            </w:pPr>
            <w:r w:rsidRPr="007E2934">
              <w:rPr>
                <w:rFonts w:ascii="Calibri" w:hAnsi="Calibri"/>
                <w:sz w:val="18"/>
                <w:szCs w:val="18"/>
              </w:rPr>
              <w:t>05</w:t>
            </w:r>
          </w:p>
        </w:tc>
        <w:tc>
          <w:tcPr>
            <w:tcW w:w="1458" w:type="dxa"/>
            <w:shd w:val="clear" w:color="auto" w:fill="auto"/>
            <w:vAlign w:val="bottom"/>
          </w:tcPr>
          <w:p w14:paraId="3DF6E65F" w14:textId="77777777" w:rsidR="00916C50" w:rsidRPr="007E2934" w:rsidRDefault="00916C50" w:rsidP="00143C83">
            <w:pPr>
              <w:keepNext/>
              <w:jc w:val="center"/>
              <w:rPr>
                <w:rFonts w:ascii="Calibri" w:hAnsi="Calibri"/>
                <w:sz w:val="18"/>
                <w:szCs w:val="18"/>
              </w:rPr>
            </w:pPr>
            <w:r w:rsidRPr="007E2934">
              <w:rPr>
                <w:rFonts w:ascii="Calibri" w:hAnsi="Calibri"/>
                <w:sz w:val="18"/>
                <w:szCs w:val="18"/>
              </w:rPr>
              <w:t>06</w:t>
            </w:r>
          </w:p>
        </w:tc>
        <w:tc>
          <w:tcPr>
            <w:tcW w:w="2880" w:type="dxa"/>
            <w:shd w:val="clear" w:color="auto" w:fill="auto"/>
            <w:vAlign w:val="bottom"/>
          </w:tcPr>
          <w:p w14:paraId="3DF6E660" w14:textId="77777777" w:rsidR="00916C50" w:rsidRPr="007E2934" w:rsidRDefault="00916C50" w:rsidP="00143C83">
            <w:pPr>
              <w:keepNext/>
              <w:jc w:val="center"/>
              <w:rPr>
                <w:rFonts w:ascii="Calibri" w:hAnsi="Calibri"/>
                <w:sz w:val="18"/>
                <w:szCs w:val="18"/>
              </w:rPr>
            </w:pPr>
            <w:r w:rsidRPr="007E2934">
              <w:rPr>
                <w:rFonts w:ascii="Calibri" w:hAnsi="Calibri"/>
                <w:sz w:val="18"/>
                <w:szCs w:val="18"/>
              </w:rPr>
              <w:t>07</w:t>
            </w:r>
          </w:p>
        </w:tc>
        <w:tc>
          <w:tcPr>
            <w:tcW w:w="1530" w:type="dxa"/>
            <w:shd w:val="clear" w:color="auto" w:fill="auto"/>
            <w:vAlign w:val="bottom"/>
          </w:tcPr>
          <w:p w14:paraId="3DF6E661" w14:textId="77777777" w:rsidR="00916C50" w:rsidRPr="007E2934" w:rsidRDefault="00916C50" w:rsidP="0033113E">
            <w:pPr>
              <w:keepNext/>
              <w:jc w:val="center"/>
              <w:rPr>
                <w:rFonts w:ascii="Calibri" w:hAnsi="Calibri"/>
                <w:sz w:val="18"/>
                <w:szCs w:val="18"/>
              </w:rPr>
            </w:pPr>
            <w:r w:rsidRPr="007E2934">
              <w:rPr>
                <w:rFonts w:ascii="Calibri" w:hAnsi="Calibri"/>
                <w:sz w:val="18"/>
                <w:szCs w:val="18"/>
              </w:rPr>
              <w:t>0</w:t>
            </w:r>
            <w:r>
              <w:rPr>
                <w:rFonts w:ascii="Calibri" w:hAnsi="Calibri"/>
                <w:sz w:val="18"/>
                <w:szCs w:val="18"/>
              </w:rPr>
              <w:t>8</w:t>
            </w:r>
          </w:p>
        </w:tc>
        <w:tc>
          <w:tcPr>
            <w:tcW w:w="1455" w:type="dxa"/>
          </w:tcPr>
          <w:p w14:paraId="088FE66B" w14:textId="4F89151D" w:rsidR="00916C50" w:rsidRPr="007E2934" w:rsidRDefault="00916C50" w:rsidP="0033113E">
            <w:pPr>
              <w:keepNext/>
              <w:jc w:val="center"/>
              <w:rPr>
                <w:rFonts w:ascii="Calibri" w:hAnsi="Calibri"/>
                <w:sz w:val="18"/>
                <w:szCs w:val="18"/>
              </w:rPr>
            </w:pPr>
            <w:r>
              <w:rPr>
                <w:rFonts w:ascii="Calibri" w:hAnsi="Calibri"/>
                <w:sz w:val="18"/>
                <w:szCs w:val="18"/>
              </w:rPr>
              <w:t>09</w:t>
            </w:r>
          </w:p>
        </w:tc>
      </w:tr>
      <w:tr w:rsidR="00916C50" w:rsidRPr="007E2934" w14:paraId="3DF6E66B" w14:textId="1387578A" w:rsidTr="006B6D1C">
        <w:trPr>
          <w:gridAfter w:val="1"/>
          <w:wAfter w:w="15" w:type="dxa"/>
          <w:cantSplit/>
          <w:trHeight w:val="586"/>
        </w:trPr>
        <w:tc>
          <w:tcPr>
            <w:tcW w:w="1458" w:type="dxa"/>
            <w:shd w:val="clear" w:color="auto" w:fill="auto"/>
            <w:vAlign w:val="bottom"/>
          </w:tcPr>
          <w:p w14:paraId="3DF6E663" w14:textId="77777777" w:rsidR="00916C50" w:rsidRPr="0015696C" w:rsidRDefault="00916C50" w:rsidP="00143C83">
            <w:pPr>
              <w:keepNext/>
              <w:jc w:val="center"/>
              <w:rPr>
                <w:rFonts w:ascii="Calibri" w:hAnsi="Calibri"/>
                <w:sz w:val="18"/>
                <w:szCs w:val="18"/>
              </w:rPr>
            </w:pPr>
            <w:r w:rsidRPr="0015696C">
              <w:rPr>
                <w:rFonts w:ascii="Calibri" w:hAnsi="Calibri"/>
                <w:sz w:val="18"/>
                <w:szCs w:val="18"/>
              </w:rPr>
              <w:t>SC System Identification or Name</w:t>
            </w:r>
          </w:p>
        </w:tc>
        <w:tc>
          <w:tcPr>
            <w:tcW w:w="1458" w:type="dxa"/>
            <w:shd w:val="clear" w:color="auto" w:fill="auto"/>
            <w:vAlign w:val="bottom"/>
          </w:tcPr>
          <w:p w14:paraId="3DF6E664" w14:textId="77777777" w:rsidR="00916C50" w:rsidRPr="0015696C" w:rsidRDefault="00916C50" w:rsidP="00143C83">
            <w:pPr>
              <w:keepNext/>
              <w:jc w:val="center"/>
              <w:rPr>
                <w:rFonts w:ascii="Calibri" w:hAnsi="Calibri"/>
                <w:sz w:val="18"/>
                <w:szCs w:val="18"/>
              </w:rPr>
            </w:pPr>
            <w:r w:rsidRPr="0015696C">
              <w:rPr>
                <w:rFonts w:ascii="Calibri" w:hAnsi="Calibri"/>
                <w:sz w:val="18"/>
                <w:szCs w:val="18"/>
              </w:rPr>
              <w:t>SC System Location or Area Served</w:t>
            </w:r>
          </w:p>
        </w:tc>
        <w:tc>
          <w:tcPr>
            <w:tcW w:w="1458" w:type="dxa"/>
            <w:shd w:val="clear" w:color="auto" w:fill="auto"/>
            <w:vAlign w:val="bottom"/>
          </w:tcPr>
          <w:p w14:paraId="3DF6E665" w14:textId="77777777" w:rsidR="00916C50" w:rsidRPr="0015696C" w:rsidRDefault="00916C50" w:rsidP="00143C83">
            <w:pPr>
              <w:keepNext/>
              <w:jc w:val="center"/>
              <w:rPr>
                <w:rFonts w:ascii="Calibri" w:hAnsi="Calibri"/>
                <w:sz w:val="18"/>
                <w:szCs w:val="18"/>
              </w:rPr>
            </w:pPr>
            <w:r w:rsidRPr="0015696C">
              <w:rPr>
                <w:rFonts w:ascii="Calibri" w:hAnsi="Calibri"/>
                <w:sz w:val="18"/>
                <w:szCs w:val="18"/>
              </w:rPr>
              <w:t>Supply Duct Location</w:t>
            </w:r>
          </w:p>
        </w:tc>
        <w:tc>
          <w:tcPr>
            <w:tcW w:w="1458" w:type="dxa"/>
            <w:shd w:val="clear" w:color="auto" w:fill="auto"/>
            <w:vAlign w:val="bottom"/>
          </w:tcPr>
          <w:p w14:paraId="11B0276C" w14:textId="77777777" w:rsidR="00EC0B00" w:rsidRDefault="00916C50" w:rsidP="00143C83">
            <w:pPr>
              <w:keepNext/>
              <w:jc w:val="center"/>
              <w:rPr>
                <w:rFonts w:ascii="Calibri" w:hAnsi="Calibri"/>
                <w:sz w:val="18"/>
                <w:szCs w:val="18"/>
              </w:rPr>
            </w:pPr>
            <w:r w:rsidRPr="0015696C">
              <w:rPr>
                <w:rFonts w:ascii="Calibri" w:hAnsi="Calibri"/>
                <w:sz w:val="18"/>
                <w:szCs w:val="18"/>
              </w:rPr>
              <w:t xml:space="preserve">Supply Duct </w:t>
            </w:r>
          </w:p>
          <w:p w14:paraId="3DF6E666" w14:textId="2DE50B8A" w:rsidR="00916C50" w:rsidRPr="0015696C" w:rsidRDefault="00916C50" w:rsidP="00143C83">
            <w:pPr>
              <w:keepNext/>
              <w:jc w:val="center"/>
              <w:rPr>
                <w:rFonts w:ascii="Calibri" w:hAnsi="Calibri"/>
                <w:sz w:val="18"/>
                <w:szCs w:val="18"/>
              </w:rPr>
            </w:pPr>
            <w:r w:rsidRPr="0015696C">
              <w:rPr>
                <w:rFonts w:ascii="Calibri" w:hAnsi="Calibri"/>
                <w:sz w:val="18"/>
                <w:szCs w:val="18"/>
              </w:rPr>
              <w:t>R-Value</w:t>
            </w:r>
          </w:p>
        </w:tc>
        <w:tc>
          <w:tcPr>
            <w:tcW w:w="1458" w:type="dxa"/>
            <w:shd w:val="clear" w:color="auto" w:fill="auto"/>
            <w:vAlign w:val="bottom"/>
          </w:tcPr>
          <w:p w14:paraId="3DF6E667" w14:textId="77777777" w:rsidR="00916C50" w:rsidRPr="0015696C" w:rsidRDefault="00916C50" w:rsidP="00143C83">
            <w:pPr>
              <w:keepNext/>
              <w:jc w:val="center"/>
              <w:rPr>
                <w:rFonts w:ascii="Calibri" w:hAnsi="Calibri"/>
                <w:sz w:val="18"/>
                <w:szCs w:val="18"/>
              </w:rPr>
            </w:pPr>
            <w:r w:rsidRPr="0015696C">
              <w:rPr>
                <w:rFonts w:ascii="Calibri" w:hAnsi="Calibri"/>
                <w:sz w:val="18"/>
                <w:szCs w:val="18"/>
              </w:rPr>
              <w:t>Return Duct Location</w:t>
            </w:r>
          </w:p>
        </w:tc>
        <w:tc>
          <w:tcPr>
            <w:tcW w:w="1458" w:type="dxa"/>
            <w:shd w:val="clear" w:color="auto" w:fill="auto"/>
            <w:vAlign w:val="bottom"/>
          </w:tcPr>
          <w:p w14:paraId="46F8748A" w14:textId="77777777" w:rsidR="00EC0B00" w:rsidRDefault="00916C50" w:rsidP="00143C83">
            <w:pPr>
              <w:keepNext/>
              <w:jc w:val="center"/>
              <w:rPr>
                <w:rFonts w:ascii="Calibri" w:hAnsi="Calibri"/>
                <w:sz w:val="18"/>
                <w:szCs w:val="18"/>
              </w:rPr>
            </w:pPr>
            <w:r w:rsidRPr="0015696C">
              <w:rPr>
                <w:rFonts w:ascii="Calibri" w:hAnsi="Calibri"/>
                <w:sz w:val="18"/>
                <w:szCs w:val="18"/>
              </w:rPr>
              <w:t xml:space="preserve">Return Duct </w:t>
            </w:r>
          </w:p>
          <w:p w14:paraId="3DF6E668" w14:textId="449BAFF1" w:rsidR="00916C50" w:rsidRPr="0015696C" w:rsidRDefault="00916C50" w:rsidP="00143C83">
            <w:pPr>
              <w:keepNext/>
              <w:jc w:val="center"/>
              <w:rPr>
                <w:rFonts w:ascii="Calibri" w:hAnsi="Calibri"/>
                <w:sz w:val="18"/>
                <w:szCs w:val="18"/>
              </w:rPr>
            </w:pPr>
            <w:r w:rsidRPr="0015696C">
              <w:rPr>
                <w:rFonts w:ascii="Calibri" w:hAnsi="Calibri"/>
                <w:sz w:val="18"/>
                <w:szCs w:val="18"/>
              </w:rPr>
              <w:t>R-Value</w:t>
            </w:r>
          </w:p>
        </w:tc>
        <w:tc>
          <w:tcPr>
            <w:tcW w:w="2880" w:type="dxa"/>
            <w:shd w:val="clear" w:color="auto" w:fill="auto"/>
            <w:vAlign w:val="bottom"/>
          </w:tcPr>
          <w:p w14:paraId="3DF6E669" w14:textId="77777777" w:rsidR="00916C50" w:rsidRPr="0015696C" w:rsidRDefault="00916C50" w:rsidP="003F5196">
            <w:pPr>
              <w:keepNext/>
              <w:jc w:val="center"/>
              <w:rPr>
                <w:rFonts w:ascii="Calibri" w:hAnsi="Calibri"/>
                <w:sz w:val="18"/>
                <w:szCs w:val="18"/>
              </w:rPr>
            </w:pPr>
            <w:r w:rsidRPr="0015696C">
              <w:rPr>
                <w:rFonts w:ascii="Calibri" w:hAnsi="Calibri"/>
                <w:sz w:val="18"/>
                <w:szCs w:val="18"/>
              </w:rPr>
              <w:t>Method of Compliance with Duct and Filter Grille Sizing Req's in 150.0(m)13</w:t>
            </w:r>
          </w:p>
        </w:tc>
        <w:tc>
          <w:tcPr>
            <w:tcW w:w="1530" w:type="dxa"/>
            <w:shd w:val="clear" w:color="auto" w:fill="auto"/>
            <w:vAlign w:val="bottom"/>
          </w:tcPr>
          <w:p w14:paraId="3DF6E66A" w14:textId="77777777" w:rsidR="00916C50" w:rsidRPr="0015696C" w:rsidRDefault="00916C50" w:rsidP="00143C83">
            <w:pPr>
              <w:keepNext/>
              <w:jc w:val="center"/>
              <w:rPr>
                <w:rFonts w:ascii="Calibri" w:hAnsi="Calibri"/>
                <w:sz w:val="18"/>
                <w:szCs w:val="18"/>
              </w:rPr>
            </w:pPr>
            <w:r w:rsidRPr="0015696C">
              <w:rPr>
                <w:rFonts w:ascii="Calibri" w:hAnsi="Calibri"/>
                <w:sz w:val="18"/>
                <w:szCs w:val="18"/>
              </w:rPr>
              <w:t>Number of Air Filter Devices on System</w:t>
            </w:r>
          </w:p>
        </w:tc>
        <w:tc>
          <w:tcPr>
            <w:tcW w:w="1455" w:type="dxa"/>
            <w:vAlign w:val="bottom"/>
          </w:tcPr>
          <w:p w14:paraId="4A35F33E" w14:textId="4E0E90E3" w:rsidR="00916C50" w:rsidRPr="0015696C" w:rsidRDefault="00916C50" w:rsidP="00916C50">
            <w:pPr>
              <w:keepNext/>
              <w:jc w:val="center"/>
              <w:rPr>
                <w:rFonts w:ascii="Calibri" w:hAnsi="Calibri"/>
                <w:sz w:val="18"/>
                <w:szCs w:val="18"/>
              </w:rPr>
            </w:pPr>
            <w:r>
              <w:rPr>
                <w:rFonts w:ascii="Calibri" w:hAnsi="Calibri"/>
                <w:sz w:val="18"/>
                <w:szCs w:val="18"/>
              </w:rPr>
              <w:t>Can RA3.3 Airflow Protocols be used to test this System?</w:t>
            </w:r>
          </w:p>
        </w:tc>
      </w:tr>
      <w:tr w:rsidR="00916C50" w:rsidRPr="007E2934" w14:paraId="3DF6E6A7" w14:textId="12C16E83" w:rsidTr="006B6D1C">
        <w:trPr>
          <w:gridAfter w:val="1"/>
          <w:wAfter w:w="15" w:type="dxa"/>
          <w:cantSplit/>
          <w:trHeight w:val="402"/>
        </w:trPr>
        <w:tc>
          <w:tcPr>
            <w:tcW w:w="1458" w:type="dxa"/>
            <w:shd w:val="clear" w:color="auto" w:fill="auto"/>
          </w:tcPr>
          <w:p w14:paraId="3DF6E66C" w14:textId="77777777" w:rsidR="00916C50" w:rsidRPr="00BB4142" w:rsidRDefault="00916C50" w:rsidP="00143C83">
            <w:pPr>
              <w:keepNext/>
              <w:rPr>
                <w:rFonts w:asciiTheme="minorHAnsi" w:hAnsiTheme="minorHAnsi"/>
                <w:sz w:val="16"/>
                <w:szCs w:val="16"/>
              </w:rPr>
            </w:pPr>
            <w:r w:rsidRPr="00BB4142">
              <w:rPr>
                <w:rFonts w:asciiTheme="minorHAnsi" w:hAnsiTheme="minorHAnsi"/>
                <w:sz w:val="16"/>
                <w:szCs w:val="16"/>
              </w:rPr>
              <w:t>&lt;&lt;reference value from B01&gt;&gt;</w:t>
            </w:r>
          </w:p>
        </w:tc>
        <w:tc>
          <w:tcPr>
            <w:tcW w:w="1458" w:type="dxa"/>
            <w:shd w:val="clear" w:color="auto" w:fill="auto"/>
          </w:tcPr>
          <w:p w14:paraId="3DF6E66D" w14:textId="77777777" w:rsidR="00916C50" w:rsidRPr="00BB4142" w:rsidRDefault="00916C50" w:rsidP="00143C83">
            <w:pPr>
              <w:keepNext/>
              <w:rPr>
                <w:rFonts w:asciiTheme="minorHAnsi" w:hAnsiTheme="minorHAnsi"/>
                <w:sz w:val="16"/>
                <w:szCs w:val="16"/>
              </w:rPr>
            </w:pPr>
            <w:r w:rsidRPr="00BB4142">
              <w:rPr>
                <w:rFonts w:asciiTheme="minorHAnsi" w:hAnsiTheme="minorHAnsi"/>
                <w:sz w:val="16"/>
                <w:szCs w:val="16"/>
              </w:rPr>
              <w:t xml:space="preserve">&lt;&lt;auto filled from B02&gt;&gt; </w:t>
            </w:r>
          </w:p>
        </w:tc>
        <w:tc>
          <w:tcPr>
            <w:tcW w:w="1458" w:type="dxa"/>
            <w:shd w:val="clear" w:color="auto" w:fill="auto"/>
          </w:tcPr>
          <w:p w14:paraId="3DF6E66E" w14:textId="77777777" w:rsidR="00916C50" w:rsidRDefault="00916C50" w:rsidP="00326360">
            <w:pPr>
              <w:keepNext/>
              <w:rPr>
                <w:rFonts w:asciiTheme="minorHAnsi" w:hAnsiTheme="minorHAnsi"/>
                <w:sz w:val="16"/>
                <w:szCs w:val="16"/>
              </w:rPr>
            </w:pPr>
            <w:r w:rsidRPr="00BB4142">
              <w:rPr>
                <w:rFonts w:asciiTheme="minorHAnsi" w:hAnsiTheme="minorHAnsi"/>
                <w:sz w:val="16"/>
                <w:szCs w:val="16"/>
              </w:rPr>
              <w:t>&lt;&lt;</w:t>
            </w:r>
            <w:r>
              <w:rPr>
                <w:rFonts w:asciiTheme="minorHAnsi" w:hAnsiTheme="minorHAnsi"/>
                <w:sz w:val="16"/>
                <w:szCs w:val="16"/>
              </w:rPr>
              <w:t>User pick one from list:</w:t>
            </w:r>
          </w:p>
          <w:p w14:paraId="3DF6E66F" w14:textId="77777777" w:rsidR="00916C50" w:rsidRDefault="00916C50" w:rsidP="00326360">
            <w:pPr>
              <w:keepNext/>
              <w:rPr>
                <w:rFonts w:asciiTheme="minorHAnsi" w:hAnsiTheme="minorHAnsi"/>
                <w:sz w:val="16"/>
                <w:szCs w:val="16"/>
              </w:rPr>
            </w:pPr>
            <w:r>
              <w:rPr>
                <w:rFonts w:asciiTheme="minorHAnsi" w:hAnsiTheme="minorHAnsi"/>
                <w:sz w:val="16"/>
                <w:szCs w:val="16"/>
              </w:rPr>
              <w:t>* conditioned space-entirely,</w:t>
            </w:r>
          </w:p>
          <w:p w14:paraId="3DF6E670" w14:textId="77777777" w:rsidR="00916C50" w:rsidRDefault="00916C50" w:rsidP="00326360">
            <w:pPr>
              <w:keepNext/>
              <w:rPr>
                <w:rFonts w:asciiTheme="minorHAnsi" w:hAnsiTheme="minorHAnsi"/>
                <w:sz w:val="16"/>
                <w:szCs w:val="16"/>
              </w:rPr>
            </w:pPr>
            <w:r>
              <w:rPr>
                <w:rFonts w:asciiTheme="minorHAnsi" w:hAnsiTheme="minorHAnsi"/>
                <w:sz w:val="16"/>
                <w:szCs w:val="16"/>
              </w:rPr>
              <w:t>*conditioned space -except 12ft,</w:t>
            </w:r>
          </w:p>
          <w:p w14:paraId="3DF6E671" w14:textId="77777777" w:rsidR="00916C50" w:rsidRDefault="00916C50" w:rsidP="00326360">
            <w:pPr>
              <w:keepNext/>
              <w:rPr>
                <w:rFonts w:asciiTheme="minorHAnsi" w:hAnsiTheme="minorHAnsi"/>
                <w:sz w:val="16"/>
                <w:szCs w:val="16"/>
              </w:rPr>
            </w:pPr>
            <w:r>
              <w:rPr>
                <w:rFonts w:asciiTheme="minorHAnsi" w:hAnsiTheme="minorHAnsi"/>
                <w:sz w:val="16"/>
                <w:szCs w:val="16"/>
              </w:rPr>
              <w:t>*unconditioned attic,</w:t>
            </w:r>
          </w:p>
          <w:p w14:paraId="3DF6E672" w14:textId="77777777" w:rsidR="00916C50" w:rsidRDefault="00916C50" w:rsidP="00326360">
            <w:pPr>
              <w:keepNext/>
              <w:rPr>
                <w:rFonts w:asciiTheme="minorHAnsi" w:hAnsiTheme="minorHAnsi"/>
                <w:sz w:val="16"/>
                <w:szCs w:val="16"/>
              </w:rPr>
            </w:pPr>
            <w:r>
              <w:rPr>
                <w:rFonts w:asciiTheme="minorHAnsi" w:hAnsiTheme="minorHAnsi"/>
                <w:sz w:val="16"/>
                <w:szCs w:val="16"/>
              </w:rPr>
              <w:t>*unconditioned crawl space,</w:t>
            </w:r>
          </w:p>
          <w:p w14:paraId="3DF6E673" w14:textId="77777777" w:rsidR="00916C50" w:rsidRDefault="00916C50" w:rsidP="00326360">
            <w:pPr>
              <w:keepNext/>
              <w:rPr>
                <w:rFonts w:ascii="Calibri" w:hAnsi="Calibri" w:cs="Calibri"/>
                <w:sz w:val="16"/>
                <w:szCs w:val="16"/>
              </w:rPr>
            </w:pPr>
            <w:r>
              <w:rPr>
                <w:rFonts w:ascii="Calibri" w:hAnsi="Calibri" w:cs="Calibri"/>
                <w:sz w:val="16"/>
                <w:szCs w:val="16"/>
              </w:rPr>
              <w:t>*controlled ventilation crawl space</w:t>
            </w:r>
          </w:p>
          <w:p w14:paraId="3DF6E674" w14:textId="77777777" w:rsidR="00916C50" w:rsidRDefault="00916C50" w:rsidP="00326360">
            <w:pPr>
              <w:keepNext/>
              <w:rPr>
                <w:rFonts w:ascii="Calibri" w:hAnsi="Calibri" w:cs="Calibri"/>
                <w:sz w:val="16"/>
                <w:szCs w:val="16"/>
              </w:rPr>
            </w:pPr>
            <w:r>
              <w:rPr>
                <w:rFonts w:ascii="Calibri" w:hAnsi="Calibri" w:cs="Calibri"/>
                <w:sz w:val="16"/>
                <w:szCs w:val="16"/>
              </w:rPr>
              <w:t>*unconditioned garage,</w:t>
            </w:r>
          </w:p>
          <w:p w14:paraId="3DF6E675" w14:textId="77777777" w:rsidR="00916C50" w:rsidRDefault="00916C50" w:rsidP="00326360">
            <w:pPr>
              <w:keepNext/>
              <w:rPr>
                <w:rFonts w:asciiTheme="minorHAnsi" w:hAnsiTheme="minorHAnsi"/>
                <w:sz w:val="16"/>
                <w:szCs w:val="16"/>
              </w:rPr>
            </w:pPr>
            <w:r>
              <w:rPr>
                <w:rFonts w:asciiTheme="minorHAnsi" w:hAnsiTheme="minorHAnsi"/>
                <w:sz w:val="16"/>
                <w:szCs w:val="16"/>
              </w:rPr>
              <w:t>*unconditioned basement,</w:t>
            </w:r>
          </w:p>
          <w:p w14:paraId="3DF6E676" w14:textId="77777777" w:rsidR="00916C50" w:rsidRPr="00BB4142" w:rsidRDefault="00916C50" w:rsidP="00326360">
            <w:pPr>
              <w:keepNext/>
              <w:rPr>
                <w:rFonts w:asciiTheme="minorHAnsi" w:hAnsiTheme="minorHAnsi"/>
                <w:sz w:val="16"/>
                <w:szCs w:val="16"/>
              </w:rPr>
            </w:pPr>
            <w:r>
              <w:rPr>
                <w:rFonts w:asciiTheme="minorHAnsi" w:hAnsiTheme="minorHAnsi"/>
                <w:sz w:val="16"/>
                <w:szCs w:val="16"/>
              </w:rPr>
              <w:t>*outdoors</w:t>
            </w:r>
            <w:r w:rsidRPr="00BB4142">
              <w:rPr>
                <w:rFonts w:asciiTheme="minorHAnsi" w:hAnsiTheme="minorHAnsi"/>
                <w:sz w:val="16"/>
                <w:szCs w:val="16"/>
              </w:rPr>
              <w:t>&gt;&gt;</w:t>
            </w:r>
          </w:p>
        </w:tc>
        <w:tc>
          <w:tcPr>
            <w:tcW w:w="1458" w:type="dxa"/>
            <w:shd w:val="clear" w:color="auto" w:fill="auto"/>
          </w:tcPr>
          <w:p w14:paraId="3DF6E677" w14:textId="77777777" w:rsidR="00916C50" w:rsidRPr="00184533" w:rsidRDefault="00916C50" w:rsidP="008B5C3E">
            <w:pPr>
              <w:rPr>
                <w:rFonts w:asciiTheme="minorHAnsi" w:hAnsiTheme="minorHAnsi"/>
                <w:sz w:val="16"/>
                <w:szCs w:val="16"/>
              </w:rPr>
            </w:pPr>
            <w:r w:rsidRPr="00184533">
              <w:rPr>
                <w:rFonts w:asciiTheme="minorHAnsi" w:hAnsiTheme="minorHAnsi"/>
                <w:sz w:val="16"/>
                <w:szCs w:val="16"/>
              </w:rPr>
              <w:t>&lt;&lt;user pick from list:</w:t>
            </w:r>
          </w:p>
          <w:p w14:paraId="3DF6E67B" w14:textId="77777777" w:rsidR="00916C50" w:rsidRPr="00184533"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6, </w:t>
            </w:r>
          </w:p>
          <w:p w14:paraId="3DF6E67C" w14:textId="77777777" w:rsidR="00916C50" w:rsidRPr="00184533"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8, </w:t>
            </w:r>
          </w:p>
          <w:p w14:paraId="3DF6E67D" w14:textId="77777777" w:rsidR="00916C50" w:rsidRPr="00184533"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10, </w:t>
            </w:r>
          </w:p>
          <w:p w14:paraId="3DF6E67E" w14:textId="77777777" w:rsidR="00916C50"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12;  </w:t>
            </w:r>
          </w:p>
          <w:p w14:paraId="3DF6E67F" w14:textId="039A6845" w:rsidR="00916C50" w:rsidRPr="00BB4142" w:rsidRDefault="00916C50" w:rsidP="00F20F71">
            <w:pPr>
              <w:keepNext/>
              <w:rPr>
                <w:rFonts w:asciiTheme="minorHAnsi" w:hAnsiTheme="minorHAnsi"/>
                <w:sz w:val="16"/>
                <w:szCs w:val="16"/>
              </w:rPr>
            </w:pPr>
            <w:r w:rsidRPr="00184533">
              <w:rPr>
                <w:rFonts w:asciiTheme="minorHAnsi" w:hAnsiTheme="minorHAnsi"/>
                <w:sz w:val="16"/>
                <w:szCs w:val="16"/>
              </w:rPr>
              <w:t>check value</w:t>
            </w:r>
            <w:r>
              <w:rPr>
                <w:rFonts w:asciiTheme="minorHAnsi" w:hAnsiTheme="minorHAnsi"/>
                <w:sz w:val="16"/>
                <w:szCs w:val="16"/>
              </w:rPr>
              <w:t>:</w:t>
            </w:r>
            <w:r w:rsidRPr="00184533">
              <w:rPr>
                <w:rFonts w:asciiTheme="minorHAnsi" w:hAnsiTheme="minorHAnsi"/>
                <w:sz w:val="16"/>
                <w:szCs w:val="16"/>
              </w:rPr>
              <w:t xml:space="preserve"> must be ≥ value in C12 to comply &gt;&gt;</w:t>
            </w:r>
          </w:p>
        </w:tc>
        <w:tc>
          <w:tcPr>
            <w:tcW w:w="1458" w:type="dxa"/>
            <w:shd w:val="clear" w:color="auto" w:fill="auto"/>
          </w:tcPr>
          <w:p w14:paraId="3DF6E680" w14:textId="77777777" w:rsidR="00916C50" w:rsidRDefault="00916C50" w:rsidP="009620F6">
            <w:pPr>
              <w:keepNext/>
              <w:rPr>
                <w:rFonts w:asciiTheme="minorHAnsi" w:hAnsiTheme="minorHAnsi"/>
                <w:sz w:val="16"/>
                <w:szCs w:val="16"/>
              </w:rPr>
            </w:pPr>
            <w:r w:rsidRPr="00BB4142">
              <w:rPr>
                <w:rFonts w:asciiTheme="minorHAnsi" w:hAnsiTheme="minorHAnsi"/>
                <w:sz w:val="16"/>
                <w:szCs w:val="16"/>
              </w:rPr>
              <w:t>&lt;&lt;</w:t>
            </w:r>
            <w:r>
              <w:rPr>
                <w:rFonts w:asciiTheme="minorHAnsi" w:hAnsiTheme="minorHAnsi"/>
                <w:sz w:val="16"/>
                <w:szCs w:val="16"/>
              </w:rPr>
              <w:t>User pick one from list:</w:t>
            </w:r>
          </w:p>
          <w:p w14:paraId="3DF6E681" w14:textId="77777777" w:rsidR="00916C50" w:rsidRDefault="00916C50" w:rsidP="009620F6">
            <w:pPr>
              <w:keepNext/>
              <w:rPr>
                <w:rFonts w:asciiTheme="minorHAnsi" w:hAnsiTheme="minorHAnsi"/>
                <w:sz w:val="16"/>
                <w:szCs w:val="16"/>
              </w:rPr>
            </w:pPr>
            <w:r>
              <w:rPr>
                <w:rFonts w:asciiTheme="minorHAnsi" w:hAnsiTheme="minorHAnsi"/>
                <w:sz w:val="16"/>
                <w:szCs w:val="16"/>
              </w:rPr>
              <w:t>* conditioned space-entirely,</w:t>
            </w:r>
          </w:p>
          <w:p w14:paraId="3DF6E682" w14:textId="77777777" w:rsidR="00916C50" w:rsidRDefault="00916C50" w:rsidP="009620F6">
            <w:pPr>
              <w:keepNext/>
              <w:rPr>
                <w:rFonts w:asciiTheme="minorHAnsi" w:hAnsiTheme="minorHAnsi"/>
                <w:sz w:val="16"/>
                <w:szCs w:val="16"/>
              </w:rPr>
            </w:pPr>
            <w:r>
              <w:rPr>
                <w:rFonts w:asciiTheme="minorHAnsi" w:hAnsiTheme="minorHAnsi"/>
                <w:sz w:val="16"/>
                <w:szCs w:val="16"/>
              </w:rPr>
              <w:t>*conditioned space-except 12ft,</w:t>
            </w:r>
          </w:p>
          <w:p w14:paraId="3DF6E683" w14:textId="77777777" w:rsidR="00916C50" w:rsidRDefault="00916C50" w:rsidP="009620F6">
            <w:pPr>
              <w:keepNext/>
              <w:rPr>
                <w:rFonts w:asciiTheme="minorHAnsi" w:hAnsiTheme="minorHAnsi"/>
                <w:sz w:val="16"/>
                <w:szCs w:val="16"/>
              </w:rPr>
            </w:pPr>
            <w:r>
              <w:rPr>
                <w:rFonts w:asciiTheme="minorHAnsi" w:hAnsiTheme="minorHAnsi"/>
                <w:sz w:val="16"/>
                <w:szCs w:val="16"/>
              </w:rPr>
              <w:t>*unconditioned attic,</w:t>
            </w:r>
          </w:p>
          <w:p w14:paraId="3DF6E684" w14:textId="77777777" w:rsidR="00916C50" w:rsidRDefault="00916C50" w:rsidP="009620F6">
            <w:pPr>
              <w:keepNext/>
              <w:rPr>
                <w:rFonts w:asciiTheme="minorHAnsi" w:hAnsiTheme="minorHAnsi"/>
                <w:sz w:val="16"/>
                <w:szCs w:val="16"/>
              </w:rPr>
            </w:pPr>
            <w:r>
              <w:rPr>
                <w:rFonts w:asciiTheme="minorHAnsi" w:hAnsiTheme="minorHAnsi"/>
                <w:sz w:val="16"/>
                <w:szCs w:val="16"/>
              </w:rPr>
              <w:t>*unconditioned crawl space,</w:t>
            </w:r>
          </w:p>
          <w:p w14:paraId="3DF6E685" w14:textId="77777777" w:rsidR="00916C50" w:rsidRDefault="00916C50" w:rsidP="009620F6">
            <w:pPr>
              <w:keepNext/>
              <w:rPr>
                <w:rFonts w:ascii="Calibri" w:hAnsi="Calibri" w:cs="Calibri"/>
                <w:sz w:val="16"/>
                <w:szCs w:val="16"/>
              </w:rPr>
            </w:pPr>
            <w:r>
              <w:rPr>
                <w:rFonts w:ascii="Calibri" w:hAnsi="Calibri" w:cs="Calibri"/>
                <w:sz w:val="16"/>
                <w:szCs w:val="16"/>
              </w:rPr>
              <w:t>*controlled ventilation crawl space</w:t>
            </w:r>
          </w:p>
          <w:p w14:paraId="3DF6E686" w14:textId="77777777" w:rsidR="00916C50" w:rsidRDefault="00916C50" w:rsidP="009620F6">
            <w:pPr>
              <w:keepNext/>
              <w:rPr>
                <w:rFonts w:ascii="Calibri" w:hAnsi="Calibri" w:cs="Calibri"/>
                <w:sz w:val="16"/>
                <w:szCs w:val="16"/>
              </w:rPr>
            </w:pPr>
            <w:r>
              <w:rPr>
                <w:rFonts w:ascii="Calibri" w:hAnsi="Calibri" w:cs="Calibri"/>
                <w:sz w:val="16"/>
                <w:szCs w:val="16"/>
              </w:rPr>
              <w:t>*unconditioned garage,</w:t>
            </w:r>
          </w:p>
          <w:p w14:paraId="3DF6E687" w14:textId="77777777" w:rsidR="00916C50" w:rsidRDefault="00916C50" w:rsidP="009620F6">
            <w:pPr>
              <w:keepNext/>
              <w:rPr>
                <w:rFonts w:asciiTheme="minorHAnsi" w:hAnsiTheme="minorHAnsi"/>
                <w:sz w:val="16"/>
                <w:szCs w:val="16"/>
              </w:rPr>
            </w:pPr>
            <w:r>
              <w:rPr>
                <w:rFonts w:asciiTheme="minorHAnsi" w:hAnsiTheme="minorHAnsi"/>
                <w:sz w:val="16"/>
                <w:szCs w:val="16"/>
              </w:rPr>
              <w:t>*unconditioned basement,</w:t>
            </w:r>
          </w:p>
          <w:p w14:paraId="3DF6E688" w14:textId="77777777" w:rsidR="00916C50" w:rsidRPr="00BB4142" w:rsidRDefault="00916C50" w:rsidP="009620F6">
            <w:pPr>
              <w:keepNext/>
              <w:rPr>
                <w:rFonts w:asciiTheme="minorHAnsi" w:hAnsiTheme="minorHAnsi"/>
                <w:sz w:val="16"/>
                <w:szCs w:val="16"/>
              </w:rPr>
            </w:pPr>
            <w:r>
              <w:rPr>
                <w:rFonts w:asciiTheme="minorHAnsi" w:hAnsiTheme="minorHAnsi"/>
                <w:sz w:val="16"/>
                <w:szCs w:val="16"/>
              </w:rPr>
              <w:t>*outdoors</w:t>
            </w:r>
            <w:r w:rsidRPr="00BB4142">
              <w:rPr>
                <w:rFonts w:asciiTheme="minorHAnsi" w:hAnsiTheme="minorHAnsi"/>
                <w:sz w:val="16"/>
                <w:szCs w:val="16"/>
              </w:rPr>
              <w:t>&gt;&gt;</w:t>
            </w:r>
          </w:p>
        </w:tc>
        <w:tc>
          <w:tcPr>
            <w:tcW w:w="1458" w:type="dxa"/>
            <w:shd w:val="clear" w:color="auto" w:fill="auto"/>
          </w:tcPr>
          <w:p w14:paraId="3DF6E689" w14:textId="77777777" w:rsidR="00916C50" w:rsidRPr="00184533" w:rsidRDefault="00916C50" w:rsidP="008B5C3E">
            <w:pPr>
              <w:rPr>
                <w:rFonts w:asciiTheme="minorHAnsi" w:hAnsiTheme="minorHAnsi"/>
                <w:sz w:val="16"/>
                <w:szCs w:val="16"/>
              </w:rPr>
            </w:pPr>
            <w:r w:rsidRPr="00184533">
              <w:rPr>
                <w:rFonts w:asciiTheme="minorHAnsi" w:hAnsiTheme="minorHAnsi"/>
                <w:sz w:val="16"/>
                <w:szCs w:val="16"/>
              </w:rPr>
              <w:t>&lt;&lt;user pick from list:</w:t>
            </w:r>
          </w:p>
          <w:p w14:paraId="3DF6E68D" w14:textId="77777777" w:rsidR="00916C50" w:rsidRPr="00184533"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6, </w:t>
            </w:r>
          </w:p>
          <w:p w14:paraId="3DF6E68E" w14:textId="77777777" w:rsidR="00916C50" w:rsidRPr="00184533"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8, </w:t>
            </w:r>
          </w:p>
          <w:p w14:paraId="3DF6E68F" w14:textId="77777777" w:rsidR="00916C50" w:rsidRPr="00184533"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10, </w:t>
            </w:r>
          </w:p>
          <w:p w14:paraId="3DF6E690" w14:textId="77777777" w:rsidR="00916C50" w:rsidRDefault="00916C50" w:rsidP="008B5C3E">
            <w:pPr>
              <w:rPr>
                <w:rFonts w:asciiTheme="minorHAnsi" w:hAnsiTheme="minorHAnsi"/>
                <w:sz w:val="16"/>
                <w:szCs w:val="16"/>
              </w:rPr>
            </w:pPr>
            <w:r>
              <w:rPr>
                <w:rFonts w:asciiTheme="minorHAnsi" w:hAnsiTheme="minorHAnsi"/>
                <w:sz w:val="16"/>
                <w:szCs w:val="16"/>
              </w:rPr>
              <w:t>R-</w:t>
            </w:r>
            <w:r w:rsidRPr="00184533">
              <w:rPr>
                <w:rFonts w:asciiTheme="minorHAnsi" w:hAnsiTheme="minorHAnsi"/>
                <w:sz w:val="16"/>
                <w:szCs w:val="16"/>
              </w:rPr>
              <w:t xml:space="preserve">12;  </w:t>
            </w:r>
          </w:p>
          <w:p w14:paraId="3DF6E691" w14:textId="22A4A4ED" w:rsidR="00916C50" w:rsidRPr="00BB4142" w:rsidRDefault="00916C50" w:rsidP="00F20F71">
            <w:pPr>
              <w:keepNext/>
              <w:rPr>
                <w:rFonts w:asciiTheme="minorHAnsi" w:hAnsiTheme="minorHAnsi"/>
                <w:sz w:val="16"/>
                <w:szCs w:val="16"/>
              </w:rPr>
            </w:pPr>
            <w:r w:rsidRPr="00184533">
              <w:rPr>
                <w:rFonts w:asciiTheme="minorHAnsi" w:hAnsiTheme="minorHAnsi"/>
                <w:sz w:val="16"/>
                <w:szCs w:val="16"/>
              </w:rPr>
              <w:t>check value</w:t>
            </w:r>
            <w:r>
              <w:rPr>
                <w:rFonts w:asciiTheme="minorHAnsi" w:hAnsiTheme="minorHAnsi"/>
                <w:sz w:val="16"/>
                <w:szCs w:val="16"/>
              </w:rPr>
              <w:t>:</w:t>
            </w:r>
            <w:r w:rsidRPr="00184533">
              <w:rPr>
                <w:rFonts w:asciiTheme="minorHAnsi" w:hAnsiTheme="minorHAnsi"/>
                <w:sz w:val="16"/>
                <w:szCs w:val="16"/>
              </w:rPr>
              <w:t xml:space="preserve"> must be ≥ value in C12 to comply &gt;&gt;</w:t>
            </w:r>
          </w:p>
        </w:tc>
        <w:tc>
          <w:tcPr>
            <w:tcW w:w="2880" w:type="dxa"/>
            <w:shd w:val="clear" w:color="auto" w:fill="auto"/>
          </w:tcPr>
          <w:p w14:paraId="3DF6E692" w14:textId="77777777" w:rsidR="00916C50" w:rsidRDefault="00916C50" w:rsidP="00143C83">
            <w:pPr>
              <w:keepNext/>
              <w:rPr>
                <w:rFonts w:asciiTheme="minorHAnsi" w:hAnsiTheme="minorHAnsi"/>
                <w:sz w:val="16"/>
                <w:szCs w:val="16"/>
              </w:rPr>
            </w:pPr>
            <w:r w:rsidRPr="00BB4142">
              <w:rPr>
                <w:rFonts w:asciiTheme="minorHAnsi" w:hAnsiTheme="minorHAnsi"/>
                <w:sz w:val="16"/>
                <w:szCs w:val="16"/>
              </w:rPr>
              <w:t>&lt;&lt;</w:t>
            </w:r>
            <w:r>
              <w:rPr>
                <w:rFonts w:asciiTheme="minorHAnsi" w:hAnsiTheme="minorHAnsi"/>
                <w:sz w:val="16"/>
                <w:szCs w:val="16"/>
              </w:rPr>
              <w:t xml:space="preserve">if C06=no cooling, </w:t>
            </w:r>
          </w:p>
          <w:p w14:paraId="3DF6E693" w14:textId="6D157381" w:rsidR="00916C50" w:rsidRDefault="00916C50" w:rsidP="00B0570C">
            <w:pPr>
              <w:keepNext/>
              <w:rPr>
                <w:rFonts w:asciiTheme="minorHAnsi" w:hAnsiTheme="minorHAnsi"/>
                <w:sz w:val="16"/>
                <w:szCs w:val="16"/>
              </w:rPr>
            </w:pPr>
            <w:r>
              <w:rPr>
                <w:rFonts w:asciiTheme="minorHAnsi" w:hAnsiTheme="minorHAnsi"/>
                <w:sz w:val="16"/>
                <w:szCs w:val="16"/>
              </w:rPr>
              <w:t>then result = Exempt</w:t>
            </w:r>
            <w:r w:rsidR="006B6D1C">
              <w:rPr>
                <w:rFonts w:asciiTheme="minorHAnsi" w:hAnsiTheme="minorHAnsi"/>
                <w:sz w:val="16"/>
                <w:szCs w:val="16"/>
              </w:rPr>
              <w:t xml:space="preserve"> - No Cooling</w:t>
            </w:r>
            <w:r>
              <w:rPr>
                <w:rFonts w:asciiTheme="minorHAnsi" w:hAnsiTheme="minorHAnsi"/>
                <w:sz w:val="16"/>
                <w:szCs w:val="16"/>
              </w:rPr>
              <w:t>;</w:t>
            </w:r>
          </w:p>
          <w:p w14:paraId="2AD66BD3" w14:textId="77777777" w:rsidR="00D12FCB" w:rsidRDefault="00D12FCB" w:rsidP="00B0570C">
            <w:pPr>
              <w:keepNext/>
              <w:rPr>
                <w:rFonts w:asciiTheme="minorHAnsi" w:hAnsiTheme="minorHAnsi"/>
                <w:sz w:val="16"/>
                <w:szCs w:val="16"/>
              </w:rPr>
            </w:pPr>
          </w:p>
          <w:p w14:paraId="3DF6E694" w14:textId="6C6A8D27" w:rsidR="00916C50" w:rsidRDefault="00916C50" w:rsidP="00B0570C">
            <w:pPr>
              <w:keepNext/>
              <w:rPr>
                <w:rFonts w:asciiTheme="minorHAnsi" w:hAnsiTheme="minorHAnsi"/>
                <w:sz w:val="16"/>
                <w:szCs w:val="16"/>
              </w:rPr>
            </w:pPr>
            <w:r>
              <w:rPr>
                <w:rFonts w:asciiTheme="minorHAnsi" w:hAnsiTheme="minorHAnsi"/>
                <w:sz w:val="16"/>
                <w:szCs w:val="16"/>
              </w:rPr>
              <w:t>elseif C06=</w:t>
            </w:r>
            <w:r w:rsidR="00D12FCB" w:rsidRPr="00D12FCB">
              <w:rPr>
                <w:rFonts w:asciiTheme="minorHAnsi" w:hAnsiTheme="minorHAnsi"/>
                <w:sz w:val="16"/>
                <w:szCs w:val="16"/>
              </w:rPr>
              <w:t xml:space="preserve"> one of the following three system types:</w:t>
            </w:r>
          </w:p>
          <w:p w14:paraId="3DF6E695" w14:textId="0D3A2542" w:rsidR="00916C50" w:rsidRPr="00761C61" w:rsidRDefault="0006451C" w:rsidP="00B0570C">
            <w:pPr>
              <w:keepNext/>
              <w:rPr>
                <w:rFonts w:asciiTheme="minorHAnsi" w:hAnsiTheme="minorHAnsi"/>
                <w:sz w:val="16"/>
                <w:szCs w:val="16"/>
              </w:rPr>
            </w:pPr>
            <w:r>
              <w:rPr>
                <w:rFonts w:asciiTheme="minorHAnsi" w:hAnsiTheme="minorHAnsi"/>
                <w:sz w:val="16"/>
                <w:szCs w:val="16"/>
              </w:rPr>
              <w:t>*</w:t>
            </w:r>
            <w:r w:rsidR="00916C50">
              <w:rPr>
                <w:rFonts w:asciiTheme="minorHAnsi" w:hAnsiTheme="minorHAnsi"/>
                <w:sz w:val="16"/>
                <w:szCs w:val="16"/>
              </w:rPr>
              <w:t>*</w:t>
            </w:r>
            <w:r w:rsidR="00916C50" w:rsidRPr="00761C61">
              <w:rPr>
                <w:rFonts w:asciiTheme="minorHAnsi" w:hAnsiTheme="minorHAnsi"/>
                <w:sz w:val="16"/>
                <w:szCs w:val="16"/>
              </w:rPr>
              <w:t>evaporative - direct</w:t>
            </w:r>
            <w:r w:rsidR="00916C50">
              <w:rPr>
                <w:rFonts w:asciiTheme="minorHAnsi" w:hAnsiTheme="minorHAnsi"/>
                <w:sz w:val="16"/>
                <w:szCs w:val="16"/>
              </w:rPr>
              <w:t>, or</w:t>
            </w:r>
          </w:p>
          <w:p w14:paraId="3DF6E696" w14:textId="0AB3FE7E" w:rsidR="00916C50" w:rsidRPr="00761C61" w:rsidRDefault="0006451C" w:rsidP="00B0570C">
            <w:pPr>
              <w:rPr>
                <w:rFonts w:asciiTheme="minorHAnsi" w:hAnsiTheme="minorHAnsi"/>
                <w:sz w:val="16"/>
                <w:szCs w:val="16"/>
              </w:rPr>
            </w:pPr>
            <w:r>
              <w:rPr>
                <w:rFonts w:asciiTheme="minorHAnsi" w:hAnsiTheme="minorHAnsi"/>
                <w:sz w:val="16"/>
                <w:szCs w:val="16"/>
              </w:rPr>
              <w:t>*</w:t>
            </w:r>
            <w:r w:rsidR="00916C50" w:rsidRPr="00761C61">
              <w:rPr>
                <w:rFonts w:asciiTheme="minorHAnsi" w:hAnsiTheme="minorHAnsi"/>
                <w:sz w:val="16"/>
                <w:szCs w:val="16"/>
              </w:rPr>
              <w:t>*evaporative - indirect</w:t>
            </w:r>
            <w:r w:rsidR="00916C50">
              <w:rPr>
                <w:rFonts w:asciiTheme="minorHAnsi" w:hAnsiTheme="minorHAnsi"/>
                <w:sz w:val="16"/>
                <w:szCs w:val="16"/>
              </w:rPr>
              <w:t>, or</w:t>
            </w:r>
          </w:p>
          <w:p w14:paraId="3DF6E697" w14:textId="3636CD04" w:rsidR="00916C50" w:rsidRDefault="0006451C" w:rsidP="00B0570C">
            <w:pPr>
              <w:keepNext/>
              <w:rPr>
                <w:rFonts w:asciiTheme="minorHAnsi" w:hAnsiTheme="minorHAnsi"/>
                <w:sz w:val="16"/>
                <w:szCs w:val="16"/>
              </w:rPr>
            </w:pPr>
            <w:r>
              <w:rPr>
                <w:rFonts w:asciiTheme="minorHAnsi" w:hAnsiTheme="minorHAnsi"/>
                <w:sz w:val="16"/>
                <w:szCs w:val="16"/>
              </w:rPr>
              <w:t>*</w:t>
            </w:r>
            <w:r w:rsidR="00916C50" w:rsidRPr="00761C61">
              <w:rPr>
                <w:rFonts w:asciiTheme="minorHAnsi" w:hAnsiTheme="minorHAnsi"/>
                <w:sz w:val="16"/>
                <w:szCs w:val="16"/>
              </w:rPr>
              <w:t>*evaporative - indirectdirect</w:t>
            </w:r>
            <w:r w:rsidR="00916C50">
              <w:rPr>
                <w:rFonts w:asciiTheme="minorHAnsi" w:hAnsiTheme="minorHAnsi"/>
                <w:sz w:val="16"/>
                <w:szCs w:val="16"/>
              </w:rPr>
              <w:t>,</w:t>
            </w:r>
          </w:p>
          <w:p w14:paraId="3DF6E698" w14:textId="5908C15B" w:rsidR="00916C50" w:rsidRDefault="00916C50" w:rsidP="00143C83">
            <w:pPr>
              <w:keepNext/>
              <w:rPr>
                <w:rFonts w:asciiTheme="minorHAnsi" w:hAnsiTheme="minorHAnsi"/>
                <w:sz w:val="16"/>
                <w:szCs w:val="16"/>
              </w:rPr>
            </w:pPr>
            <w:r>
              <w:rPr>
                <w:rFonts w:asciiTheme="minorHAnsi" w:hAnsiTheme="minorHAnsi"/>
                <w:sz w:val="16"/>
                <w:szCs w:val="16"/>
              </w:rPr>
              <w:t xml:space="preserve">then result = </w:t>
            </w:r>
            <w:r w:rsidR="00D12FCB">
              <w:rPr>
                <w:rFonts w:asciiTheme="minorHAnsi" w:hAnsiTheme="minorHAnsi"/>
                <w:sz w:val="16"/>
                <w:szCs w:val="16"/>
              </w:rPr>
              <w:t xml:space="preserve">Exempt - </w:t>
            </w:r>
            <w:r>
              <w:rPr>
                <w:rFonts w:asciiTheme="minorHAnsi" w:hAnsiTheme="minorHAnsi"/>
                <w:sz w:val="16"/>
                <w:szCs w:val="16"/>
              </w:rPr>
              <w:t>Evaporative System;</w:t>
            </w:r>
          </w:p>
          <w:p w14:paraId="25057310" w14:textId="77777777" w:rsidR="00916C50" w:rsidRDefault="00916C50" w:rsidP="00143C83">
            <w:pPr>
              <w:keepNext/>
              <w:rPr>
                <w:rFonts w:asciiTheme="minorHAnsi" w:hAnsiTheme="minorHAnsi"/>
                <w:sz w:val="16"/>
                <w:szCs w:val="16"/>
              </w:rPr>
            </w:pPr>
          </w:p>
          <w:p w14:paraId="5ED26DEC" w14:textId="77777777" w:rsidR="00D12FCB" w:rsidRDefault="00916C50" w:rsidP="00143C83">
            <w:pPr>
              <w:keepNext/>
              <w:rPr>
                <w:rFonts w:asciiTheme="minorHAnsi" w:hAnsiTheme="minorHAnsi"/>
                <w:sz w:val="16"/>
                <w:szCs w:val="16"/>
              </w:rPr>
            </w:pPr>
            <w:r>
              <w:rPr>
                <w:rFonts w:asciiTheme="minorHAnsi" w:hAnsiTheme="minorHAnsi"/>
                <w:sz w:val="16"/>
                <w:szCs w:val="16"/>
              </w:rPr>
              <w:t xml:space="preserve">elseif G09=no, </w:t>
            </w:r>
          </w:p>
          <w:p w14:paraId="5D1BFCE9" w14:textId="49CFE734" w:rsidR="00916C50" w:rsidRDefault="00916C50" w:rsidP="00143C83">
            <w:pPr>
              <w:keepNext/>
              <w:rPr>
                <w:rFonts w:asciiTheme="minorHAnsi" w:hAnsiTheme="minorHAnsi"/>
                <w:sz w:val="16"/>
                <w:szCs w:val="16"/>
              </w:rPr>
            </w:pPr>
            <w:r>
              <w:rPr>
                <w:rFonts w:asciiTheme="minorHAnsi" w:hAnsiTheme="minorHAnsi"/>
                <w:sz w:val="16"/>
                <w:szCs w:val="16"/>
              </w:rPr>
              <w:t>then result =</w:t>
            </w:r>
            <w:r w:rsidR="00D12FCB">
              <w:t xml:space="preserve"> </w:t>
            </w:r>
            <w:r w:rsidR="00D12FCB" w:rsidRPr="00D12FCB">
              <w:rPr>
                <w:rFonts w:asciiTheme="minorHAnsi" w:hAnsiTheme="minorHAnsi"/>
                <w:sz w:val="16"/>
                <w:szCs w:val="16"/>
              </w:rPr>
              <w:t>Exempt - RA3.3 Protocols are N/A</w:t>
            </w:r>
            <w:r>
              <w:rPr>
                <w:rFonts w:asciiTheme="minorHAnsi" w:hAnsiTheme="minorHAnsi"/>
                <w:sz w:val="16"/>
                <w:szCs w:val="16"/>
              </w:rPr>
              <w:t>;</w:t>
            </w:r>
          </w:p>
          <w:p w14:paraId="3DF6E699" w14:textId="77777777" w:rsidR="00916C50" w:rsidRDefault="00916C50" w:rsidP="00143C83">
            <w:pPr>
              <w:keepNext/>
              <w:rPr>
                <w:rFonts w:asciiTheme="minorHAnsi" w:hAnsiTheme="minorHAnsi"/>
                <w:sz w:val="16"/>
                <w:szCs w:val="16"/>
              </w:rPr>
            </w:pPr>
          </w:p>
          <w:p w14:paraId="3DF6E69B" w14:textId="082D4AA5" w:rsidR="00916C50" w:rsidRPr="00F01AE1" w:rsidRDefault="00916C50" w:rsidP="00D12FCB">
            <w:pPr>
              <w:keepNext/>
              <w:rPr>
                <w:rFonts w:asciiTheme="minorHAnsi" w:hAnsiTheme="minorHAnsi"/>
                <w:sz w:val="16"/>
                <w:szCs w:val="16"/>
              </w:rPr>
            </w:pPr>
            <w:r w:rsidRPr="00F01AE1">
              <w:rPr>
                <w:rFonts w:asciiTheme="minorHAnsi" w:hAnsiTheme="minorHAnsi"/>
                <w:sz w:val="16"/>
                <w:szCs w:val="16"/>
              </w:rPr>
              <w:t xml:space="preserve">elseif </w:t>
            </w:r>
            <w:r>
              <w:rPr>
                <w:rFonts w:asciiTheme="minorHAnsi" w:hAnsiTheme="minorHAnsi"/>
                <w:sz w:val="16"/>
                <w:szCs w:val="16"/>
              </w:rPr>
              <w:t xml:space="preserve"> B09=yes, </w:t>
            </w:r>
            <w:r w:rsidR="00D12FCB">
              <w:rPr>
                <w:rFonts w:asciiTheme="minorHAnsi" w:hAnsiTheme="minorHAnsi"/>
                <w:sz w:val="16"/>
                <w:szCs w:val="16"/>
              </w:rPr>
              <w:t xml:space="preserve">AND </w:t>
            </w:r>
            <w:r>
              <w:rPr>
                <w:rFonts w:asciiTheme="minorHAnsi" w:hAnsiTheme="minorHAnsi"/>
                <w:sz w:val="16"/>
                <w:szCs w:val="16"/>
              </w:rPr>
              <w:t>C13</w:t>
            </w:r>
            <w:r w:rsidRPr="00F01AE1">
              <w:rPr>
                <w:rFonts w:asciiTheme="minorHAnsi" w:hAnsiTheme="minorHAnsi"/>
                <w:sz w:val="16"/>
                <w:szCs w:val="16"/>
              </w:rPr>
              <w:t>=CFI System</w:t>
            </w:r>
            <w:r>
              <w:rPr>
                <w:rFonts w:asciiTheme="minorHAnsi" w:hAnsiTheme="minorHAnsi"/>
                <w:sz w:val="16"/>
                <w:szCs w:val="16"/>
              </w:rPr>
              <w:t>,</w:t>
            </w:r>
          </w:p>
          <w:p w14:paraId="3DF6E69F" w14:textId="7CE4C018" w:rsidR="00916C50" w:rsidRDefault="00916C50" w:rsidP="00143C83">
            <w:pPr>
              <w:keepNext/>
              <w:rPr>
                <w:rFonts w:asciiTheme="minorHAnsi" w:hAnsiTheme="minorHAnsi"/>
                <w:sz w:val="16"/>
                <w:szCs w:val="16"/>
              </w:rPr>
            </w:pPr>
            <w:r w:rsidRPr="00F01AE1">
              <w:rPr>
                <w:rFonts w:asciiTheme="minorHAnsi" w:hAnsiTheme="minorHAnsi"/>
                <w:sz w:val="16"/>
                <w:szCs w:val="16"/>
              </w:rPr>
              <w:t xml:space="preserve">then result = </w:t>
            </w:r>
            <w:r w:rsidRPr="00D12FCB">
              <w:rPr>
                <w:rFonts w:asciiTheme="minorHAnsi" w:hAnsiTheme="minorHAnsi"/>
                <w:sz w:val="16"/>
                <w:szCs w:val="16"/>
                <w:u w:val="single"/>
              </w:rPr>
              <w:t>HERS</w:t>
            </w:r>
            <w:r w:rsidR="00D12FCB" w:rsidRPr="00D12FCB">
              <w:rPr>
                <w:rFonts w:asciiTheme="minorHAnsi" w:hAnsiTheme="minorHAnsi"/>
                <w:sz w:val="16"/>
                <w:szCs w:val="16"/>
                <w:u w:val="single"/>
              </w:rPr>
              <w:t xml:space="preserve"> </w:t>
            </w:r>
            <w:r w:rsidRPr="00D12FCB">
              <w:rPr>
                <w:rFonts w:asciiTheme="minorHAnsi" w:hAnsiTheme="minorHAnsi"/>
                <w:sz w:val="16"/>
                <w:szCs w:val="16"/>
                <w:u w:val="single"/>
              </w:rPr>
              <w:t>Verified Fan Efficacy (W/cfm) and Airflow Rate(cfm/ton</w:t>
            </w:r>
            <w:r w:rsidRPr="00F9128E">
              <w:rPr>
                <w:rFonts w:asciiTheme="minorHAnsi" w:hAnsiTheme="minorHAnsi"/>
                <w:sz w:val="16"/>
                <w:szCs w:val="16"/>
              </w:rPr>
              <w:t>)</w:t>
            </w:r>
            <w:r w:rsidRPr="00F01AE1">
              <w:rPr>
                <w:rFonts w:asciiTheme="minorHAnsi" w:hAnsiTheme="minorHAnsi"/>
                <w:sz w:val="16"/>
                <w:szCs w:val="16"/>
              </w:rPr>
              <w:t>;</w:t>
            </w:r>
          </w:p>
          <w:p w14:paraId="3DF6E6A0" w14:textId="77777777" w:rsidR="00916C50" w:rsidRDefault="00916C50" w:rsidP="00143C83">
            <w:pPr>
              <w:keepNext/>
              <w:rPr>
                <w:rFonts w:asciiTheme="minorHAnsi" w:hAnsiTheme="minorHAnsi"/>
                <w:sz w:val="16"/>
                <w:szCs w:val="16"/>
              </w:rPr>
            </w:pPr>
          </w:p>
          <w:p w14:paraId="3DF6E6A2" w14:textId="2CA5556D" w:rsidR="00916C50" w:rsidRPr="00D12FCB" w:rsidRDefault="00916C50" w:rsidP="00143C83">
            <w:pPr>
              <w:keepNext/>
              <w:rPr>
                <w:rFonts w:asciiTheme="minorHAnsi" w:hAnsiTheme="minorHAnsi"/>
                <w:sz w:val="16"/>
                <w:szCs w:val="16"/>
              </w:rPr>
            </w:pPr>
            <w:r>
              <w:rPr>
                <w:rFonts w:asciiTheme="minorHAnsi" w:hAnsiTheme="minorHAnsi"/>
                <w:sz w:val="16"/>
                <w:szCs w:val="16"/>
              </w:rPr>
              <w:t>else,</w:t>
            </w:r>
            <w:r w:rsidR="00D12FCB">
              <w:rPr>
                <w:rFonts w:asciiTheme="minorHAnsi" w:hAnsiTheme="minorHAnsi"/>
                <w:sz w:val="16"/>
                <w:szCs w:val="16"/>
              </w:rPr>
              <w:t xml:space="preserve"> </w:t>
            </w:r>
            <w:r w:rsidRPr="00D12FCB">
              <w:rPr>
                <w:rFonts w:asciiTheme="minorHAnsi" w:hAnsiTheme="minorHAnsi"/>
                <w:sz w:val="16"/>
                <w:szCs w:val="16"/>
              </w:rPr>
              <w:t>user select  one from</w:t>
            </w:r>
            <w:r w:rsidR="0006451C">
              <w:t xml:space="preserve"> </w:t>
            </w:r>
            <w:r w:rsidR="0006451C" w:rsidRPr="0006451C">
              <w:rPr>
                <w:rFonts w:asciiTheme="minorHAnsi" w:hAnsiTheme="minorHAnsi"/>
                <w:sz w:val="16"/>
                <w:szCs w:val="16"/>
              </w:rPr>
              <w:t>the following two values</w:t>
            </w:r>
            <w:r w:rsidRPr="00D12FCB">
              <w:rPr>
                <w:rFonts w:asciiTheme="minorHAnsi" w:hAnsiTheme="minorHAnsi"/>
                <w:sz w:val="16"/>
                <w:szCs w:val="16"/>
              </w:rPr>
              <w:t xml:space="preserve">: </w:t>
            </w:r>
          </w:p>
          <w:p w14:paraId="3DF6E6A3" w14:textId="11F715B6" w:rsidR="00916C50" w:rsidRPr="00D12FCB" w:rsidRDefault="0006451C" w:rsidP="00143C83">
            <w:pPr>
              <w:keepNext/>
              <w:rPr>
                <w:rFonts w:asciiTheme="minorHAnsi" w:hAnsiTheme="minorHAnsi"/>
                <w:sz w:val="16"/>
                <w:szCs w:val="16"/>
              </w:rPr>
            </w:pPr>
            <w:r>
              <w:rPr>
                <w:rFonts w:asciiTheme="minorHAnsi" w:hAnsiTheme="minorHAnsi"/>
                <w:sz w:val="16"/>
                <w:szCs w:val="16"/>
              </w:rPr>
              <w:t>*</w:t>
            </w:r>
            <w:r w:rsidR="00916C50" w:rsidRPr="00D12FCB">
              <w:rPr>
                <w:rFonts w:asciiTheme="minorHAnsi" w:hAnsiTheme="minorHAnsi"/>
                <w:sz w:val="16"/>
                <w:szCs w:val="16"/>
              </w:rPr>
              <w:t>*</w:t>
            </w:r>
            <w:r w:rsidR="00916C50" w:rsidRPr="00D12FCB">
              <w:rPr>
                <w:rFonts w:asciiTheme="minorHAnsi" w:hAnsiTheme="minorHAnsi"/>
                <w:sz w:val="16"/>
                <w:szCs w:val="16"/>
                <w:u w:val="single"/>
              </w:rPr>
              <w:t>HERS Verified Fan Efficacy (W/cfm) and Airflow Rate (cfm/ton)</w:t>
            </w:r>
            <w:r w:rsidR="00916C50" w:rsidRPr="00D12FCB">
              <w:rPr>
                <w:rFonts w:asciiTheme="minorHAnsi" w:hAnsiTheme="minorHAnsi"/>
                <w:sz w:val="16"/>
                <w:szCs w:val="16"/>
              </w:rPr>
              <w:t xml:space="preserve">; </w:t>
            </w:r>
          </w:p>
          <w:p w14:paraId="3DF6E6A4" w14:textId="63425AE5" w:rsidR="00916C50" w:rsidRPr="00BB4142" w:rsidRDefault="0006451C" w:rsidP="00143C83">
            <w:pPr>
              <w:keepNext/>
              <w:rPr>
                <w:rFonts w:asciiTheme="minorHAnsi" w:hAnsiTheme="minorHAnsi"/>
                <w:sz w:val="16"/>
                <w:szCs w:val="16"/>
              </w:rPr>
            </w:pPr>
            <w:r>
              <w:rPr>
                <w:rFonts w:asciiTheme="minorHAnsi" w:hAnsiTheme="minorHAnsi"/>
                <w:sz w:val="16"/>
                <w:szCs w:val="16"/>
              </w:rPr>
              <w:t>*</w:t>
            </w:r>
            <w:r w:rsidR="00916C50" w:rsidRPr="00D12FCB">
              <w:rPr>
                <w:rFonts w:asciiTheme="minorHAnsi" w:hAnsiTheme="minorHAnsi"/>
                <w:sz w:val="16"/>
                <w:szCs w:val="16"/>
              </w:rPr>
              <w:t>*</w:t>
            </w:r>
            <w:r w:rsidR="00916C50" w:rsidRPr="00D12FCB">
              <w:rPr>
                <w:rFonts w:asciiTheme="minorHAnsi" w:hAnsiTheme="minorHAnsi"/>
                <w:sz w:val="16"/>
                <w:szCs w:val="16"/>
                <w:u w:val="single"/>
              </w:rPr>
              <w:t>HERS verified Return Duct Design per Table 150.0-B, C</w:t>
            </w:r>
            <w:r w:rsidR="00916C50" w:rsidRPr="00D12FCB">
              <w:rPr>
                <w:rFonts w:asciiTheme="minorHAnsi" w:hAnsiTheme="minorHAnsi"/>
                <w:sz w:val="16"/>
                <w:szCs w:val="16"/>
              </w:rPr>
              <w:t xml:space="preserve">; </w:t>
            </w:r>
          </w:p>
          <w:p w14:paraId="3DF6E6A5" w14:textId="77777777" w:rsidR="00916C50" w:rsidRPr="00BB4142" w:rsidRDefault="00916C50" w:rsidP="00143C83">
            <w:pPr>
              <w:keepNext/>
              <w:rPr>
                <w:rFonts w:asciiTheme="minorHAnsi" w:hAnsiTheme="minorHAnsi"/>
                <w:sz w:val="16"/>
                <w:szCs w:val="16"/>
              </w:rPr>
            </w:pPr>
            <w:r w:rsidRPr="00BB4142">
              <w:rPr>
                <w:rFonts w:asciiTheme="minorHAnsi" w:hAnsiTheme="minorHAnsi"/>
                <w:sz w:val="16"/>
                <w:szCs w:val="16"/>
              </w:rPr>
              <w:t>&gt;&gt;</w:t>
            </w:r>
          </w:p>
        </w:tc>
        <w:tc>
          <w:tcPr>
            <w:tcW w:w="1530" w:type="dxa"/>
            <w:shd w:val="clear" w:color="auto" w:fill="auto"/>
          </w:tcPr>
          <w:p w14:paraId="3DF6E6A6" w14:textId="77777777" w:rsidR="00916C50" w:rsidRPr="00BB4142" w:rsidRDefault="00916C50" w:rsidP="00143C83">
            <w:pPr>
              <w:keepNext/>
              <w:rPr>
                <w:rFonts w:asciiTheme="minorHAnsi" w:hAnsiTheme="minorHAnsi"/>
                <w:sz w:val="16"/>
                <w:szCs w:val="16"/>
              </w:rPr>
            </w:pPr>
            <w:r w:rsidRPr="00BB4142">
              <w:rPr>
                <w:rFonts w:asciiTheme="minorHAnsi" w:hAnsiTheme="minorHAnsi"/>
                <w:sz w:val="16"/>
                <w:szCs w:val="16"/>
              </w:rPr>
              <w:t>&lt;&lt;user enter integer value which will determine number or rows per system in next section&gt;&gt;</w:t>
            </w:r>
          </w:p>
        </w:tc>
        <w:tc>
          <w:tcPr>
            <w:tcW w:w="1455" w:type="dxa"/>
          </w:tcPr>
          <w:p w14:paraId="1FD9234B" w14:textId="77777777" w:rsidR="00916C50" w:rsidRDefault="00916C50" w:rsidP="00143C83">
            <w:pPr>
              <w:keepNext/>
              <w:rPr>
                <w:rFonts w:asciiTheme="minorHAnsi" w:hAnsiTheme="minorHAnsi"/>
                <w:sz w:val="16"/>
                <w:szCs w:val="16"/>
              </w:rPr>
            </w:pPr>
            <w:r>
              <w:rPr>
                <w:rFonts w:asciiTheme="minorHAnsi" w:hAnsiTheme="minorHAnsi"/>
                <w:sz w:val="16"/>
                <w:szCs w:val="16"/>
              </w:rPr>
              <w:t>&lt;&lt;user pick one from list:</w:t>
            </w:r>
          </w:p>
          <w:p w14:paraId="6E4CB030" w14:textId="77777777" w:rsidR="00916C50" w:rsidRDefault="00916C50" w:rsidP="00143C83">
            <w:pPr>
              <w:keepNext/>
              <w:rPr>
                <w:rFonts w:asciiTheme="minorHAnsi" w:hAnsiTheme="minorHAnsi"/>
                <w:sz w:val="16"/>
                <w:szCs w:val="16"/>
              </w:rPr>
            </w:pPr>
            <w:r>
              <w:rPr>
                <w:rFonts w:asciiTheme="minorHAnsi" w:hAnsiTheme="minorHAnsi"/>
                <w:sz w:val="16"/>
                <w:szCs w:val="16"/>
              </w:rPr>
              <w:t>**yes</w:t>
            </w:r>
          </w:p>
          <w:p w14:paraId="21B95B07" w14:textId="74A8D335" w:rsidR="00916C50" w:rsidRPr="00BB4142" w:rsidRDefault="00916C50" w:rsidP="00143C83">
            <w:pPr>
              <w:keepNext/>
              <w:rPr>
                <w:rFonts w:asciiTheme="minorHAnsi" w:hAnsiTheme="minorHAnsi"/>
                <w:sz w:val="16"/>
                <w:szCs w:val="16"/>
              </w:rPr>
            </w:pPr>
            <w:r>
              <w:rPr>
                <w:rFonts w:asciiTheme="minorHAnsi" w:hAnsiTheme="minorHAnsi"/>
                <w:sz w:val="16"/>
                <w:szCs w:val="16"/>
              </w:rPr>
              <w:t>**no&gt;&gt;</w:t>
            </w:r>
          </w:p>
        </w:tc>
      </w:tr>
      <w:tr w:rsidR="00916C50" w:rsidRPr="007E2934" w14:paraId="3DF6E6B0" w14:textId="5EE5E14D" w:rsidTr="006B6D1C">
        <w:trPr>
          <w:gridAfter w:val="1"/>
          <w:wAfter w:w="15" w:type="dxa"/>
          <w:cantSplit/>
          <w:trHeight w:val="475"/>
        </w:trPr>
        <w:tc>
          <w:tcPr>
            <w:tcW w:w="1458" w:type="dxa"/>
            <w:shd w:val="clear" w:color="auto" w:fill="auto"/>
            <w:vAlign w:val="bottom"/>
          </w:tcPr>
          <w:p w14:paraId="3DF6E6A8" w14:textId="0F100552" w:rsidR="00916C50" w:rsidRPr="007E2934" w:rsidRDefault="00916C50" w:rsidP="00143C83">
            <w:pPr>
              <w:keepNext/>
              <w:rPr>
                <w:rFonts w:ascii="Calibri" w:hAnsi="Calibri"/>
                <w:sz w:val="18"/>
                <w:szCs w:val="18"/>
              </w:rPr>
            </w:pPr>
          </w:p>
        </w:tc>
        <w:tc>
          <w:tcPr>
            <w:tcW w:w="1458" w:type="dxa"/>
            <w:shd w:val="clear" w:color="auto" w:fill="auto"/>
            <w:vAlign w:val="bottom"/>
          </w:tcPr>
          <w:p w14:paraId="3DF6E6A9" w14:textId="77777777" w:rsidR="00916C50" w:rsidRPr="007E2934" w:rsidRDefault="00916C50" w:rsidP="00143C83">
            <w:pPr>
              <w:keepNext/>
              <w:rPr>
                <w:rFonts w:ascii="Calibri" w:hAnsi="Calibri"/>
                <w:sz w:val="18"/>
                <w:szCs w:val="18"/>
              </w:rPr>
            </w:pPr>
          </w:p>
        </w:tc>
        <w:tc>
          <w:tcPr>
            <w:tcW w:w="1458" w:type="dxa"/>
            <w:shd w:val="clear" w:color="auto" w:fill="auto"/>
            <w:vAlign w:val="bottom"/>
          </w:tcPr>
          <w:p w14:paraId="3DF6E6AA" w14:textId="77777777" w:rsidR="00916C50" w:rsidRPr="007E2934" w:rsidRDefault="00916C50" w:rsidP="00143C83">
            <w:pPr>
              <w:keepNext/>
              <w:rPr>
                <w:rFonts w:ascii="Calibri" w:hAnsi="Calibri"/>
                <w:sz w:val="18"/>
                <w:szCs w:val="18"/>
              </w:rPr>
            </w:pPr>
          </w:p>
        </w:tc>
        <w:tc>
          <w:tcPr>
            <w:tcW w:w="1458" w:type="dxa"/>
            <w:shd w:val="clear" w:color="auto" w:fill="auto"/>
            <w:vAlign w:val="bottom"/>
          </w:tcPr>
          <w:p w14:paraId="3DF6E6AB" w14:textId="77777777" w:rsidR="00916C50" w:rsidRPr="007E2934" w:rsidRDefault="00916C50" w:rsidP="00143C83">
            <w:pPr>
              <w:keepNext/>
              <w:rPr>
                <w:rFonts w:ascii="Calibri" w:hAnsi="Calibri"/>
                <w:sz w:val="18"/>
                <w:szCs w:val="18"/>
              </w:rPr>
            </w:pPr>
          </w:p>
        </w:tc>
        <w:tc>
          <w:tcPr>
            <w:tcW w:w="1458" w:type="dxa"/>
            <w:shd w:val="clear" w:color="auto" w:fill="auto"/>
            <w:vAlign w:val="bottom"/>
          </w:tcPr>
          <w:p w14:paraId="3DF6E6AC" w14:textId="77777777" w:rsidR="00916C50" w:rsidRPr="007E2934" w:rsidRDefault="00916C50" w:rsidP="00143C83">
            <w:pPr>
              <w:keepNext/>
              <w:rPr>
                <w:rFonts w:ascii="Calibri" w:hAnsi="Calibri"/>
                <w:sz w:val="18"/>
                <w:szCs w:val="18"/>
              </w:rPr>
            </w:pPr>
          </w:p>
        </w:tc>
        <w:tc>
          <w:tcPr>
            <w:tcW w:w="1458" w:type="dxa"/>
            <w:shd w:val="clear" w:color="auto" w:fill="auto"/>
            <w:vAlign w:val="bottom"/>
          </w:tcPr>
          <w:p w14:paraId="3DF6E6AD" w14:textId="77777777" w:rsidR="00916C50" w:rsidRPr="007E2934" w:rsidRDefault="00916C50" w:rsidP="00143C83">
            <w:pPr>
              <w:keepNext/>
              <w:rPr>
                <w:rFonts w:ascii="Calibri" w:hAnsi="Calibri"/>
                <w:sz w:val="18"/>
                <w:szCs w:val="18"/>
              </w:rPr>
            </w:pPr>
          </w:p>
        </w:tc>
        <w:tc>
          <w:tcPr>
            <w:tcW w:w="2880" w:type="dxa"/>
            <w:shd w:val="clear" w:color="auto" w:fill="auto"/>
            <w:vAlign w:val="bottom"/>
          </w:tcPr>
          <w:p w14:paraId="3DF6E6AE" w14:textId="77777777" w:rsidR="00916C50" w:rsidRPr="007E2934" w:rsidRDefault="00916C50" w:rsidP="00143C83">
            <w:pPr>
              <w:keepNext/>
              <w:rPr>
                <w:rFonts w:ascii="Calibri" w:hAnsi="Calibri"/>
                <w:sz w:val="18"/>
                <w:szCs w:val="18"/>
              </w:rPr>
            </w:pPr>
          </w:p>
        </w:tc>
        <w:tc>
          <w:tcPr>
            <w:tcW w:w="1530" w:type="dxa"/>
            <w:shd w:val="clear" w:color="auto" w:fill="auto"/>
            <w:vAlign w:val="bottom"/>
          </w:tcPr>
          <w:p w14:paraId="3DF6E6AF" w14:textId="77777777" w:rsidR="00916C50" w:rsidRPr="007E2934" w:rsidRDefault="00916C50" w:rsidP="00143C83">
            <w:pPr>
              <w:keepNext/>
              <w:rPr>
                <w:rFonts w:ascii="Calibri" w:hAnsi="Calibri"/>
                <w:sz w:val="18"/>
                <w:szCs w:val="18"/>
              </w:rPr>
            </w:pPr>
          </w:p>
        </w:tc>
        <w:tc>
          <w:tcPr>
            <w:tcW w:w="1455" w:type="dxa"/>
          </w:tcPr>
          <w:p w14:paraId="340124EF" w14:textId="77777777" w:rsidR="00916C50" w:rsidRPr="007E2934" w:rsidRDefault="00916C50" w:rsidP="00143C83">
            <w:pPr>
              <w:keepNext/>
              <w:rPr>
                <w:rFonts w:ascii="Calibri" w:hAnsi="Calibri"/>
                <w:sz w:val="18"/>
                <w:szCs w:val="18"/>
              </w:rPr>
            </w:pPr>
          </w:p>
        </w:tc>
      </w:tr>
      <w:tr w:rsidR="00916C50" w:rsidRPr="007E2934" w14:paraId="3DF6E6B2" w14:textId="77777777" w:rsidTr="006B6D1C">
        <w:trPr>
          <w:cantSplit/>
          <w:trHeight w:val="222"/>
        </w:trPr>
        <w:tc>
          <w:tcPr>
            <w:tcW w:w="1458" w:type="dxa"/>
          </w:tcPr>
          <w:p w14:paraId="3C41A02C" w14:textId="77777777" w:rsidR="00916C50" w:rsidRPr="007E2934" w:rsidRDefault="00916C50" w:rsidP="00143C83">
            <w:pPr>
              <w:keepNext/>
              <w:rPr>
                <w:rFonts w:ascii="Calibri" w:hAnsi="Calibri"/>
                <w:sz w:val="18"/>
                <w:szCs w:val="18"/>
              </w:rPr>
            </w:pPr>
          </w:p>
        </w:tc>
        <w:tc>
          <w:tcPr>
            <w:tcW w:w="13170" w:type="dxa"/>
            <w:gridSpan w:val="9"/>
            <w:shd w:val="clear" w:color="auto" w:fill="auto"/>
          </w:tcPr>
          <w:p w14:paraId="3DF6E6B1" w14:textId="2AF2B61F" w:rsidR="00916C50" w:rsidRPr="007E2934" w:rsidRDefault="00916C50" w:rsidP="00143C83">
            <w:pPr>
              <w:keepNext/>
              <w:rPr>
                <w:rFonts w:ascii="Calibri" w:hAnsi="Calibri"/>
                <w:sz w:val="18"/>
                <w:szCs w:val="18"/>
              </w:rPr>
            </w:pPr>
            <w:r w:rsidRPr="007E2934">
              <w:rPr>
                <w:rFonts w:ascii="Calibri" w:hAnsi="Calibri"/>
                <w:sz w:val="18"/>
                <w:szCs w:val="18"/>
              </w:rPr>
              <w:t>Notes:</w:t>
            </w:r>
          </w:p>
        </w:tc>
      </w:tr>
    </w:tbl>
    <w:p w14:paraId="3DF6E6B3" w14:textId="77777777" w:rsidR="003B0CFE" w:rsidRDefault="003B0CFE" w:rsidP="008846F4">
      <w:pPr>
        <w:rPr>
          <w:rFonts w:ascii="Calibri" w:hAnsi="Calibri"/>
          <w:sz w:val="18"/>
          <w:szCs w:val="18"/>
        </w:rPr>
      </w:pPr>
    </w:p>
    <w:p w14:paraId="3DF6E6B4" w14:textId="77777777" w:rsidR="003B0CFE" w:rsidRPr="007E2934" w:rsidRDefault="003B0C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17"/>
        <w:gridCol w:w="1889"/>
        <w:gridCol w:w="1800"/>
        <w:gridCol w:w="2273"/>
        <w:gridCol w:w="2273"/>
        <w:gridCol w:w="2273"/>
        <w:gridCol w:w="2273"/>
        <w:gridCol w:w="18"/>
      </w:tblGrid>
      <w:tr w:rsidR="005A54D0" w:rsidRPr="007E2934" w14:paraId="3DF6E6BD" w14:textId="77777777" w:rsidTr="00B651AA">
        <w:trPr>
          <w:cantSplit/>
        </w:trPr>
        <w:tc>
          <w:tcPr>
            <w:tcW w:w="14616" w:type="dxa"/>
            <w:gridSpan w:val="8"/>
            <w:shd w:val="clear" w:color="auto" w:fill="auto"/>
          </w:tcPr>
          <w:p w14:paraId="3DF6E6B5" w14:textId="77777777" w:rsidR="005A54D0" w:rsidRDefault="005A54D0" w:rsidP="00E75CF4">
            <w:pPr>
              <w:keepNext/>
              <w:rPr>
                <w:rFonts w:ascii="Calibri" w:hAnsi="Calibri"/>
                <w:b/>
                <w:sz w:val="18"/>
                <w:szCs w:val="18"/>
              </w:rPr>
            </w:pPr>
            <w:r>
              <w:rPr>
                <w:rFonts w:ascii="Calibri" w:hAnsi="Calibri"/>
                <w:b/>
                <w:sz w:val="18"/>
                <w:szCs w:val="18"/>
              </w:rPr>
              <w:t>H</w:t>
            </w:r>
            <w:r w:rsidRPr="007E2934">
              <w:rPr>
                <w:rFonts w:ascii="Calibri" w:hAnsi="Calibri"/>
                <w:b/>
                <w:sz w:val="18"/>
                <w:szCs w:val="18"/>
              </w:rPr>
              <w:t xml:space="preserve">. Installed Air Filter Device Information  </w:t>
            </w:r>
          </w:p>
          <w:p w14:paraId="3DF6E6B6" w14:textId="77777777" w:rsidR="00826A62" w:rsidRDefault="002905D8" w:rsidP="00E75CF4">
            <w:pPr>
              <w:keepNext/>
              <w:rPr>
                <w:rFonts w:ascii="Calibri" w:hAnsi="Calibri"/>
                <w:sz w:val="18"/>
                <w:szCs w:val="18"/>
              </w:rPr>
            </w:pPr>
            <w:r w:rsidRPr="00AD1D84">
              <w:rPr>
                <w:rFonts w:ascii="Calibri" w:hAnsi="Calibri"/>
                <w:sz w:val="18"/>
                <w:szCs w:val="18"/>
              </w:rPr>
              <w:t>&lt;&lt;</w:t>
            </w:r>
            <w:r w:rsidR="00A8595C">
              <w:rPr>
                <w:rFonts w:ascii="Calibri" w:hAnsi="Calibri"/>
                <w:sz w:val="18"/>
                <w:szCs w:val="18"/>
              </w:rPr>
              <w:t xml:space="preserve">if all SC systems in section B have a value in B04=no, then </w:t>
            </w:r>
            <w:r w:rsidR="00A8595C" w:rsidRPr="00AD1D84">
              <w:rPr>
                <w:rFonts w:ascii="Calibri" w:hAnsi="Calibri"/>
                <w:sz w:val="18"/>
                <w:szCs w:val="18"/>
              </w:rPr>
              <w:t>display the section does not apply message</w:t>
            </w:r>
            <w:r w:rsidR="00A8595C">
              <w:rPr>
                <w:rFonts w:ascii="Calibri" w:hAnsi="Calibri"/>
                <w:sz w:val="18"/>
                <w:szCs w:val="18"/>
              </w:rPr>
              <w:t>;</w:t>
            </w:r>
            <w:r w:rsidR="00A8595C" w:rsidRPr="00AD1D84">
              <w:rPr>
                <w:rFonts w:ascii="Calibri" w:hAnsi="Calibri"/>
                <w:sz w:val="18"/>
                <w:szCs w:val="18"/>
              </w:rPr>
              <w:t xml:space="preserve"> </w:t>
            </w:r>
            <w:r w:rsidR="00A8595C">
              <w:rPr>
                <w:rFonts w:ascii="Calibri" w:hAnsi="Calibri"/>
                <w:sz w:val="18"/>
                <w:szCs w:val="18"/>
              </w:rPr>
              <w:t xml:space="preserve"> </w:t>
            </w:r>
          </w:p>
          <w:p w14:paraId="3DF6E6B7" w14:textId="77777777" w:rsidR="00826A62" w:rsidRDefault="00A8595C" w:rsidP="00E75CF4">
            <w:pPr>
              <w:keepNext/>
              <w:rPr>
                <w:rFonts w:ascii="Calibri" w:hAnsi="Calibri"/>
                <w:sz w:val="18"/>
                <w:szCs w:val="18"/>
              </w:rPr>
            </w:pPr>
            <w:r>
              <w:rPr>
                <w:rFonts w:ascii="Calibri" w:hAnsi="Calibri"/>
                <w:sz w:val="18"/>
                <w:szCs w:val="18"/>
              </w:rPr>
              <w:t>els</w:t>
            </w:r>
            <w:r w:rsidR="002905D8" w:rsidRPr="00AD1D84">
              <w:rPr>
                <w:rFonts w:ascii="Calibri" w:hAnsi="Calibri"/>
                <w:sz w:val="18"/>
                <w:szCs w:val="18"/>
              </w:rPr>
              <w:t>if there are n</w:t>
            </w:r>
            <w:r w:rsidR="002905D8">
              <w:rPr>
                <w:rFonts w:ascii="Calibri" w:hAnsi="Calibri"/>
                <w:sz w:val="18"/>
                <w:szCs w:val="18"/>
              </w:rPr>
              <w:t>o SC Systems liste</w:t>
            </w:r>
            <w:r w:rsidR="00DD0C9F">
              <w:rPr>
                <w:rFonts w:ascii="Calibri" w:hAnsi="Calibri"/>
                <w:sz w:val="18"/>
                <w:szCs w:val="18"/>
              </w:rPr>
              <w:t>d in Section B for which a yes</w:t>
            </w:r>
            <w:r w:rsidR="002905D8">
              <w:rPr>
                <w:rFonts w:ascii="Calibri" w:hAnsi="Calibri"/>
                <w:sz w:val="18"/>
                <w:szCs w:val="18"/>
              </w:rPr>
              <w:t xml:space="preserve"> response was given in B08, or B09, </w:t>
            </w:r>
            <w:r w:rsidR="002905D8">
              <w:rPr>
                <w:rFonts w:asciiTheme="minorHAnsi" w:hAnsiTheme="minorHAnsi"/>
                <w:sz w:val="16"/>
                <w:szCs w:val="16"/>
              </w:rPr>
              <w:t xml:space="preserve"> </w:t>
            </w:r>
            <w:r w:rsidR="002905D8" w:rsidRPr="00AD1D84">
              <w:rPr>
                <w:rFonts w:ascii="Calibri" w:hAnsi="Calibri"/>
                <w:sz w:val="18"/>
                <w:szCs w:val="18"/>
              </w:rPr>
              <w:t>then disp</w:t>
            </w:r>
            <w:r w:rsidR="00DD0C9F">
              <w:rPr>
                <w:rFonts w:ascii="Calibri" w:hAnsi="Calibri"/>
                <w:sz w:val="18"/>
                <w:szCs w:val="18"/>
              </w:rPr>
              <w:t>lay the section does not apply</w:t>
            </w:r>
            <w:r w:rsidR="002905D8" w:rsidRPr="00AD1D84">
              <w:rPr>
                <w:rFonts w:ascii="Calibri" w:hAnsi="Calibri"/>
                <w:sz w:val="18"/>
                <w:szCs w:val="18"/>
              </w:rPr>
              <w:t xml:space="preserve"> message</w:t>
            </w:r>
            <w:r w:rsidR="00400C66">
              <w:rPr>
                <w:rFonts w:ascii="Calibri" w:hAnsi="Calibri"/>
                <w:sz w:val="18"/>
                <w:szCs w:val="18"/>
              </w:rPr>
              <w:t xml:space="preserve">; </w:t>
            </w:r>
          </w:p>
          <w:p w14:paraId="3DF6E6B8" w14:textId="77777777" w:rsidR="00826A62" w:rsidRDefault="00400C66" w:rsidP="00826A62">
            <w:pPr>
              <w:keepNext/>
              <w:rPr>
                <w:rFonts w:ascii="Calibri" w:hAnsi="Calibri"/>
                <w:sz w:val="18"/>
                <w:szCs w:val="18"/>
              </w:rPr>
            </w:pPr>
            <w:r>
              <w:rPr>
                <w:rFonts w:ascii="Calibri" w:hAnsi="Calibri"/>
                <w:sz w:val="18"/>
                <w:szCs w:val="18"/>
              </w:rPr>
              <w:t>else</w:t>
            </w:r>
            <w:r w:rsidR="00826A62">
              <w:rPr>
                <w:rFonts w:ascii="Calibri" w:hAnsi="Calibri"/>
                <w:sz w:val="18"/>
                <w:szCs w:val="18"/>
              </w:rPr>
              <w:t>if a space conditioning system in Section B has a value in B04=yes, then</w:t>
            </w:r>
          </w:p>
          <w:p w14:paraId="3DF6E6B9" w14:textId="77777777" w:rsidR="00826A62" w:rsidRDefault="00826A62" w:rsidP="00826A62">
            <w:pPr>
              <w:keepNext/>
              <w:ind w:left="720"/>
              <w:rPr>
                <w:rFonts w:ascii="Calibri" w:hAnsi="Calibri"/>
                <w:sz w:val="18"/>
                <w:szCs w:val="18"/>
              </w:rPr>
            </w:pPr>
            <w:r>
              <w:rPr>
                <w:rFonts w:ascii="Calibri" w:hAnsi="Calibri"/>
                <w:sz w:val="18"/>
                <w:szCs w:val="18"/>
              </w:rPr>
              <w:t xml:space="preserve">if B08=yes, then require one row of data </w:t>
            </w:r>
            <w:r w:rsidRPr="005278E7">
              <w:rPr>
                <w:rFonts w:ascii="Calibri" w:hAnsi="Calibri"/>
                <w:sz w:val="18"/>
                <w:szCs w:val="18"/>
              </w:rPr>
              <w:t>(each) for the quantity of Air filter devices tagged in G</w:t>
            </w:r>
            <w:r>
              <w:rPr>
                <w:rFonts w:ascii="Calibri" w:hAnsi="Calibri"/>
                <w:sz w:val="18"/>
                <w:szCs w:val="18"/>
              </w:rPr>
              <w:t>08</w:t>
            </w:r>
            <w:r w:rsidRPr="005278E7">
              <w:rPr>
                <w:rFonts w:ascii="Calibri" w:hAnsi="Calibri"/>
                <w:sz w:val="18"/>
                <w:szCs w:val="18"/>
              </w:rPr>
              <w:t xml:space="preserve"> for all of the System Names in G01</w:t>
            </w:r>
          </w:p>
          <w:p w14:paraId="3DF6E6BA" w14:textId="77777777" w:rsidR="00826A62" w:rsidRDefault="00826A62" w:rsidP="00826A62">
            <w:pPr>
              <w:keepNext/>
              <w:ind w:left="720"/>
              <w:rPr>
                <w:rFonts w:ascii="Calibri" w:hAnsi="Calibri"/>
                <w:sz w:val="18"/>
                <w:szCs w:val="18"/>
              </w:rPr>
            </w:pPr>
            <w:r>
              <w:rPr>
                <w:rFonts w:ascii="Calibri" w:hAnsi="Calibri"/>
                <w:sz w:val="18"/>
                <w:szCs w:val="18"/>
              </w:rPr>
              <w:t>elsif B09=yes, then</w:t>
            </w:r>
            <w:r w:rsidR="00E946D0">
              <w:rPr>
                <w:rFonts w:ascii="Calibri" w:hAnsi="Calibri"/>
                <w:sz w:val="18"/>
                <w:szCs w:val="18"/>
              </w:rPr>
              <w:t xml:space="preserve"> </w:t>
            </w:r>
            <w:r w:rsidR="005A54D0" w:rsidRPr="005278E7">
              <w:rPr>
                <w:rFonts w:ascii="Calibri" w:hAnsi="Calibri"/>
                <w:sz w:val="18"/>
                <w:szCs w:val="18"/>
              </w:rPr>
              <w:t>require one row of data (each) for the quantity of Air filter devices tagged in G</w:t>
            </w:r>
            <w:r w:rsidR="005A54D0">
              <w:rPr>
                <w:rFonts w:ascii="Calibri" w:hAnsi="Calibri"/>
                <w:sz w:val="18"/>
                <w:szCs w:val="18"/>
              </w:rPr>
              <w:t>08</w:t>
            </w:r>
            <w:r w:rsidR="005A54D0" w:rsidRPr="005278E7">
              <w:rPr>
                <w:rFonts w:ascii="Calibri" w:hAnsi="Calibri"/>
                <w:sz w:val="18"/>
                <w:szCs w:val="18"/>
              </w:rPr>
              <w:t xml:space="preserve"> for all of the System Names in G01</w:t>
            </w:r>
          </w:p>
          <w:p w14:paraId="3DF6E6BB" w14:textId="77777777" w:rsidR="00826A62" w:rsidRDefault="00826A62" w:rsidP="00826A62">
            <w:pPr>
              <w:keepNext/>
              <w:ind w:left="720"/>
              <w:rPr>
                <w:rFonts w:ascii="Calibri" w:hAnsi="Calibri"/>
                <w:sz w:val="18"/>
                <w:szCs w:val="18"/>
              </w:rPr>
            </w:pPr>
            <w:r>
              <w:rPr>
                <w:rFonts w:ascii="Calibri" w:hAnsi="Calibri"/>
                <w:sz w:val="18"/>
                <w:szCs w:val="18"/>
              </w:rPr>
              <w:t>end</w:t>
            </w:r>
          </w:p>
          <w:p w14:paraId="3DF6E6BC" w14:textId="77777777" w:rsidR="005A54D0" w:rsidRPr="005278E7" w:rsidRDefault="00826A62" w:rsidP="00826A62">
            <w:pPr>
              <w:keepNext/>
              <w:rPr>
                <w:rFonts w:ascii="Calibri" w:hAnsi="Calibri"/>
                <w:sz w:val="18"/>
                <w:szCs w:val="18"/>
              </w:rPr>
            </w:pPr>
            <w:r>
              <w:rPr>
                <w:rFonts w:ascii="Calibri" w:hAnsi="Calibri"/>
                <w:sz w:val="18"/>
                <w:szCs w:val="18"/>
              </w:rPr>
              <w:t>end</w:t>
            </w:r>
            <w:r w:rsidR="005A54D0" w:rsidRPr="005278E7">
              <w:rPr>
                <w:rFonts w:ascii="Calibri" w:hAnsi="Calibri"/>
                <w:sz w:val="18"/>
                <w:szCs w:val="18"/>
              </w:rPr>
              <w:t>&gt;&gt;</w:t>
            </w:r>
          </w:p>
        </w:tc>
      </w:tr>
      <w:tr w:rsidR="00EB59AF" w:rsidRPr="007E2934" w14:paraId="3DF6E6C5" w14:textId="77777777" w:rsidTr="00B651AA">
        <w:trPr>
          <w:gridAfter w:val="1"/>
          <w:wAfter w:w="16" w:type="dxa"/>
          <w:cantSplit/>
          <w:trHeight w:val="134"/>
        </w:trPr>
        <w:tc>
          <w:tcPr>
            <w:tcW w:w="1818" w:type="dxa"/>
            <w:shd w:val="clear" w:color="auto" w:fill="auto"/>
            <w:vAlign w:val="bottom"/>
          </w:tcPr>
          <w:p w14:paraId="3DF6E6BE" w14:textId="77777777" w:rsidR="00EB59AF" w:rsidRPr="007E2934" w:rsidRDefault="005A54D0" w:rsidP="00EE5276">
            <w:pPr>
              <w:keepNext/>
              <w:jc w:val="center"/>
              <w:rPr>
                <w:rFonts w:ascii="Calibri" w:hAnsi="Calibri"/>
                <w:sz w:val="18"/>
                <w:szCs w:val="18"/>
              </w:rPr>
            </w:pPr>
            <w:r>
              <w:rPr>
                <w:rFonts w:ascii="Calibri" w:hAnsi="Calibri"/>
                <w:sz w:val="18"/>
                <w:szCs w:val="18"/>
              </w:rPr>
              <w:t>0</w:t>
            </w:r>
            <w:r w:rsidR="00EB59AF" w:rsidRPr="007E2934">
              <w:rPr>
                <w:rFonts w:ascii="Calibri" w:hAnsi="Calibri"/>
                <w:sz w:val="18"/>
                <w:szCs w:val="18"/>
              </w:rPr>
              <w:t>1</w:t>
            </w:r>
          </w:p>
        </w:tc>
        <w:tc>
          <w:tcPr>
            <w:tcW w:w="1890" w:type="dxa"/>
            <w:shd w:val="clear" w:color="auto" w:fill="auto"/>
            <w:vAlign w:val="bottom"/>
          </w:tcPr>
          <w:p w14:paraId="3DF6E6BF" w14:textId="77777777" w:rsidR="00EB59AF" w:rsidRPr="007E2934" w:rsidRDefault="005A54D0" w:rsidP="00EE5276">
            <w:pPr>
              <w:keepNext/>
              <w:jc w:val="center"/>
              <w:rPr>
                <w:rFonts w:ascii="Calibri" w:hAnsi="Calibri"/>
                <w:sz w:val="18"/>
                <w:szCs w:val="18"/>
              </w:rPr>
            </w:pPr>
            <w:r>
              <w:rPr>
                <w:rFonts w:ascii="Calibri" w:hAnsi="Calibri"/>
                <w:sz w:val="18"/>
                <w:szCs w:val="18"/>
              </w:rPr>
              <w:t>0</w:t>
            </w:r>
            <w:r w:rsidR="00EB59AF" w:rsidRPr="007E2934">
              <w:rPr>
                <w:rFonts w:ascii="Calibri" w:hAnsi="Calibri"/>
                <w:sz w:val="18"/>
                <w:szCs w:val="18"/>
              </w:rPr>
              <w:t>2</w:t>
            </w:r>
          </w:p>
        </w:tc>
        <w:tc>
          <w:tcPr>
            <w:tcW w:w="1800" w:type="dxa"/>
            <w:shd w:val="clear" w:color="auto" w:fill="auto"/>
          </w:tcPr>
          <w:p w14:paraId="3DF6E6C0" w14:textId="77777777" w:rsidR="00EB59AF" w:rsidRPr="007E2934" w:rsidRDefault="0099342A" w:rsidP="00EE5276">
            <w:pPr>
              <w:keepNext/>
              <w:jc w:val="center"/>
              <w:rPr>
                <w:rFonts w:ascii="Calibri" w:hAnsi="Calibri"/>
                <w:sz w:val="18"/>
                <w:szCs w:val="18"/>
              </w:rPr>
            </w:pPr>
            <w:r>
              <w:rPr>
                <w:rFonts w:ascii="Calibri" w:hAnsi="Calibri"/>
                <w:sz w:val="18"/>
                <w:szCs w:val="18"/>
              </w:rPr>
              <w:t>03</w:t>
            </w:r>
          </w:p>
        </w:tc>
        <w:tc>
          <w:tcPr>
            <w:tcW w:w="2273" w:type="dxa"/>
            <w:shd w:val="clear" w:color="auto" w:fill="auto"/>
            <w:vAlign w:val="bottom"/>
          </w:tcPr>
          <w:p w14:paraId="3DF6E6C1" w14:textId="77777777" w:rsidR="00EB59AF" w:rsidRPr="007E2934" w:rsidRDefault="005A54D0" w:rsidP="00EE5276">
            <w:pPr>
              <w:keepNext/>
              <w:jc w:val="center"/>
              <w:rPr>
                <w:rFonts w:ascii="Calibri" w:hAnsi="Calibri"/>
                <w:sz w:val="18"/>
                <w:szCs w:val="18"/>
              </w:rPr>
            </w:pPr>
            <w:r>
              <w:rPr>
                <w:rFonts w:ascii="Calibri" w:hAnsi="Calibri"/>
                <w:sz w:val="18"/>
                <w:szCs w:val="18"/>
              </w:rPr>
              <w:t>04</w:t>
            </w:r>
          </w:p>
        </w:tc>
        <w:tc>
          <w:tcPr>
            <w:tcW w:w="2273" w:type="dxa"/>
            <w:shd w:val="clear" w:color="auto" w:fill="auto"/>
            <w:vAlign w:val="bottom"/>
          </w:tcPr>
          <w:p w14:paraId="3DF6E6C2" w14:textId="77777777" w:rsidR="00EB59AF" w:rsidRPr="007E2934" w:rsidRDefault="005A54D0" w:rsidP="00EE5276">
            <w:pPr>
              <w:keepNext/>
              <w:jc w:val="center"/>
              <w:rPr>
                <w:rFonts w:ascii="Calibri" w:hAnsi="Calibri"/>
                <w:sz w:val="18"/>
                <w:szCs w:val="18"/>
              </w:rPr>
            </w:pPr>
            <w:r>
              <w:rPr>
                <w:rFonts w:ascii="Calibri" w:hAnsi="Calibri"/>
                <w:sz w:val="18"/>
                <w:szCs w:val="18"/>
              </w:rPr>
              <w:t>05</w:t>
            </w:r>
          </w:p>
        </w:tc>
        <w:tc>
          <w:tcPr>
            <w:tcW w:w="2273" w:type="dxa"/>
            <w:shd w:val="clear" w:color="auto" w:fill="auto"/>
            <w:vAlign w:val="bottom"/>
          </w:tcPr>
          <w:p w14:paraId="3DF6E6C3" w14:textId="77777777" w:rsidR="00EB59AF" w:rsidRPr="007E2934" w:rsidRDefault="005A54D0" w:rsidP="00EE5276">
            <w:pPr>
              <w:keepNext/>
              <w:jc w:val="center"/>
              <w:rPr>
                <w:rFonts w:ascii="Calibri" w:hAnsi="Calibri"/>
                <w:sz w:val="18"/>
                <w:szCs w:val="18"/>
              </w:rPr>
            </w:pPr>
            <w:r>
              <w:rPr>
                <w:rFonts w:ascii="Calibri" w:hAnsi="Calibri"/>
                <w:sz w:val="18"/>
                <w:szCs w:val="18"/>
              </w:rPr>
              <w:t>06</w:t>
            </w:r>
          </w:p>
        </w:tc>
        <w:tc>
          <w:tcPr>
            <w:tcW w:w="2273" w:type="dxa"/>
            <w:shd w:val="clear" w:color="auto" w:fill="auto"/>
            <w:vAlign w:val="bottom"/>
          </w:tcPr>
          <w:p w14:paraId="3DF6E6C4" w14:textId="77777777" w:rsidR="00EB59AF" w:rsidRPr="007E2934" w:rsidRDefault="005A54D0" w:rsidP="00EE5276">
            <w:pPr>
              <w:keepNext/>
              <w:jc w:val="center"/>
              <w:rPr>
                <w:rFonts w:ascii="Calibri" w:hAnsi="Calibri"/>
                <w:sz w:val="18"/>
                <w:szCs w:val="18"/>
              </w:rPr>
            </w:pPr>
            <w:r>
              <w:rPr>
                <w:rFonts w:ascii="Calibri" w:hAnsi="Calibri"/>
                <w:sz w:val="18"/>
                <w:szCs w:val="18"/>
              </w:rPr>
              <w:t>07</w:t>
            </w:r>
          </w:p>
        </w:tc>
      </w:tr>
      <w:tr w:rsidR="00EB59AF" w:rsidRPr="007E2934" w14:paraId="3DF6E6D0" w14:textId="77777777" w:rsidTr="00B651AA">
        <w:trPr>
          <w:gridAfter w:val="1"/>
          <w:wAfter w:w="16" w:type="dxa"/>
          <w:cantSplit/>
          <w:trHeight w:val="576"/>
        </w:trPr>
        <w:tc>
          <w:tcPr>
            <w:tcW w:w="1818" w:type="dxa"/>
            <w:shd w:val="clear" w:color="auto" w:fill="auto"/>
            <w:vAlign w:val="bottom"/>
          </w:tcPr>
          <w:p w14:paraId="3DF6E6C6" w14:textId="77777777" w:rsidR="00EB59AF" w:rsidRPr="0015696C" w:rsidRDefault="00EB59AF" w:rsidP="00EE5276">
            <w:pPr>
              <w:keepNext/>
              <w:jc w:val="center"/>
              <w:rPr>
                <w:rFonts w:ascii="Calibri" w:hAnsi="Calibri"/>
                <w:sz w:val="18"/>
                <w:szCs w:val="18"/>
              </w:rPr>
            </w:pPr>
            <w:r w:rsidRPr="0015696C">
              <w:rPr>
                <w:rFonts w:ascii="Calibri" w:hAnsi="Calibri"/>
                <w:sz w:val="18"/>
                <w:szCs w:val="18"/>
              </w:rPr>
              <w:t>SC System Identification or Name</w:t>
            </w:r>
          </w:p>
        </w:tc>
        <w:tc>
          <w:tcPr>
            <w:tcW w:w="1890" w:type="dxa"/>
            <w:shd w:val="clear" w:color="auto" w:fill="auto"/>
            <w:vAlign w:val="bottom"/>
          </w:tcPr>
          <w:p w14:paraId="23B99A47" w14:textId="77777777" w:rsidR="00EC0B00" w:rsidRDefault="00EB59AF" w:rsidP="00A20063">
            <w:pPr>
              <w:keepNext/>
              <w:jc w:val="center"/>
              <w:rPr>
                <w:rFonts w:ascii="Calibri" w:hAnsi="Calibri"/>
                <w:sz w:val="18"/>
                <w:szCs w:val="18"/>
              </w:rPr>
            </w:pPr>
            <w:r w:rsidRPr="0015696C">
              <w:rPr>
                <w:rFonts w:ascii="Calibri" w:hAnsi="Calibri"/>
                <w:sz w:val="18"/>
                <w:szCs w:val="18"/>
              </w:rPr>
              <w:t xml:space="preserve">SC System </w:t>
            </w:r>
          </w:p>
          <w:p w14:paraId="3DF6E6C7" w14:textId="22605496" w:rsidR="00EB59AF" w:rsidRPr="0015696C" w:rsidRDefault="00EB59AF" w:rsidP="00A20063">
            <w:pPr>
              <w:keepNext/>
              <w:jc w:val="center"/>
              <w:rPr>
                <w:rFonts w:ascii="Calibri" w:hAnsi="Calibri"/>
                <w:sz w:val="18"/>
                <w:szCs w:val="18"/>
              </w:rPr>
            </w:pPr>
            <w:r w:rsidRPr="0015696C">
              <w:rPr>
                <w:rFonts w:ascii="Calibri" w:hAnsi="Calibri"/>
                <w:sz w:val="18"/>
                <w:szCs w:val="18"/>
              </w:rPr>
              <w:t>Location or Area Served</w:t>
            </w:r>
          </w:p>
        </w:tc>
        <w:tc>
          <w:tcPr>
            <w:tcW w:w="1800" w:type="dxa"/>
            <w:shd w:val="clear" w:color="auto" w:fill="auto"/>
            <w:vAlign w:val="bottom"/>
          </w:tcPr>
          <w:p w14:paraId="3DF6E6C8" w14:textId="77777777" w:rsidR="00EB59AF" w:rsidRPr="0015696C" w:rsidRDefault="0099342A" w:rsidP="005A54D0">
            <w:pPr>
              <w:keepNext/>
              <w:jc w:val="center"/>
              <w:rPr>
                <w:rFonts w:ascii="Calibri" w:hAnsi="Calibri"/>
                <w:sz w:val="18"/>
                <w:szCs w:val="18"/>
              </w:rPr>
            </w:pPr>
            <w:r w:rsidRPr="0015696C">
              <w:rPr>
                <w:rFonts w:ascii="Calibri" w:hAnsi="Calibri"/>
                <w:sz w:val="18"/>
                <w:szCs w:val="18"/>
              </w:rPr>
              <w:t>Air Filter Identification or Name</w:t>
            </w:r>
          </w:p>
        </w:tc>
        <w:tc>
          <w:tcPr>
            <w:tcW w:w="2273" w:type="dxa"/>
            <w:shd w:val="clear" w:color="auto" w:fill="auto"/>
            <w:vAlign w:val="bottom"/>
          </w:tcPr>
          <w:p w14:paraId="3DF6E6C9" w14:textId="77777777" w:rsidR="00EB59AF" w:rsidRPr="0015696C" w:rsidRDefault="00EB59AF" w:rsidP="00136E88">
            <w:pPr>
              <w:keepNext/>
              <w:jc w:val="center"/>
              <w:rPr>
                <w:rFonts w:ascii="Calibri" w:hAnsi="Calibri"/>
                <w:sz w:val="18"/>
                <w:szCs w:val="18"/>
              </w:rPr>
            </w:pPr>
            <w:r w:rsidRPr="0015696C">
              <w:rPr>
                <w:rFonts w:ascii="Calibri" w:hAnsi="Calibri"/>
                <w:sz w:val="18"/>
                <w:szCs w:val="18"/>
              </w:rPr>
              <w:t>Air Filter Device Type</w:t>
            </w:r>
          </w:p>
        </w:tc>
        <w:tc>
          <w:tcPr>
            <w:tcW w:w="2273" w:type="dxa"/>
            <w:shd w:val="clear" w:color="auto" w:fill="auto"/>
            <w:vAlign w:val="bottom"/>
          </w:tcPr>
          <w:p w14:paraId="3DF6E6CA" w14:textId="77777777" w:rsidR="00EB59AF" w:rsidRPr="0015696C" w:rsidRDefault="00EB59AF" w:rsidP="00136E88">
            <w:pPr>
              <w:keepNext/>
              <w:jc w:val="center"/>
              <w:rPr>
                <w:rFonts w:ascii="Calibri" w:hAnsi="Calibri"/>
                <w:sz w:val="18"/>
                <w:szCs w:val="18"/>
              </w:rPr>
            </w:pPr>
            <w:r w:rsidRPr="0015696C">
              <w:rPr>
                <w:rFonts w:ascii="Calibri" w:hAnsi="Calibri"/>
                <w:sz w:val="18"/>
                <w:szCs w:val="18"/>
              </w:rPr>
              <w:t>Air Filter Device Location</w:t>
            </w:r>
          </w:p>
        </w:tc>
        <w:tc>
          <w:tcPr>
            <w:tcW w:w="2273" w:type="dxa"/>
            <w:shd w:val="clear" w:color="auto" w:fill="auto"/>
            <w:vAlign w:val="bottom"/>
          </w:tcPr>
          <w:p w14:paraId="3DF6E6CB" w14:textId="77777777" w:rsidR="00EB59AF" w:rsidRPr="0015696C" w:rsidRDefault="00EB59AF" w:rsidP="00C32C72">
            <w:pPr>
              <w:keepNext/>
              <w:jc w:val="center"/>
              <w:rPr>
                <w:rFonts w:ascii="Calibri" w:hAnsi="Calibri"/>
                <w:sz w:val="18"/>
                <w:szCs w:val="18"/>
              </w:rPr>
            </w:pPr>
            <w:r w:rsidRPr="0015696C">
              <w:rPr>
                <w:rFonts w:ascii="Calibri" w:hAnsi="Calibri"/>
                <w:sz w:val="18"/>
                <w:szCs w:val="18"/>
              </w:rPr>
              <w:t xml:space="preserve">Determined Design Airflow Rate </w:t>
            </w:r>
          </w:p>
          <w:p w14:paraId="3DF6E6CC" w14:textId="77777777" w:rsidR="00EB59AF" w:rsidRPr="0015696C" w:rsidRDefault="00EB59AF" w:rsidP="00C32C72">
            <w:pPr>
              <w:keepNext/>
              <w:jc w:val="center"/>
              <w:rPr>
                <w:rFonts w:ascii="Calibri" w:hAnsi="Calibri"/>
                <w:sz w:val="18"/>
                <w:szCs w:val="18"/>
              </w:rPr>
            </w:pPr>
            <w:r w:rsidRPr="0015696C">
              <w:rPr>
                <w:rFonts w:ascii="Calibri" w:hAnsi="Calibri"/>
                <w:sz w:val="18"/>
                <w:szCs w:val="18"/>
              </w:rPr>
              <w:t xml:space="preserve">for Air Filter Device </w:t>
            </w:r>
          </w:p>
          <w:p w14:paraId="3DF6E6CD" w14:textId="77777777" w:rsidR="00EB59AF" w:rsidRPr="0015696C" w:rsidRDefault="00EB59AF" w:rsidP="00C32C72">
            <w:pPr>
              <w:keepNext/>
              <w:jc w:val="center"/>
              <w:rPr>
                <w:rFonts w:ascii="Calibri" w:hAnsi="Calibri"/>
                <w:sz w:val="18"/>
                <w:szCs w:val="18"/>
              </w:rPr>
            </w:pPr>
            <w:r w:rsidRPr="0015696C">
              <w:rPr>
                <w:rFonts w:ascii="Calibri" w:hAnsi="Calibri"/>
                <w:sz w:val="18"/>
                <w:szCs w:val="18"/>
              </w:rPr>
              <w:t>(cfm)</w:t>
            </w:r>
          </w:p>
        </w:tc>
        <w:tc>
          <w:tcPr>
            <w:tcW w:w="2273" w:type="dxa"/>
            <w:shd w:val="clear" w:color="auto" w:fill="auto"/>
            <w:vAlign w:val="bottom"/>
          </w:tcPr>
          <w:p w14:paraId="3DF6E6CE" w14:textId="77777777" w:rsidR="00EB59AF" w:rsidRPr="0015696C" w:rsidRDefault="00EB59AF" w:rsidP="00C32C72">
            <w:pPr>
              <w:keepNext/>
              <w:jc w:val="center"/>
              <w:rPr>
                <w:rFonts w:ascii="Calibri" w:hAnsi="Calibri"/>
                <w:sz w:val="18"/>
                <w:szCs w:val="18"/>
              </w:rPr>
            </w:pPr>
            <w:r w:rsidRPr="0015696C">
              <w:rPr>
                <w:rFonts w:ascii="Calibri" w:hAnsi="Calibri"/>
                <w:sz w:val="18"/>
                <w:szCs w:val="18"/>
              </w:rPr>
              <w:t xml:space="preserve">Determined Design Allowable Pressure Drop for Air Filter Device </w:t>
            </w:r>
          </w:p>
          <w:p w14:paraId="3DF6E6CF" w14:textId="77777777" w:rsidR="00EB59AF" w:rsidRPr="0015696C" w:rsidRDefault="00EB59AF" w:rsidP="00C32C72">
            <w:pPr>
              <w:keepNext/>
              <w:jc w:val="center"/>
              <w:rPr>
                <w:rFonts w:ascii="Calibri" w:hAnsi="Calibri"/>
                <w:sz w:val="18"/>
                <w:szCs w:val="18"/>
              </w:rPr>
            </w:pPr>
            <w:r w:rsidRPr="0015696C">
              <w:rPr>
                <w:rFonts w:ascii="Calibri" w:hAnsi="Calibri"/>
                <w:sz w:val="18"/>
                <w:szCs w:val="18"/>
              </w:rPr>
              <w:t xml:space="preserve">(inch W.C.) </w:t>
            </w:r>
          </w:p>
        </w:tc>
      </w:tr>
      <w:tr w:rsidR="00EB59AF" w:rsidRPr="005278E7" w14:paraId="3DF6E6DC" w14:textId="77777777" w:rsidTr="00B651AA">
        <w:trPr>
          <w:gridAfter w:val="1"/>
          <w:wAfter w:w="16" w:type="dxa"/>
          <w:cantSplit/>
          <w:trHeight w:val="395"/>
        </w:trPr>
        <w:tc>
          <w:tcPr>
            <w:tcW w:w="1818" w:type="dxa"/>
            <w:shd w:val="clear" w:color="auto" w:fill="auto"/>
          </w:tcPr>
          <w:p w14:paraId="3DF6E6D1" w14:textId="77777777" w:rsidR="00EB59AF" w:rsidRPr="005278E7" w:rsidRDefault="00EB59AF" w:rsidP="005278E7">
            <w:pPr>
              <w:keepNext/>
              <w:rPr>
                <w:rFonts w:ascii="Calibri" w:hAnsi="Calibri"/>
                <w:sz w:val="16"/>
                <w:szCs w:val="16"/>
              </w:rPr>
            </w:pPr>
            <w:r w:rsidRPr="005278E7">
              <w:rPr>
                <w:rFonts w:asciiTheme="minorHAnsi" w:hAnsiTheme="minorHAnsi"/>
                <w:sz w:val="16"/>
                <w:szCs w:val="16"/>
              </w:rPr>
              <w:t>&lt;&lt;reference value from B01&gt;&gt;</w:t>
            </w:r>
          </w:p>
        </w:tc>
        <w:tc>
          <w:tcPr>
            <w:tcW w:w="1890" w:type="dxa"/>
            <w:shd w:val="clear" w:color="auto" w:fill="auto"/>
          </w:tcPr>
          <w:p w14:paraId="3DF6E6D2" w14:textId="77777777" w:rsidR="00EB59AF" w:rsidRPr="005278E7" w:rsidRDefault="00EB59AF" w:rsidP="005278E7">
            <w:pPr>
              <w:keepNext/>
              <w:rPr>
                <w:rFonts w:ascii="Calibri" w:hAnsi="Calibri"/>
                <w:sz w:val="16"/>
                <w:szCs w:val="16"/>
              </w:rPr>
            </w:pPr>
            <w:r w:rsidRPr="005278E7">
              <w:rPr>
                <w:rFonts w:ascii="Calibri" w:hAnsi="Calibri"/>
                <w:sz w:val="16"/>
                <w:szCs w:val="16"/>
              </w:rPr>
              <w:t xml:space="preserve">&lt;&lt;auto filled from B02&gt;&gt; </w:t>
            </w:r>
          </w:p>
        </w:tc>
        <w:tc>
          <w:tcPr>
            <w:tcW w:w="1800" w:type="dxa"/>
            <w:shd w:val="clear" w:color="auto" w:fill="auto"/>
          </w:tcPr>
          <w:p w14:paraId="3DF6E6D3" w14:textId="77777777" w:rsidR="00EB59AF" w:rsidRPr="005278E7" w:rsidRDefault="0099342A" w:rsidP="005278E7">
            <w:pPr>
              <w:rPr>
                <w:rFonts w:ascii="Calibri" w:hAnsi="Calibri"/>
                <w:sz w:val="16"/>
                <w:szCs w:val="16"/>
              </w:rPr>
            </w:pPr>
            <w:r>
              <w:rPr>
                <w:rFonts w:ascii="Calibri" w:hAnsi="Calibri"/>
                <w:sz w:val="16"/>
                <w:szCs w:val="16"/>
              </w:rPr>
              <w:t xml:space="preserve">&lt;&lt;user input text, maximum 20? </w:t>
            </w:r>
            <w:r w:rsidRPr="005278E7">
              <w:rPr>
                <w:rFonts w:ascii="Calibri" w:hAnsi="Calibri"/>
                <w:sz w:val="16"/>
                <w:szCs w:val="16"/>
              </w:rPr>
              <w:t>characters&gt;&gt;</w:t>
            </w:r>
          </w:p>
        </w:tc>
        <w:tc>
          <w:tcPr>
            <w:tcW w:w="2273" w:type="dxa"/>
            <w:shd w:val="clear" w:color="auto" w:fill="auto"/>
          </w:tcPr>
          <w:p w14:paraId="3DF6E6D4" w14:textId="77777777" w:rsidR="00EB59AF" w:rsidRPr="005278E7" w:rsidRDefault="00EB59AF" w:rsidP="005278E7">
            <w:pPr>
              <w:rPr>
                <w:rFonts w:ascii="Calibri" w:hAnsi="Calibri"/>
                <w:sz w:val="16"/>
                <w:szCs w:val="16"/>
              </w:rPr>
            </w:pPr>
            <w:r w:rsidRPr="005278E7">
              <w:rPr>
                <w:rFonts w:ascii="Calibri" w:hAnsi="Calibri"/>
                <w:sz w:val="16"/>
                <w:szCs w:val="16"/>
              </w:rPr>
              <w:t xml:space="preserve">&lt;&lt;user select fom list:  </w:t>
            </w:r>
          </w:p>
          <w:p w14:paraId="3DF6E6D5" w14:textId="77777777" w:rsidR="00EB59AF" w:rsidRPr="005278E7" w:rsidRDefault="00EB59AF" w:rsidP="005278E7">
            <w:pPr>
              <w:rPr>
                <w:rFonts w:ascii="Calibri" w:hAnsi="Calibri"/>
                <w:sz w:val="16"/>
                <w:szCs w:val="16"/>
              </w:rPr>
            </w:pPr>
            <w:r w:rsidRPr="005278E7">
              <w:rPr>
                <w:rFonts w:ascii="Calibri" w:hAnsi="Calibri"/>
                <w:sz w:val="16"/>
                <w:szCs w:val="16"/>
              </w:rPr>
              <w:t>*Filter Grille</w:t>
            </w:r>
          </w:p>
          <w:p w14:paraId="3DF6E6D6" w14:textId="77777777" w:rsidR="00EB59AF" w:rsidRPr="005278E7" w:rsidRDefault="00EB59AF" w:rsidP="005278E7">
            <w:pPr>
              <w:rPr>
                <w:rFonts w:ascii="Calibri" w:hAnsi="Calibri"/>
                <w:sz w:val="16"/>
                <w:szCs w:val="16"/>
              </w:rPr>
            </w:pPr>
            <w:r w:rsidRPr="005278E7">
              <w:rPr>
                <w:rFonts w:ascii="Calibri" w:hAnsi="Calibri"/>
                <w:sz w:val="16"/>
                <w:szCs w:val="16"/>
              </w:rPr>
              <w:t>*Furnace Mounted</w:t>
            </w:r>
          </w:p>
          <w:p w14:paraId="3DF6E6D7" w14:textId="77777777" w:rsidR="00EB59AF" w:rsidRPr="005278E7" w:rsidRDefault="00EB59AF" w:rsidP="005278E7">
            <w:pPr>
              <w:rPr>
                <w:rFonts w:ascii="Calibri" w:hAnsi="Calibri"/>
                <w:sz w:val="16"/>
                <w:szCs w:val="16"/>
              </w:rPr>
            </w:pPr>
            <w:r w:rsidRPr="005278E7">
              <w:rPr>
                <w:rFonts w:ascii="Calibri" w:hAnsi="Calibri"/>
                <w:sz w:val="16"/>
                <w:szCs w:val="16"/>
              </w:rPr>
              <w:t>*Duct Mounted</w:t>
            </w:r>
          </w:p>
          <w:p w14:paraId="3DF6E6D8" w14:textId="77777777" w:rsidR="00EB59AF" w:rsidRPr="005278E7" w:rsidRDefault="00EB59AF" w:rsidP="005278E7">
            <w:pPr>
              <w:keepNext/>
              <w:rPr>
                <w:rFonts w:ascii="Calibri" w:hAnsi="Calibri"/>
                <w:sz w:val="16"/>
                <w:szCs w:val="16"/>
              </w:rPr>
            </w:pPr>
            <w:r w:rsidRPr="005278E7">
              <w:rPr>
                <w:rFonts w:ascii="Calibri" w:hAnsi="Calibri"/>
                <w:sz w:val="16"/>
                <w:szCs w:val="16"/>
              </w:rPr>
              <w:t>&gt;&gt;</w:t>
            </w:r>
          </w:p>
        </w:tc>
        <w:tc>
          <w:tcPr>
            <w:tcW w:w="2273" w:type="dxa"/>
            <w:shd w:val="clear" w:color="auto" w:fill="auto"/>
          </w:tcPr>
          <w:p w14:paraId="3DF6E6D9" w14:textId="77777777" w:rsidR="00EB59AF" w:rsidRPr="005278E7" w:rsidRDefault="00EB59AF" w:rsidP="005278E7">
            <w:pPr>
              <w:keepNext/>
              <w:rPr>
                <w:rFonts w:ascii="Calibri" w:hAnsi="Calibri"/>
                <w:sz w:val="16"/>
                <w:szCs w:val="16"/>
              </w:rPr>
            </w:pPr>
            <w:r w:rsidRPr="005278E7">
              <w:rPr>
                <w:rFonts w:ascii="Calibri" w:hAnsi="Calibri"/>
                <w:sz w:val="16"/>
                <w:szCs w:val="16"/>
              </w:rPr>
              <w:t>&lt;&lt;user input text, maximum 30 characters&gt;&gt;</w:t>
            </w:r>
          </w:p>
        </w:tc>
        <w:tc>
          <w:tcPr>
            <w:tcW w:w="2273" w:type="dxa"/>
            <w:shd w:val="clear" w:color="auto" w:fill="auto"/>
          </w:tcPr>
          <w:p w14:paraId="3DF6E6DA" w14:textId="77777777" w:rsidR="00EB59AF" w:rsidRPr="005278E7" w:rsidRDefault="00EB59AF" w:rsidP="005278E7">
            <w:pPr>
              <w:keepNext/>
              <w:rPr>
                <w:rFonts w:ascii="Calibri" w:hAnsi="Calibri"/>
                <w:sz w:val="16"/>
                <w:szCs w:val="16"/>
              </w:rPr>
            </w:pPr>
            <w:r>
              <w:rPr>
                <w:rFonts w:ascii="Calibri" w:hAnsi="Calibri"/>
                <w:sz w:val="16"/>
                <w:szCs w:val="16"/>
              </w:rPr>
              <w:t xml:space="preserve">&lt;&lt;user enter value numeric; </w:t>
            </w:r>
            <w:r w:rsidRPr="005278E7">
              <w:rPr>
                <w:rFonts w:ascii="Calibri" w:hAnsi="Calibri"/>
                <w:sz w:val="16"/>
                <w:szCs w:val="16"/>
              </w:rPr>
              <w:t xml:space="preserve"> xxx&gt;&gt;</w:t>
            </w:r>
          </w:p>
        </w:tc>
        <w:tc>
          <w:tcPr>
            <w:tcW w:w="2273" w:type="dxa"/>
            <w:shd w:val="clear" w:color="auto" w:fill="auto"/>
          </w:tcPr>
          <w:p w14:paraId="3DF6E6DB" w14:textId="77777777" w:rsidR="00EB59AF" w:rsidRPr="005278E7" w:rsidRDefault="00EB59AF" w:rsidP="005278E7">
            <w:pPr>
              <w:keepNext/>
              <w:rPr>
                <w:rFonts w:ascii="Calibri" w:hAnsi="Calibri"/>
                <w:sz w:val="16"/>
                <w:szCs w:val="16"/>
              </w:rPr>
            </w:pPr>
            <w:r w:rsidRPr="005278E7">
              <w:rPr>
                <w:rFonts w:ascii="Calibri" w:hAnsi="Calibri"/>
                <w:sz w:val="16"/>
                <w:szCs w:val="16"/>
              </w:rPr>
              <w:t>&lt;&lt;user enter value, numeric, x.xx&gt;&gt;</w:t>
            </w:r>
          </w:p>
        </w:tc>
      </w:tr>
      <w:tr w:rsidR="00EB59AF" w:rsidRPr="005278E7" w14:paraId="3DF6E6E4" w14:textId="77777777" w:rsidTr="00B651AA">
        <w:trPr>
          <w:gridAfter w:val="1"/>
          <w:wAfter w:w="16" w:type="dxa"/>
          <w:cantSplit/>
          <w:trHeight w:val="467"/>
        </w:trPr>
        <w:tc>
          <w:tcPr>
            <w:tcW w:w="1818" w:type="dxa"/>
            <w:shd w:val="clear" w:color="auto" w:fill="auto"/>
          </w:tcPr>
          <w:p w14:paraId="3DF6E6DD" w14:textId="77777777" w:rsidR="00EB59AF" w:rsidRPr="005278E7" w:rsidRDefault="00EB59AF" w:rsidP="005278E7">
            <w:pPr>
              <w:keepNext/>
              <w:rPr>
                <w:rFonts w:ascii="Calibri" w:hAnsi="Calibri"/>
                <w:sz w:val="16"/>
                <w:szCs w:val="16"/>
              </w:rPr>
            </w:pPr>
          </w:p>
        </w:tc>
        <w:tc>
          <w:tcPr>
            <w:tcW w:w="1890" w:type="dxa"/>
            <w:shd w:val="clear" w:color="auto" w:fill="auto"/>
          </w:tcPr>
          <w:p w14:paraId="3DF6E6DE" w14:textId="77777777" w:rsidR="00EB59AF" w:rsidRPr="005278E7" w:rsidRDefault="00EB59AF" w:rsidP="005278E7">
            <w:pPr>
              <w:keepNext/>
              <w:rPr>
                <w:rFonts w:ascii="Calibri" w:hAnsi="Calibri"/>
                <w:sz w:val="16"/>
                <w:szCs w:val="16"/>
              </w:rPr>
            </w:pPr>
          </w:p>
        </w:tc>
        <w:tc>
          <w:tcPr>
            <w:tcW w:w="1800" w:type="dxa"/>
            <w:shd w:val="clear" w:color="auto" w:fill="auto"/>
          </w:tcPr>
          <w:p w14:paraId="3DF6E6DF" w14:textId="77777777" w:rsidR="00EB59AF" w:rsidRPr="005278E7" w:rsidRDefault="00EB59AF" w:rsidP="005278E7">
            <w:pPr>
              <w:keepNext/>
              <w:rPr>
                <w:rFonts w:ascii="Calibri" w:hAnsi="Calibri"/>
                <w:sz w:val="16"/>
                <w:szCs w:val="16"/>
              </w:rPr>
            </w:pPr>
          </w:p>
        </w:tc>
        <w:tc>
          <w:tcPr>
            <w:tcW w:w="2273" w:type="dxa"/>
            <w:shd w:val="clear" w:color="auto" w:fill="auto"/>
          </w:tcPr>
          <w:p w14:paraId="3DF6E6E0" w14:textId="77777777" w:rsidR="00EB59AF" w:rsidRPr="005278E7" w:rsidRDefault="00EB59AF" w:rsidP="005278E7">
            <w:pPr>
              <w:keepNext/>
              <w:rPr>
                <w:rFonts w:ascii="Calibri" w:hAnsi="Calibri"/>
                <w:sz w:val="16"/>
                <w:szCs w:val="16"/>
              </w:rPr>
            </w:pPr>
          </w:p>
        </w:tc>
        <w:tc>
          <w:tcPr>
            <w:tcW w:w="2273" w:type="dxa"/>
            <w:shd w:val="clear" w:color="auto" w:fill="auto"/>
          </w:tcPr>
          <w:p w14:paraId="3DF6E6E1" w14:textId="77777777" w:rsidR="00EB59AF" w:rsidRPr="005278E7" w:rsidRDefault="00EB59AF" w:rsidP="005278E7">
            <w:pPr>
              <w:keepNext/>
              <w:rPr>
                <w:rFonts w:ascii="Calibri" w:hAnsi="Calibri"/>
                <w:sz w:val="16"/>
                <w:szCs w:val="16"/>
              </w:rPr>
            </w:pPr>
          </w:p>
        </w:tc>
        <w:tc>
          <w:tcPr>
            <w:tcW w:w="2273" w:type="dxa"/>
            <w:shd w:val="clear" w:color="auto" w:fill="auto"/>
          </w:tcPr>
          <w:p w14:paraId="3DF6E6E2" w14:textId="77777777" w:rsidR="00EB59AF" w:rsidRPr="005278E7" w:rsidRDefault="00EB59AF" w:rsidP="005278E7">
            <w:pPr>
              <w:keepNext/>
              <w:rPr>
                <w:rFonts w:ascii="Calibri" w:hAnsi="Calibri"/>
                <w:sz w:val="16"/>
                <w:szCs w:val="16"/>
              </w:rPr>
            </w:pPr>
          </w:p>
        </w:tc>
        <w:tc>
          <w:tcPr>
            <w:tcW w:w="2273" w:type="dxa"/>
            <w:shd w:val="clear" w:color="auto" w:fill="auto"/>
          </w:tcPr>
          <w:p w14:paraId="3DF6E6E3" w14:textId="77777777" w:rsidR="00EB59AF" w:rsidRPr="005278E7" w:rsidRDefault="00EB59AF" w:rsidP="005278E7">
            <w:pPr>
              <w:keepNext/>
              <w:rPr>
                <w:rFonts w:ascii="Calibri" w:hAnsi="Calibri"/>
                <w:sz w:val="16"/>
                <w:szCs w:val="16"/>
              </w:rPr>
            </w:pPr>
          </w:p>
        </w:tc>
      </w:tr>
      <w:tr w:rsidR="005A54D0" w:rsidRPr="007E2934" w14:paraId="3DF6E6E6" w14:textId="77777777" w:rsidTr="00881DC9">
        <w:trPr>
          <w:gridAfter w:val="1"/>
          <w:wAfter w:w="18" w:type="dxa"/>
          <w:cantSplit/>
        </w:trPr>
        <w:tc>
          <w:tcPr>
            <w:tcW w:w="14598" w:type="dxa"/>
            <w:gridSpan w:val="7"/>
            <w:shd w:val="clear" w:color="auto" w:fill="auto"/>
          </w:tcPr>
          <w:p w14:paraId="3DF6E6E5" w14:textId="77777777" w:rsidR="005A54D0" w:rsidRPr="007E2934" w:rsidRDefault="005A54D0" w:rsidP="00EE5276">
            <w:pPr>
              <w:keepNext/>
              <w:rPr>
                <w:rFonts w:ascii="Calibri" w:hAnsi="Calibri"/>
                <w:sz w:val="18"/>
                <w:szCs w:val="18"/>
              </w:rPr>
            </w:pPr>
            <w:r w:rsidRPr="007E2934">
              <w:rPr>
                <w:rFonts w:ascii="Calibri" w:hAnsi="Calibri"/>
                <w:sz w:val="18"/>
                <w:szCs w:val="18"/>
              </w:rPr>
              <w:t>Notes:</w:t>
            </w:r>
          </w:p>
        </w:tc>
      </w:tr>
    </w:tbl>
    <w:p w14:paraId="3DF6E6E7" w14:textId="77777777" w:rsidR="000F413D" w:rsidRPr="007E2934"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0F413D" w:rsidRPr="007E2934" w14:paraId="3DF6E6EC" w14:textId="77777777" w:rsidTr="00B651AA">
        <w:trPr>
          <w:cantSplit/>
        </w:trPr>
        <w:tc>
          <w:tcPr>
            <w:tcW w:w="14616" w:type="dxa"/>
            <w:gridSpan w:val="2"/>
            <w:shd w:val="clear" w:color="auto" w:fill="auto"/>
          </w:tcPr>
          <w:p w14:paraId="3DF6E6E8" w14:textId="77777777" w:rsidR="000F413D" w:rsidRDefault="00AD1D84" w:rsidP="003A3D89">
            <w:pPr>
              <w:keepNext/>
              <w:rPr>
                <w:rFonts w:ascii="Calibri" w:hAnsi="Calibri"/>
                <w:b/>
                <w:sz w:val="18"/>
                <w:szCs w:val="18"/>
              </w:rPr>
            </w:pPr>
            <w:r>
              <w:rPr>
                <w:rFonts w:ascii="Calibri" w:hAnsi="Calibri"/>
                <w:b/>
                <w:sz w:val="18"/>
                <w:szCs w:val="18"/>
              </w:rPr>
              <w:t>I</w:t>
            </w:r>
            <w:r w:rsidR="000F413D" w:rsidRPr="007E2934">
              <w:rPr>
                <w:rFonts w:ascii="Calibri" w:hAnsi="Calibri"/>
                <w:b/>
                <w:sz w:val="18"/>
                <w:szCs w:val="18"/>
              </w:rPr>
              <w:t xml:space="preserve">. Air Filter Device Requirements  </w:t>
            </w:r>
          </w:p>
          <w:p w14:paraId="3DF6E6E9" w14:textId="77777777" w:rsidR="00826A62" w:rsidRDefault="00DD0C9F" w:rsidP="003A3D89">
            <w:pPr>
              <w:keepNext/>
              <w:rPr>
                <w:rFonts w:ascii="Calibri" w:hAnsi="Calibri"/>
                <w:sz w:val="18"/>
                <w:szCs w:val="18"/>
              </w:rPr>
            </w:pPr>
            <w:r w:rsidRPr="00AD1D84">
              <w:rPr>
                <w:rFonts w:ascii="Calibri" w:hAnsi="Calibri"/>
                <w:sz w:val="18"/>
                <w:szCs w:val="18"/>
              </w:rPr>
              <w:t>&lt;&lt;</w:t>
            </w:r>
            <w:r w:rsidR="00A8595C">
              <w:rPr>
                <w:rFonts w:ascii="Calibri" w:hAnsi="Calibri"/>
                <w:sz w:val="18"/>
                <w:szCs w:val="18"/>
              </w:rPr>
              <w:t xml:space="preserve">if all SC systems in section B have a value in B04=no, then </w:t>
            </w:r>
            <w:r w:rsidR="00A8595C" w:rsidRPr="00AD1D84">
              <w:rPr>
                <w:rFonts w:ascii="Calibri" w:hAnsi="Calibri"/>
                <w:sz w:val="18"/>
                <w:szCs w:val="18"/>
              </w:rPr>
              <w:t>display the section does not apply message</w:t>
            </w:r>
            <w:r w:rsidR="00A8595C">
              <w:rPr>
                <w:rFonts w:ascii="Calibri" w:hAnsi="Calibri"/>
                <w:sz w:val="18"/>
                <w:szCs w:val="18"/>
              </w:rPr>
              <w:t>;</w:t>
            </w:r>
            <w:r w:rsidR="00A8595C" w:rsidRPr="00AD1D84">
              <w:rPr>
                <w:rFonts w:ascii="Calibri" w:hAnsi="Calibri"/>
                <w:sz w:val="18"/>
                <w:szCs w:val="18"/>
              </w:rPr>
              <w:t xml:space="preserve"> </w:t>
            </w:r>
            <w:r w:rsidR="00A8595C">
              <w:rPr>
                <w:rFonts w:ascii="Calibri" w:hAnsi="Calibri"/>
                <w:sz w:val="18"/>
                <w:szCs w:val="18"/>
              </w:rPr>
              <w:t xml:space="preserve"> </w:t>
            </w:r>
          </w:p>
          <w:p w14:paraId="3DF6E6EA" w14:textId="77777777" w:rsidR="00826A62" w:rsidRDefault="00A8595C" w:rsidP="003A3D89">
            <w:pPr>
              <w:keepNext/>
              <w:rPr>
                <w:rFonts w:ascii="Calibri" w:hAnsi="Calibri"/>
                <w:sz w:val="18"/>
                <w:szCs w:val="18"/>
              </w:rPr>
            </w:pPr>
            <w:r>
              <w:rPr>
                <w:rFonts w:ascii="Calibri" w:hAnsi="Calibri"/>
                <w:sz w:val="18"/>
                <w:szCs w:val="18"/>
              </w:rPr>
              <w:t>els</w:t>
            </w:r>
            <w:r w:rsidR="00DD0C9F" w:rsidRPr="00AD1D84">
              <w:rPr>
                <w:rFonts w:ascii="Calibri" w:hAnsi="Calibri"/>
                <w:sz w:val="18"/>
                <w:szCs w:val="18"/>
              </w:rPr>
              <w:t>if there are n</w:t>
            </w:r>
            <w:r w:rsidR="00DD0C9F">
              <w:rPr>
                <w:rFonts w:ascii="Calibri" w:hAnsi="Calibri"/>
                <w:sz w:val="18"/>
                <w:szCs w:val="18"/>
              </w:rPr>
              <w:t xml:space="preserve">o SC Systems listed in Section B for which a yes response was given in B08, or B09, </w:t>
            </w:r>
            <w:r w:rsidR="00DD0C9F">
              <w:rPr>
                <w:rFonts w:asciiTheme="minorHAnsi" w:hAnsiTheme="minorHAnsi"/>
                <w:sz w:val="16"/>
                <w:szCs w:val="16"/>
              </w:rPr>
              <w:t xml:space="preserve"> </w:t>
            </w:r>
            <w:r w:rsidR="00DD0C9F">
              <w:rPr>
                <w:rFonts w:ascii="Calibri" w:hAnsi="Calibri"/>
                <w:sz w:val="18"/>
                <w:szCs w:val="18"/>
              </w:rPr>
              <w:t>then display the section does not apply</w:t>
            </w:r>
            <w:r w:rsidR="00DD0C9F" w:rsidRPr="00AD1D84">
              <w:rPr>
                <w:rFonts w:ascii="Calibri" w:hAnsi="Calibri"/>
                <w:sz w:val="18"/>
                <w:szCs w:val="18"/>
              </w:rPr>
              <w:t xml:space="preserve"> message</w:t>
            </w:r>
            <w:r w:rsidR="00CB3AC5">
              <w:rPr>
                <w:rFonts w:ascii="Calibri" w:hAnsi="Calibri"/>
                <w:sz w:val="18"/>
                <w:szCs w:val="18"/>
              </w:rPr>
              <w:t xml:space="preserve">, </w:t>
            </w:r>
          </w:p>
          <w:p w14:paraId="3DF6E6EB" w14:textId="77777777" w:rsidR="00DD0C9F" w:rsidRPr="007E2934" w:rsidRDefault="00CB3AC5" w:rsidP="003A3D89">
            <w:pPr>
              <w:keepNext/>
              <w:rPr>
                <w:rFonts w:ascii="Calibri" w:hAnsi="Calibri"/>
                <w:sz w:val="18"/>
                <w:szCs w:val="18"/>
              </w:rPr>
            </w:pPr>
            <w:r>
              <w:rPr>
                <w:rFonts w:ascii="Calibri" w:hAnsi="Calibri"/>
                <w:sz w:val="18"/>
                <w:szCs w:val="18"/>
              </w:rPr>
              <w:t>else display this section</w:t>
            </w:r>
            <w:r w:rsidR="00DD0C9F" w:rsidRPr="00AD1D84">
              <w:rPr>
                <w:rFonts w:ascii="Calibri" w:hAnsi="Calibri"/>
                <w:sz w:val="18"/>
                <w:szCs w:val="18"/>
              </w:rPr>
              <w:t>&gt;&gt;</w:t>
            </w:r>
          </w:p>
        </w:tc>
      </w:tr>
      <w:tr w:rsidR="000F413D" w:rsidRPr="007E2934" w14:paraId="3DF6E6EF" w14:textId="77777777" w:rsidTr="00B651AA">
        <w:trPr>
          <w:cantSplit/>
        </w:trPr>
        <w:tc>
          <w:tcPr>
            <w:tcW w:w="468" w:type="dxa"/>
            <w:shd w:val="clear" w:color="auto" w:fill="auto"/>
            <w:vAlign w:val="center"/>
          </w:tcPr>
          <w:p w14:paraId="3DF6E6ED"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01</w:t>
            </w:r>
          </w:p>
        </w:tc>
        <w:tc>
          <w:tcPr>
            <w:tcW w:w="14148" w:type="dxa"/>
            <w:shd w:val="clear" w:color="auto" w:fill="auto"/>
          </w:tcPr>
          <w:p w14:paraId="3DF6E6EE" w14:textId="77777777" w:rsidR="000F413D" w:rsidRPr="007E2934" w:rsidRDefault="000F413D" w:rsidP="00DD1539">
            <w:pPr>
              <w:spacing w:after="60"/>
              <w:rPr>
                <w:rFonts w:ascii="Calibri" w:hAnsi="Calibri"/>
                <w:sz w:val="18"/>
                <w:szCs w:val="18"/>
              </w:rPr>
            </w:pPr>
            <w:r w:rsidRPr="007E2934">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0F413D" w:rsidRPr="007E2934" w14:paraId="3DF6E6F2" w14:textId="77777777" w:rsidTr="00B651AA">
        <w:trPr>
          <w:cantSplit/>
        </w:trPr>
        <w:tc>
          <w:tcPr>
            <w:tcW w:w="468" w:type="dxa"/>
            <w:shd w:val="clear" w:color="auto" w:fill="auto"/>
            <w:vAlign w:val="center"/>
          </w:tcPr>
          <w:p w14:paraId="3DF6E6F0"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02</w:t>
            </w:r>
          </w:p>
        </w:tc>
        <w:tc>
          <w:tcPr>
            <w:tcW w:w="14148" w:type="dxa"/>
            <w:shd w:val="clear" w:color="auto" w:fill="auto"/>
          </w:tcPr>
          <w:p w14:paraId="3DF6E6F1" w14:textId="77777777" w:rsidR="000F413D" w:rsidRPr="007E2934" w:rsidRDefault="000F413D" w:rsidP="0045695E">
            <w:pPr>
              <w:spacing w:after="60"/>
              <w:rPr>
                <w:rFonts w:ascii="Calibri" w:hAnsi="Calibri"/>
                <w:sz w:val="18"/>
                <w:szCs w:val="18"/>
              </w:rPr>
            </w:pPr>
            <w:r w:rsidRPr="007E2934">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device shall be determined, and all system air filter device locations shall be labeled to disclose the applicable design airflow rate and the maximum allowable clean-filter pressure drop.  The labels shall be permanently affixed to the air filter device, readily legible, and visible to a person replacing the air filter media, and the air filter devices shall be provided with air filter media that conforms to these determined/labeled maximum allowable clean-filter pressure drop values as rated using AHRI Standard 680.</w:t>
            </w:r>
          </w:p>
        </w:tc>
      </w:tr>
      <w:tr w:rsidR="000F413D" w:rsidRPr="007E2934" w14:paraId="3DF6E6F5" w14:textId="77777777" w:rsidTr="00B651AA">
        <w:trPr>
          <w:cantSplit/>
        </w:trPr>
        <w:tc>
          <w:tcPr>
            <w:tcW w:w="468" w:type="dxa"/>
            <w:shd w:val="clear" w:color="auto" w:fill="auto"/>
            <w:vAlign w:val="center"/>
          </w:tcPr>
          <w:p w14:paraId="3DF6E6F3"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03</w:t>
            </w:r>
          </w:p>
        </w:tc>
        <w:tc>
          <w:tcPr>
            <w:tcW w:w="14148" w:type="dxa"/>
            <w:shd w:val="clear" w:color="auto" w:fill="auto"/>
          </w:tcPr>
          <w:p w14:paraId="3DF6E6F4" w14:textId="77777777" w:rsidR="000F413D" w:rsidRPr="007E2934" w:rsidRDefault="000F413D" w:rsidP="00516471">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0F413D" w:rsidRPr="007E2934" w14:paraId="3DF6E6F8" w14:textId="77777777" w:rsidTr="00B651AA">
        <w:trPr>
          <w:cantSplit/>
        </w:trPr>
        <w:tc>
          <w:tcPr>
            <w:tcW w:w="468" w:type="dxa"/>
            <w:shd w:val="clear" w:color="auto" w:fill="auto"/>
            <w:vAlign w:val="center"/>
          </w:tcPr>
          <w:p w14:paraId="3DF6E6F6"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04</w:t>
            </w:r>
          </w:p>
        </w:tc>
        <w:tc>
          <w:tcPr>
            <w:tcW w:w="14148" w:type="dxa"/>
            <w:shd w:val="clear" w:color="auto" w:fill="auto"/>
          </w:tcPr>
          <w:p w14:paraId="3DF6E6F7" w14:textId="11C35CA6" w:rsidR="00D403BD" w:rsidRDefault="000F413D">
            <w:pPr>
              <w:spacing w:after="60"/>
              <w:rPr>
                <w:rFonts w:ascii="Calibri" w:hAnsi="Calibri"/>
                <w:sz w:val="18"/>
                <w:szCs w:val="18"/>
              </w:rPr>
            </w:pPr>
            <w:r w:rsidRPr="007E2934">
              <w:rPr>
                <w:rFonts w:ascii="Calibri" w:hAnsi="Calibri"/>
                <w:sz w:val="18"/>
                <w:szCs w:val="18"/>
              </w:rPr>
              <w:t>The system shall be provided with air filter media having a designated efficiency equal to or greater than MERV 6 when tested in accordance with ASHRAE Standard 52.2, or a particle size efficiency rating equal to or greater than 50</w:t>
            </w:r>
            <w:r w:rsidR="0015696C">
              <w:rPr>
                <w:rFonts w:ascii="Calibri" w:hAnsi="Calibri"/>
                <w:sz w:val="18"/>
                <w:szCs w:val="18"/>
              </w:rPr>
              <w:t>%</w:t>
            </w:r>
            <w:r w:rsidRPr="007E2934">
              <w:rPr>
                <w:rFonts w:ascii="Calibri" w:hAnsi="Calibri"/>
                <w:sz w:val="18"/>
                <w:szCs w:val="18"/>
              </w:rPr>
              <w:t xml:space="preserve"> in the 3.0–10 </w:t>
            </w:r>
            <w:r w:rsidR="00E00E19">
              <w:rPr>
                <w:rFonts w:ascii="Calibri" w:hAnsi="Calibri"/>
                <w:sz w:val="18"/>
                <w:szCs w:val="18"/>
              </w:rPr>
              <w:t>micron</w:t>
            </w:r>
            <w:r w:rsidR="00E00E19" w:rsidRPr="007E2934">
              <w:rPr>
                <w:rFonts w:ascii="Calibri" w:hAnsi="Calibri"/>
                <w:sz w:val="18"/>
                <w:szCs w:val="18"/>
              </w:rPr>
              <w:t xml:space="preserve"> </w:t>
            </w:r>
            <w:r w:rsidRPr="007E2934">
              <w:rPr>
                <w:rFonts w:ascii="Calibri" w:hAnsi="Calibri"/>
                <w:sz w:val="18"/>
                <w:szCs w:val="18"/>
              </w:rPr>
              <w:t>range when tested in accordance with AHRI Standard 680.</w:t>
            </w:r>
          </w:p>
        </w:tc>
      </w:tr>
      <w:tr w:rsidR="000F413D" w:rsidRPr="007E2934" w14:paraId="3DF6E6FB" w14:textId="77777777" w:rsidTr="00B651AA">
        <w:trPr>
          <w:cantSplit/>
        </w:trPr>
        <w:tc>
          <w:tcPr>
            <w:tcW w:w="468" w:type="dxa"/>
            <w:shd w:val="clear" w:color="auto" w:fill="auto"/>
            <w:vAlign w:val="center"/>
          </w:tcPr>
          <w:p w14:paraId="3DF6E6F9"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05</w:t>
            </w:r>
          </w:p>
        </w:tc>
        <w:tc>
          <w:tcPr>
            <w:tcW w:w="14148" w:type="dxa"/>
            <w:shd w:val="clear" w:color="auto" w:fill="auto"/>
          </w:tcPr>
          <w:p w14:paraId="3DF6E6FA" w14:textId="77777777" w:rsidR="000F413D" w:rsidRPr="007E2934" w:rsidRDefault="000F413D" w:rsidP="0045695E">
            <w:pPr>
              <w:spacing w:after="60"/>
              <w:rPr>
                <w:rFonts w:ascii="Calibri" w:hAnsi="Calibri"/>
                <w:sz w:val="18"/>
                <w:szCs w:val="18"/>
              </w:rPr>
            </w:pPr>
            <w:r w:rsidRPr="007E2934">
              <w:rPr>
                <w:rFonts w:ascii="Calibri" w:hAnsi="Calibri"/>
                <w:sz w:val="18"/>
                <w:szCs w:val="18"/>
              </w:rPr>
              <w:t>The system shall be provided with air filter media that has been labeled by the manufacturer to disclose the efficiency and pressure drop ratings that conform to the required efficiency and pressure drop requirements for the air filter device.</w:t>
            </w:r>
          </w:p>
        </w:tc>
      </w:tr>
      <w:tr w:rsidR="000F413D" w:rsidRPr="007E2934" w14:paraId="3DF6E6FD" w14:textId="77777777" w:rsidTr="00B651AA">
        <w:trPr>
          <w:cantSplit/>
        </w:trPr>
        <w:tc>
          <w:tcPr>
            <w:tcW w:w="14616" w:type="dxa"/>
            <w:gridSpan w:val="2"/>
            <w:shd w:val="clear" w:color="auto" w:fill="auto"/>
            <w:vAlign w:val="center"/>
          </w:tcPr>
          <w:p w14:paraId="3DF6E6FC" w14:textId="77777777" w:rsidR="000F413D" w:rsidRPr="007E2934" w:rsidRDefault="000F413D" w:rsidP="00DD1539">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3DF6E6FE" w14:textId="77777777" w:rsidR="000F413D" w:rsidRPr="007E2934"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8"/>
        <w:gridCol w:w="1340"/>
        <w:gridCol w:w="1530"/>
        <w:gridCol w:w="1890"/>
        <w:gridCol w:w="1170"/>
        <w:gridCol w:w="1339"/>
        <w:gridCol w:w="1469"/>
        <w:gridCol w:w="1470"/>
        <w:gridCol w:w="1662"/>
        <w:gridCol w:w="1278"/>
      </w:tblGrid>
      <w:tr w:rsidR="00E2323D" w:rsidRPr="007E2934" w14:paraId="3DF6E702" w14:textId="77777777" w:rsidTr="00B651AA">
        <w:trPr>
          <w:cantSplit/>
        </w:trPr>
        <w:tc>
          <w:tcPr>
            <w:tcW w:w="14616" w:type="dxa"/>
            <w:gridSpan w:val="10"/>
            <w:shd w:val="clear" w:color="auto" w:fill="auto"/>
          </w:tcPr>
          <w:p w14:paraId="3DF6E700" w14:textId="77777777" w:rsidR="00E2323D" w:rsidRDefault="00E2323D" w:rsidP="00FE10E8">
            <w:pPr>
              <w:keepNext/>
              <w:rPr>
                <w:rFonts w:ascii="Calibri" w:hAnsi="Calibri"/>
                <w:b/>
                <w:sz w:val="18"/>
                <w:szCs w:val="18"/>
              </w:rPr>
            </w:pPr>
            <w:r>
              <w:rPr>
                <w:rFonts w:ascii="Calibri" w:hAnsi="Calibri"/>
                <w:b/>
                <w:sz w:val="18"/>
                <w:szCs w:val="18"/>
              </w:rPr>
              <w:t>J</w:t>
            </w:r>
            <w:r w:rsidRPr="007E2934">
              <w:rPr>
                <w:rFonts w:ascii="Calibri" w:hAnsi="Calibri"/>
                <w:b/>
                <w:sz w:val="18"/>
                <w:szCs w:val="18"/>
              </w:rPr>
              <w:t xml:space="preserve">. HERS Verification Requirements </w:t>
            </w:r>
          </w:p>
          <w:p w14:paraId="3DF6E701" w14:textId="77777777" w:rsidR="0076161D" w:rsidRPr="007E2934" w:rsidRDefault="0076161D" w:rsidP="00B3398E">
            <w:pPr>
              <w:keepNext/>
              <w:rPr>
                <w:rFonts w:ascii="Calibri" w:hAnsi="Calibri"/>
                <w:b/>
                <w:sz w:val="18"/>
                <w:szCs w:val="18"/>
              </w:rPr>
            </w:pPr>
            <w:r w:rsidRPr="00392860">
              <w:rPr>
                <w:rFonts w:ascii="Calibri" w:hAnsi="Calibri"/>
                <w:sz w:val="18"/>
                <w:szCs w:val="18"/>
              </w:rPr>
              <w:t xml:space="preserve">&lt;&lt; require one row of data in this table </w:t>
            </w:r>
            <w:r>
              <w:rPr>
                <w:rFonts w:ascii="Calibri" w:hAnsi="Calibri"/>
                <w:sz w:val="18"/>
                <w:szCs w:val="18"/>
              </w:rPr>
              <w:t xml:space="preserve">for each of the SC Systems listed in Section </w:t>
            </w:r>
            <w:r w:rsidR="00B3398E">
              <w:rPr>
                <w:rFonts w:ascii="Calibri" w:hAnsi="Calibri"/>
                <w:sz w:val="18"/>
                <w:szCs w:val="18"/>
              </w:rPr>
              <w:t>C</w:t>
            </w:r>
            <w:r>
              <w:rPr>
                <w:rFonts w:ascii="Calibri" w:hAnsi="Calibri"/>
                <w:sz w:val="18"/>
                <w:szCs w:val="18"/>
              </w:rPr>
              <w:t xml:space="preserve"> </w:t>
            </w:r>
            <w:r w:rsidRPr="00392860">
              <w:rPr>
                <w:rFonts w:ascii="Calibri" w:hAnsi="Calibri"/>
                <w:sz w:val="18"/>
                <w:szCs w:val="18"/>
              </w:rPr>
              <w:t>&gt;&gt;</w:t>
            </w:r>
          </w:p>
        </w:tc>
      </w:tr>
      <w:tr w:rsidR="004B6A3E" w:rsidRPr="007E2934" w14:paraId="3DF6E70D" w14:textId="77777777" w:rsidTr="000757BC">
        <w:trPr>
          <w:cantSplit/>
          <w:trHeight w:val="188"/>
        </w:trPr>
        <w:tc>
          <w:tcPr>
            <w:tcW w:w="1468" w:type="dxa"/>
            <w:shd w:val="clear" w:color="auto" w:fill="auto"/>
            <w:vAlign w:val="bottom"/>
          </w:tcPr>
          <w:p w14:paraId="3DF6E703" w14:textId="77777777" w:rsidR="004B6A3E" w:rsidRPr="007E2934" w:rsidRDefault="004B6A3E" w:rsidP="00FE10E8">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340" w:type="dxa"/>
            <w:shd w:val="clear" w:color="auto" w:fill="auto"/>
            <w:vAlign w:val="bottom"/>
          </w:tcPr>
          <w:p w14:paraId="3DF6E704" w14:textId="77777777" w:rsidR="004B6A3E" w:rsidRPr="007E2934" w:rsidRDefault="004B6A3E" w:rsidP="00FE10E8">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530" w:type="dxa"/>
            <w:shd w:val="clear" w:color="auto" w:fill="auto"/>
          </w:tcPr>
          <w:p w14:paraId="3DF6E705" w14:textId="77777777" w:rsidR="004B6A3E" w:rsidRPr="007E2934" w:rsidRDefault="004B6A3E" w:rsidP="00FE10E8">
            <w:pPr>
              <w:keepNext/>
              <w:jc w:val="center"/>
              <w:rPr>
                <w:rFonts w:ascii="Calibri" w:hAnsi="Calibri"/>
                <w:sz w:val="18"/>
                <w:szCs w:val="18"/>
              </w:rPr>
            </w:pPr>
            <w:r>
              <w:rPr>
                <w:rFonts w:ascii="Calibri" w:hAnsi="Calibri"/>
                <w:sz w:val="18"/>
                <w:szCs w:val="18"/>
              </w:rPr>
              <w:t>03</w:t>
            </w:r>
          </w:p>
        </w:tc>
        <w:tc>
          <w:tcPr>
            <w:tcW w:w="1890" w:type="dxa"/>
            <w:shd w:val="clear" w:color="auto" w:fill="auto"/>
            <w:vAlign w:val="bottom"/>
          </w:tcPr>
          <w:p w14:paraId="3DF6E706" w14:textId="77777777" w:rsidR="004B6A3E" w:rsidRPr="007E2934" w:rsidRDefault="004B6A3E" w:rsidP="00FE10E8">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4</w:t>
            </w:r>
          </w:p>
        </w:tc>
        <w:tc>
          <w:tcPr>
            <w:tcW w:w="1170" w:type="dxa"/>
            <w:shd w:val="clear" w:color="auto" w:fill="auto"/>
            <w:vAlign w:val="bottom"/>
          </w:tcPr>
          <w:p w14:paraId="3DF6E707" w14:textId="77777777" w:rsidR="004B6A3E" w:rsidRPr="007E2934" w:rsidRDefault="004B6A3E"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5</w:t>
            </w:r>
          </w:p>
        </w:tc>
        <w:tc>
          <w:tcPr>
            <w:tcW w:w="1339" w:type="dxa"/>
            <w:shd w:val="clear" w:color="auto" w:fill="auto"/>
            <w:vAlign w:val="bottom"/>
          </w:tcPr>
          <w:p w14:paraId="3DF6E708" w14:textId="77777777" w:rsidR="004B6A3E" w:rsidRPr="007E2934" w:rsidRDefault="004B6A3E"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469" w:type="dxa"/>
            <w:shd w:val="clear" w:color="auto" w:fill="auto"/>
            <w:vAlign w:val="bottom"/>
          </w:tcPr>
          <w:p w14:paraId="3DF6E709" w14:textId="77777777" w:rsidR="004B6A3E" w:rsidRPr="007E2934" w:rsidRDefault="004B6A3E"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470" w:type="dxa"/>
            <w:shd w:val="clear" w:color="auto" w:fill="auto"/>
            <w:vAlign w:val="bottom"/>
          </w:tcPr>
          <w:p w14:paraId="3DF6E70A" w14:textId="77777777" w:rsidR="004B6A3E" w:rsidRPr="007E2934" w:rsidRDefault="004B6A3E"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662" w:type="dxa"/>
            <w:shd w:val="clear" w:color="auto" w:fill="auto"/>
            <w:vAlign w:val="bottom"/>
          </w:tcPr>
          <w:p w14:paraId="3DF6E70B" w14:textId="77777777" w:rsidR="004B6A3E" w:rsidRPr="007E2934" w:rsidRDefault="004B6A3E" w:rsidP="00326360">
            <w:pPr>
              <w:keepNext/>
              <w:jc w:val="center"/>
              <w:rPr>
                <w:rFonts w:ascii="Calibri" w:hAnsi="Calibri"/>
                <w:sz w:val="18"/>
                <w:szCs w:val="18"/>
              </w:rPr>
            </w:pPr>
            <w:r>
              <w:rPr>
                <w:rFonts w:ascii="Calibri" w:hAnsi="Calibri"/>
                <w:sz w:val="18"/>
                <w:szCs w:val="18"/>
              </w:rPr>
              <w:t>09</w:t>
            </w:r>
          </w:p>
        </w:tc>
        <w:tc>
          <w:tcPr>
            <w:tcW w:w="1278" w:type="dxa"/>
            <w:shd w:val="clear" w:color="auto" w:fill="auto"/>
            <w:vAlign w:val="bottom"/>
          </w:tcPr>
          <w:p w14:paraId="3DF6E70C" w14:textId="77777777" w:rsidR="004B6A3E" w:rsidRPr="007E2934" w:rsidRDefault="004B6A3E" w:rsidP="00FE10E8">
            <w:pPr>
              <w:keepNext/>
              <w:jc w:val="center"/>
              <w:rPr>
                <w:rFonts w:ascii="Calibri" w:hAnsi="Calibri"/>
                <w:sz w:val="18"/>
                <w:szCs w:val="18"/>
              </w:rPr>
            </w:pPr>
            <w:r>
              <w:rPr>
                <w:rFonts w:ascii="Calibri" w:hAnsi="Calibri"/>
                <w:sz w:val="18"/>
                <w:szCs w:val="18"/>
              </w:rPr>
              <w:t>10</w:t>
            </w:r>
          </w:p>
        </w:tc>
      </w:tr>
      <w:tr w:rsidR="00D070C6" w:rsidRPr="007E2934" w14:paraId="3DF6E718" w14:textId="77777777" w:rsidTr="003322A6">
        <w:trPr>
          <w:cantSplit/>
          <w:trHeight w:val="557"/>
        </w:trPr>
        <w:tc>
          <w:tcPr>
            <w:tcW w:w="1468" w:type="dxa"/>
            <w:tcBorders>
              <w:bottom w:val="nil"/>
            </w:tcBorders>
            <w:shd w:val="clear" w:color="auto" w:fill="auto"/>
            <w:vAlign w:val="bottom"/>
          </w:tcPr>
          <w:p w14:paraId="3DF6E70E" w14:textId="77777777" w:rsidR="00D070C6" w:rsidRPr="0015696C" w:rsidRDefault="00D070C6" w:rsidP="00FE10E8">
            <w:pPr>
              <w:keepNext/>
              <w:jc w:val="center"/>
              <w:rPr>
                <w:rFonts w:ascii="Calibri" w:hAnsi="Calibri"/>
                <w:sz w:val="18"/>
                <w:szCs w:val="18"/>
              </w:rPr>
            </w:pPr>
          </w:p>
        </w:tc>
        <w:tc>
          <w:tcPr>
            <w:tcW w:w="1340" w:type="dxa"/>
            <w:tcBorders>
              <w:bottom w:val="nil"/>
            </w:tcBorders>
            <w:shd w:val="clear" w:color="auto" w:fill="auto"/>
            <w:vAlign w:val="bottom"/>
          </w:tcPr>
          <w:p w14:paraId="3DF6E70F" w14:textId="77777777" w:rsidR="00D070C6" w:rsidRPr="0015696C" w:rsidRDefault="00D070C6" w:rsidP="00FE10E8">
            <w:pPr>
              <w:keepNext/>
              <w:jc w:val="center"/>
              <w:rPr>
                <w:rFonts w:ascii="Calibri" w:hAnsi="Calibri"/>
                <w:sz w:val="18"/>
                <w:szCs w:val="18"/>
              </w:rPr>
            </w:pPr>
          </w:p>
        </w:tc>
        <w:tc>
          <w:tcPr>
            <w:tcW w:w="1530" w:type="dxa"/>
            <w:tcBorders>
              <w:bottom w:val="nil"/>
            </w:tcBorders>
            <w:shd w:val="clear" w:color="auto" w:fill="auto"/>
          </w:tcPr>
          <w:p w14:paraId="3DF6E710" w14:textId="77777777" w:rsidR="00D070C6" w:rsidRPr="0015696C" w:rsidRDefault="00D070C6" w:rsidP="00D070C6">
            <w:pPr>
              <w:keepNext/>
              <w:jc w:val="center"/>
              <w:rPr>
                <w:rFonts w:ascii="Calibri" w:hAnsi="Calibri"/>
                <w:sz w:val="18"/>
                <w:szCs w:val="18"/>
              </w:rPr>
            </w:pPr>
          </w:p>
        </w:tc>
        <w:tc>
          <w:tcPr>
            <w:tcW w:w="1890" w:type="dxa"/>
            <w:tcBorders>
              <w:bottom w:val="nil"/>
            </w:tcBorders>
            <w:shd w:val="clear" w:color="auto" w:fill="auto"/>
            <w:vAlign w:val="bottom"/>
          </w:tcPr>
          <w:p w14:paraId="3DF6E711" w14:textId="005E923A" w:rsidR="00D070C6" w:rsidRPr="0015696C" w:rsidRDefault="00D070C6" w:rsidP="00FE10E8">
            <w:pPr>
              <w:keepNext/>
              <w:jc w:val="center"/>
              <w:rPr>
                <w:rFonts w:ascii="Calibri" w:hAnsi="Calibri"/>
                <w:sz w:val="18"/>
                <w:szCs w:val="18"/>
              </w:rPr>
            </w:pPr>
            <w:r w:rsidRPr="0015696C">
              <w:rPr>
                <w:rFonts w:ascii="Calibri" w:hAnsi="Calibri"/>
                <w:sz w:val="18"/>
                <w:szCs w:val="18"/>
              </w:rPr>
              <w:t>MCH</w:t>
            </w:r>
            <w:r w:rsidR="0015696C" w:rsidRPr="0015696C">
              <w:rPr>
                <w:rFonts w:ascii="Calibri" w:hAnsi="Calibri"/>
                <w:sz w:val="18"/>
                <w:szCs w:val="18"/>
              </w:rPr>
              <w:t>-</w:t>
            </w:r>
            <w:r w:rsidRPr="0015696C">
              <w:rPr>
                <w:rFonts w:ascii="Calibri" w:hAnsi="Calibri"/>
                <w:sz w:val="18"/>
                <w:szCs w:val="18"/>
              </w:rPr>
              <w:t>20</w:t>
            </w:r>
          </w:p>
        </w:tc>
        <w:tc>
          <w:tcPr>
            <w:tcW w:w="1170" w:type="dxa"/>
            <w:tcBorders>
              <w:bottom w:val="nil"/>
            </w:tcBorders>
            <w:shd w:val="clear" w:color="auto" w:fill="auto"/>
          </w:tcPr>
          <w:p w14:paraId="3DF6E712" w14:textId="77777777" w:rsidR="00D070C6" w:rsidRPr="0015696C" w:rsidRDefault="00D070C6" w:rsidP="00E2323D">
            <w:pPr>
              <w:keepNext/>
              <w:jc w:val="center"/>
              <w:rPr>
                <w:rFonts w:ascii="Calibri" w:hAnsi="Calibri"/>
                <w:sz w:val="18"/>
                <w:szCs w:val="18"/>
              </w:rPr>
            </w:pPr>
          </w:p>
        </w:tc>
        <w:tc>
          <w:tcPr>
            <w:tcW w:w="1339" w:type="dxa"/>
            <w:tcBorders>
              <w:bottom w:val="nil"/>
            </w:tcBorders>
            <w:shd w:val="clear" w:color="auto" w:fill="auto"/>
            <w:vAlign w:val="bottom"/>
          </w:tcPr>
          <w:p w14:paraId="3DF6E713" w14:textId="471C67BA" w:rsidR="00D070C6" w:rsidRPr="0015696C" w:rsidRDefault="00D070C6" w:rsidP="00FE10E8">
            <w:pPr>
              <w:keepNext/>
              <w:jc w:val="center"/>
              <w:rPr>
                <w:rFonts w:ascii="Calibri" w:hAnsi="Calibri"/>
                <w:sz w:val="18"/>
                <w:szCs w:val="18"/>
              </w:rPr>
            </w:pPr>
            <w:r w:rsidRPr="0015696C">
              <w:rPr>
                <w:rFonts w:ascii="Calibri" w:hAnsi="Calibri"/>
                <w:sz w:val="18"/>
                <w:szCs w:val="18"/>
              </w:rPr>
              <w:t>MCH</w:t>
            </w:r>
            <w:r w:rsidR="0015696C" w:rsidRPr="0015696C">
              <w:rPr>
                <w:rFonts w:ascii="Calibri" w:hAnsi="Calibri"/>
                <w:sz w:val="18"/>
                <w:szCs w:val="18"/>
              </w:rPr>
              <w:t>-</w:t>
            </w:r>
            <w:r w:rsidRPr="0015696C">
              <w:rPr>
                <w:rFonts w:ascii="Calibri" w:hAnsi="Calibri"/>
                <w:sz w:val="18"/>
                <w:szCs w:val="18"/>
              </w:rPr>
              <w:t>21</w:t>
            </w:r>
          </w:p>
        </w:tc>
        <w:tc>
          <w:tcPr>
            <w:tcW w:w="1469" w:type="dxa"/>
            <w:tcBorders>
              <w:bottom w:val="nil"/>
            </w:tcBorders>
            <w:shd w:val="clear" w:color="auto" w:fill="auto"/>
            <w:vAlign w:val="bottom"/>
          </w:tcPr>
          <w:p w14:paraId="3DF6E714" w14:textId="27C42E4E" w:rsidR="00D070C6" w:rsidRPr="0015696C" w:rsidRDefault="00D070C6" w:rsidP="00FE10E8">
            <w:pPr>
              <w:keepNext/>
              <w:jc w:val="center"/>
              <w:rPr>
                <w:rFonts w:ascii="Calibri" w:hAnsi="Calibri"/>
                <w:sz w:val="18"/>
                <w:szCs w:val="18"/>
              </w:rPr>
            </w:pPr>
            <w:r w:rsidRPr="0015696C">
              <w:rPr>
                <w:rFonts w:ascii="Calibri" w:hAnsi="Calibri"/>
                <w:sz w:val="18"/>
                <w:szCs w:val="18"/>
              </w:rPr>
              <w:t>MCH</w:t>
            </w:r>
            <w:r w:rsidR="0015696C" w:rsidRPr="0015696C">
              <w:rPr>
                <w:rFonts w:ascii="Calibri" w:hAnsi="Calibri"/>
                <w:sz w:val="18"/>
                <w:szCs w:val="18"/>
              </w:rPr>
              <w:t>-</w:t>
            </w:r>
            <w:r w:rsidRPr="0015696C">
              <w:rPr>
                <w:rFonts w:ascii="Calibri" w:hAnsi="Calibri"/>
                <w:sz w:val="18"/>
                <w:szCs w:val="18"/>
              </w:rPr>
              <w:t>22</w:t>
            </w:r>
          </w:p>
        </w:tc>
        <w:tc>
          <w:tcPr>
            <w:tcW w:w="1470" w:type="dxa"/>
            <w:tcBorders>
              <w:bottom w:val="nil"/>
            </w:tcBorders>
            <w:shd w:val="clear" w:color="auto" w:fill="auto"/>
            <w:vAlign w:val="bottom"/>
          </w:tcPr>
          <w:p w14:paraId="3DF6E715" w14:textId="2C311F22" w:rsidR="00D070C6" w:rsidRPr="0015696C" w:rsidRDefault="00D070C6" w:rsidP="00FE10E8">
            <w:pPr>
              <w:keepNext/>
              <w:jc w:val="center"/>
              <w:rPr>
                <w:rFonts w:ascii="Calibri" w:hAnsi="Calibri"/>
                <w:sz w:val="18"/>
                <w:szCs w:val="18"/>
              </w:rPr>
            </w:pPr>
            <w:r w:rsidRPr="0015696C">
              <w:rPr>
                <w:rFonts w:ascii="Calibri" w:hAnsi="Calibri"/>
                <w:sz w:val="18"/>
                <w:szCs w:val="18"/>
              </w:rPr>
              <w:t>MCH</w:t>
            </w:r>
            <w:r w:rsidR="0015696C" w:rsidRPr="0015696C">
              <w:rPr>
                <w:rFonts w:ascii="Calibri" w:hAnsi="Calibri"/>
                <w:sz w:val="18"/>
                <w:szCs w:val="18"/>
              </w:rPr>
              <w:t>-</w:t>
            </w:r>
            <w:r w:rsidRPr="0015696C">
              <w:rPr>
                <w:rFonts w:ascii="Calibri" w:hAnsi="Calibri"/>
                <w:sz w:val="18"/>
                <w:szCs w:val="18"/>
              </w:rPr>
              <w:t>23</w:t>
            </w:r>
          </w:p>
        </w:tc>
        <w:tc>
          <w:tcPr>
            <w:tcW w:w="1662" w:type="dxa"/>
            <w:tcBorders>
              <w:bottom w:val="nil"/>
            </w:tcBorders>
            <w:shd w:val="clear" w:color="auto" w:fill="auto"/>
            <w:vAlign w:val="bottom"/>
          </w:tcPr>
          <w:p w14:paraId="3DF6E716" w14:textId="7384290D" w:rsidR="00D070C6" w:rsidRPr="0015696C" w:rsidRDefault="00D070C6" w:rsidP="00FE10E8">
            <w:pPr>
              <w:keepNext/>
              <w:jc w:val="center"/>
              <w:rPr>
                <w:rFonts w:ascii="Calibri" w:hAnsi="Calibri"/>
                <w:sz w:val="18"/>
                <w:szCs w:val="18"/>
              </w:rPr>
            </w:pPr>
            <w:r w:rsidRPr="0015696C">
              <w:rPr>
                <w:rFonts w:ascii="Calibri" w:hAnsi="Calibri"/>
                <w:sz w:val="18"/>
                <w:szCs w:val="18"/>
              </w:rPr>
              <w:t>MCH</w:t>
            </w:r>
            <w:r w:rsidR="0015696C" w:rsidRPr="0015696C">
              <w:rPr>
                <w:rFonts w:ascii="Calibri" w:hAnsi="Calibri"/>
                <w:sz w:val="18"/>
                <w:szCs w:val="18"/>
              </w:rPr>
              <w:t>-</w:t>
            </w:r>
            <w:r w:rsidRPr="0015696C">
              <w:rPr>
                <w:rFonts w:ascii="Calibri" w:hAnsi="Calibri"/>
                <w:sz w:val="18"/>
                <w:szCs w:val="18"/>
              </w:rPr>
              <w:t>25</w:t>
            </w:r>
          </w:p>
        </w:tc>
        <w:tc>
          <w:tcPr>
            <w:tcW w:w="1278" w:type="dxa"/>
            <w:tcBorders>
              <w:bottom w:val="nil"/>
            </w:tcBorders>
            <w:shd w:val="clear" w:color="auto" w:fill="auto"/>
            <w:vAlign w:val="bottom"/>
          </w:tcPr>
          <w:p w14:paraId="3DF6E717" w14:textId="3027BF6D" w:rsidR="00D070C6" w:rsidRPr="0015696C" w:rsidRDefault="00D070C6" w:rsidP="00FE10E8">
            <w:pPr>
              <w:keepNext/>
              <w:jc w:val="center"/>
              <w:rPr>
                <w:rFonts w:ascii="Calibri" w:hAnsi="Calibri"/>
                <w:sz w:val="18"/>
                <w:szCs w:val="18"/>
              </w:rPr>
            </w:pPr>
            <w:r w:rsidRPr="0015696C">
              <w:rPr>
                <w:rFonts w:ascii="Calibri" w:hAnsi="Calibri"/>
                <w:sz w:val="18"/>
                <w:szCs w:val="18"/>
              </w:rPr>
              <w:t>MCH</w:t>
            </w:r>
            <w:r w:rsidR="0015696C" w:rsidRPr="0015696C">
              <w:rPr>
                <w:rFonts w:ascii="Calibri" w:hAnsi="Calibri"/>
                <w:sz w:val="18"/>
                <w:szCs w:val="18"/>
              </w:rPr>
              <w:t>-</w:t>
            </w:r>
            <w:r w:rsidRPr="0015696C">
              <w:rPr>
                <w:rFonts w:ascii="Calibri" w:hAnsi="Calibri"/>
                <w:sz w:val="18"/>
                <w:szCs w:val="18"/>
              </w:rPr>
              <w:t>28</w:t>
            </w:r>
          </w:p>
        </w:tc>
      </w:tr>
      <w:tr w:rsidR="00D070C6" w:rsidRPr="007E2934" w14:paraId="3DF6E727" w14:textId="77777777" w:rsidTr="00F01AE1">
        <w:trPr>
          <w:cantSplit/>
          <w:trHeight w:val="1017"/>
        </w:trPr>
        <w:tc>
          <w:tcPr>
            <w:tcW w:w="1468" w:type="dxa"/>
            <w:tcBorders>
              <w:top w:val="nil"/>
            </w:tcBorders>
            <w:shd w:val="clear" w:color="auto" w:fill="auto"/>
            <w:vAlign w:val="bottom"/>
          </w:tcPr>
          <w:p w14:paraId="3DF6E719" w14:textId="0A571050" w:rsidR="00D070C6" w:rsidRPr="0015696C" w:rsidRDefault="00BB3589" w:rsidP="00FE10E8">
            <w:pPr>
              <w:keepNext/>
              <w:jc w:val="center"/>
              <w:rPr>
                <w:rFonts w:ascii="Calibri" w:hAnsi="Calibri"/>
                <w:sz w:val="18"/>
                <w:szCs w:val="18"/>
              </w:rPr>
            </w:pPr>
            <w:bookmarkStart w:id="13" w:name="_GoBack" w:colFirst="7" w:colLast="7"/>
            <w:r>
              <w:rPr>
                <w:rFonts w:ascii="Calibri" w:hAnsi="Calibri"/>
                <w:sz w:val="18"/>
                <w:szCs w:val="18"/>
              </w:rPr>
              <w:t xml:space="preserve">SC </w:t>
            </w:r>
            <w:r w:rsidR="00D070C6" w:rsidRPr="0015696C">
              <w:rPr>
                <w:rFonts w:ascii="Calibri" w:hAnsi="Calibri"/>
                <w:sz w:val="18"/>
                <w:szCs w:val="18"/>
              </w:rPr>
              <w:t>System Identification or Name</w:t>
            </w:r>
          </w:p>
        </w:tc>
        <w:tc>
          <w:tcPr>
            <w:tcW w:w="1340" w:type="dxa"/>
            <w:tcBorders>
              <w:top w:val="nil"/>
            </w:tcBorders>
            <w:shd w:val="clear" w:color="auto" w:fill="auto"/>
            <w:vAlign w:val="bottom"/>
          </w:tcPr>
          <w:p w14:paraId="3DF6E71A" w14:textId="77777777" w:rsidR="00D070C6" w:rsidRPr="0015696C" w:rsidRDefault="00D070C6" w:rsidP="00FE10E8">
            <w:pPr>
              <w:keepNext/>
              <w:jc w:val="center"/>
              <w:rPr>
                <w:rFonts w:ascii="Calibri" w:hAnsi="Calibri"/>
                <w:sz w:val="18"/>
                <w:szCs w:val="18"/>
              </w:rPr>
            </w:pPr>
            <w:r w:rsidRPr="0015696C">
              <w:rPr>
                <w:rFonts w:ascii="Calibri" w:hAnsi="Calibri"/>
                <w:sz w:val="18"/>
                <w:szCs w:val="18"/>
              </w:rPr>
              <w:t>SC System Location or Area Served</w:t>
            </w:r>
          </w:p>
        </w:tc>
        <w:tc>
          <w:tcPr>
            <w:tcW w:w="1530" w:type="dxa"/>
            <w:tcBorders>
              <w:top w:val="nil"/>
            </w:tcBorders>
            <w:shd w:val="clear" w:color="auto" w:fill="auto"/>
            <w:vAlign w:val="bottom"/>
          </w:tcPr>
          <w:p w14:paraId="3DF6E71B" w14:textId="77777777" w:rsidR="00F01AE1" w:rsidRPr="0015696C" w:rsidRDefault="00F01AE1" w:rsidP="00F01AE1">
            <w:pPr>
              <w:keepNext/>
              <w:jc w:val="center"/>
              <w:rPr>
                <w:rFonts w:ascii="Calibri" w:hAnsi="Calibri"/>
                <w:sz w:val="18"/>
                <w:szCs w:val="18"/>
              </w:rPr>
            </w:pPr>
            <w:r w:rsidRPr="0015696C">
              <w:rPr>
                <w:rFonts w:ascii="Calibri" w:hAnsi="Calibri"/>
                <w:sz w:val="18"/>
                <w:szCs w:val="18"/>
              </w:rPr>
              <w:t>Exemption</w:t>
            </w:r>
          </w:p>
          <w:p w14:paraId="3DF6E71C" w14:textId="77777777" w:rsidR="00D070C6" w:rsidRPr="0015696C" w:rsidRDefault="00F01AE1" w:rsidP="00F01AE1">
            <w:pPr>
              <w:keepNext/>
              <w:jc w:val="center"/>
              <w:rPr>
                <w:rFonts w:ascii="Calibri" w:hAnsi="Calibri"/>
                <w:sz w:val="18"/>
                <w:szCs w:val="18"/>
              </w:rPr>
            </w:pPr>
            <w:r w:rsidRPr="0015696C">
              <w:rPr>
                <w:rFonts w:ascii="Calibri" w:hAnsi="Calibri"/>
                <w:sz w:val="18"/>
                <w:szCs w:val="18"/>
              </w:rPr>
              <w:t>From Duct Leakage Requirements</w:t>
            </w:r>
          </w:p>
        </w:tc>
        <w:tc>
          <w:tcPr>
            <w:tcW w:w="1890" w:type="dxa"/>
            <w:tcBorders>
              <w:top w:val="nil"/>
            </w:tcBorders>
            <w:shd w:val="clear" w:color="auto" w:fill="auto"/>
            <w:vAlign w:val="bottom"/>
          </w:tcPr>
          <w:p w14:paraId="3DF6E71D" w14:textId="77777777" w:rsidR="00D070C6" w:rsidRPr="0015696C" w:rsidRDefault="00D070C6" w:rsidP="00FE10E8">
            <w:pPr>
              <w:keepNext/>
              <w:jc w:val="center"/>
              <w:rPr>
                <w:rFonts w:ascii="Calibri" w:hAnsi="Calibri"/>
                <w:sz w:val="18"/>
                <w:szCs w:val="18"/>
              </w:rPr>
            </w:pPr>
            <w:r w:rsidRPr="0015696C">
              <w:rPr>
                <w:rFonts w:ascii="Calibri" w:hAnsi="Calibri"/>
                <w:sz w:val="18"/>
                <w:szCs w:val="18"/>
              </w:rPr>
              <w:t>Duct Leakage Test</w:t>
            </w:r>
          </w:p>
        </w:tc>
        <w:tc>
          <w:tcPr>
            <w:tcW w:w="1170" w:type="dxa"/>
            <w:tcBorders>
              <w:top w:val="nil"/>
            </w:tcBorders>
            <w:shd w:val="clear" w:color="auto" w:fill="auto"/>
            <w:vAlign w:val="bottom"/>
          </w:tcPr>
          <w:p w14:paraId="3DF6E71E" w14:textId="77777777" w:rsidR="00F01AE1" w:rsidRPr="0015696C" w:rsidRDefault="00F01AE1" w:rsidP="00F01AE1">
            <w:pPr>
              <w:keepNext/>
              <w:jc w:val="center"/>
              <w:rPr>
                <w:rFonts w:ascii="Calibri" w:hAnsi="Calibri"/>
                <w:sz w:val="18"/>
                <w:szCs w:val="18"/>
              </w:rPr>
            </w:pPr>
            <w:r w:rsidRPr="0015696C">
              <w:rPr>
                <w:rFonts w:ascii="Calibri" w:hAnsi="Calibri"/>
                <w:sz w:val="18"/>
                <w:szCs w:val="18"/>
              </w:rPr>
              <w:t xml:space="preserve">Exemption from Minimum </w:t>
            </w:r>
          </w:p>
          <w:p w14:paraId="3DF6E71F" w14:textId="77777777" w:rsidR="00D070C6" w:rsidRPr="0015696C" w:rsidRDefault="00F01AE1" w:rsidP="00F01AE1">
            <w:pPr>
              <w:keepNext/>
              <w:jc w:val="center"/>
              <w:rPr>
                <w:rFonts w:ascii="Calibri" w:hAnsi="Calibri"/>
                <w:sz w:val="18"/>
                <w:szCs w:val="18"/>
              </w:rPr>
            </w:pPr>
            <w:r w:rsidRPr="0015696C">
              <w:rPr>
                <w:rFonts w:ascii="Calibri" w:hAnsi="Calibri"/>
                <w:sz w:val="18"/>
                <w:szCs w:val="18"/>
              </w:rPr>
              <w:t>R-Value for Ducts In Conditioned Space</w:t>
            </w:r>
          </w:p>
        </w:tc>
        <w:tc>
          <w:tcPr>
            <w:tcW w:w="1339" w:type="dxa"/>
            <w:tcBorders>
              <w:top w:val="nil"/>
            </w:tcBorders>
            <w:shd w:val="clear" w:color="auto" w:fill="auto"/>
            <w:vAlign w:val="bottom"/>
          </w:tcPr>
          <w:p w14:paraId="3DF6E721" w14:textId="4185686D" w:rsidR="00D070C6" w:rsidRPr="0015696C" w:rsidRDefault="00C4579C" w:rsidP="00FE10E8">
            <w:pPr>
              <w:keepNext/>
              <w:jc w:val="center"/>
              <w:rPr>
                <w:rFonts w:ascii="Calibri" w:hAnsi="Calibri"/>
                <w:sz w:val="18"/>
                <w:szCs w:val="18"/>
              </w:rPr>
            </w:pPr>
            <w:r>
              <w:rPr>
                <w:rFonts w:ascii="Calibri" w:hAnsi="Calibri"/>
                <w:sz w:val="18"/>
                <w:szCs w:val="18"/>
              </w:rPr>
              <w:t>Duct Location Verification</w:t>
            </w:r>
          </w:p>
        </w:tc>
        <w:tc>
          <w:tcPr>
            <w:tcW w:w="1469" w:type="dxa"/>
            <w:tcBorders>
              <w:top w:val="nil"/>
            </w:tcBorders>
            <w:shd w:val="clear" w:color="auto" w:fill="auto"/>
            <w:vAlign w:val="bottom"/>
          </w:tcPr>
          <w:p w14:paraId="3DF6E722" w14:textId="77777777" w:rsidR="00D070C6" w:rsidRPr="0015696C" w:rsidRDefault="00D070C6" w:rsidP="00FE10E8">
            <w:pPr>
              <w:keepNext/>
              <w:jc w:val="center"/>
              <w:rPr>
                <w:rFonts w:ascii="Calibri" w:hAnsi="Calibri"/>
                <w:sz w:val="18"/>
                <w:szCs w:val="18"/>
              </w:rPr>
            </w:pPr>
            <w:r w:rsidRPr="0015696C">
              <w:rPr>
                <w:rFonts w:ascii="Calibri" w:hAnsi="Calibri"/>
                <w:sz w:val="18"/>
                <w:szCs w:val="18"/>
              </w:rPr>
              <w:t>AHU Fan Efficacy (W/cfm)</w:t>
            </w:r>
          </w:p>
        </w:tc>
        <w:tc>
          <w:tcPr>
            <w:tcW w:w="1470" w:type="dxa"/>
            <w:tcBorders>
              <w:top w:val="nil"/>
            </w:tcBorders>
            <w:shd w:val="clear" w:color="auto" w:fill="auto"/>
            <w:vAlign w:val="bottom"/>
          </w:tcPr>
          <w:p w14:paraId="3DF6E723" w14:textId="77777777" w:rsidR="00D070C6" w:rsidRPr="0015696C" w:rsidRDefault="00D070C6" w:rsidP="00FE10E8">
            <w:pPr>
              <w:keepNext/>
              <w:jc w:val="center"/>
              <w:rPr>
                <w:rFonts w:ascii="Calibri" w:hAnsi="Calibri"/>
                <w:sz w:val="18"/>
                <w:szCs w:val="18"/>
              </w:rPr>
            </w:pPr>
            <w:r w:rsidRPr="0015696C">
              <w:rPr>
                <w:rFonts w:ascii="Calibri" w:hAnsi="Calibri"/>
                <w:sz w:val="18"/>
                <w:szCs w:val="18"/>
              </w:rPr>
              <w:t>AHU Airflow Rate</w:t>
            </w:r>
          </w:p>
          <w:p w14:paraId="3DF6E724" w14:textId="77777777" w:rsidR="00D070C6" w:rsidRPr="0015696C" w:rsidRDefault="00D070C6" w:rsidP="00FE10E8">
            <w:pPr>
              <w:keepNext/>
              <w:jc w:val="center"/>
              <w:rPr>
                <w:rFonts w:ascii="Calibri" w:hAnsi="Calibri"/>
                <w:sz w:val="18"/>
                <w:szCs w:val="18"/>
              </w:rPr>
            </w:pPr>
            <w:r w:rsidRPr="0015696C">
              <w:rPr>
                <w:rFonts w:ascii="Calibri" w:hAnsi="Calibri"/>
                <w:sz w:val="18"/>
                <w:szCs w:val="18"/>
              </w:rPr>
              <w:t>(cfm/ton)</w:t>
            </w:r>
          </w:p>
        </w:tc>
        <w:tc>
          <w:tcPr>
            <w:tcW w:w="1662" w:type="dxa"/>
            <w:tcBorders>
              <w:top w:val="nil"/>
            </w:tcBorders>
            <w:shd w:val="clear" w:color="auto" w:fill="auto"/>
            <w:vAlign w:val="bottom"/>
          </w:tcPr>
          <w:p w14:paraId="3DF6E725" w14:textId="77777777" w:rsidR="00D070C6" w:rsidRPr="0015696C" w:rsidRDefault="00D070C6" w:rsidP="00FE10E8">
            <w:pPr>
              <w:keepNext/>
              <w:jc w:val="center"/>
              <w:rPr>
                <w:rFonts w:ascii="Calibri" w:hAnsi="Calibri"/>
                <w:sz w:val="18"/>
                <w:szCs w:val="18"/>
              </w:rPr>
            </w:pPr>
            <w:r w:rsidRPr="0015696C">
              <w:rPr>
                <w:rFonts w:ascii="Calibri" w:hAnsi="Calibri"/>
                <w:sz w:val="18"/>
                <w:szCs w:val="18"/>
              </w:rPr>
              <w:t>Refrigerant Charge</w:t>
            </w:r>
          </w:p>
        </w:tc>
        <w:tc>
          <w:tcPr>
            <w:tcW w:w="1278" w:type="dxa"/>
            <w:tcBorders>
              <w:top w:val="nil"/>
            </w:tcBorders>
            <w:shd w:val="clear" w:color="auto" w:fill="auto"/>
            <w:vAlign w:val="bottom"/>
          </w:tcPr>
          <w:p w14:paraId="3DF6E726" w14:textId="5F5F5164" w:rsidR="00D070C6" w:rsidRPr="0015696C" w:rsidRDefault="00D070C6" w:rsidP="00244578">
            <w:pPr>
              <w:keepNext/>
              <w:jc w:val="center"/>
              <w:rPr>
                <w:rFonts w:ascii="Calibri" w:hAnsi="Calibri"/>
                <w:sz w:val="18"/>
                <w:szCs w:val="18"/>
              </w:rPr>
            </w:pPr>
            <w:r w:rsidRPr="0015696C">
              <w:rPr>
                <w:rFonts w:ascii="Calibri" w:hAnsi="Calibri"/>
                <w:sz w:val="18"/>
                <w:szCs w:val="18"/>
              </w:rPr>
              <w:t>Return Duct Design - Table 150.0-</w:t>
            </w:r>
            <w:r w:rsidR="00244578" w:rsidRPr="0015696C">
              <w:rPr>
                <w:rFonts w:ascii="Calibri" w:hAnsi="Calibri"/>
                <w:sz w:val="18"/>
                <w:szCs w:val="18"/>
              </w:rPr>
              <w:t>B</w:t>
            </w:r>
            <w:r w:rsidRPr="0015696C">
              <w:rPr>
                <w:rFonts w:ascii="Calibri" w:hAnsi="Calibri"/>
                <w:sz w:val="18"/>
                <w:szCs w:val="18"/>
              </w:rPr>
              <w:t xml:space="preserve"> or </w:t>
            </w:r>
            <w:r w:rsidR="00244578" w:rsidRPr="0015696C">
              <w:rPr>
                <w:rFonts w:ascii="Calibri" w:hAnsi="Calibri"/>
                <w:sz w:val="18"/>
                <w:szCs w:val="18"/>
              </w:rPr>
              <w:t>C</w:t>
            </w:r>
          </w:p>
        </w:tc>
      </w:tr>
      <w:bookmarkEnd w:id="13"/>
      <w:tr w:rsidR="004B6A3E" w:rsidRPr="000757BC" w14:paraId="3DF6E784" w14:textId="77777777" w:rsidTr="000757BC">
        <w:trPr>
          <w:cantSplit/>
        </w:trPr>
        <w:tc>
          <w:tcPr>
            <w:tcW w:w="1468" w:type="dxa"/>
            <w:shd w:val="clear" w:color="auto" w:fill="auto"/>
          </w:tcPr>
          <w:p w14:paraId="3DF6E728" w14:textId="77777777" w:rsidR="004B6A3E" w:rsidRPr="000757BC" w:rsidRDefault="004B6A3E" w:rsidP="00FE10E8">
            <w:pPr>
              <w:keepNext/>
              <w:rPr>
                <w:rFonts w:ascii="Calibri" w:hAnsi="Calibri"/>
                <w:sz w:val="14"/>
                <w:szCs w:val="14"/>
              </w:rPr>
            </w:pPr>
            <w:r w:rsidRPr="000757BC">
              <w:rPr>
                <w:rFonts w:asciiTheme="minorHAnsi" w:hAnsiTheme="minorHAnsi"/>
                <w:sz w:val="14"/>
                <w:szCs w:val="14"/>
              </w:rPr>
              <w:t>&lt;&lt;reference value from B01&gt;&gt;</w:t>
            </w:r>
          </w:p>
        </w:tc>
        <w:tc>
          <w:tcPr>
            <w:tcW w:w="1340" w:type="dxa"/>
            <w:shd w:val="clear" w:color="auto" w:fill="auto"/>
          </w:tcPr>
          <w:p w14:paraId="3DF6E729" w14:textId="77777777" w:rsidR="004B6A3E" w:rsidRPr="000757BC" w:rsidRDefault="004B6A3E" w:rsidP="00FE10E8">
            <w:pPr>
              <w:keepNext/>
              <w:rPr>
                <w:rFonts w:ascii="Calibri" w:hAnsi="Calibri"/>
                <w:sz w:val="14"/>
                <w:szCs w:val="14"/>
              </w:rPr>
            </w:pPr>
            <w:r w:rsidRPr="000757BC">
              <w:rPr>
                <w:rFonts w:ascii="Calibri" w:hAnsi="Calibri"/>
                <w:sz w:val="14"/>
                <w:szCs w:val="14"/>
              </w:rPr>
              <w:t xml:space="preserve">&lt;&lt;auto filled from B02&gt;&gt; </w:t>
            </w:r>
          </w:p>
        </w:tc>
        <w:tc>
          <w:tcPr>
            <w:tcW w:w="1530" w:type="dxa"/>
            <w:shd w:val="clear" w:color="auto" w:fill="auto"/>
          </w:tcPr>
          <w:p w14:paraId="3DF6E72A" w14:textId="77777777" w:rsidR="00FF2622" w:rsidRPr="000757BC" w:rsidRDefault="004B6A3E" w:rsidP="00FF2622">
            <w:pPr>
              <w:keepNext/>
              <w:rPr>
                <w:rFonts w:asciiTheme="minorHAnsi" w:hAnsiTheme="minorHAnsi"/>
                <w:sz w:val="14"/>
                <w:szCs w:val="14"/>
              </w:rPr>
            </w:pPr>
            <w:r w:rsidRPr="000757BC">
              <w:rPr>
                <w:rFonts w:asciiTheme="minorHAnsi" w:hAnsiTheme="minorHAnsi"/>
                <w:sz w:val="14"/>
                <w:szCs w:val="14"/>
              </w:rPr>
              <w:t>&lt;&lt;</w:t>
            </w:r>
            <w:r w:rsidR="00FF2622" w:rsidRPr="000757BC">
              <w:rPr>
                <w:rFonts w:asciiTheme="minorHAnsi" w:hAnsiTheme="minorHAnsi"/>
                <w:sz w:val="14"/>
                <w:szCs w:val="14"/>
              </w:rPr>
              <w:t xml:space="preserve"> calculated field: </w:t>
            </w:r>
          </w:p>
          <w:p w14:paraId="3DF6E72B" w14:textId="77777777" w:rsidR="00FF2622" w:rsidRDefault="00FF2622" w:rsidP="00FF2622">
            <w:pPr>
              <w:keepNext/>
              <w:rPr>
                <w:rFonts w:asciiTheme="minorHAnsi" w:hAnsiTheme="minorHAnsi"/>
                <w:sz w:val="14"/>
                <w:szCs w:val="14"/>
              </w:rPr>
            </w:pPr>
            <w:r w:rsidRPr="000757BC">
              <w:rPr>
                <w:rFonts w:asciiTheme="minorHAnsi" w:hAnsiTheme="minorHAnsi"/>
                <w:sz w:val="14"/>
                <w:szCs w:val="14"/>
              </w:rPr>
              <w:t>If B04=no, then value=N/A;</w:t>
            </w:r>
          </w:p>
          <w:p w14:paraId="3DF6E72C" w14:textId="77777777" w:rsidR="00FF2622" w:rsidRPr="000757BC" w:rsidRDefault="00FF2622" w:rsidP="00FF2622">
            <w:pPr>
              <w:keepNext/>
              <w:rPr>
                <w:rFonts w:asciiTheme="minorHAnsi" w:hAnsiTheme="minorHAnsi"/>
                <w:sz w:val="14"/>
                <w:szCs w:val="14"/>
              </w:rPr>
            </w:pPr>
          </w:p>
          <w:p w14:paraId="3DF6E72D" w14:textId="77777777" w:rsidR="004B6A3E" w:rsidRPr="000757BC" w:rsidRDefault="00FF2622" w:rsidP="00FE10E8">
            <w:pPr>
              <w:keepNext/>
              <w:rPr>
                <w:rFonts w:asciiTheme="minorHAnsi" w:hAnsiTheme="minorHAnsi"/>
                <w:sz w:val="14"/>
                <w:szCs w:val="14"/>
              </w:rPr>
            </w:pPr>
            <w:r>
              <w:rPr>
                <w:rFonts w:asciiTheme="minorHAnsi" w:hAnsiTheme="minorHAnsi"/>
                <w:sz w:val="14"/>
                <w:szCs w:val="14"/>
              </w:rPr>
              <w:t xml:space="preserve">else </w:t>
            </w:r>
            <w:r w:rsidR="004B6A3E" w:rsidRPr="000757BC">
              <w:rPr>
                <w:rFonts w:asciiTheme="minorHAnsi" w:hAnsiTheme="minorHAnsi"/>
                <w:sz w:val="14"/>
                <w:szCs w:val="14"/>
              </w:rPr>
              <w:t>Default Value=No Exemptions;</w:t>
            </w:r>
          </w:p>
          <w:p w14:paraId="3DF6E72E"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allow user to override the default and pick one from list:</w:t>
            </w:r>
          </w:p>
          <w:p w14:paraId="3DF6E72F"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Ducts have previously been sealed, tested, and certified by a HERS rater;</w:t>
            </w:r>
          </w:p>
          <w:p w14:paraId="3DF6E730"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Duct system has less than 40 ft of duct</w:t>
            </w:r>
            <w:del w:id="14" w:author="Smith, Alexis@Energy" w:date="2018-05-15T13:59:00Z">
              <w:r w:rsidRPr="000757BC" w:rsidDel="006D44A6">
                <w:rPr>
                  <w:rFonts w:asciiTheme="minorHAnsi" w:hAnsiTheme="minorHAnsi"/>
                  <w:sz w:val="14"/>
                  <w:szCs w:val="14"/>
                </w:rPr>
                <w:delText xml:space="preserve"> in unconditioned spaces</w:delText>
              </w:r>
            </w:del>
            <w:r w:rsidRPr="000757BC">
              <w:rPr>
                <w:rFonts w:asciiTheme="minorHAnsi" w:hAnsiTheme="minorHAnsi"/>
                <w:sz w:val="14"/>
                <w:szCs w:val="14"/>
              </w:rPr>
              <w:t>;</w:t>
            </w:r>
          </w:p>
          <w:p w14:paraId="3DF6E731"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Duct system is insulated or sealed with asbestos;</w:t>
            </w:r>
          </w:p>
          <w:p w14:paraId="3DF6E732" w14:textId="77777777" w:rsidR="00CB3AC5" w:rsidRPr="000757BC" w:rsidRDefault="00CB3AC5" w:rsidP="00FE10E8">
            <w:pPr>
              <w:keepNext/>
              <w:rPr>
                <w:rFonts w:asciiTheme="minorHAnsi" w:hAnsiTheme="minorHAnsi"/>
                <w:sz w:val="14"/>
                <w:szCs w:val="14"/>
              </w:rPr>
            </w:pPr>
          </w:p>
          <w:p w14:paraId="3DF6E733"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flag non-default values and report in project status notes field; The enforcement agency may require additional documentation as validation&gt;&gt;</w:t>
            </w:r>
          </w:p>
        </w:tc>
        <w:tc>
          <w:tcPr>
            <w:tcW w:w="1890" w:type="dxa"/>
            <w:shd w:val="clear" w:color="auto" w:fill="auto"/>
          </w:tcPr>
          <w:p w14:paraId="3DF6E734" w14:textId="77777777" w:rsidR="004B6A3E" w:rsidRDefault="004B6A3E" w:rsidP="00FE10E8">
            <w:pPr>
              <w:keepNext/>
              <w:rPr>
                <w:rFonts w:asciiTheme="minorHAnsi" w:hAnsiTheme="minorHAnsi"/>
                <w:sz w:val="14"/>
                <w:szCs w:val="14"/>
              </w:rPr>
            </w:pPr>
            <w:r w:rsidRPr="000757BC">
              <w:rPr>
                <w:rFonts w:asciiTheme="minorHAnsi" w:hAnsiTheme="minorHAnsi"/>
                <w:sz w:val="14"/>
                <w:szCs w:val="14"/>
              </w:rPr>
              <w:t xml:space="preserve">&lt;&lt;Calculated field: </w:t>
            </w:r>
          </w:p>
          <w:p w14:paraId="3DF6E735" w14:textId="77777777" w:rsidR="00FC0FDA" w:rsidRPr="000757BC" w:rsidRDefault="00FC0FDA" w:rsidP="00FC0FDA">
            <w:pPr>
              <w:keepNext/>
              <w:rPr>
                <w:rFonts w:asciiTheme="minorHAnsi" w:hAnsiTheme="minorHAnsi"/>
                <w:sz w:val="14"/>
                <w:szCs w:val="14"/>
              </w:rPr>
            </w:pPr>
            <w:r w:rsidRPr="000757BC">
              <w:rPr>
                <w:rFonts w:asciiTheme="minorHAnsi" w:hAnsiTheme="minorHAnsi"/>
                <w:sz w:val="14"/>
                <w:szCs w:val="14"/>
              </w:rPr>
              <w:t>if value in B04=no (system with no ducts),</w:t>
            </w:r>
          </w:p>
          <w:p w14:paraId="3DF6E736" w14:textId="77777777" w:rsidR="00FC0FDA" w:rsidRDefault="00FC0FDA" w:rsidP="00FE10E8">
            <w:pPr>
              <w:keepNext/>
              <w:rPr>
                <w:rFonts w:asciiTheme="minorHAnsi" w:hAnsiTheme="minorHAnsi"/>
                <w:sz w:val="14"/>
                <w:szCs w:val="14"/>
              </w:rPr>
            </w:pPr>
            <w:r w:rsidRPr="000757BC">
              <w:rPr>
                <w:rFonts w:asciiTheme="minorHAnsi" w:hAnsiTheme="minorHAnsi"/>
                <w:sz w:val="14"/>
                <w:szCs w:val="14"/>
              </w:rPr>
              <w:t>then display result in this field</w:t>
            </w:r>
            <w:r>
              <w:rPr>
                <w:rFonts w:asciiTheme="minorHAnsi" w:hAnsiTheme="minorHAnsi"/>
                <w:sz w:val="14"/>
                <w:szCs w:val="14"/>
              </w:rPr>
              <w:t>=no</w:t>
            </w:r>
          </w:p>
          <w:p w14:paraId="3DF6E737" w14:textId="77777777" w:rsidR="003B556A" w:rsidRDefault="003B556A" w:rsidP="00FE10E8">
            <w:pPr>
              <w:keepNext/>
              <w:rPr>
                <w:rFonts w:asciiTheme="minorHAnsi" w:hAnsiTheme="minorHAnsi"/>
                <w:sz w:val="14"/>
                <w:szCs w:val="14"/>
              </w:rPr>
            </w:pPr>
          </w:p>
          <w:p w14:paraId="3DF6E738" w14:textId="77777777" w:rsidR="00FC0FDA" w:rsidRDefault="003B556A" w:rsidP="00FE10E8">
            <w:pPr>
              <w:keepNext/>
              <w:rPr>
                <w:rFonts w:asciiTheme="minorHAnsi" w:hAnsiTheme="minorHAnsi"/>
                <w:sz w:val="14"/>
                <w:szCs w:val="14"/>
              </w:rPr>
            </w:pPr>
            <w:r>
              <w:rPr>
                <w:rFonts w:asciiTheme="minorHAnsi" w:hAnsiTheme="minorHAnsi"/>
                <w:sz w:val="14"/>
                <w:szCs w:val="14"/>
              </w:rPr>
              <w:t xml:space="preserve">elseif J03=N/A, </w:t>
            </w:r>
          </w:p>
          <w:p w14:paraId="3DF6E739" w14:textId="77777777" w:rsidR="003B556A" w:rsidRDefault="003B556A" w:rsidP="00FE10E8">
            <w:pPr>
              <w:keepNext/>
              <w:rPr>
                <w:rFonts w:asciiTheme="minorHAnsi" w:hAnsiTheme="minorHAnsi"/>
                <w:sz w:val="14"/>
                <w:szCs w:val="14"/>
              </w:rPr>
            </w:pPr>
            <w:r>
              <w:rPr>
                <w:rFonts w:asciiTheme="minorHAnsi" w:hAnsiTheme="minorHAnsi"/>
                <w:sz w:val="14"/>
                <w:szCs w:val="14"/>
              </w:rPr>
              <w:t>then display result in this field=no,</w:t>
            </w:r>
          </w:p>
          <w:p w14:paraId="3DF6E73A" w14:textId="77777777" w:rsidR="003B556A" w:rsidRPr="000757BC" w:rsidRDefault="003B556A" w:rsidP="00FE10E8">
            <w:pPr>
              <w:keepNext/>
              <w:rPr>
                <w:rFonts w:asciiTheme="minorHAnsi" w:hAnsiTheme="minorHAnsi"/>
                <w:sz w:val="14"/>
                <w:szCs w:val="14"/>
              </w:rPr>
            </w:pPr>
          </w:p>
          <w:p w14:paraId="3DF6E73B" w14:textId="77777777" w:rsidR="004B6A3E" w:rsidRPr="000757BC" w:rsidRDefault="00FC0FDA" w:rsidP="00FE10E8">
            <w:pPr>
              <w:keepNext/>
              <w:rPr>
                <w:rFonts w:asciiTheme="minorHAnsi" w:hAnsiTheme="minorHAnsi"/>
                <w:sz w:val="14"/>
                <w:szCs w:val="14"/>
              </w:rPr>
            </w:pPr>
            <w:r>
              <w:rPr>
                <w:rFonts w:asciiTheme="minorHAnsi" w:hAnsiTheme="minorHAnsi"/>
                <w:sz w:val="14"/>
                <w:szCs w:val="14"/>
              </w:rPr>
              <w:t>else</w:t>
            </w:r>
            <w:r w:rsidR="004B6A3E" w:rsidRPr="000757BC">
              <w:rPr>
                <w:rFonts w:asciiTheme="minorHAnsi" w:hAnsiTheme="minorHAnsi"/>
                <w:sz w:val="14"/>
                <w:szCs w:val="14"/>
              </w:rPr>
              <w:t>if J03 ≠ No Exemptions,</w:t>
            </w:r>
          </w:p>
          <w:p w14:paraId="3DF6E73C" w14:textId="77777777" w:rsidR="004B6A3E" w:rsidRDefault="004B6A3E" w:rsidP="00FE10E8">
            <w:pPr>
              <w:keepNext/>
              <w:rPr>
                <w:rFonts w:asciiTheme="minorHAnsi" w:hAnsiTheme="minorHAnsi"/>
                <w:sz w:val="14"/>
                <w:szCs w:val="14"/>
              </w:rPr>
            </w:pPr>
            <w:r w:rsidRPr="000757BC">
              <w:rPr>
                <w:rFonts w:asciiTheme="minorHAnsi" w:hAnsiTheme="minorHAnsi"/>
                <w:sz w:val="14"/>
                <w:szCs w:val="14"/>
              </w:rPr>
              <w:t>then display result = no;</w:t>
            </w:r>
          </w:p>
          <w:p w14:paraId="3DF6E73D" w14:textId="77777777" w:rsidR="003B556A" w:rsidRPr="000757BC" w:rsidRDefault="003B556A" w:rsidP="00FE10E8">
            <w:pPr>
              <w:keepNext/>
              <w:rPr>
                <w:rFonts w:asciiTheme="minorHAnsi" w:hAnsiTheme="minorHAnsi"/>
                <w:sz w:val="14"/>
                <w:szCs w:val="14"/>
              </w:rPr>
            </w:pPr>
          </w:p>
          <w:p w14:paraId="3DF6E73E"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elseif J03= No Exemptions,</w:t>
            </w:r>
          </w:p>
          <w:p w14:paraId="3DF6E73F"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then de</w:t>
            </w:r>
            <w:r w:rsidR="003F5196" w:rsidRPr="000757BC">
              <w:rPr>
                <w:rFonts w:asciiTheme="minorHAnsi" w:hAnsiTheme="minorHAnsi"/>
                <w:sz w:val="14"/>
                <w:szCs w:val="14"/>
              </w:rPr>
              <w:t xml:space="preserve">termine the result for </w:t>
            </w:r>
            <w:r w:rsidRPr="000757BC">
              <w:rPr>
                <w:rFonts w:asciiTheme="minorHAnsi" w:hAnsiTheme="minorHAnsi"/>
                <w:sz w:val="14"/>
                <w:szCs w:val="14"/>
              </w:rPr>
              <w:t xml:space="preserve">this field by the user responses in B04, B05 , B06, B07, B08, B09 and use of Logic Table for Determining Alteration Type and HERS Verification Requirements (inserted below section B); constrain user input for fields B04-B09 to allow only the available combinations of responses given in the Logic Table in rows a through q;  </w:t>
            </w:r>
          </w:p>
          <w:p w14:paraId="3DF6E740"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 xml:space="preserve">If the term </w:t>
            </w:r>
            <w:r w:rsidRPr="000757BC">
              <w:rPr>
                <w:rFonts w:asciiTheme="minorHAnsi" w:hAnsiTheme="minorHAnsi"/>
                <w:b/>
                <w:sz w:val="14"/>
                <w:szCs w:val="14"/>
              </w:rPr>
              <w:t>"</w:t>
            </w:r>
            <w:r w:rsidRPr="000757BC">
              <w:rPr>
                <w:rFonts w:asciiTheme="minorHAnsi" w:hAnsiTheme="minorHAnsi"/>
                <w:b/>
                <w:sz w:val="14"/>
                <w:szCs w:val="14"/>
                <w:u w:val="single"/>
              </w:rPr>
              <w:t>DctLk</w:t>
            </w:r>
            <w:r w:rsidRPr="000757BC">
              <w:rPr>
                <w:rFonts w:asciiTheme="minorHAnsi" w:hAnsiTheme="minorHAnsi"/>
                <w:b/>
                <w:sz w:val="14"/>
                <w:szCs w:val="14"/>
              </w:rPr>
              <w:t>"</w:t>
            </w:r>
            <w:r w:rsidRPr="000757BC">
              <w:rPr>
                <w:rFonts w:asciiTheme="minorHAnsi" w:hAnsiTheme="minorHAnsi"/>
                <w:sz w:val="14"/>
                <w:szCs w:val="14"/>
              </w:rPr>
              <w:t xml:space="preserve"> appears in the HERS column, then display </w:t>
            </w:r>
            <w:r w:rsidR="003F5196" w:rsidRPr="000757BC">
              <w:rPr>
                <w:rFonts w:asciiTheme="minorHAnsi" w:hAnsiTheme="minorHAnsi"/>
                <w:sz w:val="14"/>
                <w:szCs w:val="14"/>
              </w:rPr>
              <w:t>result=</w:t>
            </w:r>
            <w:r w:rsidRPr="000757BC">
              <w:rPr>
                <w:rFonts w:asciiTheme="minorHAnsi" w:hAnsiTheme="minorHAnsi"/>
                <w:sz w:val="14"/>
                <w:szCs w:val="14"/>
              </w:rPr>
              <w:t>yes in this field (duct leakage test required);</w:t>
            </w:r>
          </w:p>
          <w:p w14:paraId="3DF6E741" w14:textId="77777777" w:rsidR="004B6A3E" w:rsidRPr="000757BC" w:rsidRDefault="004B6A3E" w:rsidP="00FE10E8">
            <w:pPr>
              <w:keepNext/>
              <w:rPr>
                <w:rFonts w:ascii="Calibri" w:hAnsi="Calibri"/>
                <w:i/>
                <w:sz w:val="14"/>
                <w:szCs w:val="14"/>
              </w:rPr>
            </w:pPr>
            <w:r w:rsidRPr="000757BC">
              <w:rPr>
                <w:rFonts w:asciiTheme="minorHAnsi" w:hAnsiTheme="minorHAnsi"/>
                <w:sz w:val="14"/>
                <w:szCs w:val="14"/>
              </w:rPr>
              <w:t xml:space="preserve">elsif the term </w:t>
            </w:r>
            <w:r w:rsidRPr="000757BC">
              <w:rPr>
                <w:rFonts w:asciiTheme="minorHAnsi" w:hAnsiTheme="minorHAnsi"/>
                <w:b/>
                <w:sz w:val="14"/>
                <w:szCs w:val="14"/>
              </w:rPr>
              <w:t>"</w:t>
            </w:r>
            <w:r w:rsidRPr="000757BC">
              <w:rPr>
                <w:rFonts w:asciiTheme="minorHAnsi" w:hAnsiTheme="minorHAnsi"/>
                <w:b/>
                <w:sz w:val="14"/>
                <w:szCs w:val="14"/>
                <w:u w:val="single"/>
              </w:rPr>
              <w:t>DctLk</w:t>
            </w:r>
            <w:r w:rsidRPr="000757BC">
              <w:rPr>
                <w:rFonts w:asciiTheme="minorHAnsi" w:hAnsiTheme="minorHAnsi"/>
                <w:b/>
                <w:sz w:val="14"/>
                <w:szCs w:val="14"/>
              </w:rPr>
              <w:t>"</w:t>
            </w:r>
            <w:r w:rsidRPr="000757BC">
              <w:rPr>
                <w:rFonts w:asciiTheme="minorHAnsi" w:hAnsiTheme="minorHAnsi"/>
                <w:sz w:val="14"/>
                <w:szCs w:val="14"/>
              </w:rPr>
              <w:t xml:space="preserve"> does not appear in the HERS column, then display </w:t>
            </w:r>
            <w:r w:rsidR="003F5196" w:rsidRPr="000757BC">
              <w:rPr>
                <w:rFonts w:asciiTheme="minorHAnsi" w:hAnsiTheme="minorHAnsi"/>
                <w:sz w:val="14"/>
                <w:szCs w:val="14"/>
              </w:rPr>
              <w:t>result=</w:t>
            </w:r>
            <w:r w:rsidRPr="000757BC">
              <w:rPr>
                <w:rFonts w:asciiTheme="minorHAnsi" w:hAnsiTheme="minorHAnsi"/>
                <w:sz w:val="14"/>
                <w:szCs w:val="14"/>
              </w:rPr>
              <w:t>no in this field &gt;&gt;</w:t>
            </w:r>
          </w:p>
        </w:tc>
        <w:tc>
          <w:tcPr>
            <w:tcW w:w="1170" w:type="dxa"/>
            <w:shd w:val="clear" w:color="auto" w:fill="auto"/>
          </w:tcPr>
          <w:p w14:paraId="3DF6E748" w14:textId="0D8A9F16" w:rsidR="009C1175" w:rsidRPr="000757BC" w:rsidRDefault="004B6A3E" w:rsidP="00F20F71">
            <w:pPr>
              <w:keepNext/>
              <w:rPr>
                <w:rFonts w:asciiTheme="minorHAnsi" w:hAnsiTheme="minorHAnsi"/>
                <w:sz w:val="14"/>
                <w:szCs w:val="14"/>
              </w:rPr>
            </w:pPr>
            <w:r w:rsidRPr="000757BC">
              <w:rPr>
                <w:rFonts w:asciiTheme="minorHAnsi" w:hAnsiTheme="minorHAnsi"/>
                <w:sz w:val="14"/>
                <w:szCs w:val="14"/>
              </w:rPr>
              <w:t>&lt;&lt;</w:t>
            </w:r>
          </w:p>
          <w:p w14:paraId="3DF6E74A" w14:textId="3434E8B1" w:rsidR="004B6A3E" w:rsidRPr="000757BC" w:rsidRDefault="004B6A3E" w:rsidP="00F20F71">
            <w:pPr>
              <w:keepNext/>
              <w:rPr>
                <w:rFonts w:asciiTheme="minorHAnsi" w:hAnsiTheme="minorHAnsi"/>
                <w:sz w:val="14"/>
                <w:szCs w:val="14"/>
              </w:rPr>
            </w:pPr>
            <w:r w:rsidRPr="000757BC">
              <w:rPr>
                <w:rFonts w:asciiTheme="minorHAnsi" w:hAnsiTheme="minorHAnsi"/>
                <w:sz w:val="14"/>
                <w:szCs w:val="14"/>
              </w:rPr>
              <w:t>Default Value=No</w:t>
            </w:r>
            <w:r w:rsidR="00440657" w:rsidRPr="000757BC">
              <w:rPr>
                <w:rFonts w:asciiTheme="minorHAnsi" w:hAnsiTheme="minorHAnsi"/>
                <w:sz w:val="14"/>
                <w:szCs w:val="14"/>
              </w:rPr>
              <w:t xml:space="preserve"> Exemption</w:t>
            </w:r>
            <w:r w:rsidR="00F20F71" w:rsidRPr="000757BC" w:rsidDel="00F20F71">
              <w:rPr>
                <w:rFonts w:asciiTheme="minorHAnsi" w:hAnsiTheme="minorHAnsi"/>
                <w:sz w:val="14"/>
                <w:szCs w:val="14"/>
              </w:rPr>
              <w:t xml:space="preserve"> </w:t>
            </w:r>
            <w:r w:rsidRPr="000757BC">
              <w:rPr>
                <w:rFonts w:asciiTheme="minorHAnsi" w:hAnsiTheme="minorHAnsi"/>
                <w:sz w:val="14"/>
                <w:szCs w:val="14"/>
              </w:rPr>
              <w:t>&gt;&gt;</w:t>
            </w:r>
          </w:p>
        </w:tc>
        <w:tc>
          <w:tcPr>
            <w:tcW w:w="1339" w:type="dxa"/>
            <w:shd w:val="clear" w:color="auto" w:fill="auto"/>
          </w:tcPr>
          <w:p w14:paraId="3DF6E750" w14:textId="1B2BC883" w:rsidR="004B6A3E" w:rsidRPr="000757BC" w:rsidRDefault="004B6A3E" w:rsidP="00B21B17">
            <w:pPr>
              <w:keepNext/>
              <w:rPr>
                <w:rFonts w:ascii="Calibri" w:hAnsi="Calibri"/>
                <w:sz w:val="14"/>
                <w:szCs w:val="14"/>
              </w:rPr>
            </w:pPr>
            <w:r w:rsidRPr="000757BC">
              <w:rPr>
                <w:rFonts w:asciiTheme="minorHAnsi" w:hAnsiTheme="minorHAnsi"/>
                <w:sz w:val="14"/>
                <w:szCs w:val="14"/>
              </w:rPr>
              <w:t>&lt;&lt;</w:t>
            </w:r>
            <w:r w:rsidR="00440657" w:rsidRPr="000757BC">
              <w:rPr>
                <w:rFonts w:asciiTheme="minorHAnsi" w:hAnsiTheme="minorHAnsi"/>
                <w:sz w:val="14"/>
                <w:szCs w:val="14"/>
              </w:rPr>
              <w:t xml:space="preserve"> display result=no</w:t>
            </w:r>
            <w:r w:rsidRPr="000757BC">
              <w:rPr>
                <w:rFonts w:asciiTheme="minorHAnsi" w:hAnsiTheme="minorHAnsi"/>
                <w:sz w:val="14"/>
                <w:szCs w:val="14"/>
              </w:rPr>
              <w:t>&gt;&gt;</w:t>
            </w:r>
            <w:r w:rsidR="00C549B8">
              <w:rPr>
                <w:rFonts w:asciiTheme="minorHAnsi" w:hAnsiTheme="minorHAnsi"/>
                <w:sz w:val="14"/>
                <w:szCs w:val="14"/>
              </w:rPr>
              <w:t xml:space="preserve"> </w:t>
            </w:r>
          </w:p>
        </w:tc>
        <w:tc>
          <w:tcPr>
            <w:tcW w:w="1469" w:type="dxa"/>
            <w:shd w:val="clear" w:color="auto" w:fill="auto"/>
          </w:tcPr>
          <w:p w14:paraId="3DF6E751" w14:textId="77777777" w:rsidR="004B6A3E" w:rsidRDefault="004B6A3E" w:rsidP="00FE10E8">
            <w:pPr>
              <w:keepNext/>
              <w:rPr>
                <w:rFonts w:asciiTheme="minorHAnsi" w:hAnsiTheme="minorHAnsi"/>
                <w:sz w:val="14"/>
                <w:szCs w:val="14"/>
              </w:rPr>
            </w:pPr>
            <w:r w:rsidRPr="000757BC">
              <w:rPr>
                <w:rFonts w:asciiTheme="minorHAnsi" w:hAnsiTheme="minorHAnsi"/>
                <w:sz w:val="14"/>
                <w:szCs w:val="14"/>
              </w:rPr>
              <w:t>&lt;&lt;  Calculated field:</w:t>
            </w:r>
          </w:p>
          <w:p w14:paraId="3DF6E752" w14:textId="77777777" w:rsidR="006C1E26" w:rsidRPr="000757BC" w:rsidRDefault="006C1E26" w:rsidP="006C1E26">
            <w:pPr>
              <w:keepNext/>
              <w:rPr>
                <w:rFonts w:asciiTheme="minorHAnsi" w:hAnsiTheme="minorHAnsi"/>
                <w:sz w:val="14"/>
                <w:szCs w:val="14"/>
              </w:rPr>
            </w:pPr>
            <w:r w:rsidRPr="000757BC">
              <w:rPr>
                <w:rFonts w:asciiTheme="minorHAnsi" w:hAnsiTheme="minorHAnsi"/>
                <w:sz w:val="14"/>
                <w:szCs w:val="14"/>
              </w:rPr>
              <w:t>if value in B04=no (system with no ducts),</w:t>
            </w:r>
          </w:p>
          <w:p w14:paraId="3DF6E753" w14:textId="77777777" w:rsidR="006C1E26" w:rsidRDefault="006C1E26" w:rsidP="00FE10E8">
            <w:pPr>
              <w:keepNext/>
              <w:rPr>
                <w:rFonts w:asciiTheme="minorHAnsi" w:hAnsiTheme="minorHAnsi"/>
                <w:sz w:val="14"/>
                <w:szCs w:val="14"/>
              </w:rPr>
            </w:pPr>
            <w:r w:rsidRPr="000757BC">
              <w:rPr>
                <w:rFonts w:asciiTheme="minorHAnsi" w:hAnsiTheme="minorHAnsi"/>
                <w:sz w:val="14"/>
                <w:szCs w:val="14"/>
              </w:rPr>
              <w:t>then display result in this field</w:t>
            </w:r>
            <w:r>
              <w:rPr>
                <w:rFonts w:asciiTheme="minorHAnsi" w:hAnsiTheme="minorHAnsi"/>
                <w:sz w:val="14"/>
                <w:szCs w:val="14"/>
              </w:rPr>
              <w:t>=no</w:t>
            </w:r>
          </w:p>
          <w:p w14:paraId="49199691" w14:textId="235E30DD" w:rsidR="00BB3589" w:rsidRDefault="00BB3589" w:rsidP="003A6F6B">
            <w:pPr>
              <w:keepNext/>
              <w:rPr>
                <w:rFonts w:asciiTheme="minorHAnsi" w:hAnsiTheme="minorHAnsi"/>
                <w:sz w:val="14"/>
                <w:szCs w:val="14"/>
              </w:rPr>
            </w:pPr>
          </w:p>
          <w:p w14:paraId="3DF6E757" w14:textId="77777777" w:rsidR="003A6F6B" w:rsidRPr="000757BC" w:rsidRDefault="003A6F6B" w:rsidP="00FE10E8">
            <w:pPr>
              <w:keepNext/>
              <w:rPr>
                <w:rFonts w:asciiTheme="minorHAnsi" w:hAnsiTheme="minorHAnsi"/>
                <w:sz w:val="14"/>
                <w:szCs w:val="14"/>
              </w:rPr>
            </w:pPr>
          </w:p>
          <w:p w14:paraId="3DF6E758" w14:textId="77777777" w:rsidR="004B6A3E" w:rsidRPr="000757BC" w:rsidRDefault="006C1E26" w:rsidP="00FE10E8">
            <w:pPr>
              <w:keepNext/>
              <w:rPr>
                <w:rFonts w:asciiTheme="minorHAnsi" w:hAnsiTheme="minorHAnsi"/>
                <w:sz w:val="14"/>
                <w:szCs w:val="14"/>
              </w:rPr>
            </w:pPr>
            <w:r>
              <w:rPr>
                <w:rFonts w:asciiTheme="minorHAnsi" w:hAnsiTheme="minorHAnsi"/>
                <w:sz w:val="14"/>
                <w:szCs w:val="14"/>
              </w:rPr>
              <w:t>else</w:t>
            </w:r>
            <w:r w:rsidR="004B6A3E" w:rsidRPr="000757BC">
              <w:rPr>
                <w:rFonts w:asciiTheme="minorHAnsi" w:hAnsiTheme="minorHAnsi"/>
                <w:sz w:val="14"/>
                <w:szCs w:val="14"/>
              </w:rPr>
              <w:t xml:space="preserve">if the value in G07= </w:t>
            </w:r>
            <w:r w:rsidR="004B6A3E" w:rsidRPr="000757BC">
              <w:rPr>
                <w:rFonts w:asciiTheme="minorHAnsi" w:hAnsiTheme="minorHAnsi"/>
                <w:b/>
                <w:sz w:val="14"/>
                <w:szCs w:val="14"/>
                <w:u w:val="single"/>
              </w:rPr>
              <w:t>HERS Verified Fan Efficacy (W/cfm) and Airflow Rate (cfm/ton),</w:t>
            </w:r>
          </w:p>
          <w:p w14:paraId="3DF6E759" w14:textId="77777777" w:rsidR="004B6A3E" w:rsidRDefault="004B6A3E" w:rsidP="00FE10E8">
            <w:pPr>
              <w:keepNext/>
              <w:rPr>
                <w:rFonts w:asciiTheme="minorHAnsi" w:hAnsiTheme="minorHAnsi"/>
                <w:sz w:val="14"/>
                <w:szCs w:val="14"/>
              </w:rPr>
            </w:pPr>
            <w:r w:rsidRPr="000757BC">
              <w:rPr>
                <w:rFonts w:asciiTheme="minorHAnsi" w:hAnsiTheme="minorHAnsi"/>
                <w:sz w:val="14"/>
                <w:szCs w:val="14"/>
              </w:rPr>
              <w:t>then di</w:t>
            </w:r>
            <w:r w:rsidR="00440657" w:rsidRPr="000757BC">
              <w:rPr>
                <w:rFonts w:asciiTheme="minorHAnsi" w:hAnsiTheme="minorHAnsi"/>
                <w:sz w:val="14"/>
                <w:szCs w:val="14"/>
              </w:rPr>
              <w:t>splay result in this field=yes</w:t>
            </w:r>
            <w:r w:rsidRPr="000757BC">
              <w:rPr>
                <w:rFonts w:asciiTheme="minorHAnsi" w:hAnsiTheme="minorHAnsi"/>
                <w:sz w:val="14"/>
                <w:szCs w:val="14"/>
              </w:rPr>
              <w:t>;</w:t>
            </w:r>
          </w:p>
          <w:p w14:paraId="3DF6E75A" w14:textId="77777777" w:rsidR="003A6F6B" w:rsidRDefault="003A6F6B" w:rsidP="00FE10E8">
            <w:pPr>
              <w:keepNext/>
              <w:rPr>
                <w:rFonts w:asciiTheme="minorHAnsi" w:hAnsiTheme="minorHAnsi"/>
                <w:sz w:val="14"/>
                <w:szCs w:val="14"/>
              </w:rPr>
            </w:pPr>
          </w:p>
          <w:p w14:paraId="3DF6E75B" w14:textId="77777777" w:rsidR="00BE0EF1" w:rsidRDefault="00BE0EF1" w:rsidP="00BE0EF1">
            <w:pPr>
              <w:keepNext/>
              <w:rPr>
                <w:rFonts w:asciiTheme="minorHAnsi" w:hAnsiTheme="minorHAnsi"/>
                <w:sz w:val="14"/>
                <w:szCs w:val="14"/>
              </w:rPr>
            </w:pPr>
            <w:r w:rsidRPr="000970D6">
              <w:rPr>
                <w:rFonts w:ascii="Calibri" w:hAnsi="Calibri"/>
                <w:sz w:val="14"/>
                <w:szCs w:val="14"/>
              </w:rPr>
              <w:t xml:space="preserve">elseif </w:t>
            </w:r>
            <w:r>
              <w:rPr>
                <w:rFonts w:asciiTheme="minorHAnsi" w:hAnsiTheme="minorHAnsi"/>
                <w:sz w:val="14"/>
                <w:szCs w:val="14"/>
              </w:rPr>
              <w:t xml:space="preserve">all of the following three conditions are true: </w:t>
            </w:r>
          </w:p>
          <w:p w14:paraId="3DF6E75C" w14:textId="77777777" w:rsidR="00BE0EF1" w:rsidRDefault="00BE0EF1" w:rsidP="00BE0EF1">
            <w:pPr>
              <w:keepNext/>
              <w:rPr>
                <w:rFonts w:asciiTheme="minorHAnsi" w:hAnsiTheme="minorHAnsi"/>
                <w:sz w:val="14"/>
                <w:szCs w:val="14"/>
              </w:rPr>
            </w:pPr>
            <w:r>
              <w:rPr>
                <w:rFonts w:asciiTheme="minorHAnsi" w:hAnsiTheme="minorHAnsi"/>
                <w:sz w:val="14"/>
                <w:szCs w:val="14"/>
              </w:rPr>
              <w:t>**B09=yes</w:t>
            </w:r>
          </w:p>
          <w:p w14:paraId="3DF6E75D" w14:textId="77777777" w:rsidR="00BE0EF1" w:rsidRPr="005A608D" w:rsidRDefault="00BE0EF1" w:rsidP="00BE0EF1">
            <w:pPr>
              <w:keepNext/>
              <w:rPr>
                <w:rFonts w:asciiTheme="minorHAnsi" w:hAnsiTheme="minorHAnsi"/>
                <w:sz w:val="14"/>
                <w:szCs w:val="14"/>
              </w:rPr>
            </w:pPr>
            <w:r>
              <w:rPr>
                <w:rFonts w:asciiTheme="minorHAnsi" w:hAnsiTheme="minorHAnsi"/>
                <w:sz w:val="14"/>
                <w:szCs w:val="14"/>
              </w:rPr>
              <w:t>**C06=no cooling</w:t>
            </w:r>
          </w:p>
          <w:p w14:paraId="3DF6E75E" w14:textId="77777777" w:rsidR="00BE0EF1" w:rsidRPr="00BE0EF1" w:rsidRDefault="00BE0EF1" w:rsidP="00FE10E8">
            <w:pPr>
              <w:keepNext/>
              <w:rPr>
                <w:rFonts w:ascii="Calibri" w:hAnsi="Calibri"/>
                <w:sz w:val="14"/>
                <w:szCs w:val="14"/>
              </w:rPr>
            </w:pPr>
            <w:r>
              <w:rPr>
                <w:rFonts w:asciiTheme="minorHAnsi" w:hAnsiTheme="minorHAnsi"/>
                <w:sz w:val="14"/>
                <w:szCs w:val="14"/>
              </w:rPr>
              <w:t>**</w:t>
            </w:r>
            <w:r w:rsidRPr="000970D6">
              <w:rPr>
                <w:rFonts w:ascii="Calibri" w:hAnsi="Calibri"/>
                <w:sz w:val="14"/>
                <w:szCs w:val="14"/>
              </w:rPr>
              <w:t>C1</w:t>
            </w:r>
            <w:r>
              <w:rPr>
                <w:rFonts w:ascii="Calibri" w:hAnsi="Calibri"/>
                <w:sz w:val="14"/>
                <w:szCs w:val="14"/>
              </w:rPr>
              <w:t>3=</w:t>
            </w:r>
            <w:r w:rsidRPr="000970D6">
              <w:rPr>
                <w:rFonts w:ascii="Calibri" w:hAnsi="Calibri"/>
                <w:sz w:val="14"/>
                <w:szCs w:val="14"/>
              </w:rPr>
              <w:t>CFI System, then result= yes;</w:t>
            </w:r>
          </w:p>
          <w:p w14:paraId="3DF6E75F" w14:textId="77777777" w:rsidR="00BE0EF1" w:rsidRPr="000757BC" w:rsidRDefault="00BE0EF1" w:rsidP="00FE10E8">
            <w:pPr>
              <w:keepNext/>
              <w:rPr>
                <w:rFonts w:asciiTheme="minorHAnsi" w:hAnsiTheme="minorHAnsi"/>
                <w:sz w:val="14"/>
                <w:szCs w:val="14"/>
              </w:rPr>
            </w:pPr>
          </w:p>
          <w:p w14:paraId="3DF6E760" w14:textId="77777777" w:rsidR="004B6A3E" w:rsidRPr="000757BC" w:rsidRDefault="00440657" w:rsidP="00FE10E8">
            <w:pPr>
              <w:keepNext/>
              <w:rPr>
                <w:rFonts w:ascii="Calibri" w:hAnsi="Calibri"/>
                <w:sz w:val="14"/>
                <w:szCs w:val="14"/>
              </w:rPr>
            </w:pPr>
            <w:r w:rsidRPr="000757BC">
              <w:rPr>
                <w:rFonts w:asciiTheme="minorHAnsi" w:hAnsiTheme="minorHAnsi"/>
                <w:sz w:val="14"/>
                <w:szCs w:val="14"/>
              </w:rPr>
              <w:t>else display result=no</w:t>
            </w:r>
            <w:r w:rsidR="004B6A3E" w:rsidRPr="000757BC">
              <w:rPr>
                <w:rFonts w:asciiTheme="minorHAnsi" w:hAnsiTheme="minorHAnsi"/>
                <w:sz w:val="14"/>
                <w:szCs w:val="14"/>
              </w:rPr>
              <w:t>&gt;&gt;</w:t>
            </w:r>
          </w:p>
        </w:tc>
        <w:tc>
          <w:tcPr>
            <w:tcW w:w="1470" w:type="dxa"/>
            <w:shd w:val="clear" w:color="auto" w:fill="auto"/>
          </w:tcPr>
          <w:p w14:paraId="3DF6E761"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&lt;&lt;  Calculated field:</w:t>
            </w:r>
          </w:p>
          <w:p w14:paraId="3DF6E762" w14:textId="77777777" w:rsidR="001D1BDD" w:rsidRPr="000757BC" w:rsidRDefault="001D1BDD" w:rsidP="001D1BDD">
            <w:pPr>
              <w:keepNext/>
              <w:rPr>
                <w:rFonts w:asciiTheme="minorHAnsi" w:hAnsiTheme="minorHAnsi"/>
                <w:sz w:val="14"/>
                <w:szCs w:val="14"/>
              </w:rPr>
            </w:pPr>
            <w:r w:rsidRPr="000757BC">
              <w:rPr>
                <w:rFonts w:asciiTheme="minorHAnsi" w:hAnsiTheme="minorHAnsi"/>
                <w:sz w:val="14"/>
                <w:szCs w:val="14"/>
              </w:rPr>
              <w:t>if value in B04=no (system with no ducts),</w:t>
            </w:r>
          </w:p>
          <w:p w14:paraId="3DF6E763" w14:textId="77777777" w:rsidR="001D1BDD" w:rsidRPr="000757BC" w:rsidRDefault="001D1BDD" w:rsidP="001D1BDD">
            <w:pPr>
              <w:keepNext/>
              <w:rPr>
                <w:rFonts w:asciiTheme="minorHAnsi" w:hAnsiTheme="minorHAnsi"/>
                <w:sz w:val="14"/>
                <w:szCs w:val="14"/>
              </w:rPr>
            </w:pPr>
            <w:r w:rsidRPr="000757BC">
              <w:rPr>
                <w:rFonts w:asciiTheme="minorHAnsi" w:hAnsiTheme="minorHAnsi"/>
                <w:sz w:val="14"/>
                <w:szCs w:val="14"/>
              </w:rPr>
              <w:t xml:space="preserve">then display result </w:t>
            </w:r>
            <w:r w:rsidR="002F0913" w:rsidRPr="000757BC">
              <w:rPr>
                <w:rFonts w:asciiTheme="minorHAnsi" w:hAnsiTheme="minorHAnsi"/>
                <w:sz w:val="14"/>
                <w:szCs w:val="14"/>
              </w:rPr>
              <w:t>in this field</w:t>
            </w:r>
            <w:r w:rsidRPr="000757BC">
              <w:rPr>
                <w:rFonts w:asciiTheme="minorHAnsi" w:hAnsiTheme="minorHAnsi"/>
                <w:sz w:val="14"/>
                <w:szCs w:val="14"/>
              </w:rPr>
              <w:t>=no</w:t>
            </w:r>
          </w:p>
          <w:p w14:paraId="4C93F714" w14:textId="6F854EA5" w:rsidR="00BB3589" w:rsidRDefault="00BB3589" w:rsidP="003A6F6B">
            <w:pPr>
              <w:keepNext/>
              <w:rPr>
                <w:rFonts w:asciiTheme="minorHAnsi" w:hAnsiTheme="minorHAnsi"/>
                <w:sz w:val="14"/>
                <w:szCs w:val="14"/>
              </w:rPr>
            </w:pPr>
          </w:p>
          <w:p w14:paraId="3DF6E767" w14:textId="77777777" w:rsidR="002F0913" w:rsidRDefault="002F0913" w:rsidP="001D1BDD">
            <w:pPr>
              <w:keepNext/>
              <w:rPr>
                <w:rFonts w:asciiTheme="minorHAnsi" w:hAnsiTheme="minorHAnsi"/>
                <w:sz w:val="14"/>
                <w:szCs w:val="14"/>
              </w:rPr>
            </w:pPr>
          </w:p>
          <w:p w14:paraId="3DF6E768" w14:textId="77777777" w:rsidR="00690DF5" w:rsidRPr="000757BC" w:rsidRDefault="00690DF5" w:rsidP="00690DF5">
            <w:pPr>
              <w:keepNext/>
              <w:rPr>
                <w:rFonts w:asciiTheme="minorHAnsi" w:hAnsiTheme="minorHAnsi"/>
                <w:sz w:val="14"/>
                <w:szCs w:val="14"/>
              </w:rPr>
            </w:pPr>
            <w:r w:rsidRPr="000757BC">
              <w:rPr>
                <w:rFonts w:asciiTheme="minorHAnsi" w:hAnsiTheme="minorHAnsi"/>
                <w:sz w:val="14"/>
                <w:szCs w:val="14"/>
              </w:rPr>
              <w:t xml:space="preserve">elseif the value in G07= </w:t>
            </w:r>
            <w:r w:rsidRPr="000757BC">
              <w:rPr>
                <w:rFonts w:asciiTheme="minorHAnsi" w:hAnsiTheme="minorHAnsi"/>
                <w:b/>
                <w:sz w:val="14"/>
                <w:szCs w:val="14"/>
                <w:u w:val="single"/>
              </w:rPr>
              <w:t>HERS Verified Fan Efficacy (W/cfm) and Airflow Rate (cfm/ton),</w:t>
            </w:r>
          </w:p>
          <w:p w14:paraId="3DF6E769" w14:textId="77777777" w:rsidR="00690DF5" w:rsidRDefault="00690DF5" w:rsidP="001D1BDD">
            <w:pPr>
              <w:keepNext/>
              <w:rPr>
                <w:rFonts w:asciiTheme="minorHAnsi" w:hAnsiTheme="minorHAnsi"/>
                <w:sz w:val="14"/>
                <w:szCs w:val="14"/>
              </w:rPr>
            </w:pPr>
            <w:r w:rsidRPr="000757BC">
              <w:rPr>
                <w:rFonts w:asciiTheme="minorHAnsi" w:hAnsiTheme="minorHAnsi"/>
                <w:sz w:val="14"/>
                <w:szCs w:val="14"/>
              </w:rPr>
              <w:t>then display result in this field="yes";</w:t>
            </w:r>
          </w:p>
          <w:p w14:paraId="3DF6E76A" w14:textId="77777777" w:rsidR="00690DF5" w:rsidRPr="000757BC" w:rsidRDefault="00690DF5" w:rsidP="001D1BDD">
            <w:pPr>
              <w:keepNext/>
              <w:rPr>
                <w:rFonts w:asciiTheme="minorHAnsi" w:hAnsiTheme="minorHAnsi"/>
                <w:sz w:val="14"/>
                <w:szCs w:val="14"/>
              </w:rPr>
            </w:pPr>
          </w:p>
          <w:p w14:paraId="3DF6E76C" w14:textId="359DC1D9" w:rsidR="0033113E" w:rsidRPr="000757BC" w:rsidRDefault="001D1BDD" w:rsidP="0006451C">
            <w:pPr>
              <w:keepNext/>
              <w:rPr>
                <w:rFonts w:asciiTheme="minorHAnsi" w:hAnsiTheme="minorHAnsi"/>
                <w:sz w:val="14"/>
                <w:szCs w:val="14"/>
              </w:rPr>
            </w:pPr>
            <w:r w:rsidRPr="000757BC">
              <w:rPr>
                <w:rFonts w:asciiTheme="minorHAnsi" w:hAnsiTheme="minorHAnsi"/>
                <w:sz w:val="14"/>
                <w:szCs w:val="14"/>
              </w:rPr>
              <w:t>else</w:t>
            </w:r>
            <w:r w:rsidR="0033113E" w:rsidRPr="000757BC">
              <w:rPr>
                <w:rFonts w:asciiTheme="minorHAnsi" w:hAnsiTheme="minorHAnsi"/>
                <w:sz w:val="14"/>
                <w:szCs w:val="14"/>
              </w:rPr>
              <w:t>if the value in J09=yes</w:t>
            </w:r>
            <w:r w:rsidR="006C1E26">
              <w:rPr>
                <w:rFonts w:asciiTheme="minorHAnsi" w:hAnsiTheme="minorHAnsi"/>
                <w:sz w:val="14"/>
                <w:szCs w:val="14"/>
              </w:rPr>
              <w:t>,</w:t>
            </w:r>
            <w:r w:rsidR="0006451C">
              <w:rPr>
                <w:rFonts w:asciiTheme="minorHAnsi" w:hAnsiTheme="minorHAnsi"/>
                <w:sz w:val="14"/>
                <w:szCs w:val="14"/>
              </w:rPr>
              <w:t xml:space="preserve"> </w:t>
            </w:r>
            <w:r w:rsidR="00767CA8">
              <w:rPr>
                <w:rFonts w:asciiTheme="minorHAnsi" w:hAnsiTheme="minorHAnsi"/>
                <w:sz w:val="14"/>
                <w:szCs w:val="14"/>
              </w:rPr>
              <w:t>AND</w:t>
            </w:r>
            <w:r w:rsidR="0006451C">
              <w:rPr>
                <w:rFonts w:asciiTheme="minorHAnsi" w:hAnsiTheme="minorHAnsi"/>
                <w:sz w:val="14"/>
                <w:szCs w:val="14"/>
              </w:rPr>
              <w:t xml:space="preserve"> the</w:t>
            </w:r>
            <w:r w:rsidR="00F23F66">
              <w:rPr>
                <w:rFonts w:asciiTheme="minorHAnsi" w:hAnsiTheme="minorHAnsi"/>
                <w:sz w:val="14"/>
                <w:szCs w:val="14"/>
              </w:rPr>
              <w:t xml:space="preserve"> value in J10=no</w:t>
            </w:r>
            <w:r w:rsidR="0033113E" w:rsidRPr="000757BC">
              <w:rPr>
                <w:rFonts w:asciiTheme="minorHAnsi" w:hAnsiTheme="minorHAnsi"/>
                <w:sz w:val="14"/>
                <w:szCs w:val="14"/>
              </w:rPr>
              <w:t xml:space="preserve">, </w:t>
            </w:r>
          </w:p>
          <w:p w14:paraId="3DF6E76D" w14:textId="67430878" w:rsidR="002F0913" w:rsidRPr="000757BC" w:rsidRDefault="002F0913" w:rsidP="00FE10E8">
            <w:pPr>
              <w:keepNext/>
              <w:rPr>
                <w:rFonts w:asciiTheme="minorHAnsi" w:hAnsiTheme="minorHAnsi"/>
                <w:sz w:val="14"/>
                <w:szCs w:val="14"/>
              </w:rPr>
            </w:pPr>
            <w:r w:rsidRPr="000757BC">
              <w:rPr>
                <w:rFonts w:asciiTheme="minorHAnsi" w:hAnsiTheme="minorHAnsi"/>
                <w:sz w:val="14"/>
                <w:szCs w:val="14"/>
              </w:rPr>
              <w:t>then result</w:t>
            </w:r>
            <w:r w:rsidR="0006451C">
              <w:rPr>
                <w:rFonts w:asciiTheme="minorHAnsi" w:hAnsiTheme="minorHAnsi"/>
                <w:sz w:val="14"/>
                <w:szCs w:val="14"/>
              </w:rPr>
              <w:t xml:space="preserve"> </w:t>
            </w:r>
            <w:r w:rsidRPr="000757BC">
              <w:rPr>
                <w:rFonts w:asciiTheme="minorHAnsi" w:hAnsiTheme="minorHAnsi"/>
                <w:sz w:val="14"/>
                <w:szCs w:val="14"/>
              </w:rPr>
              <w:t>in this field=yes</w:t>
            </w:r>
          </w:p>
          <w:p w14:paraId="3DF6E76E" w14:textId="77777777" w:rsidR="002F0913" w:rsidRPr="000757BC" w:rsidRDefault="002F0913" w:rsidP="00FE10E8">
            <w:pPr>
              <w:keepNext/>
              <w:rPr>
                <w:rFonts w:asciiTheme="minorHAnsi" w:hAnsiTheme="minorHAnsi"/>
                <w:sz w:val="14"/>
                <w:szCs w:val="14"/>
              </w:rPr>
            </w:pPr>
          </w:p>
          <w:p w14:paraId="3DF6E76F" w14:textId="77777777" w:rsidR="00BE0EF1" w:rsidRDefault="00BE0EF1" w:rsidP="00BE0EF1">
            <w:pPr>
              <w:keepNext/>
              <w:rPr>
                <w:rFonts w:asciiTheme="minorHAnsi" w:hAnsiTheme="minorHAnsi"/>
                <w:sz w:val="14"/>
                <w:szCs w:val="14"/>
              </w:rPr>
            </w:pPr>
            <w:r w:rsidRPr="000970D6">
              <w:rPr>
                <w:rFonts w:ascii="Calibri" w:hAnsi="Calibri"/>
                <w:sz w:val="14"/>
                <w:szCs w:val="14"/>
              </w:rPr>
              <w:t xml:space="preserve">elseif </w:t>
            </w:r>
            <w:r>
              <w:rPr>
                <w:rFonts w:asciiTheme="minorHAnsi" w:hAnsiTheme="minorHAnsi"/>
                <w:sz w:val="14"/>
                <w:szCs w:val="14"/>
              </w:rPr>
              <w:t xml:space="preserve">all of the following three conditions are true: </w:t>
            </w:r>
          </w:p>
          <w:p w14:paraId="3DF6E770" w14:textId="77777777" w:rsidR="00BE0EF1" w:rsidRDefault="00BE0EF1" w:rsidP="00BE0EF1">
            <w:pPr>
              <w:keepNext/>
              <w:rPr>
                <w:rFonts w:asciiTheme="minorHAnsi" w:hAnsiTheme="minorHAnsi"/>
                <w:sz w:val="14"/>
                <w:szCs w:val="14"/>
              </w:rPr>
            </w:pPr>
            <w:r>
              <w:rPr>
                <w:rFonts w:asciiTheme="minorHAnsi" w:hAnsiTheme="minorHAnsi"/>
                <w:sz w:val="14"/>
                <w:szCs w:val="14"/>
              </w:rPr>
              <w:t>**B09=yes</w:t>
            </w:r>
          </w:p>
          <w:p w14:paraId="3DF6E771" w14:textId="77777777" w:rsidR="00BE0EF1" w:rsidRPr="005A608D" w:rsidRDefault="00BE0EF1" w:rsidP="00BE0EF1">
            <w:pPr>
              <w:keepNext/>
              <w:rPr>
                <w:rFonts w:asciiTheme="minorHAnsi" w:hAnsiTheme="minorHAnsi"/>
                <w:sz w:val="14"/>
                <w:szCs w:val="14"/>
              </w:rPr>
            </w:pPr>
            <w:r>
              <w:rPr>
                <w:rFonts w:asciiTheme="minorHAnsi" w:hAnsiTheme="minorHAnsi"/>
                <w:sz w:val="14"/>
                <w:szCs w:val="14"/>
              </w:rPr>
              <w:t>**C06=no cooling</w:t>
            </w:r>
          </w:p>
          <w:p w14:paraId="3DF6E772" w14:textId="77777777" w:rsidR="00BE0EF1" w:rsidRPr="000970D6" w:rsidRDefault="00BE0EF1" w:rsidP="00BE0EF1">
            <w:pPr>
              <w:keepNext/>
              <w:rPr>
                <w:rFonts w:ascii="Calibri" w:hAnsi="Calibri"/>
                <w:sz w:val="14"/>
                <w:szCs w:val="14"/>
              </w:rPr>
            </w:pPr>
            <w:r>
              <w:rPr>
                <w:rFonts w:asciiTheme="minorHAnsi" w:hAnsiTheme="minorHAnsi"/>
                <w:sz w:val="14"/>
                <w:szCs w:val="14"/>
              </w:rPr>
              <w:t>**</w:t>
            </w:r>
            <w:r w:rsidRPr="000970D6">
              <w:rPr>
                <w:rFonts w:ascii="Calibri" w:hAnsi="Calibri"/>
                <w:sz w:val="14"/>
                <w:szCs w:val="14"/>
              </w:rPr>
              <w:t>C1</w:t>
            </w:r>
            <w:r>
              <w:rPr>
                <w:rFonts w:ascii="Calibri" w:hAnsi="Calibri"/>
                <w:sz w:val="14"/>
                <w:szCs w:val="14"/>
              </w:rPr>
              <w:t>3=</w:t>
            </w:r>
            <w:r w:rsidRPr="000970D6">
              <w:rPr>
                <w:rFonts w:ascii="Calibri" w:hAnsi="Calibri"/>
                <w:sz w:val="14"/>
                <w:szCs w:val="14"/>
              </w:rPr>
              <w:t>CFI System, then result= yes;</w:t>
            </w:r>
          </w:p>
          <w:p w14:paraId="3DF6E773" w14:textId="77777777" w:rsidR="006C1E26" w:rsidRDefault="006C1E26" w:rsidP="00FE10E8">
            <w:pPr>
              <w:keepNext/>
              <w:rPr>
                <w:rFonts w:asciiTheme="minorHAnsi" w:hAnsiTheme="minorHAnsi"/>
                <w:sz w:val="14"/>
                <w:szCs w:val="14"/>
              </w:rPr>
            </w:pPr>
          </w:p>
          <w:p w14:paraId="3DF6E774" w14:textId="77777777" w:rsidR="00BE0EF1" w:rsidRPr="000757BC" w:rsidRDefault="00BE0EF1" w:rsidP="00FE10E8">
            <w:pPr>
              <w:keepNext/>
              <w:rPr>
                <w:rFonts w:asciiTheme="minorHAnsi" w:hAnsiTheme="minorHAnsi"/>
                <w:sz w:val="14"/>
                <w:szCs w:val="14"/>
              </w:rPr>
            </w:pPr>
          </w:p>
          <w:p w14:paraId="3DF6E775" w14:textId="77777777" w:rsidR="004B6A3E" w:rsidRPr="000757BC" w:rsidRDefault="004B6A3E" w:rsidP="00FE10E8">
            <w:pPr>
              <w:keepNext/>
              <w:rPr>
                <w:rFonts w:ascii="Calibri" w:hAnsi="Calibri"/>
                <w:sz w:val="14"/>
                <w:szCs w:val="14"/>
              </w:rPr>
            </w:pPr>
            <w:r w:rsidRPr="000757BC">
              <w:rPr>
                <w:rFonts w:asciiTheme="minorHAnsi" w:hAnsiTheme="minorHAnsi"/>
                <w:sz w:val="14"/>
                <w:szCs w:val="14"/>
              </w:rPr>
              <w:t>else display result="no"&gt;&gt;</w:t>
            </w:r>
          </w:p>
        </w:tc>
        <w:tc>
          <w:tcPr>
            <w:tcW w:w="1662" w:type="dxa"/>
            <w:shd w:val="clear" w:color="auto" w:fill="auto"/>
          </w:tcPr>
          <w:p w14:paraId="3CD62277" w14:textId="77777777" w:rsidR="00C57E4D" w:rsidRDefault="004B6A3E" w:rsidP="00FE10E8">
            <w:pPr>
              <w:keepNext/>
              <w:rPr>
                <w:rFonts w:asciiTheme="minorHAnsi" w:hAnsiTheme="minorHAnsi"/>
                <w:sz w:val="14"/>
                <w:szCs w:val="14"/>
              </w:rPr>
            </w:pPr>
            <w:r w:rsidRPr="000757BC">
              <w:rPr>
                <w:rFonts w:asciiTheme="minorHAnsi" w:hAnsiTheme="minorHAnsi"/>
                <w:sz w:val="14"/>
                <w:szCs w:val="14"/>
              </w:rPr>
              <w:t xml:space="preserve">&lt;&lt;  Calculated field: </w:t>
            </w:r>
            <w:r w:rsidR="00C57E4D">
              <w:rPr>
                <w:rFonts w:asciiTheme="minorHAnsi" w:hAnsiTheme="minorHAnsi"/>
                <w:sz w:val="14"/>
                <w:szCs w:val="14"/>
              </w:rPr>
              <w:t>If [C06 or C02] = one of the following 2 values:</w:t>
            </w:r>
          </w:p>
          <w:p w14:paraId="3E21956D" w14:textId="77777777" w:rsidR="00C57E4D" w:rsidRDefault="00C57E4D" w:rsidP="00FE10E8">
            <w:pPr>
              <w:keepNext/>
              <w:rPr>
                <w:rFonts w:asciiTheme="minorHAnsi" w:hAnsiTheme="minorHAnsi"/>
                <w:sz w:val="14"/>
                <w:szCs w:val="14"/>
              </w:rPr>
            </w:pPr>
            <w:r>
              <w:rPr>
                <w:rFonts w:asciiTheme="minorHAnsi" w:hAnsiTheme="minorHAnsi"/>
                <w:sz w:val="14"/>
                <w:szCs w:val="14"/>
              </w:rPr>
              <w:t>*non-airsource heat pump</w:t>
            </w:r>
          </w:p>
          <w:p w14:paraId="4BAE15BD" w14:textId="77777777" w:rsidR="00C57E4D" w:rsidRDefault="00C57E4D" w:rsidP="00FE10E8">
            <w:pPr>
              <w:keepNext/>
              <w:rPr>
                <w:rFonts w:asciiTheme="minorHAnsi" w:hAnsiTheme="minorHAnsi"/>
                <w:sz w:val="14"/>
                <w:szCs w:val="14"/>
              </w:rPr>
            </w:pPr>
            <w:r>
              <w:rPr>
                <w:rFonts w:asciiTheme="minorHAnsi" w:hAnsiTheme="minorHAnsi"/>
                <w:sz w:val="14"/>
                <w:szCs w:val="14"/>
              </w:rPr>
              <w:t>*non-air-cooled air conditioner</w:t>
            </w:r>
          </w:p>
          <w:p w14:paraId="071FBE05" w14:textId="77777777" w:rsidR="00C57E4D" w:rsidRDefault="00C57E4D" w:rsidP="00FE10E8">
            <w:pPr>
              <w:keepNext/>
              <w:rPr>
                <w:rFonts w:asciiTheme="minorHAnsi" w:hAnsiTheme="minorHAnsi"/>
                <w:sz w:val="14"/>
                <w:szCs w:val="14"/>
              </w:rPr>
            </w:pPr>
            <w:r>
              <w:rPr>
                <w:rFonts w:asciiTheme="minorHAnsi" w:hAnsiTheme="minorHAnsi"/>
                <w:sz w:val="14"/>
                <w:szCs w:val="14"/>
              </w:rPr>
              <w:t>Then result = no;</w:t>
            </w:r>
          </w:p>
          <w:p w14:paraId="61B8834D" w14:textId="77777777" w:rsidR="00C57E4D" w:rsidRDefault="00C57E4D" w:rsidP="00FE10E8">
            <w:pPr>
              <w:keepNext/>
              <w:rPr>
                <w:rFonts w:asciiTheme="minorHAnsi" w:hAnsiTheme="minorHAnsi"/>
                <w:sz w:val="14"/>
                <w:szCs w:val="14"/>
              </w:rPr>
            </w:pPr>
          </w:p>
          <w:p w14:paraId="3DF6E776" w14:textId="26E84907" w:rsidR="004B6A3E" w:rsidRDefault="00C57E4D" w:rsidP="00FE10E8">
            <w:pPr>
              <w:keepNext/>
              <w:rPr>
                <w:rFonts w:asciiTheme="minorHAnsi" w:hAnsiTheme="minorHAnsi"/>
                <w:sz w:val="14"/>
                <w:szCs w:val="14"/>
              </w:rPr>
            </w:pPr>
            <w:r>
              <w:rPr>
                <w:rFonts w:asciiTheme="minorHAnsi" w:hAnsiTheme="minorHAnsi"/>
                <w:sz w:val="14"/>
                <w:szCs w:val="14"/>
              </w:rPr>
              <w:t xml:space="preserve">Else </w:t>
            </w:r>
            <w:r w:rsidR="004B6A3E" w:rsidRPr="000757BC">
              <w:rPr>
                <w:rFonts w:asciiTheme="minorHAnsi" w:hAnsiTheme="minorHAnsi"/>
                <w:sz w:val="14"/>
                <w:szCs w:val="14"/>
              </w:rPr>
              <w:t>determine</w:t>
            </w:r>
            <w:r w:rsidR="000871F7" w:rsidRPr="000757BC">
              <w:rPr>
                <w:rFonts w:asciiTheme="minorHAnsi" w:hAnsiTheme="minorHAnsi"/>
                <w:sz w:val="14"/>
                <w:szCs w:val="14"/>
              </w:rPr>
              <w:t xml:space="preserve"> </w:t>
            </w:r>
            <w:r w:rsidR="00FC6165">
              <w:rPr>
                <w:rFonts w:asciiTheme="minorHAnsi" w:hAnsiTheme="minorHAnsi"/>
                <w:sz w:val="14"/>
                <w:szCs w:val="14"/>
              </w:rPr>
              <w:t xml:space="preserve">value </w:t>
            </w:r>
            <w:r w:rsidR="004B6A3E" w:rsidRPr="000757BC">
              <w:rPr>
                <w:rFonts w:asciiTheme="minorHAnsi" w:hAnsiTheme="minorHAnsi"/>
                <w:sz w:val="14"/>
                <w:szCs w:val="14"/>
              </w:rPr>
              <w:t>by the user responses in B04, B05 , B06, B07, B08, B09 and use of "Logic Table for Determining Alteration Type and HERS Verification Requirements" (inserted below section B); constrain user input for fields B04-B09 to allow only the available combinations of responses given in the Logic Table in rows a through</w:t>
            </w:r>
            <w:r w:rsidR="00FC6165">
              <w:rPr>
                <w:rFonts w:asciiTheme="minorHAnsi" w:hAnsiTheme="minorHAnsi"/>
                <w:sz w:val="14"/>
                <w:szCs w:val="14"/>
              </w:rPr>
              <w:t xml:space="preserve"> t</w:t>
            </w:r>
            <w:r w:rsidR="004B6A3E" w:rsidRPr="000757BC">
              <w:rPr>
                <w:rFonts w:asciiTheme="minorHAnsi" w:hAnsiTheme="minorHAnsi"/>
                <w:sz w:val="14"/>
                <w:szCs w:val="14"/>
              </w:rPr>
              <w:t xml:space="preserve">;  </w:t>
            </w:r>
          </w:p>
          <w:p w14:paraId="3DF6E777" w14:textId="77777777" w:rsidR="00F2550E" w:rsidRPr="000757BC" w:rsidRDefault="00F2550E" w:rsidP="00FE10E8">
            <w:pPr>
              <w:keepNext/>
              <w:rPr>
                <w:rFonts w:asciiTheme="minorHAnsi" w:hAnsiTheme="minorHAnsi"/>
                <w:sz w:val="14"/>
                <w:szCs w:val="14"/>
              </w:rPr>
            </w:pPr>
          </w:p>
          <w:p w14:paraId="36CB1E8B" w14:textId="68271144" w:rsidR="00767CA8" w:rsidRDefault="004B6A3E" w:rsidP="00FE10E8">
            <w:pPr>
              <w:keepNext/>
              <w:rPr>
                <w:rFonts w:asciiTheme="minorHAnsi" w:hAnsiTheme="minorHAnsi" w:cs="Calibri"/>
                <w:color w:val="000000"/>
                <w:sz w:val="14"/>
                <w:szCs w:val="14"/>
              </w:rPr>
            </w:pPr>
            <w:r w:rsidRPr="000757BC">
              <w:rPr>
                <w:rFonts w:asciiTheme="minorHAnsi" w:hAnsiTheme="minorHAnsi"/>
                <w:sz w:val="14"/>
                <w:szCs w:val="14"/>
              </w:rPr>
              <w:t xml:space="preserve">If the term </w:t>
            </w:r>
            <w:r w:rsidRPr="000757BC">
              <w:rPr>
                <w:rFonts w:asciiTheme="minorHAnsi" w:hAnsiTheme="minorHAnsi"/>
                <w:b/>
                <w:sz w:val="14"/>
                <w:szCs w:val="14"/>
                <w:u w:val="single"/>
              </w:rPr>
              <w:t>"RC"</w:t>
            </w:r>
            <w:r w:rsidRPr="000757BC">
              <w:rPr>
                <w:rFonts w:asciiTheme="minorHAnsi" w:hAnsiTheme="minorHAnsi"/>
                <w:sz w:val="14"/>
                <w:szCs w:val="14"/>
              </w:rPr>
              <w:t xml:space="preserve"> appears in the HERS column</w:t>
            </w:r>
            <w:r w:rsidR="00F52C30" w:rsidRPr="000757BC">
              <w:rPr>
                <w:rFonts w:asciiTheme="minorHAnsi" w:hAnsiTheme="minorHAnsi"/>
                <w:sz w:val="14"/>
                <w:szCs w:val="14"/>
              </w:rPr>
              <w:t>, and A02 =</w:t>
            </w:r>
            <w:r w:rsidR="00767CA8">
              <w:rPr>
                <w:rFonts w:asciiTheme="minorHAnsi" w:hAnsiTheme="minorHAnsi"/>
                <w:sz w:val="14"/>
                <w:szCs w:val="14"/>
              </w:rPr>
              <w:t xml:space="preserve">one of the </w:t>
            </w:r>
            <w:r w:rsidR="00F52C30" w:rsidRPr="000757BC">
              <w:rPr>
                <w:rFonts w:asciiTheme="minorHAnsi" w:hAnsiTheme="minorHAnsi" w:cs="Calibri"/>
                <w:color w:val="000000"/>
                <w:sz w:val="14"/>
                <w:szCs w:val="14"/>
              </w:rPr>
              <w:t xml:space="preserve">CZ </w:t>
            </w:r>
            <w:r w:rsidR="00767CA8" w:rsidRPr="00767CA8">
              <w:rPr>
                <w:rFonts w:asciiTheme="minorHAnsi" w:hAnsiTheme="minorHAnsi" w:cs="Calibri"/>
                <w:color w:val="000000"/>
                <w:sz w:val="14"/>
                <w:szCs w:val="14"/>
              </w:rPr>
              <w:t>values  in the following list:</w:t>
            </w:r>
          </w:p>
          <w:p w14:paraId="3DF6E778" w14:textId="295F9BC1" w:rsidR="00F2550E" w:rsidRDefault="00F52C30" w:rsidP="00FE10E8">
            <w:pPr>
              <w:keepNext/>
              <w:rPr>
                <w:rFonts w:asciiTheme="minorHAnsi" w:hAnsiTheme="minorHAnsi"/>
                <w:sz w:val="14"/>
                <w:szCs w:val="14"/>
              </w:rPr>
            </w:pPr>
            <w:r w:rsidRPr="000757BC">
              <w:rPr>
                <w:rFonts w:asciiTheme="minorHAnsi" w:hAnsiTheme="minorHAnsi" w:cs="Calibri"/>
                <w:color w:val="000000"/>
                <w:sz w:val="14"/>
                <w:szCs w:val="14"/>
              </w:rPr>
              <w:t>2,8,9,10,11,12,13,14,or15</w:t>
            </w:r>
            <w:r w:rsidR="0033113E" w:rsidRPr="000757BC">
              <w:rPr>
                <w:rFonts w:asciiTheme="minorHAnsi" w:hAnsiTheme="minorHAnsi"/>
                <w:sz w:val="14"/>
                <w:szCs w:val="14"/>
              </w:rPr>
              <w:t xml:space="preserve">, </w:t>
            </w:r>
          </w:p>
          <w:p w14:paraId="3DF6E779" w14:textId="0C52CA7F" w:rsidR="0033113E" w:rsidRDefault="0033113E" w:rsidP="00FE10E8">
            <w:pPr>
              <w:keepNext/>
              <w:rPr>
                <w:rFonts w:asciiTheme="minorHAnsi" w:hAnsiTheme="minorHAnsi"/>
                <w:sz w:val="14"/>
                <w:szCs w:val="14"/>
              </w:rPr>
            </w:pPr>
            <w:r w:rsidRPr="000757BC">
              <w:rPr>
                <w:rFonts w:asciiTheme="minorHAnsi" w:hAnsiTheme="minorHAnsi"/>
                <w:sz w:val="14"/>
                <w:szCs w:val="14"/>
              </w:rPr>
              <w:t>then display result = yes</w:t>
            </w:r>
            <w:r w:rsidR="004B6A3E" w:rsidRPr="000757BC">
              <w:rPr>
                <w:rFonts w:asciiTheme="minorHAnsi" w:hAnsiTheme="minorHAnsi"/>
                <w:sz w:val="14"/>
                <w:szCs w:val="14"/>
              </w:rPr>
              <w:t xml:space="preserve"> in this field</w:t>
            </w:r>
            <w:r w:rsidRPr="000757BC">
              <w:rPr>
                <w:rFonts w:asciiTheme="minorHAnsi" w:hAnsiTheme="minorHAnsi"/>
                <w:sz w:val="14"/>
                <w:szCs w:val="14"/>
              </w:rPr>
              <w:t>;</w:t>
            </w:r>
          </w:p>
          <w:p w14:paraId="3DF6E77A" w14:textId="77777777" w:rsidR="00F2550E" w:rsidRPr="000757BC" w:rsidRDefault="00F2550E" w:rsidP="00FE10E8">
            <w:pPr>
              <w:keepNext/>
              <w:rPr>
                <w:rFonts w:asciiTheme="minorHAnsi" w:hAnsiTheme="minorHAnsi"/>
                <w:sz w:val="14"/>
                <w:szCs w:val="14"/>
              </w:rPr>
            </w:pPr>
          </w:p>
          <w:p w14:paraId="3DF6E77B" w14:textId="77777777" w:rsidR="004B6A3E" w:rsidRPr="000757BC" w:rsidRDefault="0033113E" w:rsidP="0033113E">
            <w:pPr>
              <w:keepNext/>
              <w:rPr>
                <w:rFonts w:ascii="Calibri" w:hAnsi="Calibri"/>
                <w:sz w:val="14"/>
                <w:szCs w:val="14"/>
              </w:rPr>
            </w:pPr>
            <w:r w:rsidRPr="000757BC">
              <w:rPr>
                <w:rFonts w:asciiTheme="minorHAnsi" w:hAnsiTheme="minorHAnsi"/>
                <w:sz w:val="14"/>
                <w:szCs w:val="14"/>
              </w:rPr>
              <w:t>else display result = no</w:t>
            </w:r>
            <w:r w:rsidR="004B6A3E" w:rsidRPr="000757BC">
              <w:rPr>
                <w:rFonts w:asciiTheme="minorHAnsi" w:hAnsiTheme="minorHAnsi"/>
                <w:sz w:val="14"/>
                <w:szCs w:val="14"/>
              </w:rPr>
              <w:t>&gt;&gt;</w:t>
            </w:r>
          </w:p>
        </w:tc>
        <w:tc>
          <w:tcPr>
            <w:tcW w:w="1278" w:type="dxa"/>
            <w:shd w:val="clear" w:color="auto" w:fill="auto"/>
          </w:tcPr>
          <w:p w14:paraId="3DF6E77C" w14:textId="77777777" w:rsidR="004B6A3E" w:rsidRDefault="004B6A3E" w:rsidP="00FE10E8">
            <w:pPr>
              <w:keepNext/>
              <w:rPr>
                <w:rFonts w:asciiTheme="minorHAnsi" w:hAnsiTheme="minorHAnsi"/>
                <w:sz w:val="14"/>
                <w:szCs w:val="14"/>
              </w:rPr>
            </w:pPr>
            <w:r w:rsidRPr="000757BC">
              <w:rPr>
                <w:rFonts w:asciiTheme="minorHAnsi" w:hAnsiTheme="minorHAnsi"/>
                <w:sz w:val="14"/>
                <w:szCs w:val="14"/>
              </w:rPr>
              <w:t>&lt;&lt;  Calculated field:</w:t>
            </w:r>
          </w:p>
          <w:p w14:paraId="3DF6E77D" w14:textId="77777777" w:rsidR="00F23F66" w:rsidRPr="000757BC" w:rsidRDefault="00F23F66" w:rsidP="00F23F66">
            <w:pPr>
              <w:keepNext/>
              <w:rPr>
                <w:rFonts w:asciiTheme="minorHAnsi" w:hAnsiTheme="minorHAnsi"/>
                <w:sz w:val="14"/>
                <w:szCs w:val="14"/>
              </w:rPr>
            </w:pPr>
            <w:r w:rsidRPr="000757BC">
              <w:rPr>
                <w:rFonts w:asciiTheme="minorHAnsi" w:hAnsiTheme="minorHAnsi"/>
                <w:sz w:val="14"/>
                <w:szCs w:val="14"/>
              </w:rPr>
              <w:t>if value in B04=no (system with no ducts),</w:t>
            </w:r>
          </w:p>
          <w:p w14:paraId="3DF6E77E" w14:textId="77777777" w:rsidR="00F23F66" w:rsidRPr="000757BC" w:rsidRDefault="00F23F66" w:rsidP="00F23F66">
            <w:pPr>
              <w:keepNext/>
              <w:rPr>
                <w:rFonts w:asciiTheme="minorHAnsi" w:hAnsiTheme="minorHAnsi"/>
                <w:sz w:val="14"/>
                <w:szCs w:val="14"/>
              </w:rPr>
            </w:pPr>
            <w:r w:rsidRPr="000757BC">
              <w:rPr>
                <w:rFonts w:asciiTheme="minorHAnsi" w:hAnsiTheme="minorHAnsi"/>
                <w:sz w:val="14"/>
                <w:szCs w:val="14"/>
              </w:rPr>
              <w:t>then display result in this field=no</w:t>
            </w:r>
          </w:p>
          <w:p w14:paraId="73D7FBB7" w14:textId="38465607" w:rsidR="00BB3589" w:rsidRDefault="00BB3589" w:rsidP="00FE10E8">
            <w:pPr>
              <w:keepNext/>
              <w:rPr>
                <w:rFonts w:asciiTheme="minorHAnsi" w:hAnsiTheme="minorHAnsi"/>
                <w:sz w:val="14"/>
                <w:szCs w:val="14"/>
              </w:rPr>
            </w:pPr>
          </w:p>
          <w:p w14:paraId="3FE08D26" w14:textId="77777777" w:rsidR="00BB3589" w:rsidRPr="000757BC" w:rsidRDefault="00BB3589" w:rsidP="00FE10E8">
            <w:pPr>
              <w:keepNext/>
              <w:rPr>
                <w:rFonts w:asciiTheme="minorHAnsi" w:hAnsiTheme="minorHAnsi"/>
                <w:sz w:val="14"/>
                <w:szCs w:val="14"/>
              </w:rPr>
            </w:pPr>
          </w:p>
          <w:p w14:paraId="3DF6E780" w14:textId="4A1B264E" w:rsidR="004B6A3E" w:rsidRPr="000757BC" w:rsidRDefault="00F23F66" w:rsidP="00FE10E8">
            <w:pPr>
              <w:keepNext/>
              <w:rPr>
                <w:rFonts w:asciiTheme="minorHAnsi" w:hAnsiTheme="minorHAnsi"/>
                <w:sz w:val="14"/>
                <w:szCs w:val="14"/>
              </w:rPr>
            </w:pPr>
            <w:r>
              <w:rPr>
                <w:rFonts w:asciiTheme="minorHAnsi" w:hAnsiTheme="minorHAnsi"/>
                <w:sz w:val="14"/>
                <w:szCs w:val="14"/>
              </w:rPr>
              <w:t>els</w:t>
            </w:r>
            <w:r w:rsidR="00F2550E">
              <w:rPr>
                <w:rFonts w:asciiTheme="minorHAnsi" w:hAnsiTheme="minorHAnsi"/>
                <w:sz w:val="14"/>
                <w:szCs w:val="14"/>
              </w:rPr>
              <w:t>e</w:t>
            </w:r>
            <w:r w:rsidR="004B6A3E" w:rsidRPr="000757BC">
              <w:rPr>
                <w:rFonts w:asciiTheme="minorHAnsi" w:hAnsiTheme="minorHAnsi"/>
                <w:sz w:val="14"/>
                <w:szCs w:val="14"/>
              </w:rPr>
              <w:t xml:space="preserve">if the value in G07= </w:t>
            </w:r>
            <w:r w:rsidR="004B6A3E" w:rsidRPr="000757BC">
              <w:rPr>
                <w:rFonts w:asciiTheme="minorHAnsi" w:hAnsiTheme="minorHAnsi"/>
                <w:b/>
                <w:sz w:val="14"/>
                <w:szCs w:val="14"/>
                <w:u w:val="single"/>
              </w:rPr>
              <w:t>HERS verified Return Duct Design per Table 150.0-</w:t>
            </w:r>
            <w:r w:rsidR="00244578">
              <w:rPr>
                <w:rFonts w:asciiTheme="minorHAnsi" w:hAnsiTheme="minorHAnsi"/>
                <w:b/>
                <w:sz w:val="14"/>
                <w:szCs w:val="14"/>
                <w:u w:val="single"/>
              </w:rPr>
              <w:t>B</w:t>
            </w:r>
            <w:r w:rsidR="004B6A3E" w:rsidRPr="000757BC">
              <w:rPr>
                <w:rFonts w:asciiTheme="minorHAnsi" w:hAnsiTheme="minorHAnsi"/>
                <w:b/>
                <w:sz w:val="14"/>
                <w:szCs w:val="14"/>
                <w:u w:val="single"/>
              </w:rPr>
              <w:t xml:space="preserve">, </w:t>
            </w:r>
            <w:r w:rsidR="00244578">
              <w:rPr>
                <w:rFonts w:asciiTheme="minorHAnsi" w:hAnsiTheme="minorHAnsi"/>
                <w:b/>
                <w:sz w:val="14"/>
                <w:szCs w:val="14"/>
                <w:u w:val="single"/>
              </w:rPr>
              <w:t>C</w:t>
            </w:r>
            <w:r w:rsidR="004B6A3E" w:rsidRPr="000757BC">
              <w:rPr>
                <w:rFonts w:asciiTheme="minorHAnsi" w:hAnsiTheme="minorHAnsi"/>
                <w:b/>
                <w:sz w:val="14"/>
                <w:szCs w:val="14"/>
                <w:u w:val="single"/>
              </w:rPr>
              <w:t>;</w:t>
            </w:r>
          </w:p>
          <w:p w14:paraId="3DF6E781" w14:textId="77777777" w:rsidR="004B6A3E" w:rsidRPr="000757BC" w:rsidRDefault="004B6A3E" w:rsidP="00FE10E8">
            <w:pPr>
              <w:keepNext/>
              <w:rPr>
                <w:rFonts w:asciiTheme="minorHAnsi" w:hAnsiTheme="minorHAnsi"/>
                <w:sz w:val="14"/>
                <w:szCs w:val="14"/>
              </w:rPr>
            </w:pPr>
            <w:r w:rsidRPr="000757BC">
              <w:rPr>
                <w:rFonts w:asciiTheme="minorHAnsi" w:hAnsiTheme="minorHAnsi"/>
                <w:sz w:val="14"/>
                <w:szCs w:val="14"/>
              </w:rPr>
              <w:t>then display result in this field="yes";</w:t>
            </w:r>
          </w:p>
          <w:p w14:paraId="3DF6E782" w14:textId="77777777" w:rsidR="006C1E26" w:rsidRDefault="006C1E26" w:rsidP="00FE10E8">
            <w:pPr>
              <w:keepNext/>
              <w:rPr>
                <w:rFonts w:asciiTheme="minorHAnsi" w:hAnsiTheme="minorHAnsi"/>
                <w:sz w:val="14"/>
                <w:szCs w:val="14"/>
              </w:rPr>
            </w:pPr>
          </w:p>
          <w:p w14:paraId="3DF6E783" w14:textId="77777777" w:rsidR="004B6A3E" w:rsidRPr="000757BC" w:rsidRDefault="004B6A3E" w:rsidP="00FE10E8">
            <w:pPr>
              <w:keepNext/>
              <w:rPr>
                <w:rFonts w:ascii="Calibri" w:hAnsi="Calibri"/>
                <w:sz w:val="14"/>
                <w:szCs w:val="14"/>
              </w:rPr>
            </w:pPr>
            <w:r w:rsidRPr="000757BC">
              <w:rPr>
                <w:rFonts w:asciiTheme="minorHAnsi" w:hAnsiTheme="minorHAnsi"/>
                <w:sz w:val="14"/>
                <w:szCs w:val="14"/>
              </w:rPr>
              <w:t>else display result="no"&gt;&gt;</w:t>
            </w:r>
          </w:p>
        </w:tc>
      </w:tr>
      <w:tr w:rsidR="004B6A3E" w:rsidRPr="007E2934" w14:paraId="3DF6E78F" w14:textId="77777777" w:rsidTr="000757BC">
        <w:trPr>
          <w:cantSplit/>
          <w:trHeight w:val="332"/>
        </w:trPr>
        <w:tc>
          <w:tcPr>
            <w:tcW w:w="1468" w:type="dxa"/>
            <w:shd w:val="clear" w:color="auto" w:fill="auto"/>
            <w:vAlign w:val="bottom"/>
          </w:tcPr>
          <w:p w14:paraId="3DF6E785" w14:textId="5A56E12C" w:rsidR="004B6A3E" w:rsidRPr="007E2934" w:rsidRDefault="004B6A3E" w:rsidP="00FE10E8">
            <w:pPr>
              <w:keepNext/>
              <w:jc w:val="center"/>
              <w:rPr>
                <w:rFonts w:ascii="Calibri" w:hAnsi="Calibri"/>
                <w:sz w:val="18"/>
                <w:szCs w:val="18"/>
              </w:rPr>
            </w:pPr>
          </w:p>
        </w:tc>
        <w:tc>
          <w:tcPr>
            <w:tcW w:w="1340" w:type="dxa"/>
            <w:shd w:val="clear" w:color="auto" w:fill="auto"/>
            <w:vAlign w:val="bottom"/>
          </w:tcPr>
          <w:p w14:paraId="3DF6E786" w14:textId="77777777" w:rsidR="004B6A3E" w:rsidRPr="007E2934" w:rsidRDefault="004B6A3E" w:rsidP="00FE10E8">
            <w:pPr>
              <w:keepNext/>
              <w:jc w:val="center"/>
              <w:rPr>
                <w:rFonts w:ascii="Calibri" w:hAnsi="Calibri"/>
                <w:sz w:val="18"/>
                <w:szCs w:val="18"/>
              </w:rPr>
            </w:pPr>
          </w:p>
        </w:tc>
        <w:tc>
          <w:tcPr>
            <w:tcW w:w="1530" w:type="dxa"/>
            <w:shd w:val="clear" w:color="auto" w:fill="auto"/>
            <w:vAlign w:val="bottom"/>
          </w:tcPr>
          <w:p w14:paraId="3DF6E787" w14:textId="77777777" w:rsidR="004B6A3E" w:rsidRPr="007E2934" w:rsidRDefault="004B6A3E" w:rsidP="00FE10E8">
            <w:pPr>
              <w:keepNext/>
              <w:jc w:val="center"/>
              <w:rPr>
                <w:rFonts w:ascii="Calibri" w:hAnsi="Calibri"/>
                <w:sz w:val="18"/>
                <w:szCs w:val="18"/>
              </w:rPr>
            </w:pPr>
          </w:p>
        </w:tc>
        <w:tc>
          <w:tcPr>
            <w:tcW w:w="1890" w:type="dxa"/>
            <w:shd w:val="clear" w:color="auto" w:fill="auto"/>
            <w:vAlign w:val="bottom"/>
          </w:tcPr>
          <w:p w14:paraId="3DF6E788" w14:textId="77777777" w:rsidR="004B6A3E" w:rsidRPr="007E2934" w:rsidRDefault="004B6A3E" w:rsidP="00FE10E8">
            <w:pPr>
              <w:keepNext/>
              <w:jc w:val="center"/>
              <w:rPr>
                <w:rFonts w:ascii="Calibri" w:hAnsi="Calibri"/>
                <w:sz w:val="18"/>
                <w:szCs w:val="18"/>
              </w:rPr>
            </w:pPr>
          </w:p>
        </w:tc>
        <w:tc>
          <w:tcPr>
            <w:tcW w:w="1170" w:type="dxa"/>
            <w:shd w:val="clear" w:color="auto" w:fill="auto"/>
          </w:tcPr>
          <w:p w14:paraId="3DF6E789" w14:textId="77777777" w:rsidR="004B6A3E" w:rsidRPr="007E2934" w:rsidRDefault="004B6A3E" w:rsidP="00FE10E8">
            <w:pPr>
              <w:keepNext/>
              <w:jc w:val="center"/>
              <w:rPr>
                <w:rFonts w:ascii="Calibri" w:hAnsi="Calibri"/>
                <w:sz w:val="18"/>
                <w:szCs w:val="18"/>
              </w:rPr>
            </w:pPr>
          </w:p>
        </w:tc>
        <w:tc>
          <w:tcPr>
            <w:tcW w:w="1339" w:type="dxa"/>
            <w:shd w:val="clear" w:color="auto" w:fill="auto"/>
            <w:vAlign w:val="bottom"/>
          </w:tcPr>
          <w:p w14:paraId="3DF6E78A" w14:textId="77777777" w:rsidR="004B6A3E" w:rsidRPr="007E2934" w:rsidRDefault="004B6A3E" w:rsidP="00FE10E8">
            <w:pPr>
              <w:keepNext/>
              <w:jc w:val="center"/>
              <w:rPr>
                <w:rFonts w:ascii="Calibri" w:hAnsi="Calibri"/>
                <w:sz w:val="18"/>
                <w:szCs w:val="18"/>
              </w:rPr>
            </w:pPr>
          </w:p>
        </w:tc>
        <w:tc>
          <w:tcPr>
            <w:tcW w:w="1469" w:type="dxa"/>
            <w:shd w:val="clear" w:color="auto" w:fill="auto"/>
            <w:vAlign w:val="bottom"/>
          </w:tcPr>
          <w:p w14:paraId="3DF6E78B" w14:textId="77777777" w:rsidR="004B6A3E" w:rsidRPr="007E2934" w:rsidRDefault="004B6A3E" w:rsidP="00FE10E8">
            <w:pPr>
              <w:keepNext/>
              <w:jc w:val="center"/>
              <w:rPr>
                <w:rFonts w:ascii="Calibri" w:hAnsi="Calibri"/>
                <w:sz w:val="18"/>
                <w:szCs w:val="18"/>
              </w:rPr>
            </w:pPr>
          </w:p>
        </w:tc>
        <w:tc>
          <w:tcPr>
            <w:tcW w:w="1470" w:type="dxa"/>
            <w:shd w:val="clear" w:color="auto" w:fill="auto"/>
            <w:vAlign w:val="bottom"/>
          </w:tcPr>
          <w:p w14:paraId="3DF6E78C" w14:textId="77777777" w:rsidR="004B6A3E" w:rsidRPr="007E2934" w:rsidRDefault="004B6A3E" w:rsidP="00FE10E8">
            <w:pPr>
              <w:keepNext/>
              <w:jc w:val="center"/>
              <w:rPr>
                <w:rFonts w:ascii="Calibri" w:hAnsi="Calibri"/>
                <w:sz w:val="18"/>
                <w:szCs w:val="18"/>
              </w:rPr>
            </w:pPr>
          </w:p>
        </w:tc>
        <w:tc>
          <w:tcPr>
            <w:tcW w:w="1662" w:type="dxa"/>
            <w:shd w:val="clear" w:color="auto" w:fill="auto"/>
            <w:vAlign w:val="bottom"/>
          </w:tcPr>
          <w:p w14:paraId="3DF6E78D" w14:textId="77777777" w:rsidR="004B6A3E" w:rsidRPr="007E2934" w:rsidRDefault="004B6A3E" w:rsidP="00FE10E8">
            <w:pPr>
              <w:keepNext/>
              <w:jc w:val="center"/>
              <w:rPr>
                <w:rFonts w:ascii="Calibri" w:hAnsi="Calibri"/>
                <w:sz w:val="18"/>
                <w:szCs w:val="18"/>
              </w:rPr>
            </w:pPr>
          </w:p>
        </w:tc>
        <w:tc>
          <w:tcPr>
            <w:tcW w:w="1278" w:type="dxa"/>
            <w:shd w:val="clear" w:color="auto" w:fill="auto"/>
            <w:vAlign w:val="bottom"/>
          </w:tcPr>
          <w:p w14:paraId="3DF6E78E" w14:textId="77777777" w:rsidR="004B6A3E" w:rsidRPr="007E2934" w:rsidRDefault="004B6A3E" w:rsidP="00FE10E8">
            <w:pPr>
              <w:keepNext/>
              <w:jc w:val="center"/>
              <w:rPr>
                <w:rFonts w:ascii="Calibri" w:hAnsi="Calibri"/>
                <w:sz w:val="18"/>
                <w:szCs w:val="18"/>
              </w:rPr>
            </w:pPr>
          </w:p>
        </w:tc>
      </w:tr>
      <w:tr w:rsidR="008730AC" w:rsidRPr="007E2934" w14:paraId="3DF6E791" w14:textId="77777777" w:rsidTr="00B651AA">
        <w:trPr>
          <w:cantSplit/>
        </w:trPr>
        <w:tc>
          <w:tcPr>
            <w:tcW w:w="14616" w:type="dxa"/>
            <w:gridSpan w:val="10"/>
            <w:shd w:val="clear" w:color="auto" w:fill="auto"/>
          </w:tcPr>
          <w:p w14:paraId="3DF6E790" w14:textId="77777777" w:rsidR="008730AC" w:rsidRPr="007E2934" w:rsidRDefault="008730AC" w:rsidP="00FE10E8">
            <w:pPr>
              <w:keepNext/>
              <w:rPr>
                <w:rFonts w:ascii="Calibri" w:hAnsi="Calibri"/>
                <w:sz w:val="18"/>
                <w:szCs w:val="18"/>
              </w:rPr>
            </w:pPr>
            <w:r w:rsidRPr="007E2934">
              <w:rPr>
                <w:rFonts w:ascii="Calibri" w:hAnsi="Calibri"/>
                <w:sz w:val="18"/>
                <w:szCs w:val="18"/>
              </w:rPr>
              <w:t>Notes:</w:t>
            </w:r>
          </w:p>
        </w:tc>
      </w:tr>
    </w:tbl>
    <w:p w14:paraId="3DF6E792" w14:textId="77777777" w:rsidR="008730AC" w:rsidRDefault="008730AC" w:rsidP="008846F4">
      <w:pPr>
        <w:rPr>
          <w:rFonts w:ascii="Calibri" w:hAnsi="Calibri"/>
          <w:sz w:val="18"/>
          <w:szCs w:val="18"/>
        </w:rPr>
      </w:pPr>
    </w:p>
    <w:p w14:paraId="3DF6E793" w14:textId="77777777" w:rsidR="008730AC" w:rsidRPr="007E2934" w:rsidRDefault="008730AC" w:rsidP="008846F4">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30"/>
      </w:tblGrid>
      <w:tr w:rsidR="008730AC" w:rsidRPr="007E2934" w14:paraId="3DF6E796" w14:textId="77777777" w:rsidTr="003322A6">
        <w:trPr>
          <w:gridBefore w:val="1"/>
          <w:wBefore w:w="12" w:type="dxa"/>
          <w:cantSplit/>
        </w:trPr>
        <w:tc>
          <w:tcPr>
            <w:tcW w:w="14598" w:type="dxa"/>
            <w:gridSpan w:val="2"/>
            <w:shd w:val="clear" w:color="auto" w:fill="auto"/>
          </w:tcPr>
          <w:p w14:paraId="3DF6E794" w14:textId="77777777" w:rsidR="008730AC" w:rsidRPr="008730AC" w:rsidRDefault="008730AC" w:rsidP="008730AC">
            <w:pPr>
              <w:keepNext/>
              <w:rPr>
                <w:rFonts w:ascii="Calibri" w:hAnsi="Calibri"/>
                <w:b/>
                <w:sz w:val="18"/>
                <w:szCs w:val="18"/>
              </w:rPr>
            </w:pPr>
            <w:r>
              <w:rPr>
                <w:rFonts w:ascii="Calibri" w:hAnsi="Calibri"/>
                <w:b/>
                <w:sz w:val="18"/>
                <w:szCs w:val="18"/>
              </w:rPr>
              <w:t>K</w:t>
            </w:r>
            <w:r w:rsidRPr="007E2934">
              <w:rPr>
                <w:rFonts w:ascii="Calibri" w:hAnsi="Calibri"/>
                <w:b/>
                <w:sz w:val="18"/>
                <w:szCs w:val="18"/>
              </w:rPr>
              <w:t xml:space="preserve">. </w:t>
            </w:r>
            <w:r w:rsidRPr="008730AC">
              <w:rPr>
                <w:rFonts w:ascii="Calibri" w:hAnsi="Calibri"/>
                <w:b/>
                <w:sz w:val="18"/>
                <w:szCs w:val="18"/>
              </w:rPr>
              <w:t>Space Conditioning Systems, Ducts and Fans – Mandatory Requi</w:t>
            </w:r>
            <w:r w:rsidR="00F555C6">
              <w:rPr>
                <w:rFonts w:ascii="Calibri" w:hAnsi="Calibri"/>
                <w:b/>
                <w:sz w:val="18"/>
                <w:szCs w:val="18"/>
              </w:rPr>
              <w:t>rements and Additional Measures</w:t>
            </w:r>
          </w:p>
          <w:p w14:paraId="3DF6E795" w14:textId="77777777" w:rsidR="00BB569C" w:rsidRDefault="008730AC">
            <w:pPr>
              <w:keepNext/>
              <w:rPr>
                <w:rFonts w:ascii="Calibri" w:hAnsi="Calibri"/>
                <w:b/>
                <w:sz w:val="18"/>
                <w:szCs w:val="18"/>
              </w:rPr>
            </w:pPr>
            <w:r w:rsidRPr="008730AC">
              <w:rPr>
                <w:rFonts w:asciiTheme="minorHAnsi" w:eastAsia="Cambria" w:hAnsiTheme="minorHAnsi"/>
                <w:sz w:val="18"/>
                <w:szCs w:val="18"/>
              </w:rPr>
              <w:t xml:space="preserve">Note: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Additional mandatory requirements from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sidR="009715BD">
              <w:rPr>
                <w:rFonts w:asciiTheme="minorHAnsi" w:eastAsia="Cambria" w:hAnsiTheme="minorHAnsi"/>
                <w:sz w:val="18"/>
                <w:szCs w:val="18"/>
              </w:rPr>
              <w:t>be applicable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to </w:t>
            </w:r>
            <w:r w:rsidR="009715BD">
              <w:rPr>
                <w:rFonts w:asciiTheme="minorHAnsi" w:eastAsia="Cambria" w:hAnsiTheme="minorHAnsi"/>
                <w:sz w:val="18"/>
                <w:szCs w:val="18"/>
              </w:rPr>
              <w:t>some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systems.  These requirements </w:t>
            </w:r>
            <w:r>
              <w:rPr>
                <w:rFonts w:asciiTheme="minorHAnsi" w:eastAsia="Cambria" w:hAnsiTheme="minorHAnsi"/>
                <w:sz w:val="18"/>
                <w:szCs w:val="18"/>
              </w:rPr>
              <w:t xml:space="preserve">may </w:t>
            </w:r>
            <w:r w:rsidR="009715BD">
              <w:rPr>
                <w:rFonts w:asciiTheme="minorHAnsi" w:eastAsia="Cambria" w:hAnsiTheme="minorHAnsi"/>
                <w:sz w:val="18"/>
                <w:szCs w:val="18"/>
              </w:rPr>
              <w:t xml:space="preserve">be applicable to </w:t>
            </w:r>
            <w:r w:rsidRPr="008730AC">
              <w:rPr>
                <w:rFonts w:asciiTheme="minorHAnsi" w:eastAsia="Cambria" w:hAnsiTheme="minorHAnsi"/>
                <w:sz w:val="18"/>
                <w:szCs w:val="18"/>
              </w:rPr>
              <w:t xml:space="preserve">only newly installed equipment </w:t>
            </w:r>
            <w:r w:rsidR="009715BD">
              <w:rPr>
                <w:rFonts w:asciiTheme="minorHAnsi" w:eastAsia="Cambria" w:hAnsiTheme="minorHAnsi"/>
                <w:sz w:val="18"/>
                <w:szCs w:val="18"/>
              </w:rPr>
              <w:t>or</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portions of the system that are altered.  Existing equipment may be exempt from these requirements.</w:t>
            </w:r>
          </w:p>
        </w:tc>
      </w:tr>
      <w:tr w:rsidR="006E7B9D" w:rsidRPr="007E2934" w14:paraId="3DF6E798"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DF6E797" w14:textId="77777777" w:rsidR="006E7B9D" w:rsidRPr="006E7B9D" w:rsidRDefault="006E7B9D" w:rsidP="008730AC">
            <w:pPr>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8730AC" w:rsidRPr="007E2934" w14:paraId="3DF6E79B"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99"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3DF6E79A" w14:textId="77777777" w:rsidR="008730AC" w:rsidRPr="006E7B9D" w:rsidRDefault="008730AC" w:rsidP="00E3382B">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3DF6E79E"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9C"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3DF6E79D" w14:textId="77777777" w:rsidR="008730AC" w:rsidRPr="006E7B9D" w:rsidRDefault="008730AC" w:rsidP="006E7B9D">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150.0(i), 110.2(b)</w:t>
            </w:r>
            <w:r w:rsidR="00362F1D">
              <w:rPr>
                <w:rFonts w:asciiTheme="minorHAnsi" w:eastAsia="Cambria" w:hAnsiTheme="minorHAnsi"/>
                <w:sz w:val="18"/>
                <w:szCs w:val="18"/>
              </w:rPr>
              <w:t>.</w:t>
            </w:r>
          </w:p>
        </w:tc>
      </w:tr>
      <w:tr w:rsidR="008730AC" w:rsidRPr="007E2934" w14:paraId="3DF6E7A1"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9F"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3DF6E7A0" w14:textId="77777777" w:rsidR="008730AC" w:rsidRPr="006E7B9D" w:rsidRDefault="008730AC" w:rsidP="00E3382B">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undersizing or oversizing.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150.0(h)1 and 2)</w:t>
            </w:r>
            <w:r w:rsidR="00362F1D">
              <w:rPr>
                <w:rFonts w:asciiTheme="minorHAnsi" w:eastAsia="Cambria" w:hAnsiTheme="minorHAnsi"/>
                <w:sz w:val="18"/>
                <w:szCs w:val="18"/>
              </w:rPr>
              <w:t>.</w:t>
            </w:r>
          </w:p>
        </w:tc>
      </w:tr>
      <w:tr w:rsidR="008730AC" w:rsidRPr="007E2934" w14:paraId="3DF6E7A4"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A2"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3DF6E7A3" w14:textId="77777777" w:rsidR="008730AC" w:rsidRPr="006E7B9D" w:rsidRDefault="008730AC" w:rsidP="006E7B9D">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sidR="00E3382B">
              <w:rPr>
                <w:rFonts w:asciiTheme="minorHAnsi" w:eastAsia="Cambria" w:hAnsiTheme="minorHAnsi"/>
                <w:sz w:val="18"/>
                <w:szCs w:val="18"/>
              </w:rPr>
              <w:t>See Section</w:t>
            </w:r>
            <w:r w:rsidR="00362F1D">
              <w:rPr>
                <w:rFonts w:asciiTheme="minorHAnsi" w:eastAsia="Cambria" w:hAnsiTheme="minorHAnsi"/>
                <w:sz w:val="18"/>
                <w:szCs w:val="18"/>
              </w:rPr>
              <w:t xml:space="preserve"> </w:t>
            </w:r>
            <w:r w:rsidRPr="008730AC">
              <w:rPr>
                <w:rFonts w:asciiTheme="minorHAnsi" w:eastAsia="Cambria" w:hAnsiTheme="minorHAnsi"/>
                <w:sz w:val="18"/>
                <w:szCs w:val="18"/>
              </w:rPr>
              <w:t>150.0(h)4</w:t>
            </w:r>
            <w:r w:rsidR="00362F1D">
              <w:rPr>
                <w:rFonts w:asciiTheme="minorHAnsi" w:eastAsia="Cambria" w:hAnsiTheme="minorHAnsi"/>
                <w:sz w:val="18"/>
                <w:szCs w:val="18"/>
              </w:rPr>
              <w:t>.</w:t>
            </w:r>
          </w:p>
        </w:tc>
      </w:tr>
      <w:tr w:rsidR="008730AC" w:rsidRPr="007E2934" w14:paraId="3DF6E7A7"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A5"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3DF6E7A6" w14:textId="77777777" w:rsidR="008730AC" w:rsidRPr="006E7B9D" w:rsidRDefault="008730AC" w:rsidP="005C309B">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110.2(d)</w:t>
            </w:r>
            <w:r w:rsidR="005C309B">
              <w:rPr>
                <w:rFonts w:asciiTheme="minorHAnsi" w:eastAsia="Cambria" w:hAnsiTheme="minorHAnsi"/>
                <w:sz w:val="18"/>
                <w:szCs w:val="18"/>
              </w:rPr>
              <w:t>.</w:t>
            </w:r>
          </w:p>
        </w:tc>
      </w:tr>
      <w:tr w:rsidR="006E7B9D" w:rsidRPr="007E2934" w14:paraId="3DF6E7A9"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DF6E7A8" w14:textId="77777777" w:rsidR="006E7B9D" w:rsidRPr="006E7B9D" w:rsidRDefault="006E7B9D" w:rsidP="006E7B9D">
            <w:pPr>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8730AC" w:rsidRPr="007E2934" w14:paraId="3DF6E7AC"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AA"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3DF6E7AB" w14:textId="77777777" w:rsidR="008730AC" w:rsidRPr="008730AC" w:rsidRDefault="006E7B9D" w:rsidP="005A54D0">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sidR="005A54D0">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3DF6E7AF"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AD"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3DF6E7AE" w14:textId="77777777" w:rsidR="008730AC" w:rsidRPr="008730AC" w:rsidRDefault="006E7B9D" w:rsidP="005C309B">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150.0(j)2 and 3,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150.0(m)9</w:t>
            </w:r>
            <w:r w:rsidR="005C309B">
              <w:rPr>
                <w:rFonts w:asciiTheme="minorHAnsi" w:eastAsia="Cambria" w:hAnsiTheme="minorHAnsi"/>
                <w:sz w:val="18"/>
                <w:szCs w:val="18"/>
              </w:rPr>
              <w:t>.</w:t>
            </w:r>
          </w:p>
        </w:tc>
      </w:tr>
      <w:tr w:rsidR="008730AC" w:rsidRPr="007E2934" w14:paraId="3DF6E7B2"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B0" w14:textId="77777777" w:rsidR="008730AC" w:rsidRPr="008730AC" w:rsidRDefault="008730AC" w:rsidP="008730AC">
            <w:pPr>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3DF6E7B1" w14:textId="2AB914F4" w:rsidR="008730AC" w:rsidRPr="008730AC" w:rsidRDefault="006E7B9D" w:rsidP="005C309B">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sidR="005C309B">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sidR="00AF38CD">
              <w:rPr>
                <w:rFonts w:asciiTheme="minorHAnsi" w:eastAsia="Cambria" w:hAnsiTheme="minorHAnsi"/>
                <w:sz w:val="18"/>
                <w:szCs w:val="18"/>
              </w:rPr>
              <w:t xml:space="preserve">See Section </w:t>
            </w:r>
            <w:r w:rsidRPr="008730AC">
              <w:rPr>
                <w:rFonts w:asciiTheme="minorHAnsi" w:eastAsia="Cambria" w:hAnsiTheme="minorHAnsi"/>
                <w:sz w:val="18"/>
                <w:szCs w:val="18"/>
              </w:rPr>
              <w:t>150.0(h)3</w:t>
            </w:r>
            <w:r w:rsidR="005C309B">
              <w:rPr>
                <w:rFonts w:asciiTheme="minorHAnsi" w:eastAsia="Cambria" w:hAnsiTheme="minorHAnsi"/>
                <w:sz w:val="18"/>
                <w:szCs w:val="18"/>
              </w:rPr>
              <w:t>A</w:t>
            </w:r>
            <w:r w:rsidR="00AF38CD">
              <w:rPr>
                <w:rFonts w:asciiTheme="minorHAnsi" w:eastAsia="Cambria" w:hAnsiTheme="minorHAnsi"/>
                <w:sz w:val="18"/>
                <w:szCs w:val="18"/>
              </w:rPr>
              <w:t>.</w:t>
            </w:r>
          </w:p>
        </w:tc>
      </w:tr>
      <w:tr w:rsidR="00BF2D90" w:rsidRPr="007E2934" w14:paraId="1549A891"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D081408" w14:textId="0163F7C0" w:rsidR="00BF2D90" w:rsidRDefault="00BF2D90" w:rsidP="008730AC">
            <w:pPr>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39F55EFB" w14:textId="77E9A1D4" w:rsidR="00BF2D90" w:rsidRPr="008730AC" w:rsidRDefault="00BF2D90" w:rsidP="005C309B">
            <w:pPr>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Liquid Line Filter Drier: If applicable, a liquid line filter drier shall be installed according to the manufacturer’s specifications.</w:t>
            </w:r>
          </w:p>
        </w:tc>
      </w:tr>
      <w:tr w:rsidR="008730AC" w:rsidRPr="007E2934" w14:paraId="3DF6E7B5"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B3" w14:textId="1965A424" w:rsidR="008730AC" w:rsidRPr="008730AC" w:rsidRDefault="00BF2D90" w:rsidP="008730AC">
            <w:pPr>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3DF6E7B4" w14:textId="77777777" w:rsidR="008730AC" w:rsidRPr="008730AC" w:rsidRDefault="006E7B9D" w:rsidP="005C309B">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undersizing or oversizing. </w:t>
            </w:r>
            <w:r w:rsidR="005C309B">
              <w:rPr>
                <w:rFonts w:asciiTheme="minorHAnsi" w:eastAsia="Cambria" w:hAnsiTheme="minorHAnsi"/>
                <w:sz w:val="18"/>
                <w:szCs w:val="18"/>
              </w:rPr>
              <w:t xml:space="preserve">See Section </w:t>
            </w:r>
            <w:r w:rsidRPr="008730AC">
              <w:rPr>
                <w:rFonts w:asciiTheme="minorHAnsi" w:eastAsia="Cambria" w:hAnsiTheme="minorHAnsi"/>
                <w:sz w:val="18"/>
                <w:szCs w:val="18"/>
              </w:rPr>
              <w:t>150.0(h)1 and 2</w:t>
            </w:r>
            <w:r w:rsidR="005C309B">
              <w:rPr>
                <w:rFonts w:asciiTheme="minorHAnsi" w:eastAsia="Cambria" w:hAnsiTheme="minorHAnsi"/>
                <w:sz w:val="18"/>
                <w:szCs w:val="18"/>
              </w:rPr>
              <w:t>.</w:t>
            </w:r>
          </w:p>
        </w:tc>
      </w:tr>
      <w:tr w:rsidR="006E7B9D" w:rsidRPr="007E2934" w14:paraId="3DF6E7B7"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DF6E7B6" w14:textId="77777777" w:rsidR="006E7B9D" w:rsidRPr="006E7B9D" w:rsidRDefault="006E7B9D" w:rsidP="006E7B9D">
            <w:pPr>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6E7B9D" w:rsidRPr="007E2934" w14:paraId="3DF6E7BA"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B8" w14:textId="6B56C833" w:rsidR="006E7B9D" w:rsidRPr="008730AC" w:rsidRDefault="00BF2D90" w:rsidP="003F5196">
            <w:pPr>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3DF6E7B9" w14:textId="77777777" w:rsidR="00BB569C" w:rsidRDefault="006E7B9D">
            <w:pPr>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In all cases, unless ducts are enclosed entirely in directly conditioned space, the minimum duct insulation value is R-6. Note that higher values may be required by the prescriptive or performance requirements. </w:t>
            </w:r>
            <w:r w:rsidR="006F23C1">
              <w:rPr>
                <w:rFonts w:asciiTheme="minorHAnsi" w:eastAsia="Cambria" w:hAnsiTheme="minorHAnsi"/>
                <w:sz w:val="18"/>
                <w:szCs w:val="18"/>
              </w:rPr>
              <w:t>S</w:t>
            </w:r>
            <w:r w:rsidR="00AF38CD">
              <w:rPr>
                <w:rFonts w:asciiTheme="minorHAnsi" w:eastAsia="Cambria" w:hAnsiTheme="minorHAnsi"/>
                <w:sz w:val="18"/>
                <w:szCs w:val="18"/>
              </w:rPr>
              <w:t xml:space="preserve">ee Section </w:t>
            </w:r>
            <w:r w:rsidRPr="008730AC">
              <w:rPr>
                <w:rFonts w:asciiTheme="minorHAnsi" w:eastAsia="Cambria" w:hAnsiTheme="minorHAnsi"/>
                <w:sz w:val="18"/>
                <w:szCs w:val="18"/>
              </w:rPr>
              <w:t>150.0(m)1</w:t>
            </w:r>
            <w:r w:rsidR="00AF38CD">
              <w:rPr>
                <w:rFonts w:asciiTheme="minorHAnsi" w:eastAsia="Cambria" w:hAnsiTheme="minorHAnsi"/>
                <w:sz w:val="18"/>
                <w:szCs w:val="18"/>
              </w:rPr>
              <w:t>.</w:t>
            </w:r>
          </w:p>
        </w:tc>
      </w:tr>
      <w:tr w:rsidR="006E7B9D" w:rsidRPr="007E2934" w14:paraId="3DF6E7BD"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BB" w14:textId="7B4B4589" w:rsidR="006E7B9D" w:rsidRPr="008730AC" w:rsidRDefault="00BF2D90" w:rsidP="003F5196">
            <w:pPr>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3DF6E7BC" w14:textId="77777777" w:rsidR="00BB569C" w:rsidRDefault="006E7B9D">
            <w:pPr>
              <w:rPr>
                <w:rFonts w:asciiTheme="minorHAnsi" w:eastAsia="Cambria" w:hAnsiTheme="minorHAnsi"/>
                <w:sz w:val="18"/>
                <w:szCs w:val="18"/>
              </w:rPr>
            </w:pPr>
            <w:r w:rsidRPr="008730AC">
              <w:rPr>
                <w:rFonts w:asciiTheme="minorHAnsi" w:eastAsia="Cambria" w:hAnsiTheme="minorHAnsi"/>
                <w:sz w:val="18"/>
                <w:szCs w:val="18"/>
              </w:rPr>
              <w:t xml:space="preserve">Connections and Closures: All </w:t>
            </w:r>
            <w:r w:rsidR="006F23C1" w:rsidRPr="008730AC">
              <w:rPr>
                <w:rFonts w:asciiTheme="minorHAnsi" w:eastAsia="Cambria" w:hAnsiTheme="minorHAnsi"/>
                <w:sz w:val="18"/>
                <w:szCs w:val="18"/>
              </w:rPr>
              <w:t xml:space="preserve">installed </w:t>
            </w:r>
            <w:r w:rsidRPr="008730AC">
              <w:rPr>
                <w:rFonts w:asciiTheme="minorHAnsi" w:eastAsia="Cambria" w:hAnsiTheme="minorHAnsi"/>
                <w:sz w:val="18"/>
                <w:szCs w:val="18"/>
              </w:rPr>
              <w:t>air-distribution system ducts and plenums</w:t>
            </w:r>
            <w:r w:rsidR="006F23C1">
              <w:rPr>
                <w:rFonts w:asciiTheme="minorHAnsi" w:eastAsia="Cambria" w:hAnsiTheme="minorHAnsi"/>
                <w:sz w:val="18"/>
                <w:szCs w:val="18"/>
              </w:rPr>
              <w:t xml:space="preserve"> must be</w:t>
            </w:r>
            <w:r w:rsidRPr="008730AC">
              <w:rPr>
                <w:rFonts w:asciiTheme="minorHAnsi" w:eastAsia="Cambria" w:hAnsiTheme="minorHAnsi"/>
                <w:sz w:val="18"/>
                <w:szCs w:val="18"/>
              </w:rPr>
              <w:t>, sealed and insulated to meet the requirements of CMC Sections 601.0, 602.0, 603.0, 604.0, 605.0 and ANSI/SMACNA-006-2006</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 </w:t>
            </w:r>
            <w:r w:rsidR="006F23C1">
              <w:rPr>
                <w:rFonts w:asciiTheme="minorHAnsi" w:eastAsia="Cambria" w:hAnsiTheme="minorHAnsi"/>
                <w:sz w:val="18"/>
                <w:szCs w:val="18"/>
              </w:rPr>
              <w:t>S</w:t>
            </w:r>
            <w:r w:rsidRPr="008730AC">
              <w:rPr>
                <w:rFonts w:asciiTheme="minorHAnsi" w:eastAsia="Cambria" w:hAnsiTheme="minorHAnsi"/>
                <w:sz w:val="18"/>
                <w:szCs w:val="18"/>
              </w:rPr>
              <w:t xml:space="preserve">upply-air and return-air ducts and plenums </w:t>
            </w:r>
            <w:r w:rsidR="006F23C1">
              <w:rPr>
                <w:rFonts w:asciiTheme="minorHAnsi" w:eastAsia="Cambria" w:hAnsiTheme="minorHAnsi"/>
                <w:sz w:val="18"/>
                <w:szCs w:val="18"/>
              </w:rPr>
              <w:t>must be</w:t>
            </w:r>
            <w:r w:rsidR="006F23C1" w:rsidRPr="008730AC">
              <w:rPr>
                <w:rFonts w:asciiTheme="minorHAnsi" w:eastAsia="Cambria" w:hAnsiTheme="minorHAnsi"/>
                <w:sz w:val="18"/>
                <w:szCs w:val="18"/>
              </w:rPr>
              <w:t xml:space="preserve"> </w:t>
            </w:r>
            <w:r w:rsidRPr="008730AC">
              <w:rPr>
                <w:rFonts w:asciiTheme="minorHAnsi" w:eastAsia="Cambria" w:hAnsiTheme="minorHAnsi"/>
                <w:sz w:val="18"/>
                <w:szCs w:val="18"/>
              </w:rPr>
              <w:t>insulated to a minimum installed level of R-6.0 or enclosed entirely in directly conditioned space as confirmed</w:t>
            </w:r>
            <w:r w:rsidR="00AF38CD">
              <w:rPr>
                <w:rFonts w:asciiTheme="minorHAnsi" w:eastAsia="Cambria" w:hAnsiTheme="minorHAnsi"/>
                <w:sz w:val="18"/>
                <w:szCs w:val="18"/>
              </w:rPr>
              <w:t xml:space="preserve"> </w:t>
            </w:r>
            <w:r w:rsidR="00AF38CD" w:rsidRPr="00AF38CD">
              <w:rPr>
                <w:rFonts w:asciiTheme="minorHAnsi" w:eastAsia="Cambria" w:hAnsiTheme="minorHAnsi"/>
                <w:sz w:val="18"/>
                <w:szCs w:val="18"/>
              </w:rPr>
              <w:t>through field verification and diagnostic testing in accordance with the requirements of Reference</w:t>
            </w:r>
            <w:r w:rsidR="00AF38CD">
              <w:rPr>
                <w:rFonts w:asciiTheme="minorHAnsi" w:eastAsia="Cambria" w:hAnsiTheme="minorHAnsi"/>
                <w:sz w:val="18"/>
                <w:szCs w:val="18"/>
              </w:rPr>
              <w:t xml:space="preserve"> </w:t>
            </w:r>
            <w:r w:rsidR="00AF38CD" w:rsidRPr="00AF38CD">
              <w:rPr>
                <w:rFonts w:asciiTheme="minorHAnsi" w:eastAsia="Cambria" w:hAnsiTheme="minorHAnsi"/>
                <w:sz w:val="18"/>
                <w:szCs w:val="18"/>
              </w:rPr>
              <w:t>Residential Appendix RA3.1.4.3.8.</w:t>
            </w:r>
            <w:r w:rsidR="006F23C1">
              <w:rPr>
                <w:rFonts w:asciiTheme="minorHAnsi" w:eastAsia="Cambria" w:hAnsiTheme="minorHAnsi"/>
                <w:sz w:val="18"/>
                <w:szCs w:val="18"/>
              </w:rPr>
              <w:t xml:space="preserve"> </w:t>
            </w:r>
          </w:p>
        </w:tc>
      </w:tr>
      <w:tr w:rsidR="00D159F0" w:rsidRPr="007E2934" w14:paraId="3DF6E7BF"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DF6E7BE" w14:textId="77777777" w:rsidR="00D159F0" w:rsidRPr="00D159F0" w:rsidRDefault="00D159F0" w:rsidP="00D159F0">
            <w:pPr>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D159F0" w:rsidRPr="007E2934" w14:paraId="3DF6E7C2"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C0" w14:textId="11B78019" w:rsidR="00D159F0" w:rsidRDefault="00BF2D90" w:rsidP="003F5196">
            <w:pPr>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3DF6E7C1" w14:textId="77777777" w:rsidR="00D159F0" w:rsidRPr="008730AC" w:rsidRDefault="00D159F0" w:rsidP="008730AC">
            <w:pPr>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sidR="00AF38CD">
              <w:rPr>
                <w:rFonts w:ascii="Calibri" w:hAnsi="Calibri"/>
                <w:sz w:val="18"/>
                <w:szCs w:val="18"/>
              </w:rPr>
              <w:t>.</w:t>
            </w:r>
          </w:p>
        </w:tc>
      </w:tr>
      <w:tr w:rsidR="00D159F0" w:rsidRPr="007E2934" w14:paraId="3DF6E7C5"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C3" w14:textId="47BA0524" w:rsidR="00D159F0" w:rsidRDefault="00BF2D90" w:rsidP="003F5196">
            <w:pPr>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3DF6E7C4" w14:textId="77777777" w:rsidR="00D159F0" w:rsidRPr="008730AC" w:rsidRDefault="00D159F0" w:rsidP="008730AC">
            <w:pPr>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D159F0" w:rsidRPr="007E2934" w14:paraId="3DF6E7C8"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C6" w14:textId="4664098C" w:rsidR="00D159F0" w:rsidRDefault="00BF2D90" w:rsidP="003F5196">
            <w:pPr>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3DF6E7C7" w14:textId="77777777" w:rsidR="00D159F0" w:rsidRPr="008730AC" w:rsidRDefault="00D159F0" w:rsidP="00AF38CD">
            <w:pPr>
              <w:rPr>
                <w:rFonts w:asciiTheme="minorHAnsi" w:eastAsia="Cambria" w:hAnsiTheme="minorHAnsi"/>
                <w:sz w:val="18"/>
                <w:szCs w:val="18"/>
              </w:rPr>
            </w:pPr>
            <w:r w:rsidRPr="007E2934">
              <w:rPr>
                <w:rFonts w:ascii="Calibri" w:hAnsi="Calibri"/>
                <w:sz w:val="18"/>
                <w:szCs w:val="18"/>
              </w:rPr>
              <w:t xml:space="preserve">First stage of heating </w:t>
            </w:r>
            <w:r w:rsidR="00AF38CD">
              <w:rPr>
                <w:rFonts w:ascii="Calibri" w:hAnsi="Calibri"/>
                <w:sz w:val="18"/>
                <w:szCs w:val="18"/>
              </w:rPr>
              <w:t>shall be assigned to</w:t>
            </w:r>
            <w:r w:rsidRPr="007E2934">
              <w:rPr>
                <w:rFonts w:ascii="Calibri" w:hAnsi="Calibri"/>
                <w:sz w:val="18"/>
                <w:szCs w:val="18"/>
              </w:rPr>
              <w:t xml:space="preserve"> heat pump</w:t>
            </w:r>
            <w:r w:rsidR="00362F1D">
              <w:rPr>
                <w:rFonts w:ascii="Calibri" w:hAnsi="Calibri"/>
                <w:sz w:val="18"/>
                <w:szCs w:val="18"/>
              </w:rPr>
              <w:t xml:space="preserve"> heating</w:t>
            </w:r>
            <w:r>
              <w:rPr>
                <w:rFonts w:ascii="Calibri" w:hAnsi="Calibri"/>
                <w:sz w:val="18"/>
                <w:szCs w:val="18"/>
              </w:rPr>
              <w:t>.</w:t>
            </w:r>
          </w:p>
        </w:tc>
      </w:tr>
      <w:tr w:rsidR="00D159F0" w:rsidRPr="007E2934" w14:paraId="3DF6E7CB" w14:textId="77777777" w:rsidTr="003322A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DF6E7C9" w14:textId="06CF270A" w:rsidR="00D159F0" w:rsidRDefault="00BF2D90" w:rsidP="003F5196">
            <w:pPr>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3DF6E7CA" w14:textId="77777777" w:rsidR="00D159F0" w:rsidRPr="008730AC" w:rsidRDefault="00D159F0" w:rsidP="008730AC">
            <w:pPr>
              <w:rPr>
                <w:rFonts w:asciiTheme="minorHAnsi" w:eastAsia="Cambria" w:hAnsiTheme="minorHAnsi"/>
                <w:sz w:val="18"/>
                <w:szCs w:val="18"/>
              </w:rPr>
            </w:pPr>
            <w:r w:rsidRPr="007E2934">
              <w:rPr>
                <w:rFonts w:ascii="Calibri" w:hAnsi="Calibri"/>
                <w:sz w:val="18"/>
                <w:szCs w:val="18"/>
              </w:rPr>
              <w:t>Second stage back up heat</w:t>
            </w:r>
            <w:r w:rsidR="00AF38CD">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6E7B9D" w14:paraId="3DF6E7CD" w14:textId="77777777" w:rsidTr="003322A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3DF6E7CC" w14:textId="77777777" w:rsidR="006E7B9D" w:rsidRPr="007E2934" w:rsidRDefault="006E7B9D">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3DF6E7CE" w14:textId="77777777" w:rsidR="000F413D" w:rsidRDefault="000F413D" w:rsidP="0035199F">
      <w:pPr>
        <w:rPr>
          <w:rFonts w:ascii="Calibri" w:hAnsi="Calibri"/>
          <w:sz w:val="18"/>
          <w:szCs w:val="18"/>
        </w:rPr>
      </w:pPr>
    </w:p>
    <w:p w14:paraId="3DF6E7CF" w14:textId="77777777" w:rsidR="003F5196" w:rsidRDefault="003F5196" w:rsidP="0035199F">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3F5196" w:rsidRPr="007E2934" w14:paraId="3DF6E7D1" w14:textId="77777777" w:rsidTr="00BF2D90">
        <w:trPr>
          <w:trHeight w:val="269"/>
        </w:trPr>
        <w:tc>
          <w:tcPr>
            <w:tcW w:w="10943" w:type="dxa"/>
            <w:gridSpan w:val="4"/>
            <w:vAlign w:val="center"/>
          </w:tcPr>
          <w:p w14:paraId="3DF6E7D0"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t>Documentation Author's Declaration Statement</w:t>
            </w:r>
          </w:p>
        </w:tc>
      </w:tr>
      <w:tr w:rsidR="003F5196" w:rsidRPr="007E2934" w14:paraId="3DF6E7D3" w14:textId="77777777" w:rsidTr="00BF2D90">
        <w:trPr>
          <w:trHeight w:hRule="exact" w:val="244"/>
        </w:trPr>
        <w:tc>
          <w:tcPr>
            <w:tcW w:w="10943" w:type="dxa"/>
            <w:gridSpan w:val="4"/>
            <w:vAlign w:val="center"/>
          </w:tcPr>
          <w:p w14:paraId="3DF6E7D2" w14:textId="77777777" w:rsidR="003F5196" w:rsidRPr="007E2934" w:rsidRDefault="003F5196" w:rsidP="00BF2D90">
            <w:pPr>
              <w:pStyle w:val="Heading3"/>
              <w:numPr>
                <w:ilvl w:val="0"/>
                <w:numId w:val="6"/>
              </w:numPr>
              <w:spacing w:before="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3F5196" w:rsidRPr="007E2934" w14:paraId="3DF6E7D6" w14:textId="77777777" w:rsidTr="003F5196">
        <w:trPr>
          <w:trHeight w:val="360"/>
        </w:trPr>
        <w:tc>
          <w:tcPr>
            <w:tcW w:w="5577" w:type="dxa"/>
            <w:gridSpan w:val="2"/>
          </w:tcPr>
          <w:p w14:paraId="3DF6E7D4"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3DF6E7D5"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Signature:</w:t>
            </w:r>
          </w:p>
        </w:tc>
      </w:tr>
      <w:tr w:rsidR="003F5196" w:rsidRPr="007E2934" w14:paraId="3DF6E7D9" w14:textId="77777777" w:rsidTr="003F5196">
        <w:trPr>
          <w:trHeight w:val="360"/>
        </w:trPr>
        <w:tc>
          <w:tcPr>
            <w:tcW w:w="5577" w:type="dxa"/>
            <w:gridSpan w:val="2"/>
          </w:tcPr>
          <w:p w14:paraId="3DF6E7D7"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3DF6E7D8" w14:textId="77777777" w:rsidR="003F5196" w:rsidRPr="007E2934" w:rsidRDefault="003F5196" w:rsidP="003F5196">
            <w:pPr>
              <w:keepNext/>
              <w:rPr>
                <w:rFonts w:ascii="Calibri" w:hAnsi="Calibri"/>
                <w:sz w:val="14"/>
                <w:szCs w:val="14"/>
              </w:rPr>
            </w:pPr>
            <w:r w:rsidRPr="007E2934">
              <w:rPr>
                <w:rFonts w:ascii="Calibri" w:hAnsi="Calibri"/>
                <w:sz w:val="14"/>
                <w:szCs w:val="14"/>
              </w:rPr>
              <w:t>Date Signed:</w:t>
            </w:r>
          </w:p>
        </w:tc>
      </w:tr>
      <w:tr w:rsidR="003F5196" w:rsidRPr="007E2934" w14:paraId="3DF6E7DC" w14:textId="77777777" w:rsidTr="003F5196">
        <w:trPr>
          <w:trHeight w:val="360"/>
        </w:trPr>
        <w:tc>
          <w:tcPr>
            <w:tcW w:w="5577" w:type="dxa"/>
            <w:gridSpan w:val="2"/>
          </w:tcPr>
          <w:p w14:paraId="3DF6E7DA" w14:textId="77777777" w:rsidR="003F5196" w:rsidRPr="007E2934" w:rsidRDefault="003F5196" w:rsidP="003F5196">
            <w:pPr>
              <w:keepNext/>
              <w:rPr>
                <w:rFonts w:ascii="Calibri" w:hAnsi="Calibri"/>
                <w:sz w:val="14"/>
                <w:szCs w:val="14"/>
              </w:rPr>
            </w:pPr>
            <w:r w:rsidRPr="007E2934">
              <w:rPr>
                <w:rFonts w:ascii="Calibri" w:hAnsi="Calibri"/>
                <w:sz w:val="14"/>
                <w:szCs w:val="14"/>
              </w:rPr>
              <w:t>Address:</w:t>
            </w:r>
          </w:p>
        </w:tc>
        <w:tc>
          <w:tcPr>
            <w:tcW w:w="5366" w:type="dxa"/>
            <w:gridSpan w:val="2"/>
          </w:tcPr>
          <w:p w14:paraId="3DF6E7DB" w14:textId="77777777" w:rsidR="003F5196" w:rsidRPr="007E2934" w:rsidRDefault="003F5196" w:rsidP="003F5196">
            <w:pPr>
              <w:keepNext/>
              <w:rPr>
                <w:rFonts w:ascii="Calibri" w:hAnsi="Calibri"/>
                <w:sz w:val="14"/>
                <w:szCs w:val="14"/>
              </w:rPr>
            </w:pPr>
            <w:r w:rsidRPr="007E2934">
              <w:rPr>
                <w:rFonts w:ascii="Calibri" w:hAnsi="Calibri"/>
                <w:sz w:val="14"/>
                <w:szCs w:val="14"/>
              </w:rPr>
              <w:t>CEA/HERS Certification Identification (If applicable):</w:t>
            </w:r>
          </w:p>
        </w:tc>
      </w:tr>
      <w:tr w:rsidR="003F5196" w:rsidRPr="007E2934" w14:paraId="3DF6E7DF" w14:textId="77777777" w:rsidTr="003F5196">
        <w:trPr>
          <w:trHeight w:val="360"/>
        </w:trPr>
        <w:tc>
          <w:tcPr>
            <w:tcW w:w="5577" w:type="dxa"/>
            <w:gridSpan w:val="2"/>
          </w:tcPr>
          <w:p w14:paraId="3DF6E7DD" w14:textId="77777777" w:rsidR="003F5196" w:rsidRPr="007E2934" w:rsidRDefault="003F5196" w:rsidP="003F5196">
            <w:pPr>
              <w:keepNext/>
              <w:rPr>
                <w:rFonts w:ascii="Calibri" w:hAnsi="Calibri"/>
                <w:sz w:val="14"/>
                <w:szCs w:val="14"/>
              </w:rPr>
            </w:pPr>
            <w:r w:rsidRPr="007E2934">
              <w:rPr>
                <w:rFonts w:ascii="Calibri" w:hAnsi="Calibri"/>
                <w:sz w:val="14"/>
                <w:szCs w:val="14"/>
              </w:rPr>
              <w:t>City/State/Zip:</w:t>
            </w:r>
          </w:p>
        </w:tc>
        <w:tc>
          <w:tcPr>
            <w:tcW w:w="5366" w:type="dxa"/>
            <w:gridSpan w:val="2"/>
          </w:tcPr>
          <w:p w14:paraId="3DF6E7DE" w14:textId="77777777" w:rsidR="003F5196" w:rsidRPr="007E2934" w:rsidRDefault="003F5196" w:rsidP="003F5196">
            <w:pPr>
              <w:keepNext/>
              <w:rPr>
                <w:rFonts w:ascii="Calibri" w:hAnsi="Calibri"/>
                <w:sz w:val="14"/>
                <w:szCs w:val="14"/>
              </w:rPr>
            </w:pPr>
            <w:r w:rsidRPr="007E2934">
              <w:rPr>
                <w:rFonts w:ascii="Calibri" w:hAnsi="Calibri"/>
                <w:sz w:val="14"/>
                <w:szCs w:val="14"/>
              </w:rPr>
              <w:t>Phone:</w:t>
            </w:r>
          </w:p>
        </w:tc>
      </w:tr>
      <w:tr w:rsidR="003F5196" w:rsidRPr="007E2934" w14:paraId="3DF6E7E1" w14:textId="77777777" w:rsidTr="003F5196">
        <w:tblPrEx>
          <w:tblCellMar>
            <w:left w:w="115" w:type="dxa"/>
            <w:right w:w="115" w:type="dxa"/>
          </w:tblCellMar>
        </w:tblPrEx>
        <w:trPr>
          <w:trHeight w:val="296"/>
        </w:trPr>
        <w:tc>
          <w:tcPr>
            <w:tcW w:w="10943" w:type="dxa"/>
            <w:gridSpan w:val="4"/>
            <w:vAlign w:val="center"/>
          </w:tcPr>
          <w:p w14:paraId="3DF6E7E0"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3F5196" w:rsidRPr="007E2934" w14:paraId="3DF6E7E8" w14:textId="77777777" w:rsidTr="003F5196">
        <w:tblPrEx>
          <w:tblCellMar>
            <w:left w:w="115" w:type="dxa"/>
            <w:right w:w="115" w:type="dxa"/>
          </w:tblCellMar>
        </w:tblPrEx>
        <w:trPr>
          <w:trHeight w:val="504"/>
        </w:trPr>
        <w:tc>
          <w:tcPr>
            <w:tcW w:w="10943" w:type="dxa"/>
            <w:gridSpan w:val="4"/>
          </w:tcPr>
          <w:p w14:paraId="7411CF4F"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6A4B09D3" w14:textId="77777777" w:rsidR="00500214" w:rsidRPr="00500214" w:rsidRDefault="00500214" w:rsidP="00500214">
            <w:pPr>
              <w:pStyle w:val="Heading3"/>
              <w:numPr>
                <w:ilvl w:val="0"/>
                <w:numId w:val="40"/>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5BC4D4B8" w14:textId="77777777" w:rsidR="00500214" w:rsidRPr="00500214" w:rsidRDefault="00500214" w:rsidP="00500214">
            <w:pPr>
              <w:keepNext/>
              <w:widowControl w:val="0"/>
              <w:numPr>
                <w:ilvl w:val="0"/>
                <w:numId w:val="40"/>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2921745B" w14:textId="77777777" w:rsidR="00500214" w:rsidRPr="00500214" w:rsidRDefault="00500214" w:rsidP="00500214">
            <w:pPr>
              <w:pStyle w:val="ListParagraph"/>
              <w:keepNext/>
              <w:numPr>
                <w:ilvl w:val="0"/>
                <w:numId w:val="40"/>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DF6E7E7" w14:textId="1EB13940" w:rsidR="003F5196" w:rsidRPr="007E2934" w:rsidRDefault="00500214" w:rsidP="00500214">
            <w:pPr>
              <w:pStyle w:val="ListParagraph"/>
              <w:keepNext/>
              <w:numPr>
                <w:ilvl w:val="0"/>
                <w:numId w:val="40"/>
              </w:numPr>
            </w:pPr>
            <w:r w:rsidRPr="00500214">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F5196" w:rsidRPr="007E2934" w14:paraId="3DF6E7EB" w14:textId="77777777" w:rsidTr="003F5196">
        <w:tblPrEx>
          <w:tblCellMar>
            <w:left w:w="108" w:type="dxa"/>
            <w:right w:w="108" w:type="dxa"/>
          </w:tblCellMar>
        </w:tblPrEx>
        <w:trPr>
          <w:trHeight w:val="360"/>
        </w:trPr>
        <w:tc>
          <w:tcPr>
            <w:tcW w:w="5307" w:type="dxa"/>
          </w:tcPr>
          <w:p w14:paraId="3DF6E7E9"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3DF6E7EA"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3F5196" w:rsidRPr="007E2934" w14:paraId="3DF6E7EE" w14:textId="77777777" w:rsidTr="003F5196">
        <w:tblPrEx>
          <w:tblCellMar>
            <w:left w:w="108" w:type="dxa"/>
            <w:right w:w="108" w:type="dxa"/>
          </w:tblCellMar>
        </w:tblPrEx>
        <w:trPr>
          <w:trHeight w:val="360"/>
        </w:trPr>
        <w:tc>
          <w:tcPr>
            <w:tcW w:w="5307" w:type="dxa"/>
          </w:tcPr>
          <w:p w14:paraId="3DF6E7EC" w14:textId="541962AE"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3DF6E7ED"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3F5196" w:rsidRPr="007E2934" w14:paraId="3DF6E7F1" w14:textId="77777777" w:rsidTr="003F5196">
        <w:tblPrEx>
          <w:tblCellMar>
            <w:left w:w="108" w:type="dxa"/>
            <w:right w:w="108" w:type="dxa"/>
          </w:tblCellMar>
        </w:tblPrEx>
        <w:trPr>
          <w:trHeight w:val="360"/>
        </w:trPr>
        <w:tc>
          <w:tcPr>
            <w:tcW w:w="5307" w:type="dxa"/>
          </w:tcPr>
          <w:p w14:paraId="3DF6E7EF"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3DF6E7F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3F5196" w:rsidRPr="007E2934" w14:paraId="3DF6E7F5" w14:textId="77777777" w:rsidTr="003F5196">
        <w:tblPrEx>
          <w:tblCellMar>
            <w:left w:w="108" w:type="dxa"/>
            <w:right w:w="108" w:type="dxa"/>
          </w:tblCellMar>
        </w:tblPrEx>
        <w:trPr>
          <w:trHeight w:val="360"/>
        </w:trPr>
        <w:tc>
          <w:tcPr>
            <w:tcW w:w="5307" w:type="dxa"/>
          </w:tcPr>
          <w:p w14:paraId="3DF6E7F2"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3DF6E7F3" w14:textId="47761BC6"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BF2D90">
              <w:rPr>
                <w:rFonts w:ascii="Calibri" w:hAnsi="Calibri"/>
                <w:sz w:val="14"/>
                <w:szCs w:val="14"/>
              </w:rPr>
              <w:t>:</w:t>
            </w:r>
          </w:p>
        </w:tc>
        <w:tc>
          <w:tcPr>
            <w:tcW w:w="2815" w:type="dxa"/>
          </w:tcPr>
          <w:p w14:paraId="3DF6E7F4"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3DF6E7F6" w14:textId="77777777" w:rsidR="003F5196" w:rsidRPr="002F7A16" w:rsidRDefault="003F5196" w:rsidP="0035199F">
      <w:pPr>
        <w:rPr>
          <w:rFonts w:ascii="Calibri" w:hAnsi="Calibri"/>
          <w:sz w:val="18"/>
          <w:szCs w:val="18"/>
        </w:rPr>
      </w:pPr>
    </w:p>
    <w:sectPr w:rsidR="003F5196" w:rsidRPr="002F7A16" w:rsidSect="00EF13C4">
      <w:headerReference w:type="even" r:id="rId18"/>
      <w:headerReference w:type="default" r:id="rId19"/>
      <w:headerReference w:type="first" r:id="rId20"/>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4F11F5" w14:textId="77777777" w:rsidR="006D44A6" w:rsidRDefault="006D44A6">
      <w:r>
        <w:separator/>
      </w:r>
    </w:p>
  </w:endnote>
  <w:endnote w:type="continuationSeparator" w:id="0">
    <w:p w14:paraId="1BA0CDA6" w14:textId="77777777" w:rsidR="006D44A6" w:rsidRDefault="006D44A6">
      <w:r>
        <w:continuationSeparator/>
      </w:r>
    </w:p>
  </w:endnote>
  <w:endnote w:type="continuationNotice" w:id="1">
    <w:p w14:paraId="6AB27E7E" w14:textId="77777777" w:rsidR="006D44A6" w:rsidRDefault="006D44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DCA41" w14:textId="77777777" w:rsidR="006D44A6" w:rsidRDefault="006D4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810" w14:textId="77777777" w:rsidR="006D44A6" w:rsidRPr="00EF13C4" w:rsidRDefault="006D44A6" w:rsidP="00EF13C4">
    <w:pPr>
      <w:pStyle w:val="Footer"/>
    </w:pPr>
    <w:r w:rsidRPr="00EF13C4">
      <w:t xml:space="preserve">Registration Number:                                                                                          Registration Date/Time:                                                                                                            HERS Provider:                       </w:t>
    </w:r>
  </w:p>
  <w:p w14:paraId="3DF6E811" w14:textId="302AC3B4" w:rsidR="006D44A6" w:rsidRPr="00EF13C4" w:rsidRDefault="006D44A6" w:rsidP="00EF13C4">
    <w:pPr>
      <w:pStyle w:val="Footer"/>
    </w:pPr>
    <w:r w:rsidRPr="00EF13C4">
      <w:t>CA Building Energy Efficiency Standards - 201</w:t>
    </w:r>
    <w:r>
      <w:t>6</w:t>
    </w:r>
    <w:r w:rsidRPr="00EF13C4">
      <w:t xml:space="preserve"> Residential Compliance</w:t>
    </w:r>
    <w:r w:rsidRPr="00EF13C4">
      <w:tab/>
    </w:r>
    <w:r w:rsidRPr="00EF13C4">
      <w:tab/>
    </w:r>
    <w:r w:rsidRPr="00EF13C4">
      <w:tab/>
    </w:r>
    <w:r>
      <w:t>October 2016</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A4EB33" w14:textId="77777777" w:rsidR="006D44A6" w:rsidRDefault="006D44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81B" w14:textId="73A2ACC6" w:rsidR="006D44A6" w:rsidRPr="00A51249" w:rsidRDefault="006D44A6" w:rsidP="00EF13C4">
    <w:pPr>
      <w:pStyle w:val="Footer"/>
    </w:pPr>
    <w:r w:rsidRPr="00EF13C4">
      <w:t>CA Building Energy Efficiency Standards - 201</w:t>
    </w:r>
    <w:r>
      <w:t>6</w:t>
    </w:r>
    <w:r w:rsidRPr="00EF13C4">
      <w:t xml:space="preserve"> Residential Compliance</w:t>
    </w:r>
    <w:r w:rsidRPr="00EF13C4">
      <w:tab/>
    </w:r>
    <w:r>
      <w:tab/>
    </w:r>
    <w:r>
      <w:tab/>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20EFAB" w14:textId="77777777" w:rsidR="006D44A6" w:rsidRDefault="006D44A6">
      <w:r>
        <w:separator/>
      </w:r>
    </w:p>
  </w:footnote>
  <w:footnote w:type="continuationSeparator" w:id="0">
    <w:p w14:paraId="092EB08C" w14:textId="77777777" w:rsidR="006D44A6" w:rsidRDefault="006D44A6">
      <w:r>
        <w:continuationSeparator/>
      </w:r>
    </w:p>
  </w:footnote>
  <w:footnote w:type="continuationNotice" w:id="1">
    <w:p w14:paraId="7491119A" w14:textId="77777777" w:rsidR="006D44A6" w:rsidRDefault="006D44A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7FD" w14:textId="77777777" w:rsidR="006D44A6" w:rsidRDefault="009761E8">
    <w:pPr>
      <w:pStyle w:val="Header"/>
    </w:pPr>
    <w:r>
      <w:rPr>
        <w:noProof/>
      </w:rPr>
      <w:pict w14:anchorId="3DF6E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6"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7FE" w14:textId="77777777" w:rsidR="006D44A6" w:rsidRPr="007770C5" w:rsidRDefault="006D44A6" w:rsidP="00587D54">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3DF6E827" wp14:editId="3DF6E828">
          <wp:simplePos x="0" y="0"/>
          <wp:positionH relativeFrom="margin">
            <wp:posOffset>8879205</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anchor>
      </w:drawing>
    </w:r>
    <w:r w:rsidR="009761E8">
      <w:rPr>
        <w:rFonts w:ascii="Arial" w:hAnsi="Arial" w:cs="Arial"/>
        <w:noProof/>
        <w:sz w:val="14"/>
        <w:szCs w:val="14"/>
      </w:rPr>
      <w:pict w14:anchorId="3DF6E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770C5">
      <w:rPr>
        <w:rFonts w:ascii="Arial" w:hAnsi="Arial" w:cs="Arial"/>
        <w:sz w:val="14"/>
        <w:szCs w:val="14"/>
      </w:rPr>
      <w:t>STATE OF CALIFORNIA</w:t>
    </w:r>
  </w:p>
  <w:p w14:paraId="3DF6E7FF" w14:textId="77777777" w:rsidR="006D44A6" w:rsidRPr="007770C5" w:rsidRDefault="006D44A6"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3DF6E800" w14:textId="5F2F2EFF" w:rsidR="006D44A6" w:rsidRPr="007770C5" w:rsidRDefault="006D44A6"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5167"/>
      <w:gridCol w:w="2034"/>
    </w:tblGrid>
    <w:tr w:rsidR="006D44A6" w:rsidRPr="00F85124" w14:paraId="3DF6E803" w14:textId="77777777" w:rsidTr="00587D54">
      <w:trPr>
        <w:cantSplit/>
        <w:trHeight w:val="288"/>
      </w:trPr>
      <w:tc>
        <w:tcPr>
          <w:tcW w:w="4155" w:type="pct"/>
          <w:gridSpan w:val="3"/>
          <w:tcBorders>
            <w:right w:val="nil"/>
          </w:tcBorders>
          <w:vAlign w:val="center"/>
        </w:tcPr>
        <w:p w14:paraId="3DF6E801" w14:textId="77777777" w:rsidR="006D44A6" w:rsidRPr="00F85124" w:rsidRDefault="006D44A6"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3DF6E802" w14:textId="77777777" w:rsidR="006D44A6" w:rsidRPr="00F85124" w:rsidRDefault="006D44A6" w:rsidP="00031A18">
          <w:pPr>
            <w:pStyle w:val="Heading1"/>
            <w:jc w:val="right"/>
            <w:rPr>
              <w:rFonts w:ascii="Calibri" w:hAnsi="Calibri"/>
              <w:b w:val="0"/>
              <w:bCs/>
              <w:sz w:val="20"/>
            </w:rPr>
          </w:pPr>
          <w:r>
            <w:rPr>
              <w:rFonts w:ascii="Calibri" w:hAnsi="Calibri"/>
              <w:b w:val="0"/>
              <w:bCs/>
              <w:sz w:val="20"/>
            </w:rPr>
            <w:t>CF2R-MCH-01-E</w:t>
          </w:r>
        </w:p>
      </w:tc>
    </w:tr>
    <w:tr w:rsidR="006D44A6" w:rsidRPr="00F85124" w14:paraId="3DF6E806" w14:textId="77777777" w:rsidTr="00A20629">
      <w:trPr>
        <w:cantSplit/>
        <w:trHeight w:val="288"/>
      </w:trPr>
      <w:tc>
        <w:tcPr>
          <w:tcW w:w="2500" w:type="pct"/>
          <w:gridSpan w:val="2"/>
          <w:tcBorders>
            <w:right w:val="nil"/>
          </w:tcBorders>
        </w:tcPr>
        <w:p w14:paraId="3DF6E804" w14:textId="77777777" w:rsidR="006D44A6" w:rsidRPr="00F85124" w:rsidRDefault="006D44A6"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3DF6E805" w14:textId="4ECB30CD" w:rsidR="006D44A6" w:rsidRPr="009148E8" w:rsidRDefault="006D44A6" w:rsidP="000E7297">
          <w:pPr>
            <w:pStyle w:val="ListParagraph"/>
            <w:tabs>
              <w:tab w:val="right" w:pos="10543"/>
            </w:tabs>
            <w:jc w:val="right"/>
            <w:rPr>
              <w:rFonts w:ascii="Calibri" w:hAnsi="Calibri"/>
              <w:sz w:val="12"/>
              <w:szCs w:val="12"/>
            </w:rPr>
          </w:pPr>
          <w:r w:rsidRPr="009148E8">
            <w:rPr>
              <w:rFonts w:ascii="Calibri" w:hAnsi="Calibri"/>
              <w:bCs/>
            </w:rPr>
            <w:t xml:space="preserve">(Page </w:t>
          </w:r>
          <w:r>
            <w:rPr>
              <w:rFonts w:ascii="Calibri" w:hAnsi="Calibri"/>
              <w:bCs/>
            </w:rPr>
            <w:fldChar w:fldCharType="begin"/>
          </w:r>
          <w:r>
            <w:rPr>
              <w:rFonts w:ascii="Calibri" w:hAnsi="Calibri"/>
              <w:bCs/>
            </w:rPr>
            <w:instrText xml:space="preserve"> PAGE   \* MERGEFORMAT </w:instrText>
          </w:r>
          <w:r>
            <w:rPr>
              <w:rFonts w:ascii="Calibri" w:hAnsi="Calibri"/>
              <w:bCs/>
            </w:rPr>
            <w:fldChar w:fldCharType="separate"/>
          </w:r>
          <w:r w:rsidR="009761E8">
            <w:rPr>
              <w:rFonts w:ascii="Calibri" w:hAnsi="Calibri"/>
              <w:bCs/>
              <w:noProof/>
            </w:rPr>
            <w:t>6</w:t>
          </w:r>
          <w:r>
            <w:rPr>
              <w:rFonts w:ascii="Calibri" w:hAnsi="Calibri"/>
              <w:bCs/>
            </w:rPr>
            <w:fldChar w:fldCharType="end"/>
          </w:r>
          <w:r>
            <w:rPr>
              <w:rFonts w:ascii="Calibri" w:hAnsi="Calibri"/>
              <w:bCs/>
            </w:rPr>
            <w:t xml:space="preserve"> </w:t>
          </w:r>
          <w:r w:rsidRPr="009148E8">
            <w:rPr>
              <w:rFonts w:ascii="Calibri" w:hAnsi="Calibri"/>
              <w:bCs/>
            </w:rPr>
            <w:t xml:space="preserve">of </w:t>
          </w:r>
          <w:r w:rsidR="009761E8">
            <w:fldChar w:fldCharType="begin"/>
          </w:r>
          <w:r w:rsidR="009761E8">
            <w:instrText xml:space="preserve"> SECTIONPAGES   \* MERGEFORMAT </w:instrText>
          </w:r>
          <w:r w:rsidR="009761E8">
            <w:fldChar w:fldCharType="separate"/>
          </w:r>
          <w:r w:rsidR="009761E8" w:rsidRPr="009761E8">
            <w:rPr>
              <w:rFonts w:ascii="Calibri" w:hAnsi="Calibri"/>
              <w:bCs/>
              <w:noProof/>
            </w:rPr>
            <w:t>6</w:t>
          </w:r>
          <w:r w:rsidR="009761E8">
            <w:rPr>
              <w:rFonts w:ascii="Calibri" w:hAnsi="Calibri"/>
              <w:bCs/>
              <w:noProof/>
            </w:rPr>
            <w:fldChar w:fldCharType="end"/>
          </w:r>
          <w:r w:rsidRPr="009148E8">
            <w:rPr>
              <w:rFonts w:ascii="Calibri" w:hAnsi="Calibri"/>
              <w:bCs/>
            </w:rPr>
            <w:t>)</w:t>
          </w:r>
        </w:p>
      </w:tc>
    </w:tr>
    <w:tr w:rsidR="006D44A6" w:rsidRPr="00F85124" w14:paraId="3DF6E80A" w14:textId="77777777" w:rsidTr="00587D54">
      <w:trPr>
        <w:cantSplit/>
        <w:trHeight w:val="288"/>
      </w:trPr>
      <w:tc>
        <w:tcPr>
          <w:tcW w:w="0" w:type="auto"/>
        </w:tcPr>
        <w:p w14:paraId="3DF6E807" w14:textId="77777777" w:rsidR="006D44A6" w:rsidRPr="00F85124" w:rsidRDefault="006D44A6" w:rsidP="00A20629">
          <w:pPr>
            <w:rPr>
              <w:rFonts w:ascii="Calibri" w:hAnsi="Calibri"/>
              <w:sz w:val="12"/>
              <w:szCs w:val="12"/>
            </w:rPr>
          </w:pPr>
          <w:r w:rsidRPr="00F85124">
            <w:rPr>
              <w:rFonts w:ascii="Calibri" w:hAnsi="Calibri"/>
              <w:sz w:val="12"/>
              <w:szCs w:val="12"/>
            </w:rPr>
            <w:t>Project Name:</w:t>
          </w:r>
        </w:p>
      </w:tc>
      <w:tc>
        <w:tcPr>
          <w:tcW w:w="1794" w:type="pct"/>
          <w:gridSpan w:val="2"/>
        </w:tcPr>
        <w:p w14:paraId="3DF6E808" w14:textId="77777777" w:rsidR="006D44A6" w:rsidRPr="00F85124" w:rsidRDefault="006D44A6" w:rsidP="00A20629">
          <w:pPr>
            <w:rPr>
              <w:rFonts w:ascii="Calibri" w:hAnsi="Calibri"/>
              <w:sz w:val="12"/>
              <w:szCs w:val="12"/>
            </w:rPr>
          </w:pPr>
          <w:r w:rsidRPr="00F85124">
            <w:rPr>
              <w:rFonts w:ascii="Calibri" w:hAnsi="Calibri"/>
              <w:sz w:val="12"/>
              <w:szCs w:val="12"/>
            </w:rPr>
            <w:t>Enforcement Agency:</w:t>
          </w:r>
        </w:p>
      </w:tc>
      <w:tc>
        <w:tcPr>
          <w:tcW w:w="845" w:type="pct"/>
        </w:tcPr>
        <w:p w14:paraId="3DF6E809" w14:textId="77777777" w:rsidR="006D44A6" w:rsidRPr="00F85124" w:rsidRDefault="006D44A6" w:rsidP="00A20629">
          <w:pPr>
            <w:rPr>
              <w:rFonts w:ascii="Calibri" w:hAnsi="Calibri"/>
              <w:sz w:val="12"/>
              <w:szCs w:val="12"/>
            </w:rPr>
          </w:pPr>
          <w:r w:rsidRPr="00F85124">
            <w:rPr>
              <w:rFonts w:ascii="Calibri" w:hAnsi="Calibri"/>
              <w:sz w:val="12"/>
              <w:szCs w:val="12"/>
            </w:rPr>
            <w:t>Permit Number:</w:t>
          </w:r>
        </w:p>
      </w:tc>
    </w:tr>
    <w:tr w:rsidR="006D44A6" w:rsidRPr="00F85124" w14:paraId="3DF6E80E" w14:textId="77777777" w:rsidTr="00587D54">
      <w:trPr>
        <w:cantSplit/>
        <w:trHeight w:val="288"/>
      </w:trPr>
      <w:tc>
        <w:tcPr>
          <w:tcW w:w="0" w:type="auto"/>
        </w:tcPr>
        <w:p w14:paraId="3DF6E80B" w14:textId="77777777" w:rsidR="006D44A6" w:rsidRPr="00F85124" w:rsidRDefault="006D44A6" w:rsidP="00A20629">
          <w:pPr>
            <w:rPr>
              <w:rFonts w:ascii="Calibri" w:hAnsi="Calibri"/>
              <w:sz w:val="12"/>
              <w:szCs w:val="12"/>
              <w:vertAlign w:val="superscript"/>
            </w:rPr>
          </w:pPr>
          <w:r w:rsidRPr="00F85124">
            <w:rPr>
              <w:rFonts w:ascii="Calibri" w:hAnsi="Calibri"/>
              <w:sz w:val="12"/>
              <w:szCs w:val="12"/>
            </w:rPr>
            <w:t>Dwelling Address:</w:t>
          </w:r>
        </w:p>
      </w:tc>
      <w:tc>
        <w:tcPr>
          <w:tcW w:w="1794" w:type="pct"/>
          <w:gridSpan w:val="2"/>
        </w:tcPr>
        <w:p w14:paraId="3DF6E80C" w14:textId="11A5B814" w:rsidR="006D44A6" w:rsidRPr="00F85124" w:rsidRDefault="006D44A6"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3DF6E80D" w14:textId="1D938978" w:rsidR="006D44A6" w:rsidRPr="00F85124" w:rsidRDefault="006D44A6"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DF6E80F" w14:textId="77777777" w:rsidR="006D44A6" w:rsidRDefault="006D44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812" w14:textId="77777777" w:rsidR="006D44A6" w:rsidRDefault="009761E8">
    <w:pPr>
      <w:pStyle w:val="Header"/>
    </w:pPr>
    <w:r>
      <w:rPr>
        <w:noProof/>
      </w:rPr>
      <w:pict w14:anchorId="3DF6E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5"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813" w14:textId="77777777" w:rsidR="006D44A6" w:rsidRDefault="009761E8">
    <w:pPr>
      <w:pStyle w:val="Header"/>
    </w:pPr>
    <w:r>
      <w:rPr>
        <w:noProof/>
      </w:rPr>
      <w:pict w14:anchorId="3DF6E8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9"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6D44A6" w:rsidRPr="00F85124" w14:paraId="3DF6E816" w14:textId="77777777" w:rsidTr="0035199F">
      <w:trPr>
        <w:cantSplit/>
        <w:trHeight w:val="288"/>
      </w:trPr>
      <w:tc>
        <w:tcPr>
          <w:tcW w:w="4016" w:type="pct"/>
          <w:gridSpan w:val="2"/>
          <w:tcBorders>
            <w:right w:val="nil"/>
          </w:tcBorders>
          <w:vAlign w:val="center"/>
        </w:tcPr>
        <w:p w14:paraId="3DF6E814" w14:textId="7E5B093A" w:rsidR="006D44A6" w:rsidRPr="00D6732C" w:rsidRDefault="006D44A6" w:rsidP="00A20629">
          <w:pPr>
            <w:pStyle w:val="Heading1"/>
            <w:rPr>
              <w:rFonts w:asciiTheme="minorHAnsi" w:hAnsiTheme="minorHAnsi"/>
              <w:b w:val="0"/>
              <w:bCs/>
              <w:sz w:val="20"/>
            </w:rPr>
          </w:pPr>
          <w:r w:rsidRPr="00D6732C">
            <w:rPr>
              <w:rFonts w:asciiTheme="minorHAnsi" w:hAnsiTheme="minorHAnsi"/>
              <w:b w:val="0"/>
              <w:bCs/>
              <w:sz w:val="20"/>
            </w:rPr>
            <w:t>CERTIFICATE OF INSTALLATION - USER INSTRUCTIONS</w:t>
          </w:r>
        </w:p>
      </w:tc>
      <w:tc>
        <w:tcPr>
          <w:tcW w:w="984" w:type="pct"/>
          <w:tcBorders>
            <w:left w:val="nil"/>
          </w:tcBorders>
          <w:tcMar>
            <w:left w:w="115" w:type="dxa"/>
            <w:right w:w="115" w:type="dxa"/>
          </w:tcMar>
          <w:vAlign w:val="center"/>
        </w:tcPr>
        <w:p w14:paraId="3DF6E815" w14:textId="77777777" w:rsidR="006D44A6" w:rsidRPr="00D6732C" w:rsidRDefault="006D44A6" w:rsidP="002369FC">
          <w:pPr>
            <w:pStyle w:val="Heading1"/>
            <w:jc w:val="right"/>
            <w:rPr>
              <w:rFonts w:asciiTheme="minorHAnsi" w:hAnsiTheme="minorHAnsi"/>
              <w:b w:val="0"/>
              <w:bCs/>
              <w:sz w:val="20"/>
            </w:rPr>
          </w:pPr>
          <w:r w:rsidRPr="00D6732C">
            <w:rPr>
              <w:rFonts w:asciiTheme="minorHAnsi" w:hAnsiTheme="minorHAnsi"/>
              <w:b w:val="0"/>
              <w:bCs/>
              <w:sz w:val="20"/>
            </w:rPr>
            <w:t>CF2R-MCH-01-E</w:t>
          </w:r>
        </w:p>
      </w:tc>
    </w:tr>
    <w:tr w:rsidR="006D44A6" w:rsidRPr="00F85124" w14:paraId="3DF6E819" w14:textId="77777777" w:rsidTr="00A20629">
      <w:trPr>
        <w:cantSplit/>
        <w:trHeight w:val="288"/>
      </w:trPr>
      <w:tc>
        <w:tcPr>
          <w:tcW w:w="2500" w:type="pct"/>
          <w:tcBorders>
            <w:right w:val="nil"/>
          </w:tcBorders>
        </w:tcPr>
        <w:p w14:paraId="3DF6E817" w14:textId="77777777" w:rsidR="006D44A6" w:rsidRPr="00D6732C" w:rsidRDefault="006D44A6" w:rsidP="00A20629">
          <w:pPr>
            <w:tabs>
              <w:tab w:val="right" w:pos="10543"/>
            </w:tabs>
            <w:rPr>
              <w:rFonts w:asciiTheme="minorHAnsi" w:hAnsiTheme="minorHAnsi"/>
              <w:sz w:val="12"/>
              <w:szCs w:val="12"/>
            </w:rPr>
          </w:pPr>
          <w:r w:rsidRPr="00D6732C">
            <w:rPr>
              <w:rFonts w:asciiTheme="minorHAnsi" w:hAnsiTheme="minorHAnsi"/>
              <w:bCs/>
            </w:rPr>
            <w:t>Space Conditioning Systems Ducts and Fans - MCH-01</w:t>
          </w:r>
        </w:p>
      </w:tc>
      <w:tc>
        <w:tcPr>
          <w:tcW w:w="2500" w:type="pct"/>
          <w:gridSpan w:val="2"/>
          <w:tcBorders>
            <w:left w:val="nil"/>
          </w:tcBorders>
        </w:tcPr>
        <w:p w14:paraId="3DF6E818" w14:textId="50F82DB9" w:rsidR="006D44A6" w:rsidRPr="00D6732C" w:rsidRDefault="006D44A6" w:rsidP="00254DD2">
          <w:pPr>
            <w:pStyle w:val="ListParagraph"/>
            <w:tabs>
              <w:tab w:val="right" w:pos="10543"/>
            </w:tabs>
            <w:ind w:left="1080"/>
            <w:jc w:val="right"/>
            <w:rPr>
              <w:rFonts w:asciiTheme="minorHAnsi" w:hAnsiTheme="minorHAnsi"/>
              <w:sz w:val="12"/>
              <w:szCs w:val="12"/>
            </w:rPr>
          </w:pPr>
          <w:r w:rsidRPr="00D6732C">
            <w:rPr>
              <w:rFonts w:asciiTheme="minorHAnsi" w:hAnsiTheme="minorHAnsi"/>
            </w:rPr>
            <w:t xml:space="preserve">(Page </w:t>
          </w:r>
          <w:r w:rsidRPr="00D6732C">
            <w:rPr>
              <w:rFonts w:asciiTheme="minorHAnsi" w:hAnsiTheme="minorHAnsi"/>
            </w:rPr>
            <w:fldChar w:fldCharType="begin"/>
          </w:r>
          <w:r w:rsidRPr="00D6732C">
            <w:rPr>
              <w:rFonts w:asciiTheme="minorHAnsi" w:hAnsiTheme="minorHAnsi"/>
            </w:rPr>
            <w:instrText xml:space="preserve"> PAGE   \* MERGEFORMAT </w:instrText>
          </w:r>
          <w:r w:rsidRPr="00D6732C">
            <w:rPr>
              <w:rFonts w:asciiTheme="minorHAnsi" w:hAnsiTheme="minorHAnsi"/>
            </w:rPr>
            <w:fldChar w:fldCharType="separate"/>
          </w:r>
          <w:r w:rsidR="009761E8">
            <w:rPr>
              <w:rFonts w:asciiTheme="minorHAnsi" w:hAnsiTheme="minorHAnsi"/>
              <w:noProof/>
            </w:rPr>
            <w:t>5</w:t>
          </w:r>
          <w:r w:rsidRPr="00D6732C">
            <w:rPr>
              <w:rFonts w:asciiTheme="minorHAnsi" w:hAnsiTheme="minorHAnsi"/>
              <w:noProof/>
            </w:rPr>
            <w:fldChar w:fldCharType="end"/>
          </w:r>
          <w:r w:rsidRPr="00D6732C">
            <w:rPr>
              <w:rFonts w:asciiTheme="minorHAnsi" w:hAnsiTheme="minorHAnsi"/>
            </w:rPr>
            <w:t xml:space="preserve"> of </w:t>
          </w:r>
          <w:r w:rsidRPr="00D6732C">
            <w:rPr>
              <w:rFonts w:asciiTheme="minorHAnsi" w:hAnsiTheme="minorHAnsi"/>
            </w:rPr>
            <w:fldChar w:fldCharType="begin"/>
          </w:r>
          <w:r w:rsidRPr="00D6732C">
            <w:rPr>
              <w:rFonts w:asciiTheme="minorHAnsi" w:hAnsiTheme="minorHAnsi"/>
            </w:rPr>
            <w:instrText xml:space="preserve"> SECTIONPAGES   \* MERGEFORMAT </w:instrText>
          </w:r>
          <w:r w:rsidRPr="00D6732C">
            <w:rPr>
              <w:rFonts w:asciiTheme="minorHAnsi" w:hAnsiTheme="minorHAnsi"/>
            </w:rPr>
            <w:fldChar w:fldCharType="separate"/>
          </w:r>
          <w:r w:rsidR="009761E8">
            <w:rPr>
              <w:rFonts w:asciiTheme="minorHAnsi" w:hAnsiTheme="minorHAnsi"/>
              <w:noProof/>
            </w:rPr>
            <w:t>5</w:t>
          </w:r>
          <w:r w:rsidRPr="00D6732C">
            <w:rPr>
              <w:rFonts w:asciiTheme="minorHAnsi" w:hAnsiTheme="minorHAnsi"/>
              <w:noProof/>
            </w:rPr>
            <w:fldChar w:fldCharType="end"/>
          </w:r>
          <w:r w:rsidRPr="00D6732C">
            <w:rPr>
              <w:rFonts w:asciiTheme="minorHAnsi" w:hAnsiTheme="minorHAnsi"/>
              <w:bCs/>
            </w:rPr>
            <w:t>)</w:t>
          </w:r>
        </w:p>
      </w:tc>
    </w:tr>
  </w:tbl>
  <w:p w14:paraId="3DF6E81A" w14:textId="057E033D" w:rsidR="006D44A6" w:rsidRDefault="009761E8">
    <w:pPr>
      <w:pStyle w:val="Header"/>
    </w:pPr>
    <w:r>
      <w:rPr>
        <w:rFonts w:asciiTheme="minorHAnsi" w:hAnsiTheme="minorHAnsi"/>
        <w:b/>
        <w:bCs/>
        <w:noProof/>
      </w:rPr>
      <w:pict w14:anchorId="3DF6E8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0" o:spid="_x0000_s2059"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81C" w14:textId="77777777" w:rsidR="006D44A6" w:rsidRDefault="009761E8">
    <w:pPr>
      <w:pStyle w:val="Header"/>
    </w:pPr>
    <w:r>
      <w:rPr>
        <w:noProof/>
      </w:rPr>
      <w:pict w14:anchorId="3DF6E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8"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81D" w14:textId="77777777" w:rsidR="006D44A6" w:rsidRDefault="009761E8">
    <w:pPr>
      <w:pStyle w:val="Header"/>
    </w:pPr>
    <w:r>
      <w:rPr>
        <w:noProof/>
      </w:rPr>
      <w:pict w14:anchorId="3DF6E8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2"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D44A6" w:rsidRPr="00F85124" w14:paraId="3DF6E820" w14:textId="77777777" w:rsidTr="0035199F">
      <w:trPr>
        <w:cantSplit/>
        <w:trHeight w:val="288"/>
      </w:trPr>
      <w:tc>
        <w:tcPr>
          <w:tcW w:w="4016" w:type="pct"/>
          <w:gridSpan w:val="2"/>
          <w:tcBorders>
            <w:right w:val="nil"/>
          </w:tcBorders>
          <w:vAlign w:val="center"/>
        </w:tcPr>
        <w:p w14:paraId="3DF6E81E" w14:textId="70721CDD" w:rsidR="006D44A6" w:rsidRPr="00F85124" w:rsidRDefault="006D44A6"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DF6E81F" w14:textId="77777777" w:rsidR="006D44A6" w:rsidRPr="00F85124" w:rsidRDefault="006D44A6" w:rsidP="002369FC">
          <w:pPr>
            <w:pStyle w:val="Heading1"/>
            <w:jc w:val="right"/>
            <w:rPr>
              <w:rFonts w:ascii="Calibri" w:hAnsi="Calibri"/>
              <w:b w:val="0"/>
              <w:bCs/>
              <w:sz w:val="20"/>
            </w:rPr>
          </w:pPr>
          <w:r>
            <w:rPr>
              <w:rFonts w:ascii="Calibri" w:hAnsi="Calibri"/>
              <w:b w:val="0"/>
              <w:bCs/>
              <w:sz w:val="20"/>
            </w:rPr>
            <w:t>CF2R-MCH-01-E</w:t>
          </w:r>
        </w:p>
      </w:tc>
    </w:tr>
    <w:tr w:rsidR="006D44A6" w:rsidRPr="00F85124" w14:paraId="3DF6E823" w14:textId="77777777" w:rsidTr="0035199F">
      <w:trPr>
        <w:cantSplit/>
        <w:trHeight w:val="288"/>
      </w:trPr>
      <w:tc>
        <w:tcPr>
          <w:tcW w:w="3574" w:type="pct"/>
          <w:tcBorders>
            <w:right w:val="nil"/>
          </w:tcBorders>
        </w:tcPr>
        <w:p w14:paraId="3DF6E821" w14:textId="77777777" w:rsidR="006D44A6" w:rsidRPr="00F85124" w:rsidRDefault="006D44A6"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3DF6E822" w14:textId="4CEE4B88" w:rsidR="006D44A6" w:rsidRPr="00EE33DE" w:rsidRDefault="006D44A6" w:rsidP="0035199F">
          <w:pPr>
            <w:tabs>
              <w:tab w:val="right" w:pos="10543"/>
            </w:tabs>
            <w:jc w:val="right"/>
            <w:rPr>
              <w:rFonts w:asciiTheme="minorHAnsi" w:hAnsiTheme="minorHAnsi"/>
              <w:sz w:val="12"/>
              <w:szCs w:val="12"/>
            </w:rPr>
          </w:pPr>
          <w:r w:rsidRPr="00EE33DE">
            <w:rPr>
              <w:rFonts w:asciiTheme="minorHAnsi" w:hAnsiTheme="minorHAnsi"/>
              <w:bCs/>
            </w:rPr>
            <w:t xml:space="preserve">(Page </w:t>
          </w:r>
          <w:r w:rsidRPr="00EE33DE">
            <w:rPr>
              <w:rStyle w:val="PageNumber"/>
              <w:rFonts w:asciiTheme="minorHAnsi" w:hAnsiTheme="minorHAnsi"/>
            </w:rPr>
            <w:fldChar w:fldCharType="begin"/>
          </w:r>
          <w:r w:rsidRPr="00EE33DE">
            <w:rPr>
              <w:rStyle w:val="PageNumber"/>
              <w:rFonts w:asciiTheme="minorHAnsi" w:hAnsiTheme="minorHAnsi"/>
            </w:rPr>
            <w:instrText xml:space="preserve"> PAGE </w:instrText>
          </w:r>
          <w:r w:rsidRPr="00EE33DE">
            <w:rPr>
              <w:rStyle w:val="PageNumber"/>
              <w:rFonts w:asciiTheme="minorHAnsi" w:hAnsiTheme="minorHAnsi"/>
            </w:rPr>
            <w:fldChar w:fldCharType="separate"/>
          </w:r>
          <w:r w:rsidR="009761E8">
            <w:rPr>
              <w:rStyle w:val="PageNumber"/>
              <w:rFonts w:asciiTheme="minorHAnsi" w:hAnsiTheme="minorHAnsi"/>
              <w:noProof/>
            </w:rPr>
            <w:t>15</w:t>
          </w:r>
          <w:r w:rsidRPr="00EE33DE">
            <w:rPr>
              <w:rStyle w:val="PageNumber"/>
              <w:rFonts w:asciiTheme="minorHAnsi" w:hAnsiTheme="minorHAnsi"/>
            </w:rPr>
            <w:fldChar w:fldCharType="end"/>
          </w:r>
          <w:r w:rsidRPr="00EE33DE">
            <w:rPr>
              <w:rFonts w:asciiTheme="minorHAnsi" w:hAnsiTheme="minorHAnsi"/>
              <w:bCs/>
            </w:rPr>
            <w:t xml:space="preserve"> of </w:t>
          </w:r>
          <w:r w:rsidRPr="00EE33DE">
            <w:rPr>
              <w:rFonts w:asciiTheme="minorHAnsi" w:hAnsiTheme="minorHAnsi"/>
            </w:rPr>
            <w:fldChar w:fldCharType="begin"/>
          </w:r>
          <w:r w:rsidRPr="00EE33DE">
            <w:rPr>
              <w:rFonts w:asciiTheme="minorHAnsi" w:hAnsiTheme="minorHAnsi"/>
            </w:rPr>
            <w:instrText xml:space="preserve"> SECTIONPAGES   \* MERGEFORMAT </w:instrText>
          </w:r>
          <w:r w:rsidRPr="00EE33DE">
            <w:rPr>
              <w:rFonts w:asciiTheme="minorHAnsi" w:hAnsiTheme="minorHAnsi"/>
            </w:rPr>
            <w:fldChar w:fldCharType="separate"/>
          </w:r>
          <w:r w:rsidR="009761E8" w:rsidRPr="009761E8">
            <w:rPr>
              <w:rFonts w:asciiTheme="minorHAnsi" w:hAnsiTheme="minorHAnsi"/>
              <w:bCs/>
              <w:noProof/>
            </w:rPr>
            <w:t>16</w:t>
          </w:r>
          <w:r w:rsidRPr="00EE33DE">
            <w:rPr>
              <w:rFonts w:asciiTheme="minorHAnsi" w:hAnsiTheme="minorHAnsi"/>
              <w:bCs/>
              <w:noProof/>
            </w:rPr>
            <w:fldChar w:fldCharType="end"/>
          </w:r>
          <w:r w:rsidRPr="00EE33DE">
            <w:rPr>
              <w:rFonts w:asciiTheme="minorHAnsi" w:hAnsiTheme="minorHAnsi"/>
              <w:bCs/>
            </w:rPr>
            <w:t>)</w:t>
          </w:r>
        </w:p>
      </w:tc>
    </w:tr>
  </w:tbl>
  <w:p w14:paraId="3DF6E824" w14:textId="64CA4D2F" w:rsidR="006D44A6" w:rsidRDefault="009761E8">
    <w:pPr>
      <w:pStyle w:val="Header"/>
    </w:pPr>
    <w:r>
      <w:rPr>
        <w:rFonts w:ascii="Calibri" w:hAnsi="Calibri"/>
        <w:b/>
        <w:bCs/>
        <w:noProof/>
      </w:rPr>
      <w:pict w14:anchorId="3DF6E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3"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6E825" w14:textId="77777777" w:rsidR="006D44A6" w:rsidRDefault="009761E8">
    <w:pPr>
      <w:pStyle w:val="Header"/>
    </w:pPr>
    <w:r>
      <w:rPr>
        <w:noProof/>
      </w:rPr>
      <w:pict w14:anchorId="3DF6E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1"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0E261B2"/>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FF2F0A"/>
    <w:multiLevelType w:val="hybridMultilevel"/>
    <w:tmpl w:val="A0CC41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6B6BAB"/>
    <w:multiLevelType w:val="hybridMultilevel"/>
    <w:tmpl w:val="09985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B260C"/>
    <w:multiLevelType w:val="hybridMultilevel"/>
    <w:tmpl w:val="85D6F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7358B6"/>
    <w:multiLevelType w:val="hybridMultilevel"/>
    <w:tmpl w:val="F8FEE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6D03FC9"/>
    <w:multiLevelType w:val="hybridMultilevel"/>
    <w:tmpl w:val="1BE47C36"/>
    <w:lvl w:ilvl="0" w:tplc="B4D0348A">
      <w:start w:val="1"/>
      <w:numFmt w:val="decimal"/>
      <w:lvlText w:val="%1"/>
      <w:lvlJc w:val="left"/>
      <w:pPr>
        <w:ind w:left="720" w:hanging="72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AD4FAA"/>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C34EF9"/>
    <w:multiLevelType w:val="hybridMultilevel"/>
    <w:tmpl w:val="D2D4A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F46B38"/>
    <w:multiLevelType w:val="hybridMultilevel"/>
    <w:tmpl w:val="844CCBB2"/>
    <w:lvl w:ilvl="0" w:tplc="0200220E">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46444"/>
    <w:multiLevelType w:val="hybridMultilevel"/>
    <w:tmpl w:val="F9524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183449"/>
    <w:multiLevelType w:val="hybridMultilevel"/>
    <w:tmpl w:val="91D2C4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A8786B"/>
    <w:multiLevelType w:val="hybridMultilevel"/>
    <w:tmpl w:val="32287DA4"/>
    <w:lvl w:ilvl="0" w:tplc="A43C1164">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3D7839"/>
    <w:multiLevelType w:val="hybridMultilevel"/>
    <w:tmpl w:val="8B0CA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20"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62514B"/>
    <w:multiLevelType w:val="hybridMultilevel"/>
    <w:tmpl w:val="C84EE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343E31"/>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1711C40"/>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5A738C6"/>
    <w:multiLevelType w:val="hybridMultilevel"/>
    <w:tmpl w:val="6A828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1A75EE"/>
    <w:multiLevelType w:val="hybridMultilevel"/>
    <w:tmpl w:val="E468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A7970"/>
    <w:multiLevelType w:val="hybridMultilevel"/>
    <w:tmpl w:val="36FCA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9E4C7B"/>
    <w:multiLevelType w:val="hybridMultilevel"/>
    <w:tmpl w:val="0A32777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5FA644B"/>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25766C"/>
    <w:multiLevelType w:val="hybridMultilevel"/>
    <w:tmpl w:val="C6D0C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51E3F7A"/>
    <w:multiLevelType w:val="hybridMultilevel"/>
    <w:tmpl w:val="36DE6B4C"/>
    <w:lvl w:ilvl="0" w:tplc="DF1CF6B8">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BEC6807"/>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8254A9"/>
    <w:multiLevelType w:val="hybridMultilevel"/>
    <w:tmpl w:val="4FD61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8"/>
  </w:num>
  <w:num w:numId="4">
    <w:abstractNumId w:val="12"/>
  </w:num>
  <w:num w:numId="5">
    <w:abstractNumId w:val="10"/>
  </w:num>
  <w:num w:numId="6">
    <w:abstractNumId w:val="15"/>
  </w:num>
  <w:num w:numId="7">
    <w:abstractNumId w:val="36"/>
  </w:num>
  <w:num w:numId="8">
    <w:abstractNumId w:val="17"/>
  </w:num>
  <w:num w:numId="9">
    <w:abstractNumId w:val="23"/>
  </w:num>
  <w:num w:numId="10">
    <w:abstractNumId w:val="27"/>
  </w:num>
  <w:num w:numId="11">
    <w:abstractNumId w:val="14"/>
  </w:num>
  <w:num w:numId="12">
    <w:abstractNumId w:val="16"/>
  </w:num>
  <w:num w:numId="13">
    <w:abstractNumId w:val="3"/>
  </w:num>
  <w:num w:numId="14">
    <w:abstractNumId w:val="20"/>
  </w:num>
  <w:num w:numId="15">
    <w:abstractNumId w:val="25"/>
  </w:num>
  <w:num w:numId="16">
    <w:abstractNumId w:val="7"/>
  </w:num>
  <w:num w:numId="17">
    <w:abstractNumId w:val="5"/>
  </w:num>
  <w:num w:numId="18">
    <w:abstractNumId w:val="37"/>
  </w:num>
  <w:num w:numId="19">
    <w:abstractNumId w:val="29"/>
  </w:num>
  <w:num w:numId="20">
    <w:abstractNumId w:val="28"/>
  </w:num>
  <w:num w:numId="21">
    <w:abstractNumId w:val="34"/>
  </w:num>
  <w:num w:numId="22">
    <w:abstractNumId w:val="21"/>
  </w:num>
  <w:num w:numId="23">
    <w:abstractNumId w:val="4"/>
  </w:num>
  <w:num w:numId="24">
    <w:abstractNumId w:val="13"/>
  </w:num>
  <w:num w:numId="25">
    <w:abstractNumId w:val="32"/>
  </w:num>
  <w:num w:numId="26">
    <w:abstractNumId w:val="6"/>
  </w:num>
  <w:num w:numId="27">
    <w:abstractNumId w:val="11"/>
  </w:num>
  <w:num w:numId="28">
    <w:abstractNumId w:val="38"/>
  </w:num>
  <w:num w:numId="29">
    <w:abstractNumId w:val="30"/>
  </w:num>
  <w:num w:numId="30">
    <w:abstractNumId w:val="9"/>
  </w:num>
  <w:num w:numId="31">
    <w:abstractNumId w:val="24"/>
  </w:num>
  <w:num w:numId="32">
    <w:abstractNumId w:val="2"/>
  </w:num>
  <w:num w:numId="33">
    <w:abstractNumId w:val="33"/>
  </w:num>
  <w:num w:numId="34">
    <w:abstractNumId w:val="31"/>
  </w:num>
  <w:num w:numId="35">
    <w:abstractNumId w:val="19"/>
  </w:num>
  <w:num w:numId="36">
    <w:abstractNumId w:val="18"/>
  </w:num>
  <w:num w:numId="37">
    <w:abstractNumId w:val="35"/>
  </w:num>
  <w:num w:numId="38">
    <w:abstractNumId w:val="26"/>
  </w:num>
  <w:num w:numId="39">
    <w:abstractNumId w:val="10"/>
  </w:num>
  <w:num w:numId="40">
    <w:abstractNumId w:val="22"/>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09A7"/>
    <w:rsid w:val="000016CE"/>
    <w:rsid w:val="00003076"/>
    <w:rsid w:val="000031F8"/>
    <w:rsid w:val="000036FF"/>
    <w:rsid w:val="00007A64"/>
    <w:rsid w:val="00010658"/>
    <w:rsid w:val="00013B2A"/>
    <w:rsid w:val="00015CD5"/>
    <w:rsid w:val="000215FE"/>
    <w:rsid w:val="00021E6F"/>
    <w:rsid w:val="000222EC"/>
    <w:rsid w:val="00026750"/>
    <w:rsid w:val="000277B8"/>
    <w:rsid w:val="00031066"/>
    <w:rsid w:val="00031A18"/>
    <w:rsid w:val="000346D1"/>
    <w:rsid w:val="00034F4B"/>
    <w:rsid w:val="00035A79"/>
    <w:rsid w:val="0003670F"/>
    <w:rsid w:val="00037926"/>
    <w:rsid w:val="000417B3"/>
    <w:rsid w:val="00045C77"/>
    <w:rsid w:val="00046EB6"/>
    <w:rsid w:val="000470D7"/>
    <w:rsid w:val="000471F6"/>
    <w:rsid w:val="00047B1F"/>
    <w:rsid w:val="000519FE"/>
    <w:rsid w:val="00051F14"/>
    <w:rsid w:val="00053A0E"/>
    <w:rsid w:val="0006016B"/>
    <w:rsid w:val="000607E6"/>
    <w:rsid w:val="000610E8"/>
    <w:rsid w:val="00062BCA"/>
    <w:rsid w:val="00062CDE"/>
    <w:rsid w:val="000631C6"/>
    <w:rsid w:val="000631C9"/>
    <w:rsid w:val="000634FF"/>
    <w:rsid w:val="000644B7"/>
    <w:rsid w:val="0006451C"/>
    <w:rsid w:val="00072013"/>
    <w:rsid w:val="000755A8"/>
    <w:rsid w:val="000757BC"/>
    <w:rsid w:val="00076F08"/>
    <w:rsid w:val="00080A37"/>
    <w:rsid w:val="00080EEE"/>
    <w:rsid w:val="0008294C"/>
    <w:rsid w:val="000861F1"/>
    <w:rsid w:val="000863ED"/>
    <w:rsid w:val="000871F7"/>
    <w:rsid w:val="00091139"/>
    <w:rsid w:val="0009186D"/>
    <w:rsid w:val="00091D81"/>
    <w:rsid w:val="0009391D"/>
    <w:rsid w:val="00094EF2"/>
    <w:rsid w:val="00095361"/>
    <w:rsid w:val="000A0D18"/>
    <w:rsid w:val="000A105B"/>
    <w:rsid w:val="000A1F02"/>
    <w:rsid w:val="000A23E5"/>
    <w:rsid w:val="000A35C7"/>
    <w:rsid w:val="000A4A99"/>
    <w:rsid w:val="000A51C8"/>
    <w:rsid w:val="000B101B"/>
    <w:rsid w:val="000B1D07"/>
    <w:rsid w:val="000B3CAF"/>
    <w:rsid w:val="000B3D60"/>
    <w:rsid w:val="000B4491"/>
    <w:rsid w:val="000B7F1D"/>
    <w:rsid w:val="000C1A4A"/>
    <w:rsid w:val="000C2427"/>
    <w:rsid w:val="000C4C97"/>
    <w:rsid w:val="000C6426"/>
    <w:rsid w:val="000C6B8F"/>
    <w:rsid w:val="000C7320"/>
    <w:rsid w:val="000D25DB"/>
    <w:rsid w:val="000D45A1"/>
    <w:rsid w:val="000D45E6"/>
    <w:rsid w:val="000D508A"/>
    <w:rsid w:val="000D5794"/>
    <w:rsid w:val="000D6702"/>
    <w:rsid w:val="000D6F0D"/>
    <w:rsid w:val="000D78D5"/>
    <w:rsid w:val="000D7C25"/>
    <w:rsid w:val="000D7DA8"/>
    <w:rsid w:val="000E0BE1"/>
    <w:rsid w:val="000E244F"/>
    <w:rsid w:val="000E53E9"/>
    <w:rsid w:val="000E59FB"/>
    <w:rsid w:val="000E6CB8"/>
    <w:rsid w:val="000E7297"/>
    <w:rsid w:val="000E7ABD"/>
    <w:rsid w:val="000F070F"/>
    <w:rsid w:val="000F0BA7"/>
    <w:rsid w:val="000F1E4A"/>
    <w:rsid w:val="000F202C"/>
    <w:rsid w:val="000F413D"/>
    <w:rsid w:val="000F67E7"/>
    <w:rsid w:val="000F754C"/>
    <w:rsid w:val="00101201"/>
    <w:rsid w:val="0010166D"/>
    <w:rsid w:val="001030C1"/>
    <w:rsid w:val="00104F99"/>
    <w:rsid w:val="001131A2"/>
    <w:rsid w:val="001136CA"/>
    <w:rsid w:val="00116421"/>
    <w:rsid w:val="00122A49"/>
    <w:rsid w:val="00126F26"/>
    <w:rsid w:val="00130210"/>
    <w:rsid w:val="001305CE"/>
    <w:rsid w:val="001306F6"/>
    <w:rsid w:val="001315EE"/>
    <w:rsid w:val="001325A2"/>
    <w:rsid w:val="001345D1"/>
    <w:rsid w:val="00135763"/>
    <w:rsid w:val="00136E88"/>
    <w:rsid w:val="00137AA4"/>
    <w:rsid w:val="001403C2"/>
    <w:rsid w:val="00142FD3"/>
    <w:rsid w:val="00143C83"/>
    <w:rsid w:val="00145641"/>
    <w:rsid w:val="00147EFB"/>
    <w:rsid w:val="00147F4A"/>
    <w:rsid w:val="001524F0"/>
    <w:rsid w:val="001552ED"/>
    <w:rsid w:val="00155ACD"/>
    <w:rsid w:val="001568F5"/>
    <w:rsid w:val="0015696C"/>
    <w:rsid w:val="00156F7A"/>
    <w:rsid w:val="001577AB"/>
    <w:rsid w:val="001600C0"/>
    <w:rsid w:val="001600E7"/>
    <w:rsid w:val="001615D7"/>
    <w:rsid w:val="00162081"/>
    <w:rsid w:val="00162930"/>
    <w:rsid w:val="0017124B"/>
    <w:rsid w:val="00171597"/>
    <w:rsid w:val="0017334A"/>
    <w:rsid w:val="00173712"/>
    <w:rsid w:val="001739FA"/>
    <w:rsid w:val="00174BD1"/>
    <w:rsid w:val="0017592C"/>
    <w:rsid w:val="00175D42"/>
    <w:rsid w:val="00176ED3"/>
    <w:rsid w:val="00180B6D"/>
    <w:rsid w:val="00181190"/>
    <w:rsid w:val="00181308"/>
    <w:rsid w:val="001819FF"/>
    <w:rsid w:val="00181EA5"/>
    <w:rsid w:val="00184533"/>
    <w:rsid w:val="00185100"/>
    <w:rsid w:val="00186CCE"/>
    <w:rsid w:val="001919B3"/>
    <w:rsid w:val="00192959"/>
    <w:rsid w:val="0019624F"/>
    <w:rsid w:val="00197ED6"/>
    <w:rsid w:val="001A3693"/>
    <w:rsid w:val="001A4267"/>
    <w:rsid w:val="001A5583"/>
    <w:rsid w:val="001A7412"/>
    <w:rsid w:val="001B1EDC"/>
    <w:rsid w:val="001B5BA4"/>
    <w:rsid w:val="001C44F0"/>
    <w:rsid w:val="001C5487"/>
    <w:rsid w:val="001C6AE4"/>
    <w:rsid w:val="001D01D2"/>
    <w:rsid w:val="001D1BDD"/>
    <w:rsid w:val="001D2654"/>
    <w:rsid w:val="001D7E33"/>
    <w:rsid w:val="001E22BC"/>
    <w:rsid w:val="001E3C52"/>
    <w:rsid w:val="001E47B4"/>
    <w:rsid w:val="001F0E8D"/>
    <w:rsid w:val="001F14FC"/>
    <w:rsid w:val="001F20EE"/>
    <w:rsid w:val="001F5077"/>
    <w:rsid w:val="001F6EDB"/>
    <w:rsid w:val="00200E53"/>
    <w:rsid w:val="00202608"/>
    <w:rsid w:val="00206039"/>
    <w:rsid w:val="00213E8E"/>
    <w:rsid w:val="00214A4A"/>
    <w:rsid w:val="002151EA"/>
    <w:rsid w:val="00216AA6"/>
    <w:rsid w:val="00216C55"/>
    <w:rsid w:val="00217C9E"/>
    <w:rsid w:val="00222F6D"/>
    <w:rsid w:val="002241A5"/>
    <w:rsid w:val="00230CA5"/>
    <w:rsid w:val="00231393"/>
    <w:rsid w:val="00233D09"/>
    <w:rsid w:val="00235124"/>
    <w:rsid w:val="0023666B"/>
    <w:rsid w:val="002369FC"/>
    <w:rsid w:val="00236FD2"/>
    <w:rsid w:val="002420D2"/>
    <w:rsid w:val="0024219E"/>
    <w:rsid w:val="00243047"/>
    <w:rsid w:val="0024332B"/>
    <w:rsid w:val="00244578"/>
    <w:rsid w:val="00245AF0"/>
    <w:rsid w:val="00247765"/>
    <w:rsid w:val="00251B09"/>
    <w:rsid w:val="00252FCD"/>
    <w:rsid w:val="002532A8"/>
    <w:rsid w:val="00254DD2"/>
    <w:rsid w:val="002553A5"/>
    <w:rsid w:val="002562A4"/>
    <w:rsid w:val="002615BC"/>
    <w:rsid w:val="00262454"/>
    <w:rsid w:val="00262721"/>
    <w:rsid w:val="002641C7"/>
    <w:rsid w:val="002643C4"/>
    <w:rsid w:val="00270181"/>
    <w:rsid w:val="00270657"/>
    <w:rsid w:val="002710BB"/>
    <w:rsid w:val="002719D2"/>
    <w:rsid w:val="00271E1D"/>
    <w:rsid w:val="00274618"/>
    <w:rsid w:val="002756B9"/>
    <w:rsid w:val="00277212"/>
    <w:rsid w:val="00281866"/>
    <w:rsid w:val="00281C08"/>
    <w:rsid w:val="00281F61"/>
    <w:rsid w:val="0028466E"/>
    <w:rsid w:val="00284AFC"/>
    <w:rsid w:val="00284C8F"/>
    <w:rsid w:val="0028534D"/>
    <w:rsid w:val="00285A7C"/>
    <w:rsid w:val="00285BA3"/>
    <w:rsid w:val="0028649B"/>
    <w:rsid w:val="00287573"/>
    <w:rsid w:val="002905D8"/>
    <w:rsid w:val="0029073D"/>
    <w:rsid w:val="00291F72"/>
    <w:rsid w:val="002945CD"/>
    <w:rsid w:val="00295ED5"/>
    <w:rsid w:val="0029776A"/>
    <w:rsid w:val="002A018B"/>
    <w:rsid w:val="002A1004"/>
    <w:rsid w:val="002A18B8"/>
    <w:rsid w:val="002A199B"/>
    <w:rsid w:val="002A3F41"/>
    <w:rsid w:val="002A6A1F"/>
    <w:rsid w:val="002B2393"/>
    <w:rsid w:val="002B4F6F"/>
    <w:rsid w:val="002C107D"/>
    <w:rsid w:val="002C131A"/>
    <w:rsid w:val="002C1EAE"/>
    <w:rsid w:val="002C3C8B"/>
    <w:rsid w:val="002C586B"/>
    <w:rsid w:val="002D06AE"/>
    <w:rsid w:val="002D1475"/>
    <w:rsid w:val="002D2E8F"/>
    <w:rsid w:val="002D3B3F"/>
    <w:rsid w:val="002D3BA6"/>
    <w:rsid w:val="002D61F8"/>
    <w:rsid w:val="002D6333"/>
    <w:rsid w:val="002D680A"/>
    <w:rsid w:val="002D7DB8"/>
    <w:rsid w:val="002E07DC"/>
    <w:rsid w:val="002E0818"/>
    <w:rsid w:val="002E233B"/>
    <w:rsid w:val="002E32F9"/>
    <w:rsid w:val="002E3676"/>
    <w:rsid w:val="002E3B86"/>
    <w:rsid w:val="002E3D4D"/>
    <w:rsid w:val="002E42FC"/>
    <w:rsid w:val="002E62BB"/>
    <w:rsid w:val="002E7941"/>
    <w:rsid w:val="002F0194"/>
    <w:rsid w:val="002F07ED"/>
    <w:rsid w:val="002F0913"/>
    <w:rsid w:val="002F27B3"/>
    <w:rsid w:val="002F40A7"/>
    <w:rsid w:val="002F5AD8"/>
    <w:rsid w:val="002F6775"/>
    <w:rsid w:val="002F6794"/>
    <w:rsid w:val="002F6DFF"/>
    <w:rsid w:val="002F7A16"/>
    <w:rsid w:val="00303FFC"/>
    <w:rsid w:val="003051D0"/>
    <w:rsid w:val="00306026"/>
    <w:rsid w:val="00306762"/>
    <w:rsid w:val="003142A6"/>
    <w:rsid w:val="00314D52"/>
    <w:rsid w:val="00314EC3"/>
    <w:rsid w:val="00317EDB"/>
    <w:rsid w:val="0032018D"/>
    <w:rsid w:val="00320374"/>
    <w:rsid w:val="0032048E"/>
    <w:rsid w:val="00320EE3"/>
    <w:rsid w:val="00320F01"/>
    <w:rsid w:val="0032194D"/>
    <w:rsid w:val="003247CA"/>
    <w:rsid w:val="00324FDC"/>
    <w:rsid w:val="003256B1"/>
    <w:rsid w:val="00325DEA"/>
    <w:rsid w:val="00326360"/>
    <w:rsid w:val="00330A70"/>
    <w:rsid w:val="00330F80"/>
    <w:rsid w:val="0033113E"/>
    <w:rsid w:val="003322A6"/>
    <w:rsid w:val="003328EB"/>
    <w:rsid w:val="00335022"/>
    <w:rsid w:val="00337397"/>
    <w:rsid w:val="00337A80"/>
    <w:rsid w:val="00340CE9"/>
    <w:rsid w:val="003427C0"/>
    <w:rsid w:val="003500C8"/>
    <w:rsid w:val="00350A8C"/>
    <w:rsid w:val="0035199F"/>
    <w:rsid w:val="00352765"/>
    <w:rsid w:val="00352B76"/>
    <w:rsid w:val="00353C3B"/>
    <w:rsid w:val="00353F90"/>
    <w:rsid w:val="0035603C"/>
    <w:rsid w:val="00357343"/>
    <w:rsid w:val="00360BC0"/>
    <w:rsid w:val="00360D6F"/>
    <w:rsid w:val="00362F1D"/>
    <w:rsid w:val="00363A97"/>
    <w:rsid w:val="00364142"/>
    <w:rsid w:val="003649EC"/>
    <w:rsid w:val="00365441"/>
    <w:rsid w:val="00371157"/>
    <w:rsid w:val="00372700"/>
    <w:rsid w:val="00376EAA"/>
    <w:rsid w:val="00380474"/>
    <w:rsid w:val="003809C0"/>
    <w:rsid w:val="003850E9"/>
    <w:rsid w:val="00386209"/>
    <w:rsid w:val="0038684E"/>
    <w:rsid w:val="00387880"/>
    <w:rsid w:val="003903AB"/>
    <w:rsid w:val="00390476"/>
    <w:rsid w:val="0039142A"/>
    <w:rsid w:val="00392860"/>
    <w:rsid w:val="00394C8C"/>
    <w:rsid w:val="00395329"/>
    <w:rsid w:val="003974B0"/>
    <w:rsid w:val="003A30F6"/>
    <w:rsid w:val="003A3B66"/>
    <w:rsid w:val="003A3D89"/>
    <w:rsid w:val="003A4BD6"/>
    <w:rsid w:val="003A60B5"/>
    <w:rsid w:val="003A6F6B"/>
    <w:rsid w:val="003B0CFE"/>
    <w:rsid w:val="003B3641"/>
    <w:rsid w:val="003B46BF"/>
    <w:rsid w:val="003B494A"/>
    <w:rsid w:val="003B556A"/>
    <w:rsid w:val="003B5B3C"/>
    <w:rsid w:val="003B7EE6"/>
    <w:rsid w:val="003C3FF1"/>
    <w:rsid w:val="003C41F9"/>
    <w:rsid w:val="003C5900"/>
    <w:rsid w:val="003C7B7A"/>
    <w:rsid w:val="003D349A"/>
    <w:rsid w:val="003D5036"/>
    <w:rsid w:val="003D5183"/>
    <w:rsid w:val="003D5350"/>
    <w:rsid w:val="003D61BA"/>
    <w:rsid w:val="003D6EB5"/>
    <w:rsid w:val="003D72D1"/>
    <w:rsid w:val="003E1094"/>
    <w:rsid w:val="003E1652"/>
    <w:rsid w:val="003E1E09"/>
    <w:rsid w:val="003E22AB"/>
    <w:rsid w:val="003E461D"/>
    <w:rsid w:val="003E4F35"/>
    <w:rsid w:val="003F064C"/>
    <w:rsid w:val="003F185D"/>
    <w:rsid w:val="003F1C6F"/>
    <w:rsid w:val="003F49BD"/>
    <w:rsid w:val="003F5196"/>
    <w:rsid w:val="003F6A76"/>
    <w:rsid w:val="003F6C8D"/>
    <w:rsid w:val="003F6CED"/>
    <w:rsid w:val="00400C66"/>
    <w:rsid w:val="00400F23"/>
    <w:rsid w:val="004016C1"/>
    <w:rsid w:val="00412665"/>
    <w:rsid w:val="0041315D"/>
    <w:rsid w:val="00414AB5"/>
    <w:rsid w:val="00415FD0"/>
    <w:rsid w:val="004217F8"/>
    <w:rsid w:val="004224A0"/>
    <w:rsid w:val="004232AB"/>
    <w:rsid w:val="00423C41"/>
    <w:rsid w:val="00430476"/>
    <w:rsid w:val="00430650"/>
    <w:rsid w:val="00430CEA"/>
    <w:rsid w:val="00431A34"/>
    <w:rsid w:val="00432098"/>
    <w:rsid w:val="00432A13"/>
    <w:rsid w:val="0043390E"/>
    <w:rsid w:val="0043422C"/>
    <w:rsid w:val="00435279"/>
    <w:rsid w:val="00435E57"/>
    <w:rsid w:val="00437EEF"/>
    <w:rsid w:val="00440657"/>
    <w:rsid w:val="00440841"/>
    <w:rsid w:val="00443514"/>
    <w:rsid w:val="00445438"/>
    <w:rsid w:val="004468C8"/>
    <w:rsid w:val="004507D3"/>
    <w:rsid w:val="004510F5"/>
    <w:rsid w:val="00452390"/>
    <w:rsid w:val="00452589"/>
    <w:rsid w:val="00454C3D"/>
    <w:rsid w:val="0045695E"/>
    <w:rsid w:val="004603FF"/>
    <w:rsid w:val="004619D4"/>
    <w:rsid w:val="00462AC1"/>
    <w:rsid w:val="004637A1"/>
    <w:rsid w:val="00464964"/>
    <w:rsid w:val="004652A7"/>
    <w:rsid w:val="00466765"/>
    <w:rsid w:val="0046705B"/>
    <w:rsid w:val="00470951"/>
    <w:rsid w:val="00472B7E"/>
    <w:rsid w:val="004737C4"/>
    <w:rsid w:val="004741A6"/>
    <w:rsid w:val="00474509"/>
    <w:rsid w:val="00474A7A"/>
    <w:rsid w:val="00475987"/>
    <w:rsid w:val="00477D56"/>
    <w:rsid w:val="0048031E"/>
    <w:rsid w:val="004809EE"/>
    <w:rsid w:val="00486237"/>
    <w:rsid w:val="00486F0B"/>
    <w:rsid w:val="00487022"/>
    <w:rsid w:val="0049036B"/>
    <w:rsid w:val="0049072F"/>
    <w:rsid w:val="004913FA"/>
    <w:rsid w:val="00492D16"/>
    <w:rsid w:val="004944D6"/>
    <w:rsid w:val="004948E2"/>
    <w:rsid w:val="0049778F"/>
    <w:rsid w:val="004A0937"/>
    <w:rsid w:val="004A1BEB"/>
    <w:rsid w:val="004A264A"/>
    <w:rsid w:val="004A2FDE"/>
    <w:rsid w:val="004A3747"/>
    <w:rsid w:val="004A5C7F"/>
    <w:rsid w:val="004A6E0D"/>
    <w:rsid w:val="004A6E7F"/>
    <w:rsid w:val="004B1012"/>
    <w:rsid w:val="004B1078"/>
    <w:rsid w:val="004B2C18"/>
    <w:rsid w:val="004B3A6C"/>
    <w:rsid w:val="004B4582"/>
    <w:rsid w:val="004B57A1"/>
    <w:rsid w:val="004B6A3E"/>
    <w:rsid w:val="004B7BD2"/>
    <w:rsid w:val="004C23D9"/>
    <w:rsid w:val="004C2C61"/>
    <w:rsid w:val="004C5851"/>
    <w:rsid w:val="004C70DA"/>
    <w:rsid w:val="004D17DC"/>
    <w:rsid w:val="004D1CE3"/>
    <w:rsid w:val="004D287C"/>
    <w:rsid w:val="004D288F"/>
    <w:rsid w:val="004D570F"/>
    <w:rsid w:val="004D722F"/>
    <w:rsid w:val="004E112A"/>
    <w:rsid w:val="004E22E9"/>
    <w:rsid w:val="004E230B"/>
    <w:rsid w:val="004E6521"/>
    <w:rsid w:val="004E670E"/>
    <w:rsid w:val="004F0A7F"/>
    <w:rsid w:val="004F2313"/>
    <w:rsid w:val="004F40C1"/>
    <w:rsid w:val="004F4BAD"/>
    <w:rsid w:val="004F59FF"/>
    <w:rsid w:val="00500214"/>
    <w:rsid w:val="005043D6"/>
    <w:rsid w:val="00507653"/>
    <w:rsid w:val="00512C31"/>
    <w:rsid w:val="00513D83"/>
    <w:rsid w:val="00514ADB"/>
    <w:rsid w:val="0051572C"/>
    <w:rsid w:val="00516471"/>
    <w:rsid w:val="00520412"/>
    <w:rsid w:val="005222CB"/>
    <w:rsid w:val="00522926"/>
    <w:rsid w:val="0052315C"/>
    <w:rsid w:val="0052329B"/>
    <w:rsid w:val="00524BBF"/>
    <w:rsid w:val="00524C14"/>
    <w:rsid w:val="005264ED"/>
    <w:rsid w:val="005278E7"/>
    <w:rsid w:val="00527ACC"/>
    <w:rsid w:val="00530F4C"/>
    <w:rsid w:val="00531044"/>
    <w:rsid w:val="00532124"/>
    <w:rsid w:val="00532B26"/>
    <w:rsid w:val="005340A2"/>
    <w:rsid w:val="00536AA4"/>
    <w:rsid w:val="00541293"/>
    <w:rsid w:val="00543720"/>
    <w:rsid w:val="005437EB"/>
    <w:rsid w:val="00543E09"/>
    <w:rsid w:val="00551599"/>
    <w:rsid w:val="00552A3E"/>
    <w:rsid w:val="00552F18"/>
    <w:rsid w:val="00555884"/>
    <w:rsid w:val="00562BA8"/>
    <w:rsid w:val="00563AC0"/>
    <w:rsid w:val="005678C7"/>
    <w:rsid w:val="00567CA1"/>
    <w:rsid w:val="00572B72"/>
    <w:rsid w:val="00573417"/>
    <w:rsid w:val="00574E6A"/>
    <w:rsid w:val="00580886"/>
    <w:rsid w:val="005813CE"/>
    <w:rsid w:val="005821CB"/>
    <w:rsid w:val="005877FC"/>
    <w:rsid w:val="00587D54"/>
    <w:rsid w:val="0059070E"/>
    <w:rsid w:val="00594C36"/>
    <w:rsid w:val="005A1C95"/>
    <w:rsid w:val="005A4DB0"/>
    <w:rsid w:val="005A527B"/>
    <w:rsid w:val="005A52E4"/>
    <w:rsid w:val="005A54D0"/>
    <w:rsid w:val="005A625E"/>
    <w:rsid w:val="005B0F58"/>
    <w:rsid w:val="005B16A0"/>
    <w:rsid w:val="005B19D7"/>
    <w:rsid w:val="005B29E1"/>
    <w:rsid w:val="005B7507"/>
    <w:rsid w:val="005C309B"/>
    <w:rsid w:val="005C36D6"/>
    <w:rsid w:val="005C4233"/>
    <w:rsid w:val="005C5038"/>
    <w:rsid w:val="005C73C7"/>
    <w:rsid w:val="005D15B1"/>
    <w:rsid w:val="005D2752"/>
    <w:rsid w:val="005D2A61"/>
    <w:rsid w:val="005D30D4"/>
    <w:rsid w:val="005D55BB"/>
    <w:rsid w:val="005E23CD"/>
    <w:rsid w:val="005E2724"/>
    <w:rsid w:val="005E3E55"/>
    <w:rsid w:val="005E68FF"/>
    <w:rsid w:val="005E69C6"/>
    <w:rsid w:val="005F178B"/>
    <w:rsid w:val="005F4CDC"/>
    <w:rsid w:val="005F620A"/>
    <w:rsid w:val="005F7844"/>
    <w:rsid w:val="006016EB"/>
    <w:rsid w:val="006019F9"/>
    <w:rsid w:val="00601C19"/>
    <w:rsid w:val="00605944"/>
    <w:rsid w:val="0060689C"/>
    <w:rsid w:val="00606A4E"/>
    <w:rsid w:val="00611910"/>
    <w:rsid w:val="00613F4A"/>
    <w:rsid w:val="00614193"/>
    <w:rsid w:val="00614268"/>
    <w:rsid w:val="00616C4D"/>
    <w:rsid w:val="00617B42"/>
    <w:rsid w:val="006200D7"/>
    <w:rsid w:val="006200E9"/>
    <w:rsid w:val="006227B1"/>
    <w:rsid w:val="00622990"/>
    <w:rsid w:val="00622F0C"/>
    <w:rsid w:val="0062332B"/>
    <w:rsid w:val="00623CFE"/>
    <w:rsid w:val="00623D5B"/>
    <w:rsid w:val="00627B03"/>
    <w:rsid w:val="00631115"/>
    <w:rsid w:val="00631AEF"/>
    <w:rsid w:val="00632F51"/>
    <w:rsid w:val="00632F73"/>
    <w:rsid w:val="006343F5"/>
    <w:rsid w:val="006411CF"/>
    <w:rsid w:val="00641793"/>
    <w:rsid w:val="00641C71"/>
    <w:rsid w:val="0064300C"/>
    <w:rsid w:val="00644D21"/>
    <w:rsid w:val="00646463"/>
    <w:rsid w:val="00647027"/>
    <w:rsid w:val="00652633"/>
    <w:rsid w:val="0065306D"/>
    <w:rsid w:val="00654F37"/>
    <w:rsid w:val="006562EF"/>
    <w:rsid w:val="0066142F"/>
    <w:rsid w:val="00663AF7"/>
    <w:rsid w:val="00663DC7"/>
    <w:rsid w:val="00665DEC"/>
    <w:rsid w:val="00667362"/>
    <w:rsid w:val="00674FED"/>
    <w:rsid w:val="0067503F"/>
    <w:rsid w:val="00680BAB"/>
    <w:rsid w:val="0068226F"/>
    <w:rsid w:val="00682CBA"/>
    <w:rsid w:val="00682E52"/>
    <w:rsid w:val="00685D72"/>
    <w:rsid w:val="00686B8B"/>
    <w:rsid w:val="00690DF5"/>
    <w:rsid w:val="00691CED"/>
    <w:rsid w:val="00692EDF"/>
    <w:rsid w:val="006930E5"/>
    <w:rsid w:val="00695B4E"/>
    <w:rsid w:val="00697E29"/>
    <w:rsid w:val="006A156C"/>
    <w:rsid w:val="006A3125"/>
    <w:rsid w:val="006A371C"/>
    <w:rsid w:val="006A57F1"/>
    <w:rsid w:val="006A722E"/>
    <w:rsid w:val="006B1949"/>
    <w:rsid w:val="006B406F"/>
    <w:rsid w:val="006B4081"/>
    <w:rsid w:val="006B631C"/>
    <w:rsid w:val="006B6D1C"/>
    <w:rsid w:val="006C0044"/>
    <w:rsid w:val="006C0E98"/>
    <w:rsid w:val="006C11F9"/>
    <w:rsid w:val="006C1E26"/>
    <w:rsid w:val="006C2592"/>
    <w:rsid w:val="006C2731"/>
    <w:rsid w:val="006C3F63"/>
    <w:rsid w:val="006C4E43"/>
    <w:rsid w:val="006C6F70"/>
    <w:rsid w:val="006C7335"/>
    <w:rsid w:val="006C7406"/>
    <w:rsid w:val="006D21DC"/>
    <w:rsid w:val="006D44A6"/>
    <w:rsid w:val="006D4D01"/>
    <w:rsid w:val="006D4E67"/>
    <w:rsid w:val="006D6328"/>
    <w:rsid w:val="006D648F"/>
    <w:rsid w:val="006D7492"/>
    <w:rsid w:val="006E0131"/>
    <w:rsid w:val="006E0E02"/>
    <w:rsid w:val="006E1FC1"/>
    <w:rsid w:val="006E5F17"/>
    <w:rsid w:val="006E6DA4"/>
    <w:rsid w:val="006E781A"/>
    <w:rsid w:val="006E7988"/>
    <w:rsid w:val="006E7B9D"/>
    <w:rsid w:val="006F0277"/>
    <w:rsid w:val="006F0546"/>
    <w:rsid w:val="006F0652"/>
    <w:rsid w:val="006F12BA"/>
    <w:rsid w:val="006F23C1"/>
    <w:rsid w:val="006F2C70"/>
    <w:rsid w:val="006F31A3"/>
    <w:rsid w:val="006F5702"/>
    <w:rsid w:val="006F6B45"/>
    <w:rsid w:val="0070354F"/>
    <w:rsid w:val="00704B79"/>
    <w:rsid w:val="0070639B"/>
    <w:rsid w:val="00706747"/>
    <w:rsid w:val="00706FFC"/>
    <w:rsid w:val="007108CC"/>
    <w:rsid w:val="00714442"/>
    <w:rsid w:val="00714CBC"/>
    <w:rsid w:val="00714DAD"/>
    <w:rsid w:val="0071761E"/>
    <w:rsid w:val="00717DEA"/>
    <w:rsid w:val="00720306"/>
    <w:rsid w:val="0072286F"/>
    <w:rsid w:val="00723136"/>
    <w:rsid w:val="00725DBD"/>
    <w:rsid w:val="00731769"/>
    <w:rsid w:val="0073412E"/>
    <w:rsid w:val="00743217"/>
    <w:rsid w:val="0074424A"/>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441C"/>
    <w:rsid w:val="00765F67"/>
    <w:rsid w:val="00767CA8"/>
    <w:rsid w:val="00770715"/>
    <w:rsid w:val="007738E8"/>
    <w:rsid w:val="0077426D"/>
    <w:rsid w:val="007755D6"/>
    <w:rsid w:val="007756F6"/>
    <w:rsid w:val="00776799"/>
    <w:rsid w:val="007770C5"/>
    <w:rsid w:val="007772D7"/>
    <w:rsid w:val="00777B2F"/>
    <w:rsid w:val="00777EB3"/>
    <w:rsid w:val="00780A09"/>
    <w:rsid w:val="007821F5"/>
    <w:rsid w:val="00785B34"/>
    <w:rsid w:val="00787C67"/>
    <w:rsid w:val="00790726"/>
    <w:rsid w:val="007931AC"/>
    <w:rsid w:val="00793E1C"/>
    <w:rsid w:val="007946A0"/>
    <w:rsid w:val="00795EB8"/>
    <w:rsid w:val="00797224"/>
    <w:rsid w:val="00797290"/>
    <w:rsid w:val="00797860"/>
    <w:rsid w:val="007A2B47"/>
    <w:rsid w:val="007A2FF6"/>
    <w:rsid w:val="007A4603"/>
    <w:rsid w:val="007A68AD"/>
    <w:rsid w:val="007B0261"/>
    <w:rsid w:val="007B4BEA"/>
    <w:rsid w:val="007B645E"/>
    <w:rsid w:val="007C12FC"/>
    <w:rsid w:val="007C24A3"/>
    <w:rsid w:val="007C4172"/>
    <w:rsid w:val="007C4891"/>
    <w:rsid w:val="007D060B"/>
    <w:rsid w:val="007D0D8F"/>
    <w:rsid w:val="007D19B2"/>
    <w:rsid w:val="007D2DD3"/>
    <w:rsid w:val="007D401C"/>
    <w:rsid w:val="007D726A"/>
    <w:rsid w:val="007D77F0"/>
    <w:rsid w:val="007D7803"/>
    <w:rsid w:val="007E26E9"/>
    <w:rsid w:val="007E2934"/>
    <w:rsid w:val="007E32B3"/>
    <w:rsid w:val="007E3BA8"/>
    <w:rsid w:val="007E49E0"/>
    <w:rsid w:val="007F284B"/>
    <w:rsid w:val="007F33EF"/>
    <w:rsid w:val="007F3E17"/>
    <w:rsid w:val="007F4CEE"/>
    <w:rsid w:val="007F57DC"/>
    <w:rsid w:val="007F6B97"/>
    <w:rsid w:val="008022E4"/>
    <w:rsid w:val="00803F95"/>
    <w:rsid w:val="00804C36"/>
    <w:rsid w:val="00806FF1"/>
    <w:rsid w:val="00807045"/>
    <w:rsid w:val="008108A2"/>
    <w:rsid w:val="00811FEA"/>
    <w:rsid w:val="00815AA1"/>
    <w:rsid w:val="0081628C"/>
    <w:rsid w:val="00821F42"/>
    <w:rsid w:val="008224EE"/>
    <w:rsid w:val="00822C02"/>
    <w:rsid w:val="0082448D"/>
    <w:rsid w:val="00825211"/>
    <w:rsid w:val="00825320"/>
    <w:rsid w:val="00826A62"/>
    <w:rsid w:val="00827844"/>
    <w:rsid w:val="008318B8"/>
    <w:rsid w:val="00834779"/>
    <w:rsid w:val="008353B6"/>
    <w:rsid w:val="0083592E"/>
    <w:rsid w:val="00836258"/>
    <w:rsid w:val="00841186"/>
    <w:rsid w:val="008459F6"/>
    <w:rsid w:val="00846AE7"/>
    <w:rsid w:val="00847E91"/>
    <w:rsid w:val="00847EF3"/>
    <w:rsid w:val="0085268F"/>
    <w:rsid w:val="00853177"/>
    <w:rsid w:val="008540F3"/>
    <w:rsid w:val="00857939"/>
    <w:rsid w:val="0086044E"/>
    <w:rsid w:val="00860A70"/>
    <w:rsid w:val="00860E60"/>
    <w:rsid w:val="00861580"/>
    <w:rsid w:val="00861BF8"/>
    <w:rsid w:val="008625AC"/>
    <w:rsid w:val="00862A62"/>
    <w:rsid w:val="00865861"/>
    <w:rsid w:val="008660DE"/>
    <w:rsid w:val="00866ABB"/>
    <w:rsid w:val="00866AF2"/>
    <w:rsid w:val="00870511"/>
    <w:rsid w:val="00870CC3"/>
    <w:rsid w:val="008730AC"/>
    <w:rsid w:val="00873A16"/>
    <w:rsid w:val="00875C96"/>
    <w:rsid w:val="00877F58"/>
    <w:rsid w:val="008812CA"/>
    <w:rsid w:val="00881DC9"/>
    <w:rsid w:val="00881FD4"/>
    <w:rsid w:val="00882BE5"/>
    <w:rsid w:val="008846F4"/>
    <w:rsid w:val="00885676"/>
    <w:rsid w:val="008858FA"/>
    <w:rsid w:val="00885FF2"/>
    <w:rsid w:val="00886660"/>
    <w:rsid w:val="00887BC4"/>
    <w:rsid w:val="00890B25"/>
    <w:rsid w:val="00890DB2"/>
    <w:rsid w:val="00890DCD"/>
    <w:rsid w:val="00893633"/>
    <w:rsid w:val="00894E3E"/>
    <w:rsid w:val="008A1593"/>
    <w:rsid w:val="008A1B9C"/>
    <w:rsid w:val="008A2DD0"/>
    <w:rsid w:val="008A528A"/>
    <w:rsid w:val="008A5B91"/>
    <w:rsid w:val="008A6B97"/>
    <w:rsid w:val="008A7891"/>
    <w:rsid w:val="008A7F5C"/>
    <w:rsid w:val="008B05CC"/>
    <w:rsid w:val="008B0B23"/>
    <w:rsid w:val="008B28C3"/>
    <w:rsid w:val="008B2D24"/>
    <w:rsid w:val="008B45D7"/>
    <w:rsid w:val="008B54A2"/>
    <w:rsid w:val="008B5C3E"/>
    <w:rsid w:val="008C10F1"/>
    <w:rsid w:val="008C23D7"/>
    <w:rsid w:val="008C253B"/>
    <w:rsid w:val="008D054D"/>
    <w:rsid w:val="008D0B8D"/>
    <w:rsid w:val="008D3743"/>
    <w:rsid w:val="008D3813"/>
    <w:rsid w:val="008D5873"/>
    <w:rsid w:val="008E10A1"/>
    <w:rsid w:val="008E429B"/>
    <w:rsid w:val="008E4542"/>
    <w:rsid w:val="008F1106"/>
    <w:rsid w:val="008F1900"/>
    <w:rsid w:val="00900286"/>
    <w:rsid w:val="0090068F"/>
    <w:rsid w:val="00900C86"/>
    <w:rsid w:val="009010CA"/>
    <w:rsid w:val="00904DC9"/>
    <w:rsid w:val="00910674"/>
    <w:rsid w:val="009119ED"/>
    <w:rsid w:val="009120FF"/>
    <w:rsid w:val="009148E8"/>
    <w:rsid w:val="00915BCF"/>
    <w:rsid w:val="009164AC"/>
    <w:rsid w:val="00916C50"/>
    <w:rsid w:val="0091716A"/>
    <w:rsid w:val="009206C7"/>
    <w:rsid w:val="00922006"/>
    <w:rsid w:val="00930A59"/>
    <w:rsid w:val="009317AC"/>
    <w:rsid w:val="0093207C"/>
    <w:rsid w:val="009345AD"/>
    <w:rsid w:val="009379DB"/>
    <w:rsid w:val="00937D85"/>
    <w:rsid w:val="00941459"/>
    <w:rsid w:val="00941530"/>
    <w:rsid w:val="00941E17"/>
    <w:rsid w:val="00943268"/>
    <w:rsid w:val="009437C6"/>
    <w:rsid w:val="00943F75"/>
    <w:rsid w:val="00946688"/>
    <w:rsid w:val="00946BF4"/>
    <w:rsid w:val="00951856"/>
    <w:rsid w:val="00951A08"/>
    <w:rsid w:val="00951F8F"/>
    <w:rsid w:val="009524DE"/>
    <w:rsid w:val="009537A3"/>
    <w:rsid w:val="00955A9A"/>
    <w:rsid w:val="009564C7"/>
    <w:rsid w:val="009572B7"/>
    <w:rsid w:val="009620F6"/>
    <w:rsid w:val="009622D2"/>
    <w:rsid w:val="009706CE"/>
    <w:rsid w:val="00970AC4"/>
    <w:rsid w:val="00970D23"/>
    <w:rsid w:val="009715BD"/>
    <w:rsid w:val="00972766"/>
    <w:rsid w:val="009727B8"/>
    <w:rsid w:val="00973E29"/>
    <w:rsid w:val="0097504B"/>
    <w:rsid w:val="0097558E"/>
    <w:rsid w:val="009761E8"/>
    <w:rsid w:val="009764A9"/>
    <w:rsid w:val="00976637"/>
    <w:rsid w:val="00977832"/>
    <w:rsid w:val="00980FB6"/>
    <w:rsid w:val="0098136D"/>
    <w:rsid w:val="00982535"/>
    <w:rsid w:val="0098629E"/>
    <w:rsid w:val="00986586"/>
    <w:rsid w:val="00991802"/>
    <w:rsid w:val="00992035"/>
    <w:rsid w:val="00992EF8"/>
    <w:rsid w:val="0099342A"/>
    <w:rsid w:val="009938B0"/>
    <w:rsid w:val="009A059F"/>
    <w:rsid w:val="009A082E"/>
    <w:rsid w:val="009A1F14"/>
    <w:rsid w:val="009A2D99"/>
    <w:rsid w:val="009A3318"/>
    <w:rsid w:val="009A698F"/>
    <w:rsid w:val="009A6B37"/>
    <w:rsid w:val="009A6CEC"/>
    <w:rsid w:val="009A6F10"/>
    <w:rsid w:val="009B6EE6"/>
    <w:rsid w:val="009C1175"/>
    <w:rsid w:val="009C1F4E"/>
    <w:rsid w:val="009C4B49"/>
    <w:rsid w:val="009C4F9A"/>
    <w:rsid w:val="009C5A15"/>
    <w:rsid w:val="009D0F10"/>
    <w:rsid w:val="009D4A00"/>
    <w:rsid w:val="009E0018"/>
    <w:rsid w:val="009E0BB1"/>
    <w:rsid w:val="009E286D"/>
    <w:rsid w:val="009E2E57"/>
    <w:rsid w:val="009E3BB5"/>
    <w:rsid w:val="009E6B59"/>
    <w:rsid w:val="009F054B"/>
    <w:rsid w:val="009F17D2"/>
    <w:rsid w:val="009F2090"/>
    <w:rsid w:val="009F2C48"/>
    <w:rsid w:val="00A0027A"/>
    <w:rsid w:val="00A00AE7"/>
    <w:rsid w:val="00A01268"/>
    <w:rsid w:val="00A02090"/>
    <w:rsid w:val="00A03926"/>
    <w:rsid w:val="00A05D8F"/>
    <w:rsid w:val="00A07D19"/>
    <w:rsid w:val="00A11030"/>
    <w:rsid w:val="00A11155"/>
    <w:rsid w:val="00A12015"/>
    <w:rsid w:val="00A12B19"/>
    <w:rsid w:val="00A1635F"/>
    <w:rsid w:val="00A16546"/>
    <w:rsid w:val="00A16BBF"/>
    <w:rsid w:val="00A20063"/>
    <w:rsid w:val="00A20629"/>
    <w:rsid w:val="00A20A3C"/>
    <w:rsid w:val="00A22E02"/>
    <w:rsid w:val="00A24BE2"/>
    <w:rsid w:val="00A24F9F"/>
    <w:rsid w:val="00A275EE"/>
    <w:rsid w:val="00A27F4F"/>
    <w:rsid w:val="00A3165F"/>
    <w:rsid w:val="00A33A50"/>
    <w:rsid w:val="00A33D4F"/>
    <w:rsid w:val="00A3438B"/>
    <w:rsid w:val="00A34954"/>
    <w:rsid w:val="00A34F6A"/>
    <w:rsid w:val="00A369FD"/>
    <w:rsid w:val="00A36CE6"/>
    <w:rsid w:val="00A373F5"/>
    <w:rsid w:val="00A4026A"/>
    <w:rsid w:val="00A4179A"/>
    <w:rsid w:val="00A42C60"/>
    <w:rsid w:val="00A44A18"/>
    <w:rsid w:val="00A46AEC"/>
    <w:rsid w:val="00A510AA"/>
    <w:rsid w:val="00A51249"/>
    <w:rsid w:val="00A51851"/>
    <w:rsid w:val="00A52637"/>
    <w:rsid w:val="00A52E5E"/>
    <w:rsid w:val="00A55365"/>
    <w:rsid w:val="00A55444"/>
    <w:rsid w:val="00A56156"/>
    <w:rsid w:val="00A600A9"/>
    <w:rsid w:val="00A677BB"/>
    <w:rsid w:val="00A67BC6"/>
    <w:rsid w:val="00A702F0"/>
    <w:rsid w:val="00A70722"/>
    <w:rsid w:val="00A742B3"/>
    <w:rsid w:val="00A75B9B"/>
    <w:rsid w:val="00A76033"/>
    <w:rsid w:val="00A81137"/>
    <w:rsid w:val="00A8595C"/>
    <w:rsid w:val="00A86AE7"/>
    <w:rsid w:val="00A86B66"/>
    <w:rsid w:val="00A86EF5"/>
    <w:rsid w:val="00A87572"/>
    <w:rsid w:val="00A87B11"/>
    <w:rsid w:val="00A935AE"/>
    <w:rsid w:val="00A94DF7"/>
    <w:rsid w:val="00A960D9"/>
    <w:rsid w:val="00A96758"/>
    <w:rsid w:val="00A96C9B"/>
    <w:rsid w:val="00AA01C1"/>
    <w:rsid w:val="00AA18EC"/>
    <w:rsid w:val="00AA3A4C"/>
    <w:rsid w:val="00AA3FC7"/>
    <w:rsid w:val="00AA767E"/>
    <w:rsid w:val="00AB033A"/>
    <w:rsid w:val="00AB1578"/>
    <w:rsid w:val="00AB2BD9"/>
    <w:rsid w:val="00AB4166"/>
    <w:rsid w:val="00AB542E"/>
    <w:rsid w:val="00AB659F"/>
    <w:rsid w:val="00AB703A"/>
    <w:rsid w:val="00AC13F3"/>
    <w:rsid w:val="00AC1F44"/>
    <w:rsid w:val="00AC2C0E"/>
    <w:rsid w:val="00AC348D"/>
    <w:rsid w:val="00AC4755"/>
    <w:rsid w:val="00AC5DE9"/>
    <w:rsid w:val="00AC65B1"/>
    <w:rsid w:val="00AC6AD7"/>
    <w:rsid w:val="00AD147E"/>
    <w:rsid w:val="00AD1D84"/>
    <w:rsid w:val="00AD2115"/>
    <w:rsid w:val="00AD3DF7"/>
    <w:rsid w:val="00AD4FAE"/>
    <w:rsid w:val="00AD5A7C"/>
    <w:rsid w:val="00AD67BC"/>
    <w:rsid w:val="00AE39CC"/>
    <w:rsid w:val="00AE7B33"/>
    <w:rsid w:val="00AF38CD"/>
    <w:rsid w:val="00AF4004"/>
    <w:rsid w:val="00AF46BC"/>
    <w:rsid w:val="00AF66BD"/>
    <w:rsid w:val="00AF6CE7"/>
    <w:rsid w:val="00B00B17"/>
    <w:rsid w:val="00B01676"/>
    <w:rsid w:val="00B01E75"/>
    <w:rsid w:val="00B023AE"/>
    <w:rsid w:val="00B02E79"/>
    <w:rsid w:val="00B04334"/>
    <w:rsid w:val="00B0570C"/>
    <w:rsid w:val="00B0584E"/>
    <w:rsid w:val="00B07005"/>
    <w:rsid w:val="00B109CE"/>
    <w:rsid w:val="00B10B9C"/>
    <w:rsid w:val="00B10DF6"/>
    <w:rsid w:val="00B133B3"/>
    <w:rsid w:val="00B17F24"/>
    <w:rsid w:val="00B21B17"/>
    <w:rsid w:val="00B230A1"/>
    <w:rsid w:val="00B23304"/>
    <w:rsid w:val="00B237DA"/>
    <w:rsid w:val="00B240DD"/>
    <w:rsid w:val="00B273D8"/>
    <w:rsid w:val="00B274E4"/>
    <w:rsid w:val="00B27A2A"/>
    <w:rsid w:val="00B27C35"/>
    <w:rsid w:val="00B32200"/>
    <w:rsid w:val="00B3336B"/>
    <w:rsid w:val="00B33471"/>
    <w:rsid w:val="00B3398E"/>
    <w:rsid w:val="00B33A62"/>
    <w:rsid w:val="00B34290"/>
    <w:rsid w:val="00B345F7"/>
    <w:rsid w:val="00B35C45"/>
    <w:rsid w:val="00B401EA"/>
    <w:rsid w:val="00B4146E"/>
    <w:rsid w:val="00B41DD8"/>
    <w:rsid w:val="00B4216F"/>
    <w:rsid w:val="00B429F3"/>
    <w:rsid w:val="00B446FE"/>
    <w:rsid w:val="00B47B99"/>
    <w:rsid w:val="00B50F98"/>
    <w:rsid w:val="00B5119B"/>
    <w:rsid w:val="00B5122D"/>
    <w:rsid w:val="00B51352"/>
    <w:rsid w:val="00B524E0"/>
    <w:rsid w:val="00B54D8E"/>
    <w:rsid w:val="00B55F60"/>
    <w:rsid w:val="00B56901"/>
    <w:rsid w:val="00B56CB7"/>
    <w:rsid w:val="00B6136E"/>
    <w:rsid w:val="00B6238C"/>
    <w:rsid w:val="00B625D7"/>
    <w:rsid w:val="00B651AA"/>
    <w:rsid w:val="00B6647D"/>
    <w:rsid w:val="00B71F9E"/>
    <w:rsid w:val="00B72661"/>
    <w:rsid w:val="00B73E17"/>
    <w:rsid w:val="00B73F71"/>
    <w:rsid w:val="00B778B9"/>
    <w:rsid w:val="00B7799D"/>
    <w:rsid w:val="00B82CAC"/>
    <w:rsid w:val="00B82F13"/>
    <w:rsid w:val="00B82F48"/>
    <w:rsid w:val="00B83314"/>
    <w:rsid w:val="00B83B46"/>
    <w:rsid w:val="00B867D6"/>
    <w:rsid w:val="00B869B6"/>
    <w:rsid w:val="00B8726A"/>
    <w:rsid w:val="00B90943"/>
    <w:rsid w:val="00B96567"/>
    <w:rsid w:val="00B972D7"/>
    <w:rsid w:val="00B97A72"/>
    <w:rsid w:val="00BA02F4"/>
    <w:rsid w:val="00BA2927"/>
    <w:rsid w:val="00BA3419"/>
    <w:rsid w:val="00BA590F"/>
    <w:rsid w:val="00BA6169"/>
    <w:rsid w:val="00BA6FA0"/>
    <w:rsid w:val="00BB3589"/>
    <w:rsid w:val="00BB4142"/>
    <w:rsid w:val="00BB5107"/>
    <w:rsid w:val="00BB569C"/>
    <w:rsid w:val="00BC0A2C"/>
    <w:rsid w:val="00BC16AD"/>
    <w:rsid w:val="00BC33C4"/>
    <w:rsid w:val="00BC6F83"/>
    <w:rsid w:val="00BD71C5"/>
    <w:rsid w:val="00BD7BA2"/>
    <w:rsid w:val="00BD7DA4"/>
    <w:rsid w:val="00BE0D1A"/>
    <w:rsid w:val="00BE0EF1"/>
    <w:rsid w:val="00BE200C"/>
    <w:rsid w:val="00BE2145"/>
    <w:rsid w:val="00BE3070"/>
    <w:rsid w:val="00BE4ADE"/>
    <w:rsid w:val="00BE7F99"/>
    <w:rsid w:val="00BF2635"/>
    <w:rsid w:val="00BF2D90"/>
    <w:rsid w:val="00BF530C"/>
    <w:rsid w:val="00BF6480"/>
    <w:rsid w:val="00BF6A75"/>
    <w:rsid w:val="00C0383D"/>
    <w:rsid w:val="00C04326"/>
    <w:rsid w:val="00C04EA8"/>
    <w:rsid w:val="00C06085"/>
    <w:rsid w:val="00C060F0"/>
    <w:rsid w:val="00C06AE0"/>
    <w:rsid w:val="00C072DB"/>
    <w:rsid w:val="00C107D2"/>
    <w:rsid w:val="00C13757"/>
    <w:rsid w:val="00C14210"/>
    <w:rsid w:val="00C173DB"/>
    <w:rsid w:val="00C17C07"/>
    <w:rsid w:val="00C21D8E"/>
    <w:rsid w:val="00C24665"/>
    <w:rsid w:val="00C2497D"/>
    <w:rsid w:val="00C24A3C"/>
    <w:rsid w:val="00C26685"/>
    <w:rsid w:val="00C26BD8"/>
    <w:rsid w:val="00C27AD1"/>
    <w:rsid w:val="00C30FB6"/>
    <w:rsid w:val="00C30FDD"/>
    <w:rsid w:val="00C32697"/>
    <w:rsid w:val="00C32C72"/>
    <w:rsid w:val="00C330BE"/>
    <w:rsid w:val="00C3362F"/>
    <w:rsid w:val="00C35471"/>
    <w:rsid w:val="00C367B7"/>
    <w:rsid w:val="00C36879"/>
    <w:rsid w:val="00C374B0"/>
    <w:rsid w:val="00C40D30"/>
    <w:rsid w:val="00C42AF0"/>
    <w:rsid w:val="00C42DEA"/>
    <w:rsid w:val="00C4579C"/>
    <w:rsid w:val="00C477A7"/>
    <w:rsid w:val="00C50E08"/>
    <w:rsid w:val="00C51314"/>
    <w:rsid w:val="00C51617"/>
    <w:rsid w:val="00C548CB"/>
    <w:rsid w:val="00C549B8"/>
    <w:rsid w:val="00C55233"/>
    <w:rsid w:val="00C5702B"/>
    <w:rsid w:val="00C573AE"/>
    <w:rsid w:val="00C57E4D"/>
    <w:rsid w:val="00C60365"/>
    <w:rsid w:val="00C6068F"/>
    <w:rsid w:val="00C63DAB"/>
    <w:rsid w:val="00C65399"/>
    <w:rsid w:val="00C65957"/>
    <w:rsid w:val="00C67305"/>
    <w:rsid w:val="00C70384"/>
    <w:rsid w:val="00C71EA2"/>
    <w:rsid w:val="00C73E32"/>
    <w:rsid w:val="00C74B38"/>
    <w:rsid w:val="00C75B83"/>
    <w:rsid w:val="00C77CB0"/>
    <w:rsid w:val="00C84D21"/>
    <w:rsid w:val="00C871AA"/>
    <w:rsid w:val="00C874DA"/>
    <w:rsid w:val="00C9091B"/>
    <w:rsid w:val="00CA0126"/>
    <w:rsid w:val="00CA0C20"/>
    <w:rsid w:val="00CA129C"/>
    <w:rsid w:val="00CA1A3D"/>
    <w:rsid w:val="00CA1FA3"/>
    <w:rsid w:val="00CA2CCA"/>
    <w:rsid w:val="00CA7DCC"/>
    <w:rsid w:val="00CB2826"/>
    <w:rsid w:val="00CB303E"/>
    <w:rsid w:val="00CB3AC5"/>
    <w:rsid w:val="00CB3D99"/>
    <w:rsid w:val="00CB7159"/>
    <w:rsid w:val="00CC211E"/>
    <w:rsid w:val="00CC2F36"/>
    <w:rsid w:val="00CC3614"/>
    <w:rsid w:val="00CC3DEC"/>
    <w:rsid w:val="00CC6E96"/>
    <w:rsid w:val="00CD322A"/>
    <w:rsid w:val="00CD394A"/>
    <w:rsid w:val="00CD3EBD"/>
    <w:rsid w:val="00CD5F68"/>
    <w:rsid w:val="00CD7D13"/>
    <w:rsid w:val="00CE0193"/>
    <w:rsid w:val="00CE0AD9"/>
    <w:rsid w:val="00CE2183"/>
    <w:rsid w:val="00CE2409"/>
    <w:rsid w:val="00CE33A8"/>
    <w:rsid w:val="00CE4AF0"/>
    <w:rsid w:val="00CE4CCD"/>
    <w:rsid w:val="00CE5D3C"/>
    <w:rsid w:val="00CE6EA5"/>
    <w:rsid w:val="00CF2C96"/>
    <w:rsid w:val="00CF5A5C"/>
    <w:rsid w:val="00CF6791"/>
    <w:rsid w:val="00D00C1A"/>
    <w:rsid w:val="00D01766"/>
    <w:rsid w:val="00D04FC9"/>
    <w:rsid w:val="00D05A28"/>
    <w:rsid w:val="00D06E4B"/>
    <w:rsid w:val="00D070C6"/>
    <w:rsid w:val="00D12FCB"/>
    <w:rsid w:val="00D1366B"/>
    <w:rsid w:val="00D13AA7"/>
    <w:rsid w:val="00D13C00"/>
    <w:rsid w:val="00D1452A"/>
    <w:rsid w:val="00D159F0"/>
    <w:rsid w:val="00D15DC3"/>
    <w:rsid w:val="00D165AA"/>
    <w:rsid w:val="00D17E5B"/>
    <w:rsid w:val="00D22B86"/>
    <w:rsid w:val="00D2673F"/>
    <w:rsid w:val="00D31BD1"/>
    <w:rsid w:val="00D32BE4"/>
    <w:rsid w:val="00D32E73"/>
    <w:rsid w:val="00D35026"/>
    <w:rsid w:val="00D403BD"/>
    <w:rsid w:val="00D41A18"/>
    <w:rsid w:val="00D430F6"/>
    <w:rsid w:val="00D462C2"/>
    <w:rsid w:val="00D475D3"/>
    <w:rsid w:val="00D47F2D"/>
    <w:rsid w:val="00D50B07"/>
    <w:rsid w:val="00D53733"/>
    <w:rsid w:val="00D56CD8"/>
    <w:rsid w:val="00D62DB5"/>
    <w:rsid w:val="00D635CD"/>
    <w:rsid w:val="00D66740"/>
    <w:rsid w:val="00D67071"/>
    <w:rsid w:val="00D6732C"/>
    <w:rsid w:val="00D70D8B"/>
    <w:rsid w:val="00D77E2E"/>
    <w:rsid w:val="00D804BD"/>
    <w:rsid w:val="00D81ED4"/>
    <w:rsid w:val="00D82516"/>
    <w:rsid w:val="00D82C48"/>
    <w:rsid w:val="00D83CD6"/>
    <w:rsid w:val="00D84532"/>
    <w:rsid w:val="00D8556C"/>
    <w:rsid w:val="00D87559"/>
    <w:rsid w:val="00D916A4"/>
    <w:rsid w:val="00D91B69"/>
    <w:rsid w:val="00D95758"/>
    <w:rsid w:val="00D96D0D"/>
    <w:rsid w:val="00DA149F"/>
    <w:rsid w:val="00DA19DB"/>
    <w:rsid w:val="00DA23E0"/>
    <w:rsid w:val="00DA2699"/>
    <w:rsid w:val="00DA3D14"/>
    <w:rsid w:val="00DA41D8"/>
    <w:rsid w:val="00DA5592"/>
    <w:rsid w:val="00DA5AC7"/>
    <w:rsid w:val="00DA6171"/>
    <w:rsid w:val="00DA7914"/>
    <w:rsid w:val="00DB17CA"/>
    <w:rsid w:val="00DB44FE"/>
    <w:rsid w:val="00DB49D1"/>
    <w:rsid w:val="00DB5125"/>
    <w:rsid w:val="00DC0321"/>
    <w:rsid w:val="00DC0505"/>
    <w:rsid w:val="00DC06DB"/>
    <w:rsid w:val="00DC20F2"/>
    <w:rsid w:val="00DC242D"/>
    <w:rsid w:val="00DC6782"/>
    <w:rsid w:val="00DC7484"/>
    <w:rsid w:val="00DC7A37"/>
    <w:rsid w:val="00DD03E5"/>
    <w:rsid w:val="00DD0C9F"/>
    <w:rsid w:val="00DD1539"/>
    <w:rsid w:val="00DD29F2"/>
    <w:rsid w:val="00DD2B0C"/>
    <w:rsid w:val="00DD4EE1"/>
    <w:rsid w:val="00DD54E7"/>
    <w:rsid w:val="00DD5CB8"/>
    <w:rsid w:val="00DE0192"/>
    <w:rsid w:val="00DE0768"/>
    <w:rsid w:val="00DE0AD3"/>
    <w:rsid w:val="00DE3E61"/>
    <w:rsid w:val="00DE451F"/>
    <w:rsid w:val="00DE4647"/>
    <w:rsid w:val="00DF1740"/>
    <w:rsid w:val="00DF6614"/>
    <w:rsid w:val="00DF6ADD"/>
    <w:rsid w:val="00E00E19"/>
    <w:rsid w:val="00E00E2C"/>
    <w:rsid w:val="00E00F00"/>
    <w:rsid w:val="00E04005"/>
    <w:rsid w:val="00E074BC"/>
    <w:rsid w:val="00E07CDA"/>
    <w:rsid w:val="00E12AFD"/>
    <w:rsid w:val="00E12DCB"/>
    <w:rsid w:val="00E12FCC"/>
    <w:rsid w:val="00E1414A"/>
    <w:rsid w:val="00E14328"/>
    <w:rsid w:val="00E14401"/>
    <w:rsid w:val="00E1720A"/>
    <w:rsid w:val="00E21217"/>
    <w:rsid w:val="00E21C47"/>
    <w:rsid w:val="00E224A4"/>
    <w:rsid w:val="00E22AAF"/>
    <w:rsid w:val="00E2323D"/>
    <w:rsid w:val="00E23A7C"/>
    <w:rsid w:val="00E25F01"/>
    <w:rsid w:val="00E3026D"/>
    <w:rsid w:val="00E311C0"/>
    <w:rsid w:val="00E32371"/>
    <w:rsid w:val="00E336A6"/>
    <w:rsid w:val="00E3382B"/>
    <w:rsid w:val="00E36AEC"/>
    <w:rsid w:val="00E40256"/>
    <w:rsid w:val="00E40A37"/>
    <w:rsid w:val="00E419F7"/>
    <w:rsid w:val="00E42CE9"/>
    <w:rsid w:val="00E44014"/>
    <w:rsid w:val="00E45327"/>
    <w:rsid w:val="00E4720B"/>
    <w:rsid w:val="00E47FB6"/>
    <w:rsid w:val="00E506DB"/>
    <w:rsid w:val="00E510FF"/>
    <w:rsid w:val="00E55DB5"/>
    <w:rsid w:val="00E570A4"/>
    <w:rsid w:val="00E60A05"/>
    <w:rsid w:val="00E61ADA"/>
    <w:rsid w:val="00E62909"/>
    <w:rsid w:val="00E6411D"/>
    <w:rsid w:val="00E66261"/>
    <w:rsid w:val="00E719F4"/>
    <w:rsid w:val="00E72366"/>
    <w:rsid w:val="00E756C6"/>
    <w:rsid w:val="00E75CF4"/>
    <w:rsid w:val="00E76912"/>
    <w:rsid w:val="00E779B8"/>
    <w:rsid w:val="00E80238"/>
    <w:rsid w:val="00E8095A"/>
    <w:rsid w:val="00E81C65"/>
    <w:rsid w:val="00E824FB"/>
    <w:rsid w:val="00E829EB"/>
    <w:rsid w:val="00E83BAE"/>
    <w:rsid w:val="00E84EF3"/>
    <w:rsid w:val="00E85989"/>
    <w:rsid w:val="00E85E9E"/>
    <w:rsid w:val="00E8775B"/>
    <w:rsid w:val="00E93D64"/>
    <w:rsid w:val="00E946D0"/>
    <w:rsid w:val="00E9472F"/>
    <w:rsid w:val="00E9540C"/>
    <w:rsid w:val="00EB00C7"/>
    <w:rsid w:val="00EB1719"/>
    <w:rsid w:val="00EB1846"/>
    <w:rsid w:val="00EB19D1"/>
    <w:rsid w:val="00EB42BF"/>
    <w:rsid w:val="00EB4954"/>
    <w:rsid w:val="00EB59AF"/>
    <w:rsid w:val="00EB607A"/>
    <w:rsid w:val="00EB6A58"/>
    <w:rsid w:val="00EB75D6"/>
    <w:rsid w:val="00EC0B00"/>
    <w:rsid w:val="00EC6D39"/>
    <w:rsid w:val="00EC7819"/>
    <w:rsid w:val="00ED0EBB"/>
    <w:rsid w:val="00ED424B"/>
    <w:rsid w:val="00EE19D8"/>
    <w:rsid w:val="00EE1F18"/>
    <w:rsid w:val="00EE2A79"/>
    <w:rsid w:val="00EE33DE"/>
    <w:rsid w:val="00EE35D0"/>
    <w:rsid w:val="00EE5276"/>
    <w:rsid w:val="00EE660D"/>
    <w:rsid w:val="00EE7347"/>
    <w:rsid w:val="00EE77ED"/>
    <w:rsid w:val="00EF00B4"/>
    <w:rsid w:val="00EF11E9"/>
    <w:rsid w:val="00EF1254"/>
    <w:rsid w:val="00EF13C4"/>
    <w:rsid w:val="00EF3BEE"/>
    <w:rsid w:val="00EF6ACA"/>
    <w:rsid w:val="00EF7497"/>
    <w:rsid w:val="00F00493"/>
    <w:rsid w:val="00F0066E"/>
    <w:rsid w:val="00F00B7C"/>
    <w:rsid w:val="00F01AE1"/>
    <w:rsid w:val="00F03C64"/>
    <w:rsid w:val="00F04B2E"/>
    <w:rsid w:val="00F13AB0"/>
    <w:rsid w:val="00F150BF"/>
    <w:rsid w:val="00F15361"/>
    <w:rsid w:val="00F15E89"/>
    <w:rsid w:val="00F203BD"/>
    <w:rsid w:val="00F20F71"/>
    <w:rsid w:val="00F21CD3"/>
    <w:rsid w:val="00F230AF"/>
    <w:rsid w:val="00F23B4A"/>
    <w:rsid w:val="00F23F66"/>
    <w:rsid w:val="00F2550E"/>
    <w:rsid w:val="00F25D56"/>
    <w:rsid w:val="00F27BDA"/>
    <w:rsid w:val="00F36001"/>
    <w:rsid w:val="00F36AB6"/>
    <w:rsid w:val="00F37D46"/>
    <w:rsid w:val="00F433FC"/>
    <w:rsid w:val="00F4463F"/>
    <w:rsid w:val="00F45CAA"/>
    <w:rsid w:val="00F512AC"/>
    <w:rsid w:val="00F52219"/>
    <w:rsid w:val="00F52C30"/>
    <w:rsid w:val="00F53F9A"/>
    <w:rsid w:val="00F555C6"/>
    <w:rsid w:val="00F5614E"/>
    <w:rsid w:val="00F60828"/>
    <w:rsid w:val="00F60E55"/>
    <w:rsid w:val="00F6376C"/>
    <w:rsid w:val="00F63B9E"/>
    <w:rsid w:val="00F63E4B"/>
    <w:rsid w:val="00F6468E"/>
    <w:rsid w:val="00F6637F"/>
    <w:rsid w:val="00F724C9"/>
    <w:rsid w:val="00F725F3"/>
    <w:rsid w:val="00F739C8"/>
    <w:rsid w:val="00F74FE8"/>
    <w:rsid w:val="00F76642"/>
    <w:rsid w:val="00F7772B"/>
    <w:rsid w:val="00F80632"/>
    <w:rsid w:val="00F81046"/>
    <w:rsid w:val="00F818DB"/>
    <w:rsid w:val="00F82115"/>
    <w:rsid w:val="00F821B1"/>
    <w:rsid w:val="00F82310"/>
    <w:rsid w:val="00F840AC"/>
    <w:rsid w:val="00F844C5"/>
    <w:rsid w:val="00F85124"/>
    <w:rsid w:val="00F9128E"/>
    <w:rsid w:val="00F95FA6"/>
    <w:rsid w:val="00F97401"/>
    <w:rsid w:val="00F97A50"/>
    <w:rsid w:val="00FA1346"/>
    <w:rsid w:val="00FA2F41"/>
    <w:rsid w:val="00FA4A52"/>
    <w:rsid w:val="00FA7C37"/>
    <w:rsid w:val="00FB2FA7"/>
    <w:rsid w:val="00FB3189"/>
    <w:rsid w:val="00FB3217"/>
    <w:rsid w:val="00FC0300"/>
    <w:rsid w:val="00FC0FDA"/>
    <w:rsid w:val="00FC14B0"/>
    <w:rsid w:val="00FC25BE"/>
    <w:rsid w:val="00FC2A0E"/>
    <w:rsid w:val="00FC6165"/>
    <w:rsid w:val="00FC61DD"/>
    <w:rsid w:val="00FC62F2"/>
    <w:rsid w:val="00FD0D34"/>
    <w:rsid w:val="00FD1218"/>
    <w:rsid w:val="00FD2B2F"/>
    <w:rsid w:val="00FD3283"/>
    <w:rsid w:val="00FD3686"/>
    <w:rsid w:val="00FD380D"/>
    <w:rsid w:val="00FD3F8A"/>
    <w:rsid w:val="00FD615A"/>
    <w:rsid w:val="00FE07CF"/>
    <w:rsid w:val="00FE10E8"/>
    <w:rsid w:val="00FE153B"/>
    <w:rsid w:val="00FE3982"/>
    <w:rsid w:val="00FE553C"/>
    <w:rsid w:val="00FF2622"/>
    <w:rsid w:val="00FF2753"/>
    <w:rsid w:val="00FF3C1C"/>
    <w:rsid w:val="00FF6C82"/>
    <w:rsid w:val="00FF6F76"/>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0"/>
    <o:shapelayout v:ext="edit">
      <o:idmap v:ext="edit" data="1"/>
    </o:shapelayout>
  </w:shapeDefaults>
  <w:decimalSymbol w:val="."/>
  <w:listSeparator w:val=","/>
  <w14:docId w14:val="3DF6E163"/>
  <w15:docId w15:val="{0505AB41-DCBC-4737-8D60-E1C8B8C6C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844"/>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27819769">
      <w:bodyDiv w:val="1"/>
      <w:marLeft w:val="0"/>
      <w:marRight w:val="0"/>
      <w:marTop w:val="0"/>
      <w:marBottom w:val="0"/>
      <w:divBdr>
        <w:top w:val="none" w:sz="0" w:space="0" w:color="auto"/>
        <w:left w:val="none" w:sz="0" w:space="0" w:color="auto"/>
        <w:bottom w:val="none" w:sz="0" w:space="0" w:color="auto"/>
        <w:right w:val="none" w:sz="0" w:space="0" w:color="auto"/>
      </w:divBdr>
    </w:div>
    <w:div w:id="1102186210">
      <w:bodyDiv w:val="1"/>
      <w:marLeft w:val="0"/>
      <w:marRight w:val="0"/>
      <w:marTop w:val="0"/>
      <w:marBottom w:val="0"/>
      <w:divBdr>
        <w:top w:val="none" w:sz="0" w:space="0" w:color="auto"/>
        <w:left w:val="none" w:sz="0" w:space="0" w:color="auto"/>
        <w:bottom w:val="none" w:sz="0" w:space="0" w:color="auto"/>
        <w:right w:val="none" w:sz="0" w:space="0" w:color="auto"/>
      </w:divBdr>
    </w:div>
    <w:div w:id="202107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ED1CB3-18A4-422E-B21F-8C5086ED9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9606</Words>
  <Characters>54759</Characters>
  <Application>Microsoft Office Word</Application>
  <DocSecurity>4</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2</cp:revision>
  <dcterms:created xsi:type="dcterms:W3CDTF">2018-05-15T21:03:00Z</dcterms:created>
  <dcterms:modified xsi:type="dcterms:W3CDTF">2018-05-15T21:03:00Z</dcterms:modified>
</cp:coreProperties>
</file>